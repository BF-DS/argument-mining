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AC2170">
          <w:rPr>
            <w:rFonts w:cs="Arial"/>
            <w:highlight w:val="magenta"/>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AC2170">
          <w:rPr>
            <w:highlight w:val="magenta"/>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AC2170">
          <w:rPr>
            <w:highlight w:val="magenta"/>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AC2170">
          <w:rPr>
            <w:highlight w:val="magenta"/>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AC2170">
          <w:rPr>
            <w:highlight w:val="magenta"/>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AC2170">
          <w:rPr>
            <w:rFonts w:cs="Arial"/>
            <w:highlight w:val="magenta"/>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AC2170">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pPr>
        <w:rPr>
          <w:ins w:id="193" w:author="Ben Fels" w:date="2024-12-22T17:41:00Z" w16du:dateUtc="2024-12-22T16:41:00Z"/>
        </w:rPr>
      </w:pPr>
      <w:ins w:id="194" w:author="Ben Fels" w:date="2024-12-22T17:43:00Z" w16du:dateUtc="2024-12-22T16:43:00Z">
        <w:r>
          <w:t>Zur Orientierung, f</w:t>
        </w:r>
      </w:ins>
      <w:ins w:id="195" w:author="Ben Fels" w:date="2024-12-22T17:40:00Z" w16du:dateUtc="2024-12-22T16:40:00Z">
        <w:r w:rsidR="008A5CF9">
          <w:t xml:space="preserve">ür das Training des Llama 3.2-3B instruct </w:t>
        </w:r>
      </w:ins>
      <w:ins w:id="196" w:author="Ben Fels" w:date="2024-12-22T17:42:00Z" w16du:dateUtc="2024-12-22T16:42:00Z">
        <w:r w:rsidR="00234B77">
          <w:t xml:space="preserve">/ GPT 4o-mini </w:t>
        </w:r>
      </w:ins>
      <w:ins w:id="197" w:author="Ben Fels" w:date="2024-12-22T17:40:00Z" w16du:dateUtc="2024-12-22T16:40:00Z">
        <w:r w:rsidR="008A5CF9">
          <w:t xml:space="preserve">Models wurden x …Grafikkarten verwendet. </w:t>
        </w:r>
      </w:ins>
      <w:ins w:id="198" w:author="Ben Fels" w:date="2024-12-22T17:41:00Z" w16du:dateUtc="2024-12-22T16:41:00Z">
        <w:r w:rsidR="003A274E">
          <w:t xml:space="preserve">Eine einzelne solcher </w:t>
        </w:r>
      </w:ins>
      <w:ins w:id="199" w:author="Ben Fels" w:date="2024-12-22T17:40:00Z" w16du:dateUtc="2024-12-22T16:40:00Z">
        <w:r w:rsidR="008A5CF9">
          <w:t>Grafikkarte</w:t>
        </w:r>
      </w:ins>
      <w:ins w:id="200" w:author="Ben Fels" w:date="2024-12-22T17:41:00Z" w16du:dateUtc="2024-12-22T16:41:00Z">
        <w:r w:rsidR="003A274E">
          <w:t>n</w:t>
        </w:r>
      </w:ins>
      <w:ins w:id="201" w:author="Ben Fels" w:date="2024-12-22T17:40:00Z" w16du:dateUtc="2024-12-22T16:40:00Z">
        <w:r w:rsidR="008A5CF9">
          <w:t xml:space="preserve"> kostet </w:t>
        </w:r>
      </w:ins>
      <w:ins w:id="202"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3" w:author="Ben Fels" w:date="2024-12-22T17:42:00Z" w16du:dateUtc="2024-12-22T16:42:00Z">
        <w:r w:rsidR="00234B77">
          <w:t xml:space="preserve">Die Kosten für </w:t>
        </w:r>
      </w:ins>
      <w:ins w:id="204" w:author="Ben Fels" w:date="2024-12-22T17:44:00Z" w16du:dateUtc="2024-12-22T16:44:00Z">
        <w:r w:rsidR="00560169">
          <w:t xml:space="preserve">den </w:t>
        </w:r>
      </w:ins>
      <w:ins w:id="205" w:author="Ben Fels" w:date="2024-12-22T17:42:00Z" w16du:dateUtc="2024-12-22T16:42:00Z">
        <w:r w:rsidR="00234B77">
          <w:t xml:space="preserve">Strom und </w:t>
        </w:r>
      </w:ins>
      <w:ins w:id="206" w:author="Ben Fels" w:date="2024-12-22T17:44:00Z" w16du:dateUtc="2024-12-22T16:44:00Z">
        <w:r w:rsidR="00560169">
          <w:t xml:space="preserve">das </w:t>
        </w:r>
      </w:ins>
      <w:ins w:id="207" w:author="Ben Fels" w:date="2024-12-22T17:42:00Z" w16du:dateUtc="2024-12-22T16:42:00Z">
        <w:r w:rsidR="00234B77">
          <w:t>Fach</w:t>
        </w:r>
      </w:ins>
      <w:ins w:id="208" w:author="Ben Fels" w:date="2024-12-22T17:44:00Z" w16du:dateUtc="2024-12-22T16:44:00Z">
        <w:r w:rsidR="00560169">
          <w:t>personal</w:t>
        </w:r>
      </w:ins>
      <w:ins w:id="209" w:author="Ben Fels" w:date="2024-12-22T17:43:00Z" w16du:dateUtc="2024-12-22T16:43:00Z">
        <w:r w:rsidR="00444C71">
          <w:t xml:space="preserve"> sind zusätzlich zu berücksichtigen</w:t>
        </w:r>
      </w:ins>
      <w:ins w:id="210" w:author="Ben Fels" w:date="2024-12-22T17:44:00Z" w16du:dateUtc="2024-12-22T16:44:00Z">
        <w:r w:rsidR="00560169">
          <w:t>.</w:t>
        </w:r>
      </w:ins>
    </w:p>
    <w:p w14:paraId="40782215" w14:textId="77777777" w:rsidR="003A274E" w:rsidRDefault="003A274E" w:rsidP="00F34A39">
      <w:pPr>
        <w:rPr>
          <w:ins w:id="211" w:author="Ben Fels" w:date="2024-12-21T12:40:00Z" w16du:dateUtc="2024-12-21T11:40:00Z"/>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lastRenderedPageBreak/>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27" w:author="Ben Fels" w:date="2024-12-21T13:24:00Z" w16du:dateUtc="2024-12-21T12:24:00Z">
              <w:rPr/>
            </w:rPrChange>
          </w:rPr>
          <w:fldChar w:fldCharType="end"/>
        </w:r>
        <w:r w:rsidRPr="005918DB">
          <w:t xml:space="preserve"> </w:t>
        </w:r>
        <w:r w:rsidRPr="005E17A1">
          <w:rPr>
            <w:highlight w:val="yellow"/>
            <w:rPrChange w:id="428" w:author="Ben Fels" w:date="2024-12-21T13:24:00Z" w16du:dateUtc="2024-12-21T12:24:00Z">
              <w:rPr/>
            </w:rPrChange>
          </w:rPr>
          <w:t xml:space="preserve">die automatische Identifikation und Extraktion der Argumentationskomponenten und deren Beziehungen zueinander </w:t>
        </w:r>
        <w:commentRangeStart w:id="429"/>
        <w:r w:rsidRPr="005E17A1">
          <w:rPr>
            <w:highlight w:val="yellow"/>
            <w:rPrChange w:id="430" w:author="Ben Fels" w:date="2024-12-21T13:24:00Z" w16du:dateUtc="2024-12-21T12:24:00Z">
              <w:rPr/>
            </w:rPrChange>
          </w:rPr>
          <w:t xml:space="preserve">aus Texten </w:t>
        </w:r>
      </w:ins>
      <w:commentRangeEnd w:id="429"/>
      <w:ins w:id="431" w:author="Ben Fels" w:date="2024-12-21T13:27:00Z" w16du:dateUtc="2024-12-21T12:27:00Z">
        <w:r w:rsidR="00EF77C8">
          <w:rPr>
            <w:rStyle w:val="Kommentarzeichen"/>
          </w:rPr>
          <w:commentReference w:id="429"/>
        </w:r>
      </w:ins>
      <w:ins w:id="432" w:author="Ben Fels" w:date="2024-12-21T13:22:00Z" w16du:dateUtc="2024-12-21T12:22:00Z">
        <w:r w:rsidRPr="005E17A1">
          <w:rPr>
            <w:highlight w:val="yellow"/>
            <w:rPrChange w:id="433" w:author="Ben Fels" w:date="2024-12-21T13:24:00Z" w16du:dateUtc="2024-12-21T12:24:00Z">
              <w:rPr/>
            </w:rPrChange>
          </w:rPr>
          <w:t>verstanden werden.</w:t>
        </w:r>
        <w:r w:rsidRPr="005918DB">
          <w:t xml:space="preserve"> Argument Mining stammt aus dem Bereich des NLP </w:t>
        </w:r>
        <w:r w:rsidRPr="005E17A1">
          <w:rPr>
            <w:highlight w:val="magenta"/>
            <w:rPrChange w:id="434" w:author="Ben Fels" w:date="2024-12-21T13:24:00Z" w16du:dateUtc="2024-12-21T12:24:00Z">
              <w:rPr/>
            </w:rPrChange>
          </w:rPr>
          <w:fldChar w:fldCharType="begin"/>
        </w:r>
        <w:r w:rsidRPr="005E17A1">
          <w:rPr>
            <w:highlight w:val="magenta"/>
            <w:rPrChange w:id="4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6" w:author="Ben Fels" w:date="2024-12-21T13:24:00Z" w16du:dateUtc="2024-12-21T12:24:00Z">
              <w:rPr/>
            </w:rPrChange>
          </w:rPr>
          <w:fldChar w:fldCharType="separate"/>
        </w:r>
        <w:r w:rsidRPr="005E17A1">
          <w:rPr>
            <w:rFonts w:cs="Arial"/>
            <w:highlight w:val="magenta"/>
            <w:rPrChange w:id="437" w:author="Ben Fels" w:date="2024-12-21T13:24:00Z" w16du:dateUtc="2024-12-21T12:24:00Z">
              <w:rPr>
                <w:rFonts w:cs="Arial"/>
              </w:rPr>
            </w:rPrChange>
          </w:rPr>
          <w:t>(Yeginbergen et al., 2024, S. 11687)</w:t>
        </w:r>
        <w:r w:rsidRPr="005E17A1">
          <w:rPr>
            <w:highlight w:val="magenta"/>
            <w:rPrChange w:id="438" w:author="Ben Fels" w:date="2024-12-21T13:24:00Z" w16du:dateUtc="2024-12-21T12:24:00Z">
              <w:rPr/>
            </w:rPrChange>
          </w:rPr>
          <w:fldChar w:fldCharType="end"/>
        </w:r>
      </w:ins>
      <w:ins w:id="439" w:author="Ben Fels" w:date="2024-12-21T13:24:00Z" w16du:dateUtc="2024-12-21T12:24:00Z">
        <w:r w:rsidR="005E17A1">
          <w:t xml:space="preserve">, </w:t>
        </w:r>
      </w:ins>
      <w:ins w:id="440" w:author="Ben Fels" w:date="2024-12-21T13:22:00Z" w16du:dateUtc="2024-12-21T12:22:00Z">
        <w:r w:rsidRPr="005918DB">
          <w:t xml:space="preserve">welcher wiederum ein Teil aus dem Bereich der künstlichen Intelligenz ist </w:t>
        </w:r>
        <w:r w:rsidRPr="005E17A1">
          <w:rPr>
            <w:highlight w:val="magenta"/>
            <w:rPrChange w:id="441" w:author="Ben Fels" w:date="2024-12-21T13:24:00Z" w16du:dateUtc="2024-12-21T12:24:00Z">
              <w:rPr/>
            </w:rPrChange>
          </w:rPr>
          <w:fldChar w:fldCharType="begin"/>
        </w:r>
        <w:r w:rsidRPr="005E17A1">
          <w:rPr>
            <w:highlight w:val="magenta"/>
            <w:rPrChange w:id="4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3" w:author="Ben Fels" w:date="2024-12-21T13:24:00Z" w16du:dateUtc="2024-12-21T12:24:00Z">
              <w:rPr/>
            </w:rPrChange>
          </w:rPr>
          <w:fldChar w:fldCharType="separate"/>
        </w:r>
        <w:r w:rsidRPr="005E17A1">
          <w:rPr>
            <w:rFonts w:cs="Arial"/>
            <w:highlight w:val="magenta"/>
            <w:rPrChange w:id="444" w:author="Ben Fels" w:date="2024-12-21T13:24:00Z" w16du:dateUtc="2024-12-21T12:24:00Z">
              <w:rPr>
                <w:rFonts w:cs="Arial"/>
              </w:rPr>
            </w:rPrChange>
          </w:rPr>
          <w:t>(Kochmar, 2022; Lu et al., 2024, S. 2)</w:t>
        </w:r>
        <w:r w:rsidRPr="005E17A1">
          <w:rPr>
            <w:highlight w:val="magenta"/>
            <w:rPrChange w:id="445" w:author="Ben Fels" w:date="2024-12-21T13:24:00Z" w16du:dateUtc="2024-12-21T12:24:00Z">
              <w:rPr/>
            </w:rPrChange>
          </w:rPr>
          <w:fldChar w:fldCharType="end"/>
        </w:r>
        <w:r w:rsidRPr="005E17A1">
          <w:rPr>
            <w:highlight w:val="magenta"/>
            <w:rPrChange w:id="446" w:author="Ben Fels" w:date="2024-12-21T13:24:00Z" w16du:dateUtc="2024-12-21T12:24:00Z">
              <w:rPr/>
            </w:rPrChange>
          </w:rPr>
          <w:t>.</w:t>
        </w:r>
      </w:ins>
      <w:ins w:id="447" w:author="Ben Fels" w:date="2024-12-21T13:25:00Z" w16du:dateUtc="2024-12-21T12:25:00Z">
        <w:r w:rsidR="00204D6A">
          <w:t xml:space="preserve"> </w:t>
        </w:r>
        <w:r w:rsidR="00204D6A" w:rsidRPr="00204D6A">
          <w:rPr>
            <w:highlight w:val="cyan"/>
            <w:rPrChange w:id="448" w:author="Ben Fels" w:date="2024-12-21T13:25:00Z" w16du:dateUtc="2024-12-21T12:25:00Z">
              <w:rPr/>
            </w:rPrChange>
          </w:rPr>
          <w:t>Hier ggf. künstliche Intelligenz definieren</w:t>
        </w:r>
      </w:ins>
    </w:p>
    <w:p w14:paraId="4398F85E" w14:textId="77777777" w:rsidR="006B219E" w:rsidRDefault="006B219E">
      <w:pPr>
        <w:jc w:val="both"/>
        <w:rPr>
          <w:ins w:id="449" w:author="Ben Fels" w:date="2024-12-21T19:40:00Z" w16du:dateUtc="2024-12-21T18:40:00Z"/>
        </w:rPr>
      </w:pPr>
    </w:p>
    <w:p w14:paraId="2E20A19D" w14:textId="080AC1D2" w:rsidR="006B219E" w:rsidRDefault="006B219E" w:rsidP="006B219E">
      <w:pPr>
        <w:rPr>
          <w:ins w:id="450" w:author="Ben Fels" w:date="2024-12-21T19:40:00Z" w16du:dateUtc="2024-12-21T18:40:00Z"/>
          <w:i/>
        </w:rPr>
      </w:pPr>
      <w:ins w:id="45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2" w:author="Ben Fels" w:date="2024-12-21T19:41:00Z" w16du:dateUtc="2024-12-21T18:41:00Z">
        <w:r w:rsidR="00061383" w:rsidRPr="00EB1314">
          <w:rPr>
            <w:i/>
            <w:rPrChange w:id="453" w:author="Ben Fels" w:date="2024-12-21T19:42:00Z" w16du:dateUtc="2024-12-21T18:42:00Z">
              <w:rPr/>
            </w:rPrChange>
          </w:rPr>
          <w:t xml:space="preserve">Der </w:t>
        </w:r>
      </w:ins>
      <w:ins w:id="454" w:author="Ben Fels" w:date="2024-12-21T19:40:00Z" w16du:dateUtc="2024-12-21T18:40:00Z">
        <w:r w:rsidRPr="00EB1314">
          <w:rPr>
            <w:i/>
          </w:rPr>
          <w:t xml:space="preserve">Schwerpunkt </w:t>
        </w:r>
      </w:ins>
      <w:ins w:id="455" w:author="Ben Fels" w:date="2024-12-21T19:41:00Z" w16du:dateUtc="2024-12-21T18:41:00Z">
        <w:r w:rsidR="00061383" w:rsidRPr="00EB1314">
          <w:rPr>
            <w:i/>
          </w:rPr>
          <w:t xml:space="preserve">liegt hierbei </w:t>
        </w:r>
      </w:ins>
      <w:ins w:id="456" w:author="Ben Fels" w:date="2024-12-21T19:40:00Z" w16du:dateUtc="2024-12-21T18:40:00Z">
        <w:r w:rsidRPr="00EB1314">
          <w:rPr>
            <w:i/>
          </w:rPr>
          <w:t>auf verschiedenen Ebenen der argumentativen Komplexität</w:t>
        </w:r>
      </w:ins>
      <w:ins w:id="457" w:author="Ben Fels" w:date="2024-12-21T19:41:00Z" w16du:dateUtc="2024-12-21T18:41:00Z">
        <w:r w:rsidR="007C03E1">
          <w:rPr>
            <w:i/>
          </w:rPr>
          <w:t xml:space="preserve">. </w:t>
        </w:r>
      </w:ins>
      <w:ins w:id="458" w:author="Ben Fels" w:date="2024-12-21T19:42:00Z" w16du:dateUtc="2024-12-21T18:42:00Z">
        <w:r w:rsidR="00EB1314">
          <w:rPr>
            <w:i/>
          </w:rPr>
          <w:t>„</w:t>
        </w:r>
      </w:ins>
      <w:ins w:id="459" w:author="Ben Fels" w:date="2024-12-21T19:41:00Z" w16du:dateUtc="2024-12-21T18:41:00Z">
        <w:r w:rsidR="007C03E1">
          <w:rPr>
            <w:i/>
          </w:rPr>
          <w:t xml:space="preserve">Es werden diverse </w:t>
        </w:r>
      </w:ins>
      <w:ins w:id="460"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1" w:author="Ben Fels" w:date="2024-12-21T19:43:00Z" w16du:dateUtc="2024-12-21T18:43:00Z"/>
          <w:moveTo w:id="462" w:author="Ben Fels" w:date="2024-12-21T11:53:00Z" w16du:dateUtc="2024-12-21T10:53:00Z"/>
        </w:rPr>
        <w:pPrChange w:id="463" w:author="Ben Fels" w:date="2024-12-21T13:23:00Z" w16du:dateUtc="2024-12-21T12:23:00Z">
          <w:pPr/>
        </w:pPrChange>
      </w:pPr>
    </w:p>
    <w:p w14:paraId="4D1E8235" w14:textId="5F59027A" w:rsidR="004328D8" w:rsidDel="00EF77C8" w:rsidRDefault="004328D8" w:rsidP="004328D8">
      <w:pPr>
        <w:rPr>
          <w:del w:id="464" w:author="Ben Fels" w:date="2024-12-21T13:27:00Z" w16du:dateUtc="2024-12-21T12:27:00Z"/>
        </w:rPr>
      </w:pPr>
      <w:moveToRangeStart w:id="465" w:author="Ben Fels" w:date="2024-12-21T12:00:00Z" w:name="move185674825"/>
      <w:moveToRangeEnd w:id="397"/>
      <w:moveTo w:id="466" w:author="Ben Fels" w:date="2024-12-21T12:00:00Z" w16du:dateUtc="2024-12-21T11:00:00Z">
        <w:del w:id="46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8" w:author="Ben Fels" w:date="2024-12-21T13:27:00Z" w16du:dateUtc="2024-12-21T12:27:00Z"/>
          <w:moveTo w:id="469" w:author="Ben Fels" w:date="2024-12-21T12:00:00Z" w16du:dateUtc="2024-12-21T11:00:00Z"/>
        </w:rPr>
        <w:pPrChange w:id="470" w:author="Ben Fels" w:date="2024-12-21T13:23:00Z" w16du:dateUtc="2024-12-21T12:23:00Z">
          <w:pPr/>
        </w:pPrChange>
      </w:pPr>
    </w:p>
    <w:p w14:paraId="2675FB34" w14:textId="77777777" w:rsidR="004328D8" w:rsidRPr="003E3BA3" w:rsidRDefault="004328D8">
      <w:pPr>
        <w:pStyle w:val="Listenabsatz"/>
        <w:numPr>
          <w:ilvl w:val="0"/>
          <w:numId w:val="52"/>
        </w:numPr>
        <w:rPr>
          <w:moveTo w:id="471" w:author="Ben Fels" w:date="2024-12-21T12:00:00Z" w16du:dateUtc="2024-12-21T11:00:00Z"/>
        </w:rPr>
        <w:pPrChange w:id="472" w:author="Ben Fels" w:date="2024-12-21T13:36:00Z" w16du:dateUtc="2024-12-21T12:36:00Z">
          <w:pPr/>
        </w:pPrChange>
      </w:pPr>
      <w:moveTo w:id="47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4" w:author="Ben Fels" w:date="2024-12-21T12:00:00Z" w16du:dateUtc="2024-12-21T11:00:00Z"/>
        </w:rPr>
        <w:pPrChange w:id="475" w:author="Ben Fels" w:date="2024-12-21T13:36:00Z" w16du:dateUtc="2024-12-21T12:36:00Z">
          <w:pPr/>
        </w:pPrChange>
      </w:pPr>
      <w:moveTo w:id="476"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7" w:author="Ben Fels" w:date="2024-12-21T12:00:00Z" w16du:dateUtc="2024-12-21T11:00:00Z"/>
        </w:rPr>
        <w:pPrChange w:id="478" w:author="Ben Fels" w:date="2024-12-21T13:36:00Z" w16du:dateUtc="2024-12-21T12:36:00Z">
          <w:pPr/>
        </w:pPrChange>
      </w:pPr>
      <w:moveTo w:id="479"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0" w:author="Ben Fels" w:date="2024-12-21T12:00:00Z" w16du:dateUtc="2024-12-21T11:00:00Z"/>
        </w:rPr>
        <w:pPrChange w:id="481" w:author="Ben Fels" w:date="2024-12-21T13:36:00Z" w16du:dateUtc="2024-12-21T12:36:00Z">
          <w:pPr/>
        </w:pPrChange>
      </w:pPr>
      <w:moveTo w:id="48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4"/>
          <w:r w:rsidDel="00C179FA">
            <w:delText>(</w:delText>
          </w:r>
          <w:r w:rsidRPr="004D5DFC" w:rsidDel="00C179FA">
            <w:delText>Konz</w:delText>
          </w:r>
          <w:r w:rsidRPr="004D5DFC" w:rsidDel="00477856">
            <w:delText>e</w:delText>
          </w:r>
        </w:del>
        <w:del w:id="485" w:author="Ben Fels" w:date="2024-12-21T19:38:00Z" w16du:dateUtc="2024-12-21T18:38:00Z">
          <w:r w:rsidRPr="004D5DFC" w:rsidDel="00C179FA">
            <w:delText>ntration auf die Verortung von Argumenten und die Identifizierung ihrer Arten (z. B. Behauptungen und Prämissen)</w:delText>
          </w:r>
          <w:commentRangeEnd w:id="484"/>
          <w:r w:rsidDel="00C179FA">
            <w:rPr>
              <w:rStyle w:val="Kommentarzeichen"/>
            </w:rPr>
            <w:commentReference w:id="48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6" w:author="Ben Fels" w:date="2024-12-21T13:36:00Z" w16du:dateUtc="2024-12-21T12:36:00Z"/>
          <w:moveTo w:id="487" w:author="Ben Fels" w:date="2024-12-21T12:00:00Z" w16du:dateUtc="2024-12-21T11:00:00Z"/>
        </w:rPr>
      </w:pPr>
      <w:moveTo w:id="488" w:author="Ben Fels" w:date="2024-12-21T12:00:00Z" w16du:dateUtc="2024-12-21T11:00:00Z">
        <w:del w:id="48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0" w:author="Ben Fels" w:date="2024-12-21T12:00:00Z" w16du:dateUtc="2024-12-21T11:00:00Z"/>
        </w:rPr>
      </w:pPr>
    </w:p>
    <w:p w14:paraId="2041F334" w14:textId="5697212F" w:rsidR="004328D8" w:rsidDel="006B219E" w:rsidRDefault="004328D8" w:rsidP="004328D8">
      <w:pPr>
        <w:rPr>
          <w:del w:id="491" w:author="Ben Fels" w:date="2024-12-21T19:40:00Z" w16du:dateUtc="2024-12-21T18:40:00Z"/>
          <w:moveTo w:id="492" w:author="Ben Fels" w:date="2024-12-21T12:00:00Z" w16du:dateUtc="2024-12-21T11:00:00Z"/>
          <w:i/>
        </w:rPr>
      </w:pPr>
      <w:moveTo w:id="493" w:author="Ben Fels" w:date="2024-12-21T12:00:00Z" w16du:dateUtc="2024-12-21T11:00:00Z">
        <w:del w:id="494" w:author="Ben Fels" w:date="2024-12-21T19:40:00Z" w16du:dateUtc="2024-12-21T18:40:00Z">
          <w:r w:rsidRPr="00EE07C6" w:rsidDel="006B219E">
            <w:rPr>
              <w:highlight w:val="magenta"/>
            </w:rPr>
            <w:fldChar w:fldCharType="begin"/>
          </w:r>
        </w:del>
      </w:moveTo>
      <w:del w:id="49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6" w:author="Ben Fels" w:date="2024-12-21T12:00:00Z" w16du:dateUtc="2024-12-21T11:00:00Z">
        <w:del w:id="497" w:author="Ben Fels" w:date="2024-12-21T19:40:00Z" w16du:dateUtc="2024-12-21T18:40:00Z">
          <w:r w:rsidRPr="00EE07C6" w:rsidDel="006B219E">
            <w:rPr>
              <w:highlight w:val="magenta"/>
            </w:rPr>
            <w:fldChar w:fldCharType="separate"/>
          </w:r>
        </w:del>
      </w:moveTo>
      <w:del w:id="498" w:author="Ben Fels" w:date="2024-12-21T19:40:00Z" w16du:dateUtc="2024-12-21T18:40:00Z">
        <w:r w:rsidR="006B219E" w:rsidRPr="006B219E" w:rsidDel="006B219E">
          <w:rPr>
            <w:rFonts w:cs="Arial"/>
            <w:highlight w:val="magenta"/>
          </w:rPr>
          <w:delText>(2020)</w:delText>
        </w:r>
      </w:del>
      <w:moveTo w:id="499" w:author="Ben Fels" w:date="2024-12-21T12:00:00Z" w16du:dateUtc="2024-12-21T11:00:00Z">
        <w:del w:id="50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1" w:author="Ben Fels" w:date="2024-12-21T13:38:00Z" w16du:dateUtc="2024-12-21T12:38:00Z"/>
          <w:moveTo w:id="502" w:author="Ben Fels" w:date="2024-12-21T12:00:00Z" w16du:dateUtc="2024-12-21T11:00:00Z"/>
          <w:i/>
        </w:rPr>
      </w:pPr>
      <w:moveTo w:id="503" w:author="Ben Fels" w:date="2024-12-21T12:00:00Z" w16du:dateUtc="2024-12-21T11:00:00Z">
        <w:del w:id="50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5" w:author="Ben Fels" w:date="2024-12-21T13:39:00Z" w16du:dateUtc="2024-12-21T12:39:00Z"/>
          <w:moveTo w:id="506" w:author="Ben Fels" w:date="2024-12-21T12:00:00Z" w16du:dateUtc="2024-12-21T11:00:00Z"/>
          <w:b/>
          <w:rPrChange w:id="507" w:author="Ben Fels" w:date="2024-12-21T18:08:00Z" w16du:dateUtc="2024-12-21T17:08:00Z">
            <w:rPr>
              <w:del w:id="508" w:author="Ben Fels" w:date="2024-12-21T13:39:00Z" w16du:dateUtc="2024-12-21T12:39:00Z"/>
              <w:moveTo w:id="509" w:author="Ben Fels" w:date="2024-12-21T12:00:00Z" w16du:dateUtc="2024-12-21T11:00:00Z"/>
              <w:b/>
              <w:lang w:val="en-US"/>
            </w:rPr>
          </w:rPrChange>
        </w:rPr>
      </w:pPr>
      <w:moveTo w:id="510" w:author="Ben Fels" w:date="2024-12-21T12:00:00Z" w16du:dateUtc="2024-12-21T11:00:00Z">
        <w:del w:id="51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2" w:author="Ben Fels" w:date="2024-12-21T12:00:00Z" w16du:dateUtc="2024-12-21T11:00:00Z"/>
          <w:moveTo w:id="513" w:author="Ben Fels" w:date="2024-12-21T12:00:00Z" w16du:dateUtc="2024-12-21T11:00:00Z"/>
        </w:rPr>
      </w:pPr>
      <w:moveTo w:id="514" w:author="Ben Fels" w:date="2024-12-21T12:00:00Z" w16du:dateUtc="2024-12-21T11:00:00Z">
        <w:del w:id="51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6" w:author="Ben Fels" w:date="2024-12-21T13:39:00Z" w16du:dateUtc="2024-12-21T12:39:00Z"/>
          <w:moveTo w:id="517" w:author="Ben Fels" w:date="2024-12-21T12:00:00Z" w16du:dateUtc="2024-12-21T11:00:00Z"/>
        </w:rPr>
      </w:pPr>
      <w:moveTo w:id="518" w:author="Ben Fels" w:date="2024-12-21T12:00:00Z" w16du:dateUtc="2024-12-21T11:00:00Z">
        <w:del w:id="519" w:author="Ben Fels" w:date="2024-12-21T12:00:00Z" w16du:dateUtc="2024-12-21T11:00:00Z">
          <w:r w:rsidDel="004328D8">
            <w:delText>Doch was genau ist ein Argument?</w:delText>
          </w:r>
        </w:del>
      </w:moveTo>
    </w:p>
    <w:moveToRangeEnd w:id="465"/>
    <w:p w14:paraId="6B32E185" w14:textId="77777777" w:rsidR="004328D8" w:rsidRDefault="004328D8" w:rsidP="00025B9B">
      <w:pPr>
        <w:rPr>
          <w:ins w:id="520" w:author="Ben Fels" w:date="2024-12-21T12:01:00Z" w16du:dateUtc="2024-12-21T11:01:00Z"/>
        </w:rPr>
      </w:pPr>
    </w:p>
    <w:p w14:paraId="03AE9598" w14:textId="088A20D0" w:rsidR="004328D8" w:rsidRDefault="004328D8" w:rsidP="004328D8">
      <w:pPr>
        <w:pStyle w:val="berschrift3"/>
        <w:rPr>
          <w:ins w:id="521" w:author="Ben Fels" w:date="2024-12-21T13:34:00Z" w16du:dateUtc="2024-12-21T12:34:00Z"/>
        </w:rPr>
      </w:pPr>
      <w:bookmarkStart w:id="522" w:name="_Toc185697454"/>
      <w:ins w:id="523" w:author="Ben Fels" w:date="2024-12-21T12:01:00Z" w16du:dateUtc="2024-12-21T11:01:00Z">
        <w:r>
          <w:t>Aufgaben des Argument minings</w:t>
        </w:r>
      </w:ins>
      <w:bookmarkEnd w:id="522"/>
    </w:p>
    <w:p w14:paraId="3D89A1E5" w14:textId="45E90B4B" w:rsidR="00E93172" w:rsidRPr="0015571F" w:rsidRDefault="00E93172" w:rsidP="00E93172">
      <w:pPr>
        <w:jc w:val="both"/>
        <w:rPr>
          <w:ins w:id="524" w:author="Ben Fels" w:date="2024-12-21T13:34:00Z" w16du:dateUtc="2024-12-21T12:34:00Z"/>
        </w:rPr>
      </w:pPr>
      <w:ins w:id="525" w:author="Ben Fels" w:date="2024-12-21T13:34:00Z" w16du:dateUtc="2024-12-21T12:34:00Z">
        <w:r w:rsidRPr="005918DB">
          <w:t>Argument Mining lässt sich wiederum in Teilaufgaben zerlegen. Auch hier gibt es in der Literatur abweichende Ansichten, wie diese Teilaufgaben zu unterteilen sind</w:t>
        </w:r>
      </w:ins>
      <w:ins w:id="526" w:author="Ben Fels" w:date="2024-12-21T20:19:00Z" w16du:dateUtc="2024-12-21T19:19:00Z">
        <w:r w:rsidR="00CC21E1">
          <w:t xml:space="preserve">. Es werden sowohl </w:t>
        </w:r>
      </w:ins>
      <w:ins w:id="527" w:author="Ben Fels" w:date="2024-12-21T13:46:00Z" w16du:dateUtc="2024-12-21T12:46:00Z">
        <w:r w:rsidR="00D50C0A" w:rsidRPr="00D50C0A">
          <w:rPr>
            <w:rPrChange w:id="528" w:author="Ben Fels" w:date="2024-12-21T13:46:00Z" w16du:dateUtc="2024-12-21T12:46:00Z">
              <w:rPr>
                <w:lang w:val="en-US"/>
              </w:rPr>
            </w:rPrChange>
          </w:rPr>
          <w:t>zwei</w:t>
        </w:r>
      </w:ins>
      <w:ins w:id="52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1" w:author="Ben Fels" w:date="2024-12-21T13:49:00Z" w16du:dateUtc="2024-12-21T12:49:00Z">
        <w:r w:rsidR="00495AC8">
          <w:fldChar w:fldCharType="end"/>
        </w:r>
      </w:ins>
      <w:del w:id="53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3" w:author="Ben Fels" w:date="2024-12-21T20:19:00Z" w16du:dateUtc="2024-12-21T19:19:00Z">
        <w:r w:rsidR="00CC21E1">
          <w:t xml:space="preserve"> als auch </w:t>
        </w:r>
      </w:ins>
      <w:ins w:id="534" w:author="Ben Fels" w:date="2024-12-21T13:47:00Z" w16du:dateUtc="2024-12-21T12:47:00Z">
        <w:r w:rsidR="00D50C0A" w:rsidRPr="00FF68C4">
          <w:t xml:space="preserve">drei </w:t>
        </w:r>
      </w:ins>
      <w:ins w:id="535" w:author="Ben Fels" w:date="2024-12-21T13:49:00Z" w16du:dateUtc="2024-12-21T12:49:00Z">
        <w:r w:rsidR="00495AC8" w:rsidRPr="002F4B5A">
          <w:rPr>
            <w:highlight w:val="magenta"/>
            <w:rPrChange w:id="53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7" w:author="Ben Fels" w:date="2024-12-21T13:49:00Z" w16du:dateUtc="2024-12-21T12:49:00Z">
        <w:r w:rsidR="00495AC8" w:rsidRPr="002F4B5A">
          <w:rPr>
            <w:highlight w:val="magenta"/>
            <w:rPrChange w:id="538" w:author="Ben Fels" w:date="2024-12-21T18:36:00Z" w16du:dateUtc="2024-12-21T17:36:00Z">
              <w:rPr/>
            </w:rPrChange>
          </w:rPr>
          <w:fldChar w:fldCharType="separate"/>
        </w:r>
      </w:ins>
      <w:r w:rsidR="00662BF2" w:rsidRPr="00662BF2">
        <w:rPr>
          <w:rFonts w:cs="Arial"/>
        </w:rPr>
        <w:t>(Lawrence &amp; Reed, 2020, S. 787–788; Stab &amp; Gurevych, 2017b, S. 620–621)</w:t>
      </w:r>
      <w:ins w:id="539" w:author="Ben Fels" w:date="2024-12-21T13:49:00Z" w16du:dateUtc="2024-12-21T12:49:00Z">
        <w:r w:rsidR="00495AC8" w:rsidRPr="002F4B5A">
          <w:rPr>
            <w:highlight w:val="magenta"/>
            <w:rPrChange w:id="540" w:author="Ben Fels" w:date="2024-12-21T18:36:00Z" w16du:dateUtc="2024-12-21T17:36:00Z">
              <w:rPr/>
            </w:rPrChange>
          </w:rPr>
          <w:fldChar w:fldCharType="end"/>
        </w:r>
        <w:r w:rsidR="00495AC8" w:rsidRPr="00FF68C4">
          <w:t xml:space="preserve"> </w:t>
        </w:r>
      </w:ins>
      <w:ins w:id="541" w:author="Ben Fels" w:date="2024-12-21T13:47:00Z" w16du:dateUtc="2024-12-21T12:47:00Z">
        <w:r w:rsidR="00D50C0A" w:rsidRPr="00FF68C4">
          <w:t>Teilaufgaben benannt.</w:t>
        </w:r>
      </w:ins>
      <w:r w:rsidR="00395122">
        <w:t xml:space="preserve"> </w:t>
      </w:r>
      <w:ins w:id="542" w:author="Ben Fels" w:date="2024-12-21T13:47:00Z" w16du:dateUtc="2024-12-21T12:47:00Z">
        <w:r w:rsidR="002769FE">
          <w:t>Inhaltlich sind sich die Teilaufgaben sehr ähnlich und werden je nach Vorgehensweise zusammengefasst</w:t>
        </w:r>
      </w:ins>
      <w:r w:rsidR="00EA2A92">
        <w:t xml:space="preserve">. </w:t>
      </w:r>
      <w:ins w:id="543" w:author="Ben Fels" w:date="2024-12-21T13:40:00Z" w16du:dateUtc="2024-12-21T12:40:00Z">
        <w:r w:rsidR="007031B4" w:rsidRPr="008C679F">
          <w:rPr>
            <w:highlight w:val="green"/>
            <w:rPrChange w:id="544" w:author="Ben Fels" w:date="2024-12-21T14:12:00Z" w16du:dateUtc="2024-12-21T13:12:00Z">
              <w:rPr/>
            </w:rPrChange>
          </w:rPr>
          <w:t xml:space="preserve">Für diese Untersuchung wird die folgende </w:t>
        </w:r>
      </w:ins>
      <w:ins w:id="545" w:author="Ben Fels" w:date="2024-12-21T13:51:00Z" w16du:dateUtc="2024-12-21T12:51:00Z">
        <w:r w:rsidR="00D01EBE" w:rsidRPr="008C679F">
          <w:rPr>
            <w:highlight w:val="green"/>
            <w:rPrChange w:id="546" w:author="Ben Fels" w:date="2024-12-21T14:12:00Z" w16du:dateUtc="2024-12-21T13:12:00Z">
              <w:rPr/>
            </w:rPrChange>
          </w:rPr>
          <w:t xml:space="preserve">dreiteilige </w:t>
        </w:r>
        <w:r w:rsidR="00475EAE" w:rsidRPr="008C679F">
          <w:rPr>
            <w:highlight w:val="green"/>
            <w:rPrChange w:id="547" w:author="Ben Fels" w:date="2024-12-21T14:12:00Z" w16du:dateUtc="2024-12-21T13:12:00Z">
              <w:rPr/>
            </w:rPrChange>
          </w:rPr>
          <w:t xml:space="preserve">Gliederung der </w:t>
        </w:r>
      </w:ins>
      <w:ins w:id="548" w:author="Ben Fels" w:date="2024-12-21T13:34:00Z" w16du:dateUtc="2024-12-21T12:34:00Z">
        <w:r w:rsidRPr="008C679F">
          <w:rPr>
            <w:highlight w:val="green"/>
            <w:rPrChange w:id="549" w:author="Ben Fels" w:date="2024-12-21T14:12:00Z" w16du:dateUtc="2024-12-21T13:12:00Z">
              <w:rPr/>
            </w:rPrChange>
          </w:rPr>
          <w:t xml:space="preserve">Teilaufgaben </w:t>
        </w:r>
      </w:ins>
      <w:ins w:id="550" w:author="Ben Fels" w:date="2024-12-21T13:41:00Z" w16du:dateUtc="2024-12-21T12:41:00Z">
        <w:r w:rsidR="00B14C0A" w:rsidRPr="008C679F">
          <w:rPr>
            <w:highlight w:val="green"/>
            <w:rPrChange w:id="551" w:author="Ben Fels" w:date="2024-12-21T14:12:00Z" w16du:dateUtc="2024-12-21T13:12:00Z">
              <w:rPr/>
            </w:rPrChange>
          </w:rPr>
          <w:t>herangezogen</w:t>
        </w:r>
      </w:ins>
      <w:ins w:id="552" w:author="Ben Fels" w:date="2024-12-21T13:34:00Z" w16du:dateUtc="2024-12-21T12:34:00Z">
        <w:r w:rsidRPr="008C679F">
          <w:rPr>
            <w:highlight w:val="green"/>
            <w:rPrChange w:id="55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54" w:author="Ben Fels" w:date="2024-12-21T14:01:00Z" w16du:dateUtc="2024-12-21T13:01:00Z"/>
        </w:rPr>
      </w:pPr>
      <w:ins w:id="55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56" w:author="Ben Fels" w:date="2024-12-21T13:46:00Z" w16du:dateUtc="2024-12-21T12:46:00Z">
        <w:r w:rsidR="003C332D">
          <w:t>.</w:t>
        </w:r>
      </w:ins>
      <w:ins w:id="557" w:author="Ben Fels" w:date="2024-12-21T14:01:00Z" w16du:dateUtc="2024-12-21T13:01:00Z">
        <w:r w:rsidR="00B22C69">
          <w:t xml:space="preserve"> Anstatt jedoch </w:t>
        </w:r>
        <w:r w:rsidR="00B22C69" w:rsidRPr="00E66081">
          <w:t>Modelle fü</w:t>
        </w:r>
        <w:r w:rsidR="00B22C69">
          <w:t>r jede</w:t>
        </w:r>
      </w:ins>
      <w:ins w:id="558" w:author="Ben Fels" w:date="2024-12-21T14:02:00Z" w16du:dateUtc="2024-12-21T13:02:00Z">
        <w:r w:rsidR="00E92839">
          <w:t xml:space="preserve"> </w:t>
        </w:r>
      </w:ins>
      <w:ins w:id="559" w:author="Ben Fels" w:date="2024-12-21T14:01:00Z" w16du:dateUtc="2024-12-21T13:01:00Z">
        <w:r w:rsidR="00B22C69">
          <w:t xml:space="preserve">einzelne </w:t>
        </w:r>
      </w:ins>
      <w:ins w:id="560" w:author="Ben Fels" w:date="2024-12-21T14:03:00Z" w16du:dateUtc="2024-12-21T13:03:00Z">
        <w:r w:rsidR="00E92839">
          <w:t xml:space="preserve">Teilaufgabe </w:t>
        </w:r>
      </w:ins>
      <w:ins w:id="561" w:author="Ben Fels" w:date="2024-12-21T14:01:00Z" w16du:dateUtc="2024-12-21T13:01:00Z">
        <w:r w:rsidR="00B22C69">
          <w:t xml:space="preserve">zu trainieren wie es </w:t>
        </w:r>
      </w:ins>
      <w:ins w:id="562"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3" w:author="Ben Fels" w:date="2024-12-21T14:02:00Z" w16du:dateUtc="2024-12-21T13:02:00Z">
            <w:rPr/>
          </w:rPrChange>
        </w:rPr>
        <w:fldChar w:fldCharType="begin"/>
      </w:r>
      <w:r w:rsidR="009E5C33" w:rsidRPr="00E92839">
        <w:rPr>
          <w:highlight w:val="magenta"/>
          <w:rPrChange w:id="56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65" w:author="Ben Fels" w:date="2024-12-21T14:02:00Z" w16du:dateUtc="2024-12-21T13:02:00Z">
            <w:rPr/>
          </w:rPrChange>
        </w:rPr>
        <w:fldChar w:fldCharType="separate"/>
      </w:r>
      <w:r w:rsidR="009E5C33" w:rsidRPr="00E92839">
        <w:rPr>
          <w:rFonts w:cs="Arial"/>
          <w:highlight w:val="magenta"/>
          <w:rPrChange w:id="566" w:author="Ben Fels" w:date="2024-12-21T14:02:00Z" w16du:dateUtc="2024-12-21T13:02:00Z">
            <w:rPr>
              <w:rFonts w:cs="Arial"/>
            </w:rPr>
          </w:rPrChange>
        </w:rPr>
        <w:t>(2017b)</w:t>
      </w:r>
      <w:r w:rsidR="009E5C33" w:rsidRPr="00E92839">
        <w:rPr>
          <w:highlight w:val="magenta"/>
          <w:rPrChange w:id="567" w:author="Ben Fels" w:date="2024-12-21T14:02:00Z" w16du:dateUtc="2024-12-21T13:02:00Z">
            <w:rPr/>
          </w:rPrChange>
        </w:rPr>
        <w:fldChar w:fldCharType="end"/>
      </w:r>
      <w:ins w:id="568" w:author="Ben Fels" w:date="2024-12-21T14:03:00Z" w16du:dateUtc="2024-12-21T13:03:00Z">
        <w:r w:rsidR="00E92839">
          <w:t xml:space="preserve"> erfolgt ist</w:t>
        </w:r>
      </w:ins>
      <w:ins w:id="569" w:author="Ben Fels" w:date="2024-12-21T14:01:00Z" w16du:dateUtc="2024-12-21T13:01:00Z">
        <w:r w:rsidR="00B22C69">
          <w:t>, soll sich die Lernfähigkeit von LLMs zu Nutze gemacht werden.</w:t>
        </w:r>
      </w:ins>
    </w:p>
    <w:p w14:paraId="440F86EB" w14:textId="77777777" w:rsidR="00B22C69" w:rsidRDefault="00B22C69" w:rsidP="00E93172">
      <w:pPr>
        <w:rPr>
          <w:ins w:id="570" w:author="Ben Fels" w:date="2024-12-21T18:54:00Z" w16du:dateUtc="2024-12-21T17:54:00Z"/>
        </w:rPr>
      </w:pPr>
    </w:p>
    <w:p w14:paraId="791FA09B" w14:textId="77777777" w:rsidR="00F96EA9" w:rsidRDefault="00F96EA9" w:rsidP="00E93172">
      <w:pPr>
        <w:rPr>
          <w:ins w:id="571" w:author="Ben Fels" w:date="2024-12-21T18:54:00Z" w16du:dateUtc="2024-12-21T17:54:00Z"/>
        </w:rPr>
      </w:pPr>
    </w:p>
    <w:p w14:paraId="306A8E24" w14:textId="77777777" w:rsidR="00F96EA9" w:rsidRPr="00E93172" w:rsidRDefault="00F96EA9" w:rsidP="00E93172">
      <w:pPr>
        <w:rPr>
          <w:ins w:id="572" w:author="Ben Fels" w:date="2024-12-21T12:00:00Z" w16du:dateUtc="2024-12-21T11:00:00Z"/>
        </w:rPr>
      </w:pPr>
    </w:p>
    <w:p w14:paraId="3D87CAE6" w14:textId="62E98DB2" w:rsidR="004328D8" w:rsidRDefault="004328D8" w:rsidP="004328D8">
      <w:pPr>
        <w:rPr>
          <w:ins w:id="573" w:author="Ben Fels" w:date="2024-12-21T13:48:00Z" w16du:dateUtc="2024-12-21T12:48:00Z"/>
        </w:rPr>
      </w:pPr>
      <w:moveToRangeStart w:id="574" w:author="Ben Fels" w:date="2024-12-21T12:01:00Z" w:name="move185674925"/>
      <w:moveTo w:id="575" w:author="Ben Fels" w:date="2024-12-21T12:01:00Z" w16du:dateUtc="2024-12-21T11:01:00Z">
        <w:del w:id="57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77" w:author="Ben Fels" w:date="2024-12-21T13:42:00Z" w16du:dateUtc="2024-12-21T12:42:00Z">
          <w:r w:rsidDel="00C45C14">
            <w:delText>bestehen Argumente aus mehreren Argumentationskomponenten.</w:delText>
          </w:r>
          <w:commentRangeStart w:id="57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78"/>
          <w:r w:rsidDel="00C45C14">
            <w:rPr>
              <w:rStyle w:val="Kommentarzeichen"/>
            </w:rPr>
            <w:commentReference w:id="578"/>
          </w:r>
          <w:r w:rsidDel="00C45C14">
            <w:delText xml:space="preserve"> </w:delText>
          </w:r>
        </w:del>
        <w:del w:id="57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0" w:author="Ben Fels" w:date="2024-12-21T13:48:00Z" w16du:dateUtc="2024-12-21T12:48:00Z"/>
        </w:rPr>
      </w:pPr>
      <w:ins w:id="58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2" w:author="Ben Fels" w:date="2024-12-21T12:01:00Z" w16du:dateUtc="2024-12-21T11:01:00Z"/>
        </w:rPr>
      </w:pPr>
    </w:p>
    <w:p w14:paraId="1D7F9C51" w14:textId="69B85E4A" w:rsidR="004328D8" w:rsidDel="008F3E79" w:rsidRDefault="004328D8" w:rsidP="004328D8">
      <w:pPr>
        <w:rPr>
          <w:del w:id="583" w:author="Ben Fels" w:date="2024-12-21T13:44:00Z" w16du:dateUtc="2024-12-21T12:44:00Z"/>
          <w:moveTo w:id="584" w:author="Ben Fels" w:date="2024-12-21T12:01:00Z" w16du:dateUtc="2024-12-21T11:01:00Z"/>
        </w:rPr>
      </w:pPr>
      <w:moveTo w:id="585" w:author="Ben Fels" w:date="2024-12-21T12:01:00Z" w16du:dateUtc="2024-12-21T11:01:00Z">
        <w:del w:id="58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87" w:author="Ben Fels" w:date="2024-12-21T12:01:00Z" w16du:dateUtc="2024-12-21T11:01:00Z"/>
        </w:rPr>
      </w:pPr>
      <w:moveTo w:id="58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89" w:author="Ben Fels" w:date="2024-12-21T12:01:00Z" w16du:dateUtc="2024-12-21T11:01:00Z"/>
        </w:rPr>
      </w:pPr>
      <w:moveTo w:id="59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1" w:author="Ben Fels" w:date="2024-12-21T12:01:00Z" w16du:dateUtc="2024-12-21T11:01:00Z"/>
        </w:rPr>
      </w:pPr>
      <w:moveTo w:id="59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3" w:author="Ben Fels" w:date="2024-12-21T13:45:00Z" w16du:dateUtc="2024-12-21T12:45:00Z"/>
          <w:moveTo w:id="594" w:author="Ben Fels" w:date="2024-12-21T12:01:00Z" w16du:dateUtc="2024-12-21T11:01:00Z"/>
        </w:rPr>
      </w:pPr>
      <w:moveTo w:id="595" w:author="Ben Fels" w:date="2024-12-21T12:01:00Z" w16du:dateUtc="2024-12-21T11:01:00Z">
        <w:del w:id="59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9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98" w:author="Ben Fels" w:date="2024-12-21T13:48:00Z" w16du:dateUtc="2024-12-21T12:48:00Z"/>
          <w:moveTo w:id="599" w:author="Ben Fels" w:date="2024-12-21T12:01:00Z" w16du:dateUtc="2024-12-21T11:01:00Z"/>
        </w:rPr>
      </w:pPr>
      <w:moveTo w:id="600" w:author="Ben Fels" w:date="2024-12-21T12:01:00Z" w16du:dateUtc="2024-12-21T11:01:00Z">
        <w:del w:id="60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2" w:author="Ben Fels" w:date="2024-12-21T12:01:00Z" w16du:dateUtc="2024-12-21T11:01:00Z"/>
        </w:rPr>
      </w:pPr>
    </w:p>
    <w:p w14:paraId="3E6A0373" w14:textId="414D7734" w:rsidR="004328D8" w:rsidRDefault="004328D8" w:rsidP="004328D8">
      <w:pPr>
        <w:rPr>
          <w:moveTo w:id="603" w:author="Ben Fels" w:date="2024-12-21T12:01:00Z" w16du:dateUtc="2024-12-21T11:01:00Z"/>
        </w:rPr>
      </w:pPr>
      <w:moveTo w:id="60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05" w:author="Ben Fels" w:date="2024-12-21T12:01:00Z" w16du:dateUtc="2024-12-21T11:01:00Z">
        <w:r>
          <w:fldChar w:fldCharType="separate"/>
        </w:r>
        <w:r w:rsidRPr="00327D55">
          <w:rPr>
            <w:rFonts w:cs="Arial"/>
            <w:highlight w:val="magenta"/>
            <w:rPrChange w:id="60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07" w:author="Ben Fels" w:date="2024-12-21T12:01:00Z" w16du:dateUtc="2024-12-21T11:01:00Z"/>
        </w:rPr>
      </w:pPr>
      <w:moveTo w:id="608"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09" w:author="Ben Fels" w:date="2024-12-21T12:01:00Z" w16du:dateUtc="2024-12-21T11:01:00Z"/>
        </w:rPr>
      </w:pPr>
      <w:moveTo w:id="61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1" w:author="Ben Fels" w:date="2024-12-21T12:01:00Z" w16du:dateUtc="2024-12-21T11:01:00Z"/>
        </w:rPr>
      </w:pPr>
      <w:moveTo w:id="61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3" w:author="Ben Fels" w:date="2024-12-21T13:50:00Z" w16du:dateUtc="2024-12-21T12:50:00Z"/>
        </w:rPr>
      </w:pPr>
      <w:moveTo w:id="61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15" w:author="Ben Fels" w:date="2024-12-21T13:53:00Z" w16du:dateUtc="2024-12-21T12:53:00Z"/>
          <w:moveTo w:id="616" w:author="Ben Fels" w:date="2024-12-21T12:01:00Z" w16du:dateUtc="2024-12-21T11:01:00Z"/>
        </w:rPr>
        <w:pPrChange w:id="617" w:author="Ben Fels" w:date="2024-12-21T13:50:00Z" w16du:dateUtc="2024-12-21T12:50:00Z">
          <w:pPr>
            <w:pStyle w:val="Listenabsatz"/>
            <w:numPr>
              <w:numId w:val="37"/>
            </w:numPr>
            <w:ind w:left="1068" w:hanging="360"/>
          </w:pPr>
        </w:pPrChange>
      </w:pPr>
      <w:moveTo w:id="618" w:author="Ben Fels" w:date="2024-12-21T12:01:00Z" w16du:dateUtc="2024-12-21T11:01:00Z">
        <w:del w:id="619" w:author="Ben Fels" w:date="2024-12-21T13:53:00Z" w16du:dateUtc="2024-12-21T12:53:00Z">
          <w:r w:rsidDel="00CE516B">
            <w:delText xml:space="preserve">Anhand </w:delText>
          </w:r>
        </w:del>
        <w:del w:id="620" w:author="Ben Fels" w:date="2024-12-21T13:50:00Z" w16du:dateUtc="2024-12-21T12:50:00Z">
          <w:r w:rsidDel="00503AE4">
            <w:delText xml:space="preserve">dieser </w:delText>
          </w:r>
        </w:del>
        <w:del w:id="621" w:author="Ben Fels" w:date="2024-12-21T13:53:00Z" w16du:dateUtc="2024-12-21T12:53:00Z">
          <w:r w:rsidDel="00CE516B">
            <w:delText xml:space="preserve">Beziehungen können Argumentationsgraphen </w:delText>
          </w:r>
        </w:del>
        <w:del w:id="622" w:author="Ben Fels" w:date="2024-12-21T13:50:00Z" w16du:dateUtc="2024-12-21T12:50:00Z">
          <w:r w:rsidDel="00503AE4">
            <w:delText xml:space="preserve">gebaut </w:delText>
          </w:r>
        </w:del>
        <w:del w:id="623" w:author="Ben Fels" w:date="2024-12-21T13:53:00Z" w16du:dateUtc="2024-12-21T12:53:00Z">
          <w:r w:rsidDel="00CE516B">
            <w:delText xml:space="preserve">werden. </w:delText>
          </w:r>
        </w:del>
      </w:moveTo>
    </w:p>
    <w:p w14:paraId="4AB41E21" w14:textId="77777777" w:rsidR="004328D8" w:rsidRDefault="004328D8" w:rsidP="004328D8">
      <w:pPr>
        <w:rPr>
          <w:moveTo w:id="624" w:author="Ben Fels" w:date="2024-12-21T12:01:00Z" w16du:dateUtc="2024-12-21T11:01:00Z"/>
        </w:rPr>
      </w:pPr>
    </w:p>
    <w:p w14:paraId="7AF4A77C" w14:textId="77777777" w:rsidR="004328D8" w:rsidRDefault="004328D8" w:rsidP="004328D8">
      <w:pPr>
        <w:rPr>
          <w:moveTo w:id="625" w:author="Ben Fels" w:date="2024-12-21T12:01:00Z" w16du:dateUtc="2024-12-21T11:01:00Z"/>
          <w:rFonts w:cs="Arial"/>
        </w:rPr>
      </w:pPr>
      <w:moveTo w:id="626"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27" w:author="Ben Fels" w:date="2024-12-21T12:01:00Z" w16du:dateUtc="2024-12-21T11:01:00Z"/>
        </w:rPr>
      </w:pPr>
      <w:moveTo w:id="62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29" w:author="Ben Fels" w:date="2024-12-21T12:01:00Z" w16du:dateUtc="2024-12-21T11:01:00Z"/>
        </w:rPr>
      </w:pPr>
      <w:moveTo w:id="630"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1" w:author="Ben Fels" w:date="2024-12-21T12:01:00Z" w16du:dateUtc="2024-12-21T11:01:00Z"/>
        </w:rPr>
      </w:pPr>
      <w:moveTo w:id="63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3" w:author="Ben Fels" w:date="2024-12-21T12:01:00Z" w16du:dateUtc="2024-12-21T11:01:00Z"/>
        </w:rPr>
      </w:pPr>
      <w:moveTo w:id="634"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35" w:author="Ben Fels" w:date="2024-12-21T13:54:00Z" w16du:dateUtc="2024-12-21T12:54:00Z"/>
        </w:rPr>
      </w:pPr>
      <w:moveTo w:id="636" w:author="Ben Fels" w:date="2024-12-21T12:01:00Z" w16du:dateUtc="2024-12-21T11:01:00Z">
        <w:r>
          <w:t>Argument Completion: unverständlich…</w:t>
        </w:r>
      </w:moveTo>
    </w:p>
    <w:p w14:paraId="006F5ECF" w14:textId="77777777" w:rsidR="00550443" w:rsidRDefault="00550443">
      <w:pPr>
        <w:rPr>
          <w:moveTo w:id="637" w:author="Ben Fels" w:date="2024-12-21T12:01:00Z" w16du:dateUtc="2024-12-21T11:01:00Z"/>
        </w:rPr>
        <w:pPrChange w:id="63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39" w:author="Ben Fels" w:date="2024-12-21T13:54:00Z" w16du:dateUtc="2024-12-21T12:54:00Z"/>
          <w:moveTo w:id="640" w:author="Ben Fels" w:date="2024-12-21T12:01:00Z" w16du:dateUtc="2024-12-21T11:01:00Z"/>
        </w:rPr>
      </w:pPr>
      <w:moveTo w:id="641" w:author="Ben Fels" w:date="2024-12-21T12:01:00Z" w16du:dateUtc="2024-12-21T11:01:00Z">
        <w:del w:id="64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3" w:author="Ben Fels" w:date="2024-12-21T13:54:00Z" w16du:dateUtc="2024-12-21T12:54:00Z"/>
        </w:rPr>
      </w:pPr>
      <w:ins w:id="644" w:author="Ben Fels" w:date="2024-12-21T13:53:00Z" w16du:dateUtc="2024-12-21T12:53:00Z">
        <w:r>
          <w:t xml:space="preserve">Anhand der argumentativen Beziehungen können Argumentationsgraphen konstruiert werden. </w:t>
        </w:r>
      </w:ins>
      <w:ins w:id="64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46" w:author="Ben Fels" w:date="2024-12-21T13:53:00Z" w16du:dateUtc="2024-12-21T12:53:00Z"/>
        </w:rPr>
      </w:pPr>
    </w:p>
    <w:p w14:paraId="5A6FF868" w14:textId="68BBD942" w:rsidR="004328D8" w:rsidDel="00970549" w:rsidRDefault="004328D8" w:rsidP="004328D8">
      <w:pPr>
        <w:rPr>
          <w:del w:id="647" w:author="Ben Fels" w:date="2024-12-21T12:14:00Z" w16du:dateUtc="2024-12-21T11:14:00Z"/>
          <w:moveTo w:id="648" w:author="Ben Fels" w:date="2024-12-21T12:01:00Z" w16du:dateUtc="2024-12-21T11:01:00Z"/>
        </w:rPr>
      </w:pPr>
      <w:moveTo w:id="649"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0" w:author="Ben Fels" w:date="2024-12-21T12:12:00Z" w16du:dateUtc="2024-12-21T11:12:00Z">
        <w:r w:rsidR="00B465DD">
          <w:t xml:space="preserve">. </w:t>
        </w:r>
      </w:ins>
      <w:ins w:id="651"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3" w:author="Ben Fels" w:date="2024-12-21T12:14:00Z" w16du:dateUtc="2024-12-21T11:14:00Z"/>
          <w:moveTo w:id="654" w:author="Ben Fels" w:date="2024-12-21T12:01:00Z" w16du:dateUtc="2024-12-21T11:01:00Z"/>
        </w:rPr>
      </w:pPr>
      <w:moveTo w:id="655" w:author="Ben Fels" w:date="2024-12-21T12:01:00Z" w16du:dateUtc="2024-12-21T11:01:00Z">
        <w:del w:id="65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5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2" w:author="Ben Fels" w:date="2024-12-21T12:14:00Z" w16du:dateUtc="2024-12-21T11:14:00Z"/>
          <w:moveTo w:id="663" w:author="Ben Fels" w:date="2024-12-21T12:01:00Z" w16du:dateUtc="2024-12-21T11:01:00Z"/>
        </w:rPr>
      </w:pPr>
      <w:moveTo w:id="664" w:author="Ben Fels" w:date="2024-12-21T12:01:00Z" w16du:dateUtc="2024-12-21T11:01:00Z">
        <w:del w:id="66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4" w:author="Ben Fels" w:date="2024-12-21T12:14:00Z" w16du:dateUtc="2024-12-21T11:14:00Z"/>
          <w:moveTo w:id="675" w:author="Ben Fels" w:date="2024-12-21T12:01:00Z" w16du:dateUtc="2024-12-21T11:01:00Z"/>
        </w:rPr>
        <w:pPrChange w:id="676" w:author="Ben Fels" w:date="2024-12-21T12:14:00Z" w16du:dateUtc="2024-12-21T11:14:00Z">
          <w:pPr>
            <w:pStyle w:val="Listenabsatz"/>
            <w:numPr>
              <w:ilvl w:val="1"/>
              <w:numId w:val="21"/>
            </w:numPr>
            <w:ind w:left="1440" w:hanging="360"/>
          </w:pPr>
        </w:pPrChange>
      </w:pPr>
      <w:moveTo w:id="677" w:author="Ben Fels" w:date="2024-12-21T12:01:00Z" w16du:dateUtc="2024-12-21T11:01:00Z">
        <w:del w:id="67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79" w:author="Ben Fels" w:date="2024-12-21T12:14:00Z" w16du:dateUtc="2024-12-21T11:14:00Z"/>
          <w:moveTo w:id="680" w:author="Ben Fels" w:date="2024-12-21T12:01:00Z" w16du:dateUtc="2024-12-21T11:01:00Z"/>
          <w:b/>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numId w:val="21"/>
            </w:numPr>
            <w:ind w:hanging="360"/>
          </w:pPr>
        </w:pPrChange>
      </w:pPr>
      <w:moveTo w:id="687" w:author="Ben Fels" w:date="2024-12-21T12:01:00Z" w16du:dateUtc="2024-12-21T11:01:00Z">
        <w:del w:id="68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89" w:author="Ben Fels" w:date="2024-12-21T12:01:00Z" w16du:dateUtc="2024-12-21T11:01:00Z"/>
          <w:b/>
        </w:rPr>
        <w:pPrChange w:id="690"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1" w:author="Ben Fels" w:date="2024-12-21T12:01:00Z" w16du:dateUtc="2024-12-21T11:01:00Z"/>
          <w:b/>
        </w:rPr>
      </w:pPr>
    </w:p>
    <w:p w14:paraId="6E18D99F" w14:textId="77777777" w:rsidR="004328D8" w:rsidRPr="001F3F1D" w:rsidRDefault="004328D8" w:rsidP="004328D8">
      <w:pPr>
        <w:rPr>
          <w:moveTo w:id="692" w:author="Ben Fels" w:date="2024-12-21T12:01:00Z" w16du:dateUtc="2024-12-21T11:01:00Z"/>
          <w:b/>
          <w:strike/>
        </w:rPr>
      </w:pPr>
      <w:moveTo w:id="693" w:author="Ben Fels" w:date="2024-12-21T12:01:00Z" w16du:dateUtc="2024-12-21T11:01:00Z">
        <w:r w:rsidRPr="001F3F1D">
          <w:rPr>
            <w:strike/>
            <w:lang w:val="en-US"/>
          </w:rPr>
          <w:t xml:space="preserve">Argumente bestehen aus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694" w:author="Ben Fels" w:date="2024-12-21T12:01:00Z" w16du:dateUtc="2024-12-21T11:01:00Z"/>
          <w:strike/>
        </w:rPr>
      </w:pPr>
      <w:moveTo w:id="695"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696" w:author="Ben Fels" w:date="2024-12-21T14:10:00Z" w16du:dateUtc="2024-12-21T13:10:00Z"/>
          <w:moveTo w:id="697" w:author="Ben Fels" w:date="2024-12-21T12:01:00Z" w16du:dateUtc="2024-12-21T11:01:00Z"/>
          <w:strike/>
        </w:rPr>
      </w:pPr>
      <w:moveTo w:id="698"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Discource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699" w:author="Ben Fels" w:date="2024-12-21T12:01:00Z" w16du:dateUtc="2024-12-21T11:01:00Z"/>
          <w:strike/>
          <w:lang w:val="en-US"/>
          <w:rPrChange w:id="700" w:author="Ben Fels" w:date="2024-12-21T18:19:00Z" w16du:dateUtc="2024-12-21T17:19:00Z">
            <w:rPr>
              <w:moveTo w:id="701" w:author="Ben Fels" w:date="2024-12-21T12:01:00Z" w16du:dateUtc="2024-12-21T11:01:00Z"/>
            </w:rPr>
          </w:rPrChange>
        </w:rPr>
      </w:pPr>
      <w:ins w:id="702" w:author="Ben Fels" w:date="2024-12-21T14:10:00Z" w16du:dateUtc="2024-12-21T13:10:00Z">
        <w:r w:rsidRPr="001F3F1D">
          <w:rPr>
            <w:i/>
            <w:strike/>
          </w:rPr>
          <w:t xml:space="preserve"> </w:t>
        </w:r>
      </w:ins>
      <w:moveTo w:id="703"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04"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05" w:author="Ben Fels" w:date="2024-12-21T12:15:00Z" w16du:dateUtc="2024-12-21T11:15:00Z"/>
          <w:moveTo w:id="706" w:author="Ben Fels" w:date="2024-12-21T12:01:00Z" w16du:dateUtc="2024-12-21T11:01:00Z"/>
          <w:lang w:val="en-US"/>
          <w:rPrChange w:id="707" w:author="Ben Fels" w:date="2024-12-21T18:19:00Z" w16du:dateUtc="2024-12-21T17:19:00Z">
            <w:rPr>
              <w:del w:id="708" w:author="Ben Fels" w:date="2024-12-21T12:15:00Z" w16du:dateUtc="2024-12-21T11:15:00Z"/>
              <w:moveTo w:id="709" w:author="Ben Fels" w:date="2024-12-21T12:01:00Z" w16du:dateUtc="2024-12-21T11:01:00Z"/>
            </w:rPr>
          </w:rPrChange>
        </w:rPr>
      </w:pPr>
      <w:moveTo w:id="710" w:author="Ben Fels" w:date="2024-12-21T12:01:00Z" w16du:dateUtc="2024-12-21T11:01:00Z">
        <w:del w:id="711" w:author="Ben Fels" w:date="2024-12-21T12:15:00Z" w16du:dateUtc="2024-12-21T11:15:00Z">
          <w:r w:rsidRPr="002F4B5A" w:rsidDel="00A90974">
            <w:rPr>
              <w:lang w:val="en-US"/>
              <w:rPrChange w:id="712" w:author="Ben Fels" w:date="2024-12-21T18:19:00Z" w16du:dateUtc="2024-12-21T17:19:00Z">
                <w:rPr/>
              </w:rPrChange>
            </w:rPr>
            <w:delText xml:space="preserve">Extraktion der Argument Komponenten als </w:delText>
          </w:r>
          <w:r w:rsidRPr="002F4B5A" w:rsidDel="00A90974">
            <w:rPr>
              <w:highlight w:val="darkGray"/>
              <w:lang w:val="en-US"/>
              <w:rPrChange w:id="713" w:author="Ben Fels" w:date="2024-12-21T18:19:00Z" w16du:dateUtc="2024-12-21T17:19:00Z">
                <w:rPr>
                  <w:highlight w:val="darkGray"/>
                </w:rPr>
              </w:rPrChange>
            </w:rPr>
            <w:delText>sequence labeling task?</w:delText>
          </w:r>
          <w:r w:rsidRPr="002F4B5A" w:rsidDel="00A90974">
            <w:rPr>
              <w:lang w:val="en-US"/>
              <w:rPrChange w:id="714"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15"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16"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17"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18"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19"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0"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1"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2"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3"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4" w:author="Ben Fels" w:date="2024-12-21T12:15:00Z" w16du:dateUtc="2024-12-21T11:15:00Z"/>
          <w:moveTo w:id="725" w:author="Ben Fels" w:date="2024-12-21T12:01:00Z" w16du:dateUtc="2024-12-21T11:01:00Z"/>
          <w:lang w:val="en-US"/>
          <w:rPrChange w:id="726" w:author="Ben Fels" w:date="2024-12-21T18:19:00Z" w16du:dateUtc="2024-12-21T17:19:00Z">
            <w:rPr>
              <w:del w:id="727" w:author="Ben Fels" w:date="2024-12-21T12:15:00Z" w16du:dateUtc="2024-12-21T11:15:00Z"/>
              <w:moveTo w:id="728" w:author="Ben Fels" w:date="2024-12-21T12:01:00Z" w16du:dateUtc="2024-12-21T11:01:00Z"/>
            </w:rPr>
          </w:rPrChange>
        </w:rPr>
      </w:pPr>
      <w:moveTo w:id="729" w:author="Ben Fels" w:date="2024-12-21T12:01:00Z" w16du:dateUtc="2024-12-21T11:01:00Z">
        <w:del w:id="730" w:author="Ben Fels" w:date="2024-12-21T12:15:00Z" w16du:dateUtc="2024-12-21T11:15:00Z">
          <w:r w:rsidRPr="002F4B5A" w:rsidDel="00A90974">
            <w:rPr>
              <w:lang w:val="en-US"/>
              <w:rPrChange w:id="731"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2" w:author="Ben Fels" w:date="2024-12-21T14:13:00Z" w16du:dateUtc="2024-12-21T13:13:00Z"/>
          <w:moveTo w:id="733" w:author="Ben Fels" w:date="2024-12-21T12:01:00Z" w16du:dateUtc="2024-12-21T11:01:00Z"/>
          <w:lang w:val="en-US"/>
          <w:rPrChange w:id="734" w:author="Ben Fels" w:date="2024-12-21T18:19:00Z" w16du:dateUtc="2024-12-21T17:19:00Z">
            <w:rPr>
              <w:del w:id="735" w:author="Ben Fels" w:date="2024-12-21T14:13:00Z" w16du:dateUtc="2024-12-21T13:13:00Z"/>
              <w:moveTo w:id="736" w:author="Ben Fels" w:date="2024-12-21T12:01:00Z" w16du:dateUtc="2024-12-21T11:01:00Z"/>
            </w:rPr>
          </w:rPrChange>
        </w:rPr>
      </w:pPr>
      <w:moveTo w:id="737" w:author="Ben Fels" w:date="2024-12-21T12:01:00Z" w16du:dateUtc="2024-12-21T11:01:00Z">
        <w:del w:id="738" w:author="Ben Fels" w:date="2024-12-21T14:13:00Z" w16du:dateUtc="2024-12-21T13:13:00Z">
          <w:r w:rsidRPr="002F4B5A" w:rsidDel="005E3FBE">
            <w:rPr>
              <w:lang w:val="en-US"/>
              <w:rPrChange w:id="739"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0"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1"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2" w:author="Ben Fels" w:date="2024-12-21T18:19:00Z" w16du:dateUtc="2024-12-21T17:19:00Z">
                <w:rPr/>
              </w:rPrChange>
            </w:rPr>
            <w:delText xml:space="preserve">. Nach </w:delText>
          </w:r>
          <w:r w:rsidRPr="002F4B5A" w:rsidDel="005E3FBE">
            <w:rPr>
              <w:rFonts w:cs="Arial"/>
              <w:highlight w:val="magenta"/>
              <w:lang w:val="en-US"/>
              <w:rPrChange w:id="743"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4"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45"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46" w:author="Ben Fels" w:date="2024-12-21T18:19:00Z" w16du:dateUtc="2024-12-21T17:19:00Z">
                <w:rPr>
                  <w:rFonts w:cs="Arial"/>
                </w:rPr>
              </w:rPrChange>
            </w:rPr>
            <w:delText xml:space="preserve"> unterscheidet sich d</w:delText>
          </w:r>
          <w:r w:rsidRPr="002F4B5A" w:rsidDel="005E3FBE">
            <w:rPr>
              <w:lang w:val="en-US"/>
              <w:rPrChange w:id="747"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48" w:author="Ben Fels" w:date="2024-12-21T14:13:00Z" w16du:dateUtc="2024-12-21T13:13:00Z"/>
          <w:lang w:val="en-US"/>
          <w:rPrChange w:id="749" w:author="Ben Fels" w:date="2024-12-21T18:19:00Z" w16du:dateUtc="2024-12-21T17:19:00Z">
            <w:rPr>
              <w:ins w:id="750" w:author="Ben Fels" w:date="2024-12-21T14:13:00Z" w16du:dateUtc="2024-12-21T13:13:00Z"/>
            </w:rPr>
          </w:rPrChange>
        </w:rPr>
      </w:pPr>
    </w:p>
    <w:p w14:paraId="5575DCB8" w14:textId="591F0F4B" w:rsidR="004328D8" w:rsidRPr="00010F4B" w:rsidDel="002F0878" w:rsidRDefault="00AD5E49" w:rsidP="004328D8">
      <w:pPr>
        <w:rPr>
          <w:del w:id="751" w:author="Ben Fels" w:date="2024-12-21T12:16:00Z" w16du:dateUtc="2024-12-21T11:16:00Z"/>
          <w:moveTo w:id="752" w:author="Ben Fels" w:date="2024-12-21T12:01:00Z" w16du:dateUtc="2024-12-21T11:01:00Z"/>
        </w:rPr>
      </w:pPr>
      <w:ins w:id="753" w:author="Ben Fels" w:date="2024-12-21T13:56:00Z" w16du:dateUtc="2024-12-21T12:56:00Z">
        <w:r w:rsidRPr="002F4B5A">
          <w:rPr>
            <w:lang w:val="en-US"/>
            <w:rPrChange w:id="754" w:author="Ben Fels" w:date="2024-12-21T18:19:00Z" w16du:dateUtc="2024-12-21T17:19:00Z">
              <w:rPr/>
            </w:rPrChange>
          </w:rPr>
          <w:t>Neuere A</w:t>
        </w:r>
        <w:r w:rsidR="00E8661F" w:rsidRPr="002F4B5A">
          <w:rPr>
            <w:lang w:val="en-US"/>
            <w:rPrChange w:id="755" w:author="Ben Fels" w:date="2024-12-21T18:19:00Z" w16du:dateUtc="2024-12-21T17:19:00Z">
              <w:rPr/>
            </w:rPrChange>
          </w:rPr>
          <w:t xml:space="preserve">rgument Mining Ansätze </w:t>
        </w:r>
        <w:r w:rsidRPr="002F4B5A">
          <w:rPr>
            <w:lang w:val="en-US"/>
            <w:rPrChange w:id="756" w:author="Ben Fels" w:date="2024-12-21T18:19:00Z" w16du:dateUtc="2024-12-21T17:19:00Z">
              <w:rPr/>
            </w:rPrChange>
          </w:rPr>
          <w:t xml:space="preserve">betrachten die </w:t>
        </w:r>
      </w:ins>
      <w:r w:rsidR="00B62A7A" w:rsidRPr="002F4B5A">
        <w:rPr>
          <w:lang w:val="en-US"/>
          <w:rPrChange w:id="757" w:author="Ben Fels" w:date="2024-12-21T18:19:00Z" w16du:dateUtc="2024-12-21T17:19:00Z">
            <w:rPr/>
          </w:rPrChange>
        </w:rPr>
        <w:t xml:space="preserve">Extraktion der Argumente </w:t>
      </w:r>
      <w:ins w:id="758" w:author="Ben Fels" w:date="2024-12-21T13:56:00Z" w16du:dateUtc="2024-12-21T12:56:00Z">
        <w:r w:rsidRPr="002F4B5A">
          <w:rPr>
            <w:lang w:val="en-US"/>
            <w:rPrChange w:id="759" w:author="Ben Fels" w:date="2024-12-21T18:19:00Z" w16du:dateUtc="2024-12-21T17:19:00Z">
              <w:rPr/>
            </w:rPrChange>
          </w:rPr>
          <w:t>als</w:t>
        </w:r>
      </w:ins>
      <w:ins w:id="760" w:author="Ben Fels" w:date="2024-12-21T13:57:00Z" w16du:dateUtc="2024-12-21T12:57:00Z">
        <w:r w:rsidRPr="002F4B5A">
          <w:rPr>
            <w:lang w:val="en-US"/>
            <w:rPrChange w:id="761" w:author="Ben Fels" w:date="2024-12-21T18:19:00Z" w16du:dateUtc="2024-12-21T17:19:00Z">
              <w:rPr/>
            </w:rPrChange>
          </w:rPr>
          <w:t xml:space="preserve"> eine Sequenzetikettierungsaufgabe</w:t>
        </w:r>
      </w:ins>
      <w:ins w:id="762" w:author="Ben Fels" w:date="2024-12-21T13:56:00Z" w16du:dateUtc="2024-12-21T12:56:00Z">
        <w:r w:rsidRPr="002F4B5A">
          <w:rPr>
            <w:lang w:val="en-US"/>
            <w:rPrChange w:id="763" w:author="Ben Fels" w:date="2024-12-21T18:19:00Z" w16du:dateUtc="2024-12-21T17:19:00Z">
              <w:rPr/>
            </w:rPrChange>
          </w:rPr>
          <w:t xml:space="preserve"> </w:t>
        </w:r>
      </w:ins>
      <w:ins w:id="764" w:author="Ben Fels" w:date="2024-12-21T13:57:00Z" w16du:dateUtc="2024-12-21T12:57:00Z">
        <w:r w:rsidRPr="002F4B5A">
          <w:rPr>
            <w:lang w:val="en-US"/>
            <w:rPrChange w:id="765" w:author="Ben Fels" w:date="2024-12-21T18:19:00Z" w16du:dateUtc="2024-12-21T17:19:00Z">
              <w:rPr/>
            </w:rPrChange>
          </w:rPr>
          <w:t>(</w:t>
        </w:r>
      </w:ins>
      <w:ins w:id="766" w:author="Ben Fels" w:date="2024-12-21T12:15:00Z" w16du:dateUtc="2024-12-21T11:15:00Z">
        <w:r w:rsidR="00A90974" w:rsidRPr="002F4B5A">
          <w:rPr>
            <w:highlight w:val="darkGray"/>
            <w:lang w:val="en-US"/>
            <w:rPrChange w:id="767" w:author="Ben Fels" w:date="2024-12-21T18:19:00Z" w16du:dateUtc="2024-12-21T17:19:00Z">
              <w:rPr>
                <w:highlight w:val="darkGray"/>
              </w:rPr>
            </w:rPrChange>
          </w:rPr>
          <w:t>sequence labeling task</w:t>
        </w:r>
      </w:ins>
      <w:ins w:id="768" w:author="Ben Fels" w:date="2024-12-21T13:57:00Z" w16du:dateUtc="2024-12-21T12:57:00Z">
        <w:r w:rsidRPr="002F4B5A">
          <w:rPr>
            <w:lang w:val="en-US"/>
            <w:rPrChange w:id="769" w:author="Ben Fels" w:date="2024-12-21T18:19:00Z" w16du:dateUtc="2024-12-21T17:19:00Z">
              <w:rPr/>
            </w:rPrChange>
          </w:rPr>
          <w:t>)</w:t>
        </w:r>
      </w:ins>
      <w:ins w:id="770" w:author="Ben Fels" w:date="2024-12-21T12:15:00Z" w16du:dateUtc="2024-12-21T11:15:00Z">
        <w:r w:rsidR="00A90974" w:rsidRPr="002F4B5A">
          <w:rPr>
            <w:lang w:val="en-US"/>
            <w:rPrChange w:id="771"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2"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AC2170">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3"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4" w:author="Ben Fels" w:date="2024-12-21T12:15:00Z" w16du:dateUtc="2024-12-21T11:15:00Z">
        <w:r w:rsidR="00A90974" w:rsidRPr="0062282A">
          <w:rPr>
            <w:highlight w:val="magenta"/>
          </w:rPr>
          <w:fldChar w:fldCharType="end"/>
        </w:r>
      </w:ins>
      <w:ins w:id="775" w:author="Ben Fels" w:date="2024-12-21T13:59:00Z" w16du:dateUtc="2024-12-21T12:59:00Z">
        <w:r w:rsidR="005207DE">
          <w:t>.</w:t>
        </w:r>
      </w:ins>
      <w:ins w:id="776" w:author="Ben Fels" w:date="2024-12-21T14:01:00Z" w16du:dateUtc="2024-12-21T13:01:00Z">
        <w:r w:rsidR="008D4021">
          <w:t xml:space="preserve"> </w:t>
        </w:r>
      </w:ins>
      <w:ins w:id="777"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78" w:author="Ben Fels" w:date="2024-12-21T12:16:00Z" w16du:dateUtc="2024-12-21T11:16:00Z"/>
          <w:moveTo w:id="779" w:author="Ben Fels" w:date="2024-12-21T12:01:00Z" w16du:dateUtc="2024-12-21T11:01:00Z"/>
        </w:rPr>
      </w:pPr>
      <w:moveTo w:id="780" w:author="Ben Fels" w:date="2024-12-21T12:01:00Z" w16du:dateUtc="2024-12-21T11:01:00Z">
        <w:del w:id="78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2" w:author="Ben Fels" w:date="2024-12-21T12:16:00Z" w16du:dateUtc="2024-12-21T11:16:00Z"/>
          <w:moveTo w:id="783" w:author="Ben Fels" w:date="2024-12-21T12:01:00Z" w16du:dateUtc="2024-12-21T11:01:00Z"/>
        </w:rPr>
      </w:pPr>
      <w:moveTo w:id="784" w:author="Ben Fels" w:date="2024-12-21T12:01:00Z" w16du:dateUtc="2024-12-21T11:01:00Z">
        <w:del w:id="78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86" w:author="Ben Fels" w:date="2024-12-21T12:16:00Z" w16du:dateUtc="2024-12-21T11:16:00Z"/>
          <w:moveTo w:id="787" w:author="Ben Fels" w:date="2024-12-21T12:01:00Z" w16du:dateUtc="2024-12-21T11:01:00Z"/>
          <w:rPrChange w:id="788" w:author="Ben Fels" w:date="2024-12-21T13:57:00Z" w16du:dateUtc="2024-12-21T12:57:00Z">
            <w:rPr>
              <w:del w:id="789" w:author="Ben Fels" w:date="2024-12-21T12:16:00Z" w16du:dateUtc="2024-12-21T11:16:00Z"/>
              <w:moveTo w:id="790" w:author="Ben Fels" w:date="2024-12-21T12:01:00Z" w16du:dateUtc="2024-12-21T11:01:00Z"/>
              <w:lang w:val="en-US"/>
            </w:rPr>
          </w:rPrChange>
        </w:rPr>
        <w:pPrChange w:id="791" w:author="Ben Fels" w:date="2024-12-21T12:16:00Z" w16du:dateUtc="2024-12-21T11:16:00Z">
          <w:pPr>
            <w:pStyle w:val="Listenabsatz"/>
            <w:numPr>
              <w:numId w:val="21"/>
            </w:numPr>
            <w:ind w:hanging="360"/>
          </w:pPr>
        </w:pPrChange>
      </w:pPr>
      <w:moveTo w:id="792" w:author="Ben Fels" w:date="2024-12-21T12:01:00Z" w16du:dateUtc="2024-12-21T11:01:00Z">
        <w:del w:id="793" w:author="Ben Fels" w:date="2024-12-21T12:16:00Z" w16du:dateUtc="2024-12-21T11:16:00Z">
          <w:r w:rsidRPr="00AD5E49" w:rsidDel="002F0878">
            <w:rPr>
              <w:rPrChange w:id="79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795" w:author="Ben Fels" w:date="2024-12-21T12:16:00Z" w16du:dateUtc="2024-12-21T11:16:00Z"/>
          <w:moveTo w:id="796" w:author="Ben Fels" w:date="2024-12-21T12:01:00Z" w16du:dateUtc="2024-12-21T11:01:00Z"/>
          <w:rPrChange w:id="797" w:author="Ben Fels" w:date="2024-12-21T13:57:00Z" w16du:dateUtc="2024-12-21T12:57:00Z">
            <w:rPr>
              <w:del w:id="798" w:author="Ben Fels" w:date="2024-12-21T12:16:00Z" w16du:dateUtc="2024-12-21T11:16:00Z"/>
              <w:moveTo w:id="799" w:author="Ben Fels" w:date="2024-12-21T12:01:00Z" w16du:dateUtc="2024-12-21T11:01:00Z"/>
              <w:lang w:val="en-US"/>
            </w:rPr>
          </w:rPrChange>
        </w:rPr>
        <w:pPrChange w:id="800" w:author="Ben Fels" w:date="2024-12-21T12:16:00Z" w16du:dateUtc="2024-12-21T11:16:00Z">
          <w:pPr>
            <w:pStyle w:val="Listenabsatz"/>
            <w:numPr>
              <w:numId w:val="21"/>
            </w:numPr>
            <w:ind w:hanging="360"/>
          </w:pPr>
        </w:pPrChange>
      </w:pPr>
      <w:moveTo w:id="801" w:author="Ben Fels" w:date="2024-12-21T12:01:00Z" w16du:dateUtc="2024-12-21T11:01:00Z">
        <w:del w:id="802" w:author="Ben Fels" w:date="2024-12-21T12:16:00Z" w16du:dateUtc="2024-12-21T11:16:00Z">
          <w:r w:rsidRPr="00AD5E49" w:rsidDel="002F0878">
            <w:rPr>
              <w:rPrChange w:id="803"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4" w:author="Ben Fels" w:date="2024-12-21T12:01:00Z" w16du:dateUtc="2024-12-21T11:01:00Z"/>
          <w:rPrChange w:id="805" w:author="Ben Fels" w:date="2024-12-21T13:57:00Z" w16du:dateUtc="2024-12-21T12:57:00Z">
            <w:rPr>
              <w:moveTo w:id="806" w:author="Ben Fels" w:date="2024-12-21T12:01:00Z" w16du:dateUtc="2024-12-21T11:01:00Z"/>
              <w:lang w:val="en-US"/>
            </w:rPr>
          </w:rPrChange>
        </w:rPr>
        <w:pPrChange w:id="807" w:author="Ben Fels" w:date="2024-12-21T12:16:00Z" w16du:dateUtc="2024-12-21T11:16:00Z">
          <w:pPr>
            <w:pStyle w:val="Listenabsatz"/>
            <w:numPr>
              <w:numId w:val="21"/>
            </w:numPr>
            <w:ind w:hanging="360"/>
          </w:pPr>
        </w:pPrChange>
      </w:pPr>
      <w:moveTo w:id="808" w:author="Ben Fels" w:date="2024-12-21T12:01:00Z" w16du:dateUtc="2024-12-21T11:01:00Z">
        <w:del w:id="809" w:author="Ben Fels" w:date="2024-12-21T12:16:00Z" w16du:dateUtc="2024-12-21T11:16:00Z">
          <w:r w:rsidRPr="00AD5E49" w:rsidDel="002F0878">
            <w:rPr>
              <w:rPrChange w:id="810"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1" w:author="Ben Fels" w:date="2024-12-21T12:17:00Z" w16du:dateUtc="2024-12-21T11:17:00Z"/>
          <w:moveTo w:id="812" w:author="Ben Fels" w:date="2024-12-21T12:01:00Z" w16du:dateUtc="2024-12-21T11:01:00Z"/>
        </w:rPr>
      </w:pPr>
      <w:moveTo w:id="813" w:author="Ben Fels" w:date="2024-12-21T12:01:00Z" w16du:dateUtc="2024-12-21T11:01:00Z">
        <w:del w:id="814"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15"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0" w:author="Ben Fels" w:date="2024-12-21T12:17:00Z" w16du:dateUtc="2024-12-21T11:17:00Z"/>
          <w:moveTo w:id="821" w:author="Ben Fels" w:date="2024-12-21T12:01:00Z" w16du:dateUtc="2024-12-21T11:01:00Z"/>
        </w:rPr>
      </w:pPr>
      <w:moveTo w:id="822" w:author="Ben Fels" w:date="2024-12-21T12:01:00Z" w16du:dateUtc="2024-12-21T11:01:00Z">
        <w:del w:id="823"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4" w:author="Ben Fels" w:date="2024-12-21T12:01:00Z" w16du:dateUtc="2024-12-21T11:01:00Z"/>
        </w:rPr>
      </w:pPr>
    </w:p>
    <w:p w14:paraId="0AE986E2" w14:textId="77777777" w:rsidR="004328D8" w:rsidRDefault="004328D8" w:rsidP="004328D8">
      <w:pPr>
        <w:rPr>
          <w:moveTo w:id="825" w:author="Ben Fels" w:date="2024-12-21T12:01:00Z" w16du:dateUtc="2024-12-21T11:01:00Z"/>
        </w:rPr>
      </w:pPr>
      <w:moveTo w:id="826"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w:t>
        </w:r>
        <w:r w:rsidRPr="00D16D3F">
          <w:rPr>
            <w:i/>
          </w:rPr>
          <w:lastRenderedPageBreak/>
          <w:t>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27" w:author="Ben Fels" w:date="2024-12-21T12:01:00Z" w16du:dateUtc="2024-12-21T11:01:00Z"/>
        </w:rPr>
      </w:pPr>
      <w:moveTo w:id="828"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29" w:author="Ben Fels" w:date="2024-12-21T12:01:00Z" w16du:dateUtc="2024-12-21T11:01:00Z"/>
        </w:rPr>
      </w:pPr>
      <w:moveTo w:id="830"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1" w:author="Ben Fels" w:date="2024-12-21T12:01:00Z" w16du:dateUtc="2024-12-21T11:01:00Z"/>
        </w:rPr>
      </w:pPr>
      <w:moveTo w:id="832"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3" w:author="Ben Fels" w:date="2024-12-21T12:21:00Z" w16du:dateUtc="2024-12-21T11:21:00Z"/>
          <w:moveTo w:id="834" w:author="Ben Fels" w:date="2024-12-21T12:01:00Z" w16du:dateUtc="2024-12-21T11:01:00Z"/>
        </w:rPr>
      </w:pPr>
      <w:moveTo w:id="835" w:author="Ben Fels" w:date="2024-12-21T12:01:00Z" w16du:dateUtc="2024-12-21T11:01:00Z">
        <w:del w:id="836"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37" w:author="Ben Fels" w:date="2024-12-21T12:21:00Z" w16du:dateUtc="2024-12-21T11:21:00Z"/>
          <w:moveTo w:id="838" w:author="Ben Fels" w:date="2024-12-21T12:01:00Z" w16du:dateUtc="2024-12-21T11:01:00Z"/>
        </w:rPr>
        <w:pPrChange w:id="839" w:author="Ben Fels" w:date="2024-12-21T12:21:00Z" w16du:dateUtc="2024-12-21T11:21:00Z">
          <w:pPr>
            <w:pStyle w:val="Listenabsatz"/>
            <w:numPr>
              <w:numId w:val="33"/>
            </w:numPr>
            <w:ind w:hanging="360"/>
          </w:pPr>
        </w:pPrChange>
      </w:pPr>
      <w:moveTo w:id="840" w:author="Ben Fels" w:date="2024-12-21T12:01:00Z" w16du:dateUtc="2024-12-21T11:01:00Z">
        <w:del w:id="84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2" w:author="Ben Fels" w:date="2024-12-21T12:01:00Z" w16du:dateUtc="2024-12-21T11:01:00Z"/>
        </w:rPr>
      </w:pPr>
    </w:p>
    <w:p w14:paraId="415CC2D8" w14:textId="77777777" w:rsidR="004328D8" w:rsidRDefault="004328D8" w:rsidP="004328D8">
      <w:pPr>
        <w:rPr>
          <w:moveTo w:id="853" w:author="Ben Fels" w:date="2024-12-21T12:01:00Z" w16du:dateUtc="2024-12-21T11:01:00Z"/>
          <w:i/>
        </w:rPr>
      </w:pPr>
      <w:moveTo w:id="854"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55" w:author="Ben Fels" w:date="2024-12-21T12:01:00Z" w16du:dateUtc="2024-12-21T11:01:00Z"/>
          <w:i/>
          <w:sz w:val="22"/>
          <w:szCs w:val="20"/>
        </w:rPr>
      </w:pPr>
      <w:moveTo w:id="856"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57" w:author="Ben Fels" w:date="2024-12-21T12:01:00Z" w16du:dateUtc="2024-12-21T11:01:00Z"/>
          <w:sz w:val="22"/>
          <w:szCs w:val="20"/>
          <w:highlight w:val="magenta"/>
        </w:rPr>
      </w:pPr>
      <w:moveTo w:id="858"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59" w:author="Ben Fels" w:date="2024-12-21T12:01:00Z" w16du:dateUtc="2024-12-21T11:01:00Z"/>
          <w:sz w:val="22"/>
          <w:szCs w:val="20"/>
        </w:rPr>
      </w:pPr>
      <w:moveTo w:id="860"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1" w:author="Ben Fels" w:date="2024-12-21T12:01:00Z" w16du:dateUtc="2024-12-21T11:01:00Z"/>
          <w:sz w:val="22"/>
          <w:szCs w:val="20"/>
        </w:rPr>
      </w:pPr>
      <w:moveTo w:id="862"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3" w:author="Ben Fels" w:date="2024-12-21T18:55:00Z" w16du:dateUtc="2024-12-21T17:55:00Z"/>
          <w:sz w:val="22"/>
          <w:szCs w:val="20"/>
        </w:rPr>
      </w:pPr>
    </w:p>
    <w:p w14:paraId="197734D0" w14:textId="77777777" w:rsidR="00462532" w:rsidRDefault="00462532" w:rsidP="004328D8">
      <w:pPr>
        <w:rPr>
          <w:ins w:id="864" w:author="Ben Fels" w:date="2024-12-21T18:55:00Z" w16du:dateUtc="2024-12-21T17:55:00Z"/>
          <w:sz w:val="22"/>
          <w:szCs w:val="20"/>
        </w:rPr>
      </w:pPr>
    </w:p>
    <w:p w14:paraId="049259CB" w14:textId="77777777" w:rsidR="00462532" w:rsidRDefault="00462532" w:rsidP="004328D8">
      <w:pPr>
        <w:rPr>
          <w:ins w:id="865" w:author="Ben Fels" w:date="2024-12-21T18:55:00Z" w16du:dateUtc="2024-12-21T17:55:00Z"/>
          <w:sz w:val="22"/>
          <w:szCs w:val="20"/>
        </w:rPr>
      </w:pPr>
    </w:p>
    <w:p w14:paraId="59DEF78E" w14:textId="77777777" w:rsidR="00462532" w:rsidRDefault="00462532" w:rsidP="004328D8">
      <w:pPr>
        <w:rPr>
          <w:ins w:id="866" w:author="Ben Fels" w:date="2024-12-21T18:55:00Z" w16du:dateUtc="2024-12-21T17:55:00Z"/>
          <w:sz w:val="22"/>
          <w:szCs w:val="20"/>
        </w:rPr>
      </w:pPr>
    </w:p>
    <w:p w14:paraId="7F06164D" w14:textId="6B11B002" w:rsidR="00462532" w:rsidRPr="007D716E" w:rsidDel="00462532" w:rsidRDefault="00462532" w:rsidP="004328D8">
      <w:pPr>
        <w:rPr>
          <w:del w:id="867" w:author="Ben Fels" w:date="2024-12-21T18:55:00Z" w16du:dateUtc="2024-12-21T17:55:00Z"/>
          <w:moveTo w:id="868" w:author="Ben Fels" w:date="2024-12-21T12:01:00Z" w16du:dateUtc="2024-12-21T11:01:00Z"/>
          <w:sz w:val="22"/>
          <w:szCs w:val="20"/>
        </w:rPr>
      </w:pPr>
    </w:p>
    <w:p w14:paraId="21B49B6F" w14:textId="209A3597" w:rsidR="004328D8" w:rsidRPr="0098098B" w:rsidDel="00462532" w:rsidRDefault="004328D8" w:rsidP="004328D8">
      <w:pPr>
        <w:rPr>
          <w:del w:id="869" w:author="Ben Fels" w:date="2024-12-21T18:55:00Z" w16du:dateUtc="2024-12-21T17:55:00Z"/>
          <w:moveTo w:id="870" w:author="Ben Fels" w:date="2024-12-21T12:01:00Z" w16du:dateUtc="2024-12-21T11:01:00Z"/>
        </w:rPr>
      </w:pPr>
    </w:p>
    <w:p w14:paraId="28BBB68F" w14:textId="62E2496A" w:rsidR="004328D8" w:rsidRDefault="004328D8" w:rsidP="004328D8">
      <w:pPr>
        <w:rPr>
          <w:moveTo w:id="871" w:author="Ben Fels" w:date="2024-12-21T12:01:00Z" w16du:dateUtc="2024-12-21T11:01:00Z"/>
        </w:rPr>
      </w:pPr>
      <w:moveTo w:id="872" w:author="Ben Fels" w:date="2024-12-21T12:01:00Z" w16du:dateUtc="2024-12-21T11:01:00Z">
        <w:del w:id="873"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4" w:author="Ben Fels" w:date="2024-12-21T12:58:00Z" w16du:dateUtc="2024-12-21T11:58:00Z"/>
          <w:moveTo w:id="875" w:author="Ben Fels" w:date="2024-12-21T12:01:00Z" w16du:dateUtc="2024-12-21T11:01:00Z"/>
        </w:rPr>
      </w:pPr>
      <w:moveTo w:id="876" w:author="Ben Fels" w:date="2024-12-21T12:01:00Z" w16du:dateUtc="2024-12-21T11:01:00Z">
        <w:del w:id="87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78" w:author="Ben Fels" w:date="2024-12-21T12:56:00Z" w16du:dateUtc="2024-12-21T11:56:00Z"/>
        </w:rPr>
      </w:pPr>
      <w:moveTo w:id="879"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0" w:author="Ben Fels" w:date="2024-12-21T12:56:00Z" w16du:dateUtc="2024-12-21T11:56:00Z"/>
        </w:rPr>
      </w:pPr>
      <w:ins w:id="881"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2" w:author="Ben Fels" w:date="2024-12-21T12:01:00Z" w16du:dateUtc="2024-12-21T11:01:00Z"/>
        </w:rPr>
      </w:pPr>
    </w:p>
    <w:p w14:paraId="3934DBA9" w14:textId="520BAE6E" w:rsidR="004328D8" w:rsidDel="004C181B" w:rsidRDefault="004328D8" w:rsidP="004328D8">
      <w:pPr>
        <w:rPr>
          <w:del w:id="883" w:author="Ben Fels" w:date="2024-12-21T18:56:00Z" w16du:dateUtc="2024-12-21T17:56:00Z"/>
          <w:moveTo w:id="884" w:author="Ben Fels" w:date="2024-12-21T12:01:00Z" w16du:dateUtc="2024-12-21T11:01:00Z"/>
        </w:rPr>
      </w:pPr>
      <w:moveTo w:id="885" w:author="Ben Fels" w:date="2024-12-21T12:01:00Z" w16du:dateUtc="2024-12-21T11:01:00Z">
        <w:del w:id="886"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87"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2:59:00Z" w16du:dateUtc="2024-12-21T11:59:00Z">
          <w:r w:rsidDel="004E4527">
            <w:delText xml:space="preserve">Aufgrund des zeitlich Begrenzten Rahmens der Untersuchung, wurde ein bereits annotierter Datensatz herangezogen. </w:delText>
          </w:r>
        </w:del>
        <w:del w:id="892"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3" w:author="Ben Fels" w:date="2024-12-21T12:01:00Z" w16du:dateUtc="2024-12-21T11:01:00Z"/>
          <w:i/>
          <w:u w:val="single"/>
        </w:rPr>
      </w:pPr>
      <w:moveTo w:id="894"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5" w:author="Ben Fels" w:date="2024-12-21T12:01:00Z" w16du:dateUtc="2024-12-21T11:01:00Z"/>
        </w:rPr>
      </w:pPr>
      <w:moveTo w:id="896"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7" w:author="Ben Fels" w:date="2024-12-21T12:01:00Z" w16du:dateUtc="2024-12-21T11:01:00Z"/>
        </w:rPr>
      </w:pPr>
      <w:moveTo w:id="898" w:author="Ben Fels" w:date="2024-12-21T12:01:00Z" w16du:dateUtc="2024-12-21T11:01:00Z">
        <w:r w:rsidRPr="009309B1">
          <w:lastRenderedPageBreak/>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9" w:author="Ben Fels" w:date="2024-12-21T12:01:00Z" w16du:dateUtc="2024-12-21T11:01:00Z"/>
        </w:rPr>
      </w:pPr>
      <w:moveTo w:id="900"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1" w:author="Ben Fels" w:date="2024-12-21T12:01:00Z" w16du:dateUtc="2024-12-21T11:01:00Z"/>
        </w:rPr>
      </w:pPr>
      <w:moveTo w:id="902"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3" w:author="Ben Fels" w:date="2024-12-21T12:01:00Z" w16du:dateUtc="2024-12-21T11:01:00Z"/>
        </w:rPr>
      </w:pPr>
      <w:moveTo w:id="904" w:author="Ben Fels" w:date="2024-12-21T12:01:00Z" w16du:dateUtc="2024-12-21T11:01:00Z">
        <w:r w:rsidRPr="00E001C8">
          <w:t>Conclusion</w:t>
        </w:r>
        <w:r>
          <w:t xml:space="preserve"> – Schlussfolgerung </w:t>
        </w:r>
      </w:moveTo>
    </w:p>
    <w:moveToRangeEnd w:id="574"/>
    <w:p w14:paraId="457DDD12" w14:textId="77777777" w:rsidR="004328D8" w:rsidRDefault="004328D8" w:rsidP="004328D8">
      <w:pPr>
        <w:rPr>
          <w:ins w:id="905" w:author="Ben Fels" w:date="2024-12-21T12:02:00Z" w16du:dateUtc="2024-12-21T11:02:00Z"/>
        </w:rPr>
      </w:pPr>
    </w:p>
    <w:p w14:paraId="0896E69E" w14:textId="77777777" w:rsidR="004328D8" w:rsidRPr="0088488E" w:rsidRDefault="004328D8">
      <w:pPr>
        <w:pStyle w:val="berschrift3"/>
        <w:rPr>
          <w:ins w:id="906" w:author="Ben Fels" w:date="2024-12-21T12:02:00Z" w16du:dateUtc="2024-12-21T11:02:00Z"/>
        </w:rPr>
        <w:pPrChange w:id="907" w:author="Ben Fels" w:date="2024-12-21T12:02:00Z" w16du:dateUtc="2024-12-21T11:02:00Z">
          <w:pPr>
            <w:pStyle w:val="berschrift2"/>
          </w:pPr>
        </w:pPrChange>
      </w:pPr>
      <w:bookmarkStart w:id="908" w:name="_Toc185697455"/>
      <w:ins w:id="909" w:author="Ben Fels" w:date="2024-12-21T12:02:00Z" w16du:dateUtc="2024-12-21T11:02:00Z">
        <w:r w:rsidRPr="0088488E">
          <w:t>Argument diagramming techniques / Argument Schemes</w:t>
        </w:r>
        <w:bookmarkEnd w:id="908"/>
      </w:ins>
    </w:p>
    <w:p w14:paraId="1B6CD5E4" w14:textId="13B5D528" w:rsidR="004328D8" w:rsidRDefault="004328D8" w:rsidP="006F5D81">
      <w:pPr>
        <w:jc w:val="both"/>
        <w:rPr>
          <w:ins w:id="910" w:author="Ben Fels" w:date="2024-12-21T12:02:00Z" w16du:dateUtc="2024-12-21T11:02:00Z"/>
        </w:rPr>
      </w:pPr>
      <w:ins w:id="91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912" w:author="Ben Fels" w:date="2024-12-21T12:02:00Z" w16du:dateUtc="2024-12-21T11:02:00Z">
        <w:r>
          <w:t xml:space="preserve"> in einem </w:t>
        </w:r>
        <w:commentRangeStart w:id="913"/>
        <w:r>
          <w:t xml:space="preserve">Argument-Graphen </w:t>
        </w:r>
      </w:ins>
      <w:commentRangeEnd w:id="913"/>
      <w:r w:rsidR="001801E3">
        <w:rPr>
          <w:rStyle w:val="Kommentarzeichen"/>
        </w:rPr>
        <w:commentReference w:id="913"/>
      </w:r>
      <w:ins w:id="914"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ist dies lediglich informativ aufgefürht und nicht Teil der vorliegenden Untersuchung</w:t>
      </w:r>
    </w:p>
    <w:p w14:paraId="0C40EB85" w14:textId="77777777" w:rsidR="004328D8" w:rsidRPr="00025B9B" w:rsidRDefault="004328D8">
      <w:pPr>
        <w:rPr>
          <w:rPrChange w:id="915" w:author="Ben Fels" w:date="2024-12-21T11:53:00Z" w16du:dateUtc="2024-12-21T10:53:00Z">
            <w:rPr>
              <w:lang w:val="en-US"/>
            </w:rPr>
          </w:rPrChange>
        </w:rPr>
        <w:pPrChange w:id="916" w:author="Ben Fels" w:date="2024-12-21T11:53:00Z" w16du:dateUtc="2024-12-21T10:53:00Z">
          <w:pPr>
            <w:jc w:val="both"/>
          </w:pPr>
        </w:pPrChange>
      </w:pPr>
    </w:p>
    <w:p w14:paraId="1742C3BA" w14:textId="06968370" w:rsidR="00AC5562" w:rsidRPr="0067136C" w:rsidRDefault="00875D6A">
      <w:pPr>
        <w:pStyle w:val="berschrift3"/>
        <w:rPr>
          <w:ins w:id="917" w:author="Ben Fels" w:date="2024-12-21T09:11:00Z" w16du:dateUtc="2024-12-21T08:11:00Z"/>
          <w:lang w:val="en-US"/>
        </w:rPr>
        <w:pPrChange w:id="918" w:author="Ben Fels" w:date="2024-12-21T11:55:00Z" w16du:dateUtc="2024-12-21T10:55:00Z">
          <w:pPr>
            <w:jc w:val="both"/>
          </w:pPr>
        </w:pPrChange>
      </w:pPr>
      <w:bookmarkStart w:id="919" w:name="_Toc185697456"/>
      <w:ins w:id="920" w:author="Ben Fels" w:date="2024-12-21T09:10:00Z" w16du:dateUtc="2024-12-21T08:10:00Z">
        <w:r w:rsidRPr="0067136C">
          <w:rPr>
            <w:lang w:val="en-US"/>
          </w:rPr>
          <w:t>Datensatz / Annotation von Argumenten</w:t>
        </w:r>
      </w:ins>
      <w:bookmarkEnd w:id="919"/>
    </w:p>
    <w:p w14:paraId="2C2CCB27" w14:textId="77777777" w:rsidR="00875D6A" w:rsidRPr="001B2CDF" w:rsidRDefault="00875D6A" w:rsidP="00875D6A">
      <w:pPr>
        <w:rPr>
          <w:ins w:id="921" w:author="Ben Fels" w:date="2024-12-21T09:11:00Z" w16du:dateUtc="2024-12-21T08:11:00Z"/>
          <w:i/>
        </w:rPr>
      </w:pPr>
      <w:ins w:id="92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AC2170">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923" w:author="Ben Fels" w:date="2024-12-21T09:11:00Z" w16du:dateUtc="2024-12-21T08:11:00Z"/>
        </w:rPr>
      </w:pPr>
      <w:ins w:id="92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25" w:author="Ben Fels" w:date="2024-12-21T09:11:00Z" w16du:dateUtc="2024-12-21T08:11:00Z"/>
        </w:rPr>
      </w:pPr>
      <w:ins w:id="926" w:author="Ben Fels" w:date="2024-12-21T09:11:00Z" w16du:dateUtc="2024-12-21T08:11:00Z">
        <w:r>
          <w:rPr>
            <w:i/>
          </w:rPr>
          <w:lastRenderedPageBreak/>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27" w:author="Ben Fels" w:date="2024-12-21T09:22:00Z" w16du:dateUtc="2024-12-21T08:22:00Z"/>
          <w:i/>
        </w:rPr>
      </w:pPr>
      <w:ins w:id="92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29" w:author="Ben Fels" w:date="2024-12-21T09:22:00Z" w16du:dateUtc="2024-12-21T08:22:00Z"/>
        </w:rPr>
      </w:pPr>
      <w:ins w:id="93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31" w:author="Ben Fels" w:date="2024-12-21T09:23:00Z" w16du:dateUtc="2024-12-21T08:23:00Z"/>
        </w:rPr>
      </w:pPr>
      <w:ins w:id="93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33" w:author="Ben Fels" w:date="2024-12-21T11:56:00Z" w16du:dateUtc="2024-12-21T10:56:00Z"/>
        </w:rPr>
      </w:pPr>
    </w:p>
    <w:p w14:paraId="7BCD7F8F" w14:textId="77777777" w:rsidR="002C461A" w:rsidRPr="00C34F32" w:rsidRDefault="002C461A" w:rsidP="002C461A">
      <w:pPr>
        <w:rPr>
          <w:ins w:id="934" w:author="Ben Fels" w:date="2024-12-21T11:56:00Z" w16du:dateUtc="2024-12-21T10:56:00Z"/>
        </w:rPr>
      </w:pPr>
      <w:ins w:id="93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36" w:author="Ben Fels" w:date="2024-12-21T09:22:00Z" w16du:dateUtc="2024-12-21T08:22:00Z"/>
        </w:rPr>
      </w:pPr>
    </w:p>
    <w:p w14:paraId="719F866C" w14:textId="60E39057" w:rsidR="00F41933" w:rsidRPr="00CF00D2" w:rsidRDefault="00F41933">
      <w:pPr>
        <w:pStyle w:val="berschrift3"/>
        <w:rPr>
          <w:ins w:id="937" w:author="Ben Fels" w:date="2024-12-21T09:22:00Z" w16du:dateUtc="2024-12-21T08:22:00Z"/>
          <w:lang w:val="en-US"/>
          <w:rPrChange w:id="938" w:author="Ben Fels" w:date="2024-12-21T09:58:00Z" w16du:dateUtc="2024-12-21T08:58:00Z">
            <w:rPr>
              <w:ins w:id="939" w:author="Ben Fels" w:date="2024-12-21T09:22:00Z" w16du:dateUtc="2024-12-21T08:22:00Z"/>
            </w:rPr>
          </w:rPrChange>
        </w:rPr>
        <w:pPrChange w:id="940" w:author="Ben Fels" w:date="2024-12-21T11:55:00Z" w16du:dateUtc="2024-12-21T10:55:00Z">
          <w:pPr/>
        </w:pPrChange>
      </w:pPr>
      <w:bookmarkStart w:id="941" w:name="_Toc185697457"/>
      <w:ins w:id="942" w:author="Ben Fels" w:date="2024-12-21T09:22:00Z" w16du:dateUtc="2024-12-21T08:22:00Z">
        <w:r w:rsidRPr="00CF00D2">
          <w:rPr>
            <w:lang w:val="en-US"/>
            <w:rPrChange w:id="943" w:author="Ben Fels" w:date="2024-12-21T09:58:00Z" w16du:dateUtc="2024-12-21T08:58:00Z">
              <w:rPr/>
            </w:rPrChange>
          </w:rPr>
          <w:lastRenderedPageBreak/>
          <w:t>Large Language Models</w:t>
        </w:r>
        <w:bookmarkEnd w:id="941"/>
      </w:ins>
    </w:p>
    <w:p w14:paraId="50AB9D7C" w14:textId="72CA3258" w:rsidR="00F41933" w:rsidRDefault="005A0685" w:rsidP="00875D6A">
      <w:pPr>
        <w:rPr>
          <w:ins w:id="944" w:author="Ben Fels" w:date="2024-12-21T11:55:00Z" w16du:dateUtc="2024-12-21T10:55:00Z"/>
          <w:lang w:val="en-US"/>
        </w:rPr>
      </w:pPr>
      <w:ins w:id="945" w:author="Ben Fels" w:date="2024-12-21T09:57:00Z" w16du:dateUtc="2024-12-21T08:57:00Z">
        <w:r>
          <w:rPr>
            <w:lang w:val="en-US"/>
          </w:rPr>
          <w:t xml:space="preserve">Abgrenzung </w:t>
        </w:r>
        <w:r w:rsidRPr="005A0685">
          <w:rPr>
            <w:lang w:val="en-US"/>
            <w:rPrChange w:id="946" w:author="Ben Fels" w:date="2024-12-21T09:57:00Z" w16du:dateUtc="2024-12-21T08:57:00Z">
              <w:rPr/>
            </w:rPrChange>
          </w:rPr>
          <w:t>Prompt Engineering, Fine-Tuning und RAG</w:t>
        </w:r>
      </w:ins>
    </w:p>
    <w:p w14:paraId="37F05022" w14:textId="785C5351" w:rsidR="0067136C" w:rsidRDefault="0067136C" w:rsidP="00A620DC">
      <w:pPr>
        <w:jc w:val="both"/>
      </w:pPr>
      <w:moveToRangeStart w:id="947" w:author="Ben Fels" w:date="2024-12-21T11:55:00Z" w:name="move185674546"/>
      <w:moveTo w:id="94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49"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950"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51"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52" w:author="Ben Fels" w:date="2024-12-21T11:56:00Z" w16du:dateUtc="2024-12-21T10:56:00Z"/>
          <w:rFonts w:cs="Arial"/>
        </w:rPr>
      </w:pPr>
      <w:moveTo w:id="953"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54" w:author="Ben Fels" w:date="2024-12-21T11:58:00Z" w16du:dateUtc="2024-12-21T10:58:00Z"/>
          <w:rFonts w:cs="Arial"/>
        </w:rPr>
      </w:pPr>
      <w:moveToRangeStart w:id="955" w:author="Ben Fels" w:date="2024-12-21T11:58:00Z" w:name="move185674731"/>
      <w:ins w:id="956"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957" w:author="Ben Fels" w:date="2024-12-21T11:58:00Z" w16du:dateUtc="2024-12-21T10:58:00Z"/>
          <w:rFonts w:cs="Arial"/>
        </w:rPr>
      </w:pPr>
      <w:ins w:id="958"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59" w:author="Ben Fels" w:date="2024-12-21T11:58:00Z" w16du:dateUtc="2024-12-21T10:58:00Z"/>
          <w:rFonts w:cs="Arial"/>
        </w:rPr>
      </w:pPr>
      <w:ins w:id="960"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61" w:author="Ben Fels" w:date="2024-12-21T11:58:00Z" w16du:dateUtc="2024-12-21T10:58:00Z"/>
          <w:rFonts w:cs="Arial"/>
        </w:rPr>
      </w:pPr>
      <w:ins w:id="962"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63" w:author="Ben Fels" w:date="2024-12-21T11:58:00Z" w16du:dateUtc="2024-12-21T10:58:00Z"/>
        </w:rPr>
      </w:pPr>
      <w:ins w:id="964"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55"/>
    <w:p w14:paraId="75ED1281" w14:textId="77777777" w:rsidR="00970574" w:rsidRDefault="00970574" w:rsidP="00A620DC">
      <w:pPr>
        <w:jc w:val="both"/>
        <w:rPr>
          <w:ins w:id="965" w:author="Ben Fels" w:date="2024-12-21T13:09:00Z" w16du:dateUtc="2024-12-21T12:09:00Z"/>
        </w:rPr>
      </w:pPr>
    </w:p>
    <w:p w14:paraId="2E3BA1A3" w14:textId="77777777" w:rsidR="00E77EB0" w:rsidRDefault="00E26042" w:rsidP="00A620DC">
      <w:pPr>
        <w:jc w:val="both"/>
      </w:pPr>
      <w:ins w:id="966"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967"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68" w:author="Ben Fels" w:date="2024-12-21T11:57:00Z" w16du:dateUtc="2024-12-21T10:57:00Z"/>
        </w:rPr>
      </w:pPr>
      <w:ins w:id="969"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70" w:author="Ben Fels" w:date="2024-12-21T11:46:00Z" w16du:dateUtc="2024-12-21T10:46:00Z"/>
          <w:b/>
          <w:rPrChange w:id="971" w:author="Ben Fels" w:date="2024-12-21T11:57:00Z" w16du:dateUtc="2024-12-21T10:57:00Z">
            <w:rPr>
              <w:ins w:id="972" w:author="Ben Fels" w:date="2024-12-21T11:46:00Z" w16du:dateUtc="2024-12-21T10:46:00Z"/>
            </w:rPr>
          </w:rPrChange>
        </w:rPr>
      </w:pPr>
      <w:ins w:id="973" w:author="Ben Fels" w:date="2024-12-21T11:57:00Z" w16du:dateUtc="2024-12-21T10:57:00Z">
        <w:r w:rsidRPr="002C461A">
          <w:rPr>
            <w:b/>
            <w:rPrChange w:id="974"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75" w:author="Ben Fels" w:date="2024-12-21T11:57:00Z" w:name="move185674655"/>
      <w:ins w:id="976"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77" w:author="Ben Fels" w:date="2024-12-21T11:57:00Z" w16du:dateUtc="2024-12-21T10:57:00Z"/>
        </w:rPr>
      </w:pPr>
      <w:ins w:id="978"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79" w:author="Ben Fels" w:date="2024-12-21T11:57:00Z" w16du:dateUtc="2024-12-21T10:57:00Z"/>
          <w:rFonts w:cs="Arial"/>
        </w:rPr>
      </w:pPr>
      <w:ins w:id="980"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81"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982" w:author="Ben Fels" w:date="2024-12-21T11:57:00Z" w16du:dateUtc="2024-12-21T10:57:00Z"/>
          <w:rFonts w:cs="Arial"/>
        </w:rPr>
      </w:pPr>
      <w:ins w:id="983"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984" w:author="Ben Fels" w:date="2024-12-21T11:57:00Z" w16du:dateUtc="2024-12-21T10:57:00Z"/>
          <w:rFonts w:cs="Arial"/>
        </w:rPr>
      </w:pPr>
      <w:ins w:id="985"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75"/>
    <w:p w14:paraId="103AF6CC" w14:textId="77777777" w:rsidR="00060449" w:rsidRDefault="00060449" w:rsidP="00060449">
      <w:pPr>
        <w:jc w:val="both"/>
        <w:rPr>
          <w:moveTo w:id="986" w:author="Ben Fels" w:date="2024-12-21T11:57:00Z" w16du:dateUtc="2024-12-21T10:57:00Z"/>
          <w:rFonts w:cs="Arial"/>
        </w:rPr>
      </w:pPr>
      <w:moveTo w:id="987"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988" w:author="Ben Fels" w:date="2024-12-21T13:09:00Z" w16du:dateUtc="2024-12-21T12:09:00Z"/>
        </w:rPr>
      </w:pPr>
      <w:ins w:id="989"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990" w:author="Ben Fels" w:date="2024-12-21T11:56:00Z" w16du:dateUtc="2024-12-21T10:56:00Z"/>
        </w:rPr>
      </w:pPr>
      <w:moveToRangeStart w:id="991" w:author="Ben Fels" w:date="2024-12-21T11:56:00Z" w:name="move185674583"/>
      <w:moveToRangeEnd w:id="947"/>
      <w:moveTo w:id="992"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993" w:author="Ben Fels" w:date="2024-12-21T11:46:00Z" w16du:dateUtc="2024-12-21T10:46:00Z"/>
        </w:rPr>
      </w:pPr>
      <w:moveTo w:id="994"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95"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w:t>
        </w:r>
        <w:r>
          <w:rPr>
            <w:rFonts w:cs="Arial"/>
          </w:rPr>
          <w:lastRenderedPageBreak/>
          <w:t>Prompt-Engineering eine schlechtere Leistung hervorbringt, als Fine-Tuning.</w:t>
        </w:r>
      </w:moveTo>
      <w:r w:rsidR="0002702E">
        <w:rPr>
          <w:rFonts w:cs="Arial"/>
        </w:rPr>
        <w:t xml:space="preserve"> </w:t>
      </w:r>
      <w:ins w:id="996"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997" w:author="Ben Fels" w:date="2024-12-21T11:46:00Z" w16du:dateUtc="2024-12-21T10:46:00Z">
        <w:r w:rsidR="00F74623" w:rsidRPr="00D32CE4">
          <w:rPr>
            <w:rFonts w:cs="Arial"/>
            <w:highlight w:val="magenta"/>
          </w:rPr>
          <w:t>Yeginbergen et al.</w:t>
        </w:r>
      </w:ins>
      <w:r w:rsidR="00F74623" w:rsidRPr="00D32CE4">
        <w:rPr>
          <w:rFonts w:cs="Arial"/>
        </w:rPr>
        <w:t xml:space="preserve"> </w:t>
      </w:r>
      <w:ins w:id="998"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999"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00"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1001" w:author="Ben Fels" w:date="2024-12-21T11:46:00Z" w16du:dateUtc="2024-12-21T10:46:00Z">
        <w:r w:rsidR="009A1ACA" w:rsidRPr="00D32CE4">
          <w:t>ew-shot-Methoden</w:t>
        </w:r>
      </w:ins>
      <w:r w:rsidR="00D32CE4" w:rsidRPr="00D32CE4">
        <w:t>, wobei</w:t>
      </w:r>
      <w:ins w:id="1002"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03" w:author="Ben Fels" w:date="2024-12-21T11:56:00Z" w16du:dateUtc="2024-12-21T10:56:00Z"/>
          <w:rFonts w:cs="Arial"/>
        </w:rPr>
      </w:pPr>
      <w:moveTo w:id="1004"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91"/>
    <w:p w14:paraId="7B0EFD91" w14:textId="77777777" w:rsidR="00FB56BB" w:rsidRDefault="00FB56BB" w:rsidP="0002702E">
      <w:pPr>
        <w:jc w:val="both"/>
      </w:pPr>
      <w:ins w:id="1005"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06"/>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06"/>
        <w:r w:rsidRPr="008252B1">
          <w:rPr>
            <w:rStyle w:val="Kommentarzeichen"/>
            <w:highlight w:val="magenta"/>
          </w:rPr>
          <w:commentReference w:id="1006"/>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07" w:author="Ben Fels" w:date="2024-12-21T13:15:00Z" w16du:dateUtc="2024-12-21T12:15:00Z"/>
          <w:rPrChange w:id="1008" w:author="Ben Fels" w:date="2024-12-21T13:15:00Z" w16du:dateUtc="2024-12-21T12:15:00Z">
            <w:rPr>
              <w:ins w:id="1009" w:author="Ben Fels" w:date="2024-12-21T13:15:00Z" w16du:dateUtc="2024-12-21T12:15:00Z"/>
              <w:lang w:val="en-US"/>
            </w:rPr>
          </w:rPrChange>
        </w:rPr>
      </w:pPr>
      <w:ins w:id="1010"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11" w:author="Ben Fels" w:date="2024-12-21T13:15:00Z" w16du:dateUtc="2024-12-21T12:15:00Z"/>
        </w:rPr>
      </w:pPr>
    </w:p>
    <w:p w14:paraId="6C5E28CD" w14:textId="386CF85D" w:rsidR="0067136C" w:rsidRPr="00AC2170" w:rsidRDefault="00FB56BB" w:rsidP="00FB56BB">
      <w:pPr>
        <w:rPr>
          <w:ins w:id="1012" w:author="Ben Fels" w:date="2024-12-21T09:11:00Z" w16du:dateUtc="2024-12-21T08:11:00Z"/>
          <w:rPrChange w:id="1013" w:author="Ben Fels" w:date="2024-12-21T11:56:00Z" w16du:dateUtc="2024-12-21T10:56:00Z">
            <w:rPr>
              <w:ins w:id="1014" w:author="Ben Fels" w:date="2024-12-21T09:11:00Z" w16du:dateUtc="2024-12-21T08:11:00Z"/>
              <w:i/>
            </w:rPr>
          </w:rPrChange>
        </w:rPr>
      </w:pPr>
      <w:ins w:id="1015"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1016" w:author="Ben Fels" w:date="2024-12-21T11:57:00Z" w16du:dateUtc="2024-12-21T10:57:00Z"/>
        </w:rPr>
      </w:pPr>
    </w:p>
    <w:p w14:paraId="3CD83ACA" w14:textId="77777777" w:rsidR="00875D6A" w:rsidRPr="00AC2170" w:rsidRDefault="00875D6A" w:rsidP="00AC5562">
      <w:pPr>
        <w:jc w:val="both"/>
        <w:rPr>
          <w:ins w:id="1017"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18" w:name="_Toc185697458"/>
      <w:r w:rsidRPr="001F3F1D">
        <w:rPr>
          <w:lang w:val="en-US"/>
        </w:rPr>
        <w:t>Daten und Methoden</w:t>
      </w:r>
      <w:bookmarkEnd w:id="101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1AD2FD43" w14:textId="14F08417" w:rsidR="007A763E" w:rsidRPr="001F3F1D" w:rsidRDefault="00EE7F2F">
      <w:pPr>
        <w:pStyle w:val="berschrift2"/>
        <w:rPr>
          <w:lang w:val="en-US"/>
        </w:rPr>
      </w:pPr>
      <w:bookmarkStart w:id="1019" w:name="_Toc185697459"/>
      <w:ins w:id="1020" w:author="Ben Fels" w:date="2024-12-17T09:00:00Z" w16du:dateUtc="2024-12-17T08:00:00Z">
        <w:r w:rsidRPr="001F3F1D">
          <w:rPr>
            <w:lang w:val="en-US"/>
          </w:rPr>
          <w:lastRenderedPageBreak/>
          <w:t>Modelle</w:t>
        </w:r>
      </w:ins>
      <w:bookmarkEnd w:id="1019"/>
    </w:p>
    <w:p w14:paraId="31ECDC53" w14:textId="79369677" w:rsidR="009550AF" w:rsidRPr="000E19D8" w:rsidRDefault="009550AF" w:rsidP="009550AF">
      <w:pPr>
        <w:rPr>
          <w:ins w:id="1021"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22" w:author="Ben Fels" w:date="2024-12-21T20:44:00Z" w16du:dateUtc="2024-12-21T19:44:00Z"/>
        </w:rPr>
      </w:pPr>
      <w:ins w:id="1023"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24" w:author="Ben Fels" w:date="2024-12-17T09:00:00Z" w16du:dateUtc="2024-12-17T08:00:00Z"/>
        </w:rPr>
      </w:pPr>
      <w:ins w:id="1025"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26"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27"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28" w:author="Ben Fels" w:date="2024-12-20T16:54:00Z" w16du:dateUtc="2024-12-20T15:54:00Z"/>
          <w:b/>
          <w:rPrChange w:id="1029" w:author="Ben Fels" w:date="2024-12-22T12:34:00Z" w16du:dateUtc="2024-12-22T11:34:00Z">
            <w:rPr>
              <w:ins w:id="1030" w:author="Ben Fels" w:date="2024-12-20T16:54:00Z" w16du:dateUtc="2024-12-20T15:54:00Z"/>
            </w:rPr>
          </w:rPrChange>
        </w:rPr>
      </w:pPr>
      <w:ins w:id="1031" w:author="Ben Fels" w:date="2024-12-20T16:54:00Z" w16du:dateUtc="2024-12-20T15:54:00Z">
        <w:r w:rsidRPr="00B30CF1">
          <w:rPr>
            <w:b/>
            <w:rPrChange w:id="1032"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33" w:author="Ben Fels" w:date="2024-12-22T12:34:00Z" w16du:dateUtc="2024-12-22T11:34:00Z">
        <w:r w:rsidRPr="00B30CF1">
          <w:rPr>
            <w:highlight w:val="cyan"/>
            <w:rPrChange w:id="1034"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35"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36" w:author="Ben Fels" w:date="2024-12-21T09:18:00Z" w16du:dateUtc="2024-12-21T08:18:00Z"/>
        </w:rPr>
      </w:pPr>
      <w:ins w:id="1037"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38" w:author="Ben Fels" w:date="2024-12-20T16:54:00Z" w16du:dateUtc="2024-12-20T15:54:00Z"/>
        </w:rPr>
      </w:pPr>
      <w:ins w:id="1039" w:author="Ben Fels" w:date="2024-12-21T09:18:00Z" w16du:dateUtc="2024-12-21T08:18:00Z">
        <w:r>
          <w:t xml:space="preserve">Um die </w:t>
        </w:r>
      </w:ins>
      <w:ins w:id="1040" w:author="Ben Fels" w:date="2024-12-21T09:19:00Z" w16du:dateUtc="2024-12-21T08:19:00Z">
        <w:r w:rsidR="007317C2">
          <w:t xml:space="preserve">Ausgaben des LLMs weniger zufällig und somit </w:t>
        </w:r>
      </w:ins>
      <w:ins w:id="1041" w:author="Ben Fels" w:date="2024-12-21T09:18:00Z" w16du:dateUtc="2024-12-21T08:18:00Z">
        <w:r w:rsidR="00B365FE">
          <w:t xml:space="preserve">möglichst </w:t>
        </w:r>
      </w:ins>
      <w:ins w:id="1042" w:author="Ben Fels" w:date="2024-12-21T09:19:00Z" w16du:dateUtc="2024-12-21T08:19:00Z">
        <w:r w:rsidR="00B365FE">
          <w:t>reproduzierbar</w:t>
        </w:r>
        <w:r w:rsidR="007317C2">
          <w:t xml:space="preserve"> werden</w:t>
        </w:r>
        <w:r w:rsidR="00F7333D">
          <w:t xml:space="preserve"> zu lassen wurde die </w:t>
        </w:r>
        <w:r w:rsidR="00F7333D" w:rsidRPr="00F7333D">
          <w:rPr>
            <w:rPrChange w:id="1043" w:author="Ben Fels" w:date="2024-12-21T09:19:00Z" w16du:dateUtc="2024-12-21T08:19:00Z">
              <w:rPr>
                <w:lang w:val="en-US"/>
              </w:rPr>
            </w:rPrChange>
          </w:rPr>
          <w:t>Temp</w:t>
        </w:r>
        <w:r w:rsidR="00F7333D">
          <w:t xml:space="preserve">eratur auf </w:t>
        </w:r>
      </w:ins>
      <w:ins w:id="1044" w:author="Ben Fels" w:date="2024-12-21T09:20:00Z" w16du:dateUtc="2024-12-21T08:20:00Z">
        <w:r w:rsidR="00F7333D">
          <w:t xml:space="preserve">Null festgelegt </w:t>
        </w:r>
      </w:ins>
      <w:commentRangeStart w:id="1045"/>
      <w:r w:rsidR="002D0ABE" w:rsidRPr="002D0ABE">
        <w:rPr>
          <w:highlight w:val="cyan"/>
          <w:lang w:val="en-US"/>
          <w:rPrChange w:id="1046" w:author="Ben Fels" w:date="2024-12-20T16:54:00Z" w16du:dateUtc="2024-12-20T15:54:00Z">
            <w:rPr>
              <w:lang w:val="en-US"/>
            </w:rPr>
          </w:rPrChange>
        </w:rPr>
        <w:fldChar w:fldCharType="begin"/>
      </w:r>
      <w:r w:rsidR="008B78C2" w:rsidRPr="00F7333D">
        <w:rPr>
          <w:highlight w:val="cyan"/>
          <w:rPrChange w:id="1047"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48" w:author="Ben Fels" w:date="2024-12-20T16:54:00Z" w16du:dateUtc="2024-12-20T15:54:00Z">
            <w:rPr>
              <w:lang w:val="en-US"/>
            </w:rPr>
          </w:rPrChange>
        </w:rPr>
        <w:fldChar w:fldCharType="separate"/>
      </w:r>
      <w:r w:rsidR="002D0ABE" w:rsidRPr="002D0ABE">
        <w:rPr>
          <w:rFonts w:cs="Arial"/>
          <w:highlight w:val="cyan"/>
          <w:rPrChange w:id="1049" w:author="Ben Fels" w:date="2024-12-20T16:54:00Z" w16du:dateUtc="2024-12-20T15:54:00Z">
            <w:rPr>
              <w:rFonts w:cs="Arial"/>
            </w:rPr>
          </w:rPrChange>
        </w:rPr>
        <w:t>(OpenAI, o. J.-a)</w:t>
      </w:r>
      <w:r w:rsidR="002D0ABE" w:rsidRPr="002D0ABE">
        <w:rPr>
          <w:highlight w:val="cyan"/>
          <w:lang w:val="en-US"/>
          <w:rPrChange w:id="1050" w:author="Ben Fels" w:date="2024-12-20T16:54:00Z" w16du:dateUtc="2024-12-20T15:54:00Z">
            <w:rPr>
              <w:lang w:val="en-US"/>
            </w:rPr>
          </w:rPrChange>
        </w:rPr>
        <w:fldChar w:fldCharType="end"/>
      </w:r>
      <w:commentRangeEnd w:id="1045"/>
      <w:r w:rsidR="00417E1B">
        <w:rPr>
          <w:rStyle w:val="Kommentarzeichen"/>
        </w:rPr>
        <w:commentReference w:id="1045"/>
      </w:r>
      <w:ins w:id="1051" w:author="Ben Fels" w:date="2024-12-21T09:20:00Z" w16du:dateUtc="2024-12-21T08:20:00Z">
        <w:r w:rsidR="00F7333D" w:rsidRPr="00E022D3">
          <w:rPr>
            <w:rPrChange w:id="1052"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53" w:author="Ben Fels" w:date="2024-12-16T22:07:00Z" w16du:dateUtc="2024-12-16T21:07:00Z"/>
        </w:rPr>
      </w:pPr>
    </w:p>
    <w:p w14:paraId="189BB60C" w14:textId="3326A256" w:rsidR="007A763E" w:rsidRPr="002A664A" w:rsidRDefault="007A763E">
      <w:pPr>
        <w:pStyle w:val="berschrift2"/>
        <w:rPr>
          <w:ins w:id="1054" w:author="Ben Fels" w:date="2024-12-16T22:07:00Z" w16du:dateUtc="2024-12-16T21:07:00Z"/>
        </w:rPr>
        <w:pPrChange w:id="1055" w:author="Ben Fels" w:date="2024-12-21T09:25:00Z" w16du:dateUtc="2024-12-21T08:25:00Z">
          <w:pPr>
            <w:autoSpaceDE w:val="0"/>
            <w:autoSpaceDN w:val="0"/>
            <w:adjustRightInd w:val="0"/>
            <w:spacing w:after="0"/>
            <w:jc w:val="both"/>
          </w:pPr>
        </w:pPrChange>
      </w:pPr>
      <w:bookmarkStart w:id="1056" w:name="_Toc185697460"/>
      <w:ins w:id="1057" w:author="Ben Fels" w:date="2024-12-16T22:07:00Z" w16du:dateUtc="2024-12-16T21:07:00Z">
        <w:r w:rsidRPr="002A664A">
          <w:t>Datensatzbeschreibung</w:t>
        </w:r>
        <w:bookmarkEnd w:id="1056"/>
      </w:ins>
    </w:p>
    <w:p w14:paraId="7E64F350" w14:textId="02FD8003" w:rsidR="00E965FE" w:rsidDel="004732D9" w:rsidRDefault="00E4634A" w:rsidP="004732D9">
      <w:pPr>
        <w:jc w:val="both"/>
        <w:rPr>
          <w:del w:id="1058" w:author="Ben Fels" w:date="2024-12-21T09:29:00Z" w16du:dateUtc="2024-12-21T08:29:00Z"/>
          <w:rFonts w:cs="Arial"/>
        </w:rPr>
      </w:pPr>
      <w:ins w:id="105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60" w:author="Ben Fels" w:date="2024-12-21T11:21:00Z" w16du:dateUtc="2024-12-21T10:21:00Z">
        <w:r w:rsidR="00356AB6">
          <w:t>Für die Auswahl eines geeigneten Datensatzes wurden diverse Kriterien heran</w:t>
        </w:r>
      </w:ins>
      <w:ins w:id="1061" w:author="Ben Fels" w:date="2024-12-21T11:22:00Z" w16du:dateUtc="2024-12-21T10:22:00Z">
        <w:r w:rsidR="00356AB6">
          <w:t xml:space="preserve">gezogen. Zunächst sollte der </w:t>
        </w:r>
      </w:ins>
      <w:ins w:id="1062" w:author="Ben Fels" w:date="2024-12-21T09:24:00Z" w16du:dateUtc="2024-12-21T08:24:00Z">
        <w:r w:rsidR="003E3441">
          <w:t>Datensatz vorab nicht bereits von dem nicht-argumentativen Text befreit worden sein</w:t>
        </w:r>
      </w:ins>
      <w:ins w:id="1063" w:author="Ben Fels" w:date="2024-12-21T11:22:00Z" w16du:dateUtc="2024-12-21T10:22:00Z">
        <w:r w:rsidR="00852873">
          <w:t xml:space="preserve">, um die Realität bestmöglich abzubilden </w:t>
        </w:r>
      </w:ins>
      <w:ins w:id="106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65" w:author="Ben Fels" w:date="2024-12-21T11:22:00Z" w16du:dateUtc="2024-12-21T10:22:00Z">
        <w:r w:rsidR="00A76B67">
          <w:t xml:space="preserve">Desweiten wird der Ansatz verfolgt, nicht </w:t>
        </w:r>
      </w:ins>
      <w:ins w:id="1066" w:author="Ben Fels" w:date="2024-12-16T22:07:00Z" w16du:dateUtc="2024-12-16T21:07:00Z">
        <w:r w:rsidR="00887B44">
          <w:t xml:space="preserve">für jede Teilaufgabe </w:t>
        </w:r>
      </w:ins>
      <w:ins w:id="1067" w:author="Ben Fels" w:date="2024-12-21T11:23:00Z" w16du:dateUtc="2024-12-21T10:23:00Z">
        <w:r w:rsidR="00A76B67">
          <w:t xml:space="preserve">des Data Minings </w:t>
        </w:r>
      </w:ins>
      <w:ins w:id="1068" w:author="Ben Fels" w:date="2024-12-16T22:07:00Z" w16du:dateUtc="2024-12-16T21:07:00Z">
        <w:r w:rsidR="00887B44">
          <w:t xml:space="preserve">einen eigenen Datensatz </w:t>
        </w:r>
      </w:ins>
      <w:ins w:id="1069" w:author="Ben Fels" w:date="2024-12-21T11:23:00Z" w16du:dateUtc="2024-12-21T10:23:00Z">
        <w:r w:rsidR="00A76B67">
          <w:t xml:space="preserve">zu </w:t>
        </w:r>
      </w:ins>
      <w:ins w:id="1070" w:author="Ben Fels" w:date="2024-12-16T22:07:00Z" w16du:dateUtc="2024-12-16T21:07:00Z">
        <w:r w:rsidR="00887B44">
          <w:t xml:space="preserve">verwenden. </w:t>
        </w:r>
      </w:ins>
      <w:ins w:id="1071" w:author="Ben Fels" w:date="2024-12-21T11:23:00Z" w16du:dateUtc="2024-12-21T10:23:00Z">
        <w:r w:rsidR="00E56322">
          <w:t xml:space="preserve">Stattdessen soll sich der Datensatz über </w:t>
        </w:r>
        <w:r w:rsidR="00DF7A0F">
          <w:t xml:space="preserve">die </w:t>
        </w:r>
      </w:ins>
      <w:ins w:id="1072" w:author="Ben Fels" w:date="2024-12-16T22:07:00Z" w16du:dateUtc="2024-12-16T21:07:00Z">
        <w:r w:rsidR="00887B44" w:rsidRPr="00EB48AB">
          <w:rPr>
            <w:highlight w:val="cyan"/>
            <w:rPrChange w:id="1073" w:author="Ben Fels" w:date="2024-12-21T09:28:00Z" w16du:dateUtc="2024-12-21T08:28:00Z">
              <w:rPr/>
            </w:rPrChange>
          </w:rPr>
          <w:t>drei</w:t>
        </w:r>
        <w:r w:rsidR="00887B44">
          <w:t xml:space="preserve"> Teilaufgaben </w:t>
        </w:r>
      </w:ins>
      <w:ins w:id="1074" w:author="Ben Fels" w:date="2024-12-21T11:24:00Z" w16du:dateUtc="2024-12-21T10:24:00Z">
        <w:r w:rsidR="00DF7A0F">
          <w:t xml:space="preserve">hinweg </w:t>
        </w:r>
      </w:ins>
      <w:ins w:id="1075" w:author="Ben Fels" w:date="2024-12-16T22:07:00Z" w16du:dateUtc="2024-12-16T21:07:00Z">
        <w:r w:rsidR="00887B44">
          <w:t xml:space="preserve">verwenden </w:t>
        </w:r>
      </w:ins>
      <w:ins w:id="1076" w:author="Ben Fels" w:date="2024-12-21T11:24:00Z" w16du:dateUtc="2024-12-21T10:24:00Z">
        <w:r w:rsidR="00DF7A0F">
          <w:t>lassen</w:t>
        </w:r>
      </w:ins>
      <w:ins w:id="1077" w:author="Ben Fels" w:date="2024-12-16T22:07:00Z" w16du:dateUtc="2024-12-16T21:07:00Z">
        <w:r w:rsidR="00887B44">
          <w:t>.</w:t>
        </w:r>
      </w:ins>
      <w:ins w:id="1078" w:author="Ben Fels" w:date="2024-12-21T11:24:00Z" w16du:dateUtc="2024-12-21T10:24:00Z">
        <w:r w:rsidR="00A42C0D">
          <w:t xml:space="preserve"> Es </w:t>
        </w:r>
      </w:ins>
      <w:ins w:id="1079" w:author="Ben Fels" w:date="2024-12-16T22:07:00Z" w16du:dateUtc="2024-12-16T21:07:00Z">
        <w:r w:rsidR="00887B44">
          <w:t xml:space="preserve">bedarf </w:t>
        </w:r>
      </w:ins>
      <w:ins w:id="1080" w:author="Ben Fels" w:date="2024-12-21T11:24:00Z" w16du:dateUtc="2024-12-21T10:24:00Z">
        <w:r w:rsidR="00A42C0D">
          <w:t xml:space="preserve">folglich </w:t>
        </w:r>
      </w:ins>
      <w:ins w:id="1081" w:author="Ben Fels" w:date="2024-12-16T22:07:00Z" w16du:dateUtc="2024-12-16T21:07:00Z">
        <w:r w:rsidR="00887B44">
          <w:t xml:space="preserve">eines </w:t>
        </w:r>
        <w:r w:rsidR="00887B44">
          <w:lastRenderedPageBreak/>
          <w:t xml:space="preserve">annotierten Datensatzes, in dem die </w:t>
        </w:r>
      </w:ins>
      <w:ins w:id="1082" w:author="Ben Fels" w:date="2024-12-21T09:21:00Z" w16du:dateUtc="2024-12-21T08:21:00Z">
        <w:r w:rsidR="00E3790C">
          <w:t>A</w:t>
        </w:r>
      </w:ins>
      <w:ins w:id="1083" w:author="Ben Fels" w:date="2024-12-16T22:07:00Z" w16du:dateUtc="2024-12-16T21:07:00Z">
        <w:r w:rsidR="00887B44">
          <w:t>rgument</w:t>
        </w:r>
      </w:ins>
      <w:ins w:id="1084" w:author="Ben Fels" w:date="2024-12-21T09:08:00Z" w16du:dateUtc="2024-12-21T08:08:00Z">
        <w:r w:rsidR="00961A84">
          <w:t>ationsk</w:t>
        </w:r>
      </w:ins>
      <w:ins w:id="1085" w:author="Ben Fels" w:date="2024-12-16T22:07:00Z" w16du:dateUtc="2024-12-16T21:07:00Z">
        <w:r w:rsidR="00887B44">
          <w:t>omponenten und d</w:t>
        </w:r>
      </w:ins>
      <w:ins w:id="1086" w:author="Ben Fels" w:date="2024-12-21T11:24:00Z" w16du:dateUtc="2024-12-21T10:24:00Z">
        <w:r w:rsidR="00A42C0D">
          <w:t>ie</w:t>
        </w:r>
      </w:ins>
      <w:ins w:id="1087" w:author="Ben Fels" w:date="2024-12-16T22:07:00Z" w16du:dateUtc="2024-12-16T21:07:00Z">
        <w:r w:rsidR="00887B44">
          <w:t xml:space="preserve"> argumentativen Beziehungen ausgewiesen werden. </w:t>
        </w:r>
      </w:ins>
      <w:ins w:id="1088" w:author="Ben Fels" w:date="2024-12-21T11:24:00Z" w16du:dateUtc="2024-12-21T10:24:00Z">
        <w:r w:rsidR="00563F3A">
          <w:t>Ein bereits annotierter Datensatz er</w:t>
        </w:r>
      </w:ins>
      <w:ins w:id="1089" w:author="Ben Fels" w:date="2024-12-21T11:25:00Z" w16du:dateUtc="2024-12-21T10:25:00Z">
        <w:r w:rsidR="00563F3A">
          <w:t>möglicht es a</w:t>
        </w:r>
      </w:ins>
      <w:ins w:id="1090" w:author="Ben Fels" w:date="2024-12-16T22:07:00Z" w16du:dateUtc="2024-12-16T21:07:00Z">
        <w:r w:rsidR="00887B44">
          <w:t>nhand der Grundwahrheit die Ausgabe</w:t>
        </w:r>
      </w:ins>
      <w:ins w:id="1091" w:author="Ben Fels" w:date="2024-12-21T11:25:00Z" w16du:dateUtc="2024-12-21T10:25:00Z">
        <w:r w:rsidR="00563F3A">
          <w:t>n</w:t>
        </w:r>
      </w:ins>
      <w:ins w:id="1092" w:author="Ben Fels" w:date="2024-12-16T22:07:00Z" w16du:dateUtc="2024-12-16T21:07:00Z">
        <w:r w:rsidR="00887B44">
          <w:t xml:space="preserve"> des LLMs </w:t>
        </w:r>
      </w:ins>
      <w:ins w:id="1093" w:author="Ben Fels" w:date="2024-12-21T11:25:00Z" w16du:dateUtc="2024-12-21T10:25:00Z">
        <w:r w:rsidR="00563F3A">
          <w:t>zu evaluieren</w:t>
        </w:r>
      </w:ins>
      <w:ins w:id="1094" w:author="Ben Fels" w:date="2024-12-16T22:07:00Z" w16du:dateUtc="2024-12-16T21:07:00Z">
        <w:r w:rsidR="00887B44">
          <w:t>.</w:t>
        </w:r>
      </w:ins>
      <w:ins w:id="1095" w:author="Ben Fels" w:date="2024-12-21T09:26:00Z" w16du:dateUtc="2024-12-21T08:26:00Z">
        <w:r w:rsidR="00B22711">
          <w:t xml:space="preserve"> Sofern kein passender Datensatz verfügbar ist, </w:t>
        </w:r>
        <w:r w:rsidR="0033434B">
          <w:t>be</w:t>
        </w:r>
      </w:ins>
      <w:ins w:id="1096" w:author="Ben Fels" w:date="2024-12-21T09:27:00Z" w16du:dateUtc="2024-12-21T08:27:00Z">
        <w:r w:rsidR="0033434B">
          <w:t>stünde die Möglichkeit einen eigenen Datensatz zu erstellen.</w:t>
        </w:r>
      </w:ins>
      <w:del w:id="1097" w:author="Ben Fels" w:date="2024-12-21T08:55:00Z" w16du:dateUtc="2024-12-21T07:55:00Z">
        <w:r w:rsidR="008B78C2" w:rsidRPr="00A04669" w:rsidDel="004B0C84">
          <w:rPr>
            <w:highlight w:val="magenta"/>
            <w:rPrChange w:id="109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09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00" w:author="Ben Fels" w:date="2024-12-21T08:22:00Z" w16du:dateUtc="2024-12-21T07:22:00Z">
              <w:rPr/>
            </w:rPrChange>
          </w:rPr>
          <w:fldChar w:fldCharType="end"/>
        </w:r>
      </w:del>
      <w:ins w:id="1101" w:author="Ben Fels" w:date="2024-12-21T09:27:00Z" w16du:dateUtc="2024-12-21T08:27:00Z">
        <w:r w:rsidR="0033434B">
          <w:t xml:space="preserve"> </w:t>
        </w:r>
      </w:ins>
      <w:ins w:id="1102" w:author="Ben Fels" w:date="2024-12-22T10:46:00Z" w16du:dateUtc="2024-12-22T09:46:00Z">
        <w:r w:rsidR="00E72D5D">
          <w:t xml:space="preserve">Der </w:t>
        </w:r>
        <w:r w:rsidR="00E72D5D" w:rsidRPr="00F917E0">
          <w:t xml:space="preserve">Schwerpunkt </w:t>
        </w:r>
        <w:r w:rsidR="00E72D5D">
          <w:t>der Un</w:t>
        </w:r>
      </w:ins>
      <w:ins w:id="1103" w:author="Ben Fels" w:date="2024-12-22T10:47:00Z" w16du:dateUtc="2024-12-22T09:47:00Z">
        <w:r w:rsidR="00E72D5D">
          <w:t xml:space="preserve">tersuchung liegt </w:t>
        </w:r>
      </w:ins>
      <w:ins w:id="110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05" w:author="Ben Fels" w:date="2024-12-22T10:47:00Z" w16du:dateUtc="2024-12-22T09:47:00Z">
        <w:r w:rsidR="00E72D5D">
          <w:t>. In Kombination</w:t>
        </w:r>
      </w:ins>
      <w:ins w:id="1106" w:author="Ben Fels" w:date="2024-12-22T10:46:00Z" w16du:dateUtc="2024-12-22T09:46:00Z">
        <w:r w:rsidR="00E72D5D" w:rsidRPr="00A64CCD">
          <w:t xml:space="preserve"> </w:t>
        </w:r>
      </w:ins>
      <w:del w:id="1107" w:author="Ben Fels" w:date="2024-12-22T10:47:00Z" w16du:dateUtc="2024-12-22T09:47:00Z">
        <w:r w:rsidR="00513527" w:rsidDel="00CB0D53">
          <w:delText xml:space="preserve">Aufgrund der </w:delText>
        </w:r>
      </w:del>
      <w:ins w:id="1108" w:author="Ben Fels" w:date="2024-12-22T10:47:00Z" w16du:dateUtc="2024-12-22T09:47:00Z">
        <w:r w:rsidR="00CB0D53">
          <w:t xml:space="preserve">mit der </w:t>
        </w:r>
      </w:ins>
      <w:r w:rsidR="00513527">
        <w:t>Komplexität</w:t>
      </w:r>
      <w:r w:rsidR="00966754">
        <w:t xml:space="preserve"> </w:t>
      </w:r>
      <w:del w:id="1109" w:author="Ben Fels" w:date="2024-12-22T10:47:00Z" w16du:dateUtc="2024-12-22T09:47:00Z">
        <w:r w:rsidR="00966754" w:rsidDel="00CB0D53">
          <w:delText xml:space="preserve">bei </w:delText>
        </w:r>
      </w:del>
      <w:r w:rsidR="00966754">
        <w:t xml:space="preserve">der Datenbeschriftung </w:t>
      </w:r>
      <w:del w:id="1110" w:author="Ben Fels" w:date="2024-12-21T09:28:00Z" w16du:dateUtc="2024-12-21T08:28:00Z">
        <w:r w:rsidR="00966754" w:rsidDel="004732D9">
          <w:delText xml:space="preserve">wurde </w:delText>
        </w:r>
      </w:del>
      <w:ins w:id="1111" w:author="Ben Fels" w:date="2024-12-21T09:28:00Z" w16du:dateUtc="2024-12-21T08:28:00Z">
        <w:r w:rsidR="004732D9">
          <w:t xml:space="preserve">wird </w:t>
        </w:r>
      </w:ins>
      <w:r w:rsidR="00966754">
        <w:t xml:space="preserve">sich </w:t>
      </w:r>
      <w:del w:id="1112" w:author="Ben Fels" w:date="2024-12-21T09:27:00Z" w16du:dateUtc="2024-12-21T08:27:00Z">
        <w:r w:rsidR="00966754" w:rsidDel="0033434B">
          <w:delText xml:space="preserve">gegen die Erstellung eines eigenen Datensatzes </w:delText>
        </w:r>
      </w:del>
      <w:ins w:id="1113" w:author="Ben Fels" w:date="2024-12-21T09:27:00Z" w16du:dateUtc="2024-12-21T08:27:00Z">
        <w:r w:rsidR="0033434B">
          <w:t xml:space="preserve">dagegen </w:t>
        </w:r>
      </w:ins>
      <w:ins w:id="1114" w:author="Ben Fels" w:date="2024-12-22T10:47:00Z" w16du:dateUtc="2024-12-22T09:47:00Z">
        <w:r w:rsidR="00CB0D53">
          <w:t>die Erstellung e</w:t>
        </w:r>
      </w:ins>
      <w:ins w:id="1115" w:author="Ben Fels" w:date="2024-12-22T10:48:00Z" w16du:dateUtc="2024-12-22T09:48:00Z">
        <w:r w:rsidR="00CB0D53">
          <w:t xml:space="preserve">ines eigenen Datensatzes </w:t>
        </w:r>
      </w:ins>
      <w:r w:rsidR="00966754">
        <w:t xml:space="preserve">entschieden. </w:t>
      </w:r>
      <w:ins w:id="1116" w:author="Ben Fels" w:date="2024-12-21T08:42:00Z" w16du:dateUtc="2024-12-21T07:42:00Z">
        <w:r w:rsidR="00B72C1C">
          <w:t xml:space="preserve">Zur Orientierung: </w:t>
        </w:r>
      </w:ins>
      <w:ins w:id="1117" w:author="Ben Fels" w:date="2024-12-21T08:43:00Z" w16du:dateUtc="2024-12-21T07:43:00Z">
        <w:r w:rsidR="00F32EC3">
          <w:t xml:space="preserve">Die Annotations-Richtlinien von </w:t>
        </w:r>
        <w:r w:rsidR="00F32EC3" w:rsidRPr="00463615">
          <w:rPr>
            <w:rFonts w:cs="Arial"/>
            <w:highlight w:val="magenta"/>
            <w:rPrChange w:id="1118" w:author="Ben Fels" w:date="2024-12-21T08:43:00Z" w16du:dateUtc="2024-12-21T07:43:00Z">
              <w:rPr>
                <w:rFonts w:cs="Arial"/>
                <w:highlight w:val="magenta"/>
                <w:lang w:val="en-US"/>
              </w:rPr>
            </w:rPrChange>
          </w:rPr>
          <w:t>Stab &amp; Gurevych</w:t>
        </w:r>
        <w:r w:rsidR="00F32EC3" w:rsidRPr="00463615">
          <w:rPr>
            <w:rFonts w:cs="Arial"/>
            <w:rPrChange w:id="1119" w:author="Ben Fels" w:date="2024-12-21T08:43:00Z" w16du:dateUtc="2024-12-21T07:43:00Z">
              <w:rPr>
                <w:rFonts w:cs="Arial"/>
                <w:lang w:val="en-US"/>
              </w:rPr>
            </w:rPrChange>
          </w:rPr>
          <w:t xml:space="preserve"> </w:t>
        </w:r>
      </w:ins>
      <w:r w:rsidR="00F32EC3" w:rsidRPr="00463615">
        <w:rPr>
          <w:rFonts w:cs="Arial"/>
          <w:highlight w:val="magenta"/>
          <w:lang w:val="en-US"/>
          <w:rPrChange w:id="112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2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22" w:author="Ben Fels" w:date="2024-12-21T08:43:00Z" w16du:dateUtc="2024-12-21T07:43:00Z">
            <w:rPr>
              <w:rFonts w:cs="Arial"/>
              <w:lang w:val="en-US"/>
            </w:rPr>
          </w:rPrChange>
        </w:rPr>
        <w:fldChar w:fldCharType="end"/>
      </w:r>
      <w:ins w:id="1123" w:author="Ben Fels" w:date="2024-12-21T08:43:00Z" w16du:dateUtc="2024-12-21T07:43:00Z">
        <w:r w:rsidR="00463615" w:rsidRPr="00463615">
          <w:rPr>
            <w:rFonts w:cs="Arial"/>
            <w:rPrChange w:id="1124" w:author="Ben Fels" w:date="2024-12-21T08:43:00Z" w16du:dateUtc="2024-12-21T07:43:00Z">
              <w:rPr>
                <w:rFonts w:cs="Arial"/>
                <w:lang w:val="en-US"/>
              </w:rPr>
            </w:rPrChange>
          </w:rPr>
          <w:t xml:space="preserve"> um</w:t>
        </w:r>
        <w:r w:rsidR="00463615">
          <w:rPr>
            <w:rFonts w:cs="Arial"/>
          </w:rPr>
          <w:t>fassen 31 Seiten.</w:t>
        </w:r>
      </w:ins>
      <w:ins w:id="1125" w:author="Ben Fels" w:date="2024-12-21T11:35:00Z" w16du:dateUtc="2024-12-21T10:35:00Z">
        <w:r w:rsidR="00537411">
          <w:rPr>
            <w:rFonts w:cs="Arial"/>
          </w:rPr>
          <w:t xml:space="preserve"> </w:t>
        </w:r>
      </w:ins>
      <w:ins w:id="1126" w:author="Ben Fels" w:date="2024-12-21T09:29:00Z" w16du:dateUtc="2024-12-21T08:29:00Z">
        <w:r w:rsidR="00AC475E">
          <w:rPr>
            <w:rFonts w:cs="Arial"/>
          </w:rPr>
          <w:t>E</w:t>
        </w:r>
      </w:ins>
      <w:ins w:id="112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28" w:author="Ben Fels" w:date="2024-12-21T18:57:00Z" w16du:dateUtc="2024-12-21T17:57:00Z"/>
          <w:rFonts w:cs="Arial"/>
        </w:rPr>
      </w:pPr>
      <w:del w:id="1129" w:author="Ben Fels" w:date="2024-12-21T09:06:00Z" w16du:dateUtc="2024-12-21T08:06:00Z">
        <w:r w:rsidDel="00E965FE">
          <w:delText xml:space="preserve">Es wurde </w:delText>
        </w:r>
      </w:del>
      <w:del w:id="1130" w:author="Ben Fels" w:date="2024-12-21T09:30:00Z" w16du:dateUtc="2024-12-21T08:30:00Z">
        <w:r w:rsidDel="001F0DCB">
          <w:delText xml:space="preserve">der </w:delText>
        </w:r>
      </w:del>
      <w:ins w:id="1131" w:author="Ben Fels" w:date="2024-12-21T08:45:00Z" w16du:dateUtc="2024-12-21T07:45:00Z">
        <w:r w:rsidR="00EA7E90" w:rsidRPr="00EA7E90">
          <w:t>Argument Annotated Essays (</w:t>
        </w:r>
      </w:ins>
      <w:ins w:id="1132" w:author="Ben Fels" w:date="2024-12-21T09:30:00Z" w16du:dateUtc="2024-12-21T08:30:00Z">
        <w:r w:rsidR="001F0DCB">
          <w:t>V</w:t>
        </w:r>
      </w:ins>
      <w:ins w:id="1133" w:author="Ben Fels" w:date="2024-12-21T08:45:00Z" w16du:dateUtc="2024-12-21T07:45:00Z">
        <w:r w:rsidR="00EA7E90" w:rsidRPr="00EA7E90">
          <w:t>ersion 2)</w:t>
        </w:r>
        <w:r w:rsidR="009F4724">
          <w:t xml:space="preserve"> </w:t>
        </w:r>
      </w:ins>
      <w:del w:id="1134" w:author="Ben Fels" w:date="2024-12-21T08:45:00Z" w16du:dateUtc="2024-12-21T07:45:00Z">
        <w:r w:rsidR="00954FFB" w:rsidDel="00EA7E90">
          <w:delText xml:space="preserve">… </w:delText>
        </w:r>
      </w:del>
      <w:r>
        <w:t>Datensatz</w:t>
      </w:r>
      <w:ins w:id="1135" w:author="Ben Fels" w:date="2024-12-21T08:45:00Z" w16du:dateUtc="2024-12-21T07:45:00Z">
        <w:r w:rsidR="00BC6555">
          <w:t xml:space="preserve"> </w:t>
        </w:r>
      </w:ins>
      <w:ins w:id="1136" w:author="Ben Fels" w:date="2024-12-21T08:54:00Z" w16du:dateUtc="2024-12-21T07:54:00Z">
        <w:r w:rsidR="00440A71">
          <w:t>(</w:t>
        </w:r>
      </w:ins>
      <w:ins w:id="1137"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3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39" w:author="Ben Fels" w:date="2024-12-21T08:46:00Z" w16du:dateUtc="2024-12-21T07:46:00Z">
            <w:rPr>
              <w:rFonts w:cs="Arial"/>
            </w:rPr>
          </w:rPrChange>
        </w:rPr>
        <w:t>2017a)</w:t>
      </w:r>
      <w:r w:rsidR="00895A9C">
        <w:fldChar w:fldCharType="end"/>
      </w:r>
      <w:r>
        <w:t xml:space="preserve"> </w:t>
      </w:r>
      <w:del w:id="1140" w:author="Ben Fels" w:date="2024-12-21T09:31:00Z" w16du:dateUtc="2024-12-21T08:31:00Z">
        <w:r w:rsidDel="001F0DCB">
          <w:delText>herangezogen</w:delText>
        </w:r>
      </w:del>
      <w:ins w:id="1141" w:author="Ben Fels" w:date="2024-12-21T09:31:00Z" w16du:dateUtc="2024-12-21T08:31:00Z">
        <w:r w:rsidR="001F0DCB">
          <w:t>als geeignet betrachtet</w:t>
        </w:r>
      </w:ins>
      <w:del w:id="114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43" w:author="Ben Fels" w:date="2024-12-21T08:47:00Z" w16du:dateUtc="2024-12-21T07:47:00Z">
        <w:r w:rsidR="00615AF5">
          <w:t xml:space="preserve">Dieser Datensatz </w:t>
        </w:r>
      </w:ins>
      <w:ins w:id="1144" w:author="Ben Fels" w:date="2024-12-21T08:49:00Z" w16du:dateUtc="2024-12-21T07:49:00Z">
        <w:r w:rsidR="00076BD0">
          <w:t>ist das Ergebnis der Arbeit vo</w:t>
        </w:r>
        <w:r w:rsidR="00076BD0" w:rsidRPr="00DA5B3A">
          <w:rPr>
            <w:highlight w:val="magenta"/>
            <w:rPrChange w:id="1145" w:author="Ben Fels" w:date="2024-12-21T08:53:00Z" w16du:dateUtc="2024-12-21T07:53:00Z">
              <w:rPr/>
            </w:rPrChange>
          </w:rPr>
          <w:t xml:space="preserve">n </w:t>
        </w:r>
      </w:ins>
      <w:ins w:id="1146" w:author="Ben Fels" w:date="2024-12-21T08:47:00Z" w16du:dateUtc="2024-12-21T07:47:00Z">
        <w:r w:rsidR="00615AF5" w:rsidRPr="00DA5B3A">
          <w:rPr>
            <w:rFonts w:cs="Arial"/>
            <w:highlight w:val="magenta"/>
            <w:rPrChange w:id="1147" w:author="Ben Fels" w:date="2024-12-21T08:53:00Z" w16du:dateUtc="2024-12-21T07:53:00Z">
              <w:rPr>
                <w:rFonts w:cs="Arial"/>
              </w:rPr>
            </w:rPrChange>
          </w:rPr>
          <w:t xml:space="preserve">Stab &amp; Gurevych </w:t>
        </w:r>
      </w:ins>
      <w:r w:rsidR="00076BD0" w:rsidRPr="00DA5B3A">
        <w:rPr>
          <w:rFonts w:cs="Arial"/>
          <w:highlight w:val="magenta"/>
          <w:rPrChange w:id="1148" w:author="Ben Fels" w:date="2024-12-21T08:53:00Z" w16du:dateUtc="2024-12-21T07:53:00Z">
            <w:rPr>
              <w:rFonts w:cs="Arial"/>
            </w:rPr>
          </w:rPrChange>
        </w:rPr>
        <w:fldChar w:fldCharType="begin"/>
      </w:r>
      <w:r w:rsidR="00076BD0" w:rsidRPr="00DA5B3A">
        <w:rPr>
          <w:rFonts w:cs="Arial"/>
          <w:highlight w:val="magenta"/>
          <w:rPrChange w:id="114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50" w:author="Ben Fels" w:date="2024-12-21T08:53:00Z" w16du:dateUtc="2024-12-21T07:53:00Z">
            <w:rPr>
              <w:rFonts w:cs="Arial"/>
            </w:rPr>
          </w:rPrChange>
        </w:rPr>
        <w:fldChar w:fldCharType="separate"/>
      </w:r>
      <w:r w:rsidR="00076BD0" w:rsidRPr="00DA5B3A">
        <w:rPr>
          <w:rFonts w:cs="Arial"/>
          <w:highlight w:val="magenta"/>
          <w:rPrChange w:id="1151" w:author="Ben Fels" w:date="2024-12-21T08:53:00Z" w16du:dateUtc="2024-12-21T07:53:00Z">
            <w:rPr>
              <w:rFonts w:cs="Arial"/>
            </w:rPr>
          </w:rPrChange>
        </w:rPr>
        <w:t>(2017b)</w:t>
      </w:r>
      <w:r w:rsidR="00076BD0" w:rsidRPr="00DA5B3A">
        <w:rPr>
          <w:rFonts w:cs="Arial"/>
          <w:highlight w:val="magenta"/>
          <w:rPrChange w:id="1152" w:author="Ben Fels" w:date="2024-12-21T08:53:00Z" w16du:dateUtc="2024-12-21T07:53:00Z">
            <w:rPr>
              <w:rFonts w:cs="Arial"/>
            </w:rPr>
          </w:rPrChange>
        </w:rPr>
        <w:fldChar w:fldCharType="end"/>
      </w:r>
      <w:ins w:id="115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54" w:author="Ben Fels" w:date="2024-12-21T08:47:00Z" w16du:dateUtc="2024-12-21T07:47:00Z">
        <w:r w:rsidR="0028784F">
          <w:rPr>
            <w:rFonts w:cs="Arial"/>
          </w:rPr>
          <w:t>.</w:t>
        </w:r>
      </w:ins>
      <w:ins w:id="1155" w:author="Ben Fels" w:date="2024-12-21T08:53:00Z" w16du:dateUtc="2024-12-21T07:53:00Z">
        <w:r w:rsidR="00DA5B3A">
          <w:rPr>
            <w:rFonts w:cs="Arial"/>
          </w:rPr>
          <w:t xml:space="preserve"> </w:t>
        </w:r>
      </w:ins>
    </w:p>
    <w:p w14:paraId="7C38992E" w14:textId="77777777" w:rsidR="00B8286A" w:rsidRDefault="00B8286A" w:rsidP="00B8286A">
      <w:pPr>
        <w:rPr>
          <w:ins w:id="1156" w:author="Ben Fels" w:date="2024-12-21T18:57:00Z" w16du:dateUtc="2024-12-21T17:57:00Z"/>
        </w:rPr>
      </w:pPr>
      <w:ins w:id="115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58" w:author="Ben Fels" w:date="2024-12-21T09:04:00Z" w16du:dateUtc="2024-12-21T08:04:00Z"/>
        </w:rPr>
        <w:pPrChange w:id="1159" w:author="Ben Fels" w:date="2024-12-21T09:29:00Z" w16du:dateUtc="2024-12-21T08:29:00Z">
          <w:pPr>
            <w:autoSpaceDE w:val="0"/>
            <w:autoSpaceDN w:val="0"/>
            <w:adjustRightInd w:val="0"/>
            <w:spacing w:after="0"/>
            <w:jc w:val="both"/>
          </w:pPr>
        </w:pPrChange>
      </w:pPr>
      <w:ins w:id="116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61"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62" w:author="Ben Fels" w:date="2024-12-21T08:56:00Z" w16du:dateUtc="2024-12-21T07:56:00Z"/>
        </w:rPr>
        <w:pPrChange w:id="1163" w:author="Ben Fels" w:date="2024-12-21T08:56:00Z" w16du:dateUtc="2024-12-21T07:56:00Z">
          <w:pPr/>
        </w:pPrChange>
      </w:pPr>
      <w:ins w:id="1164" w:author="Ben Fels" w:date="2024-12-21T09:04:00Z" w16du:dateUtc="2024-12-21T08:04:00Z">
        <w:r w:rsidRPr="00DB6600">
          <w:rPr>
            <w:highlight w:val="cyan"/>
            <w:rPrChange w:id="116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66" w:author="Ben Fels" w:date="2024-12-21T09:04:00Z" w16du:dateUtc="2024-12-21T08:04:00Z"/>
          <w:highlight w:val="cyan"/>
          <w:lang w:val="en-US"/>
          <w:rPrChange w:id="1167" w:author="Ben Fels" w:date="2024-12-21T09:04:00Z" w16du:dateUtc="2024-12-21T08:04:00Z">
            <w:rPr>
              <w:ins w:id="1168" w:author="Ben Fels" w:date="2024-12-21T09:04:00Z" w16du:dateUtc="2024-12-21T08:04:00Z"/>
              <w:lang w:val="en-US"/>
            </w:rPr>
          </w:rPrChange>
        </w:rPr>
      </w:pPr>
      <w:ins w:id="1169" w:author="Ben Fels" w:date="2024-12-21T09:04:00Z" w16du:dateUtc="2024-12-21T08:04:00Z">
        <w:r w:rsidRPr="00DB6600">
          <w:rPr>
            <w:highlight w:val="cyan"/>
            <w:lang w:val="en-US"/>
            <w:rPrChange w:id="117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71" w:author="Ben Fels" w:date="2024-12-21T09:04:00Z" w16du:dateUtc="2024-12-21T08:04:00Z"/>
          <w:highlight w:val="cyan"/>
          <w:rPrChange w:id="1172" w:author="Ben Fels" w:date="2024-12-21T09:04:00Z" w16du:dateUtc="2024-12-21T08:04:00Z">
            <w:rPr>
              <w:ins w:id="1173" w:author="Ben Fels" w:date="2024-12-21T09:04:00Z" w16du:dateUtc="2024-12-21T08:04:00Z"/>
            </w:rPr>
          </w:rPrChange>
        </w:rPr>
      </w:pPr>
      <w:ins w:id="1174" w:author="Ben Fels" w:date="2024-12-21T09:04:00Z" w16du:dateUtc="2024-12-21T08:04:00Z">
        <w:r w:rsidRPr="00DB6600">
          <w:rPr>
            <w:highlight w:val="cyan"/>
            <w:rPrChange w:id="117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76" w:author="Ben Fels" w:date="2024-12-21T09:04:00Z" w16du:dateUtc="2024-12-21T08:04:00Z"/>
          <w:highlight w:val="cyan"/>
          <w:lang w:val="en-US"/>
          <w:rPrChange w:id="1177" w:author="Ben Fels" w:date="2024-12-21T09:04:00Z" w16du:dateUtc="2024-12-21T08:04:00Z">
            <w:rPr>
              <w:ins w:id="1178" w:author="Ben Fels" w:date="2024-12-21T09:04:00Z" w16du:dateUtc="2024-12-21T08:04:00Z"/>
              <w:lang w:val="en-US"/>
            </w:rPr>
          </w:rPrChange>
        </w:rPr>
      </w:pPr>
      <w:ins w:id="1179" w:author="Ben Fels" w:date="2024-12-21T09:04:00Z" w16du:dateUtc="2024-12-21T08:04:00Z">
        <w:r w:rsidRPr="00DB6600">
          <w:rPr>
            <w:highlight w:val="cyan"/>
            <w:lang w:val="en-US"/>
            <w:rPrChange w:id="118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81" w:author="Ben Fels" w:date="2024-12-21T09:04:00Z" w16du:dateUtc="2024-12-21T08:04:00Z"/>
          <w:highlight w:val="cyan"/>
          <w:lang w:val="en-US"/>
          <w:rPrChange w:id="1182" w:author="Ben Fels" w:date="2024-12-21T09:04:00Z" w16du:dateUtc="2024-12-21T08:04:00Z">
            <w:rPr>
              <w:ins w:id="1183" w:author="Ben Fels" w:date="2024-12-21T09:04:00Z" w16du:dateUtc="2024-12-21T08:04:00Z"/>
              <w:lang w:val="en-US"/>
            </w:rPr>
          </w:rPrChange>
        </w:rPr>
      </w:pPr>
      <w:ins w:id="1184" w:author="Ben Fels" w:date="2024-12-21T09:04:00Z" w16du:dateUtc="2024-12-21T08:04:00Z">
        <w:r w:rsidRPr="00DB6600">
          <w:rPr>
            <w:highlight w:val="cyan"/>
            <w:lang w:val="en-US"/>
            <w:rPrChange w:id="118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86" w:author="Ben Fels" w:date="2024-12-21T09:04:00Z" w16du:dateUtc="2024-12-21T08:04:00Z"/>
          <w:lang w:val="en-US"/>
        </w:rPr>
      </w:pPr>
      <w:ins w:id="1187" w:author="Ben Fels" w:date="2024-12-21T09:04:00Z" w16du:dateUtc="2024-12-21T08:04:00Z">
        <w:r w:rsidRPr="00DB6600">
          <w:rPr>
            <w:highlight w:val="cyan"/>
            <w:lang w:val="en-US"/>
            <w:rPrChange w:id="1188" w:author="Ben Fels" w:date="2024-12-21T09:04:00Z" w16du:dateUtc="2024-12-21T08:04:00Z">
              <w:rPr>
                <w:lang w:val="en-US"/>
              </w:rPr>
            </w:rPrChange>
          </w:rPr>
          <w:lastRenderedPageBreak/>
          <w:t xml:space="preserve">Die Auswahl dieses Datensatzes wird von </w:t>
        </w:r>
        <w:r w:rsidRPr="00DB6600">
          <w:rPr>
            <w:highlight w:val="cyan"/>
            <w:lang w:val="en-US"/>
            <w:rPrChange w:id="1189" w:author="Ben Fels" w:date="2024-12-21T09:04:00Z" w16du:dateUtc="2024-12-21T08:04:00Z">
              <w:rPr>
                <w:highlight w:val="magenta"/>
                <w:lang w:val="en-US"/>
              </w:rPr>
            </w:rPrChange>
          </w:rPr>
          <w:fldChar w:fldCharType="begin"/>
        </w:r>
        <w:r w:rsidRPr="00DB6600">
          <w:rPr>
            <w:highlight w:val="cyan"/>
            <w:lang w:val="en-US"/>
            <w:rPrChange w:id="119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191" w:author="Ben Fels" w:date="2024-12-21T09:04:00Z" w16du:dateUtc="2024-12-21T08:04:00Z">
              <w:rPr>
                <w:highlight w:val="magenta"/>
                <w:lang w:val="en-US"/>
              </w:rPr>
            </w:rPrChange>
          </w:rPr>
          <w:fldChar w:fldCharType="separate"/>
        </w:r>
        <w:r w:rsidRPr="00DB6600">
          <w:rPr>
            <w:rFonts w:cs="Arial"/>
            <w:highlight w:val="cyan"/>
            <w:lang w:val="en-US"/>
            <w:rPrChange w:id="1192" w:author="Ben Fels" w:date="2024-12-21T09:04:00Z" w16du:dateUtc="2024-12-21T08:04:00Z">
              <w:rPr>
                <w:rFonts w:cs="Arial"/>
                <w:highlight w:val="magenta"/>
                <w:lang w:val="en-US"/>
              </w:rPr>
            </w:rPrChange>
          </w:rPr>
          <w:t>(Yeginbergen et al., 2024, S. 11688)</w:t>
        </w:r>
        <w:r w:rsidRPr="00DB6600">
          <w:rPr>
            <w:highlight w:val="cyan"/>
            <w:lang w:val="en-US"/>
            <w:rPrChange w:id="1193" w:author="Ben Fels" w:date="2024-12-21T09:04:00Z" w16du:dateUtc="2024-12-21T08:04:00Z">
              <w:rPr>
                <w:highlight w:val="magenta"/>
                <w:lang w:val="en-US"/>
              </w:rPr>
            </w:rPrChange>
          </w:rPr>
          <w:fldChar w:fldCharType="end"/>
        </w:r>
        <w:r w:rsidRPr="00DB6600">
          <w:rPr>
            <w:highlight w:val="cyan"/>
            <w:lang w:val="en-US"/>
            <w:rPrChange w:id="1194"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195" w:author="Ben Fels" w:date="2024-12-21T08:53:00Z" w16du:dateUtc="2024-12-21T07:53:00Z"/>
          <w:highlight w:val="green"/>
        </w:rPr>
      </w:pPr>
      <w:r>
        <w:t xml:space="preserve">Der Datensatz enthält </w:t>
      </w:r>
      <w:r w:rsidR="00800EFE">
        <w:t xml:space="preserve">sowohl die vollständigen </w:t>
      </w:r>
      <w:del w:id="1196" w:author="Ben Fels" w:date="2024-12-21T08:50:00Z" w16du:dateUtc="2024-12-21T07:50:00Z">
        <w:r w:rsidR="00800EFE" w:rsidDel="00C02EE7">
          <w:delText xml:space="preserve">Essays </w:delText>
        </w:r>
      </w:del>
      <w:ins w:id="1197" w:author="Ben Fels" w:date="2024-12-21T08:50:00Z" w16du:dateUtc="2024-12-21T07:50:00Z">
        <w:r w:rsidR="00C02EE7">
          <w:t xml:space="preserve">Aufsätze </w:t>
        </w:r>
      </w:ins>
      <w:r w:rsidR="00800EFE">
        <w:t xml:space="preserve">als </w:t>
      </w:r>
      <w:r>
        <w:t>Text-Datei</w:t>
      </w:r>
      <w:ins w:id="1198" w:author="Ben Fels" w:date="2024-12-21T08:50:00Z" w16du:dateUtc="2024-12-21T07:50:00Z">
        <w:r w:rsidR="00EE501B">
          <w:t>en</w:t>
        </w:r>
      </w:ins>
      <w:r>
        <w:t xml:space="preserve">, als </w:t>
      </w:r>
      <w:r w:rsidR="00800EFE">
        <w:t>auch die Annotationen als ann-Dateien</w:t>
      </w:r>
      <w:r w:rsidR="00800EFE" w:rsidRPr="00CD387E">
        <w:rPr>
          <w:highlight w:val="yellow"/>
          <w:rPrChange w:id="1199" w:author="Ben Fels" w:date="2024-12-21T10:15:00Z" w16du:dateUtc="2024-12-21T09:15:00Z">
            <w:rPr/>
          </w:rPrChange>
        </w:rPr>
        <w:t xml:space="preserve">. </w:t>
      </w:r>
      <w:del w:id="1200" w:author="Ben Fels" w:date="2024-12-21T08:50:00Z" w16du:dateUtc="2024-12-21T07:50:00Z">
        <w:r w:rsidR="0091105B" w:rsidRPr="00CD387E" w:rsidDel="00EE501B">
          <w:rPr>
            <w:highlight w:val="yellow"/>
            <w:rPrChange w:id="1201" w:author="Ben Fels" w:date="2024-12-21T10:15:00Z" w16du:dateUtc="2024-12-21T09:15:00Z">
              <w:rPr/>
            </w:rPrChange>
          </w:rPr>
          <w:delText xml:space="preserve">Es </w:delText>
        </w:r>
      </w:del>
      <w:ins w:id="1202" w:author="Ben Fels" w:date="2024-12-21T08:51:00Z" w16du:dateUtc="2024-12-21T07:51:00Z">
        <w:r w:rsidR="000B14C2" w:rsidRPr="00CD387E">
          <w:rPr>
            <w:highlight w:val="yellow"/>
            <w:rPrChange w:id="1203" w:author="Ben Fels" w:date="2024-12-21T10:15:00Z" w16du:dateUtc="2024-12-21T09:15:00Z">
              <w:rPr/>
            </w:rPrChange>
          </w:rPr>
          <w:t xml:space="preserve">Bei den </w:t>
        </w:r>
      </w:ins>
      <w:ins w:id="1204" w:author="Ben Fels" w:date="2024-12-21T08:50:00Z" w16du:dateUtc="2024-12-21T07:50:00Z">
        <w:r w:rsidR="00EE501B" w:rsidRPr="00CD387E">
          <w:rPr>
            <w:highlight w:val="yellow"/>
            <w:rPrChange w:id="1205" w:author="Ben Fels" w:date="2024-12-21T10:15:00Z" w16du:dateUtc="2024-12-21T09:15:00Z">
              <w:rPr/>
            </w:rPrChange>
          </w:rPr>
          <w:t xml:space="preserve">Annotationen </w:t>
        </w:r>
      </w:ins>
      <w:del w:id="1206" w:author="Ben Fels" w:date="2024-12-21T08:51:00Z" w16du:dateUtc="2024-12-21T07:51:00Z">
        <w:r w:rsidR="0091105B" w:rsidRPr="00CD387E" w:rsidDel="00EE501B">
          <w:rPr>
            <w:highlight w:val="yellow"/>
            <w:rPrChange w:id="1207" w:author="Ben Fels" w:date="2024-12-21T10:15:00Z" w16du:dateUtc="2024-12-21T09:15:00Z">
              <w:rPr/>
            </w:rPrChange>
          </w:rPr>
          <w:delText xml:space="preserve">wird </w:delText>
        </w:r>
      </w:del>
      <w:ins w:id="1208" w:author="Ben Fels" w:date="2024-12-21T08:51:00Z" w16du:dateUtc="2024-12-21T07:51:00Z">
        <w:r w:rsidR="000B14C2" w:rsidRPr="00CD387E">
          <w:rPr>
            <w:highlight w:val="yellow"/>
            <w:rPrChange w:id="1209" w:author="Ben Fels" w:date="2024-12-21T10:15:00Z" w16du:dateUtc="2024-12-21T09:15:00Z">
              <w:rPr/>
            </w:rPrChange>
          </w:rPr>
          <w:t xml:space="preserve">werden </w:t>
        </w:r>
        <w:r w:rsidR="000F522D" w:rsidRPr="00CD387E">
          <w:rPr>
            <w:highlight w:val="yellow"/>
            <w:rPrChange w:id="1210" w:author="Ben Fels" w:date="2024-12-21T10:15:00Z" w16du:dateUtc="2024-12-21T09:15:00Z">
              <w:rPr/>
            </w:rPrChange>
          </w:rPr>
          <w:t xml:space="preserve">die Argumentationskomponenten </w:t>
        </w:r>
      </w:ins>
      <w:del w:id="1211" w:author="Ben Fels" w:date="2024-12-21T08:51:00Z" w16du:dateUtc="2024-12-21T07:51:00Z">
        <w:r w:rsidR="0091105B" w:rsidRPr="00CD387E" w:rsidDel="000F522D">
          <w:rPr>
            <w:highlight w:val="yellow"/>
            <w:rPrChange w:id="1212" w:author="Ben Fels" w:date="2024-12-21T10:15:00Z" w16du:dateUtc="2024-12-21T09:15:00Z">
              <w:rPr/>
            </w:rPrChange>
          </w:rPr>
          <w:delText xml:space="preserve">zwischen </w:delText>
        </w:r>
      </w:del>
      <w:r w:rsidR="000B4D81" w:rsidRPr="00CD387E">
        <w:rPr>
          <w:highlight w:val="yellow"/>
          <w:rPrChange w:id="1213" w:author="Ben Fels" w:date="2024-12-21T10:15:00Z" w16du:dateUtc="2024-12-21T09:15:00Z">
            <w:rPr/>
          </w:rPrChange>
        </w:rPr>
        <w:t>Hauptaussage (</w:t>
      </w:r>
      <w:r w:rsidR="00FA4398" w:rsidRPr="00CD387E">
        <w:rPr>
          <w:highlight w:val="yellow"/>
          <w:rPrChange w:id="1214" w:author="Ben Fels" w:date="2024-12-21T10:15:00Z" w16du:dateUtc="2024-12-21T09:15:00Z">
            <w:rPr/>
          </w:rPrChange>
        </w:rPr>
        <w:t>MajorClaim</w:t>
      </w:r>
      <w:r w:rsidR="00B70058" w:rsidRPr="00CD387E">
        <w:rPr>
          <w:highlight w:val="yellow"/>
          <w:rPrChange w:id="1215" w:author="Ben Fels" w:date="2024-12-21T10:15:00Z" w16du:dateUtc="2024-12-21T09:15:00Z">
            <w:rPr/>
          </w:rPrChange>
        </w:rPr>
        <w:t>s</w:t>
      </w:r>
      <w:r w:rsidR="000B4D81" w:rsidRPr="00CD387E">
        <w:rPr>
          <w:highlight w:val="yellow"/>
          <w:rPrChange w:id="1216" w:author="Ben Fels" w:date="2024-12-21T10:15:00Z" w16du:dateUtc="2024-12-21T09:15:00Z">
            <w:rPr/>
          </w:rPrChange>
        </w:rPr>
        <w:t>)</w:t>
      </w:r>
      <w:r w:rsidR="00FA4398" w:rsidRPr="00CD387E">
        <w:rPr>
          <w:highlight w:val="yellow"/>
          <w:rPrChange w:id="1217" w:author="Ben Fels" w:date="2024-12-21T10:15:00Z" w16du:dateUtc="2024-12-21T09:15:00Z">
            <w:rPr/>
          </w:rPrChange>
        </w:rPr>
        <w:t xml:space="preserve">, </w:t>
      </w:r>
      <w:r w:rsidR="000E6805" w:rsidRPr="00CD387E">
        <w:rPr>
          <w:highlight w:val="yellow"/>
          <w:rPrChange w:id="1218" w:author="Ben Fels" w:date="2024-12-21T10:15:00Z" w16du:dateUtc="2024-12-21T09:15:00Z">
            <w:rPr/>
          </w:rPrChange>
        </w:rPr>
        <w:t xml:space="preserve">Behauptungen (claims) </w:t>
      </w:r>
      <w:r w:rsidR="00FA4398" w:rsidRPr="00CD387E">
        <w:rPr>
          <w:highlight w:val="yellow"/>
          <w:rPrChange w:id="1219" w:author="Ben Fels" w:date="2024-12-21T10:15:00Z" w16du:dateUtc="2024-12-21T09:15:00Z">
            <w:rPr/>
          </w:rPrChange>
        </w:rPr>
        <w:t xml:space="preserve">und </w:t>
      </w:r>
      <w:r w:rsidR="00A243E1" w:rsidRPr="00CD387E">
        <w:rPr>
          <w:highlight w:val="yellow"/>
          <w:rPrChange w:id="1220" w:author="Ben Fels" w:date="2024-12-21T10:15:00Z" w16du:dateUtc="2024-12-21T09:15:00Z">
            <w:rPr/>
          </w:rPrChange>
        </w:rPr>
        <w:t>Prämissen (p</w:t>
      </w:r>
      <w:r w:rsidR="00FA4398" w:rsidRPr="00CD387E">
        <w:rPr>
          <w:highlight w:val="yellow"/>
          <w:rPrChange w:id="1221" w:author="Ben Fels" w:date="2024-12-21T10:15:00Z" w16du:dateUtc="2024-12-21T09:15:00Z">
            <w:rPr/>
          </w:rPrChange>
        </w:rPr>
        <w:t>remises</w:t>
      </w:r>
      <w:r w:rsidR="00A243E1" w:rsidRPr="00CD387E">
        <w:rPr>
          <w:highlight w:val="yellow"/>
          <w:rPrChange w:id="1222" w:author="Ben Fels" w:date="2024-12-21T10:15:00Z" w16du:dateUtc="2024-12-21T09:15:00Z">
            <w:rPr/>
          </w:rPrChange>
        </w:rPr>
        <w:t>)</w:t>
      </w:r>
      <w:ins w:id="1223" w:author="Ben Fels" w:date="2024-12-21T08:51:00Z" w16du:dateUtc="2024-12-21T07:51:00Z">
        <w:r w:rsidR="000B14C2" w:rsidRPr="00CD387E">
          <w:rPr>
            <w:highlight w:val="yellow"/>
            <w:rPrChange w:id="1224" w:author="Ben Fels" w:date="2024-12-21T10:15:00Z" w16du:dateUtc="2024-12-21T09:15:00Z">
              <w:rPr/>
            </w:rPrChange>
          </w:rPr>
          <w:t xml:space="preserve"> unterschieden</w:t>
        </w:r>
      </w:ins>
      <w:del w:id="1225" w:author="Ben Fels" w:date="2024-12-21T08:51:00Z" w16du:dateUtc="2024-12-21T07:51:00Z">
        <w:r w:rsidR="00FA4398" w:rsidDel="00EE501B">
          <w:delText xml:space="preserve"> </w:delText>
        </w:r>
        <w:r w:rsidR="00FA4398" w:rsidRPr="00427043" w:rsidDel="00EE501B">
          <w:rPr>
            <w:highlight w:val="green"/>
            <w:rPrChange w:id="1226" w:author="Ben Fels" w:date="2024-12-21T08:54:00Z" w16du:dateUtc="2024-12-21T07:54:00Z">
              <w:rPr/>
            </w:rPrChange>
          </w:rPr>
          <w:delText>unterschieden</w:delText>
        </w:r>
      </w:del>
      <w:r w:rsidR="00FA4398" w:rsidRPr="00427043">
        <w:rPr>
          <w:highlight w:val="green"/>
          <w:rPrChange w:id="1227" w:author="Ben Fels" w:date="2024-12-21T08:54:00Z" w16du:dateUtc="2024-12-21T07:54:00Z">
            <w:rPr/>
          </w:rPrChange>
        </w:rPr>
        <w:t>.</w:t>
      </w:r>
      <w:ins w:id="1228" w:author="Ben Fels" w:date="2024-12-21T09:45:00Z" w16du:dateUtc="2024-12-21T08:45:00Z">
        <w:r w:rsidR="008E4A9B">
          <w:rPr>
            <w:highlight w:val="green"/>
          </w:rPr>
          <w:t xml:space="preserve"> </w:t>
        </w:r>
      </w:ins>
      <w:ins w:id="1229" w:author="Ben Fels" w:date="2024-12-21T10:06:00Z" w16du:dateUtc="2024-12-21T09:06:00Z">
        <w:r w:rsidR="008631F4">
          <w:rPr>
            <w:highlight w:val="green"/>
          </w:rPr>
          <w:t>Nach</w:t>
        </w:r>
      </w:ins>
      <w:ins w:id="1230" w:author="Ben Fels" w:date="2024-12-21T10:08:00Z" w16du:dateUtc="2024-12-21T09:08:00Z">
        <w:r w:rsidR="00F072E1">
          <w:rPr>
            <w:highlight w:val="green"/>
          </w:rPr>
          <w:t xml:space="preserve"> </w:t>
        </w:r>
        <w:r w:rsidR="00F072E1" w:rsidRPr="00895A9C">
          <w:rPr>
            <w:rFonts w:cs="Arial"/>
            <w:highlight w:val="magenta"/>
          </w:rPr>
          <w:t>Stab &amp; Gurevych</w:t>
        </w:r>
      </w:ins>
      <w:ins w:id="1231" w:author="Ben Fels" w:date="2024-12-21T10:06:00Z" w16du:dateUtc="2024-12-21T09:06:00Z">
        <w:r w:rsidR="008631F4">
          <w:rPr>
            <w:highlight w:val="green"/>
          </w:rPr>
          <w:t xml:space="preserve"> </w:t>
        </w:r>
      </w:ins>
      <w:r w:rsidR="00A951CF" w:rsidRPr="00F072E1">
        <w:rPr>
          <w:highlight w:val="magenta"/>
          <w:rPrChange w:id="1232" w:author="Ben Fels" w:date="2024-12-21T10:07:00Z" w16du:dateUtc="2024-12-21T09:07:00Z">
            <w:rPr>
              <w:highlight w:val="green"/>
            </w:rPr>
          </w:rPrChange>
        </w:rPr>
        <w:fldChar w:fldCharType="begin"/>
      </w:r>
      <w:r w:rsidR="00A951CF" w:rsidRPr="00F072E1">
        <w:rPr>
          <w:highlight w:val="magenta"/>
          <w:rPrChange w:id="123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34" w:author="Ben Fels" w:date="2024-12-21T10:07:00Z" w16du:dateUtc="2024-12-21T09:07:00Z">
            <w:rPr>
              <w:highlight w:val="green"/>
            </w:rPr>
          </w:rPrChange>
        </w:rPr>
        <w:fldChar w:fldCharType="separate"/>
      </w:r>
      <w:r w:rsidR="00A951CF" w:rsidRPr="00F072E1">
        <w:rPr>
          <w:rFonts w:cs="Arial"/>
          <w:highlight w:val="magenta"/>
          <w:rPrChange w:id="1235" w:author="Ben Fels" w:date="2024-12-21T10:07:00Z" w16du:dateUtc="2024-12-21T09:07:00Z">
            <w:rPr>
              <w:rFonts w:cs="Arial"/>
              <w:highlight w:val="green"/>
            </w:rPr>
          </w:rPrChange>
        </w:rPr>
        <w:t>(2017b, S. 627)</w:t>
      </w:r>
      <w:r w:rsidR="00A951CF" w:rsidRPr="00F072E1">
        <w:rPr>
          <w:highlight w:val="magenta"/>
          <w:rPrChange w:id="1236" w:author="Ben Fels" w:date="2024-12-21T10:07:00Z" w16du:dateUtc="2024-12-21T09:07:00Z">
            <w:rPr>
              <w:highlight w:val="green"/>
            </w:rPr>
          </w:rPrChange>
        </w:rPr>
        <w:fldChar w:fldCharType="end"/>
      </w:r>
      <w:ins w:id="1237" w:author="Ben Fels" w:date="2024-12-21T10:07:00Z" w16du:dateUtc="2024-12-21T09:07:00Z">
        <w:r w:rsidR="00F072E1">
          <w:rPr>
            <w:highlight w:val="green"/>
          </w:rPr>
          <w:t xml:space="preserve"> </w:t>
        </w:r>
      </w:ins>
      <w:ins w:id="1238" w:author="Ben Fels" w:date="2024-12-21T10:14:00Z" w16du:dateUtc="2024-12-21T09:14:00Z">
        <w:r w:rsidR="001B0D18">
          <w:rPr>
            <w:highlight w:val="green"/>
          </w:rPr>
          <w:t xml:space="preserve">beinhalten </w:t>
        </w:r>
      </w:ins>
      <w:ins w:id="1239" w:author="Ben Fels" w:date="2024-12-21T11:11:00Z" w16du:dateUtc="2024-12-21T10:11:00Z">
        <w:r w:rsidR="00AD7B99">
          <w:rPr>
            <w:highlight w:val="green"/>
          </w:rPr>
          <w:t>solche</w:t>
        </w:r>
      </w:ins>
      <w:ins w:id="1240" w:author="Ben Fels" w:date="2024-12-21T10:14:00Z" w16du:dateUtc="2024-12-21T09:14:00Z">
        <w:r w:rsidR="001B0D18">
          <w:rPr>
            <w:highlight w:val="green"/>
          </w:rPr>
          <w:t xml:space="preserve"> Aufsätze</w:t>
        </w:r>
      </w:ins>
      <w:ins w:id="1241" w:author="Ben Fels" w:date="2024-12-21T10:15:00Z" w16du:dateUtc="2024-12-21T09:15:00Z">
        <w:r w:rsidR="00CD387E">
          <w:rPr>
            <w:highlight w:val="green"/>
          </w:rPr>
          <w:t xml:space="preserve"> folgende argumentative Struktur. </w:t>
        </w:r>
        <w:r w:rsidR="001B0D18">
          <w:rPr>
            <w:highlight w:val="green"/>
          </w:rPr>
          <w:t xml:space="preserve">Eine </w:t>
        </w:r>
      </w:ins>
      <w:ins w:id="1242" w:author="Ben Fels" w:date="2024-12-21T10:07:00Z" w16du:dateUtc="2024-12-21T09:07:00Z">
        <w:r w:rsidR="00A951CF" w:rsidRPr="00CC31C4">
          <w:rPr>
            <w:highlight w:val="green"/>
          </w:rPr>
          <w:t xml:space="preserve">Hauptaussage </w:t>
        </w:r>
      </w:ins>
      <w:ins w:id="1243" w:author="Ben Fels" w:date="2024-12-21T10:15:00Z" w16du:dateUtc="2024-12-21T09:15:00Z">
        <w:r w:rsidR="001B0D18">
          <w:rPr>
            <w:highlight w:val="green"/>
          </w:rPr>
          <w:t xml:space="preserve">spiegelt </w:t>
        </w:r>
      </w:ins>
      <w:ins w:id="1244" w:author="Ben Fels" w:date="2024-12-21T09:45:00Z" w16du:dateUtc="2024-12-21T08:45:00Z">
        <w:r w:rsidR="008E4A9B" w:rsidRPr="00CC31C4">
          <w:rPr>
            <w:highlight w:val="green"/>
          </w:rPr>
          <w:t>d</w:t>
        </w:r>
      </w:ins>
      <w:ins w:id="1245" w:author="Ben Fels" w:date="2024-12-21T09:46:00Z" w16du:dateUtc="2024-12-21T08:46:00Z">
        <w:r w:rsidR="005645A2" w:rsidRPr="00CC31C4">
          <w:rPr>
            <w:highlight w:val="green"/>
          </w:rPr>
          <w:t>en Standpunkt des Autoren wider</w:t>
        </w:r>
      </w:ins>
      <w:ins w:id="1246" w:author="Ben Fels" w:date="2024-12-21T10:09:00Z" w16du:dateUtc="2024-12-21T09:09:00Z">
        <w:r w:rsidR="00D27617" w:rsidRPr="00CC31C4">
          <w:rPr>
            <w:rPrChange w:id="124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48" w:author="Ben Fels" w:date="2024-12-21T10:10:00Z" w16du:dateUtc="2024-12-21T09:10:00Z">
        <w:r w:rsidR="00500497" w:rsidRPr="004C0C7E">
          <w:rPr>
            <w:highlight w:val="green"/>
          </w:rPr>
          <w:t>unterstützt oder angegriffen werden</w:t>
        </w:r>
      </w:ins>
      <w:ins w:id="1249" w:author="Ben Fels" w:date="2024-12-21T10:09:00Z" w16du:dateUtc="2024-12-21T09:09:00Z">
        <w:r w:rsidR="00D27617" w:rsidRPr="004C0C7E">
          <w:rPr>
            <w:highlight w:val="green"/>
          </w:rPr>
          <w:t xml:space="preserve">. </w:t>
        </w:r>
      </w:ins>
      <w:del w:id="1250" w:author="Ben Fels" w:date="2024-12-21T10:09:00Z" w16du:dateUtc="2024-12-21T09:09:00Z">
        <w:r w:rsidR="00FA4398" w:rsidRPr="004C0C7E" w:rsidDel="00D27617">
          <w:rPr>
            <w:highlight w:val="green"/>
            <w:rPrChange w:id="1251" w:author="Ben Fels" w:date="2024-12-21T11:18:00Z" w16du:dateUtc="2024-12-21T10:18:00Z">
              <w:rPr/>
            </w:rPrChange>
          </w:rPr>
          <w:delText xml:space="preserve"> </w:delText>
        </w:r>
      </w:del>
      <w:ins w:id="1252" w:author="Ben Fels" w:date="2024-12-21T10:06:00Z" w16du:dateUtc="2024-12-21T09:06:00Z">
        <w:r w:rsidR="008631F4" w:rsidRPr="004C0C7E">
          <w:rPr>
            <w:highlight w:val="green"/>
          </w:rPr>
          <w:t xml:space="preserve">Ein Argument besteht aus einer Behauptung und </w:t>
        </w:r>
      </w:ins>
      <w:ins w:id="1253" w:author="Ben Fels" w:date="2024-12-21T10:11:00Z" w16du:dateUtc="2024-12-21T09:11:00Z">
        <w:r w:rsidR="00BF4381" w:rsidRPr="004C0C7E">
          <w:rPr>
            <w:highlight w:val="green"/>
            <w:rPrChange w:id="1254" w:author="Ben Fels" w:date="2024-12-21T11:18:00Z" w16du:dateUtc="2024-12-21T10:18:00Z">
              <w:rPr/>
            </w:rPrChange>
          </w:rPr>
          <w:t xml:space="preserve">mindestens </w:t>
        </w:r>
      </w:ins>
      <w:ins w:id="1255" w:author="Ben Fels" w:date="2024-12-21T10:06:00Z" w16du:dateUtc="2024-12-21T09:06:00Z">
        <w:r w:rsidR="008631F4" w:rsidRPr="004C0C7E">
          <w:rPr>
            <w:highlight w:val="green"/>
          </w:rPr>
          <w:t>einer Prämisse.</w:t>
        </w:r>
      </w:ins>
      <w:ins w:id="1256" w:author="Ben Fels" w:date="2024-12-21T10:12:00Z" w16du:dateUtc="2024-12-21T09:12:00Z">
        <w:r w:rsidR="001D6B97" w:rsidRPr="004C0C7E">
          <w:rPr>
            <w:highlight w:val="green"/>
            <w:rPrChange w:id="1257" w:author="Ben Fels" w:date="2024-12-21T11:18:00Z" w16du:dateUtc="2024-12-21T10:18:00Z">
              <w:rPr/>
            </w:rPrChange>
          </w:rPr>
          <w:t xml:space="preserve"> </w:t>
        </w:r>
      </w:ins>
      <w:ins w:id="1258" w:author="Ben Fels" w:date="2024-12-21T10:18:00Z" w16du:dateUtc="2024-12-21T09:18:00Z">
        <w:r w:rsidR="009B3010" w:rsidRPr="004C0C7E">
          <w:rPr>
            <w:highlight w:val="green"/>
            <w:rPrChange w:id="1259" w:author="Ben Fels" w:date="2024-12-21T11:18:00Z" w16du:dateUtc="2024-12-21T10:18:00Z">
              <w:rPr/>
            </w:rPrChange>
          </w:rPr>
          <w:t>Prämisse</w:t>
        </w:r>
      </w:ins>
      <w:ins w:id="1260" w:author="Ben Fels" w:date="2024-12-21T11:13:00Z" w16du:dateUtc="2024-12-21T10:13:00Z">
        <w:r w:rsidR="00666B23" w:rsidRPr="004C0C7E">
          <w:rPr>
            <w:highlight w:val="green"/>
            <w:rPrChange w:id="1261" w:author="Ben Fels" w:date="2024-12-21T11:18:00Z" w16du:dateUtc="2024-12-21T10:18:00Z">
              <w:rPr/>
            </w:rPrChange>
          </w:rPr>
          <w:t>n</w:t>
        </w:r>
      </w:ins>
      <w:ins w:id="1262" w:author="Ben Fels" w:date="2024-12-21T10:18:00Z" w16du:dateUtc="2024-12-21T09:18:00Z">
        <w:r w:rsidR="009B3010" w:rsidRPr="004C0C7E">
          <w:rPr>
            <w:highlight w:val="green"/>
            <w:rPrChange w:id="1263" w:author="Ben Fels" w:date="2024-12-21T11:18:00Z" w16du:dateUtc="2024-12-21T10:18:00Z">
              <w:rPr/>
            </w:rPrChange>
          </w:rPr>
          <w:t xml:space="preserve"> </w:t>
        </w:r>
      </w:ins>
      <w:ins w:id="1264" w:author="Ben Fels" w:date="2024-12-21T11:13:00Z" w16du:dateUtc="2024-12-21T10:13:00Z">
        <w:r w:rsidR="00666B23" w:rsidRPr="004C0C7E">
          <w:rPr>
            <w:highlight w:val="green"/>
            <w:rPrChange w:id="1265" w:author="Ben Fels" w:date="2024-12-21T11:18:00Z" w16du:dateUtc="2024-12-21T10:18:00Z">
              <w:rPr/>
            </w:rPrChange>
          </w:rPr>
          <w:t xml:space="preserve">sind </w:t>
        </w:r>
      </w:ins>
      <w:ins w:id="1266" w:author="Ben Fels" w:date="2024-12-21T10:18:00Z" w16du:dateUtc="2024-12-21T09:18:00Z">
        <w:r w:rsidR="009B3010" w:rsidRPr="004C0C7E">
          <w:rPr>
            <w:highlight w:val="green"/>
            <w:rPrChange w:id="1267" w:author="Ben Fels" w:date="2024-12-21T11:18:00Z" w16du:dateUtc="2024-12-21T10:18:00Z">
              <w:rPr/>
            </w:rPrChange>
          </w:rPr>
          <w:t xml:space="preserve">dabei </w:t>
        </w:r>
      </w:ins>
      <w:ins w:id="1268" w:author="Ben Fels" w:date="2024-12-21T11:13:00Z" w16du:dateUtc="2024-12-21T10:13:00Z">
        <w:r w:rsidR="00666B23" w:rsidRPr="004C0C7E">
          <w:rPr>
            <w:highlight w:val="green"/>
            <w:rPrChange w:id="1269" w:author="Ben Fels" w:date="2024-12-21T11:18:00Z" w16du:dateUtc="2024-12-21T10:18:00Z">
              <w:rPr/>
            </w:rPrChange>
          </w:rPr>
          <w:t xml:space="preserve">die Gründe </w:t>
        </w:r>
      </w:ins>
      <w:ins w:id="1270" w:author="Ben Fels" w:date="2024-12-21T10:18:00Z" w16du:dateUtc="2024-12-21T09:18:00Z">
        <w:r w:rsidR="009B3010" w:rsidRPr="004C0C7E">
          <w:rPr>
            <w:highlight w:val="green"/>
            <w:rPrChange w:id="1271" w:author="Ben Fels" w:date="2024-12-21T11:18:00Z" w16du:dateUtc="2024-12-21T10:18:00Z">
              <w:rPr/>
            </w:rPrChange>
          </w:rPr>
          <w:t>für</w:t>
        </w:r>
      </w:ins>
      <w:ins w:id="1272" w:author="Ben Fels" w:date="2024-12-21T10:19:00Z" w16du:dateUtc="2024-12-21T09:19:00Z">
        <w:r w:rsidR="009B3010" w:rsidRPr="004C0C7E">
          <w:rPr>
            <w:highlight w:val="green"/>
            <w:rPrChange w:id="1273" w:author="Ben Fels" w:date="2024-12-21T11:18:00Z" w16du:dateUtc="2024-12-21T10:18:00Z">
              <w:rPr/>
            </w:rPrChange>
          </w:rPr>
          <w:t xml:space="preserve"> </w:t>
        </w:r>
      </w:ins>
      <w:ins w:id="1274" w:author="Ben Fels" w:date="2024-12-21T11:13:00Z" w16du:dateUtc="2024-12-21T10:13:00Z">
        <w:r w:rsidR="00C1194F" w:rsidRPr="004C0C7E">
          <w:rPr>
            <w:highlight w:val="green"/>
            <w:rPrChange w:id="1275" w:author="Ben Fels" w:date="2024-12-21T11:18:00Z" w16du:dateUtc="2024-12-21T10:18:00Z">
              <w:rPr/>
            </w:rPrChange>
          </w:rPr>
          <w:t xml:space="preserve">ein </w:t>
        </w:r>
      </w:ins>
      <w:ins w:id="1276" w:author="Ben Fels" w:date="2024-12-21T10:19:00Z" w16du:dateUtc="2024-12-21T09:19:00Z">
        <w:r w:rsidR="009B3010" w:rsidRPr="004C0C7E">
          <w:rPr>
            <w:highlight w:val="green"/>
            <w:rPrChange w:id="1277" w:author="Ben Fels" w:date="2024-12-21T11:18:00Z" w16du:dateUtc="2024-12-21T10:18:00Z">
              <w:rPr/>
            </w:rPrChange>
          </w:rPr>
          <w:t>Argument.</w:t>
        </w:r>
      </w:ins>
      <w:ins w:id="1278" w:author="Ben Fels" w:date="2024-12-21T11:13:00Z" w16du:dateUtc="2024-12-21T10:13:00Z">
        <w:r w:rsidR="004237FD" w:rsidRPr="004C0C7E">
          <w:rPr>
            <w:highlight w:val="green"/>
            <w:rPrChange w:id="1279" w:author="Ben Fels" w:date="2024-12-21T11:18:00Z" w16du:dateUtc="2024-12-21T10:18:00Z">
              <w:rPr/>
            </w:rPrChange>
          </w:rPr>
          <w:t xml:space="preserve"> </w:t>
        </w:r>
      </w:ins>
      <w:ins w:id="1280" w:author="Ben Fels" w:date="2024-12-21T10:12:00Z" w16du:dateUtc="2024-12-21T09:12:00Z">
        <w:r w:rsidR="001D6B97" w:rsidRPr="004C0C7E">
          <w:rPr>
            <w:highlight w:val="green"/>
            <w:rPrChange w:id="1281" w:author="Ben Fels" w:date="2024-12-21T11:18:00Z" w16du:dateUtc="2024-12-21T10:18:00Z">
              <w:rPr/>
            </w:rPrChange>
          </w:rPr>
          <w:t xml:space="preserve">Um die Haltung der Argumente </w:t>
        </w:r>
      </w:ins>
      <w:ins w:id="1282" w:author="Ben Fels" w:date="2024-12-21T11:15:00Z" w16du:dateUtc="2024-12-21T10:15:00Z">
        <w:r w:rsidR="000219A5" w:rsidRPr="004C0C7E">
          <w:rPr>
            <w:highlight w:val="green"/>
            <w:rPrChange w:id="1283" w:author="Ben Fels" w:date="2024-12-21T11:18:00Z" w16du:dateUtc="2024-12-21T10:18:00Z">
              <w:rPr/>
            </w:rPrChange>
          </w:rPr>
          <w:t xml:space="preserve">zu </w:t>
        </w:r>
      </w:ins>
      <w:ins w:id="1284" w:author="Ben Fels" w:date="2024-12-21T11:16:00Z" w16du:dateUtc="2024-12-21T10:16:00Z">
        <w:r w:rsidR="009019EC" w:rsidRPr="004C0C7E">
          <w:rPr>
            <w:highlight w:val="green"/>
            <w:rPrChange w:id="1285" w:author="Ben Fels" w:date="2024-12-21T11:18:00Z" w16du:dateUtc="2024-12-21T10:18:00Z">
              <w:rPr/>
            </w:rPrChange>
          </w:rPr>
          <w:t xml:space="preserve">unterscheiden, </w:t>
        </w:r>
      </w:ins>
      <w:ins w:id="1286" w:author="Ben Fels" w:date="2024-12-21T11:14:00Z" w16du:dateUtc="2024-12-21T10:14:00Z">
        <w:r w:rsidR="003D3ACB" w:rsidRPr="004C0C7E">
          <w:rPr>
            <w:highlight w:val="green"/>
            <w:rPrChange w:id="1287" w:author="Ben Fels" w:date="2024-12-21T11:18:00Z" w16du:dateUtc="2024-12-21T10:18:00Z">
              <w:rPr/>
            </w:rPrChange>
          </w:rPr>
          <w:t xml:space="preserve">sind </w:t>
        </w:r>
      </w:ins>
      <w:ins w:id="1288" w:author="Ben Fels" w:date="2024-12-21T11:15:00Z" w16du:dateUtc="2024-12-21T10:15:00Z">
        <w:r w:rsidR="000219A5" w:rsidRPr="004C0C7E">
          <w:rPr>
            <w:highlight w:val="green"/>
            <w:rPrChange w:id="128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290" w:author="Ben Fels" w:date="2024-12-21T10:02:00Z" w16du:dateUtc="2024-12-21T09:02:00Z"/>
        </w:rPr>
      </w:pPr>
      <w:del w:id="1291" w:author="Ben Fels" w:date="2024-12-21T11:14:00Z" w16du:dateUtc="2024-12-21T10:14:00Z">
        <w:r w:rsidRPr="004C0C7E" w:rsidDel="003D3ACB">
          <w:rPr>
            <w:highlight w:val="green"/>
            <w:rPrChange w:id="1292" w:author="Ben Fels" w:date="2024-12-21T11:18:00Z" w16du:dateUtc="2024-12-21T10:18:00Z">
              <w:rPr/>
            </w:rPrChange>
          </w:rPr>
          <w:delText xml:space="preserve">Behauptungen </w:delText>
        </w:r>
      </w:del>
      <w:del w:id="1293" w:author="Ben Fels" w:date="2024-12-21T10:13:00Z" w16du:dateUtc="2024-12-21T09:13:00Z">
        <w:r w:rsidRPr="004C0C7E" w:rsidDel="00C41407">
          <w:rPr>
            <w:highlight w:val="green"/>
            <w:rPrChange w:id="1294" w:author="Ben Fels" w:date="2024-12-21T11:18:00Z" w16du:dateUtc="2024-12-21T10:18:00Z">
              <w:rPr/>
            </w:rPrChange>
          </w:rPr>
          <w:delText xml:space="preserve">können </w:delText>
        </w:r>
      </w:del>
      <w:ins w:id="1295" w:author="Ben Fels" w:date="2024-12-21T11:14:00Z" w16du:dateUtc="2024-12-21T10:14:00Z">
        <w:r w:rsidR="003D3ACB" w:rsidRPr="004C0C7E">
          <w:rPr>
            <w:highlight w:val="green"/>
            <w:rPrChange w:id="1296" w:author="Ben Fels" w:date="2024-12-21T11:18:00Z" w16du:dateUtc="2024-12-21T10:18:00Z">
              <w:rPr/>
            </w:rPrChange>
          </w:rPr>
          <w:t xml:space="preserve">als </w:t>
        </w:r>
      </w:ins>
      <w:r w:rsidRPr="004C0C7E">
        <w:rPr>
          <w:highlight w:val="green"/>
          <w:rPrChange w:id="1297" w:author="Ben Fels" w:date="2024-12-21T11:18:00Z" w16du:dateUtc="2024-12-21T10:18:00Z">
            <w:rPr/>
          </w:rPrChange>
        </w:rPr>
        <w:t xml:space="preserve">für oder gegen </w:t>
      </w:r>
      <w:del w:id="1298" w:author="Ben Fels" w:date="2024-12-21T10:13:00Z" w16du:dateUtc="2024-12-21T09:13:00Z">
        <w:r w:rsidRPr="004C0C7E" w:rsidDel="00FB6B31">
          <w:rPr>
            <w:highlight w:val="green"/>
            <w:rPrChange w:id="1299" w:author="Ben Fels" w:date="2024-12-21T11:18:00Z" w16du:dateUtc="2024-12-21T10:18:00Z">
              <w:rPr/>
            </w:rPrChange>
          </w:rPr>
          <w:delText>die Hauptaussage sein</w:delText>
        </w:r>
      </w:del>
      <w:ins w:id="1300" w:author="Ben Fels" w:date="2024-12-21T10:13:00Z" w16du:dateUtc="2024-12-21T09:13:00Z">
        <w:r w:rsidR="00FB6B31" w:rsidRPr="004C0C7E">
          <w:rPr>
            <w:highlight w:val="green"/>
            <w:rPrChange w:id="1301" w:author="Ben Fels" w:date="2024-12-21T11:18:00Z" w16du:dateUtc="2024-12-21T10:18:00Z">
              <w:rPr/>
            </w:rPrChange>
          </w:rPr>
          <w:t>markiert</w:t>
        </w:r>
      </w:ins>
      <w:r w:rsidRPr="004C0C7E">
        <w:rPr>
          <w:highlight w:val="green"/>
          <w:rPrChange w:id="130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03" w:author="Ben Fels" w:date="2024-12-21T11:18:00Z" w16du:dateUtc="2024-12-21T10:18:00Z">
            <w:rPr/>
          </w:rPrChange>
        </w:rPr>
        <w:t>a</w:t>
      </w:r>
      <w:r w:rsidRPr="004C0C7E">
        <w:rPr>
          <w:highlight w:val="green"/>
          <w:rPrChange w:id="1304" w:author="Ben Fels" w:date="2024-12-21T11:18:00Z" w16du:dateUtc="2024-12-21T10:18:00Z">
            <w:rPr/>
          </w:rPrChange>
        </w:rPr>
        <w:t xml:space="preserve">ngreifen. Es ist möglich, dass es mehrere Hauptaussagen </w:t>
      </w:r>
      <w:r w:rsidR="00E51A1B" w:rsidRPr="004C0C7E">
        <w:rPr>
          <w:highlight w:val="green"/>
          <w:rPrChange w:id="1305" w:author="Ben Fels" w:date="2024-12-21T11:18:00Z" w16du:dateUtc="2024-12-21T10:18:00Z">
            <w:rPr/>
          </w:rPrChange>
        </w:rPr>
        <w:t xml:space="preserve">zu einem Text </w:t>
      </w:r>
      <w:r w:rsidRPr="004C0C7E">
        <w:rPr>
          <w:highlight w:val="green"/>
          <w:rPrChange w:id="1306" w:author="Ben Fels" w:date="2024-12-21T11:18:00Z" w16du:dateUtc="2024-12-21T10:18:00Z">
            <w:rPr/>
          </w:rPrChange>
        </w:rPr>
        <w:t>gibt.</w:t>
      </w:r>
      <w:r w:rsidR="003840ED" w:rsidRPr="004C0C7E">
        <w:rPr>
          <w:highlight w:val="green"/>
          <w:rPrChange w:id="1307" w:author="Ben Fels" w:date="2024-12-21T11:18:00Z" w16du:dateUtc="2024-12-21T10:18:00Z">
            <w:rPr/>
          </w:rPrChange>
        </w:rPr>
        <w:t xml:space="preserve"> Hierbei wurde jedoch nicht annotiert, auf welche </w:t>
      </w:r>
      <w:r w:rsidR="00E51A1B" w:rsidRPr="004C0C7E">
        <w:rPr>
          <w:highlight w:val="green"/>
          <w:rPrChange w:id="130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09" w:author="Ben Fels" w:date="2024-12-21T11:17:00Z" w16du:dateUtc="2024-12-21T10:17:00Z"/>
        </w:rPr>
      </w:pPr>
      <w:commentRangeStart w:id="1310"/>
      <w:ins w:id="1311" w:author="Ben Fels" w:date="2024-12-21T10:02:00Z" w16du:dateUtc="2024-12-21T09:02:00Z">
        <w:r w:rsidRPr="00D4435C">
          <w:rPr>
            <w:highlight w:val="cyan"/>
            <w:rPrChange w:id="1312" w:author="Ben Fels" w:date="2024-12-21T10:02:00Z" w16du:dateUtc="2024-12-21T09:02:00Z">
              <w:rPr/>
            </w:rPrChange>
          </w:rPr>
          <w:t>Beschriftung einfügen</w:t>
        </w:r>
      </w:ins>
      <w:ins w:id="1313" w:author="Ben Fels" w:date="2024-12-21T11:18:00Z" w16du:dateUtc="2024-12-21T10:18:00Z">
        <w:r w:rsidR="00B61886">
          <w:t xml:space="preserve">: </w:t>
        </w:r>
      </w:ins>
      <w:commentRangeEnd w:id="1310"/>
      <w:ins w:id="1314" w:author="Ben Fels" w:date="2024-12-21T11:19:00Z" w16du:dateUtc="2024-12-21T10:19:00Z">
        <w:r w:rsidR="00B62541">
          <w:rPr>
            <w:rStyle w:val="Kommentarzeichen"/>
          </w:rPr>
          <w:commentReference w:id="1310"/>
        </w:r>
      </w:ins>
      <w:ins w:id="1315" w:author="Ben Fels" w:date="2024-12-21T11:18:00Z" w16du:dateUtc="2024-12-21T10:18:00Z">
        <w:r w:rsidR="00B61886">
          <w:t>Argumentationskomponenten und deren Strukturen.</w:t>
        </w:r>
      </w:ins>
      <w:ins w:id="1316" w:author="Ben Fels" w:date="2024-12-21T10:02:00Z" w16du:dateUtc="2024-12-21T09:02:00Z">
        <w:r>
          <w:t xml:space="preserve"> </w:t>
        </w:r>
        <w:r w:rsidRPr="00D4435C">
          <w:rPr>
            <w:highlight w:val="cyan"/>
            <w:rPrChange w:id="131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18" w:author="Ben Fels" w:date="2024-12-21T10:02:00Z" w16du:dateUtc="2024-12-21T09:02:00Z"/>
        </w:rPr>
      </w:pPr>
      <w:ins w:id="1319"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20" w:author="Ben Fels" w:date="2024-12-21T10:02:00Z" w16du:dateUtc="2024-12-21T09:02:00Z"/>
          <w:sz w:val="22"/>
          <w:szCs w:val="20"/>
          <w:rPrChange w:id="1321" w:author="Ben Fels" w:date="2024-12-21T10:02:00Z" w16du:dateUtc="2024-12-21T09:02:00Z">
            <w:rPr>
              <w:ins w:id="1322" w:author="Ben Fels" w:date="2024-12-21T10:02:00Z" w16du:dateUtc="2024-12-21T09:02:00Z"/>
            </w:rPr>
          </w:rPrChange>
        </w:rPr>
      </w:pPr>
      <w:ins w:id="1323" w:author="Ben Fels" w:date="2024-12-21T10:02:00Z" w16du:dateUtc="2024-12-21T09:02:00Z">
        <w:r w:rsidRPr="00D4435C">
          <w:rPr>
            <w:sz w:val="22"/>
            <w:szCs w:val="20"/>
            <w:rPrChange w:id="1324" w:author="Ben Fels" w:date="2024-12-21T10:02:00Z" w16du:dateUtc="2024-12-21T09:02:00Z">
              <w:rPr/>
            </w:rPrChange>
          </w:rPr>
          <w:t>Eigene Darstellung nach</w:t>
        </w:r>
      </w:ins>
      <w:ins w:id="1325" w:author="Ben Fels" w:date="2024-12-21T11:18:00Z" w16du:dateUtc="2024-12-21T10:18:00Z">
        <w:r w:rsidR="00C351F4">
          <w:rPr>
            <w:sz w:val="22"/>
            <w:szCs w:val="20"/>
          </w:rPr>
          <w:t xml:space="preserve"> </w:t>
        </w:r>
        <w:r w:rsidR="00C351F4" w:rsidRPr="00FD2583">
          <w:rPr>
            <w:sz w:val="22"/>
            <w:szCs w:val="20"/>
            <w:rPrChange w:id="1326" w:author="Ben Fels" w:date="2024-12-21T11:19:00Z" w16du:dateUtc="2024-12-21T10:19:00Z">
              <w:rPr>
                <w:rFonts w:cs="Arial"/>
                <w:highlight w:val="magenta"/>
              </w:rPr>
            </w:rPrChange>
          </w:rPr>
          <w:t>Stab &amp; Gurevych</w:t>
        </w:r>
        <w:r w:rsidR="00C351F4" w:rsidRPr="00FD2583">
          <w:rPr>
            <w:sz w:val="22"/>
            <w:szCs w:val="20"/>
            <w:rPrChange w:id="1327" w:author="Ben Fels" w:date="2024-12-21T11:19:00Z" w16du:dateUtc="2024-12-21T10:19:00Z">
              <w:rPr>
                <w:highlight w:val="green"/>
              </w:rPr>
            </w:rPrChange>
          </w:rPr>
          <w:t xml:space="preserve"> </w:t>
        </w:r>
        <w:r w:rsidR="00C351F4" w:rsidRPr="00FD2583">
          <w:rPr>
            <w:sz w:val="22"/>
            <w:szCs w:val="20"/>
            <w:rPrChange w:id="1328" w:author="Ben Fels" w:date="2024-12-21T11:19:00Z" w16du:dateUtc="2024-12-21T10:19:00Z">
              <w:rPr>
                <w:highlight w:val="magenta"/>
              </w:rPr>
            </w:rPrChange>
          </w:rPr>
          <w:fldChar w:fldCharType="begin"/>
        </w:r>
      </w:ins>
      <w:r w:rsidR="00FD2583" w:rsidRPr="00FD2583">
        <w:rPr>
          <w:sz w:val="22"/>
          <w:szCs w:val="20"/>
          <w:rPrChange w:id="132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30" w:author="Ben Fels" w:date="2024-12-21T11:18:00Z" w16du:dateUtc="2024-12-21T10:18:00Z">
        <w:r w:rsidR="00C351F4" w:rsidRPr="00FD2583">
          <w:rPr>
            <w:sz w:val="22"/>
            <w:szCs w:val="20"/>
            <w:rPrChange w:id="1331" w:author="Ben Fels" w:date="2024-12-21T11:19:00Z" w16du:dateUtc="2024-12-21T10:19:00Z">
              <w:rPr>
                <w:highlight w:val="magenta"/>
              </w:rPr>
            </w:rPrChange>
          </w:rPr>
          <w:fldChar w:fldCharType="separate"/>
        </w:r>
      </w:ins>
      <w:r w:rsidR="00FD2583" w:rsidRPr="00FD2583">
        <w:rPr>
          <w:sz w:val="22"/>
          <w:szCs w:val="20"/>
          <w:rPrChange w:id="1332" w:author="Ben Fels" w:date="2024-12-21T11:19:00Z" w16du:dateUtc="2024-12-21T10:19:00Z">
            <w:rPr>
              <w:rFonts w:cs="Arial"/>
              <w:highlight w:val="magenta"/>
            </w:rPr>
          </w:rPrChange>
        </w:rPr>
        <w:t>(2017b)</w:t>
      </w:r>
      <w:ins w:id="1333" w:author="Ben Fels" w:date="2024-12-21T11:18:00Z" w16du:dateUtc="2024-12-21T10:18:00Z">
        <w:r w:rsidR="00C351F4" w:rsidRPr="00FD2583">
          <w:rPr>
            <w:sz w:val="22"/>
            <w:szCs w:val="20"/>
            <w:rPrChange w:id="1334" w:author="Ben Fels" w:date="2024-12-21T11:19:00Z" w16du:dateUtc="2024-12-21T10:19:00Z">
              <w:rPr>
                <w:highlight w:val="magenta"/>
              </w:rPr>
            </w:rPrChange>
          </w:rPr>
          <w:fldChar w:fldCharType="end"/>
        </w:r>
      </w:ins>
      <w:ins w:id="133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3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37"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38" w:author="Ben Fels" w:date="2024-12-21T19:09:00Z" w16du:dateUtc="2024-12-21T18:09:00Z"/>
        </w:rPr>
      </w:pPr>
      <w:bookmarkStart w:id="1339" w:name="_Toc185697461"/>
      <w:r w:rsidRPr="00911C80">
        <w:rPr>
          <w:rPrChange w:id="1340" w:author="Ben Fels" w:date="2024-12-17T07:55:00Z" w16du:dateUtc="2024-12-17T06:55:00Z">
            <w:rPr>
              <w:rFonts w:eastAsiaTheme="minorHAnsi" w:cstheme="minorBidi"/>
              <w:b/>
              <w:color w:val="auto"/>
              <w:sz w:val="24"/>
              <w:szCs w:val="22"/>
              <w:lang w:val="en-US"/>
            </w:rPr>
          </w:rPrChange>
        </w:rPr>
        <w:t>Methode</w:t>
      </w:r>
      <w:bookmarkEnd w:id="1339"/>
    </w:p>
    <w:p w14:paraId="370DDD7D" w14:textId="77777777" w:rsidR="00BB7A91" w:rsidRDefault="009E27CB" w:rsidP="009E27CB">
      <w:pPr>
        <w:jc w:val="both"/>
        <w:rPr>
          <w:ins w:id="1341" w:author="Ben Fels" w:date="2024-12-22T10:43:00Z" w16du:dateUtc="2024-12-22T09:43:00Z"/>
        </w:rPr>
      </w:pPr>
      <w:ins w:id="1342"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43" w:author="Ben Fels" w:date="2024-12-21T19:13:00Z" w16du:dateUtc="2024-12-21T18:13:00Z">
        <w:r w:rsidR="005C2ECA">
          <w:t xml:space="preserve">werden einem Modell </w:t>
        </w:r>
      </w:ins>
      <w:ins w:id="1344"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45" w:author="Ben Fels" w:date="2024-12-22T10:43:00Z" w16du:dateUtc="2024-12-22T09:43:00Z">
        <w:r>
          <w:t xml:space="preserve">Der zuvor beschriebene </w:t>
        </w:r>
      </w:ins>
      <w:ins w:id="1346"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47" w:author="Ben Fels" w:date="2024-12-22T10:44:00Z" w16du:dateUtc="2024-12-22T09:44:00Z">
        <w:r w:rsidR="00EC2817">
          <w:t xml:space="preserve"> </w:t>
        </w:r>
        <w:r w:rsidR="00EC2817" w:rsidRPr="00EC2817">
          <w:rPr>
            <w:highlight w:val="cyan"/>
            <w:rPrChange w:id="1348" w:author="Ben Fels" w:date="2024-12-22T10:44:00Z" w16du:dateUtc="2024-12-22T09:44:00Z">
              <w:rPr/>
            </w:rPrChange>
          </w:rPr>
          <w:t>Begründung dafür</w:t>
        </w:r>
      </w:ins>
      <w:ins w:id="1349" w:author="Ben Fels" w:date="2024-12-21T19:09:00Z" w16du:dateUtc="2024-12-21T18:09:00Z">
        <w:r w:rsidR="009E27CB" w:rsidRPr="00A64CCD">
          <w:t xml:space="preserve"> Die Ausgaben des LLMs </w:t>
        </w:r>
      </w:ins>
      <w:ins w:id="1350" w:author="Ben Fels" w:date="2024-12-22T10:45:00Z" w16du:dateUtc="2024-12-22T09:45:00Z">
        <w:r w:rsidR="00F7358F">
          <w:t>werden</w:t>
        </w:r>
      </w:ins>
      <w:ins w:id="1351"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52" w:author="Ben Fels" w:date="2024-12-21T19:09:00Z" w16du:dateUtc="2024-12-21T18:09:00Z"/>
        </w:rPr>
        <w:pPrChange w:id="1353" w:author="Ben Fels" w:date="2024-12-22T10:46:00Z" w16du:dateUtc="2024-12-22T09:46:00Z">
          <w:pPr>
            <w:jc w:val="both"/>
          </w:pPr>
        </w:pPrChange>
      </w:pPr>
      <w:ins w:id="1354"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t>Wie Reproduzierbarkeit sicherstellen?</w:t>
      </w:r>
    </w:p>
    <w:p w14:paraId="7B14D5B4" w14:textId="77777777" w:rsidR="0097711D" w:rsidRPr="0047224E" w:rsidRDefault="0097711D">
      <w:pPr>
        <w:rPr>
          <w:rPrChange w:id="1355" w:author="Ben Fels" w:date="2024-12-21T19:09:00Z" w16du:dateUtc="2024-12-21T18:09:00Z">
            <w:rPr>
              <w:b/>
              <w:lang w:val="en-US"/>
            </w:rPr>
          </w:rPrChange>
        </w:rPr>
        <w:pPrChange w:id="1356"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57"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358"/>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lastRenderedPageBreak/>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58"/>
      <w:r w:rsidR="00210484">
        <w:rPr>
          <w:rStyle w:val="Kommentarzeichen"/>
        </w:rPr>
        <w:commentReference w:id="1358"/>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59"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60" w:author="Ben Fels" w:date="2024-12-22T10:10:00Z" w16du:dateUtc="2024-12-22T09:10:00Z">
            <w:rPr>
              <w:bCs/>
            </w:rPr>
          </w:rPrChange>
        </w:rPr>
        <w:t xml:space="preserve">, </w:t>
      </w:r>
      <w:r w:rsidRPr="004A2F86">
        <w:rPr>
          <w:bCs/>
          <w:lang w:val="en-US"/>
        </w:rPr>
        <w:t>One-Shot Learning</w:t>
      </w:r>
      <w:r w:rsidR="00E52A3D" w:rsidRPr="004A2F86">
        <w:rPr>
          <w:bCs/>
          <w:lang w:val="en-US"/>
          <w:rPrChange w:id="1361"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62"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363" w:author="Ben Fels" w:date="2024-12-21T11:40:00Z" w16du:dateUtc="2024-12-21T10:40:00Z"/>
        </w:rPr>
      </w:pPr>
      <w:del w:id="1364"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365" w:author="Ben Fels" w:date="2024-12-21T11:37:00Z" w16du:dateUtc="2024-12-21T10:37:00Z"/>
          <w:lang w:val="en-US"/>
        </w:rPr>
      </w:pPr>
      <w:del w:id="1366" w:author="Ben Fels" w:date="2024-12-22T11:04:00Z" w16du:dateUtc="2024-12-22T10:04:00Z">
        <w:r w:rsidDel="002A79C7">
          <w:lastRenderedPageBreak/>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67" w:author="Ben Fels" w:date="2024-12-21T11:41:00Z" w16du:dateUtc="2024-12-21T10:41:00Z">
        <w:r w:rsidR="003A08DE" w:rsidRPr="002F4B5A">
          <w:rPr>
            <w:b/>
            <w:rPrChange w:id="1368"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69" w:author="Ben Fels" w:date="2024-12-21T11:46:00Z" w16du:dateUtc="2024-12-21T10:46:00Z">
        <w:r w:rsidR="00014402" w:rsidRPr="002F4B5A">
          <w:t>ei</w:t>
        </w:r>
        <w:r w:rsidR="00014402" w:rsidRPr="002F4B5A">
          <w:rPr>
            <w:rPrChange w:id="1370"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71"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372" w:author="Ben Fels" w:date="2024-12-21T11:41:00Z" w16du:dateUtc="2024-12-21T10:41:00Z"/>
          <w:lang w:val="en-US"/>
        </w:rPr>
      </w:pPr>
    </w:p>
    <w:p w14:paraId="43A0CED7" w14:textId="09C3F011" w:rsidR="003A08DE" w:rsidRPr="00F93D27" w:rsidRDefault="003A08DE" w:rsidP="00883B42">
      <w:pPr>
        <w:jc w:val="both"/>
        <w:rPr>
          <w:ins w:id="1373" w:author="Ben Fels" w:date="2024-12-21T11:41:00Z" w16du:dateUtc="2024-12-21T10:41:00Z"/>
          <w:b/>
          <w:highlight w:val="cyan"/>
          <w:rPrChange w:id="1374" w:author="Ben Fels" w:date="2024-12-21T18:19:00Z" w16du:dateUtc="2024-12-21T17:19:00Z">
            <w:rPr>
              <w:ins w:id="1375" w:author="Ben Fels" w:date="2024-12-21T11:41:00Z" w16du:dateUtc="2024-12-21T10:41:00Z"/>
            </w:rPr>
          </w:rPrChange>
        </w:rPr>
      </w:pPr>
      <w:ins w:id="1376" w:author="Ben Fels" w:date="2024-12-21T11:41:00Z" w16du:dateUtc="2024-12-21T10:41:00Z">
        <w:r w:rsidRPr="00B62016">
          <w:rPr>
            <w:b/>
            <w:lang w:val="en-US"/>
            <w:rPrChange w:id="1377" w:author="Ben Fels" w:date="2024-12-21T18:19:00Z" w16du:dateUtc="2024-12-21T17:19:00Z">
              <w:rPr/>
            </w:rPrChange>
          </w:rPr>
          <w:t>One-Shot Learning</w:t>
        </w:r>
      </w:ins>
      <w:r w:rsidR="002B403B" w:rsidRPr="00B62016">
        <w:rPr>
          <w:b/>
          <w:lang w:val="en-US"/>
        </w:rPr>
        <w:t xml:space="preserve"> (OS)</w:t>
      </w:r>
      <w:r w:rsidR="00FE5C78" w:rsidRPr="00B62016">
        <w:rPr>
          <w:b/>
          <w:lang w:val="en-US"/>
        </w:rPr>
        <w:t xml:space="preserve">: </w:t>
      </w:r>
      <w:r w:rsidR="002B403B" w:rsidRPr="00B62016">
        <w:rPr>
          <w:lang w:val="en-US"/>
        </w:rPr>
        <w:t>Beim OS wird in dem Prompt hingegen neben der Aufgabenbeschreibung zusätzlich ein Beisp</w:t>
      </w:r>
      <w:r w:rsidR="002C34A8" w:rsidRPr="00B62016">
        <w:rPr>
          <w:lang w:val="en-US"/>
        </w:rPr>
        <w:t xml:space="preserve">iel aufgeführt </w:t>
      </w:r>
      <w:r w:rsidR="002C34A8" w:rsidRPr="00170A19">
        <w:rPr>
          <w:highlight w:val="magenta"/>
        </w:rPr>
        <w:fldChar w:fldCharType="begin"/>
      </w:r>
      <w:r w:rsidR="002C34A8" w:rsidRPr="00B62016">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B62016">
        <w:rPr>
          <w:highlight w:val="magenta"/>
          <w:lang w:val="en-US"/>
        </w:rPr>
        <w:instrText>ne-tuning on a speci</w:instrText>
      </w:r>
      <w:r w:rsidR="002C34A8" w:rsidRPr="00170A19">
        <w:rPr>
          <w:highlight w:val="magenta"/>
        </w:rPr>
        <w:instrText>ﬁ</w:instrText>
      </w:r>
      <w:r w:rsidR="002C34A8" w:rsidRPr="00B62016">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B62016">
        <w:rPr>
          <w:highlight w:val="magenta"/>
          <w:lang w:val="en-US"/>
        </w:rPr>
        <w:instrText xml:space="preserve">c </w:instrText>
      </w:r>
      <w:r w:rsidR="002C34A8" w:rsidRPr="00170A19">
        <w:rPr>
          <w:highlight w:val="magenta"/>
        </w:rPr>
        <w:instrText>ﬁ</w:instrText>
      </w:r>
      <w:r w:rsidR="002C34A8" w:rsidRPr="00B62016">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B62016">
        <w:rPr>
          <w:highlight w:val="magenta"/>
          <w:lang w:val="en-US"/>
        </w:rPr>
        <w:instrText>netuning approaches. Speci</w:instrText>
      </w:r>
      <w:r w:rsidR="002C34A8" w:rsidRPr="00170A19">
        <w:rPr>
          <w:highlight w:val="magenta"/>
        </w:rPr>
        <w:instrText>ﬁ</w:instrText>
      </w:r>
      <w:r w:rsidR="002C34A8" w:rsidRPr="00B62016">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B62016">
        <w:rPr>
          <w:highlight w:val="magenta"/>
          <w:lang w:val="en-US"/>
        </w:rPr>
        <w:instrText>ne-tuning, with tasks and few-shot demonstrations speci</w:instrText>
      </w:r>
      <w:r w:rsidR="002C34A8" w:rsidRPr="00170A19">
        <w:rPr>
          <w:highlight w:val="magenta"/>
        </w:rPr>
        <w:instrText>ﬁ</w:instrText>
      </w:r>
      <w:r w:rsidR="002C34A8" w:rsidRPr="00B62016">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B62016">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B62016">
        <w:rPr>
          <w:highlight w:val="magenta"/>
          <w:lang w:val="en-US"/>
        </w:rPr>
        <w:instrText>nd that GPT-3 can generate samples of news articles which human evaluators have dif</w:instrText>
      </w:r>
      <w:r w:rsidR="002C34A8" w:rsidRPr="00170A19">
        <w:rPr>
          <w:highlight w:val="magenta"/>
        </w:rPr>
        <w:instrText>ﬁ</w:instrText>
      </w:r>
      <w:r w:rsidR="002C34A8" w:rsidRPr="00B62016">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B62016">
        <w:rPr>
          <w:highlight w:val="magenta"/>
          <w:lang w:val="en-US"/>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78" w:author="Ben Fels" w:date="2024-12-22T12:25:00Z" w16du:dateUtc="2024-12-22T11:25:00Z">
        <w:r w:rsidR="0068611E">
          <w:t>Input</w:t>
        </w:r>
      </w:ins>
      <w:r w:rsidR="009E1511">
        <w:t xml:space="preserve"> und gewünschtem </w:t>
      </w:r>
      <w:ins w:id="1379"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380" w:author="Ben Fels" w:date="2024-12-22T17:22:00Z" w16du:dateUtc="2024-12-22T16:22:00Z">
        <w:r w:rsidRPr="00F93D27">
          <w:rPr>
            <w:highlight w:val="cyan"/>
          </w:rPr>
          <w:t xml:space="preserve">Das Beispiel wird zufällig aus dem </w:t>
        </w:r>
      </w:ins>
      <w:ins w:id="1381"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382" w:author="Ben Fels" w:date="2024-12-21T11:40:00Z" w16du:dateUtc="2024-12-21T10:40:00Z"/>
          <w:lang w:val="en-US"/>
          <w:rPrChange w:id="1383" w:author="Ben Fels" w:date="2024-12-21T11:41:00Z" w16du:dateUtc="2024-12-21T10:41:00Z">
            <w:rPr>
              <w:del w:id="1384" w:author="Ben Fels" w:date="2024-12-21T11:40:00Z" w16du:dateUtc="2024-12-21T10:40:00Z"/>
            </w:rPr>
          </w:rPrChange>
        </w:rPr>
      </w:pPr>
      <w:ins w:id="1385" w:author="Ben Fels" w:date="2024-12-21T11:41:00Z" w16du:dateUtc="2024-12-21T10:41:00Z">
        <w:r w:rsidRPr="005C290E">
          <w:rPr>
            <w:b/>
            <w:lang w:val="en-US"/>
            <w:rPrChange w:id="1386" w:author="Ben Fels" w:date="2024-12-21T11:41:00Z" w16du:dateUtc="2024-12-21T10:41:00Z">
              <w:rPr/>
            </w:rPrChange>
          </w:rPr>
          <w:t>Few-shot Learning</w:t>
        </w:r>
      </w:ins>
      <w:r w:rsidR="00F93D27" w:rsidRPr="005C290E">
        <w:rPr>
          <w:b/>
          <w:lang w:val="en-US"/>
        </w:rPr>
        <w:t>/Promping (FS):</w:t>
      </w:r>
      <w:del w:id="1387" w:author="Ben Fels" w:date="2024-12-21T11:40:00Z" w16du:dateUtc="2024-12-21T10:40:00Z">
        <w:r w:rsidR="001A4072" w:rsidRPr="005C290E" w:rsidDel="0015399A">
          <w:rPr>
            <w:b/>
            <w:lang w:val="en-US"/>
            <w:rPrChange w:id="1388"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389" w:author="Ben Fels" w:date="2024-12-21T11:41:00Z" w16du:dateUtc="2024-12-21T10:41:00Z">
              <w:rPr>
                <w:highlight w:val="magenta"/>
              </w:rPr>
            </w:rPrChange>
          </w:rPr>
          <w:fldChar w:fldCharType="begin"/>
        </w:r>
        <w:r w:rsidR="001A4072" w:rsidRPr="005C290E" w:rsidDel="0015399A">
          <w:rPr>
            <w:b/>
            <w:highlight w:val="magenta"/>
            <w:lang w:val="en-US"/>
            <w:rPrChange w:id="1390"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391"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392" w:author="Ben Fels" w:date="2024-12-21T11:41:00Z" w16du:dateUtc="2024-12-21T10:41:00Z">
              <w:rPr>
                <w:rFonts w:cs="Arial"/>
                <w:highlight w:val="magenta"/>
              </w:rPr>
            </w:rPrChange>
          </w:rPr>
          <w:delText>(Tunstall et al., 2023, S. 330)</w:delText>
        </w:r>
        <w:r w:rsidR="001A4072" w:rsidRPr="005C290E" w:rsidDel="0015399A">
          <w:rPr>
            <w:b/>
            <w:highlight w:val="magenta"/>
            <w:rPrChange w:id="1393" w:author="Ben Fels" w:date="2024-12-21T11:41:00Z" w16du:dateUtc="2024-12-21T10:41:00Z">
              <w:rPr>
                <w:highlight w:val="magenta"/>
              </w:rPr>
            </w:rPrChange>
          </w:rPr>
          <w:fldChar w:fldCharType="end"/>
        </w:r>
        <w:r w:rsidR="001A4072" w:rsidRPr="005C290E" w:rsidDel="0015399A">
          <w:rPr>
            <w:b/>
            <w:lang w:val="en-US"/>
            <w:rPrChange w:id="1394"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883B42">
      <w:pPr>
        <w:pStyle w:val="Listenabsatz"/>
        <w:ind w:left="0"/>
        <w:jc w:val="both"/>
        <w:rPr>
          <w:ins w:id="1395" w:author="Ben Fels" w:date="2024-12-21T11:54:00Z" w16du:dateUtc="2024-12-21T10:54:00Z"/>
        </w:rPr>
      </w:pPr>
      <w:r w:rsidRPr="00204D5B">
        <w:rPr>
          <w:lang w:val="en-US"/>
        </w:rPr>
        <w:t xml:space="preserve"> </w:t>
      </w:r>
      <w:r w:rsidR="000C61A4">
        <w:t>Auch hier werden wie beim OS d</w:t>
      </w:r>
      <w:ins w:id="1396" w:author="Ben Fels" w:date="2024-12-22T12:25:00Z" w16du:dateUtc="2024-12-22T11:25:00Z">
        <w:r w:rsidR="000C61A4">
          <w:t xml:space="preserve">em Modell </w:t>
        </w:r>
      </w:ins>
      <w:r w:rsidR="000C61A4">
        <w:t xml:space="preserve">zusätzlich zur Aufgabenbeschreibung Beispiele als </w:t>
      </w:r>
      <w:ins w:id="1397" w:author="Ben Fels" w:date="2024-12-22T12:25:00Z" w16du:dateUtc="2024-12-22T11:25:00Z">
        <w:r w:rsidR="000C61A4">
          <w:t xml:space="preserve">Input-Output Paare übergeben. </w:t>
        </w:r>
      </w:ins>
      <w:ins w:id="1398"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399" w:author="Ben Fels" w:date="2024-12-22T12:25:00Z" w16du:dateUtc="2024-12-22T11:25:00Z"/>
        </w:rPr>
      </w:pPr>
      <w:ins w:id="1400"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01" w:author="Ben Fels" w:date="2024-12-22T12:26:00Z" w16du:dateUtc="2024-12-22T11:26:00Z"/>
        </w:rPr>
      </w:pPr>
      <w:ins w:id="1402"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03"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04"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lastRenderedPageBreak/>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05"/>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06"/>
      <w:r>
        <w:t xml:space="preserve">Kontext-Fenster </w:t>
      </w:r>
      <w:commentRangeEnd w:id="1406"/>
      <w:r>
        <w:rPr>
          <w:rStyle w:val="Kommentarzeichen"/>
        </w:rPr>
        <w:commentReference w:id="1406"/>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05"/>
      <w:r w:rsidR="00687D4A">
        <w:rPr>
          <w:rStyle w:val="Kommentarzeichen"/>
        </w:rPr>
        <w:commentReference w:id="1405"/>
      </w:r>
    </w:p>
    <w:p w14:paraId="13262BCA" w14:textId="77777777" w:rsidR="006E44DC" w:rsidRPr="006E44DC" w:rsidRDefault="006E44DC" w:rsidP="00AC2170">
      <w:pPr>
        <w:jc w:val="both"/>
        <w:rPr>
          <w:bCs/>
          <w:i/>
          <w:rPrChange w:id="1407"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08" w:author="Ben Fels" w:date="2024-12-21T21:02:00Z" w16du:dateUtc="2024-12-21T20:02:00Z">
            <w:rPr>
              <w:bCs/>
              <w:i/>
            </w:rPr>
          </w:rPrChange>
        </w:rPr>
      </w:pPr>
      <w:r w:rsidRPr="007041E2">
        <w:rPr>
          <w:bCs/>
          <w:rPrChange w:id="1409" w:author="Ben Fels" w:date="2024-12-22T17:45:00Z" w16du:dateUtc="2024-12-22T16:45:00Z">
            <w:rPr>
              <w:bCs/>
              <w:lang w:val="en-US"/>
            </w:rPr>
          </w:rPrChange>
        </w:rPr>
        <w:t xml:space="preserve">Neben der </w:t>
      </w:r>
      <w:r w:rsidR="00643F0B" w:rsidRPr="007041E2">
        <w:rPr>
          <w:bCs/>
          <w:rPrChange w:id="1410" w:author="Ben Fels" w:date="2024-12-22T17:45:00Z" w16du:dateUtc="2024-12-22T16:45:00Z">
            <w:rPr>
              <w:bCs/>
              <w:lang w:val="en-US"/>
            </w:rPr>
          </w:rPrChange>
        </w:rPr>
        <w:t>Ergänzung von Beispielen in den Prompts gibt es noch weitere Ansätze</w:t>
      </w:r>
      <w:r w:rsidR="007041E2" w:rsidRPr="007041E2">
        <w:rPr>
          <w:bCs/>
          <w:rPrChange w:id="1411"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12"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rsidP="005C290E">
      <w:pPr>
        <w:pStyle w:val="Listenabsatz"/>
        <w:numPr>
          <w:ilvl w:val="0"/>
          <w:numId w:val="58"/>
        </w:numPr>
        <w:jc w:val="both"/>
        <w:pPrChange w:id="1413" w:author="Ben Fels" w:date="2024-12-22T17:45:00Z" w16du:dateUtc="2024-12-22T16:45:00Z">
          <w:pPr>
            <w:pStyle w:val="berschrift3"/>
          </w:pPr>
        </w:pPrChange>
      </w:pPr>
      <w:r w:rsidRPr="005C290E">
        <w:rPr>
          <w:b/>
          <w:lang w:val="en-US"/>
          <w:rPrChange w:id="141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1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1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1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C290E">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18" w:author="Ben Fels" w:date="2024-12-22T11:53:00Z" w16du:dateUtc="2024-12-22T10:53:00Z">
            <w:rPr>
              <w:rFonts w:cs="Arial"/>
            </w:rPr>
          </w:rPrChange>
        </w:rPr>
        <w:t xml:space="preserve">Wei et al. </w:t>
      </w:r>
      <w:r w:rsidR="00324F58" w:rsidRPr="005C290E">
        <w:rPr>
          <w:bCs/>
          <w:highlight w:val="magenta"/>
          <w:rPrChange w:id="141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20" w:author="Ben Fels" w:date="2024-12-22T11:53:00Z" w16du:dateUtc="2024-12-22T10:53:00Z">
            <w:rPr>
              <w:bCs/>
            </w:rPr>
          </w:rPrChange>
        </w:rPr>
        <w:fldChar w:fldCharType="separate"/>
      </w:r>
      <w:r w:rsidR="00ED055E" w:rsidRPr="005C290E">
        <w:rPr>
          <w:rFonts w:cs="Arial"/>
          <w:highlight w:val="magenta"/>
          <w:rPrChange w:id="1421" w:author="Ben Fels" w:date="2024-12-22T11:53:00Z" w16du:dateUtc="2024-12-22T10:53:00Z">
            <w:rPr>
              <w:rFonts w:cs="Arial"/>
            </w:rPr>
          </w:rPrChange>
        </w:rPr>
        <w:t>(2023)</w:t>
      </w:r>
      <w:r w:rsidR="00324F58" w:rsidRPr="005C290E">
        <w:rPr>
          <w:bCs/>
          <w:highlight w:val="magenta"/>
          <w:rPrChange w:id="1422"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lastRenderedPageBreak/>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423"/>
      <w:r w:rsidR="0085671A" w:rsidRPr="005C290E">
        <w:rPr>
          <w:bCs/>
        </w:rPr>
        <w:t>den Anwendungsfall Argument Mining übersetzt werden dem Modell</w:t>
      </w:r>
      <w:r w:rsidR="00283FA4" w:rsidRPr="005C290E">
        <w:rPr>
          <w:bCs/>
        </w:rPr>
        <w:t xml:space="preserve"> die Teilaufgaben genannt</w:t>
      </w:r>
      <w:commentRangeEnd w:id="1423"/>
      <w:r w:rsidR="00E20AAD">
        <w:rPr>
          <w:rStyle w:val="Kommentarzeichen"/>
        </w:rPr>
        <w:commentReference w:id="1423"/>
      </w:r>
      <w:r w:rsidR="00DE7AB2" w:rsidRPr="005C290E">
        <w:rPr>
          <w:bCs/>
        </w:rPr>
        <w:t xml:space="preserve"> und die Vorgehensweise anhand eines Beispiels dargestellt.</w:t>
      </w:r>
    </w:p>
    <w:p w14:paraId="5820FF3E" w14:textId="4F990C56" w:rsidR="0085445A" w:rsidRPr="005C290E" w:rsidRDefault="007C6A28" w:rsidP="005C290E">
      <w:pPr>
        <w:pStyle w:val="Listenabsatz"/>
        <w:numPr>
          <w:ilvl w:val="0"/>
          <w:numId w:val="58"/>
        </w:numPr>
        <w:jc w:val="both"/>
        <w:rPr>
          <w:ins w:id="1424" w:author="Ben Fels" w:date="2024-12-22T11:51:00Z" w16du:dateUtc="2024-12-22T10:51:00Z"/>
          <w:bCs/>
          <w:lang w:val="en-US"/>
        </w:rPr>
        <w:pPrChange w:id="1425"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26" w:author="Ben Fels" w:date="2024-12-22T19:54:00Z" w16du:dateUtc="2024-12-22T18:54:00Z">
        <w:r w:rsidR="003C1254" w:rsidRPr="005C290E" w:rsidDel="004256BC">
          <w:rPr>
            <w:bCs/>
            <w:highlight w:val="magenta"/>
            <w:rPrChange w:id="1427"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28" w:author="Ben Fels" w:date="2024-12-22T11:10:00Z" w16du:dateUtc="2024-12-22T10:10:00Z">
              <w:rPr>
                <w:bCs/>
              </w:rPr>
            </w:rPrChange>
          </w:rPr>
          <w:fldChar w:fldCharType="separate"/>
        </w:r>
        <w:r w:rsidR="003C1254" w:rsidRPr="005C290E" w:rsidDel="004256BC">
          <w:rPr>
            <w:rFonts w:cs="Arial"/>
            <w:highlight w:val="magenta"/>
            <w:lang w:val="en-US"/>
            <w:rPrChange w:id="1429" w:author="Ben Fels" w:date="2024-12-22T11:10:00Z" w16du:dateUtc="2024-12-22T10:10:00Z">
              <w:rPr>
                <w:rFonts w:cs="Arial"/>
              </w:rPr>
            </w:rPrChange>
          </w:rPr>
          <w:delText>(Trad &amp; Chehab, 2024, S. 369)</w:delText>
        </w:r>
        <w:r w:rsidR="003C1254" w:rsidRPr="005C290E" w:rsidDel="004256BC">
          <w:rPr>
            <w:bCs/>
            <w:highlight w:val="magenta"/>
            <w:rPrChange w:id="1430" w:author="Ben Fels" w:date="2024-12-22T11:10:00Z" w16du:dateUtc="2024-12-22T10:10:00Z">
              <w:rPr>
                <w:bCs/>
              </w:rPr>
            </w:rPrChange>
          </w:rPr>
          <w:fldChar w:fldCharType="end"/>
        </w:r>
      </w:del>
    </w:p>
    <w:p w14:paraId="5AE96B26" w14:textId="3B2A37B5" w:rsidR="004256BC" w:rsidRPr="00D05ADC" w:rsidRDefault="008E1D91">
      <w:pPr>
        <w:jc w:val="both"/>
        <w:rPr>
          <w:ins w:id="1431" w:author="Ben Fels" w:date="2024-12-16T22:10:00Z" w16du:dateUtc="2024-12-16T21:10:00Z"/>
          <w:bCs/>
        </w:rPr>
        <w:pPrChange w:id="1432" w:author="Ben Fels" w:date="2024-12-22T11:51:00Z" w16du:dateUtc="2024-12-22T10:51:00Z">
          <w:pPr>
            <w:pStyle w:val="Listenabsatz"/>
            <w:numPr>
              <w:ilvl w:val="1"/>
              <w:numId w:val="27"/>
            </w:numPr>
            <w:ind w:left="1440" w:hanging="360"/>
          </w:pPr>
        </w:pPrChange>
      </w:pPr>
      <w:ins w:id="1433" w:author="Ben Fels" w:date="2024-12-22T18:16:00Z" w16du:dateUtc="2024-12-22T17:16:00Z">
        <w:r w:rsidRPr="00AC2170">
          <w:rPr>
            <w:bCs/>
            <w:rPrChange w:id="1434"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35" w:author="Ben Fels" w:date="2024-12-22T18:16:00Z" w16du:dateUtc="2024-12-22T17:16:00Z">
        <w:r>
          <w:rPr>
            <w:bCs/>
          </w:rPr>
          <w:t xml:space="preserve"> </w:t>
        </w:r>
      </w:ins>
      <w:ins w:id="1436" w:author="Ben Fels" w:date="2024-12-22T18:08:00Z" w16du:dateUtc="2024-12-22T17:08:00Z">
        <w:r w:rsidR="00D05ADC" w:rsidRPr="0039768F">
          <w:rPr>
            <w:bCs/>
            <w:highlight w:val="magenta"/>
            <w:rPrChange w:id="1437" w:author="Ben Fels" w:date="2024-12-22T18:10:00Z" w16du:dateUtc="2024-12-22T17:10:00Z">
              <w:rPr>
                <w:bCs/>
                <w:lang w:val="en-US"/>
              </w:rPr>
            </w:rPrChange>
          </w:rPr>
          <w:t xml:space="preserve">OpenAI </w:t>
        </w:r>
      </w:ins>
      <w:r w:rsidR="000F68E6" w:rsidRPr="008328FE">
        <w:rPr>
          <w:bCs/>
          <w:highlight w:val="magenta"/>
          <w:lang w:val="en-US"/>
          <w:rPrChange w:id="1438"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39"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40" w:author="Ben Fels" w:date="2024-12-22T18:10:00Z" w16du:dateUtc="2024-12-22T17:10:00Z">
            <w:rPr>
              <w:bCs/>
              <w:lang w:val="en-US"/>
            </w:rPr>
          </w:rPrChange>
        </w:rPr>
        <w:fldChar w:fldCharType="end"/>
      </w:r>
      <w:ins w:id="1441" w:author="Ben Fels" w:date="2024-12-22T18:08:00Z" w16du:dateUtc="2024-12-22T17:08:00Z">
        <w:r w:rsidR="00D05ADC" w:rsidRPr="00D05ADC">
          <w:rPr>
            <w:bCs/>
            <w:rPrChange w:id="1442" w:author="Ben Fels" w:date="2024-12-22T18:08:00Z" w16du:dateUtc="2024-12-22T17:08:00Z">
              <w:rPr>
                <w:bCs/>
                <w:lang w:val="en-US"/>
              </w:rPr>
            </w:rPrChange>
          </w:rPr>
          <w:t xml:space="preserve"> </w:t>
        </w:r>
        <w:r w:rsidR="00D05ADC" w:rsidRPr="00BD07B7">
          <w:rPr>
            <w:bCs/>
          </w:rPr>
          <w:t xml:space="preserve">für bessere Ergebnisse </w:t>
        </w:r>
      </w:ins>
      <w:ins w:id="1443" w:author="Ben Fels" w:date="2024-12-22T18:13:00Z" w16du:dateUtc="2024-12-22T17:13:00Z">
        <w:r w:rsidR="00427542" w:rsidRPr="00BD07B7">
          <w:rPr>
            <w:bCs/>
          </w:rPr>
          <w:t xml:space="preserve">beispielsweise </w:t>
        </w:r>
      </w:ins>
      <w:ins w:id="1444" w:author="Ben Fels" w:date="2024-12-22T18:10:00Z" w16du:dateUtc="2024-12-22T17:10:00Z">
        <w:r w:rsidR="0039768F" w:rsidRPr="00BD07B7">
          <w:rPr>
            <w:bCs/>
          </w:rPr>
          <w:t xml:space="preserve">das Schreiben von </w:t>
        </w:r>
      </w:ins>
      <w:r w:rsidR="006E16C5" w:rsidRPr="00BD07B7">
        <w:rPr>
          <w:bCs/>
        </w:rPr>
        <w:t>spezifischen</w:t>
      </w:r>
      <w:ins w:id="1445"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46" w:author="Ben Fels" w:date="2024-12-22T20:42:00Z" w16du:dateUtc="2024-12-22T19:42:00Z">
        <w:r w:rsidR="00585481" w:rsidRPr="00BD07B7">
          <w:rPr>
            <w:bCs/>
          </w:rPr>
          <w:t xml:space="preserve"> </w:t>
        </w:r>
      </w:ins>
      <w:ins w:id="1447" w:author="Ben Fels" w:date="2024-12-22T20:05:00Z" w16du:dateUtc="2024-12-22T19:05:00Z">
        <w:r w:rsidR="00A77CE4" w:rsidRPr="00BD07B7">
          <w:rPr>
            <w:bCs/>
          </w:rPr>
          <w:t xml:space="preserve">und </w:t>
        </w:r>
      </w:ins>
      <w:ins w:id="1448" w:author="Ben Fels" w:date="2024-12-22T18:13:00Z" w16du:dateUtc="2024-12-22T17:13:00Z">
        <w:r w:rsidR="00A51F5C" w:rsidRPr="00BD07B7">
          <w:rPr>
            <w:bCs/>
          </w:rPr>
          <w:t xml:space="preserve">die Verwendung </w:t>
        </w:r>
      </w:ins>
      <w:ins w:id="1449" w:author="Ben Fels" w:date="2024-12-22T18:14:00Z" w16du:dateUtc="2024-12-22T17:14:00Z">
        <w:r w:rsidR="000A7B42" w:rsidRPr="00BD07B7">
          <w:rPr>
            <w:bCs/>
          </w:rPr>
          <w:t>von Begrenzungszeichen</w:t>
        </w:r>
      </w:ins>
      <w:ins w:id="1450" w:author="Ben Fels" w:date="2024-12-22T19:55:00Z" w16du:dateUtc="2024-12-22T18:55:00Z">
        <w:r w:rsidR="0085445A" w:rsidRPr="00BD07B7">
          <w:rPr>
            <w:bCs/>
          </w:rPr>
          <w:t xml:space="preserve"> </w:t>
        </w:r>
      </w:ins>
      <w:ins w:id="1451" w:author="Ben Fels" w:date="2024-12-22T19:11:00Z" w16du:dateUtc="2024-12-22T18:11:00Z">
        <w:r w:rsidR="00DC0016" w:rsidRPr="00BD07B7">
          <w:rPr>
            <w:bCs/>
          </w:rPr>
          <w:t>sowie den systematischen T</w:t>
        </w:r>
      </w:ins>
      <w:ins w:id="1452" w:author="Ben Fels" w:date="2024-12-22T19:12:00Z" w16du:dateUtc="2024-12-22T18:12:00Z">
        <w:r w:rsidR="00DC0016" w:rsidRPr="00BD07B7">
          <w:rPr>
            <w:bCs/>
          </w:rPr>
          <w:t>est von</w:t>
        </w:r>
        <w:r w:rsidR="00447506" w:rsidRPr="00BD07B7">
          <w:rPr>
            <w:bCs/>
          </w:rPr>
          <w:t xml:space="preserve"> Veränderungen</w:t>
        </w:r>
      </w:ins>
      <w:ins w:id="1453"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54" w:author="Ben Fels" w:date="2024-12-22T11:48:00Z" w16du:dateUtc="2024-12-22T10:48:00Z">
        <w:r>
          <w:t xml:space="preserve">Dem </w:t>
        </w:r>
      </w:ins>
      <w:ins w:id="1455" w:author="Ben Fels" w:date="2024-12-22T11:47:00Z" w16du:dateUtc="2024-12-22T10:47:00Z">
        <w:r>
          <w:t xml:space="preserve">Modells wird </w:t>
        </w:r>
      </w:ins>
      <w:ins w:id="1456" w:author="Ben Fels" w:date="2024-12-22T11:48:00Z" w16du:dateUtc="2024-12-22T10:48:00Z">
        <w:r w:rsidR="00684E23">
          <w:t xml:space="preserve">JSON </w:t>
        </w:r>
        <w:r w:rsidR="008E2F22">
          <w:t xml:space="preserve">als Ausgabeformat </w:t>
        </w:r>
        <w:r w:rsidR="00684E23">
          <w:t xml:space="preserve">auferlegt. Dadurch soll sich das Modell </w:t>
        </w:r>
      </w:ins>
      <w:ins w:id="1457" w:author="Ben Fels" w:date="2024-12-22T11:49:00Z" w16du:dateUtc="2024-12-22T10:49:00Z">
        <w:r w:rsidR="005212EB">
          <w:t xml:space="preserve">bei der Ausgabe </w:t>
        </w:r>
      </w:ins>
      <w:ins w:id="1458" w:author="Ben Fels" w:date="2024-12-22T11:48:00Z" w16du:dateUtc="2024-12-22T10:48:00Z">
        <w:r w:rsidR="00684E23">
          <w:t>auf die wesentlichen</w:t>
        </w:r>
      </w:ins>
      <w:ins w:id="1459"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460" w:author="Ben Fels" w:date="2024-12-22T11:49:00Z" w16du:dateUtc="2024-12-22T10:49:00Z">
        <w:r w:rsidR="005212EB">
          <w:t>.</w:t>
        </w:r>
      </w:ins>
      <w:r w:rsidR="003F0B26">
        <w:t xml:space="preserve"> </w:t>
      </w:r>
      <w:ins w:id="1461" w:author="Ben Fels" w:date="2024-12-22T11:51:00Z" w16du:dateUtc="2024-12-22T10:51:00Z">
        <w:r w:rsidR="006B3770">
          <w:t>Das Ausgabeformat wurde so definiert, dass es sich für die Weiterverarbeitung zur</w:t>
        </w:r>
        <w:r w:rsidR="002A6B77">
          <w:t xml:space="preserve"> </w:t>
        </w:r>
      </w:ins>
      <w:ins w:id="1462" w:author="Ben Fels" w:date="2024-12-22T11:52:00Z" w16du:dateUtc="2024-12-22T10:52:00Z">
        <w:r w:rsidR="002A6B77">
          <w:t>anschließenden Evaluation eignet.</w:t>
        </w:r>
      </w:ins>
      <w:r w:rsidR="003F0B26">
        <w:t xml:space="preserve"> </w:t>
      </w:r>
      <w:ins w:id="1463"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464" w:author="Ben Fels" w:date="2024-12-22T11:50:00Z" w16du:dateUtc="2024-12-22T10:50:00Z">
        <w:r w:rsidR="00AA1D07">
          <w:t xml:space="preserve">des </w:t>
        </w:r>
      </w:ins>
      <w:ins w:id="1465" w:author="Ben Fels" w:date="2024-12-22T11:05:00Z" w16du:dateUtc="2024-12-22T10:05:00Z">
        <w:r w:rsidR="00590195">
          <w:t xml:space="preserve">LLMs </w:t>
        </w:r>
      </w:ins>
      <w:ins w:id="1466" w:author="Ben Fels" w:date="2024-12-22T11:52:00Z" w16du:dateUtc="2024-12-22T10:52:00Z">
        <w:r w:rsidR="00DC30B8">
          <w:t xml:space="preserve">sind </w:t>
        </w:r>
      </w:ins>
      <w:ins w:id="1467" w:author="Ben Fels" w:date="2024-12-22T11:05:00Z" w16du:dateUtc="2024-12-22T10:05:00Z">
        <w:r w:rsidR="00590195">
          <w:t xml:space="preserve">nicht </w:t>
        </w:r>
      </w:ins>
      <w:ins w:id="1468" w:author="Ben Fels" w:date="2024-12-22T11:52:00Z" w16du:dateUtc="2024-12-22T10:52:00Z">
        <w:r w:rsidR="00DC30B8">
          <w:t>Teil dieser Untersuchung</w:t>
        </w:r>
      </w:ins>
      <w:ins w:id="1469"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470"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471" w:author="Ben Fels" w:date="2024-12-21T11:47:00Z" w16du:dateUtc="2024-12-21T10:47:00Z"/>
          <w:lang w:val="en-US"/>
          <w:rPrChange w:id="1472" w:author="Ben Fels" w:date="2024-12-21T18:24:00Z" w16du:dateUtc="2024-12-21T17:24:00Z">
            <w:rPr>
              <w:del w:id="1473" w:author="Ben Fels" w:date="2024-12-21T11:47:00Z" w16du:dateUtc="2024-12-21T10:47:00Z"/>
              <w:b/>
              <w:i/>
              <w:lang w:val="en-US"/>
            </w:rPr>
          </w:rPrChange>
        </w:rPr>
      </w:pPr>
      <w:bookmarkStart w:id="1474" w:name="_Toc185697462"/>
      <w:bookmarkEnd w:id="147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475" w:author="Ben Fels" w:date="2024-12-21T11:47:00Z" w16du:dateUtc="2024-12-21T10:47:00Z"/>
          <w:lang w:val="en-US"/>
          <w:rPrChange w:id="1476" w:author="Ben Fels" w:date="2024-12-21T18:24:00Z" w16du:dateUtc="2024-12-21T17:24:00Z">
            <w:rPr>
              <w:del w:id="1477" w:author="Ben Fels" w:date="2024-12-21T11:47:00Z" w16du:dateUtc="2024-12-21T10:47:00Z"/>
            </w:rPr>
          </w:rPrChange>
        </w:rPr>
      </w:pPr>
      <w:del w:id="1478" w:author="Ben Fels" w:date="2024-12-21T11:47:00Z" w16du:dateUtc="2024-12-21T10:47:00Z">
        <w:r w:rsidRPr="002F4B5A" w:rsidDel="002A4580">
          <w:rPr>
            <w:lang w:val="en-US"/>
            <w:rPrChange w:id="1479" w:author="Ben Fels" w:date="2024-12-21T18:24:00Z" w16du:dateUtc="2024-12-21T17:24:00Z">
              <w:rPr/>
            </w:rPrChange>
          </w:rPr>
          <w:delText>Zero-Shot</w:delText>
        </w:r>
        <w:r w:rsidR="00490397" w:rsidRPr="002F4B5A" w:rsidDel="002A4580">
          <w:rPr>
            <w:lang w:val="en-US"/>
            <w:rPrChange w:id="1480" w:author="Ben Fels" w:date="2024-12-21T18:24:00Z" w16du:dateUtc="2024-12-21T17:24:00Z">
              <w:rPr/>
            </w:rPrChange>
          </w:rPr>
          <w:delText>: Kein Beispiel übergeben</w:delText>
        </w:r>
        <w:bookmarkStart w:id="1481" w:name="_Toc185697463"/>
        <w:bookmarkEnd w:id="1481"/>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482" w:author="Ben Fels" w:date="2024-12-21T11:47:00Z" w16du:dateUtc="2024-12-21T10:47:00Z"/>
          <w:lang w:val="en-US"/>
          <w:rPrChange w:id="1483" w:author="Ben Fels" w:date="2024-12-21T18:24:00Z" w16du:dateUtc="2024-12-21T17:24:00Z">
            <w:rPr>
              <w:del w:id="1484" w:author="Ben Fels" w:date="2024-12-21T11:47:00Z" w16du:dateUtc="2024-12-21T10:47:00Z"/>
            </w:rPr>
          </w:rPrChange>
        </w:rPr>
      </w:pPr>
      <w:del w:id="1485" w:author="Ben Fels" w:date="2024-12-21T11:47:00Z" w16du:dateUtc="2024-12-21T10:47:00Z">
        <w:r w:rsidRPr="002F4B5A" w:rsidDel="002A4580">
          <w:rPr>
            <w:lang w:val="en-US"/>
            <w:rPrChange w:id="1486" w:author="Ben Fels" w:date="2024-12-21T18:24:00Z" w16du:dateUtc="2024-12-21T17:24:00Z">
              <w:rPr/>
            </w:rPrChange>
          </w:rPr>
          <w:delText>One-Shot</w:delText>
        </w:r>
        <w:r w:rsidR="00490397" w:rsidRPr="002F4B5A" w:rsidDel="002A4580">
          <w:rPr>
            <w:lang w:val="en-US"/>
            <w:rPrChange w:id="1487" w:author="Ben Fels" w:date="2024-12-21T18:24:00Z" w16du:dateUtc="2024-12-21T17:24:00Z">
              <w:rPr/>
            </w:rPrChange>
          </w:rPr>
          <w:delText>: ein Beispiel übergeben</w:delText>
        </w:r>
        <w:bookmarkStart w:id="1488" w:name="_Toc185697464"/>
        <w:bookmarkEnd w:id="1488"/>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489" w:author="Ben Fels" w:date="2024-12-21T11:47:00Z" w16du:dateUtc="2024-12-21T10:47:00Z"/>
          <w:lang w:val="en-US"/>
          <w:rPrChange w:id="1490" w:author="Ben Fels" w:date="2024-12-21T18:24:00Z" w16du:dateUtc="2024-12-21T17:24:00Z">
            <w:rPr>
              <w:del w:id="1491" w:author="Ben Fels" w:date="2024-12-21T11:47:00Z" w16du:dateUtc="2024-12-21T10:47:00Z"/>
            </w:rPr>
          </w:rPrChange>
        </w:rPr>
      </w:pPr>
      <w:del w:id="1492" w:author="Ben Fels" w:date="2024-12-21T11:47:00Z" w16du:dateUtc="2024-12-21T10:47:00Z">
        <w:r w:rsidRPr="002F4B5A" w:rsidDel="002A4580">
          <w:rPr>
            <w:lang w:val="en-US"/>
            <w:rPrChange w:id="1493" w:author="Ben Fels" w:date="2024-12-21T18:24:00Z" w16du:dateUtc="2024-12-21T17:24:00Z">
              <w:rPr/>
            </w:rPrChange>
          </w:rPr>
          <w:delText>Few-Shot</w:delText>
        </w:r>
        <w:r w:rsidR="00490397" w:rsidRPr="002F4B5A" w:rsidDel="002A4580">
          <w:rPr>
            <w:lang w:val="en-US"/>
            <w:rPrChange w:id="1494" w:author="Ben Fels" w:date="2024-12-21T18:24:00Z" w16du:dateUtc="2024-12-21T17:24:00Z">
              <w:rPr/>
            </w:rPrChange>
          </w:rPr>
          <w:delText xml:space="preserve">: </w:delText>
        </w:r>
        <w:r w:rsidR="00633544" w:rsidRPr="002F4B5A" w:rsidDel="002A4580">
          <w:rPr>
            <w:lang w:val="en-US"/>
            <w:rPrChange w:id="1495" w:author="Ben Fels" w:date="2024-12-21T18:24:00Z" w16du:dateUtc="2024-12-21T17:24:00Z">
              <w:rPr/>
            </w:rPrChange>
          </w:rPr>
          <w:delText xml:space="preserve">Wie viel Beispiele braucht es, damit es als Few-Shot Learning </w:delText>
        </w:r>
        <w:r w:rsidR="00163016" w:rsidRPr="002F4B5A" w:rsidDel="002A4580">
          <w:rPr>
            <w:lang w:val="en-US"/>
            <w:rPrChange w:id="1496" w:author="Ben Fels" w:date="2024-12-21T18:24:00Z" w16du:dateUtc="2024-12-21T17:24:00Z">
              <w:rPr/>
            </w:rPrChange>
          </w:rPr>
          <w:delText>zählt?</w:delText>
        </w:r>
        <w:bookmarkStart w:id="1497" w:name="_Toc185697465"/>
        <w:bookmarkEnd w:id="1497"/>
      </w:del>
    </w:p>
    <w:p w14:paraId="7E7209C7" w14:textId="13480A68" w:rsidR="00E150E2" w:rsidDel="002A4580" w:rsidRDefault="00E87A82" w:rsidP="00E150E2">
      <w:pPr>
        <w:autoSpaceDE w:val="0"/>
        <w:autoSpaceDN w:val="0"/>
        <w:adjustRightInd w:val="0"/>
        <w:spacing w:after="0"/>
        <w:ind w:left="360"/>
        <w:jc w:val="both"/>
        <w:rPr>
          <w:del w:id="1498" w:author="Ben Fels" w:date="2024-12-21T11:47:00Z" w16du:dateUtc="2024-12-21T10:47:00Z"/>
        </w:rPr>
      </w:pPr>
      <w:del w:id="1499" w:author="Ben Fels" w:date="2024-12-21T11:47:00Z" w16du:dateUtc="2024-12-21T10:47:00Z">
        <w:r w:rsidRPr="002F4B5A" w:rsidDel="002A4580">
          <w:rPr>
            <w:lang w:val="en-US"/>
            <w:rPrChange w:id="1500" w:author="Ben Fels" w:date="2024-12-21T18:24:00Z" w16du:dateUtc="2024-12-21T17:24:00Z">
              <w:rPr/>
            </w:rPrChange>
          </w:rPr>
          <w:delText xml:space="preserve">Nach </w:delText>
        </w:r>
        <w:r w:rsidRPr="002F4B5A" w:rsidDel="002A4580">
          <w:rPr>
            <w:rFonts w:cs="Arial"/>
            <w:highlight w:val="magenta"/>
            <w:lang w:val="en-US"/>
            <w:rPrChange w:id="150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0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0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0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0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0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07" w:name="_Toc185697466"/>
        <w:bookmarkEnd w:id="1507"/>
      </w:del>
    </w:p>
    <w:p w14:paraId="0FA3FEE0" w14:textId="0404AE21" w:rsidR="003F347A" w:rsidDel="002A4580" w:rsidRDefault="00F74FD5" w:rsidP="00E150E2">
      <w:pPr>
        <w:autoSpaceDE w:val="0"/>
        <w:autoSpaceDN w:val="0"/>
        <w:adjustRightInd w:val="0"/>
        <w:spacing w:after="0"/>
        <w:ind w:left="360"/>
        <w:jc w:val="both"/>
        <w:rPr>
          <w:del w:id="1508" w:author="Ben Fels" w:date="2024-12-21T11:47:00Z" w16du:dateUtc="2024-12-21T10:47:00Z"/>
        </w:rPr>
      </w:pPr>
      <w:del w:id="1509"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10" w:name="_Toc185697467"/>
        <w:bookmarkEnd w:id="1510"/>
      </w:del>
    </w:p>
    <w:p w14:paraId="55A6E6F9" w14:textId="42D9A0F9" w:rsidR="00027FDA" w:rsidDel="002A4580" w:rsidRDefault="00027FDA" w:rsidP="00E150E2">
      <w:pPr>
        <w:autoSpaceDE w:val="0"/>
        <w:autoSpaceDN w:val="0"/>
        <w:adjustRightInd w:val="0"/>
        <w:spacing w:after="0"/>
        <w:ind w:left="360"/>
        <w:jc w:val="both"/>
        <w:rPr>
          <w:del w:id="1511" w:author="Ben Fels" w:date="2024-12-21T11:47:00Z" w16du:dateUtc="2024-12-21T10:47:00Z"/>
        </w:rPr>
      </w:pPr>
      <w:del w:id="151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13" w:name="_Toc185697468"/>
        <w:bookmarkEnd w:id="1513"/>
      </w:del>
    </w:p>
    <w:p w14:paraId="03AD6F39" w14:textId="4864511F" w:rsidR="00E150E2" w:rsidDel="002A4580" w:rsidRDefault="006B0454" w:rsidP="00E150E2">
      <w:pPr>
        <w:autoSpaceDE w:val="0"/>
        <w:autoSpaceDN w:val="0"/>
        <w:adjustRightInd w:val="0"/>
        <w:spacing w:after="0"/>
        <w:ind w:left="360"/>
        <w:jc w:val="both"/>
        <w:rPr>
          <w:del w:id="1514" w:author="Ben Fels" w:date="2024-12-21T11:47:00Z" w16du:dateUtc="2024-12-21T10:47:00Z"/>
        </w:rPr>
      </w:pPr>
      <w:del w:id="151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16"/>
        <w:r w:rsidR="002C1227" w:rsidDel="002A4580">
          <w:delText xml:space="preserve">Kontext-Fenster </w:delText>
        </w:r>
        <w:commentRangeEnd w:id="1516"/>
        <w:r w:rsidR="002B52F5" w:rsidDel="002A4580">
          <w:rPr>
            <w:rStyle w:val="Kommentarzeichen"/>
          </w:rPr>
          <w:commentReference w:id="151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17" w:name="_Toc185697469"/>
        <w:bookmarkEnd w:id="1517"/>
      </w:del>
    </w:p>
    <w:p w14:paraId="434B60CC" w14:textId="1E310227" w:rsidR="00CB7B5E" w:rsidDel="002A4580" w:rsidRDefault="000C21AE" w:rsidP="00E150E2">
      <w:pPr>
        <w:autoSpaceDE w:val="0"/>
        <w:autoSpaceDN w:val="0"/>
        <w:adjustRightInd w:val="0"/>
        <w:spacing w:after="0"/>
        <w:ind w:left="360"/>
        <w:jc w:val="both"/>
        <w:rPr>
          <w:del w:id="1518" w:author="Ben Fels" w:date="2024-12-21T11:47:00Z" w16du:dateUtc="2024-12-21T10:47:00Z"/>
        </w:rPr>
      </w:pPr>
      <w:del w:id="1519"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20" w:name="_Toc185697470"/>
        <w:bookmarkEnd w:id="1520"/>
      </w:del>
    </w:p>
    <w:p w14:paraId="244D8D59" w14:textId="68D27281" w:rsidR="00B62C78" w:rsidDel="002A4580" w:rsidRDefault="00CB7B5E" w:rsidP="00B62C78">
      <w:pPr>
        <w:autoSpaceDE w:val="0"/>
        <w:autoSpaceDN w:val="0"/>
        <w:adjustRightInd w:val="0"/>
        <w:spacing w:after="0"/>
        <w:ind w:left="360"/>
        <w:jc w:val="both"/>
        <w:rPr>
          <w:del w:id="1521" w:author="Ben Fels" w:date="2024-12-21T11:47:00Z" w16du:dateUtc="2024-12-21T10:47:00Z"/>
        </w:rPr>
      </w:pPr>
      <w:del w:id="152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23" w:name="_Toc185697471"/>
        <w:bookmarkEnd w:id="1523"/>
      </w:del>
    </w:p>
    <w:p w14:paraId="00088147" w14:textId="59709C11" w:rsidR="0043331A" w:rsidDel="002A4580" w:rsidRDefault="00174375" w:rsidP="00B62C78">
      <w:pPr>
        <w:autoSpaceDE w:val="0"/>
        <w:autoSpaceDN w:val="0"/>
        <w:adjustRightInd w:val="0"/>
        <w:spacing w:after="0"/>
        <w:ind w:left="360"/>
        <w:jc w:val="both"/>
        <w:rPr>
          <w:del w:id="1524" w:author="Ben Fels" w:date="2024-12-21T11:47:00Z" w16du:dateUtc="2024-12-21T10:47:00Z"/>
        </w:rPr>
      </w:pPr>
      <w:del w:id="1525"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26" w:name="_Toc185697472"/>
        <w:bookmarkEnd w:id="1526"/>
      </w:del>
    </w:p>
    <w:p w14:paraId="2B4492D6" w14:textId="77847175" w:rsidR="00EF602A" w:rsidDel="002A4580" w:rsidRDefault="00EF602A" w:rsidP="001F7CA5">
      <w:pPr>
        <w:autoSpaceDE w:val="0"/>
        <w:autoSpaceDN w:val="0"/>
        <w:adjustRightInd w:val="0"/>
        <w:spacing w:after="0"/>
        <w:jc w:val="both"/>
        <w:rPr>
          <w:del w:id="1527" w:author="Ben Fels" w:date="2024-12-21T11:48:00Z" w16du:dateUtc="2024-12-21T10:48:00Z"/>
        </w:rPr>
      </w:pPr>
      <w:bookmarkStart w:id="1528" w:name="_Toc185697473"/>
      <w:bookmarkEnd w:id="1528"/>
    </w:p>
    <w:p w14:paraId="7765E13A" w14:textId="4D07F36C" w:rsidR="0043331A" w:rsidDel="002A4580" w:rsidRDefault="0043331A" w:rsidP="001F7CA5">
      <w:pPr>
        <w:autoSpaceDE w:val="0"/>
        <w:autoSpaceDN w:val="0"/>
        <w:adjustRightInd w:val="0"/>
        <w:spacing w:after="0"/>
        <w:jc w:val="both"/>
        <w:rPr>
          <w:del w:id="1529" w:author="Ben Fels" w:date="2024-12-21T11:48:00Z" w16du:dateUtc="2024-12-21T10:48:00Z"/>
        </w:rPr>
      </w:pPr>
      <w:del w:id="1530"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31" w:name="_Toc185697474"/>
        <w:bookmarkEnd w:id="1531"/>
      </w:del>
    </w:p>
    <w:p w14:paraId="02B7F4D9" w14:textId="0797EA93" w:rsidR="0092531F" w:rsidRPr="0092531F" w:rsidDel="002A4580" w:rsidRDefault="0092531F" w:rsidP="001F7CA5">
      <w:pPr>
        <w:autoSpaceDE w:val="0"/>
        <w:autoSpaceDN w:val="0"/>
        <w:adjustRightInd w:val="0"/>
        <w:spacing w:after="0"/>
        <w:jc w:val="both"/>
        <w:rPr>
          <w:del w:id="1532" w:author="Ben Fels" w:date="2024-12-21T11:48:00Z" w16du:dateUtc="2024-12-21T10:48:00Z"/>
          <w:lang w:val="en-US"/>
        </w:rPr>
      </w:pPr>
      <w:del w:id="1533" w:author="Ben Fels" w:date="2024-12-21T11:48:00Z" w16du:dateUtc="2024-12-21T10:48:00Z">
        <w:r w:rsidRPr="0092531F" w:rsidDel="002A4580">
          <w:rPr>
            <w:lang w:val="en-US"/>
          </w:rPr>
          <w:delText>Temperatur = 0 predictable; Temp =1 more r</w:delText>
        </w:r>
        <w:r w:rsidDel="002A4580">
          <w:rPr>
            <w:lang w:val="en-US"/>
          </w:rPr>
          <w:delText>andom</w:delText>
        </w:r>
        <w:bookmarkStart w:id="1534" w:name="_Toc185697475"/>
        <w:bookmarkEnd w:id="1534"/>
      </w:del>
    </w:p>
    <w:p w14:paraId="35A1C4A1" w14:textId="42AF1975" w:rsidR="00690A2C" w:rsidRPr="001F04C6" w:rsidRDefault="00690A2C" w:rsidP="004A5A26">
      <w:pPr>
        <w:pStyle w:val="berschrift1"/>
      </w:pPr>
      <w:bookmarkStart w:id="1535" w:name="_Toc185697476"/>
      <w:r w:rsidRPr="001F04C6">
        <w:t>Ergebnisse</w:t>
      </w:r>
      <w:bookmarkEnd w:id="153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36" w:author="Ben Fels" w:date="2024-12-22T12:35:00Z" w16du:dateUtc="2024-12-22T11:35:00Z">
        <w:r w:rsidR="00932D03">
          <w:t>Es wurde sich explizit für die Darstell</w:t>
        </w:r>
        <w:r w:rsidR="00CB57F4">
          <w:t xml:space="preserve">ung in Abhängigkeit der </w:t>
        </w:r>
      </w:ins>
      <w:ins w:id="1537" w:author="Ben Fels" w:date="2024-12-22T12:36:00Z" w16du:dateUtc="2024-12-22T11:36:00Z">
        <w:r w:rsidR="00CB57F4">
          <w:t xml:space="preserve">Tokenanzahl anstelle der tatsächlichen kosten entschieden, </w:t>
        </w:r>
      </w:ins>
      <w:del w:id="1538" w:author="Ben Fels" w:date="2024-12-22T12:36:00Z" w16du:dateUtc="2024-12-22T11:36:00Z">
        <w:r w:rsidR="00AF45D9" w:rsidDel="00CB57F4">
          <w:delText xml:space="preserve">Auch wenn die </w:delText>
        </w:r>
      </w:del>
      <w:ins w:id="1539" w:author="Ben Fels" w:date="2024-12-22T12:36:00Z" w16du:dateUtc="2024-12-22T11:36:00Z">
        <w:r w:rsidR="00CB57F4">
          <w:t xml:space="preserve">da die </w:t>
        </w:r>
      </w:ins>
      <w:r w:rsidR="00AF45D9">
        <w:t xml:space="preserve">Kosten pro Token </w:t>
      </w:r>
      <w:del w:id="1540" w:author="Ben Fels" w:date="2024-12-22T12:36:00Z" w16du:dateUtc="2024-12-22T11:36:00Z">
        <w:r w:rsidR="00AF45D9" w:rsidDel="005B7EA7">
          <w:delText xml:space="preserve">pro </w:delText>
        </w:r>
      </w:del>
      <w:ins w:id="1541" w:author="Ben Fels" w:date="2024-12-22T12:36:00Z" w16du:dateUtc="2024-12-22T11:36:00Z">
        <w:r w:rsidR="005B7EA7">
          <w:t xml:space="preserve">individuell für jedes </w:t>
        </w:r>
      </w:ins>
      <w:r w:rsidR="00AF45D9">
        <w:t xml:space="preserve">Modell </w:t>
      </w:r>
      <w:del w:id="1542" w:author="Ben Fels" w:date="2024-12-22T12:36:00Z" w16du:dateUtc="2024-12-22T11:36:00Z">
        <w:r w:rsidR="00AF45D9" w:rsidDel="005B7EA7">
          <w:delText>abweichen</w:delText>
        </w:r>
      </w:del>
      <w:ins w:id="1543" w:author="Ben Fels" w:date="2024-12-22T12:36:00Z" w16du:dateUtc="2024-12-22T11:36:00Z">
        <w:r w:rsidR="005B7EA7">
          <w:t>sind.</w:t>
        </w:r>
      </w:ins>
      <w:del w:id="1544" w:author="Ben Fels" w:date="2024-12-22T12:37:00Z" w16du:dateUtc="2024-12-22T11:37:00Z">
        <w:r w:rsidR="00AF45D9" w:rsidDel="005B7EA7">
          <w:delText>,</w:delText>
        </w:r>
      </w:del>
      <w:r w:rsidR="00AF45D9">
        <w:t xml:space="preserve"> </w:t>
      </w:r>
      <w:del w:id="1545" w:author="Ben Fels" w:date="2024-12-22T12:37:00Z" w16du:dateUtc="2024-12-22T11:37:00Z">
        <w:r w:rsidR="00934AF5" w:rsidDel="005B7EA7">
          <w:delText xml:space="preserve">können sie </w:delText>
        </w:r>
      </w:del>
      <w:ins w:id="1546" w:author="Ben Fels" w:date="2024-12-22T12:37:00Z" w16du:dateUtc="2024-12-22T11:37:00Z">
        <w:r w:rsidR="005B7EA7">
          <w:t xml:space="preserve">Die Tokenanzahl </w:t>
        </w:r>
        <w:r w:rsidR="00C76172">
          <w:t xml:space="preserve">kann als </w:t>
        </w:r>
      </w:ins>
      <w:del w:id="1547" w:author="Ben Fels" w:date="2024-12-22T12:37:00Z" w16du:dateUtc="2024-12-22T11:37:00Z">
        <w:r w:rsidR="00934AF5" w:rsidDel="00C76172">
          <w:delText xml:space="preserve">als </w:delText>
        </w:r>
      </w:del>
      <w:r w:rsidR="00934AF5">
        <w:t xml:space="preserve">Kostentreiber </w:t>
      </w:r>
      <w:del w:id="1548" w:author="Ben Fels" w:date="2024-12-22T12:37:00Z" w16du:dateUtc="2024-12-22T11:37:00Z">
        <w:r w:rsidR="00934AF5" w:rsidDel="00AC4F51">
          <w:delText xml:space="preserve">verstanden </w:delText>
        </w:r>
      </w:del>
      <w:ins w:id="1549"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50" w:name="_Toc185697477"/>
      <w:r w:rsidRPr="001F04C6">
        <w:t>Diskussion und Handlungsempfehlungen</w:t>
      </w:r>
      <w:bookmarkEnd w:id="155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551" w:author="Ben Fels" w:date="2024-12-21T19:09:00Z" w16du:dateUtc="2024-12-21T18:09:00Z"/>
          <w:b/>
        </w:rPr>
      </w:pPr>
      <w:ins w:id="1552" w:author="Ben Fels" w:date="2024-12-21T19:09:00Z" w16du:dateUtc="2024-12-21T18:09:00Z">
        <w:r>
          <w:rPr>
            <w:b/>
          </w:rPr>
          <w:t>Praktischer Mehrwert</w:t>
        </w:r>
      </w:ins>
    </w:p>
    <w:p w14:paraId="12A76DE4" w14:textId="77777777" w:rsidR="00E669D3" w:rsidRDefault="00E669D3" w:rsidP="00E669D3">
      <w:pPr>
        <w:jc w:val="both"/>
        <w:rPr>
          <w:ins w:id="1553" w:author="Ben Fels" w:date="2024-12-21T19:09:00Z" w16du:dateUtc="2024-12-21T18:09:00Z"/>
        </w:rPr>
      </w:pPr>
      <w:ins w:id="1554"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515559EC" w:rsidR="00571EEF" w:rsidRDefault="006202D8" w:rsidP="00571EEF">
      <w:pPr>
        <w:pStyle w:val="Listenabsatz"/>
        <w:numPr>
          <w:ilvl w:val="0"/>
          <w:numId w:val="22"/>
        </w:numPr>
      </w:pPr>
      <w:r>
        <w:t>BLEU</w:t>
      </w:r>
      <w:ins w:id="1555" w:author="Ben Fels" w:date="2024-12-21T11:48:00Z" w16du:dateUtc="2024-12-21T10:48:00Z">
        <w:r w:rsidR="00604F6A">
          <w:t xml:space="preserve"> (precision)</w:t>
        </w:r>
      </w:ins>
      <w:r>
        <w:t xml:space="preserve"> / ROGUE</w:t>
      </w:r>
      <w:ins w:id="1556" w:author="Ben Fels" w:date="2024-12-21T11:48:00Z" w16du:dateUtc="2024-12-21T10:48:00Z">
        <w:r w:rsidR="00604F6A">
          <w:t xml:space="preserve"> (recall)</w:t>
        </w:r>
      </w:ins>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ins w:id="1557" w:author="Ben Fels" w:date="2024-12-16T22:14:00Z" w16du:dateUtc="2024-12-16T21:14:00Z"/>
          <w:b/>
        </w:rPr>
      </w:pPr>
    </w:p>
    <w:p w14:paraId="36A4213A" w14:textId="77777777" w:rsidR="007932BC" w:rsidRDefault="007932BC" w:rsidP="007932BC">
      <w:pPr>
        <w:rPr>
          <w:ins w:id="1558" w:author="Ben Fels" w:date="2024-12-16T22:14:00Z" w16du:dateUtc="2024-12-16T21:14:00Z"/>
          <w:lang w:val="en-US"/>
        </w:rPr>
      </w:pPr>
      <w:ins w:id="1559"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1560" w:author="Ben Fels" w:date="2024-12-16T22:14:00Z" w16du:dateUtc="2024-12-16T21:14:00Z"/>
          <w:lang w:val="en-US"/>
        </w:rPr>
      </w:pPr>
      <w:ins w:id="1561" w:author="Ben Fels" w:date="2024-12-16T22:14:00Z" w16du:dateUtc="2024-12-16T21:14:00Z">
        <w:r w:rsidRPr="00650BC2">
          <w:rPr>
            <w:highlight w:val="cyan"/>
            <w:lang w:val="en-US"/>
          </w:rPr>
          <w:t>Mochales Palau, R., &amp; Moens, M.-F</w:t>
        </w:r>
        <w:commentRangeStart w:id="1562"/>
        <w:r w:rsidRPr="00650BC2">
          <w:rPr>
            <w:highlight w:val="cyan"/>
            <w:lang w:val="en-US"/>
          </w:rPr>
          <w:t xml:space="preserve">. (2009). </w:t>
        </w:r>
        <w:commentRangeEnd w:id="1562"/>
        <w:r>
          <w:rPr>
            <w:rStyle w:val="Kommentarzeichen"/>
          </w:rPr>
          <w:commentReference w:id="1562"/>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1F3F1D" w:rsidRDefault="007932BC" w:rsidP="007932BC">
      <w:pPr>
        <w:rPr>
          <w:ins w:id="1563" w:author="Ben Fels" w:date="2024-12-16T22:14:00Z" w16du:dateUtc="2024-12-16T21:14:00Z"/>
          <w:lang w:val="en-US"/>
        </w:rPr>
      </w:pPr>
      <w:ins w:id="1564" w:author="Ben Fels" w:date="2024-12-16T22:14:00Z" w16du:dateUtc="2024-12-16T21:14:00Z">
        <w:r w:rsidRPr="001F3F1D">
          <w:rPr>
            <w:lang w:val="en-US"/>
          </w:rPr>
          <w:t xml:space="preserve">F1-score  </w:t>
        </w:r>
        <w:r w:rsidRPr="00CC7BBC">
          <w:rPr>
            <w:highlight w:val="magenta"/>
          </w:rPr>
          <w:fldChar w:fldCharType="begin"/>
        </w:r>
        <w:r w:rsidRPr="001F3F1D">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1F3F1D">
          <w:rPr>
            <w:rFonts w:cs="Arial"/>
            <w:highlight w:val="magenta"/>
            <w:lang w:val="en-US"/>
          </w:rPr>
          <w:t>(Yeginbergen et al., 2024, S. 11691)</w:t>
        </w:r>
        <w:r w:rsidRPr="00CC7BBC">
          <w:rPr>
            <w:highlight w:val="magenta"/>
          </w:rPr>
          <w:fldChar w:fldCharType="end"/>
        </w:r>
      </w:ins>
    </w:p>
    <w:p w14:paraId="63C37D66" w14:textId="77777777" w:rsidR="007932BC" w:rsidRDefault="007932BC" w:rsidP="007932BC">
      <w:pPr>
        <w:rPr>
          <w:ins w:id="1565" w:author="Ben Fels" w:date="2024-12-16T22:14:00Z" w16du:dateUtc="2024-12-16T21:14:00Z"/>
        </w:rPr>
      </w:pPr>
      <w:ins w:id="156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567"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568"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569"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570" w:author="Ben Fels" w:date="2024-12-16T22:07:00Z" w16du:dateUtc="2024-12-16T21:07:00Z"/>
        </w:rPr>
      </w:pPr>
    </w:p>
    <w:p w14:paraId="7B5EC7D0" w14:textId="15AFCE54" w:rsidR="00D5092C" w:rsidRPr="00D5092C" w:rsidRDefault="00D5092C" w:rsidP="00777574">
      <w:pPr>
        <w:rPr>
          <w:b/>
          <w:rPrChange w:id="1571" w:author="Ben Fels" w:date="2024-12-16T22:08:00Z" w16du:dateUtc="2024-12-16T21:08:00Z">
            <w:rPr/>
          </w:rPrChange>
        </w:rPr>
      </w:pPr>
      <w:ins w:id="1572" w:author="Ben Fels" w:date="2024-12-16T22:07:00Z" w16du:dateUtc="2024-12-16T21:07:00Z">
        <w:r w:rsidRPr="00D5092C">
          <w:rPr>
            <w:b/>
            <w:rPrChange w:id="1573" w:author="Ben Fels" w:date="2024-12-16T22:08:00Z" w16du:dateUtc="2024-12-16T21:08:00Z">
              <w:rPr/>
            </w:rPrChange>
          </w:rPr>
          <w:lastRenderedPageBreak/>
          <w:t>Ha</w:t>
        </w:r>
      </w:ins>
      <w:ins w:id="1574" w:author="Ben Fels" w:date="2024-12-16T22:08:00Z" w16du:dateUtc="2024-12-16T21:08:00Z">
        <w:r w:rsidRPr="00D5092C">
          <w:rPr>
            <w:b/>
            <w:rPrChange w:id="157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76" w:author="Ben Fels" w:date="2024-12-16T22:09:00Z" w16du:dateUtc="2024-12-16T21:09:00Z"/>
        </w:rPr>
      </w:pPr>
      <w:ins w:id="157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78" w:author="Ben Fels" w:date="2024-12-16T22:08:00Z" w16du:dateUtc="2024-12-16T21:08:00Z"/>
        </w:rPr>
      </w:pPr>
      <w:ins w:id="157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80" w:author="Ben Fels" w:date="2024-12-17T09:18:00Z" w16du:dateUtc="2024-12-17T08:18:00Z"/>
        </w:rPr>
      </w:pPr>
      <w:ins w:id="1581" w:author="Ben Fels" w:date="2024-12-16T22:09:00Z" w16du:dateUtc="2024-12-16T21:09:00Z">
        <w:r>
          <w:t>Anwendung von Fine-Tuning.</w:t>
        </w:r>
      </w:ins>
    </w:p>
    <w:p w14:paraId="30FF29DF" w14:textId="2A6E8E49" w:rsidR="005755D9" w:rsidRDefault="005755D9">
      <w:pPr>
        <w:pStyle w:val="Listenabsatz"/>
        <w:numPr>
          <w:ilvl w:val="0"/>
          <w:numId w:val="51"/>
        </w:numPr>
        <w:rPr>
          <w:ins w:id="1582" w:author="Ben Fels" w:date="2024-12-21T11:51:00Z" w16du:dateUtc="2024-12-21T10:51:00Z"/>
        </w:rPr>
      </w:pPr>
      <w:ins w:id="1583"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584" w:author="Ben Fels" w:date="2024-12-16T22:08:00Z" w16du:dateUtc="2024-12-16T21:08:00Z">
          <w:pPr/>
        </w:pPrChange>
      </w:pPr>
      <w:ins w:id="1585" w:author="Ben Fels" w:date="2024-12-21T11:51:00Z" w16du:dateUtc="2024-12-21T10:51:00Z">
        <w:r>
          <w:t>Weiterentwicklung indem Argumentationsstrukturen in Strukt</w:t>
        </w:r>
        <w:r w:rsidR="00AB38A4">
          <w:t>urdiagrammen aufgeführt werden</w:t>
        </w:r>
      </w:ins>
      <w:ins w:id="1586"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587" w:author="Ben Fels" w:date="2024-12-21T11:53:00Z" w16du:dateUtc="2024-12-21T10:53:00Z"/>
        </w:rPr>
      </w:pPr>
    </w:p>
    <w:p w14:paraId="477E00C6" w14:textId="6C1710C7" w:rsidR="00FD56D1" w:rsidDel="00025B9B" w:rsidRDefault="006C0364" w:rsidP="00CF7AE6">
      <w:pPr>
        <w:pStyle w:val="berschrift1"/>
        <w:rPr>
          <w:del w:id="1588" w:author="Ben Fels" w:date="2024-12-21T11:53:00Z" w16du:dateUtc="2024-12-21T10:53:00Z"/>
        </w:rPr>
      </w:pPr>
      <w:del w:id="1589" w:author="Ben Fels" w:date="2024-12-21T11:53:00Z" w16du:dateUtc="2024-12-21T10:53:00Z">
        <w:r w:rsidRPr="00CF7AE6" w:rsidDel="00025B9B">
          <w:delText>Einleitung</w:delText>
        </w:r>
      </w:del>
    </w:p>
    <w:p w14:paraId="1AE165AD" w14:textId="7D232C11" w:rsidR="004A1650" w:rsidDel="00F34A39" w:rsidRDefault="00E02325" w:rsidP="00E02325">
      <w:pPr>
        <w:rPr>
          <w:del w:id="1590" w:author="Ben Fels" w:date="2024-12-21T11:50:00Z" w16du:dateUtc="2024-12-21T10:50:00Z"/>
        </w:rPr>
      </w:pPr>
      <w:del w:id="159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92" w:author="Ben Fels" w:date="2024-12-21T11:53:00Z" w16du:dateUtc="2024-12-21T10:53:00Z"/>
          <w:moveFrom w:id="1593" w:author="Ben Fels" w:date="2024-12-21T11:50:00Z" w16du:dateUtc="2024-12-21T10:50:00Z"/>
        </w:rPr>
      </w:pPr>
      <w:moveFromRangeStart w:id="1594" w:author="Ben Fels" w:date="2024-12-21T11:50:00Z" w:name="move185674234"/>
      <w:moveFrom w:id="1595" w:author="Ben Fels" w:date="2024-12-21T11:50:00Z" w16du:dateUtc="2024-12-21T10:50:00Z">
        <w:del w:id="159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97" w:author="Ben Fels" w:date="2024-12-21T11:53:00Z" w16du:dateUtc="2024-12-21T10:53:00Z"/>
          <w:moveFrom w:id="1598" w:author="Ben Fels" w:date="2024-12-21T11:50:00Z" w16du:dateUtc="2024-12-21T10:50:00Z"/>
        </w:rPr>
      </w:pPr>
      <w:moveFrom w:id="1599" w:author="Ben Fels" w:date="2024-12-21T11:50:00Z" w16du:dateUtc="2024-12-21T10:50:00Z">
        <w:del w:id="160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01" w:author="Ben Fels" w:date="2024-12-21T11:53:00Z" w16du:dateUtc="2024-12-21T10:53:00Z"/>
          <w:moveFrom w:id="1602" w:author="Ben Fels" w:date="2024-12-21T11:51:00Z" w16du:dateUtc="2024-12-21T10:51:00Z"/>
        </w:rPr>
      </w:pPr>
      <w:moveFromRangeStart w:id="1603" w:author="Ben Fels" w:date="2024-12-21T11:51:00Z" w:name="move185674280"/>
      <w:moveFromRangeEnd w:id="1594"/>
      <w:moveFrom w:id="1604" w:author="Ben Fels" w:date="2024-12-21T11:51:00Z" w16du:dateUtc="2024-12-21T10:51:00Z">
        <w:del w:id="160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06" w:author="Ben Fels" w:date="2024-12-21T11:53:00Z" w16du:dateUtc="2024-12-21T10:53:00Z"/>
          <w:moveFrom w:id="1607" w:author="Ben Fels" w:date="2024-12-21T11:51:00Z" w16du:dateUtc="2024-12-21T10:51:00Z"/>
        </w:rPr>
      </w:pPr>
      <w:moveFrom w:id="1608" w:author="Ben Fels" w:date="2024-12-21T11:51:00Z" w16du:dateUtc="2024-12-21T10:51:00Z">
        <w:del w:id="160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03"/>
    <w:p w14:paraId="70C0F28B" w14:textId="36D74A7D" w:rsidR="0010647F" w:rsidDel="009C2379" w:rsidRDefault="0010647F" w:rsidP="0010647F">
      <w:pPr>
        <w:rPr>
          <w:del w:id="1610" w:author="Ben Fels" w:date="2024-12-21T11:50:00Z" w16du:dateUtc="2024-12-21T10:50:00Z"/>
        </w:rPr>
      </w:pPr>
      <w:del w:id="1611" w:author="Ben Fels" w:date="2024-12-21T11:50:00Z" w16du:dateUtc="2024-12-21T10:50:00Z">
        <w:r w:rsidDel="009C2379">
          <w:delText xml:space="preserve">Dieser Beriech kann in die Teilaufgaben argument detection und argument stance classification unterschieden werden </w:delText>
        </w:r>
        <w:commentRangeStart w:id="161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12"/>
        <w:r w:rsidRPr="00C0539F" w:rsidDel="009C2379">
          <w:rPr>
            <w:rStyle w:val="Kommentarzeichen"/>
            <w:highlight w:val="magenta"/>
          </w:rPr>
          <w:commentReference w:id="161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13" w:author="Ben Fels" w:date="2024-12-21T11:53:00Z" w16du:dateUtc="2024-12-21T10:53:00Z"/>
        </w:rPr>
      </w:pPr>
    </w:p>
    <w:p w14:paraId="04C535D0" w14:textId="125255CA" w:rsidR="00E02325" w:rsidDel="005C0688" w:rsidRDefault="00E02325" w:rsidP="00E02325">
      <w:pPr>
        <w:rPr>
          <w:moveFrom w:id="1614" w:author="Ben Fels" w:date="2024-12-21T11:52:00Z" w16du:dateUtc="2024-12-21T10:52:00Z"/>
        </w:rPr>
      </w:pPr>
      <w:moveFromRangeStart w:id="1615" w:author="Ben Fels" w:date="2024-12-21T11:52:00Z" w:name="move185674394"/>
      <w:moveFrom w:id="161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1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18" w:author="Ben Fels" w:date="2024-12-21T11:52:00Z" w16du:dateUtc="2024-12-21T10:52:00Z"/>
        </w:rPr>
      </w:pPr>
      <w:moveFrom w:id="1619" w:author="Ben Fels" w:date="2024-12-21T11:52:00Z" w16du:dateUtc="2024-12-21T10:52:00Z">
        <w:r w:rsidDel="005C0688">
          <w:t>Ansatz zum automatisieren des Prozesses, zum Überführen von unstrukturierten daten (Text) in strukturierte Argumente.</w:t>
        </w:r>
      </w:moveFrom>
    </w:p>
    <w:moveFromRangeEnd w:id="1615"/>
    <w:p w14:paraId="520E4361" w14:textId="353C4B0E" w:rsidR="0073273D" w:rsidDel="00A35D5E" w:rsidRDefault="0073273D" w:rsidP="00CF7AE6">
      <w:pPr>
        <w:rPr>
          <w:del w:id="1620" w:author="Ben Fels" w:date="2024-12-21T11:53:00Z" w16du:dateUtc="2024-12-21T10:53:00Z"/>
        </w:rPr>
      </w:pPr>
    </w:p>
    <w:p w14:paraId="0206FFF2" w14:textId="6465B599" w:rsidR="00D43596" w:rsidDel="00A35D5E" w:rsidRDefault="00601509" w:rsidP="00CF7AE6">
      <w:pPr>
        <w:rPr>
          <w:moveFrom w:id="1621" w:author="Ben Fels" w:date="2024-12-21T11:53:00Z" w16du:dateUtc="2024-12-21T10:53:00Z"/>
        </w:rPr>
      </w:pPr>
      <w:moveFromRangeStart w:id="1622" w:author="Ben Fels" w:date="2024-12-21T11:53:00Z" w:name="move185674422"/>
      <w:moveFrom w:id="162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24" w:author="Ben Fels" w:date="2024-12-21T11:53:00Z" w16du:dateUtc="2024-12-21T10:53:00Z"/>
        </w:rPr>
      </w:pPr>
      <w:moveFrom w:id="162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26" w:author="Ben Fels" w:date="2024-12-21T11:53:00Z" w16du:dateUtc="2024-12-21T10:53:00Z"/>
        </w:rPr>
      </w:pPr>
      <w:moveFrom w:id="162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28" w:author="Ben Fels" w:date="2024-12-21T11:53:00Z" w16du:dateUtc="2024-12-21T10:53:00Z"/>
        </w:rPr>
      </w:pPr>
      <w:moveFrom w:id="1629" w:author="Ben Fels" w:date="2024-12-21T11:53:00Z" w16du:dateUtc="2024-12-21T10:53:00Z">
        <w:r w:rsidRPr="00664C71" w:rsidDel="00A35D5E">
          <w:rPr>
            <w:rPrChange w:id="163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3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32" w:author="Ben Fels" w:date="2024-12-21T11:53:00Z" w16du:dateUtc="2024-12-21T10:53:00Z"/>
        </w:rPr>
      </w:pPr>
      <w:moveFrom w:id="163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3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34"/>
        <w:r w:rsidR="004D5E3E" w:rsidDel="00A35D5E">
          <w:rPr>
            <w:rStyle w:val="Kommentarzeichen"/>
          </w:rPr>
          <w:commentReference w:id="163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35" w:author="Ben Fels" w:date="2024-12-21T11:53:00Z" w16du:dateUtc="2024-12-21T10:53:00Z"/>
        </w:rPr>
      </w:pPr>
      <w:moveFrom w:id="163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37" w:author="Ben Fels" w:date="2024-12-21T11:53:00Z" w16du:dateUtc="2024-12-21T10:53:00Z"/>
          <w:rPrChange w:id="1638" w:author="Ben Fels" w:date="2024-12-21T18:08:00Z" w16du:dateUtc="2024-12-21T17:08:00Z">
            <w:rPr>
              <w:moveFrom w:id="1639" w:author="Ben Fels" w:date="2024-12-21T11:53:00Z" w16du:dateUtc="2024-12-21T10:53:00Z"/>
              <w:lang w:val="en-US"/>
            </w:rPr>
          </w:rPrChange>
        </w:rPr>
      </w:pPr>
      <w:moveFrom w:id="1640" w:author="Ben Fels" w:date="2024-12-21T11:53:00Z" w16du:dateUtc="2024-12-21T10:53:00Z">
        <w:r w:rsidRPr="00664C71" w:rsidDel="00A35D5E">
          <w:rPr>
            <w:rPrChange w:id="1641" w:author="Ben Fels" w:date="2024-12-21T18:08:00Z" w16du:dateUtc="2024-12-21T17:08:00Z">
              <w:rPr>
                <w:lang w:val="en-US"/>
              </w:rPr>
            </w:rPrChange>
          </w:rPr>
          <w:t>N-Shot Learning als Transfer Learning</w:t>
        </w:r>
        <w:r w:rsidR="009743F5" w:rsidRPr="00664C71" w:rsidDel="00A35D5E">
          <w:rPr>
            <w:rPrChange w:id="164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43" w:author="Ben Fels" w:date="2024-12-21T11:53:00Z" w16du:dateUtc="2024-12-21T10:53:00Z"/>
        </w:rPr>
      </w:pPr>
      <w:moveFrom w:id="164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45" w:author="Ben Fels" w:date="2024-12-21T11:53:00Z" w16du:dateUtc="2024-12-21T10:53:00Z"/>
        </w:rPr>
      </w:pPr>
      <w:moveFrom w:id="164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47" w:author="Ben Fels" w:date="2024-12-21T11:53:00Z" w16du:dateUtc="2024-12-21T10:53:00Z"/>
        </w:rPr>
      </w:pPr>
      <w:moveFrom w:id="164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49" w:author="Ben Fels" w:date="2024-12-21T11:53:00Z" w16du:dateUtc="2024-12-21T10:53:00Z"/>
        </w:rPr>
      </w:pPr>
      <w:moveFrom w:id="165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51" w:author="Ben Fels" w:date="2024-12-21T11:53:00Z" w16du:dateUtc="2024-12-21T10:53:00Z"/>
        </w:rPr>
      </w:pPr>
      <w:moveFrom w:id="165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53" w:author="Ben Fels" w:date="2024-12-21T11:53:00Z" w16du:dateUtc="2024-12-21T10:53:00Z"/>
        </w:rPr>
      </w:pPr>
      <w:moveFrom w:id="165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55" w:author="Ben Fels" w:date="2024-12-21T11:53:00Z" w16du:dateUtc="2024-12-21T10:53:00Z"/>
        </w:rPr>
      </w:pPr>
      <w:moveFrom w:id="165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22"/>
    <w:p w14:paraId="01CF3AF4" w14:textId="089EEC34" w:rsidR="00EF199B" w:rsidDel="004328D8" w:rsidRDefault="00EF199B" w:rsidP="00CF7AE6">
      <w:pPr>
        <w:rPr>
          <w:del w:id="1657" w:author="Ben Fels" w:date="2024-12-21T12:02:00Z" w16du:dateUtc="2024-12-21T11:02:00Z"/>
        </w:rPr>
      </w:pPr>
    </w:p>
    <w:p w14:paraId="53AA7E0C" w14:textId="53D83618" w:rsidR="00664378" w:rsidDel="00025B9B" w:rsidRDefault="00A2162F" w:rsidP="00A2162F">
      <w:pPr>
        <w:pStyle w:val="berschrift1"/>
        <w:rPr>
          <w:del w:id="1658" w:author="Ben Fels" w:date="2024-12-21T11:53:00Z" w16du:dateUtc="2024-12-21T10:53:00Z"/>
        </w:rPr>
      </w:pPr>
      <w:del w:id="165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60" w:author="Ben Fels" w:date="2024-12-21T12:02:00Z" w16du:dateUtc="2024-12-21T11:02:00Z"/>
          <w:rFonts w:ascii="IBMPlexSans-Regular" w:hAnsi="IBMPlexSans-Regular" w:cs="IBMPlexSans-Regular"/>
          <w:sz w:val="28"/>
          <w:szCs w:val="28"/>
          <w:highlight w:val="cyan"/>
          <w:rPrChange w:id="1661" w:author="Ben Fels" w:date="2024-12-21T11:53:00Z" w16du:dateUtc="2024-12-21T10:53:00Z">
            <w:rPr>
              <w:del w:id="1662" w:author="Ben Fels" w:date="2024-12-21T12:02:00Z" w16du:dateUtc="2024-12-21T11:02:00Z"/>
              <w:highlight w:val="cyan"/>
            </w:rPr>
          </w:rPrChange>
        </w:rPr>
        <w:pPrChange w:id="1663" w:author="Ben Fels" w:date="2024-12-21T11:53:00Z" w16du:dateUtc="2024-12-21T10:53:00Z">
          <w:pPr>
            <w:autoSpaceDE w:val="0"/>
            <w:autoSpaceDN w:val="0"/>
            <w:adjustRightInd w:val="0"/>
            <w:spacing w:after="0" w:line="240" w:lineRule="auto"/>
          </w:pPr>
        </w:pPrChange>
      </w:pPr>
      <w:del w:id="1664" w:author="Ben Fels" w:date="2024-12-21T11:53:00Z" w16du:dateUtc="2024-12-21T10:53:00Z">
        <w:r w:rsidRPr="00025B9B" w:rsidDel="00025B9B">
          <w:rPr>
            <w:rFonts w:ascii="IBMPlexSans-Regular" w:hAnsi="IBMPlexSans-Regular" w:cs="IBMPlexSans-Regular"/>
            <w:sz w:val="28"/>
            <w:szCs w:val="28"/>
            <w:highlight w:val="cyan"/>
            <w:rPrChange w:id="166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66" w:author="Ben Fels" w:date="2024-12-21T11:54:00Z" w16du:dateUtc="2024-12-21T10:54:00Z"/>
        </w:rPr>
      </w:pPr>
    </w:p>
    <w:p w14:paraId="0F32B505" w14:textId="5A459F10" w:rsidR="00047A7E" w:rsidDel="004328D8" w:rsidRDefault="00047A7E" w:rsidP="00CF7AE6">
      <w:pPr>
        <w:rPr>
          <w:del w:id="1667" w:author="Ben Fels" w:date="2024-12-21T12:02:00Z" w16du:dateUtc="2024-12-21T11:02:00Z"/>
          <w:moveFrom w:id="1668" w:author="Ben Fels" w:date="2024-12-21T11:53:00Z" w16du:dateUtc="2024-12-21T10:53:00Z"/>
        </w:rPr>
      </w:pPr>
      <w:moveFromRangeStart w:id="1669" w:author="Ben Fels" w:date="2024-12-21T11:53:00Z" w:name="move185674449"/>
      <w:moveFrom w:id="1670" w:author="Ben Fels" w:date="2024-12-21T11:53:00Z" w16du:dateUtc="2024-12-21T10:53:00Z">
        <w:del w:id="167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669"/>
    <w:p w14:paraId="12026CA5" w14:textId="34868899" w:rsidR="00DE7EA5" w:rsidDel="0067136C" w:rsidRDefault="00DE7EA5" w:rsidP="00CF7AE6">
      <w:pPr>
        <w:rPr>
          <w:del w:id="1672" w:author="Ben Fels" w:date="2024-12-21T11:54:00Z" w16du:dateUtc="2024-12-21T10:54:00Z"/>
        </w:rPr>
      </w:pPr>
    </w:p>
    <w:p w14:paraId="4867E893" w14:textId="044F5E10" w:rsidR="003305CA" w:rsidDel="00025B9B" w:rsidRDefault="00771845" w:rsidP="00CF7AE6">
      <w:pPr>
        <w:rPr>
          <w:del w:id="1673" w:author="Ben Fels" w:date="2024-12-21T11:54:00Z" w16du:dateUtc="2024-12-21T10:54:00Z"/>
        </w:rPr>
      </w:pPr>
      <w:del w:id="167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675" w:author="Ben Fels" w:date="2024-12-21T11:56:00Z" w16du:dateUtc="2024-12-21T10:56:00Z"/>
        </w:rPr>
      </w:pPr>
      <w:del w:id="1676" w:author="Ben Fels" w:date="2024-12-21T11:56:00Z" w16du:dateUtc="2024-12-21T10:56:00Z">
        <w:r w:rsidRPr="001666F8" w:rsidDel="002C461A">
          <w:delText>Allgemein</w:delText>
        </w:r>
      </w:del>
    </w:p>
    <w:p w14:paraId="5401044D" w14:textId="4086AC4F" w:rsidR="00BF3432" w:rsidDel="002C461A" w:rsidRDefault="00BF3432" w:rsidP="00BF3432">
      <w:pPr>
        <w:rPr>
          <w:del w:id="1677" w:author="Ben Fels" w:date="2024-12-21T11:56:00Z" w16du:dateUtc="2024-12-21T10:56:00Z"/>
          <w:moveFrom w:id="1678" w:author="Ben Fels" w:date="2024-12-21T11:55:00Z" w16du:dateUtc="2024-12-21T10:55:00Z"/>
        </w:rPr>
      </w:pPr>
      <w:moveFromRangeStart w:id="1679" w:author="Ben Fels" w:date="2024-12-21T11:55:00Z" w:name="move185674546"/>
      <w:moveFrom w:id="1680" w:author="Ben Fels" w:date="2024-12-21T11:55:00Z" w16du:dateUtc="2024-12-21T10:55:00Z">
        <w:del w:id="168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82" w:author="Ben Fels" w:date="2024-12-21T11:56:00Z" w16du:dateUtc="2024-12-21T10:56:00Z"/>
          <w:moveFrom w:id="1683" w:author="Ben Fels" w:date="2024-12-21T11:55:00Z" w16du:dateUtc="2024-12-21T10:55:00Z"/>
        </w:rPr>
      </w:pPr>
      <w:moveFrom w:id="1684" w:author="Ben Fels" w:date="2024-12-21T11:55:00Z" w16du:dateUtc="2024-12-21T10:55:00Z">
        <w:del w:id="168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86" w:author="Ben Fels" w:date="2024-12-21T11:56:00Z" w16du:dateUtc="2024-12-21T10:56:00Z"/>
          <w:moveFrom w:id="1687" w:author="Ben Fels" w:date="2024-12-21T11:56:00Z" w16du:dateUtc="2024-12-21T10:56:00Z"/>
        </w:rPr>
      </w:pPr>
      <w:moveFromRangeStart w:id="1688" w:author="Ben Fels" w:date="2024-12-21T11:56:00Z" w:name="move185674583"/>
      <w:moveFromRangeEnd w:id="1679"/>
      <w:moveFrom w:id="1689" w:author="Ben Fels" w:date="2024-12-21T11:56:00Z" w16du:dateUtc="2024-12-21T10:56:00Z">
        <w:del w:id="169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91" w:author="Ben Fels" w:date="2024-12-21T11:56:00Z" w16du:dateUtc="2024-12-21T10:56:00Z"/>
          <w:moveFrom w:id="1692" w:author="Ben Fels" w:date="2024-12-21T11:56:00Z" w16du:dateUtc="2024-12-21T10:56:00Z"/>
          <w:rFonts w:cs="Arial"/>
        </w:rPr>
      </w:pPr>
      <w:moveFrom w:id="1693" w:author="Ben Fels" w:date="2024-12-21T11:56:00Z" w16du:dateUtc="2024-12-21T10:56:00Z">
        <w:del w:id="169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95" w:author="Ben Fels" w:date="2024-12-21T11:56:00Z" w16du:dateUtc="2024-12-21T10:56:00Z"/>
          <w:moveFrom w:id="1696" w:author="Ben Fels" w:date="2024-12-21T11:56:00Z" w16du:dateUtc="2024-12-21T10:56:00Z"/>
          <w:rFonts w:cs="Arial"/>
        </w:rPr>
      </w:pPr>
      <w:moveFrom w:id="1697" w:author="Ben Fels" w:date="2024-12-21T11:56:00Z" w16du:dateUtc="2024-12-21T10:56:00Z">
        <w:del w:id="169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99" w:author="Ben Fels" w:date="2024-12-21T11:56:00Z" w16du:dateUtc="2024-12-21T10:56:00Z"/>
          <w:moveFrom w:id="1700" w:author="Ben Fels" w:date="2024-12-21T11:56:00Z" w16du:dateUtc="2024-12-21T10:56:00Z"/>
          <w:rFonts w:cs="Arial"/>
        </w:rPr>
      </w:pPr>
      <w:moveFrom w:id="1701" w:author="Ben Fels" w:date="2024-12-21T11:56:00Z" w16du:dateUtc="2024-12-21T10:56:00Z">
        <w:del w:id="170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88"/>
    <w:p w14:paraId="5B564796" w14:textId="465597FD" w:rsidR="00686B86" w:rsidDel="002C461A" w:rsidRDefault="00686B86" w:rsidP="00686B86">
      <w:pPr>
        <w:rPr>
          <w:del w:id="1703" w:author="Ben Fels" w:date="2024-12-21T11:56:00Z" w16du:dateUtc="2024-12-21T10:56:00Z"/>
        </w:rPr>
      </w:pPr>
    </w:p>
    <w:p w14:paraId="18052B06" w14:textId="33198D74" w:rsidR="00686B86" w:rsidDel="002C461A" w:rsidRDefault="00686B86" w:rsidP="00686B86">
      <w:pPr>
        <w:rPr>
          <w:del w:id="1704" w:author="Ben Fels" w:date="2024-12-21T11:56:00Z" w16du:dateUtc="2024-12-21T10:56:00Z"/>
        </w:rPr>
      </w:pPr>
      <w:del w:id="170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06" w:author="Ben Fels" w:date="2024-12-21T11:56:00Z" w16du:dateUtc="2024-12-21T10:56:00Z"/>
        </w:rPr>
      </w:pPr>
      <w:del w:id="170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08" w:author="Ben Fels" w:date="2024-12-21T11:57:00Z" w16du:dateUtc="2024-12-21T10:57:00Z"/>
        </w:rPr>
      </w:pPr>
    </w:p>
    <w:p w14:paraId="324D522D" w14:textId="31602989" w:rsidR="00686B86" w:rsidRPr="00C34F32" w:rsidDel="002C461A" w:rsidRDefault="00686B86" w:rsidP="00EE19A3">
      <w:pPr>
        <w:jc w:val="both"/>
        <w:rPr>
          <w:del w:id="1709" w:author="Ben Fels" w:date="2024-12-21T11:57:00Z" w16du:dateUtc="2024-12-21T10:57:00Z"/>
          <w:rFonts w:cs="Arial"/>
        </w:rPr>
      </w:pPr>
    </w:p>
    <w:p w14:paraId="2F195DD5" w14:textId="30D9BD78" w:rsidR="00462225" w:rsidRPr="00E02FED" w:rsidDel="002C461A" w:rsidRDefault="00462225" w:rsidP="00842EB0">
      <w:pPr>
        <w:pStyle w:val="berschrift2"/>
        <w:rPr>
          <w:del w:id="1710" w:author="Ben Fels" w:date="2024-12-21T11:57:00Z" w16du:dateUtc="2024-12-21T10:57:00Z"/>
        </w:rPr>
      </w:pPr>
      <w:del w:id="1711" w:author="Ben Fels" w:date="2024-12-21T11:57:00Z" w16du:dateUtc="2024-12-21T10:57:00Z">
        <w:r w:rsidRPr="00E02FED" w:rsidDel="002C461A">
          <w:delText>Transfer-Learning</w:delText>
        </w:r>
      </w:del>
    </w:p>
    <w:p w14:paraId="7B3170FE" w14:textId="53EDD3DE" w:rsidR="00462225" w:rsidDel="004328D8" w:rsidRDefault="00462225" w:rsidP="00462225">
      <w:pPr>
        <w:rPr>
          <w:del w:id="1712" w:author="Ben Fels" w:date="2024-12-21T11:57:00Z" w16du:dateUtc="2024-12-21T10:57:00Z"/>
        </w:rPr>
      </w:pPr>
      <w:del w:id="171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14" w:author="Ben Fels" w:date="2024-12-21T11:57:00Z" w16du:dateUtc="2024-12-21T10:57:00Z"/>
        </w:rPr>
      </w:pPr>
      <w:del w:id="171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16" w:author="Ben Fels" w:date="2024-12-21T11:57:00Z" w16du:dateUtc="2024-12-21T10:57:00Z"/>
          <w:rFonts w:cs="Arial"/>
        </w:rPr>
      </w:pPr>
      <w:del w:id="171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18" w:author="Ben Fels" w:date="2024-12-21T11:57:00Z" w16du:dateUtc="2024-12-21T10:57:00Z"/>
          <w:rFonts w:cs="Arial"/>
        </w:rPr>
      </w:pPr>
      <w:del w:id="171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20" w:author="Ben Fels" w:date="2024-12-21T11:57:00Z" w16du:dateUtc="2024-12-21T10:57:00Z"/>
          <w:rFonts w:cs="Arial"/>
        </w:rPr>
      </w:pPr>
      <w:del w:id="172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22" w:author="Ben Fels" w:date="2024-12-21T11:57:00Z" w16du:dateUtc="2024-12-21T10:57:00Z"/>
          <w:rFonts w:cs="Arial"/>
        </w:rPr>
      </w:pPr>
      <w:del w:id="172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24" w:author="Ben Fels" w:date="2024-12-21T11:58:00Z" w16du:dateUtc="2024-12-21T10:58:00Z"/>
        </w:rPr>
      </w:pPr>
      <w:del w:id="1725" w:author="Ben Fels" w:date="2024-12-21T11:58:00Z" w16du:dateUtc="2024-12-21T10:58:00Z">
        <w:r w:rsidRPr="00E06605" w:rsidDel="00E139BF">
          <w:delText>Infos zu LLMs</w:delText>
        </w:r>
      </w:del>
    </w:p>
    <w:p w14:paraId="7ECA3916" w14:textId="0D927DE4" w:rsidR="001240B0" w:rsidDel="00E139BF" w:rsidRDefault="001240B0" w:rsidP="001240B0">
      <w:pPr>
        <w:rPr>
          <w:del w:id="1726" w:author="Ben Fels" w:date="2024-12-21T11:58:00Z" w16du:dateUtc="2024-12-21T10:58:00Z"/>
          <w:rFonts w:cs="Arial"/>
        </w:rPr>
      </w:pPr>
      <w:del w:id="172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28" w:author="Ben Fels" w:date="2024-12-21T11:58:00Z" w16du:dateUtc="2024-12-21T10:58:00Z"/>
          <w:rFonts w:cs="Arial"/>
        </w:rPr>
      </w:pPr>
      <w:del w:id="172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30" w:author="Ben Fels" w:date="2024-12-21T11:58:00Z" w16du:dateUtc="2024-12-21T10:58:00Z"/>
          <w:rFonts w:cs="Arial"/>
        </w:rPr>
      </w:pPr>
      <w:del w:id="173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32" w:author="Ben Fels" w:date="2024-12-21T11:58:00Z" w16du:dateUtc="2024-12-21T10:58:00Z"/>
          <w:rFonts w:cs="Arial"/>
        </w:rPr>
      </w:pPr>
      <w:del w:id="1733" w:author="Ben Fels" w:date="2024-12-21T11:58:00Z" w16du:dateUtc="2024-12-21T10:58:00Z">
        <w:r w:rsidRPr="00664C71" w:rsidDel="00E139BF">
          <w:rPr>
            <w:rFonts w:cs="Arial"/>
            <w:rPrChange w:id="173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3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36" w:author="Ben Fels" w:date="2024-12-21T11:58:00Z" w16du:dateUtc="2024-12-21T10:58:00Z"/>
        </w:rPr>
      </w:pPr>
      <w:del w:id="173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38" w:author="Ben Fels" w:date="2024-12-21T11:58:00Z" w16du:dateUtc="2024-12-21T10:58:00Z"/>
        </w:rPr>
      </w:pPr>
      <w:del w:id="173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40" w:author="Ben Fels" w:date="2024-12-21T11:58:00Z" w16du:dateUtc="2024-12-21T10:58:00Z"/>
          <w:rFonts w:cs="Arial"/>
        </w:rPr>
      </w:pPr>
    </w:p>
    <w:p w14:paraId="33755613" w14:textId="264AAA4B" w:rsidR="00255FC0" w:rsidDel="001A4072" w:rsidRDefault="00C00FA0" w:rsidP="00842EB0">
      <w:pPr>
        <w:pStyle w:val="berschrift2"/>
        <w:rPr>
          <w:del w:id="1741" w:author="Ben Fels" w:date="2024-12-16T22:10:00Z" w16du:dateUtc="2024-12-16T21:10:00Z"/>
        </w:rPr>
      </w:pPr>
      <w:del w:id="174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43" w:author="Ben Fels" w:date="2024-12-16T22:10:00Z" w16du:dateUtc="2024-12-16T21:10:00Z"/>
        </w:rPr>
      </w:pPr>
    </w:p>
    <w:p w14:paraId="4FDD2C86" w14:textId="38FBBB02" w:rsidR="00AC483F" w:rsidRPr="00911C80" w:rsidDel="001A4072" w:rsidRDefault="00255FC0" w:rsidP="00AC483F">
      <w:pPr>
        <w:pStyle w:val="berschrift3"/>
        <w:rPr>
          <w:del w:id="1744" w:author="Ben Fels" w:date="2024-12-16T22:10:00Z" w16du:dateUtc="2024-12-16T21:10:00Z"/>
          <w:rPrChange w:id="1745" w:author="Ben Fels" w:date="2024-12-17T07:55:00Z" w16du:dateUtc="2024-12-17T06:55:00Z">
            <w:rPr>
              <w:del w:id="1746" w:author="Ben Fels" w:date="2024-12-16T22:10:00Z" w16du:dateUtc="2024-12-16T21:10:00Z"/>
              <w:lang w:val="en-US"/>
            </w:rPr>
          </w:rPrChange>
        </w:rPr>
      </w:pPr>
      <w:del w:id="1747" w:author="Ben Fels" w:date="2024-12-16T22:10:00Z" w16du:dateUtc="2024-12-16T21:10:00Z">
        <w:r w:rsidRPr="00911C80" w:rsidDel="001A4072">
          <w:rPr>
            <w:rPrChange w:id="174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49" w:author="Ben Fels" w:date="2024-12-16T22:10:00Z" w16du:dateUtc="2024-12-16T21:10:00Z"/>
          <w:b/>
          <w:bCs/>
          <w:highlight w:val="cyan"/>
        </w:rPr>
      </w:pPr>
      <w:del w:id="175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5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52" w:author="Ben Fels" w:date="2024-12-16T22:10:00Z" w16du:dateUtc="2024-12-16T21:10:00Z"/>
          <w:b/>
          <w:bCs/>
        </w:rPr>
      </w:pPr>
      <w:del w:id="175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54" w:author="Ben Fels" w:date="2024-12-16T22:10:00Z" w16du:dateUtc="2024-12-16T21:10:00Z"/>
          <w:b/>
          <w:bCs/>
        </w:rPr>
      </w:pPr>
      <w:del w:id="1755" w:author="Ben Fels" w:date="2024-12-16T22:10:00Z" w16du:dateUtc="2024-12-16T21:10:00Z">
        <w:r w:rsidDel="001A4072">
          <w:delText>Systematische Auswahl der Beispiele</w:delText>
        </w:r>
      </w:del>
    </w:p>
    <w:p w14:paraId="539EFA06" w14:textId="0FCB8C48" w:rsidR="00A778C3" w:rsidDel="001A4072" w:rsidRDefault="004E5B9A" w:rsidP="00A778C3">
      <w:pPr>
        <w:rPr>
          <w:del w:id="1756" w:author="Ben Fels" w:date="2024-12-16T22:10:00Z" w16du:dateUtc="2024-12-16T21:10:00Z"/>
          <w:bCs/>
        </w:rPr>
      </w:pPr>
      <w:del w:id="175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58" w:author="Ben Fels" w:date="2024-12-16T22:10:00Z" w16du:dateUtc="2024-12-16T21:10:00Z"/>
          <w:bCs/>
          <w:i/>
          <w:rPrChange w:id="1759" w:author="Ben Fels" w:date="2024-12-17T07:55:00Z" w16du:dateUtc="2024-12-17T06:55:00Z">
            <w:rPr>
              <w:del w:id="1760" w:author="Ben Fels" w:date="2024-12-16T22:10:00Z" w16du:dateUtc="2024-12-16T21:10:00Z"/>
              <w:bCs/>
              <w:i/>
              <w:lang w:val="en-US"/>
            </w:rPr>
          </w:rPrChange>
        </w:rPr>
      </w:pPr>
      <w:del w:id="1761" w:author="Ben Fels" w:date="2024-12-16T22:10:00Z" w16du:dateUtc="2024-12-16T21:10:00Z">
        <w:r w:rsidRPr="00911C80" w:rsidDel="001A4072">
          <w:rPr>
            <w:bCs/>
            <w:i/>
            <w:rPrChange w:id="176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6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64" w:author="Ben Fels" w:date="2024-12-17T07:55:00Z" w16du:dateUtc="2024-12-17T06:55:00Z">
              <w:rPr>
                <w:lang w:val="en-US"/>
              </w:rPr>
            </w:rPrChange>
          </w:rPr>
          <w:delText xml:space="preserve"> </w:delText>
        </w:r>
        <w:r w:rsidR="000D17B5" w:rsidRPr="00911C80" w:rsidDel="001A4072">
          <w:rPr>
            <w:bCs/>
            <w:i/>
            <w:rPrChange w:id="176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6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767" w:author="Ben Fels" w:date="2024-12-17T07:55:00Z" w16du:dateUtc="2024-12-17T06:55:00Z">
              <w:rPr>
                <w:bCs/>
                <w:i/>
                <w:highlight w:val="magenta"/>
                <w:lang w:val="en-US"/>
              </w:rPr>
            </w:rPrChange>
          </w:rPr>
          <w:delText>.</w:delText>
        </w:r>
        <w:r w:rsidR="000A38CD" w:rsidRPr="00911C80" w:rsidDel="001A4072">
          <w:rPr>
            <w:bCs/>
            <w:i/>
            <w:highlight w:val="magenta"/>
            <w:rPrChange w:id="176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76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7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7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7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7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7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7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7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7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7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7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8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8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8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83" w:author="Ben Fels" w:date="2024-12-16T22:10:00Z" w16du:dateUtc="2024-12-16T21:10:00Z"/>
          <w:bCs/>
          <w:i/>
        </w:rPr>
      </w:pPr>
      <w:del w:id="1784" w:author="Ben Fels" w:date="2024-12-16T22:10:00Z" w16du:dateUtc="2024-12-16T21:10:00Z">
        <w:r w:rsidRPr="00911C80" w:rsidDel="001A4072">
          <w:rPr>
            <w:bCs/>
            <w:i/>
            <w:rPrChange w:id="178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8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8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8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8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9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9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9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9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9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9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9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9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9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9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00" w:author="Ben Fels" w:date="2024-12-16T22:10:00Z" w16du:dateUtc="2024-12-16T21:10:00Z"/>
          <w:bCs/>
          <w:i/>
        </w:rPr>
      </w:pPr>
    </w:p>
    <w:p w14:paraId="7DA1CF74" w14:textId="7C7BD9CA" w:rsidR="004E5B9A" w:rsidRPr="00A778C3" w:rsidDel="00FD62B3" w:rsidRDefault="004E5B9A" w:rsidP="00A778C3">
      <w:pPr>
        <w:rPr>
          <w:del w:id="1801" w:author="Ben Fels" w:date="2024-12-16T22:03:00Z" w16du:dateUtc="2024-12-16T21:03:00Z"/>
          <w:b/>
          <w:bCs/>
        </w:rPr>
      </w:pPr>
    </w:p>
    <w:p w14:paraId="497239B9" w14:textId="650C5E81" w:rsidR="00AC483F" w:rsidRPr="004E5B9A" w:rsidDel="001A4072" w:rsidRDefault="00255FC0" w:rsidP="00AC483F">
      <w:pPr>
        <w:pStyle w:val="berschrift3"/>
        <w:rPr>
          <w:del w:id="1802" w:author="Ben Fels" w:date="2024-12-16T22:10:00Z" w16du:dateUtc="2024-12-16T21:10:00Z"/>
        </w:rPr>
      </w:pPr>
      <w:del w:id="180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04" w:author="Ben Fels" w:date="2024-12-16T22:10:00Z" w16du:dateUtc="2024-12-16T21:10:00Z"/>
          <w:b/>
          <w:bCs/>
          <w:highlight w:val="cyan"/>
        </w:rPr>
      </w:pPr>
      <w:del w:id="180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06" w:author="Ben Fels" w:date="2024-12-16T22:10:00Z" w16du:dateUtc="2024-12-16T21:10:00Z"/>
        </w:rPr>
      </w:pPr>
      <w:del w:id="180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08" w:author="Ben Fels" w:date="2024-12-16T22:10:00Z" w16du:dateUtc="2024-12-16T21:10:00Z"/>
          <w:b/>
          <w:bCs/>
          <w:highlight w:val="cyan"/>
        </w:rPr>
      </w:pPr>
      <w:del w:id="180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10" w:author="Ben Fels" w:date="2024-12-16T22:10:00Z" w16du:dateUtc="2024-12-16T21:10:00Z"/>
          <w:bCs/>
        </w:rPr>
      </w:pPr>
      <w:del w:id="181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12" w:author="Ben Fels" w:date="2024-12-16T22:10:00Z" w16du:dateUtc="2024-12-16T21:10:00Z"/>
        </w:rPr>
      </w:pPr>
    </w:p>
    <w:p w14:paraId="4876537E" w14:textId="327E737A" w:rsidR="001B50DB" w:rsidRPr="001B50DB" w:rsidDel="001A4072" w:rsidRDefault="001B50DB" w:rsidP="00CF7AE6">
      <w:pPr>
        <w:rPr>
          <w:del w:id="1813" w:author="Ben Fels" w:date="2024-12-16T22:10:00Z" w16du:dateUtc="2024-12-16T21:10:00Z"/>
          <w:i/>
        </w:rPr>
      </w:pPr>
      <w:del w:id="181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15" w:author="Ben Fels" w:date="2024-12-16T22:03:00Z" w16du:dateUtc="2024-12-16T21:03:00Z"/>
        </w:rPr>
      </w:pPr>
    </w:p>
    <w:p w14:paraId="3CEABA39" w14:textId="0E38070F" w:rsidR="00047C35" w:rsidRPr="001B50DB" w:rsidDel="00FD62B3" w:rsidRDefault="00047C35" w:rsidP="00842EB0">
      <w:pPr>
        <w:pStyle w:val="berschrift2"/>
        <w:rPr>
          <w:del w:id="1816" w:author="Ben Fels" w:date="2024-12-16T22:03:00Z" w16du:dateUtc="2024-12-16T21:03:00Z"/>
        </w:rPr>
      </w:pPr>
      <w:del w:id="181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18" w:author="Ben Fels" w:date="2024-12-16T22:03:00Z" w16du:dateUtc="2024-12-16T21:03:00Z"/>
        </w:rPr>
      </w:pPr>
      <w:del w:id="181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20" w:author="Ben Fels" w:date="2024-12-16T22:03:00Z" w16du:dateUtc="2024-12-16T21:03:00Z"/>
        </w:rPr>
      </w:pPr>
      <w:del w:id="182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22" w:author="Ben Fels" w:date="2024-12-16T22:10:00Z" w16du:dateUtc="2024-12-16T21:10:00Z"/>
        </w:rPr>
      </w:pPr>
      <w:del w:id="182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24" w:author="Ben Fels" w:date="2024-12-21T12:00:00Z" w16du:dateUtc="2024-12-21T11:00:00Z"/>
        </w:rPr>
      </w:pPr>
    </w:p>
    <w:p w14:paraId="3B60CFA7" w14:textId="7F0B0648" w:rsidR="005241CB" w:rsidRPr="00E02FED" w:rsidDel="004328D8" w:rsidRDefault="005241CB" w:rsidP="00842EB0">
      <w:pPr>
        <w:pStyle w:val="berschrift2"/>
        <w:rPr>
          <w:del w:id="1825" w:author="Ben Fels" w:date="2024-12-21T12:00:00Z" w16du:dateUtc="2024-12-21T11:00:00Z"/>
        </w:rPr>
      </w:pPr>
      <w:del w:id="182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27" w:author="Ben Fels" w:date="2024-12-21T12:02:00Z" w16du:dateUtc="2024-12-21T11:02:00Z"/>
          <w:moveFrom w:id="1828" w:author="Ben Fels" w:date="2024-12-21T12:00:00Z" w16du:dateUtc="2024-12-21T11:00:00Z"/>
        </w:rPr>
      </w:pPr>
      <w:moveFromRangeStart w:id="1829" w:author="Ben Fels" w:date="2024-12-21T12:00:00Z" w:name="move185674825"/>
      <w:moveFrom w:id="1830" w:author="Ben Fels" w:date="2024-12-21T12:00:00Z" w16du:dateUtc="2024-12-21T11:00:00Z">
        <w:del w:id="1831"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32" w:author="Ben Fels" w:date="2024-12-21T12:02:00Z" w16du:dateUtc="2024-12-21T11:02:00Z"/>
          <w:moveFrom w:id="1833" w:author="Ben Fels" w:date="2024-12-21T12:00:00Z" w16du:dateUtc="2024-12-21T11:00:00Z"/>
        </w:rPr>
      </w:pPr>
      <w:moveFrom w:id="1834" w:author="Ben Fels" w:date="2024-12-21T12:00:00Z" w16du:dateUtc="2024-12-21T11:00:00Z">
        <w:del w:id="1835"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36" w:author="Ben Fels" w:date="2024-12-21T12:02:00Z" w16du:dateUtc="2024-12-21T11:02:00Z"/>
          <w:moveFrom w:id="1837" w:author="Ben Fels" w:date="2024-12-21T12:00:00Z" w16du:dateUtc="2024-12-21T11:00:00Z"/>
        </w:rPr>
      </w:pPr>
      <w:moveFrom w:id="1838" w:author="Ben Fels" w:date="2024-12-21T12:00:00Z" w16du:dateUtc="2024-12-21T11:00:00Z">
        <w:del w:id="1839"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40" w:author="Ben Fels" w:date="2024-12-21T12:02:00Z" w16du:dateUtc="2024-12-21T11:02:00Z"/>
          <w:moveFrom w:id="1841" w:author="Ben Fels" w:date="2024-12-21T12:00:00Z" w16du:dateUtc="2024-12-21T11:00:00Z"/>
        </w:rPr>
      </w:pPr>
      <w:moveFrom w:id="1842" w:author="Ben Fels" w:date="2024-12-21T12:00:00Z" w16du:dateUtc="2024-12-21T11:00:00Z">
        <w:del w:id="1843"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44" w:author="Ben Fels" w:date="2024-12-21T12:02:00Z" w16du:dateUtc="2024-12-21T11:02:00Z"/>
          <w:moveFrom w:id="1845" w:author="Ben Fels" w:date="2024-12-21T12:00:00Z" w16du:dateUtc="2024-12-21T11:00:00Z"/>
        </w:rPr>
      </w:pPr>
      <w:moveFrom w:id="1846" w:author="Ben Fels" w:date="2024-12-21T12:00:00Z" w16du:dateUtc="2024-12-21T11:00:00Z">
        <w:del w:id="1847"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48"/>
          <w:r w:rsidR="002E638C" w:rsidDel="004328D8">
            <w:delText>(</w:delText>
          </w:r>
          <w:r w:rsidR="004D5DFC" w:rsidRPr="004D5DFC" w:rsidDel="004328D8">
            <w:delText>Konzentration auf die Verortung von Argumenten und die Identifizierung ihrer Arten (z. B. Behauptungen und Prämissen)</w:delText>
          </w:r>
          <w:commentRangeEnd w:id="1848"/>
          <w:r w:rsidR="004D5DFC" w:rsidDel="004328D8">
            <w:rPr>
              <w:rStyle w:val="Kommentarzeichen"/>
            </w:rPr>
            <w:commentReference w:id="1848"/>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49" w:author="Ben Fels" w:date="2024-12-21T12:02:00Z" w16du:dateUtc="2024-12-21T11:02:00Z"/>
          <w:moveFrom w:id="1850" w:author="Ben Fels" w:date="2024-12-21T12:00:00Z" w16du:dateUtc="2024-12-21T11:00:00Z"/>
        </w:rPr>
      </w:pPr>
      <w:moveFrom w:id="1851" w:author="Ben Fels" w:date="2024-12-21T12:00:00Z" w16du:dateUtc="2024-12-21T11:00:00Z">
        <w:del w:id="1852"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53" w:author="Ben Fels" w:date="2024-12-21T12:02:00Z" w16du:dateUtc="2024-12-21T11:02:00Z"/>
          <w:moveFrom w:id="1854" w:author="Ben Fels" w:date="2024-12-21T12:00:00Z" w16du:dateUtc="2024-12-21T11:00:00Z"/>
        </w:rPr>
      </w:pPr>
    </w:p>
    <w:p w14:paraId="42FA2EB7" w14:textId="21035976" w:rsidR="00296609" w:rsidDel="004328D8" w:rsidRDefault="00296609" w:rsidP="00296609">
      <w:pPr>
        <w:rPr>
          <w:del w:id="1855" w:author="Ben Fels" w:date="2024-12-21T12:02:00Z" w16du:dateUtc="2024-12-21T11:02:00Z"/>
          <w:moveFrom w:id="1856" w:author="Ben Fels" w:date="2024-12-21T12:00:00Z" w16du:dateUtc="2024-12-21T11:00:00Z"/>
          <w:i/>
        </w:rPr>
      </w:pPr>
      <w:moveFrom w:id="1857" w:author="Ben Fels" w:date="2024-12-21T12:00:00Z" w16du:dateUtc="2024-12-21T11:00:00Z">
        <w:del w:id="1858"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59" w:author="Ben Fels" w:date="2024-12-21T12:02:00Z" w16du:dateUtc="2024-12-21T11:02:00Z"/>
          <w:moveFrom w:id="1860" w:author="Ben Fels" w:date="2024-12-21T12:00:00Z" w16du:dateUtc="2024-12-21T11:00:00Z"/>
          <w:i/>
        </w:rPr>
      </w:pPr>
      <w:moveFrom w:id="1861" w:author="Ben Fels" w:date="2024-12-21T12:00:00Z" w16du:dateUtc="2024-12-21T11:00:00Z">
        <w:del w:id="1862"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63" w:author="Ben Fels" w:date="2024-12-21T12:02:00Z" w16du:dateUtc="2024-12-21T11:02:00Z"/>
          <w:moveFrom w:id="1864" w:author="Ben Fels" w:date="2024-12-21T12:00:00Z" w16du:dateUtc="2024-12-21T11:00:00Z"/>
          <w:b/>
          <w:rPrChange w:id="1865" w:author="Ben Fels" w:date="2024-12-21T18:08:00Z" w16du:dateUtc="2024-12-21T17:08:00Z">
            <w:rPr>
              <w:del w:id="1866" w:author="Ben Fels" w:date="2024-12-21T12:02:00Z" w16du:dateUtc="2024-12-21T11:02:00Z"/>
              <w:moveFrom w:id="1867" w:author="Ben Fels" w:date="2024-12-21T12:00:00Z" w16du:dateUtc="2024-12-21T11:00:00Z"/>
              <w:b/>
              <w:lang w:val="en-US"/>
            </w:rPr>
          </w:rPrChange>
        </w:rPr>
      </w:pPr>
      <w:moveFrom w:id="1868" w:author="Ben Fels" w:date="2024-12-21T12:00:00Z" w16du:dateUtc="2024-12-21T11:00:00Z">
        <w:del w:id="1869"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870" w:author="Ben Fels" w:date="2024-12-21T12:02:00Z" w16du:dateUtc="2024-12-21T11:02:00Z"/>
          <w:moveFrom w:id="1871" w:author="Ben Fels" w:date="2024-12-21T12:00:00Z" w16du:dateUtc="2024-12-21T11:00:00Z"/>
        </w:rPr>
      </w:pPr>
      <w:moveFrom w:id="1872" w:author="Ben Fels" w:date="2024-12-21T12:00:00Z" w16du:dateUtc="2024-12-21T11:00:00Z">
        <w:del w:id="1873"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874" w:author="Ben Fels" w:date="2024-12-21T12:02:00Z" w16du:dateUtc="2024-12-21T11:02:00Z"/>
          <w:moveFrom w:id="1875" w:author="Ben Fels" w:date="2024-12-21T12:00:00Z" w16du:dateUtc="2024-12-21T11:00:00Z"/>
        </w:rPr>
      </w:pPr>
      <w:moveFrom w:id="1876" w:author="Ben Fels" w:date="2024-12-21T12:00:00Z" w16du:dateUtc="2024-12-21T11:00:00Z">
        <w:del w:id="1877" w:author="Ben Fels" w:date="2024-12-21T12:02:00Z" w16du:dateUtc="2024-12-21T11:02:00Z">
          <w:r w:rsidDel="004328D8">
            <w:delText>Doch was genau ist ein Argument?</w:delText>
          </w:r>
        </w:del>
      </w:moveFrom>
    </w:p>
    <w:moveFromRangeEnd w:id="1829"/>
    <w:p w14:paraId="2531ED4D" w14:textId="445A8A69" w:rsidR="00820B99" w:rsidRPr="00820B99" w:rsidDel="004328D8" w:rsidRDefault="00820B99" w:rsidP="009A54C3">
      <w:pPr>
        <w:pStyle w:val="berschrift2"/>
        <w:rPr>
          <w:del w:id="1878" w:author="Ben Fels" w:date="2024-12-21T12:00:00Z" w16du:dateUtc="2024-12-21T11:00:00Z"/>
        </w:rPr>
      </w:pPr>
      <w:del w:id="1879" w:author="Ben Fels" w:date="2024-12-21T12:00:00Z" w16du:dateUtc="2024-12-21T11:00:00Z">
        <w:r w:rsidRPr="00820B99" w:rsidDel="004328D8">
          <w:delText>Argument</w:delText>
        </w:r>
      </w:del>
    </w:p>
    <w:p w14:paraId="0DC96A23" w14:textId="05EE6C09" w:rsidR="0017354B" w:rsidDel="004328D8" w:rsidRDefault="00B22A20" w:rsidP="00CF7AE6">
      <w:pPr>
        <w:rPr>
          <w:del w:id="1880" w:author="Ben Fels" w:date="2024-12-21T12:00:00Z" w16du:dateUtc="2024-12-21T11:00:00Z"/>
        </w:rPr>
      </w:pPr>
      <w:del w:id="188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82" w:author="Ben Fels" w:date="2024-12-21T12:00:00Z" w16du:dateUtc="2024-12-21T11:00:00Z"/>
        </w:rPr>
      </w:pPr>
      <w:del w:id="188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8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85" w:author="Ben Fels" w:date="2024-12-21T12:00:00Z" w16du:dateUtc="2024-12-21T11:00:00Z"/>
        </w:rPr>
      </w:pPr>
      <w:del w:id="188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87" w:author="Ben Fels" w:date="2024-12-21T12:00:00Z" w16du:dateUtc="2024-12-21T11:00:00Z"/>
        </w:rPr>
      </w:pPr>
      <w:del w:id="188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89" w:author="Ben Fels" w:date="2024-12-21T12:00:00Z" w16du:dateUtc="2024-12-21T11:00:00Z"/>
        </w:rPr>
      </w:pPr>
      <w:del w:id="189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91" w:author="Ben Fels" w:date="2024-12-21T12:02:00Z" w16du:dateUtc="2024-12-21T11:02:00Z"/>
        </w:rPr>
      </w:pPr>
    </w:p>
    <w:p w14:paraId="0E4F5B69" w14:textId="2D6C28B7" w:rsidR="00787132" w:rsidDel="004328D8" w:rsidRDefault="00787132" w:rsidP="00787132">
      <w:pPr>
        <w:pStyle w:val="berschrift2"/>
        <w:rPr>
          <w:del w:id="1892" w:author="Ben Fels" w:date="2024-12-21T12:02:00Z" w16du:dateUtc="2024-12-21T11:02:00Z"/>
        </w:rPr>
      </w:pPr>
      <w:del w:id="1893" w:author="Ben Fels" w:date="2024-12-21T12:02:00Z" w16du:dateUtc="2024-12-21T11:02:00Z">
        <w:r w:rsidDel="004328D8">
          <w:delText>Aufgaben des Argument Minings</w:delText>
        </w:r>
      </w:del>
    </w:p>
    <w:p w14:paraId="1246EA9D" w14:textId="4F7F9E5D" w:rsidR="00BD7A9D" w:rsidDel="004328D8" w:rsidRDefault="00F00E8F" w:rsidP="00CF7AE6">
      <w:pPr>
        <w:rPr>
          <w:del w:id="1894" w:author="Ben Fels" w:date="2024-12-21T12:02:00Z" w16du:dateUtc="2024-12-21T11:02:00Z"/>
          <w:moveFrom w:id="1895" w:author="Ben Fels" w:date="2024-12-21T12:01:00Z" w16du:dateUtc="2024-12-21T11:01:00Z"/>
        </w:rPr>
      </w:pPr>
      <w:moveFromRangeStart w:id="1896" w:author="Ben Fels" w:date="2024-12-21T12:01:00Z" w:name="move185674925"/>
      <w:moveFrom w:id="1897" w:author="Ben Fels" w:date="2024-12-21T12:01:00Z" w16du:dateUtc="2024-12-21T11:01:00Z">
        <w:del w:id="189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9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99"/>
          <w:r w:rsidR="00485B60" w:rsidDel="004328D8">
            <w:rPr>
              <w:rStyle w:val="Kommentarzeichen"/>
            </w:rPr>
            <w:commentReference w:id="189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00" w:author="Ben Fels" w:date="2024-12-21T12:02:00Z" w16du:dateUtc="2024-12-21T11:02:00Z"/>
          <w:moveFrom w:id="1901" w:author="Ben Fels" w:date="2024-12-21T12:01:00Z" w16du:dateUtc="2024-12-21T11:01:00Z"/>
        </w:rPr>
      </w:pPr>
      <w:moveFrom w:id="1902" w:author="Ben Fels" w:date="2024-12-21T12:01:00Z" w16du:dateUtc="2024-12-21T11:01:00Z">
        <w:del w:id="190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04" w:author="Ben Fels" w:date="2024-12-21T12:02:00Z" w16du:dateUtc="2024-12-21T11:02:00Z"/>
          <w:moveFrom w:id="1905" w:author="Ben Fels" w:date="2024-12-21T12:01:00Z" w16du:dateUtc="2024-12-21T11:01:00Z"/>
        </w:rPr>
      </w:pPr>
      <w:moveFrom w:id="1906" w:author="Ben Fels" w:date="2024-12-21T12:01:00Z" w16du:dateUtc="2024-12-21T11:01:00Z">
        <w:del w:id="190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08" w:author="Ben Fels" w:date="2024-12-21T12:02:00Z" w16du:dateUtc="2024-12-21T11:02:00Z"/>
          <w:moveFrom w:id="1909" w:author="Ben Fels" w:date="2024-12-21T12:01:00Z" w16du:dateUtc="2024-12-21T11:01:00Z"/>
        </w:rPr>
      </w:pPr>
      <w:moveFrom w:id="1910" w:author="Ben Fels" w:date="2024-12-21T12:01:00Z" w16du:dateUtc="2024-12-21T11:01:00Z">
        <w:del w:id="191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12" w:author="Ben Fels" w:date="2024-12-21T12:02:00Z" w16du:dateUtc="2024-12-21T11:02:00Z"/>
          <w:moveFrom w:id="1913" w:author="Ben Fels" w:date="2024-12-21T12:01:00Z" w16du:dateUtc="2024-12-21T11:01:00Z"/>
        </w:rPr>
      </w:pPr>
      <w:moveFrom w:id="1914" w:author="Ben Fels" w:date="2024-12-21T12:01:00Z" w16du:dateUtc="2024-12-21T11:01:00Z">
        <w:del w:id="191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16" w:author="Ben Fels" w:date="2024-12-21T12:02:00Z" w16du:dateUtc="2024-12-21T11:02:00Z"/>
          <w:moveFrom w:id="1917" w:author="Ben Fels" w:date="2024-12-21T12:01:00Z" w16du:dateUtc="2024-12-21T11:01:00Z"/>
        </w:rPr>
      </w:pPr>
      <w:moveFrom w:id="1918" w:author="Ben Fels" w:date="2024-12-21T12:01:00Z" w16du:dateUtc="2024-12-21T11:01:00Z">
        <w:del w:id="191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20" w:author="Ben Fels" w:date="2024-12-21T12:02:00Z" w16du:dateUtc="2024-12-21T11:02:00Z"/>
          <w:moveFrom w:id="1921" w:author="Ben Fels" w:date="2024-12-21T12:01:00Z" w16du:dateUtc="2024-12-21T11:01:00Z"/>
        </w:rPr>
      </w:pPr>
      <w:moveFrom w:id="1922" w:author="Ben Fels" w:date="2024-12-21T12:01:00Z" w16du:dateUtc="2024-12-21T11:01:00Z">
        <w:del w:id="192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24" w:author="Ben Fels" w:date="2024-12-21T12:02:00Z" w16du:dateUtc="2024-12-21T11:02:00Z"/>
          <w:moveFrom w:id="1925" w:author="Ben Fels" w:date="2024-12-21T12:01:00Z" w16du:dateUtc="2024-12-21T11:01:00Z"/>
        </w:rPr>
      </w:pPr>
    </w:p>
    <w:p w14:paraId="4FD19C8E" w14:textId="7802FD41" w:rsidR="00156934" w:rsidDel="004328D8" w:rsidRDefault="00EA0835" w:rsidP="00CF7AE6">
      <w:pPr>
        <w:rPr>
          <w:del w:id="1926" w:author="Ben Fels" w:date="2024-12-21T12:02:00Z" w16du:dateUtc="2024-12-21T11:02:00Z"/>
          <w:moveFrom w:id="1927" w:author="Ben Fels" w:date="2024-12-21T12:01:00Z" w16du:dateUtc="2024-12-21T11:01:00Z"/>
        </w:rPr>
      </w:pPr>
      <w:moveFrom w:id="1928" w:author="Ben Fels" w:date="2024-12-21T12:01:00Z" w16du:dateUtc="2024-12-21T11:01:00Z">
        <w:del w:id="192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30" w:author="Ben Fels" w:date="2024-12-21T12:02:00Z" w16du:dateUtc="2024-12-21T11:02:00Z"/>
          <w:moveFrom w:id="1931" w:author="Ben Fels" w:date="2024-12-21T12:01:00Z" w16du:dateUtc="2024-12-21T11:01:00Z"/>
        </w:rPr>
      </w:pPr>
      <w:moveFrom w:id="1932" w:author="Ben Fels" w:date="2024-12-21T12:01:00Z" w16du:dateUtc="2024-12-21T11:01:00Z">
        <w:del w:id="193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34" w:author="Ben Fels" w:date="2024-12-21T12:02:00Z" w16du:dateUtc="2024-12-21T11:02:00Z"/>
          <w:moveFrom w:id="1935" w:author="Ben Fels" w:date="2024-12-21T12:01:00Z" w16du:dateUtc="2024-12-21T11:01:00Z"/>
        </w:rPr>
      </w:pPr>
      <w:moveFrom w:id="1936" w:author="Ben Fels" w:date="2024-12-21T12:01:00Z" w16du:dateUtc="2024-12-21T11:01:00Z">
        <w:del w:id="193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38" w:author="Ben Fels" w:date="2024-12-21T12:02:00Z" w16du:dateUtc="2024-12-21T11:02:00Z"/>
          <w:moveFrom w:id="1939" w:author="Ben Fels" w:date="2024-12-21T12:01:00Z" w16du:dateUtc="2024-12-21T11:01:00Z"/>
        </w:rPr>
      </w:pPr>
      <w:moveFrom w:id="1940" w:author="Ben Fels" w:date="2024-12-21T12:01:00Z" w16du:dateUtc="2024-12-21T11:01:00Z">
        <w:del w:id="194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42" w:author="Ben Fels" w:date="2024-12-21T12:02:00Z" w16du:dateUtc="2024-12-21T11:02:00Z"/>
          <w:moveFrom w:id="1943" w:author="Ben Fels" w:date="2024-12-21T12:01:00Z" w16du:dateUtc="2024-12-21T11:01:00Z"/>
        </w:rPr>
      </w:pPr>
      <w:moveFrom w:id="1944" w:author="Ben Fels" w:date="2024-12-21T12:01:00Z" w16du:dateUtc="2024-12-21T11:01:00Z">
        <w:del w:id="194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46" w:author="Ben Fels" w:date="2024-12-21T12:02:00Z" w16du:dateUtc="2024-12-21T11:02:00Z"/>
          <w:moveFrom w:id="1947" w:author="Ben Fels" w:date="2024-12-21T12:01:00Z" w16du:dateUtc="2024-12-21T11:01:00Z"/>
        </w:rPr>
      </w:pPr>
    </w:p>
    <w:p w14:paraId="560C6DC7" w14:textId="3508A237" w:rsidR="00053FB2" w:rsidDel="004328D8" w:rsidRDefault="00053FB2" w:rsidP="00CF7AE6">
      <w:pPr>
        <w:rPr>
          <w:del w:id="1948" w:author="Ben Fels" w:date="2024-12-21T12:02:00Z" w16du:dateUtc="2024-12-21T11:02:00Z"/>
          <w:moveFrom w:id="1949" w:author="Ben Fels" w:date="2024-12-21T12:01:00Z" w16du:dateUtc="2024-12-21T11:01:00Z"/>
          <w:rFonts w:cs="Arial"/>
        </w:rPr>
      </w:pPr>
      <w:moveFrom w:id="1950" w:author="Ben Fels" w:date="2024-12-21T12:01:00Z" w16du:dateUtc="2024-12-21T11:01:00Z">
        <w:del w:id="195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52" w:author="Ben Fels" w:date="2024-12-21T12:02:00Z" w16du:dateUtc="2024-12-21T11:02:00Z"/>
          <w:moveFrom w:id="1953" w:author="Ben Fels" w:date="2024-12-21T12:01:00Z" w16du:dateUtc="2024-12-21T11:01:00Z"/>
        </w:rPr>
      </w:pPr>
      <w:moveFrom w:id="1954" w:author="Ben Fels" w:date="2024-12-21T12:01:00Z" w16du:dateUtc="2024-12-21T11:01:00Z">
        <w:del w:id="195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56" w:author="Ben Fels" w:date="2024-12-21T12:02:00Z" w16du:dateUtc="2024-12-21T11:02:00Z"/>
          <w:moveFrom w:id="1957" w:author="Ben Fels" w:date="2024-12-21T12:01:00Z" w16du:dateUtc="2024-12-21T11:01:00Z"/>
        </w:rPr>
      </w:pPr>
      <w:moveFrom w:id="1958" w:author="Ben Fels" w:date="2024-12-21T12:01:00Z" w16du:dateUtc="2024-12-21T11:01:00Z">
        <w:del w:id="195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60" w:author="Ben Fels" w:date="2024-12-21T12:02:00Z" w16du:dateUtc="2024-12-21T11:02:00Z"/>
          <w:moveFrom w:id="1961" w:author="Ben Fels" w:date="2024-12-21T12:01:00Z" w16du:dateUtc="2024-12-21T11:01:00Z"/>
        </w:rPr>
      </w:pPr>
      <w:moveFrom w:id="1962" w:author="Ben Fels" w:date="2024-12-21T12:01:00Z" w16du:dateUtc="2024-12-21T11:01:00Z">
        <w:del w:id="196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64" w:author="Ben Fels" w:date="2024-12-21T12:02:00Z" w16du:dateUtc="2024-12-21T11:02:00Z"/>
          <w:moveFrom w:id="1965" w:author="Ben Fels" w:date="2024-12-21T12:01:00Z" w16du:dateUtc="2024-12-21T11:01:00Z"/>
        </w:rPr>
      </w:pPr>
      <w:moveFrom w:id="1966" w:author="Ben Fels" w:date="2024-12-21T12:01:00Z" w16du:dateUtc="2024-12-21T11:01:00Z">
        <w:del w:id="196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968" w:author="Ben Fels" w:date="2024-12-21T12:02:00Z" w16du:dateUtc="2024-12-21T11:02:00Z"/>
          <w:moveFrom w:id="1969" w:author="Ben Fels" w:date="2024-12-21T12:01:00Z" w16du:dateUtc="2024-12-21T11:01:00Z"/>
        </w:rPr>
      </w:pPr>
      <w:moveFrom w:id="1970" w:author="Ben Fels" w:date="2024-12-21T12:01:00Z" w16du:dateUtc="2024-12-21T11:01:00Z">
        <w:del w:id="197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972" w:author="Ben Fels" w:date="2024-12-21T12:02:00Z" w16du:dateUtc="2024-12-21T11:02:00Z"/>
          <w:moveFrom w:id="1973" w:author="Ben Fels" w:date="2024-12-21T12:01:00Z" w16du:dateUtc="2024-12-21T11:01:00Z"/>
        </w:rPr>
      </w:pPr>
      <w:moveFrom w:id="1974" w:author="Ben Fels" w:date="2024-12-21T12:01:00Z" w16du:dateUtc="2024-12-21T11:01:00Z">
        <w:del w:id="197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76" w:author="Ben Fels" w:date="2024-12-21T12:02:00Z" w16du:dateUtc="2024-12-21T11:02:00Z"/>
          <w:moveFrom w:id="1977" w:author="Ben Fels" w:date="2024-12-21T12:01:00Z" w16du:dateUtc="2024-12-21T11:01:00Z"/>
        </w:rPr>
      </w:pPr>
      <w:moveFrom w:id="1978" w:author="Ben Fels" w:date="2024-12-21T12:01:00Z" w16du:dateUtc="2024-12-21T11:01:00Z">
        <w:del w:id="197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80" w:author="Ben Fels" w:date="2024-12-21T12:02:00Z" w16du:dateUtc="2024-12-21T11:02:00Z"/>
          <w:moveFrom w:id="1981" w:author="Ben Fels" w:date="2024-12-21T12:01:00Z" w16du:dateUtc="2024-12-21T11:01:00Z"/>
        </w:rPr>
      </w:pPr>
      <w:moveFrom w:id="1982" w:author="Ben Fels" w:date="2024-12-21T12:01:00Z" w16du:dateUtc="2024-12-21T11:01:00Z">
        <w:del w:id="198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84" w:author="Ben Fels" w:date="2024-12-21T12:02:00Z" w16du:dateUtc="2024-12-21T11:02:00Z"/>
          <w:moveFrom w:id="1985" w:author="Ben Fels" w:date="2024-12-21T12:01:00Z" w16du:dateUtc="2024-12-21T11:01:00Z"/>
        </w:rPr>
      </w:pPr>
      <w:moveFrom w:id="1986" w:author="Ben Fels" w:date="2024-12-21T12:01:00Z" w16du:dateUtc="2024-12-21T11:01:00Z">
        <w:del w:id="198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88" w:author="Ben Fels" w:date="2024-12-21T12:02:00Z" w16du:dateUtc="2024-12-21T11:02:00Z"/>
          <w:moveFrom w:id="1989" w:author="Ben Fels" w:date="2024-12-21T12:01:00Z" w16du:dateUtc="2024-12-21T11:01:00Z"/>
        </w:rPr>
      </w:pPr>
      <w:moveFrom w:id="1990" w:author="Ben Fels" w:date="2024-12-21T12:01:00Z" w16du:dateUtc="2024-12-21T11:01:00Z">
        <w:del w:id="199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92" w:author="Ben Fels" w:date="2024-12-21T12:02:00Z" w16du:dateUtc="2024-12-21T11:02:00Z"/>
          <w:moveFrom w:id="1993" w:author="Ben Fels" w:date="2024-12-21T12:01:00Z" w16du:dateUtc="2024-12-21T11:01:00Z"/>
        </w:rPr>
      </w:pPr>
      <w:moveFrom w:id="1994" w:author="Ben Fels" w:date="2024-12-21T12:01:00Z" w16du:dateUtc="2024-12-21T11:01:00Z">
        <w:del w:id="199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96" w:author="Ben Fels" w:date="2024-12-21T12:02:00Z" w16du:dateUtc="2024-12-21T11:02:00Z"/>
          <w:moveFrom w:id="1997" w:author="Ben Fels" w:date="2024-12-21T12:01:00Z" w16du:dateUtc="2024-12-21T11:01:00Z"/>
        </w:rPr>
      </w:pPr>
      <w:moveFrom w:id="1998" w:author="Ben Fels" w:date="2024-12-21T12:01:00Z" w16du:dateUtc="2024-12-21T11:01:00Z">
        <w:del w:id="199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00" w:author="Ben Fels" w:date="2024-12-21T12:02:00Z" w16du:dateUtc="2024-12-21T11:02:00Z"/>
          <w:moveFrom w:id="2001" w:author="Ben Fels" w:date="2024-12-21T12:01:00Z" w16du:dateUtc="2024-12-21T11:01:00Z"/>
        </w:rPr>
      </w:pPr>
      <w:moveFrom w:id="2002" w:author="Ben Fels" w:date="2024-12-21T12:01:00Z" w16du:dateUtc="2024-12-21T11:01:00Z">
        <w:del w:id="200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04" w:author="Ben Fels" w:date="2024-12-21T12:02:00Z" w16du:dateUtc="2024-12-21T11:02:00Z"/>
          <w:moveFrom w:id="2005" w:author="Ben Fels" w:date="2024-12-21T12:01:00Z" w16du:dateUtc="2024-12-21T11:01:00Z"/>
          <w:b/>
        </w:rPr>
      </w:pPr>
      <w:moveFrom w:id="2006" w:author="Ben Fels" w:date="2024-12-21T12:01:00Z" w16du:dateUtc="2024-12-21T11:01:00Z">
        <w:del w:id="200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08" w:author="Ben Fels" w:date="2024-12-21T12:02:00Z" w16du:dateUtc="2024-12-21T11:02:00Z"/>
          <w:moveFrom w:id="2009" w:author="Ben Fels" w:date="2024-12-21T12:01:00Z" w16du:dateUtc="2024-12-21T11:01:00Z"/>
          <w:b/>
        </w:rPr>
      </w:pPr>
      <w:moveFrom w:id="2010" w:author="Ben Fels" w:date="2024-12-21T12:01:00Z" w16du:dateUtc="2024-12-21T11:01:00Z">
        <w:del w:id="201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12" w:author="Ben Fels" w:date="2024-12-21T12:02:00Z" w16du:dateUtc="2024-12-21T11:02:00Z"/>
          <w:moveFrom w:id="2013" w:author="Ben Fels" w:date="2024-12-21T12:01:00Z" w16du:dateUtc="2024-12-21T11:01:00Z"/>
          <w:b/>
        </w:rPr>
      </w:pPr>
    </w:p>
    <w:p w14:paraId="59FD6A33" w14:textId="2485C384" w:rsidR="00E4126F" w:rsidRPr="00ED7173" w:rsidDel="004328D8" w:rsidRDefault="00E4126F" w:rsidP="00E4126F">
      <w:pPr>
        <w:rPr>
          <w:del w:id="2014" w:author="Ben Fels" w:date="2024-12-21T12:02:00Z" w16du:dateUtc="2024-12-21T11:02:00Z"/>
          <w:moveFrom w:id="2015" w:author="Ben Fels" w:date="2024-12-21T12:01:00Z" w16du:dateUtc="2024-12-21T11:01:00Z"/>
          <w:b/>
        </w:rPr>
      </w:pPr>
    </w:p>
    <w:p w14:paraId="33AC776F" w14:textId="52DD52F0" w:rsidR="002A784E" w:rsidDel="004328D8" w:rsidRDefault="0010585D" w:rsidP="00E4126F">
      <w:pPr>
        <w:rPr>
          <w:del w:id="2016" w:author="Ben Fels" w:date="2024-12-21T12:02:00Z" w16du:dateUtc="2024-12-21T11:02:00Z"/>
          <w:moveFrom w:id="2017" w:author="Ben Fels" w:date="2024-12-21T12:01:00Z" w16du:dateUtc="2024-12-21T11:01:00Z"/>
          <w:b/>
        </w:rPr>
      </w:pPr>
      <w:moveFrom w:id="2018" w:author="Ben Fels" w:date="2024-12-21T12:01:00Z" w16du:dateUtc="2024-12-21T11:01:00Z">
        <w:del w:id="2019" w:author="Ben Fels" w:date="2024-12-21T12:02:00Z" w16du:dateUtc="2024-12-21T11:02:00Z">
          <w:r w:rsidRPr="00664C71" w:rsidDel="004328D8">
            <w:rPr>
              <w:rPrChange w:id="2020" w:author="Ben Fels" w:date="2024-12-21T18:08:00Z" w16du:dateUtc="2024-12-21T17:08:00Z">
                <w:rPr>
                  <w:lang w:val="en-US"/>
                </w:rPr>
              </w:rPrChange>
            </w:rPr>
            <w:delText xml:space="preserve">Argumente bestehen aus </w:delText>
          </w:r>
          <w:r w:rsidRPr="00664C71" w:rsidDel="004328D8">
            <w:rPr>
              <w:b/>
              <w:rPrChange w:id="202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2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2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2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25" w:author="Ben Fels" w:date="2024-12-21T12:02:00Z" w16du:dateUtc="2024-12-21T11:02:00Z"/>
          <w:moveFrom w:id="2026" w:author="Ben Fels" w:date="2024-12-21T12:01:00Z" w16du:dateUtc="2024-12-21T11:01:00Z"/>
        </w:rPr>
      </w:pPr>
      <w:moveFrom w:id="2027" w:author="Ben Fels" w:date="2024-12-21T12:01:00Z" w16du:dateUtc="2024-12-21T11:01:00Z">
        <w:del w:id="202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29" w:author="Ben Fels" w:date="2024-12-21T12:02:00Z" w16du:dateUtc="2024-12-21T11:02:00Z"/>
          <w:moveFrom w:id="2030" w:author="Ben Fels" w:date="2024-12-21T12:01:00Z" w16du:dateUtc="2024-12-21T11:01:00Z"/>
        </w:rPr>
      </w:pPr>
      <w:moveFrom w:id="2031" w:author="Ben Fels" w:date="2024-12-21T12:01:00Z" w16du:dateUtc="2024-12-21T11:01:00Z">
        <w:del w:id="203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33" w:author="Ben Fels" w:date="2024-12-21T12:02:00Z" w16du:dateUtc="2024-12-21T11:02:00Z"/>
          <w:moveFrom w:id="2034" w:author="Ben Fels" w:date="2024-12-21T12:01:00Z" w16du:dateUtc="2024-12-21T11:01:00Z"/>
        </w:rPr>
      </w:pPr>
      <w:moveFrom w:id="2035" w:author="Ben Fels" w:date="2024-12-21T12:01:00Z" w16du:dateUtc="2024-12-21T11:01:00Z">
        <w:del w:id="203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37" w:author="Ben Fels" w:date="2024-12-21T12:02:00Z" w16du:dateUtc="2024-12-21T11:02:00Z"/>
          <w:moveFrom w:id="2038" w:author="Ben Fels" w:date="2024-12-21T12:01:00Z" w16du:dateUtc="2024-12-21T11:01:00Z"/>
        </w:rPr>
      </w:pPr>
      <w:moveFrom w:id="2039" w:author="Ben Fels" w:date="2024-12-21T12:01:00Z" w16du:dateUtc="2024-12-21T11:01:00Z">
        <w:del w:id="204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41" w:author="Ben Fels" w:date="2024-12-21T12:02:00Z" w16du:dateUtc="2024-12-21T11:02:00Z"/>
          <w:moveFrom w:id="2042" w:author="Ben Fels" w:date="2024-12-21T12:01:00Z" w16du:dateUtc="2024-12-21T11:01:00Z"/>
        </w:rPr>
      </w:pPr>
      <w:moveFrom w:id="2043" w:author="Ben Fels" w:date="2024-12-21T12:01:00Z" w16du:dateUtc="2024-12-21T11:01:00Z">
        <w:del w:id="204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45" w:author="Ben Fels" w:date="2024-12-21T12:02:00Z" w16du:dateUtc="2024-12-21T11:02:00Z"/>
          <w:moveFrom w:id="2046" w:author="Ben Fels" w:date="2024-12-21T12:01:00Z" w16du:dateUtc="2024-12-21T11:01:00Z"/>
        </w:rPr>
      </w:pPr>
      <w:moveFrom w:id="2047" w:author="Ben Fels" w:date="2024-12-21T12:01:00Z" w16du:dateUtc="2024-12-21T11:01:00Z">
        <w:del w:id="204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49" w:author="Ben Fels" w:date="2024-12-21T12:02:00Z" w16du:dateUtc="2024-12-21T11:02:00Z"/>
          <w:moveFrom w:id="2050" w:author="Ben Fels" w:date="2024-12-21T12:01:00Z" w16du:dateUtc="2024-12-21T11:01:00Z"/>
        </w:rPr>
      </w:pPr>
    </w:p>
    <w:p w14:paraId="372651CB" w14:textId="60E066AD" w:rsidR="00461154" w:rsidRPr="00F84302" w:rsidDel="004328D8" w:rsidRDefault="00A0667F" w:rsidP="00CF7AE6">
      <w:pPr>
        <w:rPr>
          <w:del w:id="2051" w:author="Ben Fels" w:date="2024-12-21T12:02:00Z" w16du:dateUtc="2024-12-21T11:02:00Z"/>
          <w:moveFrom w:id="2052" w:author="Ben Fels" w:date="2024-12-21T12:01:00Z" w16du:dateUtc="2024-12-21T11:01:00Z"/>
        </w:rPr>
      </w:pPr>
      <w:moveFrom w:id="2053" w:author="Ben Fels" w:date="2024-12-21T12:01:00Z" w16du:dateUtc="2024-12-21T11:01:00Z">
        <w:del w:id="205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55" w:author="Ben Fels" w:date="2024-12-21T12:02:00Z" w16du:dateUtc="2024-12-21T11:02:00Z"/>
          <w:moveFrom w:id="2056" w:author="Ben Fels" w:date="2024-12-21T12:01:00Z" w16du:dateUtc="2024-12-21T11:01:00Z"/>
        </w:rPr>
      </w:pPr>
      <w:moveFrom w:id="2057" w:author="Ben Fels" w:date="2024-12-21T12:01:00Z" w16du:dateUtc="2024-12-21T11:01:00Z">
        <w:del w:id="205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59" w:author="Ben Fels" w:date="2024-12-21T12:02:00Z" w16du:dateUtc="2024-12-21T11:02:00Z"/>
          <w:moveFrom w:id="2060" w:author="Ben Fels" w:date="2024-12-21T12:01:00Z" w16du:dateUtc="2024-12-21T11:01:00Z"/>
          <w:rPrChange w:id="2061" w:author="Ben Fels" w:date="2024-12-21T18:08:00Z" w16du:dateUtc="2024-12-21T17:08:00Z">
            <w:rPr>
              <w:del w:id="2062" w:author="Ben Fels" w:date="2024-12-21T12:02:00Z" w16du:dateUtc="2024-12-21T11:02:00Z"/>
              <w:moveFrom w:id="2063" w:author="Ben Fels" w:date="2024-12-21T12:01:00Z" w16du:dateUtc="2024-12-21T11:01:00Z"/>
              <w:lang w:val="en-US"/>
            </w:rPr>
          </w:rPrChange>
        </w:rPr>
      </w:pPr>
      <w:moveFrom w:id="2064" w:author="Ben Fels" w:date="2024-12-21T12:01:00Z" w16du:dateUtc="2024-12-21T11:01:00Z">
        <w:del w:id="2065" w:author="Ben Fels" w:date="2024-12-21T12:02:00Z" w16du:dateUtc="2024-12-21T11:02:00Z">
          <w:r w:rsidRPr="00664C71" w:rsidDel="004328D8">
            <w:rPr>
              <w:rPrChange w:id="2066" w:author="Ben Fels" w:date="2024-12-21T18:08:00Z" w16du:dateUtc="2024-12-21T17:08:00Z">
                <w:rPr>
                  <w:lang w:val="en-US"/>
                </w:rPr>
              </w:rPrChange>
            </w:rPr>
            <w:delText xml:space="preserve">Context </w:delText>
          </w:r>
          <w:r w:rsidR="00DB0843" w:rsidRPr="00664C71" w:rsidDel="004328D8">
            <w:rPr>
              <w:rPrChange w:id="2067" w:author="Ben Fels" w:date="2024-12-21T18:08:00Z" w16du:dateUtc="2024-12-21T17:08:00Z">
                <w:rPr>
                  <w:lang w:val="en-US"/>
                </w:rPr>
              </w:rPrChange>
            </w:rPr>
            <w:delText xml:space="preserve">dependent </w:delText>
          </w:r>
          <w:r w:rsidRPr="00664C71" w:rsidDel="004328D8">
            <w:rPr>
              <w:rPrChange w:id="2068" w:author="Ben Fels" w:date="2024-12-21T18:08:00Z" w16du:dateUtc="2024-12-21T17:08:00Z">
                <w:rPr>
                  <w:lang w:val="en-US"/>
                </w:rPr>
              </w:rPrChange>
            </w:rPr>
            <w:delText xml:space="preserve">claim detection </w:delText>
          </w:r>
          <w:r w:rsidR="00CF2774" w:rsidRPr="00664C71" w:rsidDel="004328D8">
            <w:rPr>
              <w:rPrChange w:id="2069" w:author="Ben Fels" w:date="2024-12-21T18:08:00Z" w16du:dateUtc="2024-12-21T17:08:00Z">
                <w:rPr>
                  <w:lang w:val="en-US"/>
                </w:rPr>
              </w:rPrChange>
            </w:rPr>
            <w:delText>–</w:delText>
          </w:r>
          <w:r w:rsidR="00991C10" w:rsidRPr="00664C71" w:rsidDel="004328D8">
            <w:rPr>
              <w:rPrChange w:id="2070" w:author="Ben Fels" w:date="2024-12-21T18:08:00Z" w16du:dateUtc="2024-12-21T17:08:00Z">
                <w:rPr>
                  <w:lang w:val="en-US"/>
                </w:rPr>
              </w:rPrChange>
            </w:rPr>
            <w:delText xml:space="preserve"> </w:delText>
          </w:r>
          <w:r w:rsidRPr="00664C71" w:rsidDel="004328D8">
            <w:rPr>
              <w:rPrChange w:id="2071" w:author="Ben Fels" w:date="2024-12-21T18:08:00Z" w16du:dateUtc="2024-12-21T17:08:00Z">
                <w:rPr>
                  <w:lang w:val="en-US"/>
                </w:rPr>
              </w:rPrChange>
            </w:rPr>
            <w:delText>CDCD</w:delText>
          </w:r>
          <w:r w:rsidR="00CF2774" w:rsidRPr="00664C71" w:rsidDel="004328D8">
            <w:rPr>
              <w:rPrChange w:id="207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073" w:author="Ben Fels" w:date="2024-12-21T12:02:00Z" w16du:dateUtc="2024-12-21T11:02:00Z"/>
          <w:moveFrom w:id="2074" w:author="Ben Fels" w:date="2024-12-21T12:01:00Z" w16du:dateUtc="2024-12-21T11:01:00Z"/>
          <w:rPrChange w:id="2075" w:author="Ben Fels" w:date="2024-12-21T18:08:00Z" w16du:dateUtc="2024-12-21T17:08:00Z">
            <w:rPr>
              <w:del w:id="2076" w:author="Ben Fels" w:date="2024-12-21T12:02:00Z" w16du:dateUtc="2024-12-21T11:02:00Z"/>
              <w:moveFrom w:id="2077" w:author="Ben Fels" w:date="2024-12-21T12:01:00Z" w16du:dateUtc="2024-12-21T11:01:00Z"/>
              <w:lang w:val="en-US"/>
            </w:rPr>
          </w:rPrChange>
        </w:rPr>
      </w:pPr>
      <w:moveFrom w:id="2078" w:author="Ben Fels" w:date="2024-12-21T12:01:00Z" w16du:dateUtc="2024-12-21T11:01:00Z">
        <w:del w:id="2079" w:author="Ben Fels" w:date="2024-12-21T12:02:00Z" w16du:dateUtc="2024-12-21T11:02:00Z">
          <w:r w:rsidRPr="00664C71" w:rsidDel="004328D8">
            <w:rPr>
              <w:rPrChange w:id="2080" w:author="Ben Fels" w:date="2024-12-21T18:08:00Z" w16du:dateUtc="2024-12-21T17:08:00Z">
                <w:rPr>
                  <w:lang w:val="en-US"/>
                </w:rPr>
              </w:rPrChange>
            </w:rPr>
            <w:delText>Claim stance classification</w:delText>
          </w:r>
          <w:r w:rsidR="00991C10" w:rsidRPr="00664C71" w:rsidDel="004328D8">
            <w:rPr>
              <w:rPrChange w:id="2081" w:author="Ben Fels" w:date="2024-12-21T18:08:00Z" w16du:dateUtc="2024-12-21T17:08:00Z">
                <w:rPr>
                  <w:lang w:val="en-US"/>
                </w:rPr>
              </w:rPrChange>
            </w:rPr>
            <w:delText xml:space="preserve"> </w:delText>
          </w:r>
          <w:r w:rsidR="00CF2774" w:rsidRPr="00664C71" w:rsidDel="004328D8">
            <w:rPr>
              <w:rPrChange w:id="208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83" w:author="Ben Fels" w:date="2024-12-21T12:02:00Z" w16du:dateUtc="2024-12-21T11:02:00Z"/>
          <w:moveFrom w:id="2084" w:author="Ben Fels" w:date="2024-12-21T12:01:00Z" w16du:dateUtc="2024-12-21T11:01:00Z"/>
          <w:rPrChange w:id="2085" w:author="Ben Fels" w:date="2024-12-21T18:08:00Z" w16du:dateUtc="2024-12-21T17:08:00Z">
            <w:rPr>
              <w:del w:id="2086" w:author="Ben Fels" w:date="2024-12-21T12:02:00Z" w16du:dateUtc="2024-12-21T11:02:00Z"/>
              <w:moveFrom w:id="2087" w:author="Ben Fels" w:date="2024-12-21T12:01:00Z" w16du:dateUtc="2024-12-21T11:01:00Z"/>
              <w:lang w:val="en-US"/>
            </w:rPr>
          </w:rPrChange>
        </w:rPr>
      </w:pPr>
      <w:moveFrom w:id="2088" w:author="Ben Fels" w:date="2024-12-21T12:01:00Z" w16du:dateUtc="2024-12-21T11:01:00Z">
        <w:del w:id="2089" w:author="Ben Fels" w:date="2024-12-21T12:02:00Z" w16du:dateUtc="2024-12-21T11:02:00Z">
          <w:r w:rsidRPr="00664C71" w:rsidDel="004328D8">
            <w:rPr>
              <w:rPrChange w:id="2090" w:author="Ben Fels" w:date="2024-12-21T18:08:00Z" w16du:dateUtc="2024-12-21T17:08:00Z">
                <w:rPr>
                  <w:lang w:val="en-US"/>
                </w:rPr>
              </w:rPrChange>
            </w:rPr>
            <w:delText xml:space="preserve">Context dependent evidence detection </w:delText>
          </w:r>
          <w:r w:rsidR="008267FA" w:rsidRPr="00664C71" w:rsidDel="004328D8">
            <w:rPr>
              <w:rPrChange w:id="2091" w:author="Ben Fels" w:date="2024-12-21T18:08:00Z" w16du:dateUtc="2024-12-21T17:08:00Z">
                <w:rPr>
                  <w:lang w:val="en-US"/>
                </w:rPr>
              </w:rPrChange>
            </w:rPr>
            <w:delText>–</w:delText>
          </w:r>
          <w:r w:rsidR="00991C10" w:rsidRPr="00664C71" w:rsidDel="004328D8">
            <w:rPr>
              <w:rPrChange w:id="2092" w:author="Ben Fels" w:date="2024-12-21T18:08:00Z" w16du:dateUtc="2024-12-21T17:08:00Z">
                <w:rPr>
                  <w:lang w:val="en-US"/>
                </w:rPr>
              </w:rPrChange>
            </w:rPr>
            <w:delText xml:space="preserve"> </w:delText>
          </w:r>
          <w:r w:rsidRPr="00664C71" w:rsidDel="004328D8">
            <w:rPr>
              <w:rPrChange w:id="2093" w:author="Ben Fels" w:date="2024-12-21T18:08:00Z" w16du:dateUtc="2024-12-21T17:08:00Z">
                <w:rPr>
                  <w:lang w:val="en-US"/>
                </w:rPr>
              </w:rPrChange>
            </w:rPr>
            <w:delText>CDED</w:delText>
          </w:r>
          <w:bookmarkStart w:id="2094" w:name="_Hlk179549401"/>
        </w:del>
      </w:moveFrom>
    </w:p>
    <w:bookmarkEnd w:id="2094"/>
    <w:p w14:paraId="7652B07B" w14:textId="758CF4CB" w:rsidR="00240221" w:rsidDel="004328D8" w:rsidRDefault="00E66081" w:rsidP="00CF7AE6">
      <w:pPr>
        <w:rPr>
          <w:del w:id="2095" w:author="Ben Fels" w:date="2024-12-21T12:02:00Z" w16du:dateUtc="2024-12-21T11:02:00Z"/>
          <w:moveFrom w:id="2096" w:author="Ben Fels" w:date="2024-12-21T12:01:00Z" w16du:dateUtc="2024-12-21T11:01:00Z"/>
        </w:rPr>
      </w:pPr>
      <w:moveFrom w:id="2097" w:author="Ben Fels" w:date="2024-12-21T12:01:00Z" w16du:dateUtc="2024-12-21T11:01:00Z">
        <w:del w:id="209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99" w:author="Ben Fels" w:date="2024-12-21T12:02:00Z" w16du:dateUtc="2024-12-21T11:02:00Z"/>
          <w:moveFrom w:id="2100" w:author="Ben Fels" w:date="2024-12-21T12:01:00Z" w16du:dateUtc="2024-12-21T11:01:00Z"/>
        </w:rPr>
      </w:pPr>
      <w:moveFrom w:id="2101" w:author="Ben Fels" w:date="2024-12-21T12:01:00Z" w16du:dateUtc="2024-12-21T11:01:00Z">
        <w:del w:id="210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03" w:author="Ben Fels" w:date="2024-12-21T12:02:00Z" w16du:dateUtc="2024-12-21T11:02:00Z"/>
          <w:moveFrom w:id="2104" w:author="Ben Fels" w:date="2024-12-21T12:01:00Z" w16du:dateUtc="2024-12-21T11:01:00Z"/>
        </w:rPr>
      </w:pPr>
      <w:moveFrom w:id="2105" w:author="Ben Fels" w:date="2024-12-21T12:01:00Z" w16du:dateUtc="2024-12-21T11:01:00Z">
        <w:del w:id="210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07" w:author="Ben Fels" w:date="2024-12-21T12:02:00Z" w16du:dateUtc="2024-12-21T11:02:00Z"/>
          <w:moveFrom w:id="2108" w:author="Ben Fels" w:date="2024-12-21T12:01:00Z" w16du:dateUtc="2024-12-21T11:01:00Z"/>
        </w:rPr>
      </w:pPr>
    </w:p>
    <w:p w14:paraId="52D9590B" w14:textId="6B49F99D" w:rsidR="00F310BC" w:rsidDel="004328D8" w:rsidRDefault="00D16D3F" w:rsidP="00CF7AE6">
      <w:pPr>
        <w:rPr>
          <w:del w:id="2109" w:author="Ben Fels" w:date="2024-12-21T12:02:00Z" w16du:dateUtc="2024-12-21T11:02:00Z"/>
          <w:moveFrom w:id="2110" w:author="Ben Fels" w:date="2024-12-21T12:01:00Z" w16du:dateUtc="2024-12-21T11:01:00Z"/>
        </w:rPr>
      </w:pPr>
      <w:moveFrom w:id="2111" w:author="Ben Fels" w:date="2024-12-21T12:01:00Z" w16du:dateUtc="2024-12-21T11:01:00Z">
        <w:del w:id="211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13" w:author="Ben Fels" w:date="2024-12-21T12:02:00Z" w16du:dateUtc="2024-12-21T11:02:00Z"/>
          <w:moveFrom w:id="2114" w:author="Ben Fels" w:date="2024-12-21T12:01:00Z" w16du:dateUtc="2024-12-21T11:01:00Z"/>
        </w:rPr>
      </w:pPr>
      <w:moveFrom w:id="2115" w:author="Ben Fels" w:date="2024-12-21T12:01:00Z" w16du:dateUtc="2024-12-21T11:01:00Z">
        <w:del w:id="211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17" w:author="Ben Fels" w:date="2024-12-21T12:02:00Z" w16du:dateUtc="2024-12-21T11:02:00Z"/>
          <w:moveFrom w:id="2118" w:author="Ben Fels" w:date="2024-12-21T12:01:00Z" w16du:dateUtc="2024-12-21T11:01:00Z"/>
        </w:rPr>
      </w:pPr>
      <w:moveFrom w:id="2119" w:author="Ben Fels" w:date="2024-12-21T12:01:00Z" w16du:dateUtc="2024-12-21T11:01:00Z">
        <w:del w:id="212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21" w:author="Ben Fels" w:date="2024-12-21T12:02:00Z" w16du:dateUtc="2024-12-21T11:02:00Z"/>
          <w:moveFrom w:id="2122" w:author="Ben Fels" w:date="2024-12-21T12:01:00Z" w16du:dateUtc="2024-12-21T11:01:00Z"/>
        </w:rPr>
      </w:pPr>
      <w:moveFrom w:id="2123" w:author="Ben Fels" w:date="2024-12-21T12:01:00Z" w16du:dateUtc="2024-12-21T11:01:00Z">
        <w:del w:id="212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25" w:author="Ben Fels" w:date="2024-12-21T12:02:00Z" w16du:dateUtc="2024-12-21T11:02:00Z"/>
          <w:moveFrom w:id="2126" w:author="Ben Fels" w:date="2024-12-21T12:01:00Z" w16du:dateUtc="2024-12-21T11:01:00Z"/>
        </w:rPr>
      </w:pPr>
      <w:moveFrom w:id="2127" w:author="Ben Fels" w:date="2024-12-21T12:01:00Z" w16du:dateUtc="2024-12-21T11:01:00Z">
        <w:del w:id="212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29" w:author="Ben Fels" w:date="2024-12-21T12:02:00Z" w16du:dateUtc="2024-12-21T11:02:00Z"/>
          <w:moveFrom w:id="2130" w:author="Ben Fels" w:date="2024-12-21T12:01:00Z" w16du:dateUtc="2024-12-21T11:01:00Z"/>
        </w:rPr>
      </w:pPr>
      <w:moveFrom w:id="2131" w:author="Ben Fels" w:date="2024-12-21T12:01:00Z" w16du:dateUtc="2024-12-21T11:01:00Z">
        <w:del w:id="213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33" w:author="Ben Fels" w:date="2024-12-21T12:02:00Z" w16du:dateUtc="2024-12-21T11:02:00Z"/>
          <w:moveFrom w:id="2134" w:author="Ben Fels" w:date="2024-12-21T12:01:00Z" w16du:dateUtc="2024-12-21T11:01:00Z"/>
        </w:rPr>
      </w:pPr>
      <w:moveFrom w:id="2135" w:author="Ben Fels" w:date="2024-12-21T12:01:00Z" w16du:dateUtc="2024-12-21T11:01:00Z">
        <w:del w:id="213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37" w:author="Ben Fels" w:date="2024-12-21T12:02:00Z" w16du:dateUtc="2024-12-21T11:02:00Z"/>
          <w:moveFrom w:id="2138" w:author="Ben Fels" w:date="2024-12-21T12:01:00Z" w16du:dateUtc="2024-12-21T11:01:00Z"/>
        </w:rPr>
      </w:pPr>
      <w:moveFrom w:id="2139" w:author="Ben Fels" w:date="2024-12-21T12:01:00Z" w16du:dateUtc="2024-12-21T11:01:00Z">
        <w:del w:id="214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41" w:author="Ben Fels" w:date="2024-12-21T12:02:00Z" w16du:dateUtc="2024-12-21T11:02:00Z"/>
          <w:moveFrom w:id="2142" w:author="Ben Fels" w:date="2024-12-21T12:01:00Z" w16du:dateUtc="2024-12-21T11:01:00Z"/>
        </w:rPr>
      </w:pPr>
    </w:p>
    <w:p w14:paraId="60F6C9AE" w14:textId="78467F77" w:rsidR="004806B5" w:rsidDel="004328D8" w:rsidRDefault="004040DC" w:rsidP="004806B5">
      <w:pPr>
        <w:rPr>
          <w:del w:id="2143" w:author="Ben Fels" w:date="2024-12-21T12:02:00Z" w16du:dateUtc="2024-12-21T11:02:00Z"/>
          <w:moveFrom w:id="2144" w:author="Ben Fels" w:date="2024-12-21T12:01:00Z" w16du:dateUtc="2024-12-21T11:01:00Z"/>
          <w:i/>
        </w:rPr>
      </w:pPr>
      <w:moveFrom w:id="2145" w:author="Ben Fels" w:date="2024-12-21T12:01:00Z" w16du:dateUtc="2024-12-21T11:01:00Z">
        <w:del w:id="214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47" w:author="Ben Fels" w:date="2024-12-21T12:02:00Z" w16du:dateUtc="2024-12-21T11:02:00Z"/>
          <w:moveFrom w:id="2148" w:author="Ben Fels" w:date="2024-12-21T12:01:00Z" w16du:dateUtc="2024-12-21T11:01:00Z"/>
          <w:i/>
          <w:sz w:val="22"/>
          <w:szCs w:val="20"/>
        </w:rPr>
      </w:pPr>
      <w:moveFrom w:id="2149" w:author="Ben Fels" w:date="2024-12-21T12:01:00Z" w16du:dateUtc="2024-12-21T11:01:00Z">
        <w:del w:id="215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51" w:author="Ben Fels" w:date="2024-12-21T12:02:00Z" w16du:dateUtc="2024-12-21T11:02:00Z"/>
          <w:moveFrom w:id="2152" w:author="Ben Fels" w:date="2024-12-21T12:01:00Z" w16du:dateUtc="2024-12-21T11:01:00Z"/>
          <w:sz w:val="22"/>
          <w:szCs w:val="20"/>
          <w:highlight w:val="magenta"/>
        </w:rPr>
      </w:pPr>
      <w:moveFrom w:id="2153" w:author="Ben Fels" w:date="2024-12-21T12:01:00Z" w16du:dateUtc="2024-12-21T11:01:00Z">
        <w:del w:id="215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55" w:author="Ben Fels" w:date="2024-12-21T12:02:00Z" w16du:dateUtc="2024-12-21T11:02:00Z"/>
          <w:moveFrom w:id="2156" w:author="Ben Fels" w:date="2024-12-21T12:01:00Z" w16du:dateUtc="2024-12-21T11:01:00Z"/>
          <w:sz w:val="22"/>
          <w:szCs w:val="20"/>
        </w:rPr>
      </w:pPr>
      <w:moveFrom w:id="2157" w:author="Ben Fels" w:date="2024-12-21T12:01:00Z" w16du:dateUtc="2024-12-21T11:01:00Z">
        <w:del w:id="215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59" w:author="Ben Fels" w:date="2024-12-21T12:02:00Z" w16du:dateUtc="2024-12-21T11:02:00Z"/>
          <w:moveFrom w:id="2160" w:author="Ben Fels" w:date="2024-12-21T12:01:00Z" w16du:dateUtc="2024-12-21T11:01:00Z"/>
          <w:sz w:val="22"/>
          <w:szCs w:val="20"/>
        </w:rPr>
      </w:pPr>
      <w:moveFrom w:id="2161" w:author="Ben Fels" w:date="2024-12-21T12:01:00Z" w16du:dateUtc="2024-12-21T11:01:00Z">
        <w:del w:id="216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63" w:author="Ben Fels" w:date="2024-12-21T12:02:00Z" w16du:dateUtc="2024-12-21T11:02:00Z"/>
          <w:moveFrom w:id="2164" w:author="Ben Fels" w:date="2024-12-21T12:01:00Z" w16du:dateUtc="2024-12-21T11:01:00Z"/>
          <w:sz w:val="22"/>
          <w:szCs w:val="20"/>
        </w:rPr>
      </w:pPr>
    </w:p>
    <w:p w14:paraId="1FE1A3ED" w14:textId="3450A51A" w:rsidR="004806B5" w:rsidRPr="0098098B" w:rsidDel="004328D8" w:rsidRDefault="004806B5" w:rsidP="004806B5">
      <w:pPr>
        <w:rPr>
          <w:del w:id="2165" w:author="Ben Fels" w:date="2024-12-21T12:02:00Z" w16du:dateUtc="2024-12-21T11:02:00Z"/>
          <w:moveFrom w:id="2166" w:author="Ben Fels" w:date="2024-12-21T12:01:00Z" w16du:dateUtc="2024-12-21T11:01:00Z"/>
        </w:rPr>
      </w:pPr>
    </w:p>
    <w:p w14:paraId="16C28B75" w14:textId="2743E10C" w:rsidR="00DF6B25" w:rsidDel="004328D8" w:rsidRDefault="000A4B0E" w:rsidP="00CF7AE6">
      <w:pPr>
        <w:rPr>
          <w:del w:id="2167" w:author="Ben Fels" w:date="2024-12-21T12:02:00Z" w16du:dateUtc="2024-12-21T11:02:00Z"/>
          <w:moveFrom w:id="2168" w:author="Ben Fels" w:date="2024-12-21T12:01:00Z" w16du:dateUtc="2024-12-21T11:01:00Z"/>
        </w:rPr>
      </w:pPr>
      <w:moveFrom w:id="2169" w:author="Ben Fels" w:date="2024-12-21T12:01:00Z" w16du:dateUtc="2024-12-21T11:01:00Z">
        <w:del w:id="217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171" w:author="Ben Fels" w:date="2024-12-21T12:02:00Z" w16du:dateUtc="2024-12-21T11:02:00Z"/>
          <w:moveFrom w:id="2172" w:author="Ben Fels" w:date="2024-12-21T12:01:00Z" w16du:dateUtc="2024-12-21T11:01:00Z"/>
        </w:rPr>
      </w:pPr>
      <w:moveFrom w:id="2173" w:author="Ben Fels" w:date="2024-12-21T12:01:00Z" w16du:dateUtc="2024-12-21T11:01:00Z">
        <w:del w:id="217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175" w:author="Ben Fels" w:date="2024-12-21T12:02:00Z" w16du:dateUtc="2024-12-21T11:02:00Z"/>
          <w:moveFrom w:id="2176" w:author="Ben Fels" w:date="2024-12-21T12:01:00Z" w16du:dateUtc="2024-12-21T11:01:00Z"/>
        </w:rPr>
      </w:pPr>
      <w:moveFrom w:id="2177" w:author="Ben Fels" w:date="2024-12-21T12:01:00Z" w16du:dateUtc="2024-12-21T11:01:00Z">
        <w:del w:id="217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79" w:author="Ben Fels" w:date="2024-12-21T12:02:00Z" w16du:dateUtc="2024-12-21T11:02:00Z"/>
          <w:moveFrom w:id="2180" w:author="Ben Fels" w:date="2024-12-21T12:01:00Z" w16du:dateUtc="2024-12-21T11:01:00Z"/>
        </w:rPr>
      </w:pPr>
      <w:moveFrom w:id="2181" w:author="Ben Fels" w:date="2024-12-21T12:01:00Z" w16du:dateUtc="2024-12-21T11:01:00Z">
        <w:del w:id="218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83" w:author="Ben Fels" w:date="2024-12-21T12:02:00Z" w16du:dateUtc="2024-12-21T11:02:00Z"/>
          <w:moveFrom w:id="2184" w:author="Ben Fels" w:date="2024-12-21T12:01:00Z" w16du:dateUtc="2024-12-21T11:01:00Z"/>
        </w:rPr>
      </w:pPr>
      <w:moveFrom w:id="2185" w:author="Ben Fels" w:date="2024-12-21T12:01:00Z" w16du:dateUtc="2024-12-21T11:01:00Z">
        <w:del w:id="218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87" w:author="Ben Fels" w:date="2024-12-21T12:02:00Z" w16du:dateUtc="2024-12-21T11:02:00Z"/>
          <w:moveFrom w:id="2188" w:author="Ben Fels" w:date="2024-12-21T12:01:00Z" w16du:dateUtc="2024-12-21T11:01:00Z"/>
          <w:i/>
          <w:u w:val="single"/>
        </w:rPr>
      </w:pPr>
      <w:moveFrom w:id="2189" w:author="Ben Fels" w:date="2024-12-21T12:01:00Z" w16du:dateUtc="2024-12-21T11:01:00Z">
        <w:del w:id="219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1" w:author="Ben Fels" w:date="2024-12-21T12:02:00Z" w16du:dateUtc="2024-12-21T11:02:00Z"/>
          <w:moveFrom w:id="2192" w:author="Ben Fels" w:date="2024-12-21T12:01:00Z" w16du:dateUtc="2024-12-21T11:01:00Z"/>
        </w:rPr>
      </w:pPr>
      <w:moveFrom w:id="2193" w:author="Ben Fels" w:date="2024-12-21T12:01:00Z" w16du:dateUtc="2024-12-21T11:01:00Z">
        <w:del w:id="219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5" w:author="Ben Fels" w:date="2024-12-21T12:02:00Z" w16du:dateUtc="2024-12-21T11:02:00Z"/>
          <w:moveFrom w:id="2196" w:author="Ben Fels" w:date="2024-12-21T12:01:00Z" w16du:dateUtc="2024-12-21T11:01:00Z"/>
        </w:rPr>
      </w:pPr>
      <w:moveFrom w:id="2197" w:author="Ben Fels" w:date="2024-12-21T12:01:00Z" w16du:dateUtc="2024-12-21T11:01:00Z">
        <w:del w:id="219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9" w:author="Ben Fels" w:date="2024-12-21T12:02:00Z" w16du:dateUtc="2024-12-21T11:02:00Z"/>
          <w:moveFrom w:id="2200" w:author="Ben Fels" w:date="2024-12-21T12:01:00Z" w16du:dateUtc="2024-12-21T11:01:00Z"/>
        </w:rPr>
      </w:pPr>
      <w:moveFrom w:id="2201" w:author="Ben Fels" w:date="2024-12-21T12:01:00Z" w16du:dateUtc="2024-12-21T11:01:00Z">
        <w:del w:id="220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3" w:author="Ben Fels" w:date="2024-12-21T12:02:00Z" w16du:dateUtc="2024-12-21T11:02:00Z"/>
          <w:moveFrom w:id="2204" w:author="Ben Fels" w:date="2024-12-21T12:01:00Z" w16du:dateUtc="2024-12-21T11:01:00Z"/>
        </w:rPr>
      </w:pPr>
      <w:moveFrom w:id="2205" w:author="Ben Fels" w:date="2024-12-21T12:01:00Z" w16du:dateUtc="2024-12-21T11:01:00Z">
        <w:del w:id="220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7" w:author="Ben Fels" w:date="2024-12-21T12:02:00Z" w16du:dateUtc="2024-12-21T11:02:00Z"/>
          <w:moveFrom w:id="2208" w:author="Ben Fels" w:date="2024-12-21T12:01:00Z" w16du:dateUtc="2024-12-21T11:01:00Z"/>
        </w:rPr>
      </w:pPr>
      <w:moveFrom w:id="2209" w:author="Ben Fels" w:date="2024-12-21T12:01:00Z" w16du:dateUtc="2024-12-21T11:01:00Z">
        <w:del w:id="221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96"/>
    <w:p w14:paraId="7D6DB4AD" w14:textId="00A030F7" w:rsidR="00E02FED" w:rsidRPr="0088488E" w:rsidDel="004328D8" w:rsidRDefault="00E02FED" w:rsidP="009A54C3">
      <w:pPr>
        <w:pStyle w:val="berschrift2"/>
        <w:rPr>
          <w:del w:id="2211" w:author="Ben Fels" w:date="2024-12-21T12:02:00Z" w16du:dateUtc="2024-12-21T11:02:00Z"/>
        </w:rPr>
      </w:pPr>
      <w:del w:id="221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13" w:author="Ben Fels" w:date="2024-12-21T12:02:00Z" w16du:dateUtc="2024-12-21T11:02:00Z"/>
        </w:rPr>
      </w:pPr>
      <w:del w:id="221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15" w:author="Ben Fels" w:date="2024-12-21T12:02:00Z" w16du:dateUtc="2024-12-21T11:02:00Z"/>
        </w:rPr>
      </w:pPr>
      <w:del w:id="221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17" w:author="Ben Fels" w:date="2024-12-21T12:02:00Z" w16du:dateUtc="2024-12-21T11:02:00Z"/>
          <w:highlight w:val="cyan"/>
          <w:rPrChange w:id="2218" w:author="Ben Fels" w:date="2024-12-21T18:08:00Z" w16du:dateUtc="2024-12-21T17:08:00Z">
            <w:rPr>
              <w:del w:id="2219" w:author="Ben Fels" w:date="2024-12-21T12:02:00Z" w16du:dateUtc="2024-12-21T11:02:00Z"/>
              <w:highlight w:val="cyan"/>
              <w:lang w:val="en-US"/>
            </w:rPr>
          </w:rPrChange>
        </w:rPr>
      </w:pPr>
      <w:del w:id="2220" w:author="Ben Fels" w:date="2024-12-21T12:02:00Z" w16du:dateUtc="2024-12-21T11:02:00Z">
        <w:r w:rsidRPr="00664C71" w:rsidDel="004328D8">
          <w:rPr>
            <w:highlight w:val="cyan"/>
            <w:rPrChange w:id="222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22" w:author="Ben Fels" w:date="2024-12-21T12:02:00Z" w16du:dateUtc="2024-12-21T11:02:00Z"/>
          <w:highlight w:val="cyan"/>
          <w:rPrChange w:id="2223" w:author="Ben Fels" w:date="2024-12-21T18:08:00Z" w16du:dateUtc="2024-12-21T17:08:00Z">
            <w:rPr>
              <w:del w:id="2224" w:author="Ben Fels" w:date="2024-12-21T12:02:00Z" w16du:dateUtc="2024-12-21T11:02:00Z"/>
              <w:highlight w:val="cyan"/>
              <w:lang w:val="en-US"/>
            </w:rPr>
          </w:rPrChange>
        </w:rPr>
      </w:pPr>
      <w:del w:id="2225" w:author="Ben Fels" w:date="2024-12-21T12:02:00Z" w16du:dateUtc="2024-12-21T11:02:00Z">
        <w:r w:rsidRPr="00664C71" w:rsidDel="004328D8">
          <w:rPr>
            <w:highlight w:val="cyan"/>
            <w:rPrChange w:id="222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27" w:author="Ben Fels" w:date="2024-12-21T12:02:00Z" w16du:dateUtc="2024-12-21T11:02:00Z"/>
          <w:rPrChange w:id="2228" w:author="Ben Fels" w:date="2024-12-21T18:08:00Z" w16du:dateUtc="2024-12-21T17:08:00Z">
            <w:rPr>
              <w:del w:id="2229" w:author="Ben Fels" w:date="2024-12-21T12:02:00Z" w16du:dateUtc="2024-12-21T11:02:00Z"/>
              <w:lang w:val="en-US"/>
            </w:rPr>
          </w:rPrChange>
        </w:rPr>
      </w:pPr>
    </w:p>
    <w:p w14:paraId="6E72EDCF" w14:textId="6A26F087" w:rsidR="004B4E35" w:rsidDel="007A763E" w:rsidRDefault="004B4E35" w:rsidP="009A54C3">
      <w:pPr>
        <w:pStyle w:val="berschrift2"/>
        <w:rPr>
          <w:del w:id="2230" w:author="Ben Fels" w:date="2024-12-16T22:06:00Z" w16du:dateUtc="2024-12-16T21:06:00Z"/>
        </w:rPr>
      </w:pPr>
      <w:del w:id="2231" w:author="Ben Fels" w:date="2024-12-16T22:06:00Z" w16du:dateUtc="2024-12-16T21:06:00Z">
        <w:r w:rsidRPr="00D93EB3" w:rsidDel="007A763E">
          <w:delText>Datensatz</w:delText>
        </w:r>
      </w:del>
    </w:p>
    <w:p w14:paraId="6E930610" w14:textId="24C22B13" w:rsidR="00FD1E0F" w:rsidDel="007A763E" w:rsidRDefault="00AC654E" w:rsidP="00CF7AE6">
      <w:pPr>
        <w:rPr>
          <w:del w:id="2232" w:author="Ben Fels" w:date="2024-12-16T22:06:00Z" w16du:dateUtc="2024-12-16T21:06:00Z"/>
        </w:rPr>
      </w:pPr>
      <w:del w:id="223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34" w:author="Ben Fels" w:date="2024-12-16T22:06:00Z" w16du:dateUtc="2024-12-16T21:06:00Z"/>
          <w:i/>
        </w:rPr>
      </w:pPr>
      <w:del w:id="223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3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3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3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3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4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41" w:author="Ben Fels" w:date="2024-12-21T18:08:00Z" w16du:dateUtc="2024-12-21T17:08:00Z">
              <w:rPr>
                <w:lang w:val="en-US"/>
              </w:rPr>
            </w:rPrChange>
          </w:rPr>
          <w:delText xml:space="preserve"> </w:delText>
        </w:r>
        <w:r w:rsidR="00804DEE" w:rsidRPr="00664C71" w:rsidDel="007A763E">
          <w:rPr>
            <w:rPrChange w:id="224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43" w:author="Ben Fels" w:date="2024-12-16T22:06:00Z" w16du:dateUtc="2024-12-16T21:06:00Z"/>
        </w:rPr>
      </w:pPr>
      <w:del w:id="224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45" w:author="Ben Fels" w:date="2024-12-16T22:06:00Z" w16du:dateUtc="2024-12-16T21:06:00Z"/>
        </w:rPr>
      </w:pPr>
      <w:del w:id="224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47" w:author="Ben Fels" w:date="2024-12-16T22:06:00Z" w16du:dateUtc="2024-12-16T21:06:00Z"/>
          <w:i/>
        </w:rPr>
      </w:pPr>
      <w:del w:id="224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49" w:author="Ben Fels" w:date="2024-12-16T22:06:00Z" w16du:dateUtc="2024-12-16T21:06:00Z"/>
        </w:rPr>
      </w:pPr>
      <w:del w:id="225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51" w:author="Ben Fels" w:date="2024-12-16T22:06:00Z" w16du:dateUtc="2024-12-16T21:06:00Z"/>
        </w:rPr>
      </w:pPr>
      <w:del w:id="225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53" w:author="Ben Fels" w:date="2024-12-16T22:06:00Z" w16du:dateUtc="2024-12-16T21:06:00Z"/>
          <w:i/>
        </w:rPr>
      </w:pPr>
      <w:del w:id="225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55" w:author="Ben Fels" w:date="2024-12-16T22:06:00Z" w16du:dateUtc="2024-12-16T21:06:00Z"/>
        </w:rPr>
      </w:pPr>
      <w:del w:id="225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57" w:author="Ben Fels" w:date="2024-12-16T22:06:00Z" w16du:dateUtc="2024-12-16T21:06:00Z"/>
        </w:rPr>
      </w:pPr>
      <w:del w:id="225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59" w:author="Ben Fels" w:date="2024-12-16T22:06:00Z" w16du:dateUtc="2024-12-16T21:06:00Z"/>
          <w:rPrChange w:id="2260" w:author="Ben Fels" w:date="2024-12-21T18:08:00Z" w16du:dateUtc="2024-12-21T17:08:00Z">
            <w:rPr>
              <w:del w:id="2261" w:author="Ben Fels" w:date="2024-12-16T22:06:00Z" w16du:dateUtc="2024-12-16T21:06:00Z"/>
              <w:lang w:val="en-US"/>
            </w:rPr>
          </w:rPrChange>
        </w:rPr>
      </w:pPr>
      <w:del w:id="226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6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64" w:author="Ben Fels" w:date="2024-12-16T22:05:00Z" w16du:dateUtc="2024-12-16T21:05:00Z"/>
          <w:rPrChange w:id="2265" w:author="Ben Fels" w:date="2024-12-21T18:08:00Z" w16du:dateUtc="2024-12-21T17:08:00Z">
            <w:rPr>
              <w:del w:id="2266" w:author="Ben Fels" w:date="2024-12-16T22:05:00Z" w16du:dateUtc="2024-12-16T21:05:00Z"/>
              <w:lang w:val="en-US"/>
            </w:rPr>
          </w:rPrChange>
        </w:rPr>
      </w:pPr>
      <w:del w:id="2267" w:author="Ben Fels" w:date="2024-12-16T22:05:00Z" w16du:dateUtc="2024-12-16T21:05:00Z">
        <w:r w:rsidRPr="00664C71" w:rsidDel="00651FF7">
          <w:rPr>
            <w:rPrChange w:id="2268" w:author="Ben Fels" w:date="2024-12-21T18:08:00Z" w16du:dateUtc="2024-12-21T17:08:00Z">
              <w:rPr>
                <w:lang w:val="en-US"/>
              </w:rPr>
            </w:rPrChange>
          </w:rPr>
          <w:delText xml:space="preserve">1: </w:delText>
        </w:r>
        <w:r w:rsidR="00210B38" w:rsidRPr="00664C71" w:rsidDel="00651FF7">
          <w:rPr>
            <w:rPrChange w:id="226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270" w:author="Ben Fels" w:date="2024-12-16T22:05:00Z" w16du:dateUtc="2024-12-16T21:05:00Z"/>
          <w:rPrChange w:id="2271" w:author="Ben Fels" w:date="2024-12-21T18:08:00Z" w16du:dateUtc="2024-12-21T17:08:00Z">
            <w:rPr>
              <w:del w:id="2272" w:author="Ben Fels" w:date="2024-12-16T22:05:00Z" w16du:dateUtc="2024-12-16T21:05:00Z"/>
              <w:lang w:val="en-US"/>
            </w:rPr>
          </w:rPrChange>
        </w:rPr>
      </w:pPr>
      <w:del w:id="2273" w:author="Ben Fels" w:date="2024-12-16T22:05:00Z" w16du:dateUtc="2024-12-16T21:05:00Z">
        <w:r w:rsidRPr="00664C71" w:rsidDel="00651FF7">
          <w:rPr>
            <w:rPrChange w:id="227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275" w:author="Ben Fels" w:date="2024-12-16T22:05:00Z" w16du:dateUtc="2024-12-16T21:05:00Z"/>
          <w:rPrChange w:id="2276" w:author="Ben Fels" w:date="2024-12-21T18:08:00Z" w16du:dateUtc="2024-12-21T17:08:00Z">
            <w:rPr>
              <w:del w:id="2277" w:author="Ben Fels" w:date="2024-12-16T22:05:00Z" w16du:dateUtc="2024-12-16T21:05:00Z"/>
              <w:lang w:val="en-US"/>
            </w:rPr>
          </w:rPrChange>
        </w:rPr>
      </w:pPr>
      <w:del w:id="2278" w:author="Ben Fels" w:date="2024-12-16T22:05:00Z" w16du:dateUtc="2024-12-16T21:05:00Z">
        <w:r w:rsidRPr="00664C71" w:rsidDel="00651FF7">
          <w:rPr>
            <w:rPrChange w:id="2279" w:author="Ben Fels" w:date="2024-12-21T18:08:00Z" w16du:dateUtc="2024-12-21T17:08:00Z">
              <w:rPr>
                <w:lang w:val="en-US"/>
              </w:rPr>
            </w:rPrChange>
          </w:rPr>
          <w:delText>annotation of claims, premises, support and attack relation</w:delText>
        </w:r>
        <w:r w:rsidR="00010C75" w:rsidRPr="00664C71" w:rsidDel="00651FF7">
          <w:rPr>
            <w:rPrChange w:id="2280" w:author="Ben Fels" w:date="2024-12-21T18:08:00Z" w16du:dateUtc="2024-12-21T17:08:00Z">
              <w:rPr>
                <w:lang w:val="en-US"/>
              </w:rPr>
            </w:rPrChange>
          </w:rPr>
          <w:delText xml:space="preserve"> (argument components and argumentative relations)</w:delText>
        </w:r>
        <w:r w:rsidRPr="00664C71" w:rsidDel="00651FF7">
          <w:rPr>
            <w:rPrChange w:id="228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8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8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8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8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8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87" w:author="Ben Fels" w:date="2024-12-16T22:05:00Z" w16du:dateUtc="2024-12-16T21:05:00Z"/>
          <w:rPrChange w:id="2288" w:author="Ben Fels" w:date="2024-12-21T18:08:00Z" w16du:dateUtc="2024-12-21T17:08:00Z">
            <w:rPr>
              <w:del w:id="2289" w:author="Ben Fels" w:date="2024-12-16T22:05:00Z" w16du:dateUtc="2024-12-16T21:05:00Z"/>
              <w:lang w:val="en-US"/>
            </w:rPr>
          </w:rPrChange>
        </w:rPr>
      </w:pPr>
      <w:del w:id="2290" w:author="Ben Fels" w:date="2024-12-16T22:05:00Z" w16du:dateUtc="2024-12-16T21:05:00Z">
        <w:r w:rsidRPr="00664C71" w:rsidDel="00651FF7">
          <w:rPr>
            <w:rPrChange w:id="2291" w:author="Ben Fels" w:date="2024-12-21T18:08:00Z" w16du:dateUtc="2024-12-21T17:08:00Z">
              <w:rPr>
                <w:lang w:val="en-US"/>
              </w:rPr>
            </w:rPrChange>
          </w:rPr>
          <w:delText>3 annotators, 90 persuasive essays</w:delText>
        </w:r>
        <w:r w:rsidR="006011D7" w:rsidRPr="00664C71" w:rsidDel="00651FF7">
          <w:rPr>
            <w:rPrChange w:id="229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9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9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95" w:author="Ben Fels" w:date="2024-12-16T22:05:00Z" w16du:dateUtc="2024-12-16T21:05:00Z"/>
        </w:rPr>
      </w:pPr>
      <w:del w:id="229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97" w:author="Ben Fels" w:date="2024-12-16T22:05:00Z" w16du:dateUtc="2024-12-16T21:05:00Z"/>
        </w:rPr>
      </w:pPr>
      <w:del w:id="229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99" w:author="Ben Fels" w:date="2024-12-16T22:05:00Z" w16du:dateUtc="2024-12-16T21:05:00Z"/>
          <w:highlight w:val="magenta"/>
        </w:rPr>
      </w:pPr>
      <w:del w:id="230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01" w:author="Ben Fels" w:date="2024-12-16T22:06:00Z" w16du:dateUtc="2024-12-16T21:06:00Z"/>
          <w:highlight w:val="magenta"/>
        </w:rPr>
      </w:pPr>
      <w:del w:id="230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03" w:author="Ben Fels" w:date="2024-12-16T22:06:00Z" w16du:dateUtc="2024-12-16T21:06:00Z"/>
          <w:rPrChange w:id="2304" w:author="Ben Fels" w:date="2024-12-21T18:08:00Z" w16du:dateUtc="2024-12-21T17:08:00Z">
            <w:rPr>
              <w:del w:id="2305" w:author="Ben Fels" w:date="2024-12-16T22:06:00Z" w16du:dateUtc="2024-12-16T21:06:00Z"/>
              <w:lang w:val="en-US"/>
            </w:rPr>
          </w:rPrChange>
        </w:rPr>
      </w:pPr>
      <w:del w:id="2306" w:author="Ben Fels" w:date="2024-12-16T22:06:00Z" w16du:dateUtc="2024-12-16T21:06:00Z">
        <w:r w:rsidRPr="00664C71" w:rsidDel="007A763E">
          <w:rPr>
            <w:rPrChange w:id="2307" w:author="Ben Fels" w:date="2024-12-21T18:08:00Z" w16du:dateUtc="2024-12-21T17:08:00Z">
              <w:rPr>
                <w:lang w:val="en-US"/>
              </w:rPr>
            </w:rPrChange>
          </w:rPr>
          <w:delText xml:space="preserve">2: </w:delText>
        </w:r>
        <w:r w:rsidR="00EC4AFB" w:rsidRPr="00664C71" w:rsidDel="007A763E">
          <w:rPr>
            <w:rPrChange w:id="2308" w:author="Ben Fels" w:date="2024-12-21T18:08:00Z" w16du:dateUtc="2024-12-21T17:08:00Z">
              <w:rPr>
                <w:lang w:val="en-US"/>
              </w:rPr>
            </w:rPrChange>
          </w:rPr>
          <w:delText>Argument Annotated Essay</w:delText>
        </w:r>
        <w:r w:rsidR="00DE1063" w:rsidRPr="00664C71" w:rsidDel="007A763E">
          <w:rPr>
            <w:rPrChange w:id="2309" w:author="Ben Fels" w:date="2024-12-21T18:08:00Z" w16du:dateUtc="2024-12-21T17:08:00Z">
              <w:rPr>
                <w:lang w:val="en-US"/>
              </w:rPr>
            </w:rPrChange>
          </w:rPr>
          <w:delText xml:space="preserve"> Corpus</w:delText>
        </w:r>
        <w:r w:rsidR="00EC4AFB" w:rsidRPr="00664C71" w:rsidDel="007A763E">
          <w:rPr>
            <w:rPrChange w:id="2310" w:author="Ben Fels" w:date="2024-12-21T18:08:00Z" w16du:dateUtc="2024-12-21T17:08:00Z">
              <w:rPr>
                <w:lang w:val="en-US"/>
              </w:rPr>
            </w:rPrChange>
          </w:rPr>
          <w:delText xml:space="preserve"> (version 2)</w:delText>
        </w:r>
        <w:r w:rsidR="00DE1063" w:rsidRPr="00664C71" w:rsidDel="007A763E">
          <w:rPr>
            <w:rPrChange w:id="2311" w:author="Ben Fels" w:date="2024-12-21T18:08:00Z" w16du:dateUtc="2024-12-21T17:08:00Z">
              <w:rPr>
                <w:lang w:val="en-US"/>
              </w:rPr>
            </w:rPrChange>
          </w:rPr>
          <w:delText xml:space="preserve"> AAEC</w:delText>
        </w:r>
        <w:r w:rsidR="00EC4AFB" w:rsidRPr="00664C71" w:rsidDel="007A763E">
          <w:rPr>
            <w:rPrChange w:id="231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1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1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15" w:author="Ben Fels" w:date="2024-12-16T22:05:00Z" w16du:dateUtc="2024-12-16T21:05:00Z"/>
        </w:rPr>
      </w:pPr>
      <w:del w:id="231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17" w:author="Ben Fels" w:date="2024-12-16T22:06:00Z" w16du:dateUtc="2024-12-16T21:06:00Z"/>
        </w:rPr>
      </w:pPr>
      <w:del w:id="231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19" w:author="Ben Fels" w:date="2024-12-16T22:06:00Z" w16du:dateUtc="2024-12-16T21:06:00Z"/>
        </w:rPr>
      </w:pPr>
      <w:del w:id="232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21" w:author="Ben Fels" w:date="2024-12-16T22:06:00Z" w16du:dateUtc="2024-12-16T21:06:00Z"/>
          <w:rPrChange w:id="2322" w:author="Ben Fels" w:date="2024-12-21T18:08:00Z" w16du:dateUtc="2024-12-21T17:08:00Z">
            <w:rPr>
              <w:del w:id="2323" w:author="Ben Fels" w:date="2024-12-16T22:06:00Z" w16du:dateUtc="2024-12-16T21:06:00Z"/>
              <w:lang w:val="en-US"/>
            </w:rPr>
          </w:rPrChange>
        </w:rPr>
      </w:pPr>
      <w:del w:id="2324" w:author="Ben Fels" w:date="2024-12-16T22:06:00Z" w16du:dateUtc="2024-12-16T21:06:00Z">
        <w:r w:rsidRPr="00664C71" w:rsidDel="007A763E">
          <w:rPr>
            <w:rPrChange w:id="232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26" w:author="Ben Fels" w:date="2024-12-16T22:06:00Z" w16du:dateUtc="2024-12-16T21:06:00Z"/>
        </w:rPr>
      </w:pPr>
      <w:del w:id="232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28" w:author="Ben Fels" w:date="2024-12-16T22:06:00Z" w16du:dateUtc="2024-12-16T21:06:00Z"/>
          <w:rPrChange w:id="2329" w:author="Ben Fels" w:date="2024-12-21T18:08:00Z" w16du:dateUtc="2024-12-21T17:08:00Z">
            <w:rPr>
              <w:del w:id="2330" w:author="Ben Fels" w:date="2024-12-16T22:06:00Z" w16du:dateUtc="2024-12-16T21:06:00Z"/>
              <w:lang w:val="en-US"/>
            </w:rPr>
          </w:rPrChange>
        </w:rPr>
      </w:pPr>
      <w:del w:id="2331" w:author="Ben Fels" w:date="2024-12-16T22:06:00Z" w16du:dateUtc="2024-12-16T21:06:00Z">
        <w:r w:rsidRPr="00664C71" w:rsidDel="007A763E">
          <w:rPr>
            <w:rPrChange w:id="233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33" w:author="Ben Fels" w:date="2024-12-16T22:06:00Z" w16du:dateUtc="2024-12-16T21:06:00Z"/>
        </w:rPr>
      </w:pPr>
      <w:del w:id="233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35" w:author="Ben Fels" w:date="2024-12-16T22:06:00Z" w16du:dateUtc="2024-12-16T21:06:00Z"/>
        </w:rPr>
      </w:pPr>
      <w:del w:id="233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37" w:author="Ben Fels" w:date="2024-12-16T22:06:00Z" w16du:dateUtc="2024-12-16T21:06:00Z"/>
        </w:rPr>
      </w:pPr>
      <w:del w:id="233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39" w:author="Ben Fels" w:date="2024-12-16T22:06:00Z" w16du:dateUtc="2024-12-16T21:06:00Z"/>
          <w:rPrChange w:id="2340" w:author="Ben Fels" w:date="2024-12-21T18:08:00Z" w16du:dateUtc="2024-12-21T17:08:00Z">
            <w:rPr>
              <w:del w:id="2341" w:author="Ben Fels" w:date="2024-12-16T22:06:00Z" w16du:dateUtc="2024-12-16T21:06:00Z"/>
              <w:lang w:val="en-US"/>
            </w:rPr>
          </w:rPrChange>
        </w:rPr>
      </w:pPr>
      <w:del w:id="2342" w:author="Ben Fels" w:date="2024-12-16T22:06:00Z" w16du:dateUtc="2024-12-16T21:06:00Z">
        <w:r w:rsidRPr="00664C71" w:rsidDel="007A763E">
          <w:rPr>
            <w:rPrChange w:id="2343" w:author="Ben Fels" w:date="2024-12-21T18:08:00Z" w16du:dateUtc="2024-12-21T17:08:00Z">
              <w:rPr>
                <w:lang w:val="en-US"/>
              </w:rPr>
            </w:rPrChange>
          </w:rPr>
          <w:delText xml:space="preserve">  </w:delText>
        </w:r>
        <w:r w:rsidR="00E9195C" w:rsidRPr="00664C71" w:rsidDel="007A763E">
          <w:rPr>
            <w:rPrChange w:id="2344" w:author="Ben Fels" w:date="2024-12-21T18:08:00Z" w16du:dateUtc="2024-12-21T17:08:00Z">
              <w:rPr>
                <w:lang w:val="en-US"/>
              </w:rPr>
            </w:rPrChange>
          </w:rPr>
          <w:delText>Essays annotated by the expert annotator were used as training data (80%)</w:delText>
        </w:r>
        <w:r w:rsidR="00FA20B9" w:rsidRPr="00664C71" w:rsidDel="007A763E">
          <w:rPr>
            <w:rPrChange w:id="234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46" w:author="Ben Fels" w:date="2024-12-16T22:06:00Z" w16du:dateUtc="2024-12-16T21:06:00Z"/>
          <w:rPrChange w:id="2347" w:author="Ben Fels" w:date="2024-12-21T18:08:00Z" w16du:dateUtc="2024-12-21T17:08:00Z">
            <w:rPr>
              <w:del w:id="2348" w:author="Ben Fels" w:date="2024-12-16T22:06:00Z" w16du:dateUtc="2024-12-16T21:06:00Z"/>
              <w:lang w:val="en-US"/>
            </w:rPr>
          </w:rPrChange>
        </w:rPr>
      </w:pPr>
      <w:del w:id="2349" w:author="Ben Fels" w:date="2024-12-16T22:06:00Z" w16du:dateUtc="2024-12-16T21:06:00Z">
        <w:r w:rsidRPr="00664C71" w:rsidDel="007A763E">
          <w:rPr>
            <w:rPrChange w:id="235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5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5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53" w:author="Ben Fels" w:date="2024-12-21T18:08:00Z" w16du:dateUtc="2024-12-21T17:08:00Z">
              <w:rPr>
                <w:lang w:val="en-US"/>
              </w:rPr>
            </w:rPrChange>
          </w:rPr>
          <w:delText xml:space="preserve"> </w:delText>
        </w:r>
        <w:r w:rsidRPr="00664C71" w:rsidDel="007A763E">
          <w:rPr>
            <w:rPrChange w:id="235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55" w:author="Ben Fels" w:date="2024-12-16T22:06:00Z" w16du:dateUtc="2024-12-16T21:06:00Z"/>
          <w:i/>
        </w:rPr>
      </w:pPr>
      <w:del w:id="235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57" w:author="Ben Fels" w:date="2024-12-16T22:06:00Z" w16du:dateUtc="2024-12-16T21:06:00Z"/>
        </w:rPr>
      </w:pPr>
      <w:del w:id="235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59" w:author="Ben Fels" w:date="2024-12-16T22:06:00Z" w16du:dateUtc="2024-12-16T21:06:00Z"/>
        </w:rPr>
      </w:pPr>
      <w:del w:id="236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61" w:author="Ben Fels" w:date="2024-12-16T22:06:00Z" w16du:dateUtc="2024-12-16T21:06:00Z"/>
          <w:rPrChange w:id="2362" w:author="Ben Fels" w:date="2024-12-21T18:08:00Z" w16du:dateUtc="2024-12-21T17:08:00Z">
            <w:rPr>
              <w:del w:id="2363" w:author="Ben Fels" w:date="2024-12-16T22:06:00Z" w16du:dateUtc="2024-12-16T21:06:00Z"/>
              <w:lang w:val="en-US"/>
            </w:rPr>
          </w:rPrChange>
        </w:rPr>
      </w:pPr>
      <w:del w:id="2364" w:author="Ben Fels" w:date="2024-12-16T22:06:00Z" w16du:dateUtc="2024-12-16T21:06:00Z">
        <w:r w:rsidRPr="00664C71" w:rsidDel="007A763E">
          <w:rPr>
            <w:rPrChange w:id="2365" w:author="Ben Fels" w:date="2024-12-21T18:08:00Z" w16du:dateUtc="2024-12-21T17:08:00Z">
              <w:rPr>
                <w:lang w:val="en-US"/>
              </w:rPr>
            </w:rPrChange>
          </w:rPr>
          <w:delText xml:space="preserve">123 </w:delText>
        </w:r>
        <w:r w:rsidR="0053346D" w:rsidRPr="00664C71" w:rsidDel="007A763E">
          <w:rPr>
            <w:rPrChange w:id="236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367" w:author="Ben Fels" w:date="2024-12-16T22:06:00Z" w16du:dateUtc="2024-12-16T21:06:00Z"/>
        </w:rPr>
      </w:pPr>
      <w:del w:id="236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369" w:author="Ben Fels" w:date="2024-12-16T22:06:00Z" w16du:dateUtc="2024-12-16T21:06:00Z"/>
        </w:rPr>
      </w:pPr>
      <w:del w:id="237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371" w:author="Ben Fels" w:date="2024-12-16T22:06:00Z" w16du:dateUtc="2024-12-16T21:06:00Z"/>
        </w:rPr>
      </w:pPr>
      <w:del w:id="237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373" w:author="Ben Fels" w:date="2024-12-16T22:06:00Z" w16du:dateUtc="2024-12-16T21:06:00Z"/>
        </w:rPr>
      </w:pPr>
      <w:del w:id="237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375" w:author="Ben Fels" w:date="2024-12-16T22:06:00Z" w16du:dateUtc="2024-12-16T21:06:00Z"/>
        </w:rPr>
      </w:pPr>
      <w:del w:id="237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77" w:author="Ben Fels" w:date="2024-12-16T22:06:00Z" w16du:dateUtc="2024-12-16T21:06:00Z"/>
        </w:rPr>
      </w:pPr>
      <w:del w:id="237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79"/>
        <w:r w:rsidR="00F22D69" w:rsidDel="007A763E">
          <w:delText>Cohen</w:delText>
        </w:r>
        <w:r w:rsidR="006628EB" w:rsidDel="007A763E">
          <w:delText>´s kappa</w:delText>
        </w:r>
        <w:commentRangeEnd w:id="2379"/>
        <w:r w:rsidR="00196550" w:rsidDel="007A763E">
          <w:rPr>
            <w:rStyle w:val="Kommentarzeichen"/>
          </w:rPr>
          <w:commentReference w:id="237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80" w:author="Ben Fels" w:date="2024-12-16T22:06:00Z" w16du:dateUtc="2024-12-16T21:06:00Z"/>
        </w:rPr>
      </w:pPr>
      <w:del w:id="238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82" w:author="Ben Fels" w:date="2024-12-16T22:06:00Z" w16du:dateUtc="2024-12-16T21:06:00Z"/>
        </w:rPr>
      </w:pPr>
      <w:del w:id="238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84" w:author="Ben Fels" w:date="2024-12-16T22:06:00Z" w16du:dateUtc="2024-12-16T21:06:00Z"/>
        </w:rPr>
      </w:pPr>
      <w:del w:id="238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86" w:author="Ben Fels" w:date="2024-12-16T22:14:00Z" w16du:dateUtc="2024-12-16T21:14:00Z"/>
        </w:rPr>
      </w:pPr>
    </w:p>
    <w:p w14:paraId="6B48C4C6" w14:textId="6DF6A9A2" w:rsidR="00246FB5" w:rsidRPr="00664C71" w:rsidDel="00C06D73" w:rsidRDefault="00916D7C" w:rsidP="009A54C3">
      <w:pPr>
        <w:pStyle w:val="berschrift2"/>
        <w:rPr>
          <w:del w:id="2387" w:author="Ben Fels" w:date="2024-12-16T22:14:00Z" w16du:dateUtc="2024-12-16T21:14:00Z"/>
          <w:rPrChange w:id="2388" w:author="Ben Fels" w:date="2024-12-21T18:08:00Z" w16du:dateUtc="2024-12-21T17:08:00Z">
            <w:rPr>
              <w:del w:id="2389" w:author="Ben Fels" w:date="2024-12-16T22:14:00Z" w16du:dateUtc="2024-12-16T21:14:00Z"/>
              <w:lang w:val="en-US"/>
            </w:rPr>
          </w:rPrChange>
        </w:rPr>
      </w:pPr>
      <w:del w:id="2390" w:author="Ben Fels" w:date="2024-12-16T22:14:00Z" w16du:dateUtc="2024-12-16T21:14:00Z">
        <w:r w:rsidRPr="00664C71" w:rsidDel="00C06D73">
          <w:rPr>
            <w:rPrChange w:id="239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92" w:author="Ben Fels" w:date="2024-12-16T22:14:00Z" w16du:dateUtc="2024-12-16T21:14:00Z"/>
          <w:rPrChange w:id="2393" w:author="Ben Fels" w:date="2024-12-21T18:08:00Z" w16du:dateUtc="2024-12-21T17:08:00Z">
            <w:rPr>
              <w:del w:id="2394" w:author="Ben Fels" w:date="2024-12-16T22:14:00Z" w16du:dateUtc="2024-12-16T21:14:00Z"/>
              <w:lang w:val="en-US"/>
            </w:rPr>
          </w:rPrChange>
        </w:rPr>
      </w:pPr>
      <w:del w:id="2395" w:author="Ben Fels" w:date="2024-12-16T22:14:00Z" w16du:dateUtc="2024-12-16T21:14:00Z">
        <w:r w:rsidRPr="00664C71" w:rsidDel="00C06D73">
          <w:rPr>
            <w:rPrChange w:id="239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9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9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9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00" w:author="Ben Fels" w:date="2024-12-16T22:14:00Z" w16du:dateUtc="2024-12-16T21:14:00Z"/>
          <w:rPrChange w:id="2401" w:author="Ben Fels" w:date="2024-12-21T18:08:00Z" w16du:dateUtc="2024-12-21T17:08:00Z">
            <w:rPr>
              <w:del w:id="2402" w:author="Ben Fels" w:date="2024-12-16T22:14:00Z" w16du:dateUtc="2024-12-16T21:14:00Z"/>
              <w:lang w:val="en-US"/>
            </w:rPr>
          </w:rPrChange>
        </w:rPr>
      </w:pPr>
      <w:del w:id="2403" w:author="Ben Fels" w:date="2024-12-16T22:14:00Z" w16du:dateUtc="2024-12-16T21:14:00Z">
        <w:r w:rsidRPr="00664C71" w:rsidDel="00C06D73">
          <w:rPr>
            <w:highlight w:val="cyan"/>
            <w:rPrChange w:id="2404" w:author="Ben Fels" w:date="2024-12-21T18:08:00Z" w16du:dateUtc="2024-12-21T17:08:00Z">
              <w:rPr>
                <w:highlight w:val="cyan"/>
                <w:lang w:val="en-US"/>
              </w:rPr>
            </w:rPrChange>
          </w:rPr>
          <w:delText>Mochales Palau, R., &amp; Moens, M.-F</w:delText>
        </w:r>
        <w:commentRangeStart w:id="2405"/>
        <w:r w:rsidRPr="00664C71" w:rsidDel="00C06D73">
          <w:rPr>
            <w:highlight w:val="cyan"/>
            <w:rPrChange w:id="2406" w:author="Ben Fels" w:date="2024-12-21T18:08:00Z" w16du:dateUtc="2024-12-21T17:08:00Z">
              <w:rPr>
                <w:highlight w:val="cyan"/>
                <w:lang w:val="en-US"/>
              </w:rPr>
            </w:rPrChange>
          </w:rPr>
          <w:delText xml:space="preserve">. (2009). </w:delText>
        </w:r>
        <w:commentRangeEnd w:id="2405"/>
        <w:r w:rsidR="00650BC2" w:rsidDel="00C06D73">
          <w:rPr>
            <w:rStyle w:val="Kommentarzeichen"/>
          </w:rPr>
          <w:commentReference w:id="2405"/>
        </w:r>
        <w:r w:rsidRPr="00664C71" w:rsidDel="00C06D73">
          <w:rPr>
            <w:highlight w:val="cyan"/>
            <w:rPrChange w:id="240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08" w:author="Ben Fels" w:date="2024-12-16T22:14:00Z" w16du:dateUtc="2024-12-16T21:14:00Z"/>
          <w:rPrChange w:id="2409" w:author="Ben Fels" w:date="2024-12-16T22:10:00Z" w16du:dateUtc="2024-12-16T21:10:00Z">
            <w:rPr>
              <w:del w:id="2410" w:author="Ben Fels" w:date="2024-12-16T22:14:00Z" w16du:dateUtc="2024-12-16T21:14:00Z"/>
              <w:lang w:val="en-US"/>
            </w:rPr>
          </w:rPrChange>
        </w:rPr>
      </w:pPr>
      <w:del w:id="2411" w:author="Ben Fels" w:date="2024-12-16T22:14:00Z" w16du:dateUtc="2024-12-16T21:14:00Z">
        <w:r w:rsidRPr="001A4072" w:rsidDel="00C06D73">
          <w:rPr>
            <w:rPrChange w:id="2412" w:author="Ben Fels" w:date="2024-12-16T22:10:00Z" w16du:dateUtc="2024-12-16T21:10:00Z">
              <w:rPr>
                <w:lang w:val="en-US"/>
              </w:rPr>
            </w:rPrChange>
          </w:rPr>
          <w:delText>F</w:delText>
        </w:r>
        <w:r w:rsidR="00981C70" w:rsidRPr="001A4072" w:rsidDel="00C06D73">
          <w:rPr>
            <w:rPrChange w:id="241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1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1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16" w:author="Ben Fels" w:date="2024-12-16T22:14:00Z" w16du:dateUtc="2024-12-16T21:14:00Z"/>
        </w:rPr>
      </w:pPr>
      <w:del w:id="241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18" w:name="_Toc185697478"/>
      <w:r>
        <w:t>Fragestellung</w:t>
      </w:r>
      <w:bookmarkEnd w:id="2418"/>
    </w:p>
    <w:p w14:paraId="105BCF30" w14:textId="32485173" w:rsidR="00A2162F" w:rsidRPr="00022D06" w:rsidDel="003F455C" w:rsidRDefault="00A2162F" w:rsidP="00A2162F">
      <w:pPr>
        <w:autoSpaceDE w:val="0"/>
        <w:autoSpaceDN w:val="0"/>
        <w:adjustRightInd w:val="0"/>
        <w:spacing w:after="0" w:line="240" w:lineRule="auto"/>
        <w:rPr>
          <w:del w:id="2419" w:author="Ben Fels" w:date="2024-12-16T22:14:00Z" w16du:dateUtc="2024-12-16T21:14:00Z"/>
          <w:rFonts w:ascii="IBMPlexSans-Regular" w:hAnsi="IBMPlexSans-Regular" w:cs="IBMPlexSans-Regular"/>
          <w:sz w:val="28"/>
          <w:szCs w:val="28"/>
          <w:highlight w:val="cyan"/>
          <w:lang w:val="en-US"/>
        </w:rPr>
      </w:pPr>
      <w:del w:id="242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21" w:author="Ben Fels" w:date="2024-12-16T22:14:00Z" w16du:dateUtc="2024-12-16T21:14:00Z"/>
          <w:lang w:val="en-US"/>
        </w:rPr>
      </w:pPr>
    </w:p>
    <w:p w14:paraId="60AD669A" w14:textId="2D98670A" w:rsidR="00F13E2D" w:rsidRPr="009464AD" w:rsidDel="003F455C" w:rsidRDefault="00F13E2D" w:rsidP="00AC796D">
      <w:pPr>
        <w:rPr>
          <w:del w:id="2422" w:author="Ben Fels" w:date="2024-12-16T22:14:00Z" w16du:dateUtc="2024-12-16T21:14:00Z"/>
          <w:b/>
          <w:lang w:val="en-US"/>
        </w:rPr>
      </w:pPr>
      <w:del w:id="242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24"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25"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26" w:author="Ben Fels" w:date="2024-12-21T12:02:00Z" w16du:dateUtc="2024-12-21T11:02:00Z"/>
        </w:rPr>
      </w:pPr>
    </w:p>
    <w:p w14:paraId="52B92A07" w14:textId="39AA5423" w:rsidR="00CF7AE6" w:rsidRPr="00CF7AE6" w:rsidDel="00EB3762" w:rsidRDefault="00CF7AE6" w:rsidP="00CF7AE6">
      <w:pPr>
        <w:rPr>
          <w:del w:id="2427" w:author="Ben Fels" w:date="2024-12-21T12:02:00Z" w16du:dateUtc="2024-12-21T11:02:00Z"/>
        </w:rPr>
      </w:pPr>
    </w:p>
    <w:p w14:paraId="248E40D0" w14:textId="7A55141F" w:rsidR="002379BD" w:rsidDel="00EB3762" w:rsidRDefault="002379BD" w:rsidP="00CF7AE6">
      <w:pPr>
        <w:rPr>
          <w:del w:id="242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29" w:name="_Toc185697479"/>
      <w:r>
        <w:t>Literaturverzeichnis / Quellenverzeichnis</w:t>
      </w:r>
      <w:bookmarkEnd w:id="2429"/>
    </w:p>
    <w:p w14:paraId="25BC03BF" w14:textId="77777777" w:rsidR="00935685" w:rsidRPr="00935685" w:rsidRDefault="002F409C" w:rsidP="00935685">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935685" w:rsidRPr="00935685">
        <w:rPr>
          <w:rFonts w:cs="Arial"/>
        </w:rPr>
        <w:t xml:space="preserve">Brown, T. B., Mann, B., Ryder, N., Subbiah, M., Kaplan, J., Dhariwal, P., Neelakantan, A., Shyam, P., Sastry, G., Askell, A., Agarwal, S., Herbert-Voss, A., Krueger, G., Henighan, T., Child, R., Ramesh, A., Ziegler, D. M., Wu, J., Winter, C., … </w:t>
      </w:r>
      <w:r w:rsidR="00935685" w:rsidRPr="00935685">
        <w:rPr>
          <w:rFonts w:cs="Arial"/>
          <w:lang w:val="en-US"/>
        </w:rPr>
        <w:t xml:space="preserve">Amodei, D. (2020). </w:t>
      </w:r>
      <w:r w:rsidR="00935685" w:rsidRPr="00935685">
        <w:rPr>
          <w:rFonts w:cs="Arial"/>
          <w:i/>
          <w:iCs/>
          <w:lang w:val="en-US"/>
        </w:rPr>
        <w:t>Language Models are Few-Shot Learners</w:t>
      </w:r>
      <w:r w:rsidR="00935685" w:rsidRPr="00935685">
        <w:rPr>
          <w:rFonts w:cs="Arial"/>
          <w:lang w:val="en-US"/>
        </w:rPr>
        <w:t xml:space="preserve"> (arXiv:2005.14165). arXiv. http://arxiv.org/abs/2005.14165</w:t>
      </w:r>
    </w:p>
    <w:p w14:paraId="38E886EF" w14:textId="77777777" w:rsidR="00935685" w:rsidRPr="00935685" w:rsidRDefault="00935685" w:rsidP="00935685">
      <w:pPr>
        <w:pStyle w:val="Literaturverzeichnis"/>
        <w:rPr>
          <w:rFonts w:cs="Arial"/>
          <w:lang w:val="en-US"/>
        </w:rPr>
      </w:pPr>
      <w:r w:rsidRPr="00935685">
        <w:rPr>
          <w:rFonts w:cs="Arial"/>
          <w:lang w:val="en-US"/>
        </w:rPr>
        <w:t xml:space="preserve">Cabrio, E., &amp; Villata, S. (2018). Five Years of Argument Mining: A Data-driven Analysis. </w:t>
      </w:r>
      <w:r w:rsidRPr="00935685">
        <w:rPr>
          <w:rFonts w:cs="Arial"/>
          <w:i/>
          <w:iCs/>
          <w:lang w:val="en-US"/>
        </w:rPr>
        <w:t>Proceedings of the Twenty-Seventh International Joint Conference on Artificial Intelligence</w:t>
      </w:r>
      <w:r w:rsidRPr="00935685">
        <w:rPr>
          <w:rFonts w:cs="Arial"/>
          <w:lang w:val="en-US"/>
        </w:rPr>
        <w:t>, 5427–5433. https://doi.org/10.24963/ijcai.2018/766</w:t>
      </w:r>
    </w:p>
    <w:p w14:paraId="4B8D62C7" w14:textId="77777777" w:rsidR="00935685" w:rsidRPr="00935685" w:rsidRDefault="00935685" w:rsidP="00935685">
      <w:pPr>
        <w:pStyle w:val="Literaturverzeichnis"/>
        <w:rPr>
          <w:rFonts w:cs="Arial"/>
          <w:lang w:val="en-US"/>
        </w:rPr>
      </w:pPr>
      <w:r w:rsidRPr="00935685">
        <w:rPr>
          <w:rFonts w:cs="Arial"/>
          <w:lang w:val="en-US"/>
        </w:rPr>
        <w:t xml:space="preserve">Cheng, L., Bing, L., He, R., Yu, Q., Zhang, Y., &amp; Si, L. (2022). IAM: A Comprehensive and Large-Scale Dataset for Integrated Argument Mining Tasks. </w:t>
      </w:r>
      <w:r w:rsidRPr="00935685">
        <w:rPr>
          <w:rFonts w:cs="Arial"/>
          <w:i/>
          <w:iCs/>
          <w:lang w:val="en-US"/>
        </w:rPr>
        <w:t>Proceedings of the 60th Annual Meeting of the Association for Computational Linguistics (Volume 1: Long Papers)</w:t>
      </w:r>
      <w:r w:rsidRPr="00935685">
        <w:rPr>
          <w:rFonts w:cs="Arial"/>
          <w:lang w:val="en-US"/>
        </w:rPr>
        <w:t>, 2277–2287. https://doi.org/10.18653/v1/2022.acl-long.162</w:t>
      </w:r>
    </w:p>
    <w:p w14:paraId="0A1351F9" w14:textId="77777777" w:rsidR="00935685" w:rsidRPr="00935685" w:rsidRDefault="00935685" w:rsidP="00935685">
      <w:pPr>
        <w:pStyle w:val="Literaturverzeichnis"/>
        <w:rPr>
          <w:rFonts w:cs="Arial"/>
          <w:lang w:val="en-US"/>
        </w:rPr>
      </w:pPr>
      <w:r w:rsidRPr="00935685">
        <w:rPr>
          <w:rFonts w:cs="Arial"/>
          <w:lang w:val="en-US"/>
        </w:rPr>
        <w:t xml:space="preserve">Géron, A. (2022). </w:t>
      </w:r>
      <w:r w:rsidRPr="00935685">
        <w:rPr>
          <w:rFonts w:cs="Arial"/>
          <w:i/>
          <w:iCs/>
          <w:lang w:val="en-US"/>
        </w:rPr>
        <w:t>Hands-On Machine Learning with Scikit-Learn, Keras, and TensorFlow</w:t>
      </w:r>
      <w:r w:rsidRPr="00935685">
        <w:rPr>
          <w:rFonts w:cs="Arial"/>
          <w:lang w:val="en-US"/>
        </w:rPr>
        <w:t xml:space="preserve"> (3. Aufl.). O’Reilly Media, Inc.</w:t>
      </w:r>
    </w:p>
    <w:p w14:paraId="223C8398" w14:textId="77777777" w:rsidR="00935685" w:rsidRPr="00935685" w:rsidRDefault="00935685" w:rsidP="00935685">
      <w:pPr>
        <w:pStyle w:val="Literaturverzeichnis"/>
        <w:rPr>
          <w:rFonts w:cs="Arial"/>
        </w:rPr>
      </w:pPr>
      <w:r w:rsidRPr="00935685">
        <w:rPr>
          <w:rFonts w:cs="Arial"/>
          <w:lang w:val="en-US"/>
        </w:rPr>
        <w:t xml:space="preserve">Google. (o. J.). </w:t>
      </w:r>
      <w:r w:rsidRPr="00935685">
        <w:rPr>
          <w:rFonts w:cs="Arial"/>
          <w:i/>
          <w:iCs/>
          <w:lang w:val="en-US"/>
        </w:rPr>
        <w:t>Prompt design strategies</w:t>
      </w:r>
      <w:r w:rsidRPr="00935685">
        <w:rPr>
          <w:rFonts w:cs="Arial"/>
          <w:lang w:val="en-US"/>
        </w:rPr>
        <w:t xml:space="preserve">. </w:t>
      </w:r>
      <w:r w:rsidRPr="00935685">
        <w:rPr>
          <w:rFonts w:cs="Arial"/>
        </w:rPr>
        <w:t>Abgerufen 23. Dezember 2024, von https://ai.google.dev/gemini-api/docs/prompting-strategies</w:t>
      </w:r>
    </w:p>
    <w:p w14:paraId="0691124C" w14:textId="77777777" w:rsidR="00935685" w:rsidRPr="00935685" w:rsidRDefault="00935685" w:rsidP="00935685">
      <w:pPr>
        <w:pStyle w:val="Literaturverzeichnis"/>
        <w:rPr>
          <w:rFonts w:cs="Arial"/>
          <w:lang w:val="en-US"/>
        </w:rPr>
      </w:pPr>
      <w:r w:rsidRPr="00935685">
        <w:rPr>
          <w:rFonts w:cs="Arial"/>
          <w:lang w:val="en-US"/>
        </w:rPr>
        <w:t xml:space="preserve">Kochmar, E. (2022). </w:t>
      </w:r>
      <w:r w:rsidRPr="00935685">
        <w:rPr>
          <w:rFonts w:cs="Arial"/>
          <w:i/>
          <w:iCs/>
          <w:lang w:val="en-US"/>
        </w:rPr>
        <w:t>Getting started with Natural Language Processing</w:t>
      </w:r>
      <w:r w:rsidRPr="00935685">
        <w:rPr>
          <w:rFonts w:cs="Arial"/>
          <w:lang w:val="en-US"/>
        </w:rPr>
        <w:t>. Manning Publications.</w:t>
      </w:r>
    </w:p>
    <w:p w14:paraId="0677AA4E" w14:textId="77777777" w:rsidR="00935685" w:rsidRPr="00935685" w:rsidRDefault="00935685" w:rsidP="00935685">
      <w:pPr>
        <w:pStyle w:val="Literaturverzeichnis"/>
        <w:rPr>
          <w:rFonts w:cs="Arial"/>
          <w:lang w:val="en-US"/>
        </w:rPr>
      </w:pPr>
      <w:r w:rsidRPr="00935685">
        <w:rPr>
          <w:rFonts w:cs="Arial"/>
          <w:lang w:val="en-US"/>
        </w:rPr>
        <w:t xml:space="preserve">Lawrence, J., &amp; Reed, C. (2020). Argument Mining: A Survey. </w:t>
      </w:r>
      <w:r w:rsidRPr="00935685">
        <w:rPr>
          <w:rFonts w:cs="Arial"/>
          <w:i/>
          <w:iCs/>
          <w:lang w:val="en-US"/>
        </w:rPr>
        <w:t>Computational Linguistics</w:t>
      </w:r>
      <w:r w:rsidRPr="00935685">
        <w:rPr>
          <w:rFonts w:cs="Arial"/>
          <w:lang w:val="en-US"/>
        </w:rPr>
        <w:t xml:space="preserve">, </w:t>
      </w:r>
      <w:r w:rsidRPr="00935685">
        <w:rPr>
          <w:rFonts w:cs="Arial"/>
          <w:i/>
          <w:iCs/>
          <w:lang w:val="en-US"/>
        </w:rPr>
        <w:t>45</w:t>
      </w:r>
      <w:r w:rsidRPr="00935685">
        <w:rPr>
          <w:rFonts w:cs="Arial"/>
          <w:lang w:val="en-US"/>
        </w:rPr>
        <w:t>(4), 765–818. https://doi.org/10.1162/coli_a_00364</w:t>
      </w:r>
    </w:p>
    <w:p w14:paraId="37CD2AC2" w14:textId="77777777" w:rsidR="00935685" w:rsidRPr="00935685" w:rsidRDefault="00935685" w:rsidP="00935685">
      <w:pPr>
        <w:pStyle w:val="Literaturverzeichnis"/>
        <w:rPr>
          <w:rFonts w:cs="Arial"/>
          <w:lang w:val="en-US"/>
        </w:rPr>
      </w:pPr>
      <w:r w:rsidRPr="00935685">
        <w:rPr>
          <w:rFonts w:cs="Arial"/>
        </w:rPr>
        <w:t xml:space="preserve">Lu, R.-S., Lin, C.-C., &amp; Tsao, H.-Y. (2024). </w:t>
      </w:r>
      <w:r w:rsidRPr="00935685">
        <w:rPr>
          <w:rFonts w:cs="Arial"/>
          <w:lang w:val="en-US"/>
        </w:rPr>
        <w:t xml:space="preserve">Empowering Large Language Models to Leverage Domain-Specific Knowledge in E-Learning. </w:t>
      </w:r>
      <w:r w:rsidRPr="00935685">
        <w:rPr>
          <w:rFonts w:cs="Arial"/>
          <w:i/>
          <w:iCs/>
          <w:lang w:val="en-US"/>
        </w:rPr>
        <w:t>Applied Sciences</w:t>
      </w:r>
      <w:r w:rsidRPr="00935685">
        <w:rPr>
          <w:rFonts w:cs="Arial"/>
          <w:lang w:val="en-US"/>
        </w:rPr>
        <w:t xml:space="preserve">, </w:t>
      </w:r>
      <w:r w:rsidRPr="00935685">
        <w:rPr>
          <w:rFonts w:cs="Arial"/>
          <w:i/>
          <w:iCs/>
          <w:lang w:val="en-US"/>
        </w:rPr>
        <w:t>14</w:t>
      </w:r>
      <w:r w:rsidRPr="00935685">
        <w:rPr>
          <w:rFonts w:cs="Arial"/>
          <w:lang w:val="en-US"/>
        </w:rPr>
        <w:t>(12), 5264. https://doi.org/10.3390/app14125264</w:t>
      </w:r>
    </w:p>
    <w:p w14:paraId="54EE25B3" w14:textId="77777777" w:rsidR="00935685" w:rsidRPr="00935685" w:rsidRDefault="00935685" w:rsidP="00935685">
      <w:pPr>
        <w:pStyle w:val="Literaturverzeichnis"/>
        <w:rPr>
          <w:rFonts w:cs="Arial"/>
          <w:lang w:val="en-US"/>
        </w:rPr>
      </w:pPr>
      <w:r w:rsidRPr="00935685">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935685">
        <w:rPr>
          <w:rFonts w:cs="Arial"/>
          <w:i/>
          <w:iCs/>
          <w:lang w:val="en-US"/>
        </w:rPr>
        <w:t>Scientific Reports</w:t>
      </w:r>
      <w:r w:rsidRPr="00935685">
        <w:rPr>
          <w:rFonts w:cs="Arial"/>
          <w:lang w:val="en-US"/>
        </w:rPr>
        <w:t xml:space="preserve">, </w:t>
      </w:r>
      <w:r w:rsidRPr="00935685">
        <w:rPr>
          <w:rFonts w:cs="Arial"/>
          <w:i/>
          <w:iCs/>
          <w:lang w:val="en-US"/>
        </w:rPr>
        <w:t>14</w:t>
      </w:r>
      <w:r w:rsidRPr="00935685">
        <w:rPr>
          <w:rFonts w:cs="Arial"/>
          <w:lang w:val="en-US"/>
        </w:rPr>
        <w:t>(1), 14156. https://doi.org/10.1038/s41598-024-64827-6</w:t>
      </w:r>
    </w:p>
    <w:p w14:paraId="4F2919F8" w14:textId="77777777" w:rsidR="00935685" w:rsidRPr="00935685" w:rsidRDefault="00935685" w:rsidP="00935685">
      <w:pPr>
        <w:pStyle w:val="Literaturverzeichnis"/>
        <w:rPr>
          <w:rFonts w:cs="Arial"/>
          <w:lang w:val="en-US"/>
        </w:rPr>
      </w:pPr>
      <w:r w:rsidRPr="00935685">
        <w:rPr>
          <w:rFonts w:cs="Arial"/>
          <w:lang w:val="en-US"/>
        </w:rPr>
        <w:t xml:space="preserve">Meta. (2024). </w:t>
      </w:r>
      <w:r w:rsidRPr="00935685">
        <w:rPr>
          <w:rFonts w:cs="Arial"/>
          <w:i/>
          <w:iCs/>
          <w:lang w:val="en-US"/>
        </w:rPr>
        <w:t>Prompting</w:t>
      </w:r>
      <w:r w:rsidRPr="00935685">
        <w:rPr>
          <w:rFonts w:cs="Arial"/>
          <w:lang w:val="en-US"/>
        </w:rPr>
        <w:t>. How-to Guides. https://www.llama.com/docs/how-to-guides/prompting/</w:t>
      </w:r>
    </w:p>
    <w:p w14:paraId="76D6260B" w14:textId="77777777" w:rsidR="00935685" w:rsidRPr="00935685" w:rsidRDefault="00935685" w:rsidP="00935685">
      <w:pPr>
        <w:pStyle w:val="Literaturverzeichnis"/>
        <w:rPr>
          <w:rFonts w:cs="Arial"/>
        </w:rPr>
      </w:pPr>
      <w:r w:rsidRPr="00935685">
        <w:rPr>
          <w:rFonts w:cs="Arial"/>
          <w:lang w:val="en-US"/>
        </w:rPr>
        <w:t xml:space="preserve">OpenAI. (o. J.-a). </w:t>
      </w:r>
      <w:r w:rsidRPr="00935685">
        <w:rPr>
          <w:rFonts w:cs="Arial"/>
          <w:i/>
          <w:iCs/>
          <w:lang w:val="en-US"/>
        </w:rPr>
        <w:t>Chat. Temperature</w:t>
      </w:r>
      <w:r w:rsidRPr="00935685">
        <w:rPr>
          <w:rFonts w:cs="Arial"/>
          <w:lang w:val="en-US"/>
        </w:rPr>
        <w:t xml:space="preserve">. OpenAI Platform. API Reference. </w:t>
      </w:r>
      <w:r w:rsidRPr="00935685">
        <w:rPr>
          <w:rFonts w:cs="Arial"/>
        </w:rPr>
        <w:t>Abgerufen 20. Dezember 2024, von https://platform.openai.com/docs/api-reference/chat/create</w:t>
      </w:r>
    </w:p>
    <w:p w14:paraId="107E63DE" w14:textId="77777777" w:rsidR="00935685" w:rsidRPr="00935685" w:rsidRDefault="00935685" w:rsidP="00935685">
      <w:pPr>
        <w:pStyle w:val="Literaturverzeichnis"/>
        <w:rPr>
          <w:rFonts w:cs="Arial"/>
        </w:rPr>
      </w:pPr>
      <w:r w:rsidRPr="00935685">
        <w:rPr>
          <w:rFonts w:cs="Arial"/>
        </w:rPr>
        <w:t xml:space="preserve">OpenAI. (o. J.-b). </w:t>
      </w:r>
      <w:r w:rsidRPr="00935685">
        <w:rPr>
          <w:rFonts w:cs="Arial"/>
          <w:i/>
          <w:iCs/>
        </w:rPr>
        <w:t>Models</w:t>
      </w:r>
      <w:r w:rsidRPr="00935685">
        <w:rPr>
          <w:rFonts w:cs="Arial"/>
        </w:rPr>
        <w:t>. OpenAI Platform. Abgerufen 22. Dezember 2024, von https://platform.openai.com/docs/models/</w:t>
      </w:r>
    </w:p>
    <w:p w14:paraId="5BC9F677" w14:textId="77777777" w:rsidR="00935685" w:rsidRPr="00935685" w:rsidRDefault="00935685" w:rsidP="00935685">
      <w:pPr>
        <w:pStyle w:val="Literaturverzeichnis"/>
        <w:rPr>
          <w:rFonts w:cs="Arial"/>
        </w:rPr>
      </w:pPr>
      <w:r w:rsidRPr="00935685">
        <w:rPr>
          <w:rFonts w:cs="Arial"/>
          <w:lang w:val="en-US"/>
        </w:rPr>
        <w:t xml:space="preserve">OpenAI. (o. J.-c). </w:t>
      </w:r>
      <w:r w:rsidRPr="00935685">
        <w:rPr>
          <w:rFonts w:cs="Arial"/>
          <w:i/>
          <w:iCs/>
          <w:lang w:val="en-US"/>
        </w:rPr>
        <w:t>Optimizing LLM Accuracy</w:t>
      </w:r>
      <w:r w:rsidRPr="00935685">
        <w:rPr>
          <w:rFonts w:cs="Arial"/>
          <w:lang w:val="en-US"/>
        </w:rPr>
        <w:t xml:space="preserve">. </w:t>
      </w:r>
      <w:r w:rsidRPr="00935685">
        <w:rPr>
          <w:rFonts w:cs="Arial"/>
        </w:rPr>
        <w:t>OpenAI Platform. Docs. Abgerufen 20. Dezember 2024, von https://platform.openai.com/docs/guides/optimizing-llm-accuracy</w:t>
      </w:r>
    </w:p>
    <w:p w14:paraId="6E01239F" w14:textId="77777777" w:rsidR="00935685" w:rsidRPr="00935685" w:rsidRDefault="00935685" w:rsidP="00935685">
      <w:pPr>
        <w:pStyle w:val="Literaturverzeichnis"/>
        <w:rPr>
          <w:rFonts w:cs="Arial"/>
        </w:rPr>
      </w:pPr>
      <w:r w:rsidRPr="00935685">
        <w:rPr>
          <w:rFonts w:cs="Arial"/>
          <w:lang w:val="en-US"/>
        </w:rPr>
        <w:t xml:space="preserve">OpenAI. (o. J.-d). </w:t>
      </w:r>
      <w:r w:rsidRPr="00935685">
        <w:rPr>
          <w:rFonts w:cs="Arial"/>
          <w:i/>
          <w:iCs/>
          <w:lang w:val="en-US"/>
        </w:rPr>
        <w:t>Prompt engineering</w:t>
      </w:r>
      <w:r w:rsidRPr="00935685">
        <w:rPr>
          <w:rFonts w:cs="Arial"/>
          <w:lang w:val="en-US"/>
        </w:rPr>
        <w:t xml:space="preserve">. </w:t>
      </w:r>
      <w:r w:rsidRPr="00935685">
        <w:rPr>
          <w:rFonts w:cs="Arial"/>
        </w:rPr>
        <w:t>OpenAI Platform. Docs. Abgerufen 20. Dezember 2024, von https://platform.openai.com/docs/guides/prompt-engineering</w:t>
      </w:r>
    </w:p>
    <w:p w14:paraId="3CC07649" w14:textId="77777777" w:rsidR="00935685" w:rsidRPr="00935685" w:rsidRDefault="00935685" w:rsidP="00935685">
      <w:pPr>
        <w:pStyle w:val="Literaturverzeichnis"/>
        <w:rPr>
          <w:rFonts w:cs="Arial"/>
        </w:rPr>
      </w:pPr>
      <w:r w:rsidRPr="00935685">
        <w:rPr>
          <w:rFonts w:cs="Arial"/>
          <w:lang w:val="en-US"/>
        </w:rPr>
        <w:t xml:space="preserve">OpenAI. (o. J.-e). </w:t>
      </w:r>
      <w:r w:rsidRPr="00935685">
        <w:rPr>
          <w:rFonts w:cs="Arial"/>
          <w:i/>
          <w:iCs/>
          <w:lang w:val="en-US"/>
        </w:rPr>
        <w:t>Structured Outputs</w:t>
      </w:r>
      <w:r w:rsidRPr="00935685">
        <w:rPr>
          <w:rFonts w:cs="Arial"/>
          <w:lang w:val="en-US"/>
        </w:rPr>
        <w:t xml:space="preserve">. </w:t>
      </w:r>
      <w:r w:rsidRPr="00935685">
        <w:rPr>
          <w:rFonts w:cs="Arial"/>
        </w:rPr>
        <w:t>Docs. Abgerufen 24. Dezember 2024, von https://platform.openai.com/docs/guides/structured-outputs</w:t>
      </w:r>
    </w:p>
    <w:p w14:paraId="3E869B2C" w14:textId="77777777" w:rsidR="00935685" w:rsidRPr="00935685" w:rsidRDefault="00935685" w:rsidP="00935685">
      <w:pPr>
        <w:pStyle w:val="Literaturverzeichnis"/>
        <w:rPr>
          <w:rFonts w:cs="Arial"/>
          <w:lang w:val="en-US"/>
        </w:rPr>
      </w:pPr>
      <w:r w:rsidRPr="00935685">
        <w:rPr>
          <w:rFonts w:cs="Arial"/>
        </w:rPr>
        <w:t xml:space="preserve">Ozdemir, S. (2024). </w:t>
      </w:r>
      <w:r w:rsidRPr="00935685">
        <w:rPr>
          <w:rFonts w:cs="Arial"/>
          <w:i/>
          <w:iCs/>
        </w:rPr>
        <w:t>Praxiseinstieg Large Language Models: Strategien und Best Practices für den Einsatz von ChatGPT und anderen LLMs</w:t>
      </w:r>
      <w:r w:rsidRPr="00935685">
        <w:rPr>
          <w:rFonts w:cs="Arial"/>
        </w:rPr>
        <w:t xml:space="preserve"> (F. Langenau, Übers.; 1. </w:t>
      </w:r>
      <w:r w:rsidRPr="00935685">
        <w:rPr>
          <w:rFonts w:cs="Arial"/>
          <w:lang w:val="en-US"/>
        </w:rPr>
        <w:t>Aufl., deutsche Ausgabe). O’Reilly.</w:t>
      </w:r>
    </w:p>
    <w:p w14:paraId="4CFBB9DB" w14:textId="77777777" w:rsidR="00935685" w:rsidRPr="00935685" w:rsidRDefault="00935685" w:rsidP="00935685">
      <w:pPr>
        <w:pStyle w:val="Literaturverzeichnis"/>
        <w:rPr>
          <w:rFonts w:cs="Arial"/>
          <w:lang w:val="en-US"/>
        </w:rPr>
      </w:pPr>
      <w:r w:rsidRPr="00935685">
        <w:rPr>
          <w:rFonts w:cs="Arial"/>
          <w:lang w:val="en-US"/>
        </w:rPr>
        <w:t xml:space="preserve">Patil, R., &amp; Gudivada, V. (2024). A Review of Current Trends, Techniques, and Challenges in Large Language Models (LLMs). </w:t>
      </w:r>
      <w:r w:rsidRPr="00935685">
        <w:rPr>
          <w:rFonts w:cs="Arial"/>
          <w:i/>
          <w:iCs/>
          <w:lang w:val="en-US"/>
        </w:rPr>
        <w:t>Applied Sciences</w:t>
      </w:r>
      <w:r w:rsidRPr="00935685">
        <w:rPr>
          <w:rFonts w:cs="Arial"/>
          <w:lang w:val="en-US"/>
        </w:rPr>
        <w:t xml:space="preserve">, </w:t>
      </w:r>
      <w:r w:rsidRPr="00935685">
        <w:rPr>
          <w:rFonts w:cs="Arial"/>
          <w:i/>
          <w:iCs/>
          <w:lang w:val="en-US"/>
        </w:rPr>
        <w:t>14</w:t>
      </w:r>
      <w:r w:rsidRPr="00935685">
        <w:rPr>
          <w:rFonts w:cs="Arial"/>
          <w:lang w:val="en-US"/>
        </w:rPr>
        <w:t>(5), 2074. https://doi.org/10.3390/app14052074</w:t>
      </w:r>
    </w:p>
    <w:p w14:paraId="7015DC59" w14:textId="77777777" w:rsidR="00935685" w:rsidRPr="00935685" w:rsidRDefault="00935685" w:rsidP="00935685">
      <w:pPr>
        <w:pStyle w:val="Literaturverzeichnis"/>
        <w:rPr>
          <w:rFonts w:cs="Arial"/>
          <w:lang w:val="en-US"/>
        </w:rPr>
      </w:pPr>
      <w:r w:rsidRPr="00935685">
        <w:rPr>
          <w:rFonts w:cs="Arial"/>
          <w:lang w:val="en-US"/>
        </w:rPr>
        <w:t xml:space="preserve">Peldszus, A., &amp; Stede, M. (2013). From Argument Diagrams to Argumentation Mining in Texts: A Survey. </w:t>
      </w:r>
      <w:r w:rsidRPr="00935685">
        <w:rPr>
          <w:rFonts w:cs="Arial"/>
          <w:i/>
          <w:iCs/>
          <w:lang w:val="en-US"/>
        </w:rPr>
        <w:t>International Journal of Cognitive Informatics and Natural Intelligence</w:t>
      </w:r>
      <w:r w:rsidRPr="00935685">
        <w:rPr>
          <w:rFonts w:cs="Arial"/>
          <w:lang w:val="en-US"/>
        </w:rPr>
        <w:t xml:space="preserve">, </w:t>
      </w:r>
      <w:r w:rsidRPr="00935685">
        <w:rPr>
          <w:rFonts w:cs="Arial"/>
          <w:i/>
          <w:iCs/>
          <w:lang w:val="en-US"/>
        </w:rPr>
        <w:t>7</w:t>
      </w:r>
      <w:r w:rsidRPr="00935685">
        <w:rPr>
          <w:rFonts w:cs="Arial"/>
          <w:lang w:val="en-US"/>
        </w:rPr>
        <w:t>(1), 1–31. https://doi.org/10.4018/jcini.2013010101</w:t>
      </w:r>
    </w:p>
    <w:p w14:paraId="11B341B7" w14:textId="77777777" w:rsidR="00935685" w:rsidRPr="00935685" w:rsidRDefault="00935685" w:rsidP="00935685">
      <w:pPr>
        <w:pStyle w:val="Literaturverzeichnis"/>
        <w:rPr>
          <w:rFonts w:cs="Arial"/>
          <w:lang w:val="en-US"/>
        </w:rPr>
      </w:pPr>
      <w:r w:rsidRPr="00935685">
        <w:rPr>
          <w:rFonts w:cs="Arial"/>
          <w:lang w:val="en-US"/>
        </w:rPr>
        <w:t xml:space="preserve">Stab, C., &amp; Gurevych, I. (2014). </w:t>
      </w:r>
      <w:r w:rsidRPr="00935685">
        <w:rPr>
          <w:rFonts w:cs="Arial"/>
          <w:i/>
          <w:iCs/>
          <w:lang w:val="en-US"/>
        </w:rPr>
        <w:t>Annotating Argument Components and Relations in Persuasive Essays</w:t>
      </w:r>
      <w:r w:rsidRPr="00935685">
        <w:rPr>
          <w:rFonts w:cs="Arial"/>
          <w:lang w:val="en-US"/>
        </w:rPr>
        <w:t>.</w:t>
      </w:r>
    </w:p>
    <w:p w14:paraId="24ECB4DE" w14:textId="77777777" w:rsidR="00935685" w:rsidRPr="00935685" w:rsidRDefault="00935685" w:rsidP="00935685">
      <w:pPr>
        <w:pStyle w:val="Literaturverzeichnis"/>
        <w:rPr>
          <w:rFonts w:cs="Arial"/>
          <w:lang w:val="en-US"/>
        </w:rPr>
      </w:pPr>
      <w:r w:rsidRPr="00935685">
        <w:rPr>
          <w:rFonts w:cs="Arial"/>
          <w:lang w:val="en-US"/>
        </w:rPr>
        <w:t xml:space="preserve">Stab, C., &amp; Gurevych, I. (2017a). </w:t>
      </w:r>
      <w:r w:rsidRPr="00935685">
        <w:rPr>
          <w:rFonts w:cs="Arial"/>
          <w:i/>
          <w:iCs/>
          <w:lang w:val="en-US"/>
        </w:rPr>
        <w:t>Argument Annotated Essays (version 2)</w:t>
      </w:r>
      <w:r w:rsidRPr="00935685">
        <w:rPr>
          <w:rFonts w:cs="Arial"/>
          <w:lang w:val="en-US"/>
        </w:rPr>
        <w:t xml:space="preserve"> [Dataset]. https://tudatalib.ulb.tu-darmstadt.de/handle/tudatalib/2422</w:t>
      </w:r>
    </w:p>
    <w:p w14:paraId="27E362A5" w14:textId="77777777" w:rsidR="00935685" w:rsidRPr="00935685" w:rsidRDefault="00935685" w:rsidP="00935685">
      <w:pPr>
        <w:pStyle w:val="Literaturverzeichnis"/>
        <w:rPr>
          <w:rFonts w:cs="Arial"/>
          <w:lang w:val="en-US"/>
        </w:rPr>
      </w:pPr>
      <w:r w:rsidRPr="00935685">
        <w:rPr>
          <w:rFonts w:cs="Arial"/>
          <w:lang w:val="en-US"/>
        </w:rPr>
        <w:t xml:space="preserve">Stab, C., &amp; Gurevych, I. (2017b). Parsing Argumentation Structures in Persuasive Essays. </w:t>
      </w:r>
      <w:r w:rsidRPr="00935685">
        <w:rPr>
          <w:rFonts w:cs="Arial"/>
          <w:i/>
          <w:iCs/>
          <w:lang w:val="en-US"/>
        </w:rPr>
        <w:t>Computational Linguistics</w:t>
      </w:r>
      <w:r w:rsidRPr="00935685">
        <w:rPr>
          <w:rFonts w:cs="Arial"/>
          <w:lang w:val="en-US"/>
        </w:rPr>
        <w:t xml:space="preserve">, </w:t>
      </w:r>
      <w:r w:rsidRPr="00935685">
        <w:rPr>
          <w:rFonts w:cs="Arial"/>
          <w:i/>
          <w:iCs/>
          <w:lang w:val="en-US"/>
        </w:rPr>
        <w:t>43</w:t>
      </w:r>
      <w:r w:rsidRPr="00935685">
        <w:rPr>
          <w:rFonts w:cs="Arial"/>
          <w:lang w:val="en-US"/>
        </w:rPr>
        <w:t>(3), 619–659. https://doi.org/10.1162/COLI_a_00295</w:t>
      </w:r>
    </w:p>
    <w:p w14:paraId="594C1E0B" w14:textId="77777777" w:rsidR="00935685" w:rsidRPr="00935685" w:rsidRDefault="00935685" w:rsidP="00935685">
      <w:pPr>
        <w:pStyle w:val="Literaturverzeichnis"/>
        <w:rPr>
          <w:rFonts w:cs="Arial"/>
          <w:lang w:val="en-US"/>
        </w:rPr>
      </w:pPr>
      <w:r w:rsidRPr="00935685">
        <w:rPr>
          <w:rFonts w:cs="Arial"/>
          <w:lang w:val="en-US"/>
        </w:rPr>
        <w:t xml:space="preserve">Trad, F., &amp; Chehab, A. (2024). Prompt Engineering or Fine-Tuning? A Case Study on Phishing Detection with Large Language Models. </w:t>
      </w:r>
      <w:r w:rsidRPr="00935685">
        <w:rPr>
          <w:rFonts w:cs="Arial"/>
          <w:i/>
          <w:iCs/>
          <w:lang w:val="en-US"/>
        </w:rPr>
        <w:t>Machine Learning and Knowledge Extraction</w:t>
      </w:r>
      <w:r w:rsidRPr="00935685">
        <w:rPr>
          <w:rFonts w:cs="Arial"/>
          <w:lang w:val="en-US"/>
        </w:rPr>
        <w:t xml:space="preserve">, </w:t>
      </w:r>
      <w:r w:rsidRPr="00935685">
        <w:rPr>
          <w:rFonts w:cs="Arial"/>
          <w:i/>
          <w:iCs/>
          <w:lang w:val="en-US"/>
        </w:rPr>
        <w:t>6</w:t>
      </w:r>
      <w:r w:rsidRPr="00935685">
        <w:rPr>
          <w:rFonts w:cs="Arial"/>
          <w:lang w:val="en-US"/>
        </w:rPr>
        <w:t>(1), 367–384. https://doi.org/10.3390/make6010018</w:t>
      </w:r>
    </w:p>
    <w:p w14:paraId="58297E7C" w14:textId="77777777" w:rsidR="00935685" w:rsidRPr="00935685" w:rsidRDefault="00935685" w:rsidP="00935685">
      <w:pPr>
        <w:pStyle w:val="Literaturverzeichnis"/>
        <w:rPr>
          <w:rFonts w:cs="Arial"/>
        </w:rPr>
      </w:pPr>
      <w:r w:rsidRPr="00935685">
        <w:rPr>
          <w:rFonts w:cs="Arial"/>
          <w:lang w:val="en-US"/>
        </w:rPr>
        <w:t xml:space="preserve">Tunstall, L., Werra, L. von, Wolf, T., &amp; Géron, A. (2023). </w:t>
      </w:r>
      <w:r w:rsidRPr="00935685">
        <w:rPr>
          <w:rFonts w:cs="Arial"/>
          <w:i/>
          <w:iCs/>
        </w:rPr>
        <w:t>Natural Language Processing mit Transformern: Sprachanwendungen mit Hugging Face erstellen</w:t>
      </w:r>
      <w:r w:rsidRPr="00935685">
        <w:rPr>
          <w:rFonts w:cs="Arial"/>
        </w:rPr>
        <w:t xml:space="preserve"> (M. Fraaß, Übers.; 2. Aufl.). O’Reilly.</w:t>
      </w:r>
    </w:p>
    <w:p w14:paraId="4AE649DE" w14:textId="77777777" w:rsidR="00935685" w:rsidRPr="00935685" w:rsidRDefault="00935685" w:rsidP="00935685">
      <w:pPr>
        <w:pStyle w:val="Literaturverzeichnis"/>
        <w:rPr>
          <w:rFonts w:cs="Arial"/>
          <w:lang w:val="en-US"/>
        </w:rPr>
      </w:pPr>
      <w:r w:rsidRPr="00935685">
        <w:rPr>
          <w:rFonts w:cs="Arial"/>
        </w:rPr>
        <w:t xml:space="preserve">Wei, J., Wang, X., Schuurmans, D., Bosma, M., Ichter, B., Xia, F., Chi, E., Le, Q., &amp; Zhou, D. (2023). </w:t>
      </w:r>
      <w:r w:rsidRPr="00935685">
        <w:rPr>
          <w:rFonts w:cs="Arial"/>
          <w:i/>
          <w:iCs/>
          <w:lang w:val="en-US"/>
        </w:rPr>
        <w:t>Chain-of-Thought Prompting Elicits Reasoning in Large Language Models</w:t>
      </w:r>
      <w:r w:rsidRPr="00935685">
        <w:rPr>
          <w:rFonts w:cs="Arial"/>
          <w:lang w:val="en-US"/>
        </w:rPr>
        <w:t xml:space="preserve"> (arXiv:2201.11903). arXiv. http://arxiv.org/abs/2201.11903</w:t>
      </w:r>
    </w:p>
    <w:p w14:paraId="7FAC95EC" w14:textId="77777777" w:rsidR="00935685" w:rsidRPr="00935685" w:rsidRDefault="00935685" w:rsidP="00935685">
      <w:pPr>
        <w:pStyle w:val="Literaturverzeichnis"/>
        <w:rPr>
          <w:rFonts w:cs="Arial"/>
          <w:lang w:val="en-US"/>
        </w:rPr>
      </w:pPr>
      <w:r w:rsidRPr="00935685">
        <w:rPr>
          <w:rFonts w:cs="Arial"/>
        </w:rPr>
        <w:t xml:space="preserve">Yeginbergen, A., Oronoz, M., &amp; Agerri, R. (2024). </w:t>
      </w:r>
      <w:r w:rsidRPr="00935685">
        <w:rPr>
          <w:rFonts w:cs="Arial"/>
          <w:lang w:val="en-US"/>
        </w:rPr>
        <w:t xml:space="preserve">Argument Mining in Data Scarce Settings: Cross-lingual Transfer and Few-shot Techniques. </w:t>
      </w:r>
      <w:r w:rsidRPr="00935685">
        <w:rPr>
          <w:rFonts w:cs="Arial"/>
          <w:i/>
          <w:iCs/>
          <w:lang w:val="en-US"/>
        </w:rPr>
        <w:t>Proceedings of the 62nd Annual Meeting of the Association for Computational Linguistics (Volume 1: Long Papers)</w:t>
      </w:r>
      <w:r w:rsidRPr="00935685">
        <w:rPr>
          <w:rFonts w:cs="Arial"/>
          <w:lang w:val="en-US"/>
        </w:rPr>
        <w:t>, 11687–11699. https://doi.org/10.18653/v1/2024.acl-long.628</w:t>
      </w:r>
    </w:p>
    <w:p w14:paraId="71AE7E49" w14:textId="7C8E54E1"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30" w:name="_Toc185697480"/>
      <w:r w:rsidRPr="00D44F48">
        <w:t>Anhänge &amp; Projektdokumentation</w:t>
      </w:r>
      <w:bookmarkEnd w:id="2430"/>
    </w:p>
    <w:p w14:paraId="1A1AB6CB" w14:textId="6384CA5A" w:rsidR="002E1F8F" w:rsidRDefault="002E1F8F" w:rsidP="002E1F8F">
      <w:r w:rsidRPr="004B4879">
        <w:rPr>
          <w:highlight w:val="yellow"/>
          <w:rPrChange w:id="243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32" w:name="_Toc185697481"/>
      <w:r>
        <w:t>Modellvergleich</w:t>
      </w:r>
      <w:bookmarkEnd w:id="243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AC2170"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AC2170"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AC2170"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AC2170"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AC2170"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AC2170"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33" w:author="Ben Fels" w:date="2024-12-22T11:41:00Z" w16du:dateUtc="2024-12-22T10:41:00Z"/>
        </w:rPr>
      </w:pPr>
    </w:p>
    <w:p w14:paraId="22CF2F80" w14:textId="16BEF577" w:rsidR="005F44ED" w:rsidRDefault="005F44ED">
      <w:pPr>
        <w:pStyle w:val="berschrift2"/>
      </w:pPr>
      <w:ins w:id="2434" w:author="Ben Fels" w:date="2024-12-22T11:41:00Z" w16du:dateUtc="2024-12-22T10:41:00Z">
        <w:r>
          <w:t xml:space="preserve">Prompt </w:t>
        </w:r>
        <w:r w:rsidR="007F7952">
          <w:t>Templates</w:t>
        </w:r>
      </w:ins>
    </w:p>
    <w:p w14:paraId="6B04A080" w14:textId="170F5D59" w:rsidR="00662763" w:rsidRPr="00662763" w:rsidRDefault="00662763" w:rsidP="00662763">
      <w:pPr>
        <w:rPr>
          <w:ins w:id="2435"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7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1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06"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45"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10"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58"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06"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05"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23"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1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562"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61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3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48"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9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7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0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D124D8F" w15:done="0"/>
  <w15:commentEx w15:paraId="68EF623F" w15:done="0"/>
  <w15:commentEx w15:paraId="624F70EE" w15:done="0"/>
  <w15:commentEx w15:paraId="01E8F5CB"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B95AE" w14:textId="77777777" w:rsidR="007679C2" w:rsidRDefault="007679C2" w:rsidP="00FD56D1">
      <w:pPr>
        <w:spacing w:after="0" w:line="240" w:lineRule="auto"/>
      </w:pPr>
      <w:r>
        <w:separator/>
      </w:r>
    </w:p>
  </w:endnote>
  <w:endnote w:type="continuationSeparator" w:id="0">
    <w:p w14:paraId="02FF8996" w14:textId="77777777" w:rsidR="007679C2" w:rsidRDefault="007679C2"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37092" w14:textId="77777777" w:rsidR="007679C2" w:rsidRDefault="007679C2" w:rsidP="00FD56D1">
      <w:pPr>
        <w:spacing w:after="0" w:line="240" w:lineRule="auto"/>
      </w:pPr>
      <w:r>
        <w:separator/>
      </w:r>
    </w:p>
  </w:footnote>
  <w:footnote w:type="continuationSeparator" w:id="0">
    <w:p w14:paraId="21F18E00" w14:textId="77777777" w:rsidR="007679C2" w:rsidRDefault="007679C2"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6"/>
  </w:num>
  <w:num w:numId="9" w16cid:durableId="89936933">
    <w:abstractNumId w:val="30"/>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1"/>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2"/>
  </w:num>
  <w:num w:numId="24" w16cid:durableId="1207567488">
    <w:abstractNumId w:val="22"/>
  </w:num>
  <w:num w:numId="25" w16cid:durableId="1728724944">
    <w:abstractNumId w:val="18"/>
  </w:num>
  <w:num w:numId="26" w16cid:durableId="439571368">
    <w:abstractNumId w:val="39"/>
  </w:num>
  <w:num w:numId="27" w16cid:durableId="612326416">
    <w:abstractNumId w:val="7"/>
  </w:num>
  <w:num w:numId="28" w16cid:durableId="1964263734">
    <w:abstractNumId w:val="32"/>
  </w:num>
  <w:num w:numId="29" w16cid:durableId="1627198994">
    <w:abstractNumId w:val="34"/>
  </w:num>
  <w:num w:numId="30" w16cid:durableId="756444286">
    <w:abstractNumId w:val="37"/>
  </w:num>
  <w:num w:numId="31" w16cid:durableId="1744718437">
    <w:abstractNumId w:val="33"/>
  </w:num>
  <w:num w:numId="32" w16cid:durableId="989363084">
    <w:abstractNumId w:val="40"/>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1"/>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5"/>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8"/>
  </w:num>
  <w:num w:numId="60" w16cid:durableId="1064061208">
    <w:abstractNumId w:val="28"/>
  </w:num>
  <w:num w:numId="61" w16cid:durableId="182595037">
    <w:abstractNumId w:val="15"/>
  </w:num>
  <w:num w:numId="62" w16cid:durableId="1261794624">
    <w:abstractNumId w:val="22"/>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360D"/>
    <w:rsid w:val="000041EE"/>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322C"/>
    <w:rsid w:val="0004336D"/>
    <w:rsid w:val="0004433F"/>
    <w:rsid w:val="00044487"/>
    <w:rsid w:val="00045A1D"/>
    <w:rsid w:val="00046B78"/>
    <w:rsid w:val="00047A7E"/>
    <w:rsid w:val="00047C35"/>
    <w:rsid w:val="00047CC3"/>
    <w:rsid w:val="00047DAB"/>
    <w:rsid w:val="00050FC3"/>
    <w:rsid w:val="0005186A"/>
    <w:rsid w:val="000521A1"/>
    <w:rsid w:val="00052927"/>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6E3C"/>
    <w:rsid w:val="001470C4"/>
    <w:rsid w:val="00147A59"/>
    <w:rsid w:val="001506B1"/>
    <w:rsid w:val="0015168D"/>
    <w:rsid w:val="00152062"/>
    <w:rsid w:val="0015214C"/>
    <w:rsid w:val="0015221D"/>
    <w:rsid w:val="0015399A"/>
    <w:rsid w:val="00153AA3"/>
    <w:rsid w:val="001545AA"/>
    <w:rsid w:val="0015490B"/>
    <w:rsid w:val="00154BD4"/>
    <w:rsid w:val="00155869"/>
    <w:rsid w:val="00156262"/>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579"/>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8B8"/>
    <w:rsid w:val="002E1F8F"/>
    <w:rsid w:val="002E3F5A"/>
    <w:rsid w:val="002E4449"/>
    <w:rsid w:val="002E517C"/>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6A96"/>
    <w:rsid w:val="00386CD0"/>
    <w:rsid w:val="00386DA0"/>
    <w:rsid w:val="00386FF1"/>
    <w:rsid w:val="00387EC2"/>
    <w:rsid w:val="003929D4"/>
    <w:rsid w:val="00393B58"/>
    <w:rsid w:val="00393D94"/>
    <w:rsid w:val="00394FA3"/>
    <w:rsid w:val="00395122"/>
    <w:rsid w:val="003966AD"/>
    <w:rsid w:val="003973C1"/>
    <w:rsid w:val="0039768F"/>
    <w:rsid w:val="003A0108"/>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106B"/>
    <w:rsid w:val="003B2124"/>
    <w:rsid w:val="003B3024"/>
    <w:rsid w:val="003B5091"/>
    <w:rsid w:val="003B5CAB"/>
    <w:rsid w:val="003B675C"/>
    <w:rsid w:val="003B7C1E"/>
    <w:rsid w:val="003C1254"/>
    <w:rsid w:val="003C2FAA"/>
    <w:rsid w:val="003C332D"/>
    <w:rsid w:val="003C4443"/>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762"/>
    <w:rsid w:val="003E4C2A"/>
    <w:rsid w:val="003E5C66"/>
    <w:rsid w:val="003E6C29"/>
    <w:rsid w:val="003E7056"/>
    <w:rsid w:val="003E7A71"/>
    <w:rsid w:val="003F0B26"/>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7E05"/>
    <w:rsid w:val="004102B3"/>
    <w:rsid w:val="004135CC"/>
    <w:rsid w:val="004150A5"/>
    <w:rsid w:val="00415299"/>
    <w:rsid w:val="004166BE"/>
    <w:rsid w:val="004168F4"/>
    <w:rsid w:val="00416C96"/>
    <w:rsid w:val="00417E1B"/>
    <w:rsid w:val="0042203E"/>
    <w:rsid w:val="004229DF"/>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64A3"/>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4BE1"/>
    <w:rsid w:val="00485B60"/>
    <w:rsid w:val="0048688E"/>
    <w:rsid w:val="00490397"/>
    <w:rsid w:val="00491188"/>
    <w:rsid w:val="00491A04"/>
    <w:rsid w:val="00493D6C"/>
    <w:rsid w:val="00495002"/>
    <w:rsid w:val="00495748"/>
    <w:rsid w:val="00495912"/>
    <w:rsid w:val="00495AC8"/>
    <w:rsid w:val="00497347"/>
    <w:rsid w:val="004A0037"/>
    <w:rsid w:val="004A0F4F"/>
    <w:rsid w:val="004A1650"/>
    <w:rsid w:val="004A2F86"/>
    <w:rsid w:val="004A42B8"/>
    <w:rsid w:val="004A4CFE"/>
    <w:rsid w:val="004A50C4"/>
    <w:rsid w:val="004A5A26"/>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5B9"/>
    <w:rsid w:val="004E2915"/>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618"/>
    <w:rsid w:val="00522C11"/>
    <w:rsid w:val="00523284"/>
    <w:rsid w:val="005241CB"/>
    <w:rsid w:val="0052498E"/>
    <w:rsid w:val="00524F8C"/>
    <w:rsid w:val="00525734"/>
    <w:rsid w:val="00525BF5"/>
    <w:rsid w:val="00527B7F"/>
    <w:rsid w:val="005312FD"/>
    <w:rsid w:val="005313F9"/>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62A"/>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3A1"/>
    <w:rsid w:val="005B4DB1"/>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441A"/>
    <w:rsid w:val="006364A3"/>
    <w:rsid w:val="00636B7C"/>
    <w:rsid w:val="00636E9B"/>
    <w:rsid w:val="006421C1"/>
    <w:rsid w:val="00643A9C"/>
    <w:rsid w:val="00643F0B"/>
    <w:rsid w:val="00645987"/>
    <w:rsid w:val="00645B67"/>
    <w:rsid w:val="006462FF"/>
    <w:rsid w:val="00646FC8"/>
    <w:rsid w:val="00650BC2"/>
    <w:rsid w:val="00650C83"/>
    <w:rsid w:val="00651842"/>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74BDE"/>
    <w:rsid w:val="006800D1"/>
    <w:rsid w:val="00680618"/>
    <w:rsid w:val="006820FB"/>
    <w:rsid w:val="0068271B"/>
    <w:rsid w:val="006827AF"/>
    <w:rsid w:val="00682993"/>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B0454"/>
    <w:rsid w:val="006B219E"/>
    <w:rsid w:val="006B2411"/>
    <w:rsid w:val="006B277F"/>
    <w:rsid w:val="006B2B9F"/>
    <w:rsid w:val="006B328D"/>
    <w:rsid w:val="006B32E4"/>
    <w:rsid w:val="006B3770"/>
    <w:rsid w:val="006B3EFC"/>
    <w:rsid w:val="006B5225"/>
    <w:rsid w:val="006B7AB8"/>
    <w:rsid w:val="006C0364"/>
    <w:rsid w:val="006C08E7"/>
    <w:rsid w:val="006C18DB"/>
    <w:rsid w:val="006C3123"/>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180"/>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701821"/>
    <w:rsid w:val="007031B4"/>
    <w:rsid w:val="007035E1"/>
    <w:rsid w:val="007041E2"/>
    <w:rsid w:val="00706616"/>
    <w:rsid w:val="00706842"/>
    <w:rsid w:val="00706D0A"/>
    <w:rsid w:val="00710366"/>
    <w:rsid w:val="0071067D"/>
    <w:rsid w:val="00714620"/>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273D"/>
    <w:rsid w:val="00732C52"/>
    <w:rsid w:val="0073318E"/>
    <w:rsid w:val="00733976"/>
    <w:rsid w:val="007377D8"/>
    <w:rsid w:val="007378FE"/>
    <w:rsid w:val="00737CD8"/>
    <w:rsid w:val="00741F25"/>
    <w:rsid w:val="00745F72"/>
    <w:rsid w:val="00746B2B"/>
    <w:rsid w:val="00746CF9"/>
    <w:rsid w:val="00747E63"/>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3A77"/>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45E2"/>
    <w:rsid w:val="00836AA8"/>
    <w:rsid w:val="00837CFE"/>
    <w:rsid w:val="0084052A"/>
    <w:rsid w:val="0084071B"/>
    <w:rsid w:val="00841A30"/>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9CD"/>
    <w:rsid w:val="00856BB1"/>
    <w:rsid w:val="00856E5A"/>
    <w:rsid w:val="00857555"/>
    <w:rsid w:val="00860FE8"/>
    <w:rsid w:val="00861117"/>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21C5"/>
    <w:rsid w:val="008833CB"/>
    <w:rsid w:val="00883B42"/>
    <w:rsid w:val="00884756"/>
    <w:rsid w:val="0088486E"/>
    <w:rsid w:val="0088488E"/>
    <w:rsid w:val="00884B80"/>
    <w:rsid w:val="0088629F"/>
    <w:rsid w:val="00886386"/>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2F22"/>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C80"/>
    <w:rsid w:val="00912043"/>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2F2D"/>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97CBA"/>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508D"/>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6463"/>
    <w:rsid w:val="00A56700"/>
    <w:rsid w:val="00A57587"/>
    <w:rsid w:val="00A614F6"/>
    <w:rsid w:val="00A620DC"/>
    <w:rsid w:val="00A62A3A"/>
    <w:rsid w:val="00A63503"/>
    <w:rsid w:val="00A64F40"/>
    <w:rsid w:val="00A655DD"/>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00E8"/>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3904"/>
    <w:rsid w:val="00B3513B"/>
    <w:rsid w:val="00B365FE"/>
    <w:rsid w:val="00B36738"/>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4870"/>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AD6"/>
    <w:rsid w:val="00C101CA"/>
    <w:rsid w:val="00C10EC2"/>
    <w:rsid w:val="00C1194F"/>
    <w:rsid w:val="00C12D1F"/>
    <w:rsid w:val="00C1568C"/>
    <w:rsid w:val="00C179FA"/>
    <w:rsid w:val="00C20390"/>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CBE"/>
    <w:rsid w:val="00CC2F6E"/>
    <w:rsid w:val="00CC31C4"/>
    <w:rsid w:val="00CC387B"/>
    <w:rsid w:val="00CC6B3F"/>
    <w:rsid w:val="00CC7BBC"/>
    <w:rsid w:val="00CD0164"/>
    <w:rsid w:val="00CD1725"/>
    <w:rsid w:val="00CD387E"/>
    <w:rsid w:val="00CD3A06"/>
    <w:rsid w:val="00CD4345"/>
    <w:rsid w:val="00CD4994"/>
    <w:rsid w:val="00CD5DC0"/>
    <w:rsid w:val="00CD5DC7"/>
    <w:rsid w:val="00CD5DDA"/>
    <w:rsid w:val="00CD6CBE"/>
    <w:rsid w:val="00CD7C7E"/>
    <w:rsid w:val="00CE0014"/>
    <w:rsid w:val="00CE0896"/>
    <w:rsid w:val="00CE0CB3"/>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556D"/>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6C0C"/>
    <w:rsid w:val="00E176CA"/>
    <w:rsid w:val="00E20695"/>
    <w:rsid w:val="00E20AAD"/>
    <w:rsid w:val="00E21016"/>
    <w:rsid w:val="00E217CB"/>
    <w:rsid w:val="00E25235"/>
    <w:rsid w:val="00E256F4"/>
    <w:rsid w:val="00E25BB4"/>
    <w:rsid w:val="00E26042"/>
    <w:rsid w:val="00E26A8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916"/>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95025</Words>
  <Characters>598660</Characters>
  <Application>Microsoft Office Word</Application>
  <DocSecurity>0</DocSecurity>
  <Lines>4988</Lines>
  <Paragraphs>1384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1899</cp:revision>
  <dcterms:created xsi:type="dcterms:W3CDTF">2024-10-11T08:26:00Z</dcterms:created>
  <dcterms:modified xsi:type="dcterms:W3CDTF">2024-12-24T12:02:00Z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id="nw2zqKJZ"/&gt;&lt;style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