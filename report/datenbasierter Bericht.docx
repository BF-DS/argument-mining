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7637CA18" w14:textId="7B14749D" w:rsidR="009F5014" w:rsidRDefault="003A7433" w:rsidP="006E7B3E">
      <w:pPr>
        <w:jc w:val="both"/>
      </w:pPr>
      <w:ins w:id="2" w:author="Ben Fels" w:date="2024-12-21T12:41:00Z" w16du:dateUtc="2024-12-21T11:41:00Z">
        <w:r w:rsidRPr="00503748">
          <w:rPr>
            <w:highlight w:val="green"/>
          </w:rPr>
          <w:t>Argumente sind ein wichtiger Bestandteil in der menschlichen Kommunikation</w:t>
        </w:r>
        <w:r w:rsidRPr="00F37881">
          <w:t xml:space="preserve">. </w:t>
        </w:r>
      </w:ins>
      <w:ins w:id="3" w:author="Ben Fels" w:date="2024-12-21T13:18:00Z" w16du:dateUtc="2024-12-21T12:18:00Z">
        <w:r w:rsidR="00F71787" w:rsidRPr="0000785A">
          <w:rPr>
            <w:highlight w:val="magenta"/>
            <w:rPrChange w:id="4" w:author="Ben Fels" w:date="2024-12-21T13:20:00Z" w16du:dateUtc="2024-12-21T12:20:00Z">
              <w:rPr/>
            </w:rPrChange>
          </w:rPr>
          <w:fldChar w:fldCharType="begin"/>
        </w:r>
        <w:r w:rsidR="00F71787" w:rsidRPr="0000785A">
          <w:rPr>
            <w:highlight w:val="magenta"/>
            <w:rPrChange w:id="5"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6" w:author="Ben Fels" w:date="2024-12-21T13:20:00Z" w16du:dateUtc="2024-12-21T12:20:00Z">
              <w:rPr/>
            </w:rPrChange>
          </w:rPr>
          <w:fldChar w:fldCharType="separate"/>
        </w:r>
        <w:r w:rsidR="00F71787" w:rsidRPr="0000785A">
          <w:rPr>
            <w:rFonts w:cs="Arial"/>
            <w:highlight w:val="magenta"/>
            <w:rPrChange w:id="7" w:author="Ben Fels" w:date="2024-12-21T13:20:00Z" w16du:dateUtc="2024-12-21T12:20:00Z">
              <w:rPr>
                <w:rFonts w:cs="Arial"/>
              </w:rPr>
            </w:rPrChange>
          </w:rPr>
          <w:t>Peldszus &amp; Stede (2013, S. 1)</w:t>
        </w:r>
        <w:r w:rsidR="00F71787" w:rsidRPr="0000785A">
          <w:rPr>
            <w:highlight w:val="magenta"/>
            <w:rPrChange w:id="8"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9" w:author="Ben Fels" w:date="2024-12-21T13:19:00Z" w16du:dateUtc="2024-12-21T12:19:00Z">
        <w:r w:rsidR="001801D0" w:rsidRPr="00503748">
          <w:rPr>
            <w:highlight w:val="green"/>
          </w:rPr>
          <w:t xml:space="preserve">Dabei werden </w:t>
        </w:r>
      </w:ins>
      <w:ins w:id="10" w:author="Ben Fels" w:date="2024-12-21T12:41:00Z" w16du:dateUtc="2024-12-21T11:41:00Z">
        <w:r w:rsidRPr="00503748">
          <w:rPr>
            <w:highlight w:val="green"/>
          </w:rPr>
          <w:t xml:space="preserve">Standpunkte anhand von Beispielen bestärkt </w:t>
        </w:r>
      </w:ins>
      <w:ins w:id="11" w:author="Ben Fels" w:date="2024-12-21T13:19:00Z" w16du:dateUtc="2024-12-21T12:19:00Z">
        <w:r w:rsidR="001801D0" w:rsidRPr="00503748">
          <w:rPr>
            <w:highlight w:val="green"/>
          </w:rPr>
          <w:t xml:space="preserve">mit dem Ziel </w:t>
        </w:r>
      </w:ins>
      <w:ins w:id="12" w:author="Ben Fels" w:date="2024-12-21T12:41:00Z" w16du:dateUtc="2024-12-21T11:41:00Z">
        <w:r w:rsidRPr="00503748">
          <w:rPr>
            <w:highlight w:val="green"/>
          </w:rPr>
          <w:t xml:space="preserve">die andere Seite von dem </w:t>
        </w:r>
      </w:ins>
      <w:ins w:id="13" w:author="Ben Fels" w:date="2024-12-21T13:19:00Z" w16du:dateUtc="2024-12-21T12:19:00Z">
        <w:r w:rsidR="001801D0" w:rsidRPr="00503748">
          <w:rPr>
            <w:highlight w:val="green"/>
          </w:rPr>
          <w:t xml:space="preserve">eigenen </w:t>
        </w:r>
      </w:ins>
      <w:ins w:id="14" w:author="Ben Fels" w:date="2024-12-21T12:41:00Z" w16du:dateUtc="2024-12-21T11:41:00Z">
        <w:r w:rsidRPr="00503748">
          <w:rPr>
            <w:highlight w:val="green"/>
          </w:rPr>
          <w:t xml:space="preserve">Standpunkt </w:t>
        </w:r>
      </w:ins>
      <w:ins w:id="15" w:author="Ben Fels" w:date="2024-12-21T13:19:00Z" w16du:dateUtc="2024-12-21T12:19:00Z">
        <w:r w:rsidR="001801D0" w:rsidRPr="00503748">
          <w:rPr>
            <w:highlight w:val="green"/>
          </w:rPr>
          <w:t xml:space="preserve">zu </w:t>
        </w:r>
      </w:ins>
      <w:ins w:id="16" w:author="Ben Fels" w:date="2024-12-21T12:41:00Z" w16du:dateUtc="2024-12-21T11:41:00Z">
        <w:r w:rsidRPr="00503748">
          <w:rPr>
            <w:highlight w:val="green"/>
          </w:rPr>
          <w:t xml:space="preserve">überzeugen. Gute Argumente sind </w:t>
        </w:r>
      </w:ins>
      <w:ins w:id="17" w:author="Ben Fels" w:date="2024-12-21T13:20:00Z" w16du:dateUtc="2024-12-21T12:20:00Z">
        <w:r w:rsidR="00154BD4" w:rsidRPr="00503748">
          <w:rPr>
            <w:highlight w:val="green"/>
          </w:rPr>
          <w:t xml:space="preserve">zudem </w:t>
        </w:r>
      </w:ins>
      <w:ins w:id="18"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19" w:author="Ben Fels" w:date="2024-12-21T12:42:00Z" w16du:dateUtc="2024-12-21T11:42:00Z">
              <w:rPr/>
            </w:rPrChange>
          </w:rPr>
          <w:fldChar w:fldCharType="begin"/>
        </w:r>
        <w:r w:rsidRPr="003A7433">
          <w:rPr>
            <w:highlight w:val="magenta"/>
            <w:rPrChange w:id="20"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1" w:author="Ben Fels" w:date="2024-12-21T12:42:00Z" w16du:dateUtc="2024-12-21T11:42:00Z">
              <w:rPr/>
            </w:rPrChange>
          </w:rPr>
          <w:fldChar w:fldCharType="separate"/>
        </w:r>
        <w:r w:rsidRPr="003A7433">
          <w:rPr>
            <w:rFonts w:cs="Arial"/>
            <w:highlight w:val="magenta"/>
            <w:rPrChange w:id="22" w:author="Ben Fels" w:date="2024-12-21T12:42:00Z" w16du:dateUtc="2024-12-21T11:42:00Z">
              <w:rPr>
                <w:rFonts w:cs="Arial"/>
              </w:rPr>
            </w:rPrChange>
          </w:rPr>
          <w:t>(Stab &amp; Gurevych, 2014, S. 1501)</w:t>
        </w:r>
        <w:r w:rsidRPr="003A7433">
          <w:rPr>
            <w:highlight w:val="magenta"/>
            <w:rPrChange w:id="23" w:author="Ben Fels" w:date="2024-12-21T12:42:00Z" w16du:dateUtc="2024-12-21T11:42:00Z">
              <w:rPr/>
            </w:rPrChange>
          </w:rPr>
          <w:fldChar w:fldCharType="end"/>
        </w:r>
        <w:r w:rsidRPr="00842046">
          <w:t xml:space="preserve">. </w:t>
        </w:r>
      </w:ins>
      <w:ins w:id="24" w:author="Ben Fels" w:date="2024-12-21T13:22:00Z" w16du:dateUtc="2024-12-21T12:22:00Z">
        <w:r w:rsidR="006827AF" w:rsidRPr="00503748">
          <w:rPr>
            <w:highlight w:val="green"/>
          </w:rPr>
          <w:t>Das verstehen der argumentativen Struktur macht es nachvollziehbar, warum Menschen eine gewisse Meinung</w:t>
        </w:r>
      </w:ins>
      <w:ins w:id="25" w:author="Ben Fels" w:date="2024-12-21T13:38:00Z" w16du:dateUtc="2024-12-21T12:38:00Z">
        <w:r w:rsidR="009F7637" w:rsidRPr="00503748">
          <w:rPr>
            <w:highlight w:val="green"/>
          </w:rPr>
          <w:t xml:space="preserve"> zu einem Thema</w:t>
        </w:r>
      </w:ins>
      <w:ins w:id="26"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7"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8"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29"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0" w:author="Ben Fels" w:date="2024-12-21T18:19:00Z" w16du:dateUtc="2024-12-21T17:19:00Z">
            <w:rPr>
              <w:rFonts w:cs="Arial"/>
            </w:rPr>
          </w:rPrChange>
        </w:rPr>
        <w:t>(Cabrio &amp; Villata, 2018, S. 5428; Lawrence &amp; Reed, 2020, S. 765)</w:t>
      </w:r>
      <w:ins w:id="31" w:author="Ben Fels" w:date="2024-12-21T13:22:00Z" w16du:dateUtc="2024-12-21T12:22:00Z">
        <w:r w:rsidR="006827AF" w:rsidRPr="008833CB">
          <w:rPr>
            <w:highlight w:val="magenta"/>
          </w:rPr>
          <w:fldChar w:fldCharType="end"/>
        </w:r>
      </w:ins>
      <w:r w:rsidR="00BB0D54" w:rsidRPr="00BB0D54">
        <w:rPr>
          <w:lang w:val="en-US"/>
        </w:rPr>
        <w:t xml:space="preserve">. </w:t>
      </w:r>
      <w:ins w:id="32" w:author="Ben Fels" w:date="2024-12-21T12:41:00Z" w16du:dateUtc="2024-12-21T11:41:00Z">
        <w:r w:rsidRPr="00970FE2">
          <w:rPr>
            <w:rFonts w:cs="Arial"/>
            <w:highlight w:val="magenta"/>
            <w:lang w:val="en-US"/>
            <w:rPrChange w:id="33" w:author="Ben Fels" w:date="2024-12-22T09:02:00Z" w16du:dateUtc="2024-12-22T08:02:00Z">
              <w:rPr>
                <w:rFonts w:cs="Arial"/>
              </w:rPr>
            </w:rPrChange>
          </w:rPr>
          <w:t xml:space="preserve">Stab &amp; Gurevych </w:t>
        </w:r>
        <w:r w:rsidRPr="003A7433">
          <w:rPr>
            <w:highlight w:val="magenta"/>
            <w:rPrChange w:id="34" w:author="Ben Fels" w:date="2024-12-21T12:42:00Z" w16du:dateUtc="2024-12-21T11:42:00Z">
              <w:rPr/>
            </w:rPrChange>
          </w:rPr>
          <w:fldChar w:fldCharType="begin"/>
        </w:r>
        <w:r w:rsidRPr="00970FE2">
          <w:rPr>
            <w:highlight w:val="magenta"/>
            <w:lang w:val="en-US"/>
            <w:rPrChange w:id="35"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6" w:author="Ben Fels" w:date="2024-12-21T12:42:00Z" w16du:dateUtc="2024-12-21T11:42:00Z">
              <w:rPr/>
            </w:rPrChange>
          </w:rPr>
          <w:instrText>α</w:instrText>
        </w:r>
        <w:r w:rsidRPr="00970FE2">
          <w:rPr>
            <w:highlight w:val="magenta"/>
            <w:lang w:val="en-US"/>
            <w:rPrChange w:id="37" w:author="Ben Fels" w:date="2024-12-22T09:02:00Z" w16du:dateUtc="2024-12-22T08:02:00Z">
              <w:rPr/>
            </w:rPrChange>
          </w:rPr>
          <w:instrText xml:space="preserve">U = 0.72 for argument components and </w:instrText>
        </w:r>
        <w:r w:rsidRPr="003A7433">
          <w:rPr>
            <w:highlight w:val="magenta"/>
            <w:rPrChange w:id="38" w:author="Ben Fels" w:date="2024-12-21T12:42:00Z" w16du:dateUtc="2024-12-21T11:42:00Z">
              <w:rPr/>
            </w:rPrChange>
          </w:rPr>
          <w:instrText>α</w:instrText>
        </w:r>
        <w:r w:rsidRPr="00970FE2">
          <w:rPr>
            <w:highlight w:val="magenta"/>
            <w:lang w:val="en-US"/>
            <w:rPrChange w:id="39"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0" w:author="Ben Fels" w:date="2024-12-21T12:42:00Z" w16du:dateUtc="2024-12-21T11:42:00Z">
              <w:rPr/>
            </w:rPrChange>
          </w:rPr>
          <w:instrText>ﬁ</w:instrText>
        </w:r>
        <w:r w:rsidRPr="00970FE2">
          <w:rPr>
            <w:highlight w:val="magenta"/>
            <w:lang w:val="en-US"/>
            <w:rPrChange w:id="41"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2" w:author="Ben Fels" w:date="2024-12-21T12:42:00Z" w16du:dateUtc="2024-12-21T11:42:00Z">
              <w:rPr/>
            </w:rPrChange>
          </w:rPr>
          <w:fldChar w:fldCharType="separate"/>
        </w:r>
        <w:r w:rsidRPr="00970FE2">
          <w:rPr>
            <w:rFonts w:cs="Arial"/>
            <w:highlight w:val="magenta"/>
            <w:lang w:val="en-US"/>
            <w:rPrChange w:id="43" w:author="Ben Fels" w:date="2024-12-22T09:02:00Z" w16du:dateUtc="2024-12-22T08:02:00Z">
              <w:rPr>
                <w:rFonts w:cs="Arial"/>
              </w:rPr>
            </w:rPrChange>
          </w:rPr>
          <w:t>(2014, S. 1501)</w:t>
        </w:r>
        <w:r w:rsidRPr="003A7433">
          <w:rPr>
            <w:highlight w:val="magenta"/>
            <w:rPrChange w:id="44" w:author="Ben Fels" w:date="2024-12-21T12:42:00Z" w16du:dateUtc="2024-12-21T11:42:00Z">
              <w:rPr/>
            </w:rPrChange>
          </w:rPr>
          <w:fldChar w:fldCharType="end"/>
        </w:r>
        <w:r w:rsidRPr="00970FE2">
          <w:rPr>
            <w:lang w:val="en-US"/>
          </w:rPr>
          <w:t xml:space="preserve"> führen an, dass die automatisierte Erkennung von Argumenten in Texten dazu beitragen kann, die Plausibilität der Argumentationsführung zu prüfen.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5"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6" w:author="Ben Fels" w:date="2024-12-21T12:41:00Z" w16du:dateUtc="2024-12-21T11:41:00Z">
        <w:r w:rsidRPr="00232C87">
          <w:rPr>
            <w:highlight w:val="magenta"/>
            <w:rPrChange w:id="47" w:author="Ben Fels" w:date="2024-12-21T12:42:00Z" w16du:dateUtc="2024-12-21T11:42:00Z">
              <w:rPr/>
            </w:rPrChange>
          </w:rPr>
          <w:fldChar w:fldCharType="separate"/>
        </w:r>
      </w:ins>
      <w:r w:rsidR="008833CB" w:rsidRPr="008833CB">
        <w:rPr>
          <w:rFonts w:cs="Arial"/>
          <w:highlight w:val="magenta"/>
        </w:rPr>
        <w:t>(Lawrence &amp; Reed, 2020; Stab &amp; Gurevych, 2017b)</w:t>
      </w:r>
      <w:ins w:id="48" w:author="Ben Fels" w:date="2024-12-21T12:41:00Z" w16du:dateUtc="2024-12-21T11:41:00Z">
        <w:r w:rsidRPr="00232C87">
          <w:rPr>
            <w:highlight w:val="magenta"/>
            <w:rPrChange w:id="49" w:author="Ben Fels" w:date="2024-12-21T12:42:00Z" w16du:dateUtc="2024-12-21T11:42:00Z">
              <w:rPr/>
            </w:rPrChange>
          </w:rPr>
          <w:fldChar w:fldCharType="end"/>
        </w:r>
        <w:r w:rsidRPr="00245094">
          <w:t xml:space="preserve">. </w:t>
        </w:r>
        <w:r w:rsidRPr="009617AB">
          <w:rPr>
            <w:highlight w:val="green"/>
          </w:rPr>
          <w:t>Diese Ansätze sind oft zeit- und kostenintensiv und erfordern Fachexpertise.</w:t>
        </w:r>
        <w:r w:rsidRPr="00245094">
          <w:t xml:space="preserve"> </w:t>
        </w:r>
        <w:r w:rsidRPr="00503748">
          <w:rPr>
            <w:highlight w:val="green"/>
          </w:rPr>
          <w:t>Große Sprachmodelle</w:t>
        </w:r>
        <w:r w:rsidRPr="00245094">
          <w:t xml:space="preserve"> (</w:t>
        </w:r>
        <w:r w:rsidRPr="00981E1A">
          <w:rPr>
            <w:highlight w:val="red"/>
            <w:rPrChange w:id="50"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51" w:author="Ben Fels" w:date="2024-12-21T12:43:00Z" w16du:dateUtc="2024-12-21T11:43:00Z">
              <w:rPr/>
            </w:rPrChange>
          </w:rPr>
          <w:t>Natural Language Processing (NLP</w:t>
        </w:r>
        <w:r w:rsidRPr="00245094">
          <w:t xml:space="preserve">) </w:t>
        </w:r>
        <w:r w:rsidRPr="00E70EC4">
          <w:t>Aufgaben</w:t>
        </w:r>
        <w:r w:rsidRPr="00232C87">
          <w:rPr>
            <w:highlight w:val="magenta"/>
            <w:rPrChange w:id="52" w:author="Ben Fels" w:date="2024-12-21T12:42:00Z" w16du:dateUtc="2024-12-21T11:42:00Z">
              <w:rPr/>
            </w:rPrChange>
          </w:rPr>
          <w:t xml:space="preserve"> </w:t>
        </w:r>
        <w:r w:rsidRPr="00232C87">
          <w:rPr>
            <w:highlight w:val="magenta"/>
            <w:rPrChange w:id="53" w:author="Ben Fels" w:date="2024-12-21T12:42:00Z" w16du:dateUtc="2024-12-21T11:42:00Z">
              <w:rPr/>
            </w:rPrChange>
          </w:rPr>
          <w:fldChar w:fldCharType="begin"/>
        </w:r>
        <w:r w:rsidRPr="00232C87">
          <w:rPr>
            <w:highlight w:val="magenta"/>
            <w:rPrChange w:id="54"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5" w:author="Ben Fels" w:date="2024-12-21T12:42:00Z" w16du:dateUtc="2024-12-21T11:42:00Z">
              <w:rPr/>
            </w:rPrChange>
          </w:rPr>
          <w:fldChar w:fldCharType="separate"/>
        </w:r>
        <w:r w:rsidRPr="00232C87">
          <w:rPr>
            <w:rFonts w:cs="Arial"/>
            <w:highlight w:val="magenta"/>
            <w:rPrChange w:id="56" w:author="Ben Fels" w:date="2024-12-21T12:42:00Z" w16du:dateUtc="2024-12-21T11:42:00Z">
              <w:rPr>
                <w:rFonts w:cs="Arial"/>
              </w:rPr>
            </w:rPrChange>
          </w:rPr>
          <w:t>(Ozdemir, 2024, S. 46; Patil &amp; Gudivada, 2024, S. 1)</w:t>
        </w:r>
        <w:r w:rsidRPr="00232C87">
          <w:rPr>
            <w:highlight w:val="magenta"/>
            <w:rPrChange w:id="57"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58" w:author="Ben Fels" w:date="2024-12-21T12:41:00Z" w16du:dateUtc="2024-12-21T11:41:00Z">
        <w:r w:rsidRPr="00245094">
          <w:t xml:space="preserve"> </w:t>
        </w:r>
        <w:r w:rsidRPr="00232C87">
          <w:rPr>
            <w:highlight w:val="magenta"/>
            <w:rPrChange w:id="59"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0" w:author="Ben Fels" w:date="2024-12-21T12:41:00Z" w16du:dateUtc="2024-12-21T11:41:00Z">
        <w:r w:rsidRPr="00232C87">
          <w:rPr>
            <w:highlight w:val="magenta"/>
            <w:rPrChange w:id="61" w:author="Ben Fels" w:date="2024-12-21T12:42:00Z" w16du:dateUtc="2024-12-21T11:42:00Z">
              <w:rPr/>
            </w:rPrChange>
          </w:rPr>
          <w:fldChar w:fldCharType="separate"/>
        </w:r>
      </w:ins>
      <w:r w:rsidR="005B43CE" w:rsidRPr="005B43CE">
        <w:rPr>
          <w:rFonts w:cs="Arial"/>
          <w:highlight w:val="magenta"/>
        </w:rPr>
        <w:t>(Han et al., 2024, S. 5; Kochmar, 2022)</w:t>
      </w:r>
      <w:ins w:id="62" w:author="Ben Fels" w:date="2024-12-21T12:41:00Z" w16du:dateUtc="2024-12-21T11:41:00Z">
        <w:r w:rsidRPr="00232C87">
          <w:rPr>
            <w:highlight w:val="magenta"/>
            <w:rPrChange w:id="63" w:author="Ben Fels" w:date="2024-12-21T12:42:00Z" w16du:dateUtc="2024-12-21T11:42:00Z">
              <w:rPr/>
            </w:rPrChange>
          </w:rPr>
          <w:fldChar w:fldCharType="end"/>
        </w:r>
        <w:r w:rsidRPr="00245094">
          <w:t>.</w:t>
        </w:r>
      </w:ins>
      <w:r w:rsidR="00992989">
        <w:t xml:space="preserve"> </w:t>
      </w:r>
      <w:ins w:id="64"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65" w:author="Ben Fels" w:date="2024-12-21T11:55:00Z" w16du:dateUtc="2024-12-21T10:55:00Z">
        <w:r w:rsidR="00D70BE7" w:rsidRPr="00E70EC4">
          <w:rPr>
            <w:highlight w:val="green"/>
          </w:rPr>
          <w:t>Modelle</w:t>
        </w:r>
      </w:ins>
      <w:r w:rsidR="00D70BE7" w:rsidRPr="00E70EC4">
        <w:rPr>
          <w:highlight w:val="green"/>
        </w:rPr>
        <w:t xml:space="preserve"> verstanden werden</w:t>
      </w:r>
      <w:ins w:id="66"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67"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68"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69"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70" w:author="Ben Fels" w:date="2024-12-21T11:55:00Z" w16du:dateUtc="2024-12-21T10:55:00Z">
        <w:r w:rsidR="00D70BE7" w:rsidRPr="00EB1D29">
          <w:rPr>
            <w:highlight w:val="green"/>
          </w:rPr>
          <w:t>roße</w:t>
        </w:r>
      </w:ins>
      <w:r w:rsidR="006B7350" w:rsidRPr="00EB1D29">
        <w:rPr>
          <w:highlight w:val="green"/>
        </w:rPr>
        <w:t>s</w:t>
      </w:r>
      <w:ins w:id="71"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72"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73"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74" w:author="Ben Fels" w:date="2024-12-21T12:41:00Z" w16du:dateUtc="2024-12-21T11:41:00Z">
        <w:r w:rsidRPr="00245094">
          <w:t>.</w:t>
        </w:r>
      </w:ins>
      <w:r w:rsidR="00AC7C5A">
        <w:t xml:space="preserve"> </w:t>
      </w:r>
      <w:moveToRangeStart w:id="75" w:author="Ben Fels" w:date="2024-12-21T11:50:00Z" w:name="move185674234"/>
      <w:ins w:id="76" w:author="Ben Fels" w:date="2024-12-22T17:58:00Z" w16du:dateUtc="2024-12-22T16:58:00Z">
        <w:r w:rsidR="009160AF">
          <w:rPr>
            <w:rFonts w:cs="Arial"/>
          </w:rPr>
          <w:lastRenderedPageBreak/>
          <w:t xml:space="preserve">Prompt Engineering </w:t>
        </w:r>
      </w:ins>
      <w:r w:rsidR="00E123FC">
        <w:t xml:space="preserve">ist der </w:t>
      </w:r>
      <w:commentRangeStart w:id="77"/>
      <w:ins w:id="78" w:author="Ben Fels" w:date="2024-12-22T18:00:00Z" w16du:dateUtc="2024-12-22T17:00:00Z">
        <w:r w:rsidR="00176B77">
          <w:t>Prozess</w:t>
        </w:r>
      </w:ins>
      <w:commentRangeEnd w:id="77"/>
      <w:r w:rsidR="000D5F2E">
        <w:rPr>
          <w:rStyle w:val="Kommentarzeichen"/>
        </w:rPr>
        <w:commentReference w:id="77"/>
      </w:r>
      <w:ins w:id="79" w:author="Ben Fels" w:date="2024-12-21T12:44:00Z" w16du:dateUtc="2024-12-21T11:44:00Z">
        <w:r w:rsidR="006E7B3E" w:rsidRPr="005A4558">
          <w:t>,</w:t>
        </w:r>
      </w:ins>
      <w:r w:rsidR="00E123FC">
        <w:t xml:space="preserve"> </w:t>
      </w:r>
      <w:r w:rsidR="009F5014">
        <w:t xml:space="preserve">… </w:t>
      </w:r>
      <w:r w:rsidR="009F5014" w:rsidRPr="00532358">
        <w:rPr>
          <w:highlight w:val="cyan"/>
        </w:rPr>
        <w:t>(</w:t>
      </w:r>
      <w:r w:rsidR="003F7F5B" w:rsidRPr="00532358">
        <w:rPr>
          <w:highlight w:val="cyan"/>
        </w:rPr>
        <w:t>hier nur kurz die Bedeutung von Prompt Engineering anführen</w:t>
      </w:r>
      <w:r w:rsidR="00A537CD" w:rsidRPr="00532358">
        <w:rPr>
          <w:highlight w:val="cyan"/>
        </w:rPr>
        <w:t xml:space="preserve">, </w:t>
      </w:r>
      <w:r w:rsidR="0016481A" w:rsidRPr="00532358">
        <w:rPr>
          <w:highlight w:val="cyan"/>
        </w:rPr>
        <w:t>Fine-Tuning und Pretrainig</w:t>
      </w:r>
      <w:r w:rsidR="00532358" w:rsidRPr="00532358">
        <w:rPr>
          <w:highlight w:val="cyan"/>
        </w:rPr>
        <w:t xml:space="preserve"> dann in Begriffsdefinition aufführen)</w:t>
      </w:r>
    </w:p>
    <w:p w14:paraId="4C7E959F" w14:textId="24F215B7" w:rsidR="007965FC" w:rsidRPr="00751BC7" w:rsidRDefault="00E123FC" w:rsidP="006E7B3E">
      <w:pPr>
        <w:jc w:val="both"/>
      </w:pPr>
      <w:r>
        <w:t>bei</w:t>
      </w:r>
      <w:ins w:id="80" w:author="Ben Fels" w:date="2024-12-21T12:44:00Z" w16du:dateUtc="2024-12-21T11:44:00Z">
        <w:r w:rsidR="006E7B3E" w:rsidRPr="005A4558">
          <w:t xml:space="preserve"> einem LLM </w:t>
        </w:r>
      </w:ins>
      <w:ins w:id="81" w:author="Ben Fels" w:date="2024-12-22T17:58:00Z" w16du:dateUtc="2024-12-22T16:58:00Z">
        <w:r w:rsidR="009160AF">
          <w:t xml:space="preserve">präzise </w:t>
        </w:r>
      </w:ins>
      <w:ins w:id="82" w:author="Ben Fels" w:date="2024-12-21T12:44:00Z" w16du:dateUtc="2024-12-21T11:44:00Z">
        <w:r w:rsidR="006E7B3E" w:rsidRPr="005A4558">
          <w:t>Eingabeaufforderungen</w:t>
        </w:r>
      </w:ins>
      <w:r w:rsidR="00AB6D0E">
        <w:t xml:space="preserve">, </w:t>
      </w:r>
      <w:ins w:id="83" w:author="Ben Fels" w:date="2024-12-22T17:59:00Z" w16du:dateUtc="2024-12-22T16:59:00Z">
        <w:r w:rsidR="00E75183">
          <w:t xml:space="preserve">engl. </w:t>
        </w:r>
      </w:ins>
      <w:r w:rsidR="007A34DF">
        <w:t>P</w:t>
      </w:r>
      <w:ins w:id="84" w:author="Ben Fels" w:date="2024-12-22T17:59:00Z" w16du:dateUtc="2024-12-22T16:59:00Z">
        <w:r w:rsidR="00E75183">
          <w:t>rompt</w:t>
        </w:r>
      </w:ins>
      <w:r w:rsidR="00AB6D0E">
        <w:t xml:space="preserve">, </w:t>
      </w:r>
      <w:ins w:id="85" w:author="Ben Fels" w:date="2024-12-21T12:44:00Z" w16du:dateUtc="2024-12-21T11:44:00Z">
        <w:r w:rsidR="006E7B3E" w:rsidRPr="005A4558">
          <w:t xml:space="preserve">zu übergeben, um eine gewünschte </w:t>
        </w:r>
      </w:ins>
      <w:ins w:id="86" w:author="Ben Fels" w:date="2024-12-22T17:59:00Z" w16du:dateUtc="2024-12-22T16:59:00Z">
        <w:r w:rsidR="00E75183">
          <w:t xml:space="preserve">Antwort des LLMs zu erhalten </w:t>
        </w:r>
      </w:ins>
      <w:ins w:id="87" w:author="Ben Fels" w:date="2024-12-21T12:44:00Z" w16du:dateUtc="2024-12-21T11:44:00Z">
        <w:r w:rsidR="006E7B3E" w:rsidRPr="001908E1">
          <w:rPr>
            <w:highlight w:val="magenta"/>
            <w:rPrChange w:id="88"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751BC7">
        <w:rPr>
          <w:highlight w:val="magenta"/>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89" w:author="Ben Fels" w:date="2024-12-21T12:44:00Z" w16du:dateUtc="2024-12-21T11:44:00Z">
        <w:r w:rsidR="006E7B3E" w:rsidRPr="001908E1">
          <w:rPr>
            <w:highlight w:val="magenta"/>
            <w:rPrChange w:id="90" w:author="Ben Fels" w:date="2024-12-22T10:59:00Z" w16du:dateUtc="2024-12-22T09:59:00Z">
              <w:rPr/>
            </w:rPrChange>
          </w:rPr>
          <w:fldChar w:fldCharType="separate"/>
        </w:r>
      </w:ins>
      <w:r w:rsidR="00A75FA4" w:rsidRPr="00751BC7">
        <w:rPr>
          <w:rFonts w:cs="Arial"/>
          <w:highlight w:val="magenta"/>
        </w:rPr>
        <w:t>(Maharjan et al., 2024, S. 8; Trad &amp; Chehab, 2024, S. 371)</w:t>
      </w:r>
      <w:ins w:id="91" w:author="Ben Fels" w:date="2024-12-21T12:44:00Z" w16du:dateUtc="2024-12-21T11:44:00Z">
        <w:r w:rsidR="006E7B3E" w:rsidRPr="001908E1">
          <w:rPr>
            <w:highlight w:val="magenta"/>
            <w:rPrChange w:id="92" w:author="Ben Fels" w:date="2024-12-22T10:59:00Z" w16du:dateUtc="2024-12-22T09:59:00Z">
              <w:rPr/>
            </w:rPrChange>
          </w:rPr>
          <w:fldChar w:fldCharType="end"/>
        </w:r>
        <w:r w:rsidR="006E7B3E" w:rsidRPr="00751BC7">
          <w:rPr>
            <w:highlight w:val="magenta"/>
            <w:rPrChange w:id="93" w:author="Ben Fels" w:date="2024-12-22T10:59:00Z" w16du:dateUtc="2024-12-22T09:59:00Z">
              <w:rPr/>
            </w:rPrChange>
          </w:rPr>
          <w:t>.</w:t>
        </w:r>
        <w:r w:rsidR="006E7B3E" w:rsidRPr="00751BC7">
          <w:t xml:space="preserve"> </w:t>
        </w:r>
      </w:ins>
    </w:p>
    <w:p w14:paraId="6720BD8F" w14:textId="586A1154" w:rsidR="007965FC" w:rsidRPr="00494AED" w:rsidRDefault="00494AED" w:rsidP="006E7B3E">
      <w:pPr>
        <w:jc w:val="both"/>
        <w:rPr>
          <w:ins w:id="94" w:author="Ben Fels" w:date="2024-12-21T12:57:00Z" w16du:dateUtc="2024-12-21T11:57:00Z"/>
          <w:b/>
        </w:rPr>
      </w:pPr>
      <w:r w:rsidRPr="00494AED">
        <w:rPr>
          <w:b/>
        </w:rPr>
        <w:t>Ziel</w:t>
      </w:r>
      <w:r>
        <w:rPr>
          <w:b/>
        </w:rPr>
        <w:t xml:space="preserve"> / Forschungsfrage</w:t>
      </w:r>
    </w:p>
    <w:p w14:paraId="771F39A9" w14:textId="23FA00BC" w:rsidR="006E7B3E" w:rsidDel="00A72529" w:rsidRDefault="006E7B3E" w:rsidP="00890FC0">
      <w:pPr>
        <w:jc w:val="both"/>
        <w:rPr>
          <w:del w:id="95" w:author="Ben Fels" w:date="2024-12-21T12:45:00Z" w16du:dateUtc="2024-12-21T11:45:00Z"/>
          <w:moveTo w:id="96" w:author="Ben Fels" w:date="2024-12-21T11:50:00Z" w16du:dateUtc="2024-12-21T10:50:00Z"/>
        </w:rPr>
      </w:pPr>
      <w:ins w:id="97" w:author="Ben Fels" w:date="2024-12-21T12:44:00Z" w16du:dateUtc="2024-12-21T11:44:00Z">
        <w:r w:rsidRPr="005A4558">
          <w:t xml:space="preserve">In der geplanten Untersuchung soll die Wirksamkeit </w:t>
        </w:r>
      </w:ins>
      <w:r w:rsidR="00E12627">
        <w:t xml:space="preserve">der </w:t>
      </w:r>
      <w:ins w:id="98" w:author="Ben Fels" w:date="2024-12-21T12:44:00Z" w16du:dateUtc="2024-12-21T11:44:00Z">
        <w:r w:rsidRPr="005A4558">
          <w:t xml:space="preserve">Methoden </w:t>
        </w:r>
      </w:ins>
      <w:r w:rsidR="00E12627">
        <w:t xml:space="preserve">des Prompt Engineering </w:t>
      </w:r>
      <w:ins w:id="99" w:author="Ben Fels" w:date="2024-12-21T12:44:00Z" w16du:dateUtc="2024-12-21T11:44:00Z">
        <w:r w:rsidRPr="005A4558">
          <w:t xml:space="preserve">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w:t>
        </w:r>
      </w:ins>
      <w:r w:rsidR="00A738F3">
        <w:t xml:space="preserve">nach meinem Kenntnisstand zum jetzigen Zeitpunkt </w:t>
      </w:r>
      <w:commentRangeStart w:id="100"/>
      <w:r w:rsidR="00A267A8">
        <w:t xml:space="preserve">nur </w:t>
      </w:r>
      <w:r w:rsidR="005F077E">
        <w:t>einzelne</w:t>
      </w:r>
      <w:ins w:id="101" w:author="Ben Fels" w:date="2024-12-21T12:44:00Z" w16du:dateUtc="2024-12-21T11:44:00Z">
        <w:r w:rsidRPr="005A4558">
          <w:t xml:space="preserve"> systematische Studien, d</w:t>
        </w:r>
      </w:ins>
      <w:commentRangeEnd w:id="100"/>
      <w:r w:rsidR="008440EA">
        <w:rPr>
          <w:rStyle w:val="Kommentarzeichen"/>
        </w:rPr>
        <w:commentReference w:id="100"/>
      </w:r>
      <w:ins w:id="102"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rsidR="00040628">
        <w:t xml:space="preserve">se </w:t>
      </w:r>
      <w:ins w:id="103" w:author="Ben Fels" w:date="2024-12-21T12:44:00Z" w16du:dateUtc="2024-12-21T11:44:00Z">
        <w:r w:rsidRPr="005A4558">
          <w:t>Untersuchung ansetzen.</w:t>
        </w:r>
      </w:ins>
    </w:p>
    <w:p w14:paraId="67BC759D" w14:textId="790E3068" w:rsidR="00F34A39" w:rsidDel="00A72529" w:rsidRDefault="00F34A39" w:rsidP="00890FC0">
      <w:pPr>
        <w:jc w:val="both"/>
        <w:rPr>
          <w:del w:id="104" w:author="Ben Fels" w:date="2024-12-21T12:45:00Z" w16du:dateUtc="2024-12-21T11:45:00Z"/>
          <w:moveTo w:id="105" w:author="Ben Fels" w:date="2024-12-21T11:50:00Z" w16du:dateUtc="2024-12-21T10:50:00Z"/>
        </w:rPr>
      </w:pPr>
      <w:moveTo w:id="106" w:author="Ben Fels" w:date="2024-12-21T11:50:00Z" w16du:dateUtc="2024-12-21T10:50:00Z">
        <w:del w:id="107"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75"/>
    <w:p w14:paraId="310D24ED" w14:textId="2E677403" w:rsidR="00491A04" w:rsidDel="00A72529" w:rsidRDefault="00E14BB0" w:rsidP="00890FC0">
      <w:pPr>
        <w:jc w:val="both"/>
        <w:rPr>
          <w:del w:id="108" w:author="Ben Fels" w:date="2024-12-21T12:45:00Z" w16du:dateUtc="2024-12-21T11:45:00Z"/>
        </w:rPr>
      </w:pPr>
      <w:del w:id="109" w:author="Ben Fels" w:date="2024-12-21T12:45:00Z" w16du:dateUtc="2024-12-21T11:45:00Z">
        <w:r w:rsidRPr="00E14BB0" w:rsidDel="00A72529">
          <w:delText xml:space="preserve">Peldszus </w:delText>
        </w:r>
        <w:commentRangeStart w:id="110"/>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10"/>
        <w:r w:rsidR="003F72C9" w:rsidDel="00A72529">
          <w:rPr>
            <w:rStyle w:val="Kommentarzeichen"/>
          </w:rPr>
          <w:commentReference w:id="110"/>
        </w:r>
      </w:del>
    </w:p>
    <w:p w14:paraId="09764F2C" w14:textId="6661EAF5" w:rsidR="003A5172" w:rsidRPr="00A66707" w:rsidRDefault="009C2379" w:rsidP="00890FC0">
      <w:pPr>
        <w:jc w:val="both"/>
        <w:rPr>
          <w:ins w:id="111" w:author="Ben Fels" w:date="2024-12-21T12:46:00Z" w16du:dateUtc="2024-12-21T11:46:00Z"/>
        </w:rPr>
      </w:pPr>
      <w:moveToRangeStart w:id="112" w:author="Ben Fels" w:date="2024-12-21T11:51:00Z" w:name="move185674280"/>
      <w:moveTo w:id="113" w:author="Ben Fels" w:date="2024-12-21T11:51:00Z" w16du:dateUtc="2024-12-21T10:51:00Z">
        <w:del w:id="114"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15" w:author="Ben Fels" w:date="2024-12-21T12:54:00Z" w16du:dateUtc="2024-12-21T11:54:00Z">
          <w:r w:rsidDel="00AC3B7D">
            <w:delText xml:space="preserve"> </w:delText>
          </w:r>
        </w:del>
      </w:moveTo>
      <w:r w:rsidR="00D26E43">
        <w:t xml:space="preserve"> </w:t>
      </w:r>
      <w:ins w:id="116" w:author="Ben Fels" w:date="2024-12-21T12:46:00Z" w16du:dateUtc="2024-12-21T11:46:00Z">
        <w:r w:rsidR="003A5172" w:rsidRPr="00A66707">
          <w:t>Die</w:t>
        </w:r>
      </w:ins>
      <w:r w:rsidR="00D26E43">
        <w:t xml:space="preserve"> vorliegende</w:t>
      </w:r>
      <w:ins w:id="117" w:author="Ben Fels" w:date="2024-12-21T12:46:00Z" w16du:dateUtc="2024-12-21T11:46:00Z">
        <w:r w:rsidR="003A5172" w:rsidRPr="00A66707">
          <w:t xml:space="preserve"> Masterarbeit zielt darauf ab, die Potenziale und Herausforderungen großer Sprachmodelle im Kontext des </w:t>
        </w:r>
        <w:r w:rsidR="003A5172">
          <w:t>Argument Mining</w:t>
        </w:r>
        <w:r w:rsidR="003A5172" w:rsidRPr="00A66707">
          <w:t xml:space="preserve">s zu erforschen. Der Fokus liegt dabei auf der Anwendung von </w:t>
        </w:r>
        <w:r w:rsidR="003A5172">
          <w:rPr>
            <w:iCs/>
          </w:rPr>
          <w:t>Prompt Engineering</w:t>
        </w:r>
        <w:r w:rsidR="003A5172" w:rsidRPr="00A66707">
          <w:t xml:space="preserve">, um die Generalisierungsfähigkeiten dieser Modelle gezielt zu steuern und deren Leistung ohne Fine-Tuning </w:t>
        </w:r>
      </w:ins>
      <w:r w:rsidR="00914E4E">
        <w:t>für das Argument</w:t>
      </w:r>
      <w:r w:rsidR="00C7600E">
        <w:t xml:space="preserve"> Mi</w:t>
      </w:r>
      <w:r w:rsidR="008440EA">
        <w:t>n</w:t>
      </w:r>
      <w:r w:rsidR="00C7600E">
        <w:t xml:space="preserve">ing </w:t>
      </w:r>
      <w:r w:rsidR="008440EA">
        <w:t xml:space="preserve">zu </w:t>
      </w:r>
      <w:r w:rsidR="00914E4E">
        <w:t>verbessern</w:t>
      </w:r>
      <w:ins w:id="118" w:author="Ben Fels" w:date="2024-12-21T12:46:00Z" w16du:dateUtc="2024-12-21T11:46:00Z">
        <w:r w:rsidR="003A5172" w:rsidRPr="00A66707">
          <w:t xml:space="preserve">. Die zentrale </w:t>
        </w:r>
        <w:r w:rsidR="003A5172" w:rsidRPr="003E7999">
          <w:t>Forschungsfrage</w:t>
        </w:r>
        <w:r w:rsidR="003A5172" w:rsidRPr="00A66707">
          <w:t xml:space="preserve"> lautet: </w:t>
        </w:r>
        <w:r w:rsidR="003A5172" w:rsidRPr="003A5172">
          <w:rPr>
            <w:highlight w:val="yellow"/>
            <w:rPrChange w:id="119"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890FC0">
      <w:pPr>
        <w:jc w:val="both"/>
        <w:rPr>
          <w:del w:id="120" w:author="Ben Fels" w:date="2024-12-21T12:47:00Z" w16du:dateUtc="2024-12-21T11:47:00Z"/>
          <w:moveTo w:id="121" w:author="Ben Fels" w:date="2024-12-21T11:51:00Z" w16du:dateUtc="2024-12-21T10:51:00Z"/>
        </w:rPr>
      </w:pPr>
    </w:p>
    <w:p w14:paraId="68B84C80" w14:textId="1DC4833E" w:rsidR="009C2379" w:rsidDel="0084052A" w:rsidRDefault="009C2379" w:rsidP="00890FC0">
      <w:pPr>
        <w:jc w:val="both"/>
        <w:rPr>
          <w:del w:id="122" w:author="Ben Fels" w:date="2024-12-21T12:46:00Z" w16du:dateUtc="2024-12-21T11:46:00Z"/>
          <w:moveTo w:id="123" w:author="Ben Fels" w:date="2024-12-21T11:51:00Z" w16du:dateUtc="2024-12-21T10:51:00Z"/>
        </w:rPr>
      </w:pPr>
      <w:moveTo w:id="124" w:author="Ben Fels" w:date="2024-12-21T11:51:00Z" w16du:dateUtc="2024-12-21T10:51:00Z">
        <w:del w:id="125"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90FC0">
      <w:pPr>
        <w:jc w:val="both"/>
        <w:rPr>
          <w:ins w:id="126" w:author="Ben Fels" w:date="2024-12-21T12:46:00Z" w16du:dateUtc="2024-12-21T11:46:00Z"/>
        </w:rPr>
      </w:pPr>
      <w:moveToRangeStart w:id="127" w:author="Ben Fels" w:date="2024-12-21T11:52:00Z" w:name="move185674394"/>
      <w:moveToRangeEnd w:id="112"/>
      <w:moveTo w:id="128" w:author="Ben Fels" w:date="2024-12-21T11:52:00Z" w16du:dateUtc="2024-12-21T10:52:00Z">
        <w:del w:id="129" w:author="Ben Fels" w:date="2024-12-21T12:47:00Z" w16du:dateUtc="2024-12-21T11:47:00Z">
          <w:r w:rsidDel="003A5172">
            <w:delText>Ziel dieser Masterarbeit ist es</w:delText>
          </w:r>
        </w:del>
        <w:del w:id="130"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31" w:author="Ben Fels" w:date="2024-12-21T12:46:00Z" w16du:dateUtc="2024-12-21T11:46:00Z">
        <w:r w:rsidR="0084052A">
          <w:t>Ansatz zum automatisieren des Prozesses, zum Überführen von unstrukturierten daten (Text) in strukturierte Argumente.</w:t>
        </w:r>
      </w:ins>
    </w:p>
    <w:p w14:paraId="30121EA2" w14:textId="416AD166" w:rsidR="005C0688" w:rsidRDefault="00E26981" w:rsidP="00890FC0">
      <w:pPr>
        <w:jc w:val="both"/>
        <w:rPr>
          <w:moveTo w:id="132" w:author="Ben Fels" w:date="2024-12-21T11:52:00Z" w16du:dateUtc="2024-12-21T10:52:00Z"/>
        </w:rPr>
      </w:pPr>
      <w:r>
        <w:t xml:space="preserve">Davon wird sich erhofft </w:t>
      </w:r>
      <w:moveTo w:id="133" w:author="Ben Fels" w:date="2024-12-21T11:52:00Z" w16du:dateUtc="2024-12-21T10:52:00Z">
        <w:r w:rsidR="005C0688">
          <w:t xml:space="preserve">die Verständlichkeit und Nachvollziehbarkeit der Texte erhöhen und die Effizienz der Informationsverarbeitung </w:t>
        </w:r>
      </w:moveTo>
      <w:r>
        <w:t xml:space="preserve">zu </w:t>
      </w:r>
      <w:moveTo w:id="134" w:author="Ben Fels" w:date="2024-12-21T11:52:00Z" w16du:dateUtc="2024-12-21T10:52:00Z">
        <w:r w:rsidR="005C0688">
          <w:t>verbessern.</w:t>
        </w:r>
      </w:moveTo>
    </w:p>
    <w:p w14:paraId="422E05CB" w14:textId="1F01B6AF" w:rsidR="005C0688" w:rsidRDefault="008527A6" w:rsidP="00890FC0">
      <w:pPr>
        <w:jc w:val="both"/>
      </w:pPr>
      <w:ins w:id="135" w:author="Ben Fels" w:date="2024-12-21T13:13:00Z" w16du:dateUtc="2024-12-21T12:13:00Z">
        <w:r w:rsidRPr="00DF79FF">
          <w:rPr>
            <w:highlight w:val="cyan"/>
            <w:rPrChange w:id="136" w:author="Ben Fels" w:date="2024-12-21T13:13:00Z" w16du:dateUtc="2024-12-21T12:13:00Z">
              <w:rPr/>
            </w:rPrChange>
          </w:rPr>
          <w:t>Aufbau der Untersuchung beschreiben</w:t>
        </w:r>
      </w:ins>
      <w:moveTo w:id="137" w:author="Ben Fels" w:date="2024-12-21T11:52:00Z" w16du:dateUtc="2024-12-21T10:52:00Z">
        <w:del w:id="138" w:author="Ben Fels" w:date="2024-12-21T12:46:00Z" w16du:dateUtc="2024-12-21T11:46:00Z">
          <w:r w:rsidR="005C0688" w:rsidDel="0084052A">
            <w:delText>Ansatz zum automatisieren des Prozesses, zum Überführen von unstrukturierten daten (Text) in strukturierte Argumente.</w:delText>
          </w:r>
        </w:del>
      </w:moveTo>
    </w:p>
    <w:p w14:paraId="4EB16D18" w14:textId="77777777" w:rsidR="008527A6" w:rsidDel="006F0952" w:rsidRDefault="008527A6" w:rsidP="005C0688">
      <w:pPr>
        <w:rPr>
          <w:del w:id="139" w:author="Ben Fels" w:date="2024-12-21T12:46:00Z" w16du:dateUtc="2024-12-21T11:46:00Z"/>
        </w:rPr>
      </w:pPr>
    </w:p>
    <w:p w14:paraId="333BAAA4" w14:textId="3D90B20A" w:rsidR="0051071F" w:rsidRDefault="006F0952" w:rsidP="00890FC0">
      <w:pPr>
        <w:jc w:val="both"/>
      </w:pPr>
      <w:ins w:id="140" w:author="Ben Fels" w:date="2024-12-21T13:12:00Z" w16du:dateUtc="2024-12-21T12:12:00Z">
        <w:r>
          <w:t xml:space="preserve">Zur Beantwortung der Forschungsfrage bedarf es </w:t>
        </w:r>
      </w:ins>
      <w:r w:rsidR="005F312E">
        <w:t xml:space="preserve">zunächst einiger </w:t>
      </w:r>
      <w:ins w:id="141" w:author="Ben Fels" w:date="2024-12-21T13:12:00Z" w16du:dateUtc="2024-12-21T12:12:00Z">
        <w:r>
          <w:t>Begriffsde</w:t>
        </w:r>
      </w:ins>
      <w:ins w:id="142" w:author="Ben Fels" w:date="2024-12-21T13:13:00Z" w16du:dateUtc="2024-12-21T12:13:00Z">
        <w:r>
          <w:t>finition</w:t>
        </w:r>
      </w:ins>
      <w:r w:rsidR="005F312E">
        <w:t xml:space="preserve"> sowie der Beleuchtung des aktuelle </w:t>
      </w:r>
      <w:ins w:id="143" w:author="Ben Fels" w:date="2024-12-21T13:13:00Z" w16du:dateUtc="2024-12-21T12:13:00Z">
        <w:r w:rsidR="00DF79FF">
          <w:t>Forschung</w:t>
        </w:r>
      </w:ins>
      <w:r w:rsidR="00F327FF">
        <w:t xml:space="preserve">sstands. </w:t>
      </w:r>
      <w:r w:rsidR="008527A6">
        <w:t xml:space="preserve">Anschließend </w:t>
      </w:r>
      <w:r w:rsidR="00C66EC3">
        <w:t>wird in dem Kapitel</w:t>
      </w:r>
      <w:r w:rsidR="00FC36BC">
        <w:t xml:space="preserve"> </w:t>
      </w:r>
      <w:r w:rsidR="008906DC">
        <w:fldChar w:fldCharType="begin"/>
      </w:r>
      <w:r w:rsidR="008906DC">
        <w:instrText xml:space="preserve"> REF _Ref188081959 \n \h </w:instrText>
      </w:r>
      <w:r w:rsidR="00890FC0">
        <w:instrText xml:space="preserve"> \* MERGEFORMAT </w:instrText>
      </w:r>
      <w:r w:rsidR="008906DC">
        <w:fldChar w:fldCharType="separate"/>
      </w:r>
      <w:r w:rsidR="008906DC">
        <w:t>2</w:t>
      </w:r>
      <w:r w:rsidR="008906DC">
        <w:fldChar w:fldCharType="end"/>
      </w:r>
      <w:r w:rsidR="008906DC">
        <w:t xml:space="preserve"> </w:t>
      </w:r>
      <w:r w:rsidR="00C66EC3">
        <w:t xml:space="preserve">das </w:t>
      </w:r>
      <w:r w:rsidR="00FC36BC">
        <w:t xml:space="preserve">ausgewählte </w:t>
      </w:r>
      <w:r w:rsidR="00C66EC3">
        <w:t>Modell</w:t>
      </w:r>
      <w:r w:rsidR="00FC36BC">
        <w:t>, die verwendeten Daten</w:t>
      </w:r>
      <w:r w:rsidR="008507A9">
        <w:t xml:space="preserve"> sowie die Vorgehensweise und Methode der Datenanalyse erläutert.</w:t>
      </w:r>
      <w:r w:rsidR="00715C14">
        <w:t xml:space="preserve"> Darauf aufbauend</w:t>
      </w:r>
      <w:r w:rsidR="00A81C43">
        <w:t xml:space="preserve"> werden in Kapitel </w:t>
      </w:r>
      <w:r w:rsidR="00A81C43">
        <w:lastRenderedPageBreak/>
        <w:fldChar w:fldCharType="begin"/>
      </w:r>
      <w:r w:rsidR="00A81C43">
        <w:instrText xml:space="preserve"> REF _Ref188082210 \n \h </w:instrText>
      </w:r>
      <w:r w:rsidR="00890FC0">
        <w:instrText xml:space="preserve"> \* MERGEFORMAT </w:instrText>
      </w:r>
      <w:r w:rsidR="00A81C43">
        <w:fldChar w:fldCharType="separate"/>
      </w:r>
      <w:r w:rsidR="00A81C43">
        <w:t>3</w:t>
      </w:r>
      <w:r w:rsidR="00A81C43">
        <w:fldChar w:fldCharType="end"/>
      </w:r>
      <w:r w:rsidR="00A81C43">
        <w:t xml:space="preserve"> </w:t>
      </w:r>
      <w:r w:rsidR="003F4B2A">
        <w:t>die Ergebnisse</w:t>
      </w:r>
      <w:r w:rsidR="00D42419">
        <w:t xml:space="preserve"> der Untersuchung</w:t>
      </w:r>
      <w:r w:rsidR="003F4B2A">
        <w:t xml:space="preserve"> dargestellt</w:t>
      </w:r>
      <w:r w:rsidR="0022073C">
        <w:t xml:space="preserve">, sodass diese in Kapitel </w:t>
      </w:r>
      <w:r w:rsidR="0022073C">
        <w:fldChar w:fldCharType="begin"/>
      </w:r>
      <w:r w:rsidR="0022073C">
        <w:instrText xml:space="preserve"> REF _Ref188082387 \n \h </w:instrText>
      </w:r>
      <w:r w:rsidR="00890FC0">
        <w:instrText xml:space="preserve"> \* MERGEFORMAT </w:instrText>
      </w:r>
      <w:r w:rsidR="0022073C">
        <w:fldChar w:fldCharType="separate"/>
      </w:r>
      <w:r w:rsidR="0022073C">
        <w:t>4</w:t>
      </w:r>
      <w:r w:rsidR="0022073C">
        <w:fldChar w:fldCharType="end"/>
      </w:r>
      <w:r w:rsidR="0022073C">
        <w:t xml:space="preserve"> diskutiert und </w:t>
      </w:r>
      <w:r w:rsidR="007E535F">
        <w:t>mögliche Handlungsempfehlungen abgeleitet werden können.</w:t>
      </w:r>
    </w:p>
    <w:p w14:paraId="03A30209" w14:textId="27F4D87C" w:rsidR="00A35D5E" w:rsidDel="00722631" w:rsidRDefault="00A35D5E" w:rsidP="00A35D5E">
      <w:pPr>
        <w:rPr>
          <w:del w:id="144" w:author="Ben Fels" w:date="2024-12-21T13:05:00Z" w16du:dateUtc="2024-12-21T12:05:00Z"/>
          <w:moveTo w:id="145" w:author="Ben Fels" w:date="2024-12-21T11:53:00Z" w16du:dateUtc="2024-12-21T10:53:00Z"/>
        </w:rPr>
      </w:pPr>
      <w:moveToRangeStart w:id="146" w:author="Ben Fels" w:date="2024-12-21T11:53:00Z" w:name="move185674422"/>
      <w:moveToRangeEnd w:id="127"/>
      <w:moveTo w:id="147" w:author="Ben Fels" w:date="2024-12-21T11:53:00Z" w16du:dateUtc="2024-12-21T10:53:00Z">
        <w:del w:id="148"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149" w:author="Ben Fels" w:date="2024-12-21T13:06:00Z" w16du:dateUtc="2024-12-21T12:06:00Z"/>
          <w:moveTo w:id="150" w:author="Ben Fels" w:date="2024-12-21T11:53:00Z" w16du:dateUtc="2024-12-21T10:53:00Z"/>
        </w:rPr>
      </w:pPr>
      <w:moveTo w:id="151" w:author="Ben Fels" w:date="2024-12-21T11:53:00Z" w16du:dateUtc="2024-12-21T10:53:00Z">
        <w:del w:id="152"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153" w:author="Ben Fels" w:date="2024-12-21T13:06:00Z" w16du:dateUtc="2024-12-21T12:06:00Z"/>
          <w:moveTo w:id="154" w:author="Ben Fels" w:date="2024-12-21T11:53:00Z" w16du:dateUtc="2024-12-21T10:53:00Z"/>
        </w:rPr>
      </w:pPr>
      <w:moveTo w:id="155" w:author="Ben Fels" w:date="2024-12-21T11:53:00Z" w16du:dateUtc="2024-12-21T10:53:00Z">
        <w:del w:id="156"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157" w:author="Ben Fels" w:date="2024-12-21T13:06:00Z" w16du:dateUtc="2024-12-21T12:06:00Z"/>
          <w:moveTo w:id="158" w:author="Ben Fels" w:date="2024-12-21T11:53:00Z" w16du:dateUtc="2024-12-21T10:53:00Z"/>
        </w:rPr>
      </w:pPr>
      <w:moveTo w:id="159" w:author="Ben Fels" w:date="2024-12-21T11:53:00Z" w16du:dateUtc="2024-12-21T10:53:00Z">
        <w:del w:id="160" w:author="Ben Fels" w:date="2024-12-21T13:06:00Z" w16du:dateUtc="2024-12-21T12:06:00Z">
          <w:r w:rsidRPr="006F0952" w:rsidDel="006820FB">
            <w:rPr>
              <w:rPrChange w:id="161"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162"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163" w:author="Ben Fels" w:date="2024-12-21T13:07:00Z" w16du:dateUtc="2024-12-21T12:07:00Z"/>
          <w:moveTo w:id="164" w:author="Ben Fels" w:date="2024-12-21T11:53:00Z" w16du:dateUtc="2024-12-21T10:53:00Z"/>
        </w:rPr>
      </w:pPr>
      <w:moveTo w:id="165" w:author="Ben Fels" w:date="2024-12-21T11:53:00Z" w16du:dateUtc="2024-12-21T10:53:00Z">
        <w:del w:id="166"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167"/>
          <w:r w:rsidRPr="006820FB" w:rsidDel="00FB56BB">
            <w:rPr>
              <w:highlight w:val="magenta"/>
              <w:rPrChange w:id="168" w:author="Ben Fels" w:date="2024-12-21T13:07:00Z" w16du:dateUtc="2024-12-21T12:07:00Z">
                <w:rPr/>
              </w:rPrChange>
            </w:rPr>
            <w:delText xml:space="preserve">Lu et al. </w:delText>
          </w:r>
          <w:r w:rsidRPr="006820FB" w:rsidDel="00FB56BB">
            <w:rPr>
              <w:highlight w:val="magenta"/>
              <w:rPrChange w:id="169" w:author="Ben Fels" w:date="2024-12-21T13:07:00Z" w16du:dateUtc="2024-12-21T12:07:00Z">
                <w:rPr/>
              </w:rPrChange>
            </w:rPr>
            <w:fldChar w:fldCharType="begin"/>
          </w:r>
          <w:r w:rsidRPr="006820FB" w:rsidDel="00FB56BB">
            <w:rPr>
              <w:highlight w:val="magenta"/>
              <w:rPrChange w:id="170"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171" w:author="Ben Fels" w:date="2024-12-21T13:07:00Z" w16du:dateUtc="2024-12-21T12:07:00Z">
                <w:rPr/>
              </w:rPrChange>
            </w:rPr>
            <w:fldChar w:fldCharType="separate"/>
          </w:r>
          <w:r w:rsidRPr="006820FB" w:rsidDel="00FB56BB">
            <w:rPr>
              <w:rFonts w:cs="Arial"/>
              <w:highlight w:val="magenta"/>
              <w:rPrChange w:id="172" w:author="Ben Fels" w:date="2024-12-21T13:07:00Z" w16du:dateUtc="2024-12-21T12:07:00Z">
                <w:rPr>
                  <w:rFonts w:cs="Arial"/>
                </w:rPr>
              </w:rPrChange>
            </w:rPr>
            <w:delText>(2024)</w:delText>
          </w:r>
          <w:r w:rsidRPr="006820FB" w:rsidDel="00FB56BB">
            <w:rPr>
              <w:highlight w:val="magenta"/>
              <w:rPrChange w:id="173" w:author="Ben Fels" w:date="2024-12-21T13:07:00Z" w16du:dateUtc="2024-12-21T12:07:00Z">
                <w:rPr/>
              </w:rPrChange>
            </w:rPr>
            <w:fldChar w:fldCharType="end"/>
          </w:r>
          <w:commentRangeEnd w:id="167"/>
          <w:r w:rsidRPr="006820FB" w:rsidDel="00FB56BB">
            <w:rPr>
              <w:rStyle w:val="Kommentarzeichen"/>
              <w:highlight w:val="magenta"/>
              <w:rPrChange w:id="174" w:author="Ben Fels" w:date="2024-12-21T13:07:00Z" w16du:dateUtc="2024-12-21T12:07:00Z">
                <w:rPr>
                  <w:rStyle w:val="Kommentarzeichen"/>
                </w:rPr>
              </w:rPrChange>
            </w:rPr>
            <w:commentReference w:id="167"/>
          </w:r>
          <w:r w:rsidDel="00FB56BB">
            <w:delText xml:space="preserve"> zu entnehmen. </w:delText>
          </w:r>
        </w:del>
      </w:moveTo>
    </w:p>
    <w:p w14:paraId="210BF37C" w14:textId="5BB58638" w:rsidR="00A35D5E" w:rsidDel="00446345" w:rsidRDefault="00A35D5E" w:rsidP="00A35D5E">
      <w:pPr>
        <w:rPr>
          <w:del w:id="175" w:author="Ben Fels" w:date="2024-12-21T13:07:00Z" w16du:dateUtc="2024-12-21T12:07:00Z"/>
          <w:moveTo w:id="176" w:author="Ben Fels" w:date="2024-12-21T11:53:00Z" w16du:dateUtc="2024-12-21T10:53:00Z"/>
        </w:rPr>
      </w:pPr>
      <w:moveTo w:id="177" w:author="Ben Fels" w:date="2024-12-21T11:53:00Z" w16du:dateUtc="2024-12-21T10:53:00Z">
        <w:del w:id="178"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179" w:author="Ben Fels" w:date="2024-12-21T13:07:00Z" w16du:dateUtc="2024-12-21T12:07:00Z">
          <w:r w:rsidDel="006820FB">
            <w:delText>-</w:delText>
          </w:r>
        </w:del>
        <w:del w:id="180"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181" w:author="Ben Fels" w:date="2024-12-21T13:15:00Z" w16du:dateUtc="2024-12-21T12:15:00Z"/>
          <w:moveTo w:id="182" w:author="Ben Fels" w:date="2024-12-21T11:53:00Z" w16du:dateUtc="2024-12-21T10:53:00Z"/>
          <w:rPrChange w:id="183" w:author="Ben Fels" w:date="2024-12-21T18:19:00Z" w16du:dateUtc="2024-12-21T17:19:00Z">
            <w:rPr>
              <w:del w:id="184" w:author="Ben Fels" w:date="2024-12-21T13:15:00Z" w16du:dateUtc="2024-12-21T12:15:00Z"/>
              <w:moveTo w:id="185" w:author="Ben Fels" w:date="2024-12-21T11:53:00Z" w16du:dateUtc="2024-12-21T10:53:00Z"/>
              <w:lang w:val="en-US"/>
            </w:rPr>
          </w:rPrChange>
        </w:rPr>
      </w:pPr>
      <w:moveTo w:id="186" w:author="Ben Fels" w:date="2024-12-21T11:53:00Z" w16du:dateUtc="2024-12-21T10:53:00Z">
        <w:del w:id="187" w:author="Ben Fels" w:date="2024-12-21T13:07:00Z" w16du:dateUtc="2024-12-21T12:07:00Z">
          <w:r w:rsidRPr="002F4B5A" w:rsidDel="00446345">
            <w:rPr>
              <w:rPrChange w:id="188"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189" w:author="Ben Fels" w:date="2024-12-21T13:08:00Z" w16du:dateUtc="2024-12-21T12:08:00Z"/>
          <w:moveTo w:id="190" w:author="Ben Fels" w:date="2024-12-21T11:53:00Z" w16du:dateUtc="2024-12-21T10:53:00Z"/>
        </w:rPr>
      </w:pPr>
      <w:moveTo w:id="191" w:author="Ben Fels" w:date="2024-12-21T11:53:00Z" w16du:dateUtc="2024-12-21T10:53:00Z">
        <w:del w:id="192"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193" w:author="Ben Fels" w:date="2024-12-21T13:08:00Z" w16du:dateUtc="2024-12-21T12:08:00Z"/>
          <w:moveTo w:id="194" w:author="Ben Fels" w:date="2024-12-21T11:53:00Z" w16du:dateUtc="2024-12-21T10:53:00Z"/>
        </w:rPr>
      </w:pPr>
      <w:moveTo w:id="195" w:author="Ben Fels" w:date="2024-12-21T11:53:00Z" w16du:dateUtc="2024-12-21T10:53:00Z">
        <w:del w:id="196"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197" w:author="Ben Fels" w:date="2024-12-21T13:08:00Z" w16du:dateUtc="2024-12-21T12:08:00Z"/>
          <w:moveTo w:id="198" w:author="Ben Fels" w:date="2024-12-21T11:53:00Z" w16du:dateUtc="2024-12-21T10:53:00Z"/>
        </w:rPr>
      </w:pPr>
      <w:moveTo w:id="199" w:author="Ben Fels" w:date="2024-12-21T11:53:00Z" w16du:dateUtc="2024-12-21T10:53:00Z">
        <w:del w:id="200"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01" w:author="Ben Fels" w:date="2024-12-21T13:14:00Z" w16du:dateUtc="2024-12-21T12:14:00Z"/>
          <w:moveTo w:id="202" w:author="Ben Fels" w:date="2024-12-21T11:53:00Z" w16du:dateUtc="2024-12-21T10:53:00Z"/>
        </w:rPr>
      </w:pPr>
      <w:moveTo w:id="203" w:author="Ben Fels" w:date="2024-12-21T11:53:00Z" w16du:dateUtc="2024-12-21T10:53:00Z">
        <w:del w:id="204"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05" w:author="Ben Fels" w:date="2024-12-21T19:35:00Z" w16du:dateUtc="2024-12-21T18:35:00Z"/>
          <w:moveTo w:id="206" w:author="Ben Fels" w:date="2024-12-21T11:53:00Z" w16du:dateUtc="2024-12-21T10:53:00Z"/>
        </w:rPr>
      </w:pPr>
      <w:moveTo w:id="207" w:author="Ben Fels" w:date="2024-12-21T11:53:00Z" w16du:dateUtc="2024-12-21T10:53:00Z">
        <w:del w:id="208"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09" w:author="Ben Fels" w:date="2024-12-21T13:12:00Z" w16du:dateUtc="2024-12-21T12:12:00Z"/>
          <w:moveTo w:id="210" w:author="Ben Fels" w:date="2024-12-21T11:53:00Z" w16du:dateUtc="2024-12-21T10:53:00Z"/>
        </w:rPr>
      </w:pPr>
      <w:moveTo w:id="211" w:author="Ben Fels" w:date="2024-12-21T11:53:00Z" w16du:dateUtc="2024-12-21T10:53:00Z">
        <w:del w:id="212"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13" w:author="Ben Fels" w:date="2024-12-21T13:14:00Z" w16du:dateUtc="2024-12-21T12:14:00Z"/>
          <w:moveTo w:id="214" w:author="Ben Fels" w:date="2024-12-21T11:53:00Z" w16du:dateUtc="2024-12-21T10:53:00Z"/>
        </w:rPr>
      </w:pPr>
      <w:moveTo w:id="215" w:author="Ben Fels" w:date="2024-12-21T11:53:00Z" w16du:dateUtc="2024-12-21T10:53:00Z">
        <w:del w:id="216"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46"/>
    <w:p w14:paraId="5CF45C21" w14:textId="77777777" w:rsidR="009C2379" w:rsidRDefault="009C2379" w:rsidP="001F7CA5">
      <w:pPr>
        <w:jc w:val="both"/>
        <w:rPr>
          <w:ins w:id="217" w:author="Ben Fels" w:date="2024-12-17T07:55:00Z" w16du:dateUtc="2024-12-17T06:55:00Z"/>
          <w:highlight w:val="cyan"/>
        </w:rPr>
      </w:pPr>
    </w:p>
    <w:p w14:paraId="407C4F16" w14:textId="0322F467" w:rsidR="00CB5525" w:rsidDel="00FB56BB" w:rsidRDefault="00915CF8" w:rsidP="001F7CA5">
      <w:pPr>
        <w:jc w:val="both"/>
        <w:rPr>
          <w:del w:id="218" w:author="Ben Fels" w:date="2024-12-21T13:16:00Z" w16du:dateUtc="2024-12-21T12:16:00Z"/>
        </w:rPr>
      </w:pPr>
      <w:del w:id="219" w:author="Ben Fels" w:date="2024-12-21T13:16:00Z" w16du:dateUtc="2024-12-21T12:16:00Z">
        <w:r w:rsidRPr="00915CF8" w:rsidDel="00FB56BB">
          <w:rPr>
            <w:highlight w:val="cyan"/>
          </w:rPr>
          <w:delText>Warum Training eines eigenen Models und fine-tuning keine Alternativen sind:</w:delText>
        </w:r>
        <w:bookmarkStart w:id="220" w:name="_Toc185697448"/>
        <w:bookmarkStart w:id="221" w:name="_Toc186791522"/>
        <w:bookmarkStart w:id="222" w:name="_Toc187929375"/>
        <w:bookmarkEnd w:id="220"/>
        <w:bookmarkEnd w:id="221"/>
        <w:bookmarkEnd w:id="222"/>
      </w:del>
    </w:p>
    <w:p w14:paraId="3D1E055F" w14:textId="09063E36" w:rsidR="00437BD8" w:rsidRPr="00BB2D45" w:rsidDel="00D31E52" w:rsidRDefault="00D538BE" w:rsidP="001F7CA5">
      <w:pPr>
        <w:jc w:val="both"/>
        <w:rPr>
          <w:del w:id="223" w:author="Ben Fels" w:date="2024-12-21T13:16:00Z" w16du:dateUtc="2024-12-21T12:16:00Z"/>
        </w:rPr>
      </w:pPr>
      <w:del w:id="224" w:author="Ben Fels" w:date="2024-12-21T13:16:00Z" w16du:dateUtc="2024-12-21T12:16:00Z">
        <w:r w:rsidRPr="002312C7" w:rsidDel="00D31E52">
          <w:rPr>
            <w:highlight w:val="magenta"/>
            <w:lang w:val="en-US"/>
            <w:rPrChange w:id="225"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26"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27" w:author="Ben Fels" w:date="2024-12-20T12:31:00Z" w16du:dateUtc="2024-12-20T11:31:00Z">
              <w:rPr>
                <w:lang w:val="en-US"/>
              </w:rPr>
            </w:rPrChange>
          </w:rPr>
          <w:fldChar w:fldCharType="end"/>
        </w:r>
        <w:bookmarkStart w:id="228" w:name="_Toc185697449"/>
        <w:bookmarkStart w:id="229" w:name="_Toc186791523"/>
        <w:bookmarkStart w:id="230" w:name="_Toc187929376"/>
        <w:bookmarkEnd w:id="228"/>
        <w:bookmarkEnd w:id="229"/>
        <w:bookmarkEnd w:id="230"/>
      </w:del>
    </w:p>
    <w:p w14:paraId="20582599" w14:textId="2EF8DDBC" w:rsidR="00AD550E" w:rsidDel="00AD550E" w:rsidRDefault="00491A04" w:rsidP="001F7CA5">
      <w:pPr>
        <w:jc w:val="both"/>
        <w:rPr>
          <w:del w:id="231" w:author="Ben Fels" w:date="2024-12-16T22:04:00Z" w16du:dateUtc="2024-12-16T21:04:00Z"/>
        </w:rPr>
      </w:pPr>
      <w:del w:id="232" w:author="Ben Fels" w:date="2024-12-21T12:47:00Z" w16du:dateUtc="2024-12-21T11:47:00Z">
        <w:r w:rsidRPr="00143A9F" w:rsidDel="00E676E7">
          <w:delText>Forschungsfrage</w:delText>
        </w:r>
        <w:r w:rsidDel="00E676E7">
          <w:delText xml:space="preserve">: </w:delText>
        </w:r>
        <w:r w:rsidRPr="00B13CBF" w:rsidDel="00E676E7">
          <w:rPr>
            <w:highlight w:val="yellow"/>
            <w:rPrChange w:id="233"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34" w:name="_Toc185697450"/>
      <w:bookmarkStart w:id="235" w:name="_Toc186791524"/>
      <w:bookmarkStart w:id="236" w:name="_Toc187929377"/>
      <w:bookmarkEnd w:id="234"/>
      <w:bookmarkEnd w:id="235"/>
      <w:bookmarkEnd w:id="236"/>
    </w:p>
    <w:p w14:paraId="18F3FB5D" w14:textId="208C2C48" w:rsidR="00AC5562" w:rsidRPr="00AC5562" w:rsidRDefault="00AC5562">
      <w:pPr>
        <w:pStyle w:val="berschrift2"/>
        <w:pPrChange w:id="237" w:author="Ben Fels" w:date="2024-12-21T09:10:00Z" w16du:dateUtc="2024-12-21T08:10:00Z">
          <w:pPr>
            <w:jc w:val="both"/>
          </w:pPr>
        </w:pPrChange>
      </w:pPr>
      <w:bookmarkStart w:id="238" w:name="_Toc187929378"/>
      <w:r w:rsidRPr="00AC5562">
        <w:t>Begriffsdefinition</w:t>
      </w:r>
      <w:ins w:id="239" w:author="Ben Fels" w:date="2024-12-21T19:36:00Z" w16du:dateUtc="2024-12-21T18:36:00Z">
        <w:r w:rsidR="00004A87">
          <w:t xml:space="preserve"> + Stand der Forschung</w:t>
        </w:r>
      </w:ins>
      <w:bookmarkEnd w:id="238"/>
    </w:p>
    <w:p w14:paraId="2709E15D" w14:textId="51893CF2" w:rsidR="00844391" w:rsidRPr="00873AEB" w:rsidRDefault="00844391" w:rsidP="001F7CA5">
      <w:pPr>
        <w:jc w:val="both"/>
        <w:rPr>
          <w:highlight w:val="cyan"/>
        </w:rPr>
      </w:pPr>
      <w:r w:rsidRPr="00873AEB">
        <w:rPr>
          <w:highlight w:val="cyan"/>
        </w:rPr>
        <w:t>Definition von wesentlichen Begriffen aus der Forschungsfrage:</w:t>
      </w:r>
    </w:p>
    <w:p w14:paraId="686DCBAB" w14:textId="77777777" w:rsidR="00E90DC0" w:rsidRPr="00873AEB" w:rsidRDefault="00E90DC0" w:rsidP="00CA037A">
      <w:pPr>
        <w:pStyle w:val="Listenabsatz"/>
        <w:numPr>
          <w:ilvl w:val="0"/>
          <w:numId w:val="65"/>
        </w:numPr>
        <w:jc w:val="both"/>
        <w:rPr>
          <w:ins w:id="240" w:author="Ben Fels" w:date="2024-12-21T12:00:00Z" w16du:dateUtc="2024-12-21T11:00:00Z"/>
          <w:highlight w:val="cyan"/>
        </w:rPr>
      </w:pPr>
      <w:r w:rsidRPr="00873AEB">
        <w:rPr>
          <w:highlight w:val="cyan"/>
          <w:lang w:val="en-US"/>
        </w:rPr>
        <w:t>Argument Mining / Argumentationskomponenten</w:t>
      </w:r>
    </w:p>
    <w:p w14:paraId="560C9125" w14:textId="77777777" w:rsidR="007B28C4" w:rsidRPr="00873AEB" w:rsidRDefault="007B28C4" w:rsidP="00CA037A">
      <w:pPr>
        <w:pStyle w:val="Listenabsatz"/>
        <w:numPr>
          <w:ilvl w:val="0"/>
          <w:numId w:val="65"/>
        </w:numPr>
        <w:jc w:val="both"/>
        <w:rPr>
          <w:highlight w:val="cyan"/>
          <w:lang w:val="en-US"/>
        </w:rPr>
      </w:pPr>
      <w:r w:rsidRPr="00873AEB">
        <w:rPr>
          <w:highlight w:val="cyan"/>
          <w:lang w:val="en-US"/>
        </w:rPr>
        <w:t>Large Language Models</w:t>
      </w:r>
    </w:p>
    <w:p w14:paraId="7472AC9D" w14:textId="0486D186" w:rsidR="00844391" w:rsidRPr="00873AEB" w:rsidRDefault="00844391" w:rsidP="00CA037A">
      <w:pPr>
        <w:pStyle w:val="Listenabsatz"/>
        <w:numPr>
          <w:ilvl w:val="0"/>
          <w:numId w:val="65"/>
        </w:numPr>
        <w:jc w:val="both"/>
        <w:rPr>
          <w:highlight w:val="cyan"/>
          <w:lang w:val="en-US"/>
        </w:rPr>
      </w:pPr>
      <w:r w:rsidRPr="00873AEB">
        <w:rPr>
          <w:highlight w:val="cyan"/>
          <w:lang w:val="en-US"/>
        </w:rPr>
        <w:t>Prompt Engineering &amp; Prompt Engineering Techniken</w:t>
      </w:r>
      <w:ins w:id="241" w:author="Ben Fels" w:date="2024-12-20T12:33:00Z" w16du:dateUtc="2024-12-20T11:33:00Z">
        <w:r w:rsidR="00C21BBA" w:rsidRPr="00873AEB">
          <w:rPr>
            <w:highlight w:val="cyan"/>
            <w:lang w:val="en-US"/>
          </w:rPr>
          <w:t xml:space="preserve">. </w:t>
        </w:r>
      </w:ins>
    </w:p>
    <w:p w14:paraId="3563A635" w14:textId="51D980BF" w:rsidR="004328D8" w:rsidRDefault="004328D8">
      <w:pPr>
        <w:pStyle w:val="berschrift3"/>
        <w:rPr>
          <w:ins w:id="242" w:author="Ben Fels" w:date="2024-12-21T12:00:00Z" w16du:dateUtc="2024-12-21T11:00:00Z"/>
        </w:rPr>
        <w:pPrChange w:id="243" w:author="Ben Fels" w:date="2024-12-21T12:01:00Z" w16du:dateUtc="2024-12-21T11:01:00Z">
          <w:pPr/>
        </w:pPrChange>
      </w:pPr>
      <w:bookmarkStart w:id="244" w:name="_Toc187929379"/>
      <w:moveToRangeStart w:id="245" w:author="Ben Fels" w:date="2024-12-21T11:53:00Z" w:name="move185674449"/>
      <w:ins w:id="246" w:author="Ben Fels" w:date="2024-12-21T12:00:00Z" w16du:dateUtc="2024-12-21T11:00:00Z">
        <w:r>
          <w:t xml:space="preserve">Argumente </w:t>
        </w:r>
      </w:ins>
      <w:ins w:id="247" w:author="Ben Fels" w:date="2024-12-21T13:25:00Z" w16du:dateUtc="2024-12-21T12:25:00Z">
        <w:r w:rsidR="009F4187">
          <w:t>und Argument Mining</w:t>
        </w:r>
      </w:ins>
      <w:bookmarkEnd w:id="244"/>
    </w:p>
    <w:p w14:paraId="4398F85E" w14:textId="28619A09" w:rsidR="006B219E" w:rsidRDefault="00AA2CFC">
      <w:pPr>
        <w:jc w:val="both"/>
        <w:rPr>
          <w:ins w:id="248" w:author="Ben Fels" w:date="2024-12-21T19:40:00Z" w16du:dateUtc="2024-12-21T18:40:00Z"/>
        </w:rPr>
      </w:pPr>
      <w:ins w:id="249" w:author="Ben Fels" w:date="2024-12-21T13:22:00Z" w16du:dateUtc="2024-12-21T12:22:00Z">
        <w:r w:rsidRPr="005918DB">
          <w:t xml:space="preserve">Nach </w:t>
        </w:r>
        <w:r w:rsidRPr="006827AF">
          <w:rPr>
            <w:rFonts w:cs="Arial"/>
            <w:highlight w:val="magenta"/>
            <w:rPrChange w:id="250" w:author="Ben Fels" w:date="2024-12-21T13:22:00Z" w16du:dateUtc="2024-12-21T12:22:00Z">
              <w:rPr>
                <w:rFonts w:cs="Arial"/>
              </w:rPr>
            </w:rPrChange>
          </w:rPr>
          <w:t>Peldszus &amp; Stede</w:t>
        </w:r>
        <w:r w:rsidRPr="006827AF">
          <w:rPr>
            <w:highlight w:val="magenta"/>
            <w:rPrChange w:id="251" w:author="Ben Fels" w:date="2024-12-21T13:22:00Z" w16du:dateUtc="2024-12-21T12:22:00Z">
              <w:rPr/>
            </w:rPrChange>
          </w:rPr>
          <w:t xml:space="preserve"> </w:t>
        </w:r>
        <w:r w:rsidRPr="006827AF">
          <w:rPr>
            <w:highlight w:val="magenta"/>
            <w:rPrChange w:id="252" w:author="Ben Fels" w:date="2024-12-21T13:22:00Z" w16du:dateUtc="2024-12-21T12:22:00Z">
              <w:rPr/>
            </w:rPrChange>
          </w:rPr>
          <w:fldChar w:fldCharType="begin"/>
        </w:r>
        <w:r w:rsidRPr="006827AF">
          <w:rPr>
            <w:highlight w:val="magenta"/>
            <w:rPrChange w:id="253"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254" w:author="Ben Fels" w:date="2024-12-21T13:22:00Z" w16du:dateUtc="2024-12-21T12:22:00Z">
              <w:rPr/>
            </w:rPrChange>
          </w:rPr>
          <w:fldChar w:fldCharType="separate"/>
        </w:r>
        <w:r w:rsidRPr="006827AF">
          <w:rPr>
            <w:rFonts w:cs="Arial"/>
            <w:highlight w:val="magenta"/>
            <w:rPrChange w:id="255" w:author="Ben Fels" w:date="2024-12-21T13:22:00Z" w16du:dateUtc="2024-12-21T12:22:00Z">
              <w:rPr>
                <w:rFonts w:cs="Arial"/>
              </w:rPr>
            </w:rPrChange>
          </w:rPr>
          <w:t>(2013)</w:t>
        </w:r>
        <w:r w:rsidRPr="006827AF">
          <w:rPr>
            <w:highlight w:val="magenta"/>
            <w:rPrChange w:id="256" w:author="Ben Fels" w:date="2024-12-21T13:22:00Z" w16du:dateUtc="2024-12-21T12:22:00Z">
              <w:rPr/>
            </w:rPrChange>
          </w:rPr>
          <w:fldChar w:fldCharType="end"/>
        </w:r>
        <w:r w:rsidRPr="005918DB">
          <w:t xml:space="preserve"> sowie </w:t>
        </w:r>
        <w:r w:rsidRPr="006827AF">
          <w:rPr>
            <w:rFonts w:cs="Arial"/>
            <w:highlight w:val="magenta"/>
            <w:rPrChange w:id="257" w:author="Ben Fels" w:date="2024-12-21T13:23:00Z" w16du:dateUtc="2024-12-21T12:23:00Z">
              <w:rPr>
                <w:rFonts w:cs="Arial"/>
              </w:rPr>
            </w:rPrChange>
          </w:rPr>
          <w:t>Stab &amp; Gurevych</w:t>
        </w:r>
        <w:r w:rsidRPr="006827AF">
          <w:rPr>
            <w:highlight w:val="magenta"/>
            <w:rPrChange w:id="258" w:author="Ben Fels" w:date="2024-12-21T13:23:00Z" w16du:dateUtc="2024-12-21T12:23:00Z">
              <w:rPr/>
            </w:rPrChange>
          </w:rPr>
          <w:t xml:space="preserve"> </w:t>
        </w:r>
        <w:r w:rsidRPr="006827AF">
          <w:rPr>
            <w:highlight w:val="magenta"/>
            <w:rPrChange w:id="259"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260" w:author="Ben Fels" w:date="2024-12-21T13:22:00Z" w16du:dateUtc="2024-12-21T12:22:00Z">
        <w:r w:rsidRPr="006827AF">
          <w:rPr>
            <w:highlight w:val="magenta"/>
            <w:rPrChange w:id="261" w:author="Ben Fels" w:date="2024-12-21T13:23:00Z" w16du:dateUtc="2024-12-21T12:23:00Z">
              <w:rPr/>
            </w:rPrChange>
          </w:rPr>
          <w:fldChar w:fldCharType="separate"/>
        </w:r>
      </w:ins>
      <w:r w:rsidR="008833CB" w:rsidRPr="008833CB">
        <w:rPr>
          <w:rFonts w:cs="Arial"/>
          <w:highlight w:val="magenta"/>
        </w:rPr>
        <w:t>(2017b)</w:t>
      </w:r>
      <w:ins w:id="262" w:author="Ben Fels" w:date="2024-12-21T13:22:00Z" w16du:dateUtc="2024-12-21T12:22:00Z">
        <w:r w:rsidRPr="006827AF">
          <w:rPr>
            <w:highlight w:val="magenta"/>
            <w:rPrChange w:id="263" w:author="Ben Fels" w:date="2024-12-21T13:23:00Z" w16du:dateUtc="2024-12-21T12:23:00Z">
              <w:rPr/>
            </w:rPrChange>
          </w:rPr>
          <w:fldChar w:fldCharType="end"/>
        </w:r>
        <w:r w:rsidRPr="005918DB">
          <w:t xml:space="preserve"> </w:t>
        </w:r>
        <w:r w:rsidRPr="005E17A1">
          <w:rPr>
            <w:highlight w:val="yellow"/>
            <w:rPrChange w:id="264"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265" w:author="Ben Fels" w:date="2024-12-21T13:24:00Z" w16du:dateUtc="2024-12-21T12:24:00Z">
              <w:rPr/>
            </w:rPrChange>
          </w:rPr>
          <w:fldChar w:fldCharType="begin"/>
        </w:r>
        <w:r w:rsidRPr="005E17A1">
          <w:rPr>
            <w:highlight w:val="magenta"/>
            <w:rPrChange w:id="266"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267" w:author="Ben Fels" w:date="2024-12-21T13:24:00Z" w16du:dateUtc="2024-12-21T12:24:00Z">
              <w:rPr/>
            </w:rPrChange>
          </w:rPr>
          <w:fldChar w:fldCharType="separate"/>
        </w:r>
        <w:r w:rsidRPr="005E17A1">
          <w:rPr>
            <w:rFonts w:cs="Arial"/>
            <w:highlight w:val="magenta"/>
            <w:rPrChange w:id="268"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269" w:author="Ben Fels" w:date="2024-12-21T13:24:00Z" w16du:dateUtc="2024-12-21T12:24:00Z">
              <w:rPr/>
            </w:rPrChange>
          </w:rPr>
          <w:fldChar w:fldCharType="end"/>
        </w:r>
        <w:r w:rsidRPr="005918DB">
          <w:t xml:space="preserve"> </w:t>
        </w:r>
        <w:r w:rsidRPr="005E17A1">
          <w:rPr>
            <w:highlight w:val="yellow"/>
            <w:rPrChange w:id="270" w:author="Ben Fels" w:date="2024-12-21T13:24:00Z" w16du:dateUtc="2024-12-21T12:24:00Z">
              <w:rPr/>
            </w:rPrChange>
          </w:rPr>
          <w:t xml:space="preserve">die automatische Identifikation und Extraktion der Argumentationskomponenten und deren Beziehungen zueinander </w:t>
        </w:r>
        <w:commentRangeStart w:id="271"/>
        <w:commentRangeStart w:id="272"/>
        <w:r w:rsidRPr="005E17A1">
          <w:rPr>
            <w:highlight w:val="yellow"/>
            <w:rPrChange w:id="273" w:author="Ben Fels" w:date="2024-12-21T13:24:00Z" w16du:dateUtc="2024-12-21T12:24:00Z">
              <w:rPr/>
            </w:rPrChange>
          </w:rPr>
          <w:t xml:space="preserve">aus Texten </w:t>
        </w:r>
      </w:ins>
      <w:commentRangeEnd w:id="271"/>
      <w:ins w:id="274" w:author="Ben Fels" w:date="2024-12-21T13:27:00Z" w16du:dateUtc="2024-12-21T12:27:00Z">
        <w:r w:rsidR="00EF77C8">
          <w:rPr>
            <w:rStyle w:val="Kommentarzeichen"/>
          </w:rPr>
          <w:commentReference w:id="271"/>
        </w:r>
      </w:ins>
      <w:commentRangeEnd w:id="272"/>
      <w:r w:rsidR="00252304">
        <w:rPr>
          <w:rStyle w:val="Kommentarzeichen"/>
        </w:rPr>
        <w:commentReference w:id="272"/>
      </w:r>
      <w:ins w:id="275" w:author="Ben Fels" w:date="2024-12-21T13:22:00Z" w16du:dateUtc="2024-12-21T12:22:00Z">
        <w:r w:rsidRPr="005E17A1">
          <w:rPr>
            <w:highlight w:val="yellow"/>
            <w:rPrChange w:id="276" w:author="Ben Fels" w:date="2024-12-21T13:24:00Z" w16du:dateUtc="2024-12-21T12:24:00Z">
              <w:rPr/>
            </w:rPrChange>
          </w:rPr>
          <w:t>verstanden werden.</w:t>
        </w:r>
        <w:r w:rsidRPr="005918DB">
          <w:t xml:space="preserve"> Argument Mining stammt aus dem Bereich des NLP </w:t>
        </w:r>
        <w:r w:rsidRPr="005E17A1">
          <w:rPr>
            <w:highlight w:val="magenta"/>
            <w:rPrChange w:id="277" w:author="Ben Fels" w:date="2024-12-21T13:24:00Z" w16du:dateUtc="2024-12-21T12:24:00Z">
              <w:rPr/>
            </w:rPrChange>
          </w:rPr>
          <w:fldChar w:fldCharType="begin"/>
        </w:r>
        <w:r w:rsidRPr="005E17A1">
          <w:rPr>
            <w:highlight w:val="magenta"/>
            <w:rPrChange w:id="278"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279" w:author="Ben Fels" w:date="2024-12-21T13:24:00Z" w16du:dateUtc="2024-12-21T12:24:00Z">
              <w:rPr/>
            </w:rPrChange>
          </w:rPr>
          <w:fldChar w:fldCharType="separate"/>
        </w:r>
        <w:r w:rsidRPr="005E17A1">
          <w:rPr>
            <w:rFonts w:cs="Arial"/>
            <w:highlight w:val="magenta"/>
            <w:rPrChange w:id="280" w:author="Ben Fels" w:date="2024-12-21T13:24:00Z" w16du:dateUtc="2024-12-21T12:24:00Z">
              <w:rPr>
                <w:rFonts w:cs="Arial"/>
              </w:rPr>
            </w:rPrChange>
          </w:rPr>
          <w:t>(Yeginbergen et al., 2024, S. 11687)</w:t>
        </w:r>
        <w:r w:rsidRPr="005E17A1">
          <w:rPr>
            <w:highlight w:val="magenta"/>
            <w:rPrChange w:id="281" w:author="Ben Fels" w:date="2024-12-21T13:24:00Z" w16du:dateUtc="2024-12-21T12:24:00Z">
              <w:rPr/>
            </w:rPrChange>
          </w:rPr>
          <w:fldChar w:fldCharType="end"/>
        </w:r>
      </w:ins>
      <w:ins w:id="282" w:author="Ben Fels" w:date="2024-12-21T13:24:00Z" w16du:dateUtc="2024-12-21T12:24:00Z">
        <w:r w:rsidR="005E17A1">
          <w:t xml:space="preserve">, </w:t>
        </w:r>
      </w:ins>
      <w:ins w:id="283" w:author="Ben Fels" w:date="2024-12-21T13:22:00Z" w16du:dateUtc="2024-12-21T12:22:00Z">
        <w:r w:rsidRPr="005918DB">
          <w:t xml:space="preserve">welcher wiederum ein Teil aus dem Bereich der künstlichen Intelligenz ist </w:t>
        </w:r>
        <w:r w:rsidRPr="005E17A1">
          <w:rPr>
            <w:highlight w:val="magenta"/>
            <w:rPrChange w:id="284" w:author="Ben Fels" w:date="2024-12-21T13:24:00Z" w16du:dateUtc="2024-12-21T12:24:00Z">
              <w:rPr/>
            </w:rPrChange>
          </w:rPr>
          <w:fldChar w:fldCharType="begin"/>
        </w:r>
        <w:r w:rsidRPr="005E17A1">
          <w:rPr>
            <w:highlight w:val="magenta"/>
            <w:rPrChange w:id="285"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286" w:author="Ben Fels" w:date="2024-12-21T13:24:00Z" w16du:dateUtc="2024-12-21T12:24:00Z">
              <w:rPr/>
            </w:rPrChange>
          </w:rPr>
          <w:fldChar w:fldCharType="separate"/>
        </w:r>
        <w:r w:rsidRPr="005E17A1">
          <w:rPr>
            <w:rFonts w:cs="Arial"/>
            <w:highlight w:val="magenta"/>
            <w:rPrChange w:id="287" w:author="Ben Fels" w:date="2024-12-21T13:24:00Z" w16du:dateUtc="2024-12-21T12:24:00Z">
              <w:rPr>
                <w:rFonts w:cs="Arial"/>
              </w:rPr>
            </w:rPrChange>
          </w:rPr>
          <w:t>(Kochmar, 2022; Lu et al., 2024, S. 2)</w:t>
        </w:r>
        <w:r w:rsidRPr="005E17A1">
          <w:rPr>
            <w:highlight w:val="magenta"/>
            <w:rPrChange w:id="288" w:author="Ben Fels" w:date="2024-12-21T13:24:00Z" w16du:dateUtc="2024-12-21T12:24:00Z">
              <w:rPr/>
            </w:rPrChange>
          </w:rPr>
          <w:fldChar w:fldCharType="end"/>
        </w:r>
        <w:r w:rsidRPr="005E17A1">
          <w:rPr>
            <w:highlight w:val="magenta"/>
            <w:rPrChange w:id="289" w:author="Ben Fels" w:date="2024-12-21T13:24:00Z" w16du:dateUtc="2024-12-21T12:24:00Z">
              <w:rPr/>
            </w:rPrChange>
          </w:rPr>
          <w:t>.</w:t>
        </w:r>
      </w:ins>
      <w:ins w:id="290" w:author="Ben Fels" w:date="2024-12-21T13:25:00Z" w16du:dateUtc="2024-12-21T12:25:00Z">
        <w:r w:rsidR="00204D6A">
          <w:t xml:space="preserve"> </w:t>
        </w:r>
        <w:r w:rsidR="00204D6A" w:rsidRPr="00204D6A">
          <w:rPr>
            <w:highlight w:val="cyan"/>
            <w:rPrChange w:id="291" w:author="Ben Fels" w:date="2024-12-21T13:25:00Z" w16du:dateUtc="2024-12-21T12:25:00Z">
              <w:rPr/>
            </w:rPrChange>
          </w:rPr>
          <w:t>Hier ggf. künstliche Intelligenz definieren</w:t>
        </w:r>
      </w:ins>
    </w:p>
    <w:p w14:paraId="1242DDEA" w14:textId="3C632D5E" w:rsidR="006B219E" w:rsidDel="00A8436A" w:rsidRDefault="006B219E">
      <w:pPr>
        <w:jc w:val="both"/>
        <w:rPr>
          <w:del w:id="292" w:author="Ben Fels" w:date="2024-12-21T19:43:00Z" w16du:dateUtc="2024-12-21T18:43:00Z"/>
          <w:moveTo w:id="293" w:author="Ben Fels" w:date="2024-12-21T11:53:00Z" w16du:dateUtc="2024-12-21T10:53:00Z"/>
        </w:rPr>
        <w:pPrChange w:id="294" w:author="Ben Fels" w:date="2024-12-21T13:23:00Z" w16du:dateUtc="2024-12-21T12:23:00Z">
          <w:pPr/>
        </w:pPrChange>
      </w:pPr>
    </w:p>
    <w:p w14:paraId="4D1E8235" w14:textId="5F59027A" w:rsidR="004328D8" w:rsidDel="00EF77C8" w:rsidRDefault="004328D8" w:rsidP="004328D8">
      <w:pPr>
        <w:rPr>
          <w:del w:id="295" w:author="Ben Fels" w:date="2024-12-21T13:27:00Z" w16du:dateUtc="2024-12-21T12:27:00Z"/>
        </w:rPr>
      </w:pPr>
      <w:moveToRangeStart w:id="296" w:author="Ben Fels" w:date="2024-12-21T12:00:00Z" w:name="move185674825"/>
      <w:moveToRangeEnd w:id="245"/>
      <w:moveTo w:id="297" w:author="Ben Fels" w:date="2024-12-21T12:00:00Z" w16du:dateUtc="2024-12-21T11:00:00Z">
        <w:del w:id="298"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299" w:author="Ben Fels" w:date="2024-12-21T13:36:00Z" w16du:dateUtc="2024-12-21T12:36:00Z"/>
          <w:moveTo w:id="300" w:author="Ben Fels" w:date="2024-12-21T12:00:00Z" w16du:dateUtc="2024-12-21T11:00:00Z"/>
        </w:rPr>
      </w:pPr>
      <w:moveTo w:id="301" w:author="Ben Fels" w:date="2024-12-21T12:00:00Z" w16du:dateUtc="2024-12-21T11:00:00Z">
        <w:del w:id="302"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03" w:author="Ben Fels" w:date="2024-12-21T19:40:00Z" w16du:dateUtc="2024-12-21T18:40:00Z"/>
          <w:moveTo w:id="304" w:author="Ben Fels" w:date="2024-12-21T12:00:00Z" w16du:dateUtc="2024-12-21T11:00:00Z"/>
          <w:i/>
        </w:rPr>
      </w:pPr>
      <w:moveTo w:id="305" w:author="Ben Fels" w:date="2024-12-21T12:00:00Z" w16du:dateUtc="2024-12-21T11:00:00Z">
        <w:del w:id="306" w:author="Ben Fels" w:date="2024-12-21T19:40:00Z" w16du:dateUtc="2024-12-21T18:40:00Z">
          <w:r w:rsidRPr="00EE07C6" w:rsidDel="006B219E">
            <w:rPr>
              <w:highlight w:val="magenta"/>
            </w:rPr>
            <w:fldChar w:fldCharType="begin"/>
          </w:r>
        </w:del>
      </w:moveTo>
      <w:del w:id="307"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08" w:author="Ben Fels" w:date="2024-12-21T12:00:00Z" w16du:dateUtc="2024-12-21T11:00:00Z">
        <w:del w:id="309" w:author="Ben Fels" w:date="2024-12-21T19:40:00Z" w16du:dateUtc="2024-12-21T18:40:00Z">
          <w:r w:rsidRPr="00EE07C6" w:rsidDel="006B219E">
            <w:rPr>
              <w:highlight w:val="magenta"/>
            </w:rPr>
            <w:fldChar w:fldCharType="separate"/>
          </w:r>
        </w:del>
      </w:moveTo>
      <w:del w:id="310" w:author="Ben Fels" w:date="2024-12-21T19:40:00Z" w16du:dateUtc="2024-12-21T18:40:00Z">
        <w:r w:rsidR="006B219E" w:rsidRPr="006B219E" w:rsidDel="006B219E">
          <w:rPr>
            <w:rFonts w:cs="Arial"/>
            <w:highlight w:val="magenta"/>
          </w:rPr>
          <w:delText>(2020)</w:delText>
        </w:r>
      </w:del>
      <w:moveTo w:id="311" w:author="Ben Fels" w:date="2024-12-21T12:00:00Z" w16du:dateUtc="2024-12-21T11:00:00Z">
        <w:del w:id="312"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13" w:author="Ben Fels" w:date="2024-12-21T13:38:00Z" w16du:dateUtc="2024-12-21T12:38:00Z"/>
          <w:moveTo w:id="314" w:author="Ben Fels" w:date="2024-12-21T12:00:00Z" w16du:dateUtc="2024-12-21T11:00:00Z"/>
          <w:i/>
        </w:rPr>
      </w:pPr>
      <w:moveTo w:id="315" w:author="Ben Fels" w:date="2024-12-21T12:00:00Z" w16du:dateUtc="2024-12-21T11:00:00Z">
        <w:del w:id="316"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17" w:author="Ben Fels" w:date="2024-12-21T13:39:00Z" w16du:dateUtc="2024-12-21T12:39:00Z"/>
          <w:moveTo w:id="318" w:author="Ben Fels" w:date="2024-12-21T12:00:00Z" w16du:dateUtc="2024-12-21T11:00:00Z"/>
          <w:b/>
          <w:rPrChange w:id="319" w:author="Ben Fels" w:date="2024-12-21T18:08:00Z" w16du:dateUtc="2024-12-21T17:08:00Z">
            <w:rPr>
              <w:del w:id="320" w:author="Ben Fels" w:date="2024-12-21T13:39:00Z" w16du:dateUtc="2024-12-21T12:39:00Z"/>
              <w:moveTo w:id="321" w:author="Ben Fels" w:date="2024-12-21T12:00:00Z" w16du:dateUtc="2024-12-21T11:00:00Z"/>
              <w:b/>
              <w:lang w:val="en-US"/>
            </w:rPr>
          </w:rPrChange>
        </w:rPr>
      </w:pPr>
      <w:moveTo w:id="322" w:author="Ben Fels" w:date="2024-12-21T12:00:00Z" w16du:dateUtc="2024-12-21T11:00:00Z">
        <w:del w:id="323"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24" w:author="Ben Fels" w:date="2024-12-21T12:00:00Z" w16du:dateUtc="2024-12-21T11:00:00Z"/>
          <w:moveTo w:id="325" w:author="Ben Fels" w:date="2024-12-21T12:00:00Z" w16du:dateUtc="2024-12-21T11:00:00Z"/>
        </w:rPr>
      </w:pPr>
      <w:moveTo w:id="326" w:author="Ben Fels" w:date="2024-12-21T12:00:00Z" w16du:dateUtc="2024-12-21T11:00:00Z">
        <w:del w:id="327"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28" w:author="Ben Fels" w:date="2024-12-21T13:39:00Z" w16du:dateUtc="2024-12-21T12:39:00Z"/>
          <w:moveTo w:id="329" w:author="Ben Fels" w:date="2024-12-21T12:00:00Z" w16du:dateUtc="2024-12-21T11:00:00Z"/>
        </w:rPr>
      </w:pPr>
      <w:moveTo w:id="330" w:author="Ben Fels" w:date="2024-12-21T12:00:00Z" w16du:dateUtc="2024-12-21T11:00:00Z">
        <w:del w:id="331" w:author="Ben Fels" w:date="2024-12-21T12:00:00Z" w16du:dateUtc="2024-12-21T11:00:00Z">
          <w:r w:rsidDel="004328D8">
            <w:delText>Doch was genau ist ein Argument?</w:delText>
          </w:r>
        </w:del>
      </w:moveTo>
    </w:p>
    <w:p w14:paraId="03AE9598" w14:textId="088A20D0" w:rsidR="004328D8" w:rsidRDefault="004328D8" w:rsidP="004328D8">
      <w:pPr>
        <w:pStyle w:val="berschrift3"/>
        <w:rPr>
          <w:ins w:id="332" w:author="Ben Fels" w:date="2024-12-21T13:34:00Z" w16du:dateUtc="2024-12-21T12:34:00Z"/>
        </w:rPr>
      </w:pPr>
      <w:bookmarkStart w:id="333" w:name="_Toc187929380"/>
      <w:moveToRangeEnd w:id="296"/>
      <w:ins w:id="334" w:author="Ben Fels" w:date="2024-12-21T12:01:00Z" w16du:dateUtc="2024-12-21T11:01:00Z">
        <w:r>
          <w:t>Aufgaben des Argument minings</w:t>
        </w:r>
      </w:ins>
      <w:bookmarkEnd w:id="333"/>
    </w:p>
    <w:p w14:paraId="0B39212C" w14:textId="77777777" w:rsidR="00026FF8" w:rsidRDefault="00E93172" w:rsidP="006E6972">
      <w:pPr>
        <w:jc w:val="both"/>
      </w:pPr>
      <w:ins w:id="335"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36" w:author="Ben Fels" w:date="2024-12-21T20:19:00Z" w16du:dateUtc="2024-12-21T19:19:00Z">
        <w:r w:rsidR="00CC21E1" w:rsidRPr="007B766F">
          <w:rPr>
            <w:highlight w:val="green"/>
          </w:rPr>
          <w:t xml:space="preserve">. Es werden sowohl </w:t>
        </w:r>
      </w:ins>
      <w:ins w:id="337" w:author="Ben Fels" w:date="2024-12-21T13:46:00Z" w16du:dateUtc="2024-12-21T12:46:00Z">
        <w:r w:rsidR="00D50C0A" w:rsidRPr="007B766F">
          <w:rPr>
            <w:highlight w:val="green"/>
            <w:rPrChange w:id="338" w:author="Ben Fels" w:date="2024-12-21T13:46:00Z" w16du:dateUtc="2024-12-21T12:46:00Z">
              <w:rPr>
                <w:lang w:val="en-US"/>
              </w:rPr>
            </w:rPrChange>
          </w:rPr>
          <w:t>zwei</w:t>
        </w:r>
      </w:ins>
      <w:ins w:id="33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4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41" w:author="Ben Fels" w:date="2024-12-21T13:49:00Z" w16du:dateUtc="2024-12-21T12:49:00Z">
        <w:r w:rsidR="00495AC8">
          <w:fldChar w:fldCharType="end"/>
        </w:r>
      </w:ins>
      <w:del w:id="34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43" w:author="Ben Fels" w:date="2024-12-21T20:19:00Z" w16du:dateUtc="2024-12-21T19:19:00Z">
        <w:r w:rsidR="00CC21E1">
          <w:t xml:space="preserve"> a</w:t>
        </w:r>
        <w:r w:rsidR="00CC21E1" w:rsidRPr="007B766F">
          <w:rPr>
            <w:highlight w:val="green"/>
          </w:rPr>
          <w:t xml:space="preserve">ls auch </w:t>
        </w:r>
      </w:ins>
      <w:ins w:id="344" w:author="Ben Fels" w:date="2024-12-21T13:47:00Z" w16du:dateUtc="2024-12-21T12:47:00Z">
        <w:r w:rsidR="00D50C0A" w:rsidRPr="007B766F">
          <w:rPr>
            <w:highlight w:val="green"/>
          </w:rPr>
          <w:t>drei</w:t>
        </w:r>
        <w:r w:rsidR="00D50C0A" w:rsidRPr="00FF68C4">
          <w:t xml:space="preserve"> </w:t>
        </w:r>
      </w:ins>
      <w:ins w:id="345" w:author="Ben Fels" w:date="2024-12-21T13:49:00Z" w16du:dateUtc="2024-12-21T12:49:00Z">
        <w:r w:rsidR="00495AC8" w:rsidRPr="00877DAF">
          <w:rPr>
            <w:highlight w:val="magenta"/>
            <w:rPrChange w:id="346"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47" w:author="Ben Fels" w:date="2024-12-21T13:49:00Z" w16du:dateUtc="2024-12-21T12:49:00Z">
        <w:r w:rsidR="00495AC8" w:rsidRPr="00877DAF">
          <w:rPr>
            <w:highlight w:val="magenta"/>
            <w:rPrChange w:id="348"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349" w:author="Ben Fels" w:date="2024-12-21T13:49:00Z" w16du:dateUtc="2024-12-21T12:49:00Z">
        <w:r w:rsidR="00495AC8" w:rsidRPr="00877DAF">
          <w:rPr>
            <w:highlight w:val="magenta"/>
            <w:rPrChange w:id="350" w:author="Ben Fels" w:date="2024-12-21T18:36:00Z" w16du:dateUtc="2024-12-21T17:36:00Z">
              <w:rPr/>
            </w:rPrChange>
          </w:rPr>
          <w:fldChar w:fldCharType="end"/>
        </w:r>
        <w:r w:rsidR="00495AC8" w:rsidRPr="00FF68C4">
          <w:t xml:space="preserve"> </w:t>
        </w:r>
      </w:ins>
      <w:ins w:id="351" w:author="Ben Fels" w:date="2024-12-21T13:47:00Z" w16du:dateUtc="2024-12-21T12:47:00Z">
        <w:r w:rsidR="00D50C0A" w:rsidRPr="007B766F">
          <w:rPr>
            <w:highlight w:val="green"/>
          </w:rPr>
          <w:t>Teilaufgaben benannt.</w:t>
        </w:r>
      </w:ins>
      <w:r w:rsidR="00395122" w:rsidRPr="007B766F">
        <w:rPr>
          <w:highlight w:val="green"/>
        </w:rPr>
        <w:t xml:space="preserve"> </w:t>
      </w:r>
      <w:ins w:id="352"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353" w:author="Ben Fels" w:date="2024-12-21T13:40:00Z" w16du:dateUtc="2024-12-21T12:40:00Z">
        <w:r w:rsidR="007031B4" w:rsidRPr="008C679F">
          <w:rPr>
            <w:highlight w:val="green"/>
            <w:rPrChange w:id="354" w:author="Ben Fels" w:date="2024-12-21T14:12:00Z" w16du:dateUtc="2024-12-21T13:12:00Z">
              <w:rPr/>
            </w:rPrChange>
          </w:rPr>
          <w:t xml:space="preserve">Für diese Untersuchung wird die folgende </w:t>
        </w:r>
      </w:ins>
      <w:ins w:id="355" w:author="Ben Fels" w:date="2024-12-21T13:51:00Z" w16du:dateUtc="2024-12-21T12:51:00Z">
        <w:r w:rsidR="00D01EBE" w:rsidRPr="008C679F">
          <w:rPr>
            <w:highlight w:val="green"/>
            <w:rPrChange w:id="356" w:author="Ben Fels" w:date="2024-12-21T14:12:00Z" w16du:dateUtc="2024-12-21T13:12:00Z">
              <w:rPr/>
            </w:rPrChange>
          </w:rPr>
          <w:t xml:space="preserve">dreiteilige </w:t>
        </w:r>
        <w:r w:rsidR="00475EAE" w:rsidRPr="008C679F">
          <w:rPr>
            <w:highlight w:val="green"/>
            <w:rPrChange w:id="357" w:author="Ben Fels" w:date="2024-12-21T14:12:00Z" w16du:dateUtc="2024-12-21T13:12:00Z">
              <w:rPr/>
            </w:rPrChange>
          </w:rPr>
          <w:t xml:space="preserve">Gliederung der </w:t>
        </w:r>
      </w:ins>
      <w:ins w:id="358" w:author="Ben Fels" w:date="2024-12-21T13:34:00Z" w16du:dateUtc="2024-12-21T12:34:00Z">
        <w:r w:rsidRPr="008C679F">
          <w:rPr>
            <w:highlight w:val="green"/>
            <w:rPrChange w:id="359" w:author="Ben Fels" w:date="2024-12-21T14:12:00Z" w16du:dateUtc="2024-12-21T13:12:00Z">
              <w:rPr/>
            </w:rPrChange>
          </w:rPr>
          <w:t xml:space="preserve">Teilaufgaben </w:t>
        </w:r>
      </w:ins>
      <w:ins w:id="360" w:author="Ben Fels" w:date="2024-12-21T13:41:00Z" w16du:dateUtc="2024-12-21T12:41:00Z">
        <w:r w:rsidR="00B14C0A" w:rsidRPr="008C679F">
          <w:rPr>
            <w:highlight w:val="green"/>
            <w:rPrChange w:id="361" w:author="Ben Fels" w:date="2024-12-21T14:12:00Z" w16du:dateUtc="2024-12-21T13:12:00Z">
              <w:rPr/>
            </w:rPrChange>
          </w:rPr>
          <w:t>herangezogen</w:t>
        </w:r>
      </w:ins>
      <w:ins w:id="362" w:author="Ben Fels" w:date="2024-12-21T13:34:00Z" w16du:dateUtc="2024-12-21T12:34:00Z">
        <w:r w:rsidRPr="008C679F">
          <w:rPr>
            <w:highlight w:val="green"/>
            <w:rPrChange w:id="363" w:author="Ben Fels" w:date="2024-12-21T14:12:00Z" w16du:dateUtc="2024-12-21T13:12:00Z">
              <w:rPr/>
            </w:rPrChange>
          </w:rPr>
          <w:t xml:space="preserve">. Zunächst wird der argumentative Text von dem </w:t>
        </w:r>
        <w:r w:rsidRPr="008C679F">
          <w:rPr>
            <w:highlight w:val="green"/>
            <w:rPrChange w:id="364" w:author="Ben Fels" w:date="2024-12-21T14:12:00Z" w16du:dateUtc="2024-12-21T13:12:00Z">
              <w:rPr/>
            </w:rPrChange>
          </w:rPr>
          <w:lastRenderedPageBreak/>
          <w:t xml:space="preserve">nicht-argumentativen Text getrennt, gefolgt von der Unterteilung der </w:t>
        </w:r>
        <w:commentRangeStart w:id="365"/>
        <w:r w:rsidRPr="008C679F">
          <w:rPr>
            <w:highlight w:val="green"/>
            <w:rPrChange w:id="366" w:author="Ben Fels" w:date="2024-12-21T14:12:00Z" w16du:dateUtc="2024-12-21T13:12:00Z">
              <w:rPr/>
            </w:rPrChange>
          </w:rPr>
          <w:t>Argumentationskomponenten in Behauptungen und Prämissen. Abschließend werden die argumentativen Bezie</w:t>
        </w:r>
      </w:ins>
      <w:commentRangeEnd w:id="365"/>
      <w:r w:rsidR="00EE61BF">
        <w:rPr>
          <w:rStyle w:val="Kommentarzeichen"/>
        </w:rPr>
        <w:commentReference w:id="365"/>
      </w:r>
      <w:ins w:id="367" w:author="Ben Fels" w:date="2024-12-21T13:34:00Z" w16du:dateUtc="2024-12-21T12:34:00Z">
        <w:r w:rsidRPr="008C679F">
          <w:rPr>
            <w:highlight w:val="green"/>
            <w:rPrChange w:id="368" w:author="Ben Fels" w:date="2024-12-21T14:12:00Z" w16du:dateUtc="2024-12-21T13:12:00Z">
              <w:rPr/>
            </w:rPrChange>
          </w:rPr>
          <w:t xml:space="preserve">hungen </w:t>
        </w:r>
      </w:ins>
      <w:r w:rsidR="00E62394">
        <w:rPr>
          <w:highlight w:val="green"/>
        </w:rPr>
        <w:t xml:space="preserve">zwischen den Argumentationskomponenten </w:t>
      </w:r>
      <w:ins w:id="369" w:author="Ben Fels" w:date="2024-12-21T13:34:00Z" w16du:dateUtc="2024-12-21T12:34:00Z">
        <w:r w:rsidRPr="008C679F">
          <w:rPr>
            <w:highlight w:val="green"/>
            <w:rPrChange w:id="370"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371"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372" w:author="Ben Fels" w:date="2024-12-21T13:46:00Z" w16du:dateUtc="2024-12-21T12:46:00Z">
        <w:r>
          <w:t>.</w:t>
        </w:r>
      </w:ins>
      <w:ins w:id="373" w:author="Ben Fels" w:date="2024-12-21T14:01:00Z" w16du:dateUtc="2024-12-21T13:01:00Z">
        <w:r>
          <w:t xml:space="preserve"> </w:t>
        </w:r>
      </w:ins>
    </w:p>
    <w:p w14:paraId="2E2B9C8A" w14:textId="486C5CE1" w:rsidR="00F86CE9" w:rsidRDefault="00035068" w:rsidP="009816B9">
      <w:pPr>
        <w:jc w:val="both"/>
      </w:pPr>
      <w:r>
        <w:t xml:space="preserve">Zur Bearbeitung der Teilaufgaben werden nach </w:t>
      </w:r>
      <w:ins w:id="374"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375" w:author="Ben Fels" w:date="2024-12-21T19:41:00Z" w16du:dateUtc="2024-12-21T18:41:00Z">
        <w:r w:rsidR="00BC3DF2" w:rsidRPr="00D23882">
          <w:t xml:space="preserve">diverse </w:t>
        </w:r>
      </w:ins>
      <w:ins w:id="376" w:author="Ben Fels" w:date="2024-12-21T19:40:00Z" w16du:dateUtc="2024-12-21T18:40:00Z">
        <w:r w:rsidR="00BC3DF2" w:rsidRPr="00D23882">
          <w:t xml:space="preserve">Techniken, einschließlich statistischer und linguistischer Methoden </w:t>
        </w:r>
      </w:ins>
      <w:r w:rsidR="00164717">
        <w:t>genutzt</w:t>
      </w:r>
      <w:ins w:id="377" w:author="Ben Fels" w:date="2024-12-21T19:40:00Z" w16du:dateUtc="2024-12-21T18:40:00Z">
        <w:r w:rsidR="00BC3DF2" w:rsidRPr="00D23882">
          <w:t>.</w:t>
        </w:r>
      </w:ins>
      <w:r w:rsidR="00965CED">
        <w:t xml:space="preserve"> </w:t>
      </w:r>
      <w:ins w:id="378"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379" w:author="Ben Fels" w:date="2024-12-21T13:56:00Z" w16du:dateUtc="2024-12-21T12:56:00Z">
        <w:r w:rsidR="0020785D" w:rsidRPr="000A16D0">
          <w:t>als</w:t>
        </w:r>
      </w:ins>
      <w:ins w:id="380" w:author="Ben Fels" w:date="2024-12-21T13:57:00Z" w16du:dateUtc="2024-12-21T12:57:00Z">
        <w:r w:rsidR="0020785D" w:rsidRPr="000A16D0">
          <w:t xml:space="preserve"> eine Sequenzetikettierungsaufgabe</w:t>
        </w:r>
      </w:ins>
      <w:ins w:id="381" w:author="Ben Fels" w:date="2024-12-21T13:56:00Z" w16du:dateUtc="2024-12-21T12:56:00Z">
        <w:r w:rsidR="0020785D" w:rsidRPr="000A16D0">
          <w:t xml:space="preserve"> </w:t>
        </w:r>
      </w:ins>
      <w:ins w:id="382" w:author="Ben Fels" w:date="2024-12-21T13:57:00Z" w16du:dateUtc="2024-12-21T12:57:00Z">
        <w:r w:rsidR="0020785D" w:rsidRPr="000A16D0">
          <w:t>(</w:t>
        </w:r>
      </w:ins>
      <w:ins w:id="383" w:author="Ben Fels" w:date="2024-12-21T12:15:00Z" w16du:dateUtc="2024-12-21T11:15:00Z">
        <w:r w:rsidR="0020785D" w:rsidRPr="000A16D0">
          <w:rPr>
            <w:highlight w:val="darkGray"/>
          </w:rPr>
          <w:t>sequence labeling task</w:t>
        </w:r>
      </w:ins>
      <w:ins w:id="384" w:author="Ben Fels" w:date="2024-12-21T13:57:00Z" w16du:dateUtc="2024-12-21T12:57:00Z">
        <w:r w:rsidR="0020785D" w:rsidRPr="000A16D0">
          <w:t>)</w:t>
        </w:r>
      </w:ins>
      <w:r w:rsidR="0020785D">
        <w:t>,</w:t>
      </w:r>
      <w:r w:rsidR="0020785D" w:rsidRPr="00C07F2A">
        <w:t xml:space="preserve"> </w:t>
      </w:r>
      <w:r w:rsidR="0020785D">
        <w:t xml:space="preserve">vergleichbar mit der Named Entity Recognition </w:t>
      </w:r>
      <w:ins w:id="385"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386"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387" w:author="Ben Fels" w:date="2024-12-21T12:15:00Z" w16du:dateUtc="2024-12-21T11:15:00Z">
        <w:r w:rsidR="0020785D" w:rsidRPr="0062282A">
          <w:rPr>
            <w:highlight w:val="magenta"/>
          </w:rPr>
          <w:fldChar w:fldCharType="end"/>
        </w:r>
      </w:ins>
      <w:r w:rsidR="00965CED">
        <w:t>.</w:t>
      </w:r>
    </w:p>
    <w:p w14:paraId="018F52D6" w14:textId="77777777" w:rsidR="00BB17BB" w:rsidRDefault="00BB17BB" w:rsidP="00BB17BB">
      <w:pPr>
        <w:jc w:val="both"/>
      </w:pPr>
      <w:ins w:id="388" w:author="Ben Fels" w:date="2024-12-21T11:56:00Z" w16du:dateUtc="2024-12-21T10:56:00Z">
        <w:r w:rsidRPr="00C34F32">
          <w:rPr>
            <w:rFonts w:cs="Arial"/>
            <w:highlight w:val="magenta"/>
          </w:rPr>
          <w:t>Cabrio &amp; Villat</w:t>
        </w:r>
        <w:r w:rsidRPr="00165108">
          <w:rPr>
            <w:rFonts w:cs="Arial"/>
            <w:highlight w:val="magenta"/>
          </w:rPr>
          <w:t>a</w:t>
        </w:r>
      </w:ins>
      <w:r w:rsidRPr="00165108">
        <w:rPr>
          <w:rFonts w:cs="Arial"/>
          <w:highlight w:val="magenta"/>
        </w:rPr>
        <w:t xml:space="preserve"> </w:t>
      </w:r>
      <w:ins w:id="389"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390" w:author="Ben Fels" w:date="2024-12-21T11:56:00Z" w16du:dateUtc="2024-12-21T10:56:00Z">
        <w:r w:rsidRPr="00165108">
          <w:rPr>
            <w:highlight w:val="magenta"/>
          </w:rPr>
          <w:fldChar w:fldCharType="separate"/>
        </w:r>
      </w:ins>
      <w:r w:rsidRPr="00165108">
        <w:rPr>
          <w:rFonts w:cs="Arial"/>
          <w:highlight w:val="magenta"/>
        </w:rPr>
        <w:t>(2018, S. 5431)</w:t>
      </w:r>
      <w:ins w:id="391" w:author="Ben Fels" w:date="2024-12-21T11:56:00Z" w16du:dateUtc="2024-12-21T10:56:00Z">
        <w:r w:rsidRPr="00165108">
          <w:rPr>
            <w:highlight w:val="magenta"/>
          </w:rPr>
          <w:fldChar w:fldCharType="end"/>
        </w:r>
        <w:r w:rsidRPr="00C34F32">
          <w:t xml:space="preserve"> </w:t>
        </w:r>
        <w:commentRangeStart w:id="392"/>
        <w:r w:rsidRPr="00C34F32">
          <w:t>tragen die leistungsfähigsten Algorithmen</w:t>
        </w:r>
      </w:ins>
      <w:r>
        <w:t xml:space="preserve"> und </w:t>
      </w:r>
      <w:ins w:id="393"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392"/>
      <w:r>
        <w:rPr>
          <w:rStyle w:val="Kommentarzeichen"/>
        </w:rPr>
        <w:commentReference w:id="392"/>
      </w:r>
    </w:p>
    <w:p w14:paraId="76DFC4D7" w14:textId="77777777" w:rsidR="00BB17BB" w:rsidRPr="00010F4B" w:rsidDel="002F0878" w:rsidRDefault="00BB17BB" w:rsidP="0020785D">
      <w:pPr>
        <w:rPr>
          <w:ins w:id="394" w:author="Ben Fels" w:date="2024-12-21T12:01:00Z" w16du:dateUtc="2024-12-21T11:01:00Z"/>
          <w:del w:id="395" w:author="Ben Fels" w:date="2024-12-21T12:16:00Z" w16du:dateUtc="2024-12-21T11:16:00Z"/>
        </w:rPr>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396" w:author="Ben Fels" w:date="2024-12-21T14:02:00Z" w16du:dateUtc="2024-12-21T13:02:00Z">
        <w:r w:rsidR="00B22C69">
          <w:t xml:space="preserve">beispielsweise </w:t>
        </w:r>
      </w:ins>
      <w:r w:rsidR="009816B9">
        <w:t xml:space="preserve">aus </w:t>
      </w:r>
      <w:ins w:id="397" w:author="Ben Fels" w:date="2024-12-21T14:02:00Z" w16du:dateUtc="2024-12-21T13:02:00Z">
        <w:r w:rsidR="009E5C33" w:rsidRPr="00895A9C">
          <w:rPr>
            <w:rFonts w:cs="Arial"/>
            <w:highlight w:val="magenta"/>
          </w:rPr>
          <w:t>Stab &amp; Gurevych</w:t>
        </w:r>
        <w:r w:rsidR="00B22C69">
          <w:t xml:space="preserve"> </w:t>
        </w:r>
      </w:ins>
      <w:r w:rsidR="009E5C33" w:rsidRPr="00E92839">
        <w:rPr>
          <w:highlight w:val="magenta"/>
          <w:rPrChange w:id="398" w:author="Ben Fels" w:date="2024-12-21T14:02:00Z" w16du:dateUtc="2024-12-21T13:02:00Z">
            <w:rPr/>
          </w:rPrChange>
        </w:rPr>
        <w:fldChar w:fldCharType="begin"/>
      </w:r>
      <w:r w:rsidR="009E5C33" w:rsidRPr="00E92839">
        <w:rPr>
          <w:highlight w:val="magenta"/>
          <w:rPrChange w:id="399"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00" w:author="Ben Fels" w:date="2024-12-21T14:02:00Z" w16du:dateUtc="2024-12-21T13:02:00Z">
            <w:rPr/>
          </w:rPrChange>
        </w:rPr>
        <w:fldChar w:fldCharType="separate"/>
      </w:r>
      <w:r w:rsidR="009E5C33" w:rsidRPr="00E92839">
        <w:rPr>
          <w:rFonts w:cs="Arial"/>
          <w:highlight w:val="magenta"/>
          <w:rPrChange w:id="401" w:author="Ben Fels" w:date="2024-12-21T14:02:00Z" w16du:dateUtc="2024-12-21T13:02:00Z">
            <w:rPr>
              <w:rFonts w:cs="Arial"/>
            </w:rPr>
          </w:rPrChange>
        </w:rPr>
        <w:t>(2017b)</w:t>
      </w:r>
      <w:r w:rsidR="009E5C33" w:rsidRPr="00E92839">
        <w:rPr>
          <w:highlight w:val="magenta"/>
          <w:rPrChange w:id="402" w:author="Ben Fels" w:date="2024-12-21T14:02:00Z" w16du:dateUtc="2024-12-21T13:02:00Z">
            <w:rPr/>
          </w:rPrChange>
        </w:rPr>
        <w:fldChar w:fldCharType="end"/>
      </w:r>
      <w:ins w:id="403" w:author="Ben Fels" w:date="2024-12-21T14:03:00Z" w16du:dateUtc="2024-12-21T13:03:00Z">
        <w:r w:rsidR="00E92839">
          <w:t xml:space="preserve"> </w:t>
        </w:r>
      </w:ins>
      <w:r w:rsidR="009816B9">
        <w:t xml:space="preserve">hervorgeht. </w:t>
      </w:r>
      <w:r w:rsidR="006E43E6">
        <w:t>Stattdessen</w:t>
      </w:r>
      <w:ins w:id="404" w:author="Ben Fels" w:date="2024-12-21T14:01:00Z" w16du:dateUtc="2024-12-21T13:01:00Z">
        <w:r w:rsidR="00B22C69">
          <w:t xml:space="preserve"> soll sich die </w:t>
        </w:r>
      </w:ins>
      <w:r w:rsidR="006E43E6">
        <w:t xml:space="preserve">gute Performance bei NLP-Aufgaben und die </w:t>
      </w:r>
      <w:ins w:id="405"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06" w:author="Ben Fels" w:date="2024-12-21T13:44:00Z" w16du:dateUtc="2024-12-21T12:44:00Z"/>
          <w:moveTo w:id="407" w:author="Ben Fels" w:date="2024-12-21T12:01:00Z" w16du:dateUtc="2024-12-21T11:01:00Z"/>
        </w:rPr>
      </w:pPr>
      <w:moveToRangeStart w:id="408" w:author="Ben Fels" w:date="2024-12-21T12:01:00Z" w:name="move185674925"/>
      <w:moveTo w:id="409" w:author="Ben Fels" w:date="2024-12-21T12:01:00Z" w16du:dateUtc="2024-12-21T11:01:00Z">
        <w:del w:id="410"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11" w:author="Ben Fels" w:date="2024-12-21T13:45:00Z" w16du:dateUtc="2024-12-21T12:45:00Z"/>
          <w:moveTo w:id="412" w:author="Ben Fels" w:date="2024-12-21T12:01:00Z" w16du:dateUtc="2024-12-21T11:01:00Z"/>
        </w:rPr>
      </w:pPr>
      <w:moveTo w:id="413" w:author="Ben Fels" w:date="2024-12-21T12:01:00Z" w16du:dateUtc="2024-12-21T11:01:00Z">
        <w:del w:id="414"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15"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16" w:author="Ben Fels" w:date="2024-12-21T13:48:00Z" w16du:dateUtc="2024-12-21T12:48:00Z"/>
          <w:moveTo w:id="417" w:author="Ben Fels" w:date="2024-12-21T12:01:00Z" w16du:dateUtc="2024-12-21T11:01:00Z"/>
        </w:rPr>
      </w:pPr>
      <w:moveTo w:id="418" w:author="Ben Fels" w:date="2024-12-21T12:01:00Z" w16du:dateUtc="2024-12-21T11:01:00Z">
        <w:del w:id="419"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20" w:author="Ben Fels" w:date="2024-12-21T13:53:00Z" w16du:dateUtc="2024-12-21T12:53:00Z"/>
          <w:moveTo w:id="421" w:author="Ben Fels" w:date="2024-12-21T12:01:00Z" w16du:dateUtc="2024-12-21T11:01:00Z"/>
        </w:rPr>
        <w:pPrChange w:id="422" w:author="Ben Fels" w:date="2024-12-21T13:50:00Z" w16du:dateUtc="2024-12-21T12:50:00Z">
          <w:pPr>
            <w:pStyle w:val="Listenabsatz"/>
            <w:numPr>
              <w:numId w:val="37"/>
            </w:numPr>
            <w:ind w:left="1068" w:hanging="360"/>
          </w:pPr>
        </w:pPrChange>
      </w:pPr>
      <w:moveTo w:id="423" w:author="Ben Fels" w:date="2024-12-21T12:01:00Z" w16du:dateUtc="2024-12-21T11:01:00Z">
        <w:del w:id="424" w:author="Ben Fels" w:date="2024-12-21T13:53:00Z" w16du:dateUtc="2024-12-21T12:53:00Z">
          <w:r w:rsidDel="00CE516B">
            <w:delText xml:space="preserve">Anhand </w:delText>
          </w:r>
        </w:del>
        <w:del w:id="425" w:author="Ben Fels" w:date="2024-12-21T13:50:00Z" w16du:dateUtc="2024-12-21T12:50:00Z">
          <w:r w:rsidDel="00503AE4">
            <w:delText xml:space="preserve">dieser </w:delText>
          </w:r>
        </w:del>
        <w:del w:id="426" w:author="Ben Fels" w:date="2024-12-21T13:53:00Z" w16du:dateUtc="2024-12-21T12:53:00Z">
          <w:r w:rsidDel="00CE516B">
            <w:delText xml:space="preserve">Beziehungen können Argumentationsgraphen </w:delText>
          </w:r>
        </w:del>
        <w:del w:id="427" w:author="Ben Fels" w:date="2024-12-21T13:50:00Z" w16du:dateUtc="2024-12-21T12:50:00Z">
          <w:r w:rsidDel="00503AE4">
            <w:delText xml:space="preserve">gebaut </w:delText>
          </w:r>
        </w:del>
        <w:del w:id="428"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29" w:author="Ben Fels" w:date="2024-12-21T12:14:00Z" w16du:dateUtc="2024-12-21T11:14:00Z"/>
          <w:moveTo w:id="430" w:author="Ben Fels" w:date="2024-12-21T12:01:00Z" w16du:dateUtc="2024-12-21T11:01:00Z"/>
        </w:rPr>
      </w:pPr>
      <w:moveTo w:id="431" w:author="Ben Fels" w:date="2024-12-21T12:01:00Z" w16du:dateUtc="2024-12-21T11:01:00Z">
        <w:del w:id="432"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33"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34" w:author="Ben Fels" w:date="2024-12-21T12:14:00Z" w16du:dateUtc="2024-12-21T11:14:00Z"/>
          <w:moveTo w:id="435" w:author="Ben Fels" w:date="2024-12-21T12:01:00Z" w16du:dateUtc="2024-12-21T11:01:00Z"/>
        </w:rPr>
      </w:pPr>
      <w:moveTo w:id="436" w:author="Ben Fels" w:date="2024-12-21T12:01:00Z" w16du:dateUtc="2024-12-21T11:01:00Z">
        <w:del w:id="437"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38" w:author="Ben Fels" w:date="2024-12-21T12:14:00Z" w16du:dateUtc="2024-12-21T11:14:00Z"/>
          <w:moveTo w:id="439" w:author="Ben Fels" w:date="2024-12-21T12:01:00Z" w16du:dateUtc="2024-12-21T11:01:00Z"/>
        </w:rPr>
      </w:pPr>
      <w:moveTo w:id="440" w:author="Ben Fels" w:date="2024-12-21T12:01:00Z" w16du:dateUtc="2024-12-21T11:01:00Z">
        <w:del w:id="441"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42" w:author="Ben Fels" w:date="2024-12-21T12:14:00Z" w16du:dateUtc="2024-12-21T11:14:00Z"/>
          <w:moveTo w:id="443" w:author="Ben Fels" w:date="2024-12-21T12:01:00Z" w16du:dateUtc="2024-12-21T11:01:00Z"/>
        </w:rPr>
      </w:pPr>
      <w:moveTo w:id="444" w:author="Ben Fels" w:date="2024-12-21T12:01:00Z" w16du:dateUtc="2024-12-21T11:01:00Z">
        <w:del w:id="445"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46" w:author="Ben Fels" w:date="2024-12-21T12:14:00Z" w16du:dateUtc="2024-12-21T11:14:00Z"/>
          <w:moveTo w:id="447" w:author="Ben Fels" w:date="2024-12-21T12:01:00Z" w16du:dateUtc="2024-12-21T11:01:00Z"/>
        </w:rPr>
      </w:pPr>
      <w:moveTo w:id="448" w:author="Ben Fels" w:date="2024-12-21T12:01:00Z" w16du:dateUtc="2024-12-21T11:01:00Z">
        <w:del w:id="449"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50" w:author="Ben Fels" w:date="2024-12-21T12:14:00Z" w16du:dateUtc="2024-12-21T11:14:00Z"/>
          <w:moveTo w:id="451" w:author="Ben Fels" w:date="2024-12-21T12:01:00Z" w16du:dateUtc="2024-12-21T11:01:00Z"/>
        </w:rPr>
        <w:pPrChange w:id="452" w:author="Ben Fels" w:date="2024-12-21T12:14:00Z" w16du:dateUtc="2024-12-21T11:14:00Z">
          <w:pPr>
            <w:pStyle w:val="Listenabsatz"/>
            <w:numPr>
              <w:ilvl w:val="1"/>
              <w:numId w:val="21"/>
            </w:numPr>
            <w:ind w:left="1440" w:hanging="360"/>
          </w:pPr>
        </w:pPrChange>
      </w:pPr>
      <w:moveTo w:id="453" w:author="Ben Fels" w:date="2024-12-21T12:01:00Z" w16du:dateUtc="2024-12-21T11:01:00Z">
        <w:del w:id="454"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455" w:author="Ben Fels" w:date="2024-12-21T12:14:00Z" w16du:dateUtc="2024-12-21T11:14:00Z"/>
          <w:moveTo w:id="456" w:author="Ben Fels" w:date="2024-12-21T12:01:00Z" w16du:dateUtc="2024-12-21T11:01:00Z"/>
          <w:b/>
        </w:rPr>
        <w:pPrChange w:id="457" w:author="Ben Fels" w:date="2024-12-21T12:14:00Z" w16du:dateUtc="2024-12-21T11:14:00Z">
          <w:pPr>
            <w:pStyle w:val="Listenabsatz"/>
            <w:numPr>
              <w:ilvl w:val="1"/>
              <w:numId w:val="21"/>
            </w:numPr>
            <w:ind w:left="1440" w:hanging="360"/>
          </w:pPr>
        </w:pPrChange>
      </w:pPr>
      <w:moveTo w:id="458" w:author="Ben Fels" w:date="2024-12-21T12:01:00Z" w16du:dateUtc="2024-12-21T11:01:00Z">
        <w:del w:id="459"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460" w:author="Ben Fels" w:date="2024-12-21T12:14:00Z" w16du:dateUtc="2024-12-21T11:14:00Z"/>
          <w:moveTo w:id="461" w:author="Ben Fels" w:date="2024-12-21T12:01:00Z" w16du:dateUtc="2024-12-21T11:01:00Z"/>
          <w:b/>
        </w:rPr>
        <w:pPrChange w:id="462" w:author="Ben Fels" w:date="2024-12-21T12:14:00Z" w16du:dateUtc="2024-12-21T11:14:00Z">
          <w:pPr>
            <w:pStyle w:val="Listenabsatz"/>
            <w:numPr>
              <w:numId w:val="21"/>
            </w:numPr>
            <w:ind w:hanging="360"/>
          </w:pPr>
        </w:pPrChange>
      </w:pPr>
      <w:moveTo w:id="463" w:author="Ben Fels" w:date="2024-12-21T12:01:00Z" w16du:dateUtc="2024-12-21T11:01:00Z">
        <w:del w:id="464"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465" w:author="Ben Fels" w:date="2024-12-21T12:15:00Z" w16du:dateUtc="2024-12-21T11:15:00Z"/>
          <w:moveTo w:id="466" w:author="Ben Fels" w:date="2024-12-21T12:01:00Z" w16du:dateUtc="2024-12-21T11:01:00Z"/>
        </w:rPr>
      </w:pPr>
      <w:moveTo w:id="467" w:author="Ben Fels" w:date="2024-12-21T12:01:00Z" w16du:dateUtc="2024-12-21T11:01:00Z">
        <w:del w:id="468"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469" w:author="Ben Fels" w:date="2024-12-21T12:15:00Z" w16du:dateUtc="2024-12-21T11:15:00Z"/>
          <w:moveTo w:id="470" w:author="Ben Fels" w:date="2024-12-21T12:01:00Z" w16du:dateUtc="2024-12-21T11:01:00Z"/>
        </w:rPr>
      </w:pPr>
      <w:moveTo w:id="471" w:author="Ben Fels" w:date="2024-12-21T12:01:00Z" w16du:dateUtc="2024-12-21T11:01:00Z">
        <w:del w:id="472"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473" w:author="Ben Fels" w:date="2024-12-21T14:13:00Z" w16du:dateUtc="2024-12-21T13:13:00Z"/>
          <w:moveTo w:id="474" w:author="Ben Fels" w:date="2024-12-21T12:01:00Z" w16du:dateUtc="2024-12-21T11:01:00Z"/>
        </w:rPr>
      </w:pPr>
      <w:moveTo w:id="475" w:author="Ben Fels" w:date="2024-12-21T12:01:00Z" w16du:dateUtc="2024-12-21T11:01:00Z">
        <w:del w:id="476"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477" w:author="Ben Fels" w:date="2024-12-21T12:16:00Z" w16du:dateUtc="2024-12-21T11:16:00Z"/>
          <w:moveTo w:id="478" w:author="Ben Fels" w:date="2024-12-21T12:01:00Z" w16du:dateUtc="2024-12-21T11:01:00Z"/>
        </w:rPr>
      </w:pPr>
      <w:moveTo w:id="479" w:author="Ben Fels" w:date="2024-12-21T12:01:00Z" w16du:dateUtc="2024-12-21T11:01:00Z">
        <w:del w:id="480"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481" w:author="Ben Fels" w:date="2024-12-21T12:16:00Z" w16du:dateUtc="2024-12-21T11:16:00Z"/>
          <w:moveTo w:id="482" w:author="Ben Fels" w:date="2024-12-21T12:01:00Z" w16du:dateUtc="2024-12-21T11:01:00Z"/>
        </w:rPr>
      </w:pPr>
      <w:moveTo w:id="483" w:author="Ben Fels" w:date="2024-12-21T12:01:00Z" w16du:dateUtc="2024-12-21T11:01:00Z">
        <w:del w:id="484"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485" w:author="Ben Fels" w:date="2024-12-21T12:16:00Z" w16du:dateUtc="2024-12-21T11:16:00Z"/>
          <w:moveTo w:id="486" w:author="Ben Fels" w:date="2024-12-21T12:01:00Z" w16du:dateUtc="2024-12-21T11:01:00Z"/>
          <w:rPrChange w:id="487" w:author="Ben Fels" w:date="2024-12-21T13:57:00Z" w16du:dateUtc="2024-12-21T12:57:00Z">
            <w:rPr>
              <w:del w:id="488" w:author="Ben Fels" w:date="2024-12-21T12:16:00Z" w16du:dateUtc="2024-12-21T11:16:00Z"/>
              <w:moveTo w:id="489" w:author="Ben Fels" w:date="2024-12-21T12:01:00Z" w16du:dateUtc="2024-12-21T11:01:00Z"/>
              <w:lang w:val="en-US"/>
            </w:rPr>
          </w:rPrChange>
        </w:rPr>
        <w:pPrChange w:id="490" w:author="Ben Fels" w:date="2024-12-21T12:16:00Z" w16du:dateUtc="2024-12-21T11:16:00Z">
          <w:pPr>
            <w:pStyle w:val="Listenabsatz"/>
            <w:numPr>
              <w:numId w:val="21"/>
            </w:numPr>
            <w:ind w:hanging="360"/>
          </w:pPr>
        </w:pPrChange>
      </w:pPr>
      <w:moveTo w:id="491" w:author="Ben Fels" w:date="2024-12-21T12:01:00Z" w16du:dateUtc="2024-12-21T11:01:00Z">
        <w:del w:id="492" w:author="Ben Fels" w:date="2024-12-21T12:16:00Z" w16du:dateUtc="2024-12-21T11:16:00Z">
          <w:r w:rsidRPr="00AD5E49" w:rsidDel="002F0878">
            <w:rPr>
              <w:rPrChange w:id="493"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494" w:author="Ben Fels" w:date="2024-12-21T12:16:00Z" w16du:dateUtc="2024-12-21T11:16:00Z"/>
          <w:moveTo w:id="495" w:author="Ben Fels" w:date="2024-12-21T12:01:00Z" w16du:dateUtc="2024-12-21T11:01:00Z"/>
          <w:rPrChange w:id="496" w:author="Ben Fels" w:date="2024-12-21T13:57:00Z" w16du:dateUtc="2024-12-21T12:57:00Z">
            <w:rPr>
              <w:del w:id="497" w:author="Ben Fels" w:date="2024-12-21T12:16:00Z" w16du:dateUtc="2024-12-21T11:16:00Z"/>
              <w:moveTo w:id="498" w:author="Ben Fels" w:date="2024-12-21T12:01:00Z" w16du:dateUtc="2024-12-21T11:01:00Z"/>
              <w:lang w:val="en-US"/>
            </w:rPr>
          </w:rPrChange>
        </w:rPr>
        <w:pPrChange w:id="499" w:author="Ben Fels" w:date="2024-12-21T12:16:00Z" w16du:dateUtc="2024-12-21T11:16:00Z">
          <w:pPr>
            <w:pStyle w:val="Listenabsatz"/>
            <w:numPr>
              <w:numId w:val="21"/>
            </w:numPr>
            <w:ind w:hanging="360"/>
          </w:pPr>
        </w:pPrChange>
      </w:pPr>
      <w:moveTo w:id="500" w:author="Ben Fels" w:date="2024-12-21T12:01:00Z" w16du:dateUtc="2024-12-21T11:01:00Z">
        <w:del w:id="501" w:author="Ben Fels" w:date="2024-12-21T12:16:00Z" w16du:dateUtc="2024-12-21T11:16:00Z">
          <w:r w:rsidRPr="00AD5E49" w:rsidDel="002F0878">
            <w:rPr>
              <w:rPrChange w:id="502"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03" w:author="Ben Fels" w:date="2024-12-21T12:21:00Z" w16du:dateUtc="2024-12-21T11:21:00Z"/>
          <w:moveTo w:id="504" w:author="Ben Fels" w:date="2024-12-21T12:01:00Z" w16du:dateUtc="2024-12-21T11:01:00Z"/>
        </w:rPr>
        <w:pPrChange w:id="505" w:author="Ben Fels" w:date="2024-12-21T12:21:00Z" w16du:dateUtc="2024-12-21T11:21:00Z">
          <w:pPr>
            <w:pStyle w:val="Listenabsatz"/>
            <w:numPr>
              <w:numId w:val="33"/>
            </w:numPr>
            <w:ind w:hanging="360"/>
          </w:pPr>
        </w:pPrChange>
      </w:pPr>
      <w:moveTo w:id="506" w:author="Ben Fels" w:date="2024-12-21T12:01:00Z" w16du:dateUtc="2024-12-21T11:01:00Z">
        <w:del w:id="507"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08" w:author="Ben Fels" w:date="2024-12-21T12:21:00Z" w16du:dateUtc="2024-12-21T11:21:00Z"/>
          <w:moveTo w:id="509" w:author="Ben Fels" w:date="2024-12-21T12:01:00Z" w16du:dateUtc="2024-12-21T11:01:00Z"/>
        </w:rPr>
        <w:pPrChange w:id="510" w:author="Ben Fels" w:date="2024-12-21T12:21:00Z" w16du:dateUtc="2024-12-21T11:21:00Z">
          <w:pPr>
            <w:pStyle w:val="Listenabsatz"/>
            <w:numPr>
              <w:numId w:val="33"/>
            </w:numPr>
            <w:ind w:hanging="360"/>
          </w:pPr>
        </w:pPrChange>
      </w:pPr>
      <w:moveTo w:id="511" w:author="Ben Fels" w:date="2024-12-21T12:01:00Z" w16du:dateUtc="2024-12-21T11:01:00Z">
        <w:del w:id="512"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13" w:author="Ben Fels" w:date="2024-12-21T18:55:00Z" w16du:dateUtc="2024-12-21T17:55:00Z"/>
          <w:moveTo w:id="514" w:author="Ben Fels" w:date="2024-12-21T12:01:00Z" w16du:dateUtc="2024-12-21T11:01:00Z"/>
          <w:sz w:val="22"/>
          <w:szCs w:val="20"/>
        </w:rPr>
      </w:pPr>
      <w:moveTo w:id="515" w:author="Ben Fels" w:date="2024-12-21T12:01:00Z" w16du:dateUtc="2024-12-21T11:01:00Z">
        <w:del w:id="516"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17" w:author="Ben Fels" w:date="2024-12-21T18:55:00Z" w16du:dateUtc="2024-12-21T17:55:00Z"/>
          <w:moveTo w:id="518" w:author="Ben Fels" w:date="2024-12-21T12:01:00Z" w16du:dateUtc="2024-12-21T11:01:00Z"/>
        </w:rPr>
      </w:pPr>
    </w:p>
    <w:p w14:paraId="457DDD12" w14:textId="102B5A52" w:rsidR="004328D8" w:rsidRDefault="004328D8" w:rsidP="004328D8">
      <w:pPr>
        <w:rPr>
          <w:ins w:id="519" w:author="Ben Fels" w:date="2024-12-21T12:02:00Z" w16du:dateUtc="2024-12-21T11:02:00Z"/>
        </w:rPr>
      </w:pPr>
      <w:moveTo w:id="520" w:author="Ben Fels" w:date="2024-12-21T12:01:00Z" w16du:dateUtc="2024-12-21T11:01:00Z">
        <w:del w:id="521" w:author="Ben Fels" w:date="2024-12-21T18:55:00Z" w16du:dateUtc="2024-12-21T17:55:00Z">
          <w:r w:rsidRPr="00C72A2A" w:rsidDel="00462532">
            <w:delText>Um die Argumente zu extrahieren wird Prompt Engineering verwendet.</w:delText>
          </w:r>
        </w:del>
        <w:del w:id="522"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408"/>
    </w:p>
    <w:p w14:paraId="0896E69E" w14:textId="77777777" w:rsidR="004328D8" w:rsidRPr="00BC40CC" w:rsidRDefault="004328D8">
      <w:pPr>
        <w:pStyle w:val="berschrift3"/>
        <w:rPr>
          <w:ins w:id="523" w:author="Ben Fels" w:date="2024-12-21T12:02:00Z" w16du:dateUtc="2024-12-21T11:02:00Z"/>
          <w:lang w:val="en-US"/>
        </w:rPr>
        <w:pPrChange w:id="524" w:author="Ben Fels" w:date="2024-12-21T12:02:00Z" w16du:dateUtc="2024-12-21T11:02:00Z">
          <w:pPr>
            <w:pStyle w:val="berschrift2"/>
          </w:pPr>
        </w:pPrChange>
      </w:pPr>
      <w:bookmarkStart w:id="525" w:name="_Toc187929381"/>
      <w:ins w:id="526" w:author="Ben Fels" w:date="2024-12-21T12:02:00Z" w16du:dateUtc="2024-12-21T11:02:00Z">
        <w:r w:rsidRPr="00BC40CC">
          <w:rPr>
            <w:lang w:val="en-US"/>
          </w:rPr>
          <w:t>Argument diagramming techniques / Argument Schemes</w:t>
        </w:r>
        <w:bookmarkEnd w:id="525"/>
      </w:ins>
    </w:p>
    <w:p w14:paraId="1B6CD5E4" w14:textId="0B6BB887" w:rsidR="004328D8" w:rsidRDefault="004328D8" w:rsidP="006F5D81">
      <w:pPr>
        <w:jc w:val="both"/>
        <w:rPr>
          <w:ins w:id="527" w:author="Ben Fels" w:date="2024-12-21T12:02:00Z" w16du:dateUtc="2024-12-21T11:02:00Z"/>
        </w:rPr>
      </w:pPr>
      <w:ins w:id="528"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29" w:author="Ben Fels" w:date="2024-12-21T12:02:00Z" w16du:dateUtc="2024-12-21T11:02:00Z">
        <w:r>
          <w:t xml:space="preserve"> in einem </w:t>
        </w:r>
        <w:commentRangeStart w:id="530"/>
        <w:r>
          <w:t xml:space="preserve">Argument-Graphen </w:t>
        </w:r>
      </w:ins>
      <w:commentRangeEnd w:id="530"/>
      <w:r w:rsidR="001801E3">
        <w:rPr>
          <w:rStyle w:val="Kommentarzeichen"/>
        </w:rPr>
        <w:commentReference w:id="530"/>
      </w:r>
      <w:ins w:id="531" w:author="Ben Fels" w:date="2024-12-21T12:02:00Z" w16du:dateUtc="2024-12-21T11:02:00Z">
        <w:r>
          <w:t>abgebildet werden, mit dem Prämissen und Schl</w:t>
        </w:r>
      </w:ins>
      <w:r w:rsidR="00980541">
        <w:t>u</w:t>
      </w:r>
      <w:ins w:id="532"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33"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34"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72AFB885" w14:textId="77777777" w:rsidR="00B9084A" w:rsidRPr="002C461A" w:rsidRDefault="00B9084A" w:rsidP="00F41933">
      <w:pPr>
        <w:rPr>
          <w:ins w:id="535" w:author="Ben Fels" w:date="2024-12-21T09:22:00Z" w16du:dateUtc="2024-12-21T08:22:00Z"/>
        </w:rPr>
      </w:pPr>
    </w:p>
    <w:p w14:paraId="719F866C" w14:textId="60E39057" w:rsidR="00F41933" w:rsidRPr="00CF00D2" w:rsidRDefault="00F41933">
      <w:pPr>
        <w:pStyle w:val="berschrift3"/>
        <w:rPr>
          <w:ins w:id="536" w:author="Ben Fels" w:date="2024-12-21T09:22:00Z" w16du:dateUtc="2024-12-21T08:22:00Z"/>
          <w:lang w:val="en-US"/>
          <w:rPrChange w:id="537" w:author="Ben Fels" w:date="2024-12-21T09:58:00Z" w16du:dateUtc="2024-12-21T08:58:00Z">
            <w:rPr>
              <w:ins w:id="538" w:author="Ben Fels" w:date="2024-12-21T09:22:00Z" w16du:dateUtc="2024-12-21T08:22:00Z"/>
            </w:rPr>
          </w:rPrChange>
        </w:rPr>
        <w:pPrChange w:id="539" w:author="Ben Fels" w:date="2024-12-21T11:55:00Z" w16du:dateUtc="2024-12-21T10:55:00Z">
          <w:pPr/>
        </w:pPrChange>
      </w:pPr>
      <w:bookmarkStart w:id="540" w:name="_Toc187929383"/>
      <w:ins w:id="541" w:author="Ben Fels" w:date="2024-12-21T09:22:00Z" w16du:dateUtc="2024-12-21T08:22:00Z">
        <w:r w:rsidRPr="00CF00D2">
          <w:rPr>
            <w:lang w:val="en-US"/>
            <w:rPrChange w:id="542" w:author="Ben Fels" w:date="2024-12-21T09:58:00Z" w16du:dateUtc="2024-12-21T08:58:00Z">
              <w:rPr/>
            </w:rPrChange>
          </w:rPr>
          <w:t>Large Language Models</w:t>
        </w:r>
        <w:bookmarkEnd w:id="540"/>
      </w:ins>
    </w:p>
    <w:p w14:paraId="5232B236" w14:textId="204CF95B" w:rsidR="0081074B" w:rsidRPr="00E444D6" w:rsidRDefault="00E444D6" w:rsidP="00BC46DA">
      <w:pPr>
        <w:jc w:val="both"/>
        <w:rPr>
          <w:ins w:id="543" w:author="Ben Fels" w:date="2024-12-21T11:58:00Z" w16du:dateUtc="2024-12-21T10:58:00Z"/>
        </w:rPr>
      </w:pPr>
      <w:moveToRangeStart w:id="544" w:author="Ben Fels" w:date="2024-12-21T11:55:00Z" w:name="move185674546"/>
      <w:r w:rsidRPr="00920EC0">
        <w:rPr>
          <w:highlight w:val="cyan"/>
        </w:rPr>
        <w:t>Einordnung von LLMs in den Kontext KI</w:t>
      </w:r>
    </w:p>
    <w:p w14:paraId="4CBC7266" w14:textId="1257A67F" w:rsidR="00186EF4" w:rsidRDefault="006767DB" w:rsidP="00FA33FC">
      <w:pPr>
        <w:jc w:val="both"/>
      </w:pPr>
      <w:r>
        <w:rPr>
          <w:rFonts w:cs="Arial"/>
          <w:highlight w:val="magenta"/>
        </w:rPr>
        <w:t xml:space="preserve">Patil &amp; </w:t>
      </w:r>
      <w:ins w:id="545" w:author="Ben Fels" w:date="2024-12-21T11:58:00Z" w16du:dateUtc="2024-12-21T10:58:00Z">
        <w:r w:rsidR="00B95707" w:rsidRPr="00E50642">
          <w:rPr>
            <w:rFonts w:cs="Arial"/>
            <w:highlight w:val="magenta"/>
          </w:rPr>
          <w:t xml:space="preserve">Gudivada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546"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547" w:author="Ben Fels" w:date="2024-12-21T11:58:00Z" w16du:dateUtc="2024-12-21T10:58:00Z">
        <w:r w:rsidR="002A5784">
          <w:rPr>
            <w:rFonts w:cs="Arial"/>
          </w:rPr>
          <w:t>LLMs</w:t>
        </w:r>
        <w:r w:rsidR="007036F9">
          <w:rPr>
            <w:rFonts w:cs="Arial"/>
          </w:rPr>
          <w:t xml:space="preserve">: </w:t>
        </w:r>
      </w:ins>
      <w:r w:rsidR="007036F9" w:rsidRPr="00C36A6B">
        <w:rPr>
          <w:rFonts w:cs="Arial"/>
          <w:highlight w:val="yellow"/>
        </w:rPr>
        <w:t>P</w:t>
      </w:r>
      <w:ins w:id="548" w:author="Ben Fels" w:date="2024-12-21T11:58:00Z" w16du:dateUtc="2024-12-21T10:58:00Z">
        <w:r w:rsidR="007036F9" w:rsidRPr="00C36A6B">
          <w:rPr>
            <w:rFonts w:cs="Arial"/>
            <w:i/>
            <w:highlight w:val="yellow"/>
          </w:rPr>
          <w:t>re</w:t>
        </w:r>
      </w:ins>
      <w:r w:rsidR="007D64BB" w:rsidRPr="00C36A6B">
        <w:rPr>
          <w:rFonts w:cs="Arial"/>
          <w:i/>
          <w:highlight w:val="yellow"/>
        </w:rPr>
        <w:t>-</w:t>
      </w:r>
      <w:ins w:id="549" w:author="Ben Fels" w:date="2024-12-21T11:58:00Z" w16du:dateUtc="2024-12-21T10:58:00Z">
        <w:r w:rsidR="007036F9" w:rsidRPr="00C36A6B">
          <w:rPr>
            <w:rFonts w:cs="Arial"/>
            <w:i/>
            <w:highlight w:val="yellow"/>
          </w:rPr>
          <w:t>training</w:t>
        </w:r>
      </w:ins>
      <w:r w:rsidR="00EC732D" w:rsidRPr="00C36A6B">
        <w:rPr>
          <w:rFonts w:cs="Arial"/>
          <w:highlight w:val="yellow"/>
        </w:rPr>
        <w:t>, T</w:t>
      </w:r>
      <w:ins w:id="550" w:author="Ben Fels" w:date="2024-12-21T11:58:00Z" w16du:dateUtc="2024-12-21T10:58:00Z">
        <w:r w:rsidR="007036F9" w:rsidRPr="00C36A6B">
          <w:rPr>
            <w:rFonts w:cs="Arial"/>
            <w:i/>
            <w:highlight w:val="yellow"/>
          </w:rPr>
          <w:t>ransfer</w:t>
        </w:r>
      </w:ins>
      <w:r w:rsidR="00EC732D" w:rsidRPr="00C36A6B">
        <w:rPr>
          <w:rFonts w:cs="Arial"/>
          <w:i/>
          <w:highlight w:val="yellow"/>
        </w:rPr>
        <w:t>-L</w:t>
      </w:r>
      <w:ins w:id="551"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In-Context-Learning</w:t>
      </w:r>
      <w:ins w:id="552" w:author="Ben Fels" w:date="2024-12-21T11:58:00Z" w16du:dateUtc="2024-12-21T10:58:00Z">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A25689">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Pre-training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sprünglich</w:t>
      </w:r>
      <w:r w:rsidR="00AB28D1">
        <w:rPr>
          <w:rFonts w:cs="Arial"/>
          <w:highlight w:val="green"/>
        </w:rPr>
        <w:t>en</w:t>
      </w:r>
      <w:r w:rsidR="007D1D0B" w:rsidRPr="00815B4D">
        <w:rPr>
          <w:rFonts w:cs="Arial"/>
          <w:highlight w:val="green"/>
        </w:rPr>
        <w:t xml:space="preserve">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A25689">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A25689"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In-Context Learning (ICL)</w:t>
      </w:r>
      <w:r w:rsidR="00081A6C">
        <w:rPr>
          <w:bCs/>
        </w:rPr>
        <w:t xml:space="preserve"> </w:t>
      </w:r>
      <w:r w:rsidR="00645B20" w:rsidRPr="003C1983">
        <w:rPr>
          <w:bCs/>
          <w:highlight w:val="green"/>
        </w:rPr>
        <w:t xml:space="preserve">wird </w:t>
      </w:r>
      <w:r w:rsidR="00081A6C" w:rsidRPr="003C1983">
        <w:rPr>
          <w:bCs/>
          <w:highlight w:val="green"/>
        </w:rPr>
        <w:t xml:space="preserve">sich die Generalisierungsfähigkeit eines LLMs </w:t>
      </w:r>
      <w:r w:rsidR="00645B20" w:rsidRPr="003C1983">
        <w:rPr>
          <w:bCs/>
          <w:highlight w:val="green"/>
        </w:rPr>
        <w:t>zunutze gemacht</w:t>
      </w:r>
      <w:r w:rsidR="00645B20">
        <w:rPr>
          <w:bCs/>
        </w:rPr>
        <w:t xml:space="preserve">.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w:t>
      </w:r>
      <w:r w:rsidR="007D2933" w:rsidRPr="003C1983">
        <w:rPr>
          <w:bCs/>
          <w:highlight w:val="green"/>
        </w:rPr>
        <w:t xml:space="preserve">, </w:t>
      </w:r>
      <w:r w:rsidR="005B7A4A" w:rsidRPr="003C1983">
        <w:rPr>
          <w:bCs/>
          <w:highlight w:val="green"/>
        </w:rPr>
        <w:t xml:space="preserve">das mittels </w:t>
      </w:r>
      <w:commentRangeStart w:id="553"/>
      <w:r w:rsidR="00E32753" w:rsidRPr="003C1983">
        <w:rPr>
          <w:bCs/>
          <w:highlight w:val="green"/>
        </w:rPr>
        <w:t>P</w:t>
      </w:r>
      <w:r w:rsidR="00E32753" w:rsidRPr="008C13B7">
        <w:rPr>
          <w:bCs/>
          <w:highlight w:val="cyan"/>
        </w:rPr>
        <w:t>rompt</w:t>
      </w:r>
      <w:r w:rsidR="008B221E">
        <w:rPr>
          <w:bCs/>
          <w:highlight w:val="cyan"/>
        </w:rPr>
        <w:t>s</w:t>
      </w:r>
      <w:r w:rsidR="00E32753" w:rsidRPr="003C1983">
        <w:rPr>
          <w:bCs/>
          <w:highlight w:val="green"/>
        </w:rPr>
        <w:t xml:space="preserve"> </w:t>
      </w:r>
      <w:commentRangeEnd w:id="553"/>
      <w:r w:rsidR="00F07482">
        <w:rPr>
          <w:rStyle w:val="Kommentarzeichen"/>
        </w:rPr>
        <w:commentReference w:id="553"/>
      </w:r>
      <w:r w:rsidR="007D2933" w:rsidRPr="003C1983">
        <w:rPr>
          <w:bCs/>
          <w:highlight w:val="green"/>
        </w:rPr>
        <w:t xml:space="preserve">das Modell anhand von Beispielen an die gewünschte Aufgabe </w:t>
      </w:r>
      <w:r w:rsidR="00EA19B3" w:rsidRPr="003C1983">
        <w:rPr>
          <w:bCs/>
          <w:highlight w:val="green"/>
        </w:rPr>
        <w:t>angepasst werden kann</w:t>
      </w:r>
      <w:r w:rsidR="007D2933" w:rsidRPr="003C1983">
        <w:rPr>
          <w:bCs/>
          <w:highlight w:val="green"/>
        </w:rPr>
        <w:t xml:space="preserve">. </w:t>
      </w:r>
      <w:r w:rsidR="00860D65">
        <w:rPr>
          <w:bCs/>
          <w:highlight w:val="green"/>
        </w:rPr>
        <w:t xml:space="preserve">Der Begriff </w:t>
      </w:r>
      <w:r w:rsidR="00B4503E">
        <w:rPr>
          <w:bCs/>
          <w:highlight w:val="green"/>
        </w:rPr>
        <w:t>ICL beschreibt d</w:t>
      </w:r>
      <w:r w:rsidR="002327C8">
        <w:rPr>
          <w:bCs/>
          <w:highlight w:val="green"/>
        </w:rPr>
        <w:t xml:space="preserve">iese Anpassung </w:t>
      </w:r>
      <w:r w:rsidR="00B24C95">
        <w:rPr>
          <w:bCs/>
          <w:highlight w:val="green"/>
        </w:rPr>
        <w:t xml:space="preserve">des LLM anhand </w:t>
      </w:r>
      <w:r w:rsidR="00860D65">
        <w:rPr>
          <w:bCs/>
          <w:highlight w:val="green"/>
        </w:rPr>
        <w:t xml:space="preserve">eines </w:t>
      </w:r>
      <w:r w:rsidR="00B24C95">
        <w:rPr>
          <w:bCs/>
          <w:highlight w:val="green"/>
        </w:rPr>
        <w:t>Prompts</w:t>
      </w:r>
      <w:r w:rsidR="00FA61FD">
        <w:rPr>
          <w:bCs/>
          <w:highlight w:val="green"/>
        </w:rPr>
        <w:t xml:space="preserve"> </w:t>
      </w:r>
      <w:r w:rsidR="00FA61FD" w:rsidRPr="00097AC3">
        <w:rPr>
          <w:bCs/>
          <w:highlight w:val="magenta"/>
        </w:rPr>
        <w:fldChar w:fldCharType="begin"/>
      </w:r>
      <w:r w:rsidR="00FA61FD"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A61FD" w:rsidRPr="00097AC3">
        <w:rPr>
          <w:bCs/>
          <w:highlight w:val="magenta"/>
        </w:rPr>
        <w:fldChar w:fldCharType="separate"/>
      </w:r>
      <w:r w:rsidR="00FA61FD" w:rsidRPr="00097AC3">
        <w:rPr>
          <w:rFonts w:cs="Arial"/>
          <w:highlight w:val="magenta"/>
        </w:rPr>
        <w:t>(Brown et al., 2020, S. 3)</w:t>
      </w:r>
      <w:r w:rsidR="00FA61FD" w:rsidRPr="00097AC3">
        <w:rPr>
          <w:bCs/>
          <w:highlight w:val="magenta"/>
        </w:rPr>
        <w:fldChar w:fldCharType="end"/>
      </w:r>
      <w:r w:rsidR="00B24C95">
        <w:rPr>
          <w:bCs/>
          <w:highlight w:val="green"/>
        </w:rPr>
        <w:t xml:space="preserve">. </w:t>
      </w:r>
      <w:r w:rsidR="007D2933" w:rsidRPr="003C1983">
        <w:rPr>
          <w:bCs/>
          <w:highlight w:val="green"/>
        </w:rPr>
        <w:t xml:space="preserve">Die </w:t>
      </w:r>
      <w:r w:rsidR="003A1F47" w:rsidRPr="003C1983">
        <w:rPr>
          <w:bCs/>
          <w:highlight w:val="green"/>
        </w:rPr>
        <w:t xml:space="preserve">Parameter </w:t>
      </w:r>
      <w:r w:rsidR="007D2933" w:rsidRPr="003C1983">
        <w:rPr>
          <w:bCs/>
          <w:highlight w:val="green"/>
        </w:rPr>
        <w:t xml:space="preserve">des Modells werden dabei nicht verändert. </w:t>
      </w:r>
      <w:r w:rsidR="007D2933" w:rsidRPr="007D70E3">
        <w:rPr>
          <w:bCs/>
          <w:highlight w:val="green"/>
          <w:lang w:val="en-US"/>
        </w:rPr>
        <w:t>ICL kann in Zero-Shot Learning, One-Shot Learning und Few-Shot Learning unterschieden werden</w:t>
      </w:r>
      <w:r w:rsidR="007D2933" w:rsidRPr="007D70E3">
        <w:rPr>
          <w:bCs/>
          <w:lang w:val="en-US"/>
        </w:rPr>
        <w:t xml:space="preserve"> </w:t>
      </w:r>
      <w:r w:rsidR="007D2933" w:rsidRPr="002A79C7">
        <w:rPr>
          <w:bCs/>
          <w:highlight w:val="magenta"/>
          <w:lang w:val="en-US"/>
        </w:rPr>
        <w:fldChar w:fldCharType="begin"/>
      </w:r>
      <w:r w:rsidR="007D2933" w:rsidRPr="007D70E3">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554" w:author="Ben Fels" w:date="2024-12-22T11:04:00Z" w16du:dateUtc="2024-12-22T10:04:00Z">
            <w:rPr>
              <w:rFonts w:cs="Arial"/>
            </w:rPr>
          </w:rPrChange>
        </w:rPr>
        <w:t>(Patil &amp; Gudivada, 2024, S. 23–25; Tunstall et al., 2023, S. 189)</w:t>
      </w:r>
      <w:r w:rsidR="007D2933" w:rsidRPr="002A79C7">
        <w:rPr>
          <w:bCs/>
          <w:highlight w:val="magenta"/>
        </w:rPr>
        <w:fldChar w:fldCharType="end"/>
      </w:r>
      <w:r w:rsidR="007D2933" w:rsidRPr="00451847">
        <w:rPr>
          <w:bCs/>
        </w:rPr>
        <w:t xml:space="preserve">. </w:t>
      </w:r>
      <w:r w:rsidR="007D2933" w:rsidRPr="003C1983">
        <w:rPr>
          <w:bCs/>
          <w:highlight w:val="green"/>
        </w:rPr>
        <w:t>Die Unterscheidung richtet sich danach, wie viele Beispiele in der Eingabeaufforderung übergeben werden</w:t>
      </w:r>
      <w:r w:rsidR="007D2933" w:rsidRPr="00451847">
        <w:rPr>
          <w:bCs/>
        </w:rPr>
        <w:t xml:space="preserve">. </w:t>
      </w:r>
      <w:r w:rsidR="00E32753" w:rsidRPr="00BC47F7">
        <w:rPr>
          <w:highlight w:val="green"/>
        </w:rPr>
        <w:t xml:space="preserve">Prompt Engineering baut </w:t>
      </w:r>
      <w:r w:rsidR="002B45A7" w:rsidRPr="00BC47F7">
        <w:rPr>
          <w:highlight w:val="green"/>
        </w:rPr>
        <w:t xml:space="preserve">auf dieser </w:t>
      </w:r>
      <w:r w:rsidR="00B84E6E" w:rsidRPr="00BC47F7">
        <w:rPr>
          <w:highlight w:val="green"/>
        </w:rPr>
        <w:t xml:space="preserve">Fähigkeit des ICL </w:t>
      </w:r>
      <w:r w:rsidR="002B45A7" w:rsidRPr="00BC47F7">
        <w:rPr>
          <w:highlight w:val="green"/>
        </w:rPr>
        <w:t>auf</w:t>
      </w:r>
      <w:r w:rsidR="007D0342" w:rsidRPr="00BC47F7">
        <w:rPr>
          <w:highlight w:val="green"/>
        </w:rPr>
        <w:t xml:space="preserve"> und umfasst den Prozess</w:t>
      </w:r>
      <w:r w:rsidR="00E32753" w:rsidRPr="00BC47F7">
        <w:rPr>
          <w:highlight w:val="green"/>
        </w:rPr>
        <w:t xml:space="preserve"> der Gestaltung von </w:t>
      </w:r>
      <w:r w:rsidR="00F77EE0" w:rsidRPr="00BC47F7">
        <w:rPr>
          <w:highlight w:val="green"/>
        </w:rPr>
        <w:t>Prompts</w:t>
      </w:r>
      <w:r w:rsidR="00DE6B57" w:rsidRPr="00BC47F7">
        <w:rPr>
          <w:highlight w:val="green"/>
        </w:rPr>
        <w:t>, um die gewünschten Ausgaben de</w:t>
      </w:r>
      <w:r w:rsidR="00FA33FC" w:rsidRPr="00BC47F7">
        <w:rPr>
          <w:highlight w:val="green"/>
        </w:rPr>
        <w:t>s LLMs zu erhalten</w:t>
      </w:r>
      <w:r w:rsidR="00FA33FC">
        <w:t xml:space="preserve"> </w:t>
      </w:r>
      <w:r w:rsidR="00DB63EB" w:rsidRPr="007377F7">
        <w:rPr>
          <w:highlight w:val="magenta"/>
        </w:rPr>
        <w:fldChar w:fldCharType="begin"/>
      </w:r>
      <w:r w:rsidR="00DB63E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DB63EB" w:rsidRPr="007377F7">
        <w:rPr>
          <w:highlight w:val="magenta"/>
        </w:rPr>
        <w:fldChar w:fldCharType="separate"/>
      </w:r>
      <w:r w:rsidR="00DB63EB" w:rsidRPr="00186EF4">
        <w:rPr>
          <w:rFonts w:cs="Arial"/>
          <w:highlight w:val="magenta"/>
        </w:rPr>
        <w:t>(Patil &amp; Gudivada, 2024, S. 20; Trad &amp; Chehab, 2024, S. 369)</w:t>
      </w:r>
      <w:r w:rsidR="00DB63EB" w:rsidRPr="007377F7">
        <w:rPr>
          <w:highlight w:val="magenta"/>
        </w:rPr>
        <w:fldChar w:fldCharType="end"/>
      </w:r>
      <w:r w:rsidR="00DB63EB">
        <w:t>.</w:t>
      </w:r>
      <w:r w:rsidR="00897E31">
        <w:t xml:space="preserve"> </w:t>
      </w:r>
    </w:p>
    <w:p w14:paraId="09E25B87" w14:textId="050FE70D" w:rsidR="008E5754" w:rsidRPr="008E5754" w:rsidRDefault="008E5754" w:rsidP="00FA33FC">
      <w:pPr>
        <w:jc w:val="both"/>
        <w:rPr>
          <w:b/>
        </w:rPr>
      </w:pPr>
      <w:r w:rsidRPr="008E5754">
        <w:rPr>
          <w:b/>
          <w:highlight w:val="cyan"/>
        </w:rPr>
        <w:t>Warum Pretraining keine Alternative ist</w:t>
      </w:r>
    </w:p>
    <w:p w14:paraId="51486366" w14:textId="3BD9F090" w:rsidR="00487B19" w:rsidRPr="009E3669" w:rsidRDefault="009E3669" w:rsidP="009E3669">
      <w:pPr>
        <w:jc w:val="both"/>
        <w:rPr>
          <w:lang w:val="en-US"/>
        </w:rPr>
      </w:pPr>
      <w:moveToRangeStart w:id="555"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555"/>
      <w:r>
        <w:t xml:space="preserve"> </w:t>
      </w:r>
      <w:r w:rsidRPr="00F91CF2">
        <w:rPr>
          <w:highlight w:val="green"/>
        </w:rPr>
        <w:t xml:space="preserve">Die Anpassung eines bereits vortrainierten LLMs mittels Fine-Tuning für die eigene Anwendung ist hingegen </w:t>
      </w:r>
      <w:r w:rsidRPr="00F91CF2">
        <w:rPr>
          <w:highlight w:val="green"/>
        </w:rPr>
        <w:lastRenderedPageBreak/>
        <w:t>kostengünstiger</w:t>
      </w:r>
      <w:r>
        <w:t xml:space="preserve"> </w:t>
      </w:r>
      <w:ins w:id="556" w:author="Ben Fels" w:date="2024-12-21T11:57:00Z" w16du:dateUtc="2024-12-21T10:57:00Z">
        <w:r w:rsidRPr="00D66BEB">
          <w:rPr>
            <w:rFonts w:cs="Arial"/>
            <w:highlight w:val="magenta"/>
          </w:rPr>
          <w:fldChar w:fldCharType="begin"/>
        </w:r>
      </w:ins>
      <w:r>
        <w:rPr>
          <w:rFonts w:cs="Arial"/>
          <w:highlight w:val="magenta"/>
        </w:rPr>
        <w:instrText xml:space="preserve"> ADDIN ZOTERO_ITEM CSL_CITATION {"citationID":"7u7myqhv","properties":{"formattedCitation":"(Patil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751BC7">
        <w:rPr>
          <w:rFonts w:cs="Arial"/>
          <w:highlight w:val="magenta"/>
          <w:lang w:val="en-US"/>
        </w:rPr>
        <w:instrText>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w:instrText>
      </w:r>
      <w:r w:rsidRPr="00DE5146">
        <w:rPr>
          <w:rFonts w:cs="Arial"/>
          <w:highlight w:val="magenta"/>
          <w:lang w:val="en-US"/>
        </w:rPr>
        <w:instrText xml:space="preserv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ins w:id="557" w:author="Ben Fels" w:date="2024-12-21T11:57:00Z" w16du:dateUtc="2024-12-21T10:57:00Z">
        <w:r w:rsidRPr="00D66BEB">
          <w:rPr>
            <w:rFonts w:cs="Arial"/>
            <w:highlight w:val="magenta"/>
          </w:rPr>
          <w:fldChar w:fldCharType="separate"/>
        </w:r>
      </w:ins>
      <w:r w:rsidRPr="00DE5146">
        <w:rPr>
          <w:rFonts w:cs="Arial"/>
          <w:highlight w:val="magenta"/>
          <w:lang w:val="en-US"/>
        </w:rPr>
        <w:t>(Patil &amp; Gudivada, 2024, S. 18)</w:t>
      </w:r>
      <w:ins w:id="558" w:author="Ben Fels" w:date="2024-12-21T11:57:00Z" w16du:dateUtc="2024-12-21T10:57:00Z">
        <w:r w:rsidRPr="00D66BEB">
          <w:rPr>
            <w:rFonts w:cs="Arial"/>
            <w:highlight w:val="magenta"/>
          </w:rPr>
          <w:fldChar w:fldCharType="end"/>
        </w:r>
      </w:ins>
      <w:r w:rsidRPr="00DE5146">
        <w:rPr>
          <w:lang w:val="en-US"/>
        </w:rPr>
        <w:t xml:space="preserve">, </w:t>
      </w:r>
      <w:moveTo w:id="559" w:author="Ben Fels" w:date="2024-12-21T11:50:00Z" w16du:dateUtc="2024-12-21T10:50:00Z">
        <w:del w:id="560" w:author="Ben Fels" w:date="2024-12-21T13:11:00Z" w16du:dateUtc="2024-12-21T12:11:00Z">
          <w:r w:rsidRPr="00F91CF2" w:rsidDel="005A5829">
            <w:rPr>
              <w:highlight w:val="green"/>
              <w:lang w:val="en-US"/>
            </w:rPr>
            <w:delText xml:space="preserve">Gute Argumente die Grundlage, um ein jemanden zu überzeugen und für eine Entscheidungsfindung bei verschiedenen Standpunkten </w:delText>
          </w:r>
          <w:r w:rsidRPr="00F91CF2" w:rsidDel="005A5829">
            <w:rPr>
              <w:highlight w:val="green"/>
            </w:rPr>
            <w:fldChar w:fldCharType="begin"/>
          </w:r>
          <w:r w:rsidRPr="00F91CF2" w:rsidDel="005A5829">
            <w:rPr>
              <w:highlight w:val="green"/>
              <w:lang w:val="en-US"/>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Pr="00F91CF2" w:rsidDel="005A5829">
            <w:rPr>
              <w:highlight w:val="green"/>
            </w:rPr>
            <w:delInstrText>α</w:delInstrText>
          </w:r>
          <w:r w:rsidRPr="00F91CF2" w:rsidDel="005A5829">
            <w:rPr>
              <w:highlight w:val="green"/>
              <w:lang w:val="en-US"/>
            </w:rPr>
            <w:delInstrText xml:space="preserve">U = 0.72 for argument components and </w:delInstrText>
          </w:r>
          <w:r w:rsidRPr="00F91CF2" w:rsidDel="005A5829">
            <w:rPr>
              <w:highlight w:val="green"/>
            </w:rPr>
            <w:delInstrText>α</w:delInstrText>
          </w:r>
          <w:r w:rsidRPr="00F91CF2" w:rsidDel="005A5829">
            <w:rPr>
              <w:highlight w:val="green"/>
              <w:lang w:val="en-US"/>
            </w:rPr>
            <w:delInstrText xml:space="preserve"> = 0.81 for argumentative relations indicates that the proposed annotation scheme successfully guides annotators to substantial agreement. The </w:delInstrText>
          </w:r>
          <w:r w:rsidRPr="00F91CF2" w:rsidDel="005A5829">
            <w:rPr>
              <w:highlight w:val="green"/>
            </w:rPr>
            <w:delInstrText>ﬁ</w:delInstrText>
          </w:r>
          <w:r w:rsidRPr="00F91CF2" w:rsidDel="005A5829">
            <w:rPr>
              <w:highlight w:val="green"/>
              <w:lang w:val="en-US"/>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F91CF2" w:rsidDel="005A5829">
            <w:rPr>
              <w:highlight w:val="green"/>
            </w:rPr>
            <w:fldChar w:fldCharType="separate"/>
          </w:r>
          <w:r w:rsidRPr="00F91CF2" w:rsidDel="005A5829">
            <w:rPr>
              <w:rFonts w:cs="Arial"/>
              <w:highlight w:val="green"/>
              <w:lang w:val="en-US"/>
            </w:rPr>
            <w:delText>(Stab &amp; Gurevych, 2014, S. 1501)</w:delText>
          </w:r>
          <w:r w:rsidRPr="00F91CF2" w:rsidDel="005A5829">
            <w:rPr>
              <w:highlight w:val="green"/>
            </w:rPr>
            <w:fldChar w:fldCharType="end"/>
          </w:r>
          <w:r w:rsidRPr="00F91CF2" w:rsidDel="005A5829">
            <w:rPr>
              <w:highlight w:val="green"/>
              <w:lang w:val="en-US"/>
            </w:rPr>
            <w:delText>. Sie führen an, dass die automatisierte Erkennung von Argumenten in Texten dazu beitragen kann, die Plausibilität zu prüfen.</w:delText>
          </w:r>
        </w:del>
      </w:moveTo>
      <w:r w:rsidRPr="00F91CF2">
        <w:rPr>
          <w:bCs/>
          <w:highlight w:val="green"/>
          <w:lang w:val="en-US"/>
        </w:rPr>
        <w:t xml:space="preserve">benötigt jedoch </w:t>
      </w:r>
      <w:ins w:id="561" w:author="Ben Fels" w:date="2024-12-21T12:44:00Z" w16du:dateUtc="2024-12-21T11:44:00Z">
        <w:r w:rsidRPr="00F91CF2">
          <w:rPr>
            <w:bCs/>
            <w:highlight w:val="green"/>
            <w:lang w:val="en-US"/>
          </w:rPr>
          <w:t>ein</w:t>
        </w:r>
      </w:ins>
      <w:r w:rsidRPr="00F91CF2">
        <w:rPr>
          <w:bCs/>
          <w:highlight w:val="green"/>
          <w:lang w:val="en-US"/>
        </w:rPr>
        <w:t>en</w:t>
      </w:r>
      <w:ins w:id="562" w:author="Ben Fels" w:date="2024-12-21T12:44:00Z" w16du:dateUtc="2024-12-21T11:44:00Z">
        <w:r w:rsidRPr="00F91CF2">
          <w:rPr>
            <w:bCs/>
            <w:highlight w:val="green"/>
            <w:lang w:val="en-US"/>
          </w:rPr>
          <w:t xml:space="preserve"> aufgabenspezifische</w:t>
        </w:r>
      </w:ins>
      <w:r w:rsidRPr="00F91CF2">
        <w:rPr>
          <w:bCs/>
          <w:highlight w:val="green"/>
          <w:lang w:val="en-US"/>
        </w:rPr>
        <w:t>n</w:t>
      </w:r>
      <w:ins w:id="563" w:author="Ben Fels" w:date="2024-12-21T12:44:00Z" w16du:dateUtc="2024-12-21T11:44:00Z">
        <w:r w:rsidRPr="00F91CF2">
          <w:rPr>
            <w:bCs/>
            <w:highlight w:val="green"/>
            <w:lang w:val="en-US"/>
          </w:rPr>
          <w:t xml:space="preserve"> Datensatz in einem Umfang von mehreren tausend bis hunderttausend Fällen</w:t>
        </w:r>
      </w:ins>
      <w:r>
        <w:rPr>
          <w:bCs/>
          <w:lang w:val="en-US"/>
        </w:rPr>
        <w:t xml:space="preserve"> </w:t>
      </w:r>
      <w:ins w:id="564" w:author="Ben Fels" w:date="2024-12-21T12:44:00Z" w16du:dateUtc="2024-12-21T11:44:00Z">
        <w:r w:rsidRPr="006E7B3E">
          <w:rPr>
            <w:bCs/>
            <w:i/>
            <w:highlight w:val="magenta"/>
            <w:rPrChange w:id="565" w:author="Ben Fels" w:date="2024-12-21T12:44:00Z" w16du:dateUtc="2024-12-21T11:44:00Z">
              <w:rPr>
                <w:bCs/>
                <w:i/>
              </w:rPr>
            </w:rPrChange>
          </w:rPr>
          <w:fldChar w:fldCharType="begin"/>
        </w:r>
      </w:ins>
      <w:r w:rsidRPr="00DE5146">
        <w:rPr>
          <w:bCs/>
          <w:i/>
          <w:highlight w:val="magenta"/>
          <w:lang w:val="en-US"/>
        </w:rPr>
        <w:instrText xml:space="preserve"> ADDIN ZOTERO_ITEM CSL_CITATION {"citationID":"IT8AnwpV","properties":{"formattedCitation":"(Brown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Pr>
          <w:bCs/>
          <w:i/>
          <w:highlight w:val="magenta"/>
        </w:rPr>
        <w:instrText>ﬁ</w:instrText>
      </w:r>
      <w:r w:rsidRPr="00DE5146">
        <w:rPr>
          <w:bCs/>
          <w:i/>
          <w:highlight w:val="magenta"/>
          <w:lang w:val="en-US"/>
        </w:rPr>
        <w:instrText>ne-tuning on a speci</w:instrText>
      </w:r>
      <w:r>
        <w:rPr>
          <w:bCs/>
          <w:i/>
          <w:highlight w:val="magenta"/>
        </w:rPr>
        <w:instrText>ﬁ</w:instrText>
      </w:r>
      <w:r w:rsidRPr="00DE5146">
        <w:rPr>
          <w:bCs/>
          <w:i/>
          <w:highlight w:val="magenta"/>
          <w:lang w:val="en-US"/>
        </w:rPr>
        <w:instrText>c task. While typically task-agnostic in architecture, this method still requires task-speci</w:instrText>
      </w:r>
      <w:r>
        <w:rPr>
          <w:bCs/>
          <w:i/>
          <w:highlight w:val="magenta"/>
        </w:rPr>
        <w:instrText>ﬁ</w:instrText>
      </w:r>
      <w:r w:rsidRPr="00DE5146">
        <w:rPr>
          <w:bCs/>
          <w:i/>
          <w:highlight w:val="magenta"/>
          <w:lang w:val="en-US"/>
        </w:rPr>
        <w:instrText xml:space="preserve">c </w:instrText>
      </w:r>
      <w:r>
        <w:rPr>
          <w:bCs/>
          <w:i/>
          <w:highlight w:val="magenta"/>
        </w:rPr>
        <w:instrText>ﬁ</w:instrText>
      </w:r>
      <w:r w:rsidRPr="00DE5146">
        <w:rPr>
          <w:bCs/>
          <w:i/>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Pr>
          <w:bCs/>
          <w:i/>
          <w:highlight w:val="magenta"/>
        </w:rPr>
        <w:instrText>ﬁ</w:instrText>
      </w:r>
      <w:r w:rsidRPr="00DE5146">
        <w:rPr>
          <w:bCs/>
          <w:i/>
          <w:highlight w:val="magenta"/>
          <w:lang w:val="en-US"/>
        </w:rPr>
        <w:instrText>netuning approaches. Speci</w:instrText>
      </w:r>
      <w:r>
        <w:rPr>
          <w:bCs/>
          <w:i/>
          <w:highlight w:val="magenta"/>
        </w:rPr>
        <w:instrText>ﬁ</w:instrText>
      </w:r>
      <w:r w:rsidRPr="00DE5146">
        <w:rPr>
          <w:bCs/>
          <w:i/>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Pr>
          <w:bCs/>
          <w:i/>
          <w:highlight w:val="magenta"/>
        </w:rPr>
        <w:instrText>ﬁ</w:instrText>
      </w:r>
      <w:r w:rsidRPr="00DE5146">
        <w:rPr>
          <w:bCs/>
          <w:i/>
          <w:highlight w:val="magenta"/>
          <w:lang w:val="en-US"/>
        </w:rPr>
        <w:instrText>ne-tuning, with tasks and few-shot demonstrations speci</w:instrText>
      </w:r>
      <w:r>
        <w:rPr>
          <w:bCs/>
          <w:i/>
          <w:highlight w:val="magenta"/>
        </w:rPr>
        <w:instrText>ﬁ</w:instrText>
      </w:r>
      <w:r w:rsidRPr="00DE5146">
        <w:rPr>
          <w:bCs/>
          <w:i/>
          <w:highlight w:val="magenta"/>
          <w:lang w:val="en-US"/>
        </w:rPr>
        <w:instrText>ed purely via text interaction with the model. GPT-3 achieves</w:instrText>
      </w:r>
      <w:r>
        <w:rPr>
          <w:bCs/>
          <w:i/>
          <w:highlight w:val="magenta"/>
        </w:rPr>
        <w:instrText xml:space="preserve">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ins w:id="566" w:author="Ben Fels" w:date="2024-12-21T12:44:00Z" w16du:dateUtc="2024-12-21T11:44:00Z">
        <w:r w:rsidRPr="006E7B3E">
          <w:rPr>
            <w:bCs/>
            <w:i/>
            <w:highlight w:val="magenta"/>
            <w:rPrChange w:id="567" w:author="Ben Fels" w:date="2024-12-21T12:44:00Z" w16du:dateUtc="2024-12-21T11:44:00Z">
              <w:rPr>
                <w:bCs/>
                <w:i/>
              </w:rPr>
            </w:rPrChange>
          </w:rPr>
          <w:fldChar w:fldCharType="separate"/>
        </w:r>
      </w:ins>
      <w:r w:rsidRPr="00C20DD4">
        <w:rPr>
          <w:rFonts w:cs="Arial"/>
          <w:highlight w:val="magenta"/>
        </w:rPr>
        <w:t>(Brown et al., 2020, S. 3)</w:t>
      </w:r>
      <w:ins w:id="568" w:author="Ben Fels" w:date="2024-12-21T12:44:00Z" w16du:dateUtc="2024-12-21T11:44:00Z">
        <w:r w:rsidRPr="006E7B3E">
          <w:rPr>
            <w:bCs/>
            <w:i/>
            <w:highlight w:val="magenta"/>
            <w:rPrChange w:id="569" w:author="Ben Fels" w:date="2024-12-21T12:44:00Z" w16du:dateUtc="2024-12-21T11:44:00Z">
              <w:rPr>
                <w:bCs/>
                <w:i/>
              </w:rPr>
            </w:rPrChange>
          </w:rPr>
          <w:fldChar w:fldCharType="end"/>
        </w:r>
        <w:r w:rsidRPr="009E3669">
          <w:rPr>
            <w:bCs/>
          </w:rPr>
          <w:t xml:space="preserve">. </w:t>
        </w:r>
        <w:r w:rsidRPr="00F91CF2">
          <w:rPr>
            <w:bCs/>
            <w:highlight w:val="green"/>
          </w:rPr>
          <w:t>Dies</w:t>
        </w:r>
      </w:ins>
      <w:r w:rsidRPr="00F91CF2">
        <w:rPr>
          <w:bCs/>
          <w:highlight w:val="green"/>
        </w:rPr>
        <w:t>er</w:t>
      </w:r>
      <w:ins w:id="570" w:author="Ben Fels" w:date="2024-12-21T12:44:00Z" w16du:dateUtc="2024-12-21T11:44:00Z">
        <w:r w:rsidRPr="00F91CF2">
          <w:rPr>
            <w:bCs/>
            <w:highlight w:val="green"/>
          </w:rPr>
          <w:t xml:space="preserve"> ist nicht bei jedem Anwendungsfall </w:t>
        </w:r>
      </w:ins>
      <w:r w:rsidRPr="00F91CF2">
        <w:rPr>
          <w:bCs/>
          <w:highlight w:val="green"/>
        </w:rPr>
        <w:t>vorhanden</w:t>
      </w:r>
      <w:ins w:id="571" w:author="Ben Fels" w:date="2024-12-21T12:44:00Z" w16du:dateUtc="2024-12-21T11:44:00Z">
        <w:r w:rsidRPr="00F91CF2">
          <w:rPr>
            <w:bCs/>
            <w:highlight w:val="green"/>
          </w:rPr>
          <w:t>. Zudem müsste f</w:t>
        </w:r>
        <w:r w:rsidRPr="00F91CF2">
          <w:rPr>
            <w:rFonts w:cs="Arial"/>
            <w:highlight w:val="green"/>
          </w:rPr>
          <w:t xml:space="preserve">ür jede spezifische Aufgabe ein eigenes Modell trainiert werden, </w:t>
        </w:r>
        <w:r w:rsidRPr="00F91CF2">
          <w:rPr>
            <w:highlight w:val="green"/>
          </w:rPr>
          <w:t>wofür wiederum jeweils eigene ausreichend große Datensätze benötigt werden würden</w:t>
        </w:r>
        <w:r w:rsidRPr="005A4558">
          <w:t xml:space="preserve"> </w:t>
        </w:r>
        <w:r w:rsidRPr="006E7B3E">
          <w:rPr>
            <w:highlight w:val="magenta"/>
            <w:rPrChange w:id="572" w:author="Ben Fels" w:date="2024-12-21T12:44:00Z" w16du:dateUtc="2024-12-21T11:44:00Z">
              <w:rPr/>
            </w:rPrChange>
          </w:rPr>
          <w:fldChar w:fldCharType="begin"/>
        </w:r>
        <w:r w:rsidRPr="006E7B3E">
          <w:rPr>
            <w:highlight w:val="magenta"/>
            <w:rPrChange w:id="57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9E3669">
          <w:rPr>
            <w:highlight w:val="magenta"/>
            <w:lang w:val="en-US"/>
            <w:rPrChange w:id="574"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575" w:author="Ben Fels" w:date="2024-12-21T12:44:00Z" w16du:dateUtc="2024-12-21T11:44:00Z">
              <w:rPr/>
            </w:rPrChange>
          </w:rPr>
          <w:fldChar w:fldCharType="separate"/>
        </w:r>
        <w:r w:rsidRPr="009E3669">
          <w:rPr>
            <w:rFonts w:cs="Arial"/>
            <w:highlight w:val="magenta"/>
            <w:lang w:val="en-US"/>
            <w:rPrChange w:id="576" w:author="Ben Fels" w:date="2024-12-21T12:44:00Z" w16du:dateUtc="2024-12-21T11:44:00Z">
              <w:rPr>
                <w:rFonts w:cs="Arial"/>
              </w:rPr>
            </w:rPrChange>
          </w:rPr>
          <w:t>(Brown et al., 2020, S. 6; Patil &amp; Gudivada, 2024, S. 18)</w:t>
        </w:r>
        <w:r w:rsidRPr="006E7B3E">
          <w:rPr>
            <w:highlight w:val="magenta"/>
            <w:rPrChange w:id="577" w:author="Ben Fels" w:date="2024-12-21T12:44:00Z" w16du:dateUtc="2024-12-21T11:44:00Z">
              <w:rPr/>
            </w:rPrChange>
          </w:rPr>
          <w:fldChar w:fldCharType="end"/>
        </w:r>
        <w:r w:rsidRPr="009E3669">
          <w:rPr>
            <w:lang w:val="en-US"/>
          </w:rPr>
          <w:t xml:space="preserve">. </w:t>
        </w:r>
      </w:ins>
      <w:del w:id="578" w:author="Ben Fels" w:date="2024-12-22T18:00:00Z" w16du:dateUtc="2024-12-22T17:00:00Z">
        <w:r w:rsidRPr="006B77C0" w:rsidDel="00176B77">
          <w:rPr>
            <w:highlight w:val="green"/>
            <w:rPrChange w:id="579" w:author="Ben Fels" w:date="2024-12-22T17:53:00Z" w16du:dateUtc="2024-12-22T16:53:00Z">
              <w:rPr/>
            </w:rPrChange>
          </w:rPr>
          <w:fldChar w:fldCharType="begin"/>
        </w:r>
        <w:r w:rsidRPr="009E3669" w:rsidDel="00176B77">
          <w:rPr>
            <w:highlight w:val="green"/>
            <w:lang w:val="en-US"/>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580" w:author="Ben Fels" w:date="2024-12-22T17:53:00Z" w16du:dateUtc="2024-12-22T16:53:00Z">
              <w:rPr/>
            </w:rPrChange>
          </w:rPr>
          <w:fldChar w:fldCharType="separate"/>
        </w:r>
        <w:r w:rsidRPr="009E3669" w:rsidDel="00176B77">
          <w:rPr>
            <w:rFonts w:cs="Arial"/>
            <w:highlight w:val="green"/>
            <w:lang w:val="en-US"/>
          </w:rPr>
          <w:delText>(2024, S. 371)</w:delText>
        </w:r>
        <w:r w:rsidRPr="006B77C0" w:rsidDel="00176B77">
          <w:rPr>
            <w:highlight w:val="green"/>
            <w:rPrChange w:id="581" w:author="Ben Fels" w:date="2024-12-22T17:53:00Z" w16du:dateUtc="2024-12-22T16:53:00Z">
              <w:rPr/>
            </w:rPrChange>
          </w:rPr>
          <w:fldChar w:fldCharType="end"/>
        </w:r>
      </w:del>
      <w:r w:rsidRPr="009E3669">
        <w:rPr>
          <w:rFonts w:cs="Arial"/>
          <w:highlight w:val="green"/>
          <w:lang w:val="en-US"/>
        </w:rPr>
        <w:t xml:space="preserve">Auch wenn die </w:t>
      </w:r>
      <w:ins w:id="582" w:author="Ben Fels" w:date="2024-12-21T12:44:00Z" w16du:dateUtc="2024-12-21T11:44:00Z">
        <w:r w:rsidRPr="009E3669">
          <w:rPr>
            <w:rFonts w:cs="Arial"/>
            <w:highlight w:val="green"/>
            <w:lang w:val="en-US"/>
          </w:rPr>
          <w:t>Ressourcen</w:t>
        </w:r>
      </w:ins>
      <w:r w:rsidRPr="009E3669">
        <w:rPr>
          <w:rFonts w:cs="Arial"/>
          <w:highlight w:val="green"/>
          <w:lang w:val="en-US"/>
        </w:rPr>
        <w:t>anforderungen geringer sind, eignet sich folglich auch dieser Ansatz nicht, sofern keine ausreichenden Daten vorhanden sind</w:t>
      </w:r>
      <w:ins w:id="583" w:author="Ben Fels" w:date="2024-12-21T12:44:00Z" w16du:dateUtc="2024-12-21T11:44:00Z">
        <w:r w:rsidRPr="009E3669">
          <w:rPr>
            <w:rFonts w:cs="Arial"/>
            <w:lang w:val="en-US"/>
          </w:rPr>
          <w:t>.</w:t>
        </w:r>
      </w:ins>
    </w:p>
    <w:p w14:paraId="772D8A44" w14:textId="30694352" w:rsidR="008840F8" w:rsidRDefault="00FD5253" w:rsidP="009E3669">
      <w:pPr>
        <w:jc w:val="both"/>
      </w:pPr>
      <w:r w:rsidRPr="00751BC7">
        <w:t xml:space="preserve">Laut </w:t>
      </w:r>
      <w:ins w:id="584" w:author="Ben Fels" w:date="2024-12-21T11:57:00Z" w16du:dateUtc="2024-12-21T10:57:00Z">
        <w:r w:rsidRPr="00751BC7">
          <w:rPr>
            <w:rFonts w:cs="Arial"/>
            <w:highlight w:val="magenta"/>
          </w:rPr>
          <w:t>Lu et al.</w:t>
        </w:r>
      </w:ins>
      <w:r w:rsidRPr="00751BC7">
        <w:rPr>
          <w:rFonts w:cs="Arial"/>
        </w:rPr>
        <w:t xml:space="preserve"> </w:t>
      </w:r>
      <w:ins w:id="585" w:author="Ben Fels" w:date="2024-12-21T11:57:00Z" w16du:dateUtc="2024-12-21T10:57:00Z">
        <w:r w:rsidRPr="001F7D20">
          <w:rPr>
            <w:highlight w:val="magenta"/>
          </w:rPr>
          <w:fldChar w:fldCharType="begin"/>
        </w:r>
      </w:ins>
      <w:r w:rsidR="00092F4E" w:rsidRPr="00751BC7">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586" w:author="Ben Fels" w:date="2024-12-21T11:57:00Z" w16du:dateUtc="2024-12-21T10:57:00Z">
        <w:r w:rsidRPr="001F7D20">
          <w:rPr>
            <w:highlight w:val="magenta"/>
          </w:rPr>
          <w:fldChar w:fldCharType="separate"/>
        </w:r>
      </w:ins>
      <w:r w:rsidR="00092F4E" w:rsidRPr="00092F4E">
        <w:rPr>
          <w:rFonts w:cs="Arial"/>
          <w:highlight w:val="magenta"/>
        </w:rPr>
        <w:t>(2024, S. 2)</w:t>
      </w:r>
      <w:ins w:id="587" w:author="Ben Fels" w:date="2024-12-21T11:57:00Z" w16du:dateUtc="2024-12-21T10:57:00Z">
        <w:r w:rsidRPr="001F7D20">
          <w:rPr>
            <w:highlight w:val="magenta"/>
          </w:rPr>
          <w:fldChar w:fldCharType="end"/>
        </w:r>
      </w:ins>
      <w:r w:rsidR="00092F4E">
        <w:t xml:space="preserve"> </w:t>
      </w:r>
      <w:r>
        <w:rPr>
          <w:rFonts w:cs="Arial"/>
        </w:rPr>
        <w:t>sind e</w:t>
      </w:r>
      <w:ins w:id="588" w:author="Ben Fels" w:date="2024-12-21T11:57:00Z" w16du:dateUtc="2024-12-21T10:57:00Z">
        <w:r w:rsidRPr="00267C65">
          <w:t xml:space="preserve">inige Organisationen sind der Auffassung, dass das Training eines eigenen Modells nicht rentabel ist. </w:t>
        </w:r>
      </w:ins>
      <w:r w:rsidR="002F066A">
        <w:t>Die e</w:t>
      </w:r>
      <w:ins w:id="589" w:author="Ben Fels" w:date="2024-12-21T11:46:00Z" w16du:dateUtc="2024-12-21T10:46:00Z">
        <w:r w:rsidR="00841FA3">
          <w:t>norme</w:t>
        </w:r>
      </w:ins>
      <w:r w:rsidR="002F066A">
        <w:t>n</w:t>
      </w:r>
      <w:ins w:id="590" w:author="Ben Fels" w:date="2024-12-21T11:46:00Z" w16du:dateUtc="2024-12-21T10:46:00Z">
        <w:r w:rsidR="00841FA3">
          <w:t xml:space="preserve"> Hardwareanforderungen beim Trainieren eigener LLMs </w:t>
        </w:r>
      </w:ins>
      <w:r w:rsidR="008E390B">
        <w:t>unterstreichen dies.</w:t>
      </w:r>
    </w:p>
    <w:p w14:paraId="6C389E4B" w14:textId="7B3F7FA6" w:rsidR="008E5754" w:rsidRPr="008E5754" w:rsidRDefault="008E5754" w:rsidP="008E5754">
      <w:pPr>
        <w:jc w:val="both"/>
        <w:rPr>
          <w:b/>
        </w:rPr>
      </w:pPr>
      <w:r w:rsidRPr="008E5754">
        <w:rPr>
          <w:b/>
          <w:highlight w:val="cyan"/>
        </w:rPr>
        <w:t>Warum Fine-Tuning keine Alternative ist</w:t>
      </w:r>
    </w:p>
    <w:p w14:paraId="08269A62" w14:textId="65C0FBC0" w:rsidR="001D4E29" w:rsidRPr="00751BC7" w:rsidRDefault="004A414C" w:rsidP="00BA1CE8">
      <w:pPr>
        <w:jc w:val="both"/>
        <w:rPr>
          <w:ins w:id="591" w:author="Ben Fels" w:date="2024-12-21T11:57:00Z" w16du:dateUtc="2024-12-21T10:57:00Z"/>
          <w:lang w:val="en-US"/>
        </w:rPr>
      </w:pPr>
      <w:r>
        <w:t xml:space="preserve">stellt </w:t>
      </w:r>
      <w:r w:rsidR="008D436C">
        <w:t xml:space="preserve">die Verwendung eines </w:t>
      </w:r>
      <w:r w:rsidR="008A06AE">
        <w:t xml:space="preserve">bereits vortrainiertes </w:t>
      </w:r>
      <w:r w:rsidR="008D436C">
        <w:t xml:space="preserve">LLM und </w:t>
      </w:r>
      <w:r w:rsidR="00F71824">
        <w:t xml:space="preserve">die Anwendung von </w:t>
      </w:r>
      <w:r w:rsidR="009E1404">
        <w:t>F</w:t>
      </w:r>
      <w:ins w:id="592" w:author="Ben Fels" w:date="2024-12-21T11:57:00Z" w16du:dateUtc="2024-12-21T10:57:00Z">
        <w:r w:rsidR="00FD5253" w:rsidRPr="00267C65">
          <w:t>ine-</w:t>
        </w:r>
      </w:ins>
      <w:r w:rsidR="009E1404">
        <w:t>T</w:t>
      </w:r>
      <w:ins w:id="593" w:author="Ben Fels" w:date="2024-12-21T11:57:00Z" w16du:dateUtc="2024-12-21T10:57:00Z">
        <w:r w:rsidR="00FD5253" w:rsidRPr="00267C65">
          <w:t xml:space="preserve">uning </w:t>
        </w:r>
      </w:ins>
      <w:r w:rsidR="008A06AE">
        <w:t>auf den eigenen Anwendungsfall</w:t>
      </w:r>
      <w:r>
        <w:t xml:space="preserve"> </w:t>
      </w:r>
      <w:r w:rsidR="00D159BC">
        <w:t xml:space="preserve">eine Alternative </w:t>
      </w:r>
      <w:r>
        <w:t>dar</w:t>
      </w:r>
      <w:r w:rsidR="00F42DFB">
        <w:t>, da dies nach</w:t>
      </w:r>
      <w:r w:rsidR="00FC1DEA">
        <w:t xml:space="preserve"> </w:t>
      </w:r>
      <w:ins w:id="594" w:author="Ben Fels" w:date="2024-12-21T11:57:00Z" w16du:dateUtc="2024-12-21T10:57:00Z">
        <w:r w:rsidR="00FC1DEA" w:rsidRPr="00D66BEB">
          <w:rPr>
            <w:rFonts w:cs="Arial"/>
            <w:highlight w:val="magenta"/>
          </w:rPr>
          <w:t>Patil &amp; Gudivada</w:t>
        </w:r>
      </w:ins>
      <w:r w:rsidR="008E1C19">
        <w:t xml:space="preserve"> </w:t>
      </w:r>
      <w:ins w:id="595" w:author="Ben Fels" w:date="2024-12-21T11:57:00Z" w16du:dateUtc="2024-12-21T10:57:00Z">
        <w:r w:rsidR="008E1C19" w:rsidRPr="00D66BEB">
          <w:rPr>
            <w:rFonts w:cs="Arial"/>
            <w:highlight w:val="magenta"/>
          </w:rPr>
          <w:fldChar w:fldCharType="begin"/>
        </w:r>
      </w:ins>
      <w:r w:rsidR="007A2BAD">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596"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597"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w:t>
      </w:r>
      <w:r w:rsidR="001713AB" w:rsidRPr="00A17E85">
        <w:rPr>
          <w:highlight w:val="green"/>
        </w:rPr>
        <w:t>führen</w:t>
      </w:r>
      <w:r w:rsidR="00D159BC" w:rsidRPr="00A17E85">
        <w:rPr>
          <w:highlight w:val="green"/>
        </w:rPr>
        <w:t xml:space="preserve"> jedoch</w:t>
      </w:r>
      <w:r w:rsidR="001713AB" w:rsidRPr="00A17E85">
        <w:rPr>
          <w:highlight w:val="green"/>
        </w:rPr>
        <w:t xml:space="preserve"> an, dass </w:t>
      </w:r>
      <w:r w:rsidR="00201933" w:rsidRPr="00A17E85">
        <w:rPr>
          <w:highlight w:val="green"/>
        </w:rPr>
        <w:t xml:space="preserve">für das Fine-Tuning </w:t>
      </w:r>
      <w:r w:rsidR="001713AB" w:rsidRPr="00A17E85">
        <w:rPr>
          <w:highlight w:val="green"/>
        </w:rPr>
        <w:t xml:space="preserve">ein Datensatz </w:t>
      </w:r>
      <w:r w:rsidR="00BE7654" w:rsidRPr="00A17E85">
        <w:rPr>
          <w:highlight w:val="green"/>
        </w:rPr>
        <w:t xml:space="preserve">in mit einem Umfang von </w:t>
      </w:r>
      <w:r w:rsidR="001713AB" w:rsidRPr="00A17E85">
        <w:rPr>
          <w:highlight w:val="green"/>
        </w:rPr>
        <w:t>typischer Weise tausende bis hunderttausende von beschrifteten Beispiele</w:t>
      </w:r>
      <w:r w:rsidR="00BE7654" w:rsidRPr="00A17E85">
        <w:rPr>
          <w:highlight w:val="green"/>
        </w:rPr>
        <w:t>n</w:t>
      </w:r>
      <w:r w:rsidR="001713AB" w:rsidRPr="00A17E85">
        <w:rPr>
          <w:highlight w:val="green"/>
        </w:rPr>
        <w:t xml:space="preserve"> bedarf. </w:t>
      </w:r>
      <w:r w:rsidR="001713AB" w:rsidRPr="00A17E85">
        <w:rPr>
          <w:bCs/>
          <w:highlight w:val="green"/>
        </w:rPr>
        <w:t>Die Notwendigkeit solcher großen Datensätze mit beschrifteten Daten für eine neue Aufgabe schränkt die Anwendbarkeit von LLMs ein. Für viele Aufgaben ist das Zusammenstellen solcher Datensätze aufwändig und müsste für jede Aufgabe wiederholt werden</w:t>
      </w:r>
      <w:r w:rsidR="001713AB">
        <w:rPr>
          <w:bCs/>
        </w:rPr>
        <w:t xml:space="preserve">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rsidRPr="0081074B">
        <w:rPr>
          <w:highlight w:val="green"/>
        </w:rPr>
        <w:t xml:space="preserve">Allerdings besteht nicht immer </w:t>
      </w:r>
      <w:r w:rsidR="003147E4" w:rsidRPr="0081074B">
        <w:rPr>
          <w:highlight w:val="green"/>
        </w:rPr>
        <w:t xml:space="preserve">die Möglichkeit, </w:t>
      </w:r>
      <w:r w:rsidR="00875090" w:rsidRPr="0081074B">
        <w:rPr>
          <w:highlight w:val="green"/>
        </w:rPr>
        <w:t xml:space="preserve">solch </w:t>
      </w:r>
      <w:r w:rsidR="003147E4" w:rsidRPr="0081074B">
        <w:rPr>
          <w:highlight w:val="green"/>
        </w:rPr>
        <w:t xml:space="preserve">einen Datensatz mit annotierten Daten zusammenzustellen, da dies zeitaufwändig und </w:t>
      </w:r>
      <w:r w:rsidR="00DC7B0E" w:rsidRPr="0081074B">
        <w:rPr>
          <w:highlight w:val="green"/>
        </w:rPr>
        <w:t>kostenintensiv</w:t>
      </w:r>
      <w:r w:rsidR="003147E4" w:rsidRPr="0081074B">
        <w:rPr>
          <w:highlight w:val="green"/>
        </w:rPr>
        <w:t xml:space="preserve"> sein kan</w:t>
      </w:r>
      <w:r w:rsidR="003147E4" w:rsidRPr="0015571F">
        <w:t xml:space="preserve">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t>
      </w:r>
      <w:r w:rsidR="003147E4" w:rsidRPr="0081074B">
        <w:rPr>
          <w:highlight w:val="green"/>
        </w:rPr>
        <w:t>wie auch in dem Fall von Argument Mining</w:t>
      </w:r>
      <w:r w:rsidR="003147E4" w:rsidRPr="0015571F">
        <w:t xml:space="preserve">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751BC7">
        <w:rPr>
          <w:highlight w:val="magenta"/>
          <w:lang w:val="en-US"/>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003147E4" w:rsidRPr="007377F7">
        <w:rPr>
          <w:highlight w:val="magenta"/>
        </w:rPr>
        <w:fldChar w:fldCharType="separate"/>
      </w:r>
      <w:r w:rsidR="003147E4" w:rsidRPr="00751BC7">
        <w:rPr>
          <w:rFonts w:cs="Arial"/>
          <w:highlight w:val="magenta"/>
          <w:lang w:val="en-US"/>
        </w:rPr>
        <w:t>(Lawrence &amp; Reed, 2020, S. 780)</w:t>
      </w:r>
      <w:r w:rsidR="003147E4" w:rsidRPr="007377F7">
        <w:rPr>
          <w:highlight w:val="magenta"/>
        </w:rPr>
        <w:fldChar w:fldCharType="end"/>
      </w:r>
      <w:r w:rsidR="003147E4" w:rsidRPr="00751BC7">
        <w:rPr>
          <w:lang w:val="en-US"/>
        </w:rPr>
        <w:t>.</w:t>
      </w:r>
      <w:moveToRangeStart w:id="598" w:author="Ben Fels" w:date="2024-12-21T11:57:00Z" w:name="move185674655"/>
    </w:p>
    <w:p w14:paraId="390127F6" w14:textId="54EDA3A5" w:rsidR="00DC79DE" w:rsidRPr="00CB0890" w:rsidRDefault="00DC79DE" w:rsidP="00DC79DE">
      <w:pPr>
        <w:jc w:val="both"/>
        <w:rPr>
          <w:rFonts w:cs="Arial"/>
        </w:rPr>
      </w:pPr>
      <w:moveToRangeStart w:id="599" w:author="Ben Fels" w:date="2024-12-21T11:56:00Z" w:name="move185674583"/>
      <w:moveToRangeEnd w:id="544"/>
      <w:moveToRangeEnd w:id="598"/>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Pr="00751BC7">
        <w:rPr>
          <w:highlight w:val="magenta"/>
          <w:lang w:val="en-US"/>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51BC7">
        <w:rPr>
          <w:rFonts w:cs="Arial"/>
          <w:highlight w:val="magenta"/>
          <w:lang w:val="en-US"/>
        </w:rPr>
        <w:t>(2024)</w:t>
      </w:r>
      <w:r w:rsidRPr="007377F7">
        <w:rPr>
          <w:highlight w:val="magenta"/>
        </w:rPr>
        <w:fldChar w:fldCharType="end"/>
      </w:r>
      <w:r w:rsidRPr="00751BC7">
        <w:rPr>
          <w:lang w:val="en-US"/>
        </w:rPr>
        <w:t xml:space="preserve"> </w:t>
      </w:r>
      <w:r w:rsidRPr="00751BC7">
        <w:rPr>
          <w:highlight w:val="green"/>
          <w:lang w:val="en-US"/>
        </w:rPr>
        <w:t xml:space="preserve">konnten für medizinische Benchmarks zeigen, dass mittels Prompt Engineering Techniken ohne Fine-Tuning dem Stand der Technik entsprechende Ergebnisse für Open-Source Modelle erzielt werden können. </w:t>
      </w:r>
      <w:r w:rsidRPr="007D70E3">
        <w:rPr>
          <w:highlight w:val="green"/>
        </w:rPr>
        <w:t>Dem gegenüber stehen Untersuchungen wie</w:t>
      </w:r>
      <w:r w:rsidRPr="007D70E3">
        <w:t xml:space="preserve"> </w:t>
      </w:r>
      <w:r w:rsidRPr="007D70E3">
        <w:rPr>
          <w:rFonts w:cs="Arial"/>
          <w:highlight w:val="magenta"/>
        </w:rPr>
        <w:t xml:space="preserve">Trad und Chehab </w:t>
      </w:r>
      <w:r w:rsidRPr="007377F7">
        <w:rPr>
          <w:rFonts w:cs="Arial"/>
          <w:highlight w:val="magenta"/>
        </w:rPr>
        <w:fldChar w:fldCharType="begin"/>
      </w:r>
      <w:r w:rsidRPr="007D70E3">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F73557">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w:t>
      </w:r>
      <w:r w:rsidRPr="0061474F">
        <w:rPr>
          <w:rFonts w:cs="Arial"/>
          <w:highlight w:val="green"/>
        </w:rPr>
        <w:t>der</w:t>
      </w:r>
      <w:r w:rsidRPr="00451847">
        <w:rPr>
          <w:rFonts w:cs="Arial"/>
        </w:rPr>
        <w:t xml:space="preserve">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t>
      </w:r>
      <w:r w:rsidRPr="0061474F">
        <w:rPr>
          <w:rFonts w:cs="Arial"/>
          <w:highlight w:val="green"/>
        </w:rPr>
        <w:t xml:space="preserve">welche zu dem Ergebnis kommen, dass Prompt Engineering eine schlechtere Leistung hervorbringt als Fine-Tuning. </w:t>
      </w:r>
      <w:r w:rsidR="00D264F3" w:rsidRPr="0061474F">
        <w:rPr>
          <w:rFonts w:cs="Arial"/>
          <w:highlight w:val="green"/>
        </w:rPr>
        <w:t>Auch</w:t>
      </w:r>
      <w:r w:rsidR="00D264F3">
        <w:rPr>
          <w:rFonts w:cs="Arial"/>
        </w:rPr>
        <w:t xml:space="preserve">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sidRPr="0061474F">
        <w:rPr>
          <w:rFonts w:cs="Arial"/>
          <w:highlight w:val="green"/>
        </w:rPr>
        <w:t xml:space="preserve">führen an, dass die </w:t>
      </w:r>
      <w:r w:rsidR="00FC3248" w:rsidRPr="0061474F">
        <w:rPr>
          <w:highlight w:val="green"/>
        </w:rPr>
        <w:t xml:space="preserve">Ergebnisse des </w:t>
      </w:r>
      <w:r w:rsidR="00D264F3" w:rsidRPr="0061474F">
        <w:rPr>
          <w:highlight w:val="green"/>
        </w:rPr>
        <w:t xml:space="preserve">ICL </w:t>
      </w:r>
      <w:r w:rsidR="00FC3248" w:rsidRPr="0061474F">
        <w:rPr>
          <w:highlight w:val="green"/>
        </w:rPr>
        <w:t>in der Regel schlechter</w:t>
      </w:r>
      <w:r w:rsidR="00D264F3" w:rsidRPr="0061474F">
        <w:rPr>
          <w:highlight w:val="green"/>
        </w:rPr>
        <w:t xml:space="preserve"> sind,</w:t>
      </w:r>
      <w:r w:rsidR="00FC3248" w:rsidRPr="0061474F">
        <w:rPr>
          <w:highlight w:val="green"/>
        </w:rPr>
        <w:t xml:space="preserve"> als </w:t>
      </w:r>
      <w:r w:rsidR="00096089" w:rsidRPr="0061474F">
        <w:rPr>
          <w:highlight w:val="green"/>
        </w:rPr>
        <w:t xml:space="preserve">die eines </w:t>
      </w:r>
      <w:r w:rsidR="00096089" w:rsidRPr="0061474F">
        <w:rPr>
          <w:highlight w:val="green"/>
        </w:rPr>
        <w:lastRenderedPageBreak/>
        <w:t>Fine-Tuned LLMs</w:t>
      </w:r>
      <w:r w:rsidR="00FC3248" w:rsidRPr="0061474F">
        <w:rPr>
          <w:highlight w:val="green"/>
        </w:rPr>
        <w:t xml:space="preserve">, jedoch </w:t>
      </w:r>
      <w:r w:rsidR="00096089" w:rsidRPr="0061474F">
        <w:rPr>
          <w:highlight w:val="green"/>
        </w:rPr>
        <w:t xml:space="preserve">mit dem Hinweis, dass </w:t>
      </w:r>
      <w:r w:rsidR="00FC3248" w:rsidRPr="0061474F">
        <w:rPr>
          <w:highlight w:val="green"/>
        </w:rPr>
        <w:t>weniger aufgabenspezifische Daten benötigt</w:t>
      </w:r>
      <w:r w:rsidR="00FA3616" w:rsidRPr="0061474F">
        <w:rPr>
          <w:highlight w:val="green"/>
        </w:rPr>
        <w:t xml:space="preserve"> werden</w:t>
      </w:r>
      <w:r w:rsidR="00FC3248">
        <w:t>.</w:t>
      </w:r>
      <w:r w:rsidR="00FA3616">
        <w:t xml:space="preserve"> </w:t>
      </w:r>
      <w:r w:rsidR="00625650" w:rsidRPr="004D6B43">
        <w:rPr>
          <w:highlight w:val="green"/>
        </w:rPr>
        <w:t xml:space="preserve">Folglich </w:t>
      </w:r>
      <w:r w:rsidRPr="004D6B43">
        <w:rPr>
          <w:rFonts w:cs="Arial"/>
          <w:highlight w:val="green"/>
        </w:rPr>
        <w:t xml:space="preserve">bleibt </w:t>
      </w:r>
      <w:r w:rsidR="00391D91" w:rsidRPr="004D6B43">
        <w:rPr>
          <w:rFonts w:cs="Arial"/>
          <w:highlight w:val="green"/>
        </w:rPr>
        <w:t>Prompt Engineering</w:t>
      </w:r>
      <w:r w:rsidRPr="004D6B43">
        <w:rPr>
          <w:rFonts w:cs="Arial"/>
          <w:highlight w:val="green"/>
        </w:rPr>
        <w:t xml:space="preserve"> aufgrund seiner Einfachheit und Flexibilität eine attraktive Alternative, insbesondere bei Anwendungsfällen, in denen die hohen Anforderungen von LLMs an Datenmenge und Hardware die Anwendung von Fine-Tuning unmöglich machen.</w:t>
      </w:r>
      <w:r w:rsidRPr="00451847">
        <w:rPr>
          <w:rFonts w:cs="Arial"/>
        </w:rPr>
        <w:t xml:space="preserve"> </w:t>
      </w:r>
      <w:r w:rsidR="00DF0F73">
        <w:rPr>
          <w:rFonts w:cs="Arial"/>
        </w:rPr>
        <w:t xml:space="preserve">Zudem betont </w:t>
      </w:r>
      <w:r w:rsidR="00334167" w:rsidRPr="00E6355B">
        <w:rPr>
          <w:rFonts w:cs="Arial"/>
          <w:highlight w:val="magenta"/>
        </w:rPr>
        <w:t xml:space="preserve">OpenAI </w:t>
      </w:r>
      <w:r w:rsidR="00334167" w:rsidRPr="00E6355B">
        <w:rPr>
          <w:rFonts w:cs="Arial"/>
          <w:highlight w:val="magenta"/>
        </w:rPr>
        <w:fldChar w:fldCharType="begin"/>
      </w:r>
      <w:r w:rsidR="00E6355B"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334167" w:rsidRPr="00E6355B">
        <w:rPr>
          <w:rFonts w:cs="Arial"/>
          <w:highlight w:val="magenta"/>
        </w:rPr>
        <w:fldChar w:fldCharType="separate"/>
      </w:r>
      <w:r w:rsidR="00E6355B" w:rsidRPr="00E6355B">
        <w:rPr>
          <w:rFonts w:cs="Arial"/>
          <w:highlight w:val="magenta"/>
        </w:rPr>
        <w:t>(2024d)</w:t>
      </w:r>
      <w:r w:rsidR="00334167" w:rsidRPr="00E6355B">
        <w:rPr>
          <w:rFonts w:cs="Arial"/>
          <w:highlight w:val="magenta"/>
        </w:rPr>
        <w:fldChar w:fldCharType="end"/>
      </w:r>
      <w:r w:rsidR="009006E9">
        <w:rPr>
          <w:rFonts w:cs="Arial"/>
        </w:rPr>
        <w:t xml:space="preserve">, </w:t>
      </w:r>
      <w:r w:rsidR="009006E9" w:rsidRPr="00873D5B">
        <w:rPr>
          <w:rFonts w:cs="Arial"/>
          <w:highlight w:val="green"/>
        </w:rPr>
        <w:t xml:space="preserve">dass </w:t>
      </w:r>
      <w:r w:rsidR="00DF0F73" w:rsidRPr="00873D5B">
        <w:rPr>
          <w:rFonts w:cs="Arial"/>
          <w:highlight w:val="green"/>
        </w:rPr>
        <w:t xml:space="preserve">Prompt Engineering  </w:t>
      </w:r>
      <w:r w:rsidR="000B6AC8" w:rsidRPr="00873D5B">
        <w:rPr>
          <w:rFonts w:cs="Arial"/>
          <w:highlight w:val="green"/>
        </w:rPr>
        <w:t xml:space="preserve">bei der </w:t>
      </w:r>
      <w:r w:rsidR="00B777F1" w:rsidRPr="00873D5B">
        <w:rPr>
          <w:rFonts w:cs="Arial"/>
          <w:highlight w:val="green"/>
        </w:rPr>
        <w:t>Anwendungen</w:t>
      </w:r>
      <w:r w:rsidR="009006E9" w:rsidRPr="00873D5B">
        <w:rPr>
          <w:rFonts w:cs="Arial"/>
          <w:highlight w:val="green"/>
        </w:rPr>
        <w:t xml:space="preserve"> </w:t>
      </w:r>
      <w:r w:rsidR="000B6AC8" w:rsidRPr="00873D5B">
        <w:rPr>
          <w:rFonts w:cs="Arial"/>
          <w:highlight w:val="green"/>
        </w:rPr>
        <w:t xml:space="preserve">von LLMs auf </w:t>
      </w:r>
      <w:r w:rsidR="00562090" w:rsidRPr="00873D5B">
        <w:rPr>
          <w:rFonts w:cs="Arial"/>
          <w:highlight w:val="green"/>
        </w:rPr>
        <w:t xml:space="preserve">eigene Anwendungsfälle </w:t>
      </w:r>
      <w:r w:rsidR="00E6355B" w:rsidRPr="00873D5B">
        <w:rPr>
          <w:rFonts w:cs="Arial"/>
          <w:highlight w:val="green"/>
        </w:rPr>
        <w:t>als erste</w:t>
      </w:r>
      <w:r w:rsidR="002B4C15" w:rsidRPr="00873D5B">
        <w:rPr>
          <w:rFonts w:cs="Arial"/>
          <w:highlight w:val="green"/>
        </w:rPr>
        <w:t>n</w:t>
      </w:r>
      <w:r w:rsidR="00E6355B" w:rsidRPr="00873D5B">
        <w:rPr>
          <w:rFonts w:cs="Arial"/>
          <w:highlight w:val="green"/>
        </w:rPr>
        <w:t xml:space="preserve"> Ansatz</w:t>
      </w:r>
      <w:r w:rsidR="009006E9" w:rsidRPr="00873D5B">
        <w:rPr>
          <w:rFonts w:cs="Arial"/>
          <w:highlight w:val="green"/>
        </w:rPr>
        <w:t xml:space="preserve"> gewählt werden sollte</w:t>
      </w:r>
      <w:r w:rsidR="009659C5" w:rsidRPr="00873D5B">
        <w:rPr>
          <w:rFonts w:cs="Arial"/>
          <w:highlight w:val="green"/>
        </w:rPr>
        <w:t xml:space="preserve">. </w:t>
      </w:r>
      <w:r w:rsidR="006F32AA" w:rsidRPr="00873D5B">
        <w:rPr>
          <w:rFonts w:cs="Arial"/>
          <w:highlight w:val="green"/>
        </w:rPr>
        <w:t>Erst s</w:t>
      </w:r>
      <w:r w:rsidR="009659C5" w:rsidRPr="00873D5B">
        <w:rPr>
          <w:rFonts w:cs="Arial"/>
          <w:highlight w:val="green"/>
        </w:rPr>
        <w:t>ofern die Ergebnisse</w:t>
      </w:r>
      <w:r w:rsidR="00646F98" w:rsidRPr="00873D5B">
        <w:rPr>
          <w:rFonts w:cs="Arial"/>
          <w:highlight w:val="green"/>
        </w:rPr>
        <w:t xml:space="preserve"> </w:t>
      </w:r>
      <w:r w:rsidR="009659C5" w:rsidRPr="00873D5B">
        <w:rPr>
          <w:rFonts w:cs="Arial"/>
          <w:highlight w:val="green"/>
        </w:rPr>
        <w:t>nicht ausreichend</w:t>
      </w:r>
      <w:r w:rsidR="0027307E" w:rsidRPr="00873D5B">
        <w:rPr>
          <w:rFonts w:cs="Arial"/>
          <w:highlight w:val="green"/>
        </w:rPr>
        <w:t xml:space="preserve"> sind</w:t>
      </w:r>
      <w:r w:rsidR="009659C5" w:rsidRPr="00873D5B">
        <w:rPr>
          <w:rFonts w:cs="Arial"/>
          <w:highlight w:val="green"/>
        </w:rPr>
        <w:t xml:space="preserve">, </w:t>
      </w:r>
      <w:r w:rsidR="0027307E" w:rsidRPr="00873D5B">
        <w:rPr>
          <w:rFonts w:cs="Arial"/>
          <w:highlight w:val="green"/>
        </w:rPr>
        <w:t xml:space="preserve">sollten </w:t>
      </w:r>
      <w:r w:rsidR="00B9311A" w:rsidRPr="00873D5B">
        <w:rPr>
          <w:rFonts w:cs="Arial"/>
          <w:highlight w:val="green"/>
        </w:rPr>
        <w:t xml:space="preserve">demnach </w:t>
      </w:r>
      <w:r w:rsidR="008A5AD2" w:rsidRPr="00873D5B">
        <w:rPr>
          <w:rFonts w:cs="Arial"/>
          <w:highlight w:val="green"/>
        </w:rPr>
        <w:t xml:space="preserve">im Anschluss </w:t>
      </w:r>
      <w:r w:rsidR="009659C5" w:rsidRPr="00873D5B">
        <w:rPr>
          <w:rFonts w:cs="Arial"/>
          <w:highlight w:val="green"/>
        </w:rPr>
        <w:t xml:space="preserve">komplexere Methoden </w:t>
      </w:r>
      <w:r w:rsidR="00DF69CB" w:rsidRPr="00873D5B">
        <w:rPr>
          <w:rFonts w:cs="Arial"/>
          <w:highlight w:val="green"/>
        </w:rPr>
        <w:t xml:space="preserve">zur </w:t>
      </w:r>
      <w:r w:rsidR="00CB0890" w:rsidRPr="00873D5B">
        <w:rPr>
          <w:rFonts w:cs="Arial"/>
          <w:highlight w:val="green"/>
        </w:rPr>
        <w:t xml:space="preserve">Optimierung des übergebenen Kontexts </w:t>
      </w:r>
      <w:r w:rsidR="00B9311A" w:rsidRPr="00873D5B">
        <w:rPr>
          <w:rFonts w:cs="Arial"/>
          <w:highlight w:val="green"/>
        </w:rPr>
        <w:t xml:space="preserve">oder der Optimierung des </w:t>
      </w:r>
      <w:r w:rsidR="00DF69CB" w:rsidRPr="00873D5B">
        <w:rPr>
          <w:rFonts w:cs="Arial"/>
          <w:highlight w:val="green"/>
        </w:rPr>
        <w:t>LLM</w:t>
      </w:r>
      <w:r w:rsidR="00B9311A" w:rsidRPr="00873D5B">
        <w:rPr>
          <w:rFonts w:cs="Arial"/>
          <w:highlight w:val="green"/>
        </w:rPr>
        <w:t xml:space="preserve">s </w:t>
      </w:r>
      <w:r w:rsidR="009659C5" w:rsidRPr="00873D5B">
        <w:rPr>
          <w:rFonts w:cs="Arial"/>
          <w:highlight w:val="green"/>
        </w:rPr>
        <w:t>angewendet werden.</w:t>
      </w:r>
      <w:r w:rsidR="00CB0890" w:rsidRPr="00873D5B">
        <w:rPr>
          <w:rFonts w:cs="Arial"/>
          <w:highlight w:val="green"/>
        </w:rPr>
        <w:t xml:space="preserve"> </w:t>
      </w:r>
      <w:r w:rsidR="006B3EFF" w:rsidRPr="00873D5B">
        <w:rPr>
          <w:rFonts w:cs="Arial"/>
          <w:highlight w:val="green"/>
        </w:rPr>
        <w:t xml:space="preserve">Für einen ersten Einstieg in dieses Forschungsfeld soll das </w:t>
      </w:r>
      <w:r w:rsidRPr="00873D5B">
        <w:rPr>
          <w:rFonts w:cs="Arial"/>
          <w:highlight w:val="green"/>
        </w:rPr>
        <w:t>Potential von Prompt Engineering speziell für das Argument Mining untersucht werden, um zu evaluieren, ob es trotz der beschriebenen Einschränkungen eine praktikable und ressourcenschonende Lösung für diese Aufgabe bieten kann</w:t>
      </w:r>
      <w:r w:rsidR="00812CB0" w:rsidRPr="00873D5B">
        <w:rPr>
          <w:rFonts w:cs="Arial"/>
          <w:highlight w:val="green"/>
        </w:rPr>
        <w:t xml:space="preserve"> oder </w:t>
      </w:r>
      <w:r w:rsidR="0020716E" w:rsidRPr="00873D5B">
        <w:rPr>
          <w:rFonts w:cs="Arial"/>
          <w:highlight w:val="green"/>
        </w:rPr>
        <w:t xml:space="preserve">die Anwendung </w:t>
      </w:r>
      <w:r w:rsidR="00812CB0" w:rsidRPr="00873D5B">
        <w:rPr>
          <w:rFonts w:cs="Arial"/>
          <w:highlight w:val="green"/>
        </w:rPr>
        <w:t>weiterführende</w:t>
      </w:r>
      <w:r w:rsidR="0020716E" w:rsidRPr="00873D5B">
        <w:rPr>
          <w:rFonts w:cs="Arial"/>
          <w:highlight w:val="green"/>
        </w:rPr>
        <w:t>r</w:t>
      </w:r>
      <w:r w:rsidR="00812CB0" w:rsidRPr="00873D5B">
        <w:rPr>
          <w:rFonts w:cs="Arial"/>
          <w:highlight w:val="green"/>
        </w:rPr>
        <w:t xml:space="preserve"> Methoden notwendig </w:t>
      </w:r>
      <w:r w:rsidR="0020716E" w:rsidRPr="00873D5B">
        <w:rPr>
          <w:rFonts w:cs="Arial"/>
          <w:highlight w:val="green"/>
        </w:rPr>
        <w:t>is</w:t>
      </w:r>
      <w:r w:rsidR="0020716E">
        <w:rPr>
          <w:rFonts w:cs="Arial"/>
        </w:rPr>
        <w:t>t</w:t>
      </w:r>
      <w:r w:rsidR="00812CB0">
        <w:rPr>
          <w:rFonts w:cs="Arial"/>
        </w:rPr>
        <w:t>.</w:t>
      </w:r>
    </w:p>
    <w:moveToRangeEnd w:id="599"/>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00" w:name="_Toc187929384"/>
      <w:bookmarkStart w:id="601" w:name="_Ref188081953"/>
      <w:bookmarkStart w:id="602" w:name="_Ref188081954"/>
      <w:bookmarkStart w:id="603" w:name="_Ref188081959"/>
      <w:bookmarkStart w:id="604" w:name="_Ref188081963"/>
      <w:r w:rsidRPr="001F3F1D">
        <w:rPr>
          <w:lang w:val="en-US"/>
        </w:rPr>
        <w:t>Daten und Methoden</w:t>
      </w:r>
      <w:bookmarkEnd w:id="600"/>
      <w:bookmarkEnd w:id="601"/>
      <w:bookmarkEnd w:id="602"/>
      <w:bookmarkEnd w:id="603"/>
      <w:bookmarkEnd w:id="604"/>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605" w:name="_Toc187929385"/>
      <w:ins w:id="606" w:author="Ben Fels" w:date="2024-12-17T09:00:00Z" w16du:dateUtc="2024-12-17T08:00:00Z">
        <w:r w:rsidRPr="001F3F1D">
          <w:rPr>
            <w:lang w:val="en-US"/>
          </w:rPr>
          <w:t>Modell</w:t>
        </w:r>
      </w:ins>
      <w:r w:rsidR="00292A16">
        <w:rPr>
          <w:lang w:val="en-US"/>
        </w:rPr>
        <w:t xml:space="preserve"> / LLM / Large Language Model</w:t>
      </w:r>
      <w:bookmarkEnd w:id="605"/>
    </w:p>
    <w:p w14:paraId="698D6A0F" w14:textId="04771D2A" w:rsidR="0080055D" w:rsidRDefault="0080055D" w:rsidP="001F7CA5">
      <w:pPr>
        <w:autoSpaceDE w:val="0"/>
        <w:autoSpaceDN w:val="0"/>
        <w:adjustRightInd w:val="0"/>
        <w:spacing w:after="0"/>
        <w:jc w:val="both"/>
        <w:rPr>
          <w:ins w:id="607" w:author="Ben Fels" w:date="2024-12-21T20:44:00Z" w16du:dateUtc="2024-12-21T19:44:00Z"/>
        </w:rPr>
      </w:pPr>
      <w:ins w:id="608"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09" w:author="Ben Fels" w:date="2024-12-20T16:54:00Z" w16du:dateUtc="2024-12-20T15:54:00Z"/>
        </w:rPr>
      </w:pPr>
      <w:ins w:id="610" w:author="Ben Fels" w:date="2024-12-22T12:34:00Z" w16du:dateUtc="2024-12-22T11:34:00Z">
        <w:r w:rsidRPr="00B30CF1">
          <w:rPr>
            <w:highlight w:val="cyan"/>
            <w:rPrChange w:id="611" w:author="Ben Fels" w:date="2024-12-22T12:34:00Z" w16du:dateUtc="2024-12-22T11:34:00Z">
              <w:rPr/>
            </w:rPrChange>
          </w:rPr>
          <w:t>Modellbeschreibung</w:t>
        </w:r>
      </w:ins>
    </w:p>
    <w:p w14:paraId="1A36EB43" w14:textId="6A302E84" w:rsidR="003A108F" w:rsidRDefault="002D5E78" w:rsidP="003A108F">
      <w:pPr>
        <w:jc w:val="both"/>
        <w:rPr>
          <w:b/>
        </w:rPr>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8107DD" w:rsidRPr="009F1231">
        <w:rPr>
          <w:highlight w:val="green"/>
        </w:rPr>
        <w:t xml:space="preserve">. </w:t>
      </w:r>
      <w:r w:rsidR="004C38F0" w:rsidRPr="009F1231">
        <w:rPr>
          <w:highlight w:val="green"/>
        </w:rPr>
        <w:t>Eine ausführliche Dokumentation bekräftigt die Entscheidung</w:t>
      </w:r>
      <w:r w:rsidR="00153BBA">
        <w:t>.</w:t>
      </w:r>
      <w:r w:rsidR="00E25817">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lastRenderedPageBreak/>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12"/>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12"/>
      <w:r w:rsidR="00B63A6E" w:rsidRPr="00B63A6E">
        <w:rPr>
          <w:rStyle w:val="Kommentarzeichen"/>
          <w:highlight w:val="magenta"/>
        </w:rPr>
        <w:commentReference w:id="612"/>
      </w:r>
      <w:r w:rsidR="009563E0" w:rsidRPr="00B63A6E">
        <w:rPr>
          <w:highlight w:val="magenta"/>
        </w:rPr>
        <w:t>.</w:t>
      </w:r>
      <w:r w:rsidR="009563E0">
        <w:t xml:space="preserve"> </w:t>
      </w:r>
      <w:ins w:id="613" w:author="Ben Fels" w:date="2024-12-21T09:18:00Z" w16du:dateUtc="2024-12-21T08:18:00Z">
        <w:r w:rsidR="00131A69" w:rsidRPr="00FB1A1A">
          <w:rPr>
            <w:highlight w:val="green"/>
          </w:rPr>
          <w:t xml:space="preserve">Um die </w:t>
        </w:r>
      </w:ins>
      <w:ins w:id="614" w:author="Ben Fels" w:date="2024-12-21T09:19:00Z" w16du:dateUtc="2024-12-21T08:19:00Z">
        <w:r w:rsidR="007317C2" w:rsidRPr="00FB1A1A">
          <w:rPr>
            <w:highlight w:val="green"/>
          </w:rPr>
          <w:t xml:space="preserve">Ausgaben des LLMs </w:t>
        </w:r>
      </w:ins>
      <w:ins w:id="615" w:author="Ben Fels" w:date="2024-12-21T09:18:00Z" w16du:dateUtc="2024-12-21T08:18:00Z">
        <w:r w:rsidR="00B365FE" w:rsidRPr="00FB1A1A">
          <w:rPr>
            <w:highlight w:val="green"/>
          </w:rPr>
          <w:t xml:space="preserve">möglichst </w:t>
        </w:r>
      </w:ins>
      <w:ins w:id="616"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17"/>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617"/>
      <w:r w:rsidR="004E6251">
        <w:rPr>
          <w:rStyle w:val="Kommentarzeichen"/>
        </w:rPr>
        <w:commentReference w:id="617"/>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618" w:author="Ben Fels" w:date="2024-12-21T09:19:00Z" w16du:dateUtc="2024-12-21T08:19:00Z">
        <w:r w:rsidR="006B1593" w:rsidRPr="002E38EC">
          <w:rPr>
            <w:i/>
            <w:rPrChange w:id="619" w:author="Ben Fels" w:date="2024-12-21T09:19:00Z" w16du:dateUtc="2024-12-21T08:19:00Z">
              <w:rPr>
                <w:lang w:val="en-US"/>
              </w:rPr>
            </w:rPrChange>
          </w:rPr>
          <w:t>emp</w:t>
        </w:r>
        <w:r w:rsidR="006B1593" w:rsidRPr="002E38EC">
          <w:rPr>
            <w:i/>
          </w:rPr>
          <w:t>eratur</w:t>
        </w:r>
      </w:ins>
      <w:r w:rsidR="006B1593" w:rsidRPr="002E38EC">
        <w:rPr>
          <w:i/>
        </w:rPr>
        <w:t>e</w:t>
      </w:r>
      <w:ins w:id="620"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21"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22"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23" w:author="Ben Fels" w:date="2024-12-20T16:54:00Z" w16du:dateUtc="2024-12-20T15:54:00Z">
            <w:rPr>
              <w:lang w:val="en-US"/>
            </w:rPr>
          </w:rPrChange>
        </w:rPr>
        <w:fldChar w:fldCharType="end"/>
      </w:r>
      <w:r w:rsidR="006B1593">
        <w:t xml:space="preserve">. Er wurde für weniger zufällige Ausgaben folglich auf </w:t>
      </w:r>
      <w:ins w:id="624" w:author="Ben Fels" w:date="2024-12-21T09:20:00Z" w16du:dateUtc="2024-12-21T08:20:00Z">
        <w:r w:rsidR="006B1593">
          <w:t>Null festgelegt</w:t>
        </w:r>
        <w:r w:rsidR="006B1593" w:rsidRPr="00E022D3">
          <w:rPr>
            <w:rPrChange w:id="625"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w:t>
      </w:r>
      <w:r w:rsidR="00745761" w:rsidRPr="00FB1A1A">
        <w:rPr>
          <w:highlight w:val="green"/>
        </w:rPr>
        <w:lastRenderedPageBreak/>
        <w:t xml:space="preserve">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626"/>
      <w:r w:rsidR="00CF49FF" w:rsidRPr="007F13B6">
        <w:rPr>
          <w:highlight w:val="green"/>
        </w:rPr>
        <w:t>JSON-Schema</w:t>
      </w:r>
      <w:r w:rsidR="002C0744" w:rsidRPr="007F13B6">
        <w:rPr>
          <w:highlight w:val="green"/>
        </w:rPr>
        <w:t xml:space="preserve"> </w:t>
      </w:r>
      <w:commentRangeEnd w:id="626"/>
      <w:r w:rsidR="00422FB9" w:rsidRPr="007F13B6">
        <w:rPr>
          <w:rStyle w:val="Kommentarzeichen"/>
          <w:highlight w:val="green"/>
        </w:rPr>
        <w:commentReference w:id="626"/>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627" w:author="Ben Fels" w:date="2024-12-22T12:34:00Z" w16du:dateUtc="2024-12-22T11:34:00Z">
        <w:r>
          <w:t xml:space="preserve">Das Modell wird über die OpenAI </w:t>
        </w:r>
      </w:ins>
      <w:r>
        <w:t xml:space="preserve">Batch </w:t>
      </w:r>
      <w:ins w:id="628"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6F5170DE" w14:textId="580581E3" w:rsidR="00063B35" w:rsidRPr="0067136C" w:rsidRDefault="00063B35" w:rsidP="003A406A">
      <w:pPr>
        <w:pStyle w:val="berschrift2"/>
        <w:rPr>
          <w:ins w:id="629" w:author="Ben Fels" w:date="2024-12-21T09:11:00Z" w16du:dateUtc="2024-12-21T08:11:00Z"/>
          <w:lang w:val="en-US"/>
        </w:rPr>
        <w:pPrChange w:id="630" w:author="Ben Fels" w:date="2024-12-21T11:55:00Z" w16du:dateUtc="2024-12-21T10:55:00Z">
          <w:pPr>
            <w:jc w:val="both"/>
          </w:pPr>
        </w:pPrChange>
      </w:pPr>
      <w:bookmarkStart w:id="631" w:name="_Toc187929382"/>
      <w:ins w:id="632" w:author="Ben Fels" w:date="2024-12-21T09:10:00Z" w16du:dateUtc="2024-12-21T08:10:00Z">
        <w:r w:rsidRPr="0067136C">
          <w:rPr>
            <w:lang w:val="en-US"/>
          </w:rPr>
          <w:t>Daten</w:t>
        </w:r>
      </w:ins>
      <w:bookmarkEnd w:id="631"/>
      <w:r>
        <w:rPr>
          <w:lang w:val="en-US"/>
        </w:rPr>
        <w:t>lage und -qualität</w:t>
      </w:r>
    </w:p>
    <w:p w14:paraId="6B4B73D7" w14:textId="5259D8EC" w:rsidR="00063B35" w:rsidRDefault="00063B35" w:rsidP="00063B35">
      <w:pPr>
        <w:jc w:val="both"/>
      </w:pPr>
      <w:r w:rsidRPr="00171029">
        <w:rPr>
          <w:highlight w:val="green"/>
        </w:rPr>
        <w:t xml:space="preserve">Der Mangel an </w:t>
      </w:r>
      <w:ins w:id="633" w:author="Ben Fels" w:date="2024-12-21T09:22:00Z" w16du:dateUtc="2024-12-21T08:22:00Z">
        <w:r w:rsidRPr="00171029">
          <w:rPr>
            <w:highlight w:val="green"/>
          </w:rPr>
          <w:t>große</w:t>
        </w:r>
      </w:ins>
      <w:r w:rsidRPr="00171029">
        <w:rPr>
          <w:highlight w:val="green"/>
        </w:rPr>
        <w:t xml:space="preserve">n </w:t>
      </w:r>
      <w:ins w:id="634" w:author="Ben Fels" w:date="2024-12-21T09:22:00Z" w16du:dateUtc="2024-12-21T08:22:00Z">
        <w:r w:rsidRPr="00171029">
          <w:rPr>
            <w:highlight w:val="green"/>
          </w:rPr>
          <w:t xml:space="preserve">Mengen entsprechend annotierter Trainingsdaten </w:t>
        </w:r>
      </w:ins>
      <w:r w:rsidRPr="00171029">
        <w:rPr>
          <w:highlight w:val="green"/>
        </w:rPr>
        <w:t>stellt nach</w:t>
      </w:r>
      <w:r>
        <w:t xml:space="preserve"> </w:t>
      </w:r>
      <w:ins w:id="635" w:author="Ben Fels" w:date="2024-12-21T09:22:00Z" w16du:dateUtc="2024-12-21T08:22:00Z">
        <w:r w:rsidRPr="004C02FA">
          <w:rPr>
            <w:rFonts w:cs="Arial"/>
            <w:highlight w:val="magenta"/>
          </w:rPr>
          <w:t>Lawrence &amp; Reed</w:t>
        </w:r>
      </w:ins>
      <w:r w:rsidRPr="00217233">
        <w:t xml:space="preserve"> </w:t>
      </w:r>
      <w:ins w:id="636" w:author="Ben Fels" w:date="2024-12-21T09:22:00Z" w16du:dateUtc="2024-12-21T08:22:00Z">
        <w:r w:rsidRPr="004C02FA">
          <w:rPr>
            <w:i/>
            <w:highlight w:val="magenta"/>
          </w:rPr>
          <w:fldChar w:fldCharType="begin"/>
        </w:r>
      </w:ins>
      <w:r>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637" w:author="Ben Fels" w:date="2024-12-21T09:22:00Z" w16du:dateUtc="2024-12-21T08:22:00Z">
        <w:r w:rsidRPr="004C02FA">
          <w:rPr>
            <w:i/>
            <w:highlight w:val="magenta"/>
          </w:rPr>
          <w:fldChar w:fldCharType="separate"/>
        </w:r>
      </w:ins>
      <w:r w:rsidRPr="00165108">
        <w:rPr>
          <w:rFonts w:cs="Arial"/>
          <w:highlight w:val="magenta"/>
        </w:rPr>
        <w:t>(2020, S. 798)</w:t>
      </w:r>
      <w:ins w:id="638" w:author="Ben Fels" w:date="2024-12-21T09:22:00Z" w16du:dateUtc="2024-12-21T08:22:00Z">
        <w:r w:rsidRPr="004C02FA">
          <w:rPr>
            <w:i/>
            <w:highlight w:val="magenta"/>
          </w:rPr>
          <w:fldChar w:fldCharType="end"/>
        </w:r>
      </w:ins>
      <w:r>
        <w:rPr>
          <w:i/>
        </w:rPr>
        <w:t xml:space="preserve"> </w:t>
      </w:r>
      <w:ins w:id="639" w:author="Ben Fels" w:date="2024-12-21T09:22:00Z" w16du:dateUtc="2024-12-21T08:22:00Z">
        <w:r w:rsidRPr="00505C3F">
          <w:rPr>
            <w:highlight w:val="green"/>
          </w:rPr>
          <w:t xml:space="preserve">eine große Herausforderung </w:t>
        </w:r>
      </w:ins>
      <w:r w:rsidRPr="00505C3F">
        <w:rPr>
          <w:highlight w:val="green"/>
        </w:rPr>
        <w:t>für das Argument Mining dar</w:t>
      </w:r>
      <w:r w:rsidRPr="00505C3F">
        <w:rPr>
          <w:i/>
          <w:highlight w:val="green"/>
        </w:rPr>
        <w:t>.</w:t>
      </w:r>
      <w:ins w:id="640" w:author="Ben Fels" w:date="2024-12-21T09:22:00Z" w16du:dateUtc="2024-12-21T08:22:00Z">
        <w:r w:rsidRPr="00505C3F">
          <w:rPr>
            <w:highlight w:val="green"/>
          </w:rPr>
          <w:t xml:space="preserve"> </w:t>
        </w:r>
      </w:ins>
      <w:r w:rsidRPr="00505C3F">
        <w:rPr>
          <w:highlight w:val="green"/>
        </w:rPr>
        <w:t>Sie führen jedoch an, dass u</w:t>
      </w:r>
      <w:ins w:id="641" w:author="Ben Fels" w:date="2024-12-21T09:23:00Z" w16du:dateUtc="2024-12-21T08:23:00Z">
        <w:r w:rsidRPr="00505C3F">
          <w:rPr>
            <w:highlight w:val="green"/>
          </w:rPr>
          <w:t xml:space="preserve">m </w:t>
        </w:r>
      </w:ins>
      <w:r w:rsidRPr="00505C3F">
        <w:rPr>
          <w:highlight w:val="green"/>
        </w:rPr>
        <w:t xml:space="preserve">diesem </w:t>
      </w:r>
      <w:ins w:id="642" w:author="Ben Fels" w:date="2024-12-21T09:23:00Z" w16du:dateUtc="2024-12-21T08:23:00Z">
        <w:r w:rsidRPr="00505C3F">
          <w:rPr>
            <w:highlight w:val="green"/>
          </w:rPr>
          <w:t xml:space="preserve">Mangel entgegenzuwirken, </w:t>
        </w:r>
      </w:ins>
      <w:r w:rsidRPr="00505C3F">
        <w:rPr>
          <w:highlight w:val="green"/>
        </w:rPr>
        <w:t xml:space="preserve">sich einige Untersuchungen </w:t>
      </w:r>
      <w:ins w:id="643" w:author="Ben Fels" w:date="2024-12-21T09:23:00Z" w16du:dateUtc="2024-12-21T08:23:00Z">
        <w:r w:rsidRPr="00505C3F">
          <w:rPr>
            <w:highlight w:val="green"/>
          </w:rPr>
          <w:t>mit der Erstellung von Annotations-Richtlinien beschäftigen</w:t>
        </w:r>
      </w:ins>
      <w:r w:rsidRPr="00505C3F">
        <w:rPr>
          <w:highlight w:val="green"/>
        </w:rPr>
        <w:t>, mit dem Hinweis, dass d</w:t>
      </w:r>
      <w:ins w:id="644" w:author="Ben Fels" w:date="2024-12-21T09:23:00Z" w16du:dateUtc="2024-12-21T08:23:00Z">
        <w:r w:rsidRPr="00505C3F">
          <w:rPr>
            <w:highlight w:val="green"/>
          </w:rPr>
          <w:t>i</w:t>
        </w:r>
      </w:ins>
      <w:r w:rsidRPr="00505C3F">
        <w:rPr>
          <w:highlight w:val="green"/>
        </w:rPr>
        <w:t>e</w:t>
      </w:r>
      <w:ins w:id="645" w:author="Ben Fels" w:date="2024-12-21T09:23:00Z" w16du:dateUtc="2024-12-21T08:23:00Z">
        <w:r w:rsidRPr="00505C3F">
          <w:rPr>
            <w:highlight w:val="green"/>
          </w:rPr>
          <w:t xml:space="preserve"> Verwendung </w:t>
        </w:r>
      </w:ins>
      <w:r w:rsidRPr="00505C3F">
        <w:rPr>
          <w:highlight w:val="green"/>
        </w:rPr>
        <w:t>von</w:t>
      </w:r>
      <w:ins w:id="646" w:author="Ben Fels" w:date="2024-12-21T09:23:00Z" w16du:dateUtc="2024-12-21T08:23:00Z">
        <w:r w:rsidRPr="00505C3F">
          <w:rPr>
            <w:highlight w:val="green"/>
          </w:rPr>
          <w:t xml:space="preserve"> spezifischen Annotations-Richtlinien bedeutet, dass sich </w:t>
        </w:r>
      </w:ins>
      <w:r w:rsidRPr="00505C3F">
        <w:rPr>
          <w:highlight w:val="green"/>
        </w:rPr>
        <w:t xml:space="preserve">diese </w:t>
      </w:r>
      <w:ins w:id="647" w:author="Ben Fels" w:date="2024-12-21T09:23:00Z" w16du:dateUtc="2024-12-21T08:23:00Z">
        <w:r w:rsidRPr="00505C3F">
          <w:rPr>
            <w:highlight w:val="green"/>
          </w:rPr>
          <w:t xml:space="preserve">auf den jeweiligen Bereich </w:t>
        </w:r>
      </w:ins>
      <w:r w:rsidRPr="00505C3F">
        <w:rPr>
          <w:highlight w:val="green"/>
        </w:rPr>
        <w:t xml:space="preserve">beschränken, </w:t>
      </w:r>
      <w:ins w:id="648" w:author="Ben Fels" w:date="2024-12-21T09:23:00Z" w16du:dateUtc="2024-12-21T08:23:00Z">
        <w:r w:rsidRPr="00505C3F">
          <w:rPr>
            <w:highlight w:val="green"/>
          </w:rPr>
          <w:t>i</w:t>
        </w:r>
      </w:ins>
      <w:r w:rsidRPr="00505C3F">
        <w:rPr>
          <w:highlight w:val="green"/>
        </w:rPr>
        <w:t>n d</w:t>
      </w:r>
      <w:ins w:id="649" w:author="Ben Fels" w:date="2024-12-21T09:23:00Z" w16du:dateUtc="2024-12-21T08:23:00Z">
        <w:r w:rsidRPr="00505C3F">
          <w:rPr>
            <w:highlight w:val="green"/>
          </w:rPr>
          <w:t>em sie entwickelt wurden</w:t>
        </w:r>
        <w:r>
          <w:t xml:space="preserve"> </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w:t>
        </w:r>
      </w:ins>
      <w:r w:rsidRPr="00505C3F">
        <w:rPr>
          <w:highlight w:val="green"/>
        </w:rPr>
        <w:t>Zudem kann es t</w:t>
      </w:r>
      <w:ins w:id="650" w:author="Ben Fels" w:date="2024-12-21T12:56:00Z" w16du:dateUtc="2024-12-21T11:56:00Z">
        <w:r w:rsidRPr="00505C3F">
          <w:rPr>
            <w:highlight w:val="green"/>
          </w:rPr>
          <w:t xml:space="preserve">rotz dieser Richtlinien zu Abweichungen aufgrund </w:t>
        </w:r>
      </w:ins>
      <w:r w:rsidRPr="00505C3F">
        <w:rPr>
          <w:highlight w:val="green"/>
        </w:rPr>
        <w:t>subjektiver Einschätzungen</w:t>
      </w:r>
      <w:ins w:id="651" w:author="Ben Fels" w:date="2024-12-21T12:56:00Z" w16du:dateUtc="2024-12-21T11:56:00Z">
        <w:r w:rsidRPr="00505C3F">
          <w:rPr>
            <w:highlight w:val="green"/>
          </w:rPr>
          <w:t xml:space="preserve"> kommen</w:t>
        </w:r>
      </w:ins>
      <w:r>
        <w:t xml:space="preserve"> </w:t>
      </w:r>
      <w:ins w:id="652" w:author="Ben Fels" w:date="2024-12-21T12:01:00Z" w16du:dateUtc="2024-12-21T11:01:00Z">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ins>
      <w:r>
        <w:t xml:space="preserve">. </w:t>
      </w:r>
      <w:r w:rsidRPr="006B1315">
        <w:rPr>
          <w:highlight w:val="green"/>
        </w:rPr>
        <w:t xml:space="preserve">Die </w:t>
      </w:r>
      <w:commentRangeStart w:id="653"/>
      <w:r w:rsidRPr="006B1315">
        <w:rPr>
          <w:highlight w:val="green"/>
        </w:rPr>
        <w:t xml:space="preserve">Übereinstimmung zwischen den Annotatoren kann als </w:t>
      </w:r>
      <w:r w:rsidRPr="006B1315">
        <w:rPr>
          <w:highlight w:val="green"/>
        </w:rPr>
        <w:lastRenderedPageBreak/>
        <w:t>Gütemaß für die Zuverlässi</w:t>
      </w:r>
      <w:commentRangeEnd w:id="653"/>
      <w:r w:rsidRPr="006B1315">
        <w:rPr>
          <w:rStyle w:val="Kommentarzeichen"/>
          <w:highlight w:val="green"/>
        </w:rPr>
        <w:commentReference w:id="653"/>
      </w:r>
      <w:r w:rsidRPr="006B1315">
        <w:rPr>
          <w:highlight w:val="green"/>
        </w:rPr>
        <w:t>gkeit der Annotation herangezogen werden</w:t>
      </w:r>
      <w:r>
        <w:t xml:space="preserve"> </w:t>
      </w:r>
      <w:ins w:id="654" w:author="Ben Fels" w:date="2024-12-21T09:11:00Z" w16du:dateUtc="2024-12-21T08:11:00Z">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751BC7">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B8431D">
          <w:rPr>
            <w:rFonts w:cs="Arial"/>
            <w:highlight w:val="magenta"/>
            <w:lang w:val="en-US"/>
          </w:rPr>
          <w:t>(Cabrio &amp; Villata, 2018, S. 5428)</w:t>
        </w:r>
        <w:r w:rsidRPr="00104FE4">
          <w:rPr>
            <w:i/>
            <w:highlight w:val="magenta"/>
          </w:rPr>
          <w:fldChar w:fldCharType="end"/>
        </w:r>
      </w:ins>
      <w:r>
        <w:rPr>
          <w:i/>
          <w:lang w:val="en-US"/>
        </w:rPr>
        <w:t xml:space="preserve">. </w:t>
      </w:r>
      <w:ins w:id="655" w:author="Ben Fels" w:date="2024-12-21T09:11:00Z" w16du:dateUtc="2024-12-21T08:11:00Z">
        <w:r w:rsidRPr="0063569E">
          <w:rPr>
            <w:rFonts w:cs="Arial"/>
            <w:highlight w:val="magenta"/>
            <w:lang w:val="en-US"/>
          </w:rPr>
          <w:t>Cabrio &amp; Villata</w:t>
        </w:r>
      </w:ins>
      <w:r w:rsidRPr="0063569E">
        <w:rPr>
          <w:highlight w:val="magenta"/>
          <w:lang w:val="en-US"/>
        </w:rPr>
        <w:t xml:space="preserve"> </w:t>
      </w:r>
      <w:ins w:id="656" w:author="Ben Fels" w:date="2024-12-21T09:11:00Z" w16du:dateUtc="2024-12-21T08:11:00Z">
        <w:r w:rsidRPr="00BF1970">
          <w:rPr>
            <w:highlight w:val="magenta"/>
          </w:rPr>
          <w:fldChar w:fldCharType="begin"/>
        </w:r>
      </w:ins>
      <w:r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57" w:author="Ben Fels" w:date="2024-12-21T09:11:00Z" w16du:dateUtc="2024-12-21T08:11:00Z">
        <w:r w:rsidRPr="00BF1970">
          <w:rPr>
            <w:highlight w:val="magenta"/>
          </w:rPr>
          <w:fldChar w:fldCharType="separate"/>
        </w:r>
      </w:ins>
      <w:r w:rsidRPr="0063569E">
        <w:rPr>
          <w:rFonts w:cs="Arial"/>
          <w:highlight w:val="magenta"/>
          <w:lang w:val="en-US"/>
        </w:rPr>
        <w:t>(2018, S. 5432)</w:t>
      </w:r>
      <w:ins w:id="658" w:author="Ben Fels" w:date="2024-12-21T09:11:00Z" w16du:dateUtc="2024-12-21T08:11:00Z">
        <w:r w:rsidRPr="00BF1970">
          <w:rPr>
            <w:highlight w:val="magenta"/>
          </w:rPr>
          <w:fldChar w:fldCharType="end"/>
        </w:r>
      </w:ins>
      <w:r w:rsidRPr="0063569E">
        <w:rPr>
          <w:lang w:val="en-US"/>
        </w:rPr>
        <w:t xml:space="preserve"> </w:t>
      </w:r>
      <w:r w:rsidRPr="00E25FC2">
        <w:rPr>
          <w:lang w:val="en-US"/>
        </w:rPr>
        <w:t xml:space="preserve">bieten in Ihrer Arbeit einen </w:t>
      </w:r>
      <w:ins w:id="659" w:author="Ben Fels" w:date="2024-12-21T09:11:00Z" w16du:dateUtc="2024-12-21T08:11:00Z">
        <w:r w:rsidRPr="00E25FC2">
          <w:rPr>
            <w:lang w:val="en-US"/>
          </w:rPr>
          <w:t xml:space="preserve">Vergleich </w:t>
        </w:r>
      </w:ins>
      <w:r w:rsidRPr="00E25FC2">
        <w:rPr>
          <w:lang w:val="en-US"/>
        </w:rPr>
        <w:t xml:space="preserve">von </w:t>
      </w:r>
      <w:ins w:id="660" w:author="Ben Fels" w:date="2024-12-21T09:11:00Z" w16du:dateUtc="2024-12-21T08:11:00Z">
        <w:r w:rsidRPr="00E25FC2">
          <w:rPr>
            <w:lang w:val="en-US"/>
          </w:rPr>
          <w:t>verfügbarer Datensätze</w:t>
        </w:r>
      </w:ins>
      <w:r w:rsidRPr="00E25FC2">
        <w:rPr>
          <w:lang w:val="en-US"/>
        </w:rPr>
        <w:t xml:space="preserve">n für das Argument Mining. </w:t>
      </w:r>
      <w:r w:rsidRPr="00E25FC2">
        <w:t>Sie weisen in diesem Zusammenhang darauf hin, dass aufgrund keiner eindeutigen Definition die Argumente in den Datensätze unterschiedlich annotiert werden und sich somit auch nicht für jede Teilaufgabe eignen.</w:t>
      </w:r>
      <w:r w:rsidR="00E74A05" w:rsidRPr="00E25FC2">
        <w:t xml:space="preserve"> </w:t>
      </w:r>
      <w:r w:rsidRPr="00E25FC2">
        <w:t xml:space="preserve">Der Mangel an qualitativ hochwertigen annotierten Daten für das Argument Mining unterstreicht die Verwendung von </w:t>
      </w:r>
      <w:commentRangeStart w:id="661"/>
      <w:r w:rsidRPr="00E25FC2">
        <w:t>Prompt Engineering</w:t>
      </w:r>
      <w:commentRangeEnd w:id="661"/>
      <w:r w:rsidR="000379CF" w:rsidRPr="00E25FC2">
        <w:rPr>
          <w:rStyle w:val="Kommentarzeichen"/>
        </w:rPr>
        <w:commentReference w:id="661"/>
      </w:r>
      <w:r w:rsidRPr="00E25FC2">
        <w:t>, da hierfür nur wenige annotierte Daten benötigt werden.</w:t>
      </w:r>
    </w:p>
    <w:p w14:paraId="7D342C80" w14:textId="77777777" w:rsidR="00063B35" w:rsidRPr="00BB2D45" w:rsidRDefault="00063B35" w:rsidP="00DB2053">
      <w:pPr>
        <w:autoSpaceDE w:val="0"/>
        <w:autoSpaceDN w:val="0"/>
        <w:adjustRightInd w:val="0"/>
        <w:spacing w:after="0"/>
        <w:jc w:val="both"/>
        <w:rPr>
          <w:ins w:id="662" w:author="Ben Fels" w:date="2024-12-16T22:07:00Z" w16du:dateUtc="2024-12-16T21:07:00Z"/>
        </w:rPr>
      </w:pPr>
    </w:p>
    <w:p w14:paraId="189BB60C" w14:textId="3326A256" w:rsidR="007A763E" w:rsidRPr="002A664A" w:rsidRDefault="007A763E">
      <w:pPr>
        <w:pStyle w:val="berschrift2"/>
        <w:rPr>
          <w:ins w:id="663" w:author="Ben Fels" w:date="2024-12-16T22:07:00Z" w16du:dateUtc="2024-12-16T21:07:00Z"/>
        </w:rPr>
        <w:pPrChange w:id="664" w:author="Ben Fels" w:date="2024-12-21T09:25:00Z" w16du:dateUtc="2024-12-21T08:25:00Z">
          <w:pPr>
            <w:autoSpaceDE w:val="0"/>
            <w:autoSpaceDN w:val="0"/>
            <w:adjustRightInd w:val="0"/>
            <w:spacing w:after="0"/>
            <w:jc w:val="both"/>
          </w:pPr>
        </w:pPrChange>
      </w:pPr>
      <w:bookmarkStart w:id="665" w:name="_Toc187929386"/>
      <w:ins w:id="666" w:author="Ben Fels" w:date="2024-12-16T22:07:00Z" w16du:dateUtc="2024-12-16T21:07:00Z">
        <w:r w:rsidRPr="002A664A">
          <w:t>Datensatzbeschreibung</w:t>
        </w:r>
        <w:bookmarkEnd w:id="665"/>
      </w:ins>
    </w:p>
    <w:p w14:paraId="7E64F350" w14:textId="11BCF553" w:rsidR="00E965FE" w:rsidDel="004732D9" w:rsidRDefault="00E4634A" w:rsidP="004732D9">
      <w:pPr>
        <w:jc w:val="both"/>
        <w:rPr>
          <w:del w:id="667" w:author="Ben Fels" w:date="2024-12-21T09:29:00Z" w16du:dateUtc="2024-12-21T08:29:00Z"/>
          <w:rFonts w:cs="Arial"/>
        </w:rPr>
      </w:pPr>
      <w:ins w:id="668"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669" w:author="Ben Fels" w:date="2024-12-21T11:21:00Z" w16du:dateUtc="2024-12-21T10:21:00Z">
        <w:r w:rsidR="00356AB6">
          <w:t>Für die Auswahl eines geeigneten Datensatzes wurden diverse Kriterien heran</w:t>
        </w:r>
      </w:ins>
      <w:ins w:id="670" w:author="Ben Fels" w:date="2024-12-21T11:22:00Z" w16du:dateUtc="2024-12-21T10:22:00Z">
        <w:r w:rsidR="00356AB6">
          <w:t xml:space="preserve">gezogen. Zunächst sollte der </w:t>
        </w:r>
      </w:ins>
      <w:ins w:id="671" w:author="Ben Fels" w:date="2024-12-21T09:24:00Z" w16du:dateUtc="2024-12-21T08:24:00Z">
        <w:r w:rsidR="003E3441">
          <w:t>Datensatz vorab nicht bereits von dem nicht-argumentativen Text befreit worden sein</w:t>
        </w:r>
      </w:ins>
      <w:ins w:id="672" w:author="Ben Fels" w:date="2024-12-21T11:22:00Z" w16du:dateUtc="2024-12-21T10:22:00Z">
        <w:r w:rsidR="00852873">
          <w:t xml:space="preserve">, um die Realität bestmöglich abzubilden </w:t>
        </w:r>
      </w:ins>
      <w:ins w:id="673"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674" w:author="Ben Fels" w:date="2024-12-21T11:22:00Z" w16du:dateUtc="2024-12-21T10:22:00Z">
        <w:r w:rsidR="00A76B67">
          <w:t xml:space="preserve">Desweiten wird der Ansatz verfolgt, nicht </w:t>
        </w:r>
      </w:ins>
      <w:ins w:id="675" w:author="Ben Fels" w:date="2024-12-16T22:07:00Z" w16du:dateUtc="2024-12-16T21:07:00Z">
        <w:r w:rsidR="00887B44">
          <w:t xml:space="preserve">für jede Teilaufgabe </w:t>
        </w:r>
      </w:ins>
      <w:ins w:id="676" w:author="Ben Fels" w:date="2024-12-21T11:23:00Z" w16du:dateUtc="2024-12-21T10:23:00Z">
        <w:r w:rsidR="00A76B67">
          <w:t xml:space="preserve">des </w:t>
        </w:r>
      </w:ins>
      <w:r w:rsidR="00674340">
        <w:t>Argument</w:t>
      </w:r>
      <w:ins w:id="677" w:author="Ben Fels" w:date="2024-12-21T11:23:00Z" w16du:dateUtc="2024-12-21T10:23:00Z">
        <w:r w:rsidR="00A76B67">
          <w:t xml:space="preserve"> Minings </w:t>
        </w:r>
      </w:ins>
      <w:ins w:id="678" w:author="Ben Fels" w:date="2024-12-16T22:07:00Z" w16du:dateUtc="2024-12-16T21:07:00Z">
        <w:r w:rsidR="00887B44">
          <w:t xml:space="preserve">einen eigenen Datensatz </w:t>
        </w:r>
      </w:ins>
      <w:ins w:id="679" w:author="Ben Fels" w:date="2024-12-21T11:23:00Z" w16du:dateUtc="2024-12-21T10:23:00Z">
        <w:r w:rsidR="00A76B67">
          <w:t xml:space="preserve">zu </w:t>
        </w:r>
      </w:ins>
      <w:ins w:id="680" w:author="Ben Fels" w:date="2024-12-16T22:07:00Z" w16du:dateUtc="2024-12-16T21:07:00Z">
        <w:r w:rsidR="00887B44">
          <w:t xml:space="preserve">verwenden. </w:t>
        </w:r>
      </w:ins>
      <w:ins w:id="681" w:author="Ben Fels" w:date="2024-12-21T11:23:00Z" w16du:dateUtc="2024-12-21T10:23:00Z">
        <w:r w:rsidR="00E56322">
          <w:t xml:space="preserve">Stattdessen soll sich der Datensatz über </w:t>
        </w:r>
        <w:r w:rsidR="00DF7A0F">
          <w:t xml:space="preserve">die </w:t>
        </w:r>
      </w:ins>
      <w:ins w:id="682" w:author="Ben Fels" w:date="2024-12-16T22:07:00Z" w16du:dateUtc="2024-12-16T21:07:00Z">
        <w:r w:rsidR="00887B44" w:rsidRPr="00EB48AB">
          <w:rPr>
            <w:highlight w:val="cyan"/>
            <w:rPrChange w:id="683" w:author="Ben Fels" w:date="2024-12-21T09:28:00Z" w16du:dateUtc="2024-12-21T08:28:00Z">
              <w:rPr/>
            </w:rPrChange>
          </w:rPr>
          <w:t>drei</w:t>
        </w:r>
        <w:r w:rsidR="00887B44">
          <w:t xml:space="preserve"> Teilaufgaben </w:t>
        </w:r>
      </w:ins>
      <w:ins w:id="684" w:author="Ben Fels" w:date="2024-12-21T11:24:00Z" w16du:dateUtc="2024-12-21T10:24:00Z">
        <w:r w:rsidR="00DF7A0F">
          <w:t xml:space="preserve">hinweg </w:t>
        </w:r>
      </w:ins>
      <w:ins w:id="685" w:author="Ben Fels" w:date="2024-12-16T22:07:00Z" w16du:dateUtc="2024-12-16T21:07:00Z">
        <w:r w:rsidR="00887B44">
          <w:t xml:space="preserve">verwenden </w:t>
        </w:r>
      </w:ins>
      <w:ins w:id="686" w:author="Ben Fels" w:date="2024-12-21T11:24:00Z" w16du:dateUtc="2024-12-21T10:24:00Z">
        <w:r w:rsidR="00DF7A0F">
          <w:t>lassen</w:t>
        </w:r>
      </w:ins>
      <w:ins w:id="687" w:author="Ben Fels" w:date="2024-12-16T22:07:00Z" w16du:dateUtc="2024-12-16T21:07:00Z">
        <w:r w:rsidR="00887B44">
          <w:t>.</w:t>
        </w:r>
      </w:ins>
      <w:ins w:id="688" w:author="Ben Fels" w:date="2024-12-21T11:24:00Z" w16du:dateUtc="2024-12-21T10:24:00Z">
        <w:r w:rsidR="00A42C0D">
          <w:t xml:space="preserve"> Es </w:t>
        </w:r>
      </w:ins>
      <w:ins w:id="689" w:author="Ben Fels" w:date="2024-12-16T22:07:00Z" w16du:dateUtc="2024-12-16T21:07:00Z">
        <w:r w:rsidR="00887B44">
          <w:t xml:space="preserve">bedarf </w:t>
        </w:r>
      </w:ins>
      <w:ins w:id="690" w:author="Ben Fels" w:date="2024-12-21T11:24:00Z" w16du:dateUtc="2024-12-21T10:24:00Z">
        <w:r w:rsidR="00A42C0D">
          <w:t xml:space="preserve">folglich </w:t>
        </w:r>
      </w:ins>
      <w:ins w:id="691" w:author="Ben Fels" w:date="2024-12-16T22:07:00Z" w16du:dateUtc="2024-12-16T21:07:00Z">
        <w:r w:rsidR="00887B44">
          <w:t xml:space="preserve">eines annotierten Datensatzes, in dem die </w:t>
        </w:r>
      </w:ins>
      <w:ins w:id="692" w:author="Ben Fels" w:date="2024-12-21T09:21:00Z" w16du:dateUtc="2024-12-21T08:21:00Z">
        <w:r w:rsidR="00E3790C">
          <w:t>A</w:t>
        </w:r>
      </w:ins>
      <w:ins w:id="693" w:author="Ben Fels" w:date="2024-12-16T22:07:00Z" w16du:dateUtc="2024-12-16T21:07:00Z">
        <w:r w:rsidR="00887B44">
          <w:t>rgument</w:t>
        </w:r>
      </w:ins>
      <w:ins w:id="694" w:author="Ben Fels" w:date="2024-12-21T09:08:00Z" w16du:dateUtc="2024-12-21T08:08:00Z">
        <w:r w:rsidR="00961A84">
          <w:t>ationsk</w:t>
        </w:r>
      </w:ins>
      <w:ins w:id="695" w:author="Ben Fels" w:date="2024-12-16T22:07:00Z" w16du:dateUtc="2024-12-16T21:07:00Z">
        <w:r w:rsidR="00887B44">
          <w:t>omponenten und d</w:t>
        </w:r>
      </w:ins>
      <w:ins w:id="696" w:author="Ben Fels" w:date="2024-12-21T11:24:00Z" w16du:dateUtc="2024-12-21T10:24:00Z">
        <w:r w:rsidR="00A42C0D">
          <w:t>ie</w:t>
        </w:r>
      </w:ins>
      <w:ins w:id="697" w:author="Ben Fels" w:date="2024-12-16T22:07:00Z" w16du:dateUtc="2024-12-16T21:07:00Z">
        <w:r w:rsidR="00887B44">
          <w:t xml:space="preserve"> argumentativen Beziehungen ausgewiesen werden. </w:t>
        </w:r>
      </w:ins>
      <w:ins w:id="698" w:author="Ben Fels" w:date="2024-12-21T11:24:00Z" w16du:dateUtc="2024-12-21T10:24:00Z">
        <w:r w:rsidR="00563F3A">
          <w:t>Ein bereits annotierter Datensatz er</w:t>
        </w:r>
      </w:ins>
      <w:ins w:id="699" w:author="Ben Fels" w:date="2024-12-21T11:25:00Z" w16du:dateUtc="2024-12-21T10:25:00Z">
        <w:r w:rsidR="00563F3A">
          <w:t>möglicht es a</w:t>
        </w:r>
      </w:ins>
      <w:ins w:id="700" w:author="Ben Fels" w:date="2024-12-16T22:07:00Z" w16du:dateUtc="2024-12-16T21:07:00Z">
        <w:r w:rsidR="00887B44">
          <w:t>nhand der Grundwahrheit die Ausgabe</w:t>
        </w:r>
      </w:ins>
      <w:ins w:id="701" w:author="Ben Fels" w:date="2024-12-21T11:25:00Z" w16du:dateUtc="2024-12-21T10:25:00Z">
        <w:r w:rsidR="00563F3A">
          <w:t>n</w:t>
        </w:r>
      </w:ins>
      <w:ins w:id="702" w:author="Ben Fels" w:date="2024-12-16T22:07:00Z" w16du:dateUtc="2024-12-16T21:07:00Z">
        <w:r w:rsidR="00887B44">
          <w:t xml:space="preserve"> des LLMs </w:t>
        </w:r>
      </w:ins>
      <w:ins w:id="703" w:author="Ben Fels" w:date="2024-12-21T11:25:00Z" w16du:dateUtc="2024-12-21T10:25:00Z">
        <w:r w:rsidR="00563F3A">
          <w:t>zu evaluieren</w:t>
        </w:r>
      </w:ins>
      <w:ins w:id="704" w:author="Ben Fels" w:date="2024-12-16T22:07:00Z" w16du:dateUtc="2024-12-16T21:07:00Z">
        <w:r w:rsidR="00887B44">
          <w:t>.</w:t>
        </w:r>
      </w:ins>
      <w:ins w:id="705" w:author="Ben Fels" w:date="2024-12-21T09:26:00Z" w16du:dateUtc="2024-12-21T08:26:00Z">
        <w:r w:rsidR="00B22711">
          <w:t xml:space="preserve"> Sofern kein passender Datensatz verfügbar ist, </w:t>
        </w:r>
        <w:r w:rsidR="0033434B">
          <w:t>be</w:t>
        </w:r>
      </w:ins>
      <w:ins w:id="706" w:author="Ben Fels" w:date="2024-12-21T09:27:00Z" w16du:dateUtc="2024-12-21T08:27:00Z">
        <w:r w:rsidR="0033434B">
          <w:t>stünde die Möglichkeit einen eigenen Datensatz zu erstellen.</w:t>
        </w:r>
      </w:ins>
      <w:del w:id="707" w:author="Ben Fels" w:date="2024-12-21T08:55:00Z" w16du:dateUtc="2024-12-21T07:55:00Z">
        <w:r w:rsidR="008B78C2" w:rsidRPr="00A04669" w:rsidDel="004B0C84">
          <w:rPr>
            <w:highlight w:val="magenta"/>
            <w:rPrChange w:id="70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0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10" w:author="Ben Fels" w:date="2024-12-21T08:22:00Z" w16du:dateUtc="2024-12-21T07:22:00Z">
              <w:rPr/>
            </w:rPrChange>
          </w:rPr>
          <w:fldChar w:fldCharType="end"/>
        </w:r>
      </w:del>
      <w:ins w:id="711" w:author="Ben Fels" w:date="2024-12-21T09:27:00Z" w16du:dateUtc="2024-12-21T08:27:00Z">
        <w:r w:rsidR="0033434B">
          <w:t xml:space="preserve"> </w:t>
        </w:r>
      </w:ins>
      <w:ins w:id="712" w:author="Ben Fels" w:date="2024-12-22T10:46:00Z" w16du:dateUtc="2024-12-22T09:46:00Z">
        <w:r w:rsidR="00E72D5D">
          <w:t xml:space="preserve">Der </w:t>
        </w:r>
        <w:r w:rsidR="00E72D5D" w:rsidRPr="00F917E0">
          <w:t xml:space="preserve">Schwerpunkt </w:t>
        </w:r>
        <w:r w:rsidR="00E72D5D">
          <w:t>der Un</w:t>
        </w:r>
      </w:ins>
      <w:ins w:id="713" w:author="Ben Fels" w:date="2024-12-22T10:47:00Z" w16du:dateUtc="2024-12-22T09:47:00Z">
        <w:r w:rsidR="00E72D5D">
          <w:t xml:space="preserve">tersuchung liegt </w:t>
        </w:r>
      </w:ins>
      <w:ins w:id="71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15" w:author="Ben Fels" w:date="2024-12-22T10:47:00Z" w16du:dateUtc="2024-12-22T09:47:00Z">
        <w:r w:rsidR="00E72D5D">
          <w:t>. In Kombination</w:t>
        </w:r>
      </w:ins>
      <w:ins w:id="716" w:author="Ben Fels" w:date="2024-12-22T10:46:00Z" w16du:dateUtc="2024-12-22T09:46:00Z">
        <w:r w:rsidR="00E72D5D" w:rsidRPr="00A64CCD">
          <w:t xml:space="preserve"> </w:t>
        </w:r>
      </w:ins>
      <w:del w:id="717" w:author="Ben Fels" w:date="2024-12-22T10:47:00Z" w16du:dateUtc="2024-12-22T09:47:00Z">
        <w:r w:rsidR="00513527" w:rsidDel="00CB0D53">
          <w:delText xml:space="preserve">Aufgrund der </w:delText>
        </w:r>
      </w:del>
      <w:ins w:id="718" w:author="Ben Fels" w:date="2024-12-22T10:47:00Z" w16du:dateUtc="2024-12-22T09:47:00Z">
        <w:r w:rsidR="00CB0D53">
          <w:t xml:space="preserve">mit der </w:t>
        </w:r>
      </w:ins>
      <w:r w:rsidR="00513527">
        <w:t>Komplexität</w:t>
      </w:r>
      <w:r w:rsidR="00966754">
        <w:t xml:space="preserve"> </w:t>
      </w:r>
      <w:del w:id="719" w:author="Ben Fels" w:date="2024-12-22T10:47:00Z" w16du:dateUtc="2024-12-22T09:47:00Z">
        <w:r w:rsidR="00966754" w:rsidDel="00CB0D53">
          <w:delText xml:space="preserve">bei </w:delText>
        </w:r>
      </w:del>
      <w:r w:rsidR="00966754">
        <w:t xml:space="preserve">der Datenbeschriftung </w:t>
      </w:r>
      <w:del w:id="720" w:author="Ben Fels" w:date="2024-12-21T09:28:00Z" w16du:dateUtc="2024-12-21T08:28:00Z">
        <w:r w:rsidR="00966754" w:rsidDel="004732D9">
          <w:delText xml:space="preserve">wurde </w:delText>
        </w:r>
      </w:del>
      <w:ins w:id="721" w:author="Ben Fels" w:date="2024-12-21T09:28:00Z" w16du:dateUtc="2024-12-21T08:28:00Z">
        <w:r w:rsidR="004732D9">
          <w:t xml:space="preserve">wird </w:t>
        </w:r>
      </w:ins>
      <w:r w:rsidR="00966754">
        <w:t xml:space="preserve">sich </w:t>
      </w:r>
      <w:del w:id="722" w:author="Ben Fels" w:date="2024-12-21T09:27:00Z" w16du:dateUtc="2024-12-21T08:27:00Z">
        <w:r w:rsidR="00966754" w:rsidDel="0033434B">
          <w:delText xml:space="preserve">gegen die Erstellung eines eigenen Datensatzes </w:delText>
        </w:r>
      </w:del>
      <w:ins w:id="723" w:author="Ben Fels" w:date="2024-12-21T09:27:00Z" w16du:dateUtc="2024-12-21T08:27:00Z">
        <w:r w:rsidR="0033434B">
          <w:t xml:space="preserve">dagegen </w:t>
        </w:r>
      </w:ins>
      <w:ins w:id="724" w:author="Ben Fels" w:date="2024-12-22T10:47:00Z" w16du:dateUtc="2024-12-22T09:47:00Z">
        <w:r w:rsidR="00CB0D53">
          <w:t>die Erstellung e</w:t>
        </w:r>
      </w:ins>
      <w:ins w:id="725" w:author="Ben Fels" w:date="2024-12-22T10:48:00Z" w16du:dateUtc="2024-12-22T09:48:00Z">
        <w:r w:rsidR="00CB0D53">
          <w:t xml:space="preserve">ines eigenen Datensatzes </w:t>
        </w:r>
      </w:ins>
      <w:r w:rsidR="00966754">
        <w:t xml:space="preserve">entschieden. </w:t>
      </w:r>
      <w:ins w:id="726" w:author="Ben Fels" w:date="2024-12-21T08:42:00Z" w16du:dateUtc="2024-12-21T07:42:00Z">
        <w:r w:rsidR="00B72C1C">
          <w:t xml:space="preserve">Zur Orientierung: </w:t>
        </w:r>
      </w:ins>
      <w:ins w:id="727" w:author="Ben Fels" w:date="2024-12-21T08:43:00Z" w16du:dateUtc="2024-12-21T07:43:00Z">
        <w:r w:rsidR="00F32EC3">
          <w:t xml:space="preserve">Die Annotations-Richtlinien von </w:t>
        </w:r>
        <w:r w:rsidR="00F32EC3" w:rsidRPr="00463615">
          <w:rPr>
            <w:rFonts w:cs="Arial"/>
            <w:highlight w:val="magenta"/>
            <w:rPrChange w:id="728" w:author="Ben Fels" w:date="2024-12-21T08:43:00Z" w16du:dateUtc="2024-12-21T07:43:00Z">
              <w:rPr>
                <w:rFonts w:cs="Arial"/>
                <w:highlight w:val="magenta"/>
                <w:lang w:val="en-US"/>
              </w:rPr>
            </w:rPrChange>
          </w:rPr>
          <w:t>Stab &amp; Gurevych</w:t>
        </w:r>
        <w:r w:rsidR="00F32EC3" w:rsidRPr="00463615">
          <w:rPr>
            <w:rFonts w:cs="Arial"/>
            <w:rPrChange w:id="729" w:author="Ben Fels" w:date="2024-12-21T08:43:00Z" w16du:dateUtc="2024-12-21T07:43:00Z">
              <w:rPr>
                <w:rFonts w:cs="Arial"/>
                <w:lang w:val="en-US"/>
              </w:rPr>
            </w:rPrChange>
          </w:rPr>
          <w:t xml:space="preserve"> </w:t>
        </w:r>
      </w:ins>
      <w:r w:rsidR="00F32EC3" w:rsidRPr="00463615">
        <w:rPr>
          <w:rFonts w:cs="Arial"/>
          <w:highlight w:val="magenta"/>
          <w:lang w:val="en-US"/>
          <w:rPrChange w:id="73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3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32" w:author="Ben Fels" w:date="2024-12-21T08:43:00Z" w16du:dateUtc="2024-12-21T07:43:00Z">
            <w:rPr>
              <w:rFonts w:cs="Arial"/>
              <w:lang w:val="en-US"/>
            </w:rPr>
          </w:rPrChange>
        </w:rPr>
        <w:fldChar w:fldCharType="end"/>
      </w:r>
      <w:ins w:id="733" w:author="Ben Fels" w:date="2024-12-21T08:43:00Z" w16du:dateUtc="2024-12-21T07:43:00Z">
        <w:r w:rsidR="00463615" w:rsidRPr="00463615">
          <w:rPr>
            <w:rFonts w:cs="Arial"/>
            <w:rPrChange w:id="734" w:author="Ben Fels" w:date="2024-12-21T08:43:00Z" w16du:dateUtc="2024-12-21T07:43:00Z">
              <w:rPr>
                <w:rFonts w:cs="Arial"/>
                <w:lang w:val="en-US"/>
              </w:rPr>
            </w:rPrChange>
          </w:rPr>
          <w:t xml:space="preserve"> um</w:t>
        </w:r>
        <w:r w:rsidR="00463615">
          <w:rPr>
            <w:rFonts w:cs="Arial"/>
          </w:rPr>
          <w:t>fassen 31 Seiten.</w:t>
        </w:r>
      </w:ins>
      <w:ins w:id="735" w:author="Ben Fels" w:date="2024-12-21T11:35:00Z" w16du:dateUtc="2024-12-21T10:35:00Z">
        <w:r w:rsidR="00537411">
          <w:rPr>
            <w:rFonts w:cs="Arial"/>
          </w:rPr>
          <w:t xml:space="preserve"> </w:t>
        </w:r>
      </w:ins>
      <w:ins w:id="736" w:author="Ben Fels" w:date="2024-12-21T09:29:00Z" w16du:dateUtc="2024-12-21T08:29:00Z">
        <w:r w:rsidR="00AC475E">
          <w:rPr>
            <w:rFonts w:cs="Arial"/>
          </w:rPr>
          <w:t>E</w:t>
        </w:r>
      </w:ins>
      <w:ins w:id="73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38" w:author="Ben Fels" w:date="2024-12-21T18:57:00Z" w16du:dateUtc="2024-12-21T17:57:00Z"/>
          <w:rFonts w:cs="Arial"/>
        </w:rPr>
      </w:pPr>
      <w:del w:id="739" w:author="Ben Fels" w:date="2024-12-21T09:06:00Z" w16du:dateUtc="2024-12-21T08:06:00Z">
        <w:r w:rsidRPr="004266E6" w:rsidDel="00E965FE">
          <w:rPr>
            <w:highlight w:val="red"/>
          </w:rPr>
          <w:delText xml:space="preserve">Es wurde </w:delText>
        </w:r>
      </w:del>
      <w:del w:id="740" w:author="Ben Fels" w:date="2024-12-21T09:30:00Z" w16du:dateUtc="2024-12-21T08:30:00Z">
        <w:r w:rsidRPr="004266E6" w:rsidDel="001F0DCB">
          <w:rPr>
            <w:highlight w:val="red"/>
          </w:rPr>
          <w:delText xml:space="preserve">der </w:delText>
        </w:r>
      </w:del>
      <w:ins w:id="741" w:author="Ben Fels" w:date="2024-12-21T08:45:00Z" w16du:dateUtc="2024-12-21T07:45:00Z">
        <w:r w:rsidR="00EA7E90" w:rsidRPr="004266E6">
          <w:rPr>
            <w:highlight w:val="red"/>
          </w:rPr>
          <w:t>Argument Annotated Essays (</w:t>
        </w:r>
      </w:ins>
      <w:ins w:id="742" w:author="Ben Fels" w:date="2024-12-21T09:30:00Z" w16du:dateUtc="2024-12-21T08:30:00Z">
        <w:r w:rsidR="001F0DCB" w:rsidRPr="004266E6">
          <w:rPr>
            <w:highlight w:val="red"/>
          </w:rPr>
          <w:t>V</w:t>
        </w:r>
      </w:ins>
      <w:ins w:id="743" w:author="Ben Fels" w:date="2024-12-21T08:45:00Z" w16du:dateUtc="2024-12-21T07:45:00Z">
        <w:r w:rsidR="00EA7E90" w:rsidRPr="004266E6">
          <w:rPr>
            <w:highlight w:val="red"/>
          </w:rPr>
          <w:t>ersion 2)</w:t>
        </w:r>
        <w:r w:rsidR="009F4724" w:rsidRPr="004266E6">
          <w:rPr>
            <w:highlight w:val="red"/>
          </w:rPr>
          <w:t xml:space="preserve"> </w:t>
        </w:r>
      </w:ins>
      <w:del w:id="744" w:author="Ben Fels" w:date="2024-12-21T08:45:00Z" w16du:dateUtc="2024-12-21T07:45:00Z">
        <w:r w:rsidR="00954FFB" w:rsidRPr="004266E6" w:rsidDel="00EA7E90">
          <w:rPr>
            <w:highlight w:val="red"/>
          </w:rPr>
          <w:delText xml:space="preserve">… </w:delText>
        </w:r>
      </w:del>
      <w:r w:rsidRPr="004266E6">
        <w:rPr>
          <w:highlight w:val="red"/>
        </w:rPr>
        <w:t>Datensatz</w:t>
      </w:r>
      <w:ins w:id="745" w:author="Ben Fels" w:date="2024-12-21T08:45:00Z" w16du:dateUtc="2024-12-21T07:45:00Z">
        <w:r w:rsidR="00BC6555" w:rsidRPr="004266E6">
          <w:rPr>
            <w:highlight w:val="red"/>
          </w:rPr>
          <w:t xml:space="preserve"> </w:t>
        </w:r>
      </w:ins>
      <w:ins w:id="746" w:author="Ben Fels" w:date="2024-12-21T08:54:00Z" w16du:dateUtc="2024-12-21T07:54:00Z">
        <w:r w:rsidR="00440A71" w:rsidRPr="004266E6">
          <w:rPr>
            <w:highlight w:val="red"/>
          </w:rPr>
          <w:t>(</w:t>
        </w:r>
      </w:ins>
      <w:ins w:id="747"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4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49" w:author="Ben Fels" w:date="2024-12-21T08:46:00Z" w16du:dateUtc="2024-12-21T07:46:00Z">
            <w:rPr>
              <w:rFonts w:cs="Arial"/>
            </w:rPr>
          </w:rPrChange>
        </w:rPr>
        <w:t>2017a)</w:t>
      </w:r>
      <w:r w:rsidR="00895A9C">
        <w:fldChar w:fldCharType="end"/>
      </w:r>
      <w:r>
        <w:t xml:space="preserve"> </w:t>
      </w:r>
      <w:del w:id="750" w:author="Ben Fels" w:date="2024-12-21T09:31:00Z" w16du:dateUtc="2024-12-21T08:31:00Z">
        <w:r w:rsidDel="001F0DCB">
          <w:delText>herangezogen</w:delText>
        </w:r>
      </w:del>
      <w:ins w:id="751" w:author="Ben Fels" w:date="2024-12-21T09:31:00Z" w16du:dateUtc="2024-12-21T08:31:00Z">
        <w:r w:rsidR="001F0DCB">
          <w:t>als geeignet betrachtet</w:t>
        </w:r>
      </w:ins>
      <w:del w:id="75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53" w:author="Ben Fels" w:date="2024-12-21T08:47:00Z" w16du:dateUtc="2024-12-21T07:47:00Z">
        <w:r w:rsidR="00615AF5">
          <w:t xml:space="preserve">Dieser Datensatz </w:t>
        </w:r>
      </w:ins>
      <w:ins w:id="754" w:author="Ben Fels" w:date="2024-12-21T08:49:00Z" w16du:dateUtc="2024-12-21T07:49:00Z">
        <w:r w:rsidR="00076BD0">
          <w:t>ist das Ergebnis der Arbeit vo</w:t>
        </w:r>
        <w:r w:rsidR="00076BD0" w:rsidRPr="00DA5B3A">
          <w:rPr>
            <w:highlight w:val="magenta"/>
            <w:rPrChange w:id="755" w:author="Ben Fels" w:date="2024-12-21T08:53:00Z" w16du:dateUtc="2024-12-21T07:53:00Z">
              <w:rPr/>
            </w:rPrChange>
          </w:rPr>
          <w:t xml:space="preserve">n </w:t>
        </w:r>
      </w:ins>
      <w:ins w:id="756" w:author="Ben Fels" w:date="2024-12-21T08:47:00Z" w16du:dateUtc="2024-12-21T07:47:00Z">
        <w:r w:rsidR="00615AF5" w:rsidRPr="00DA5B3A">
          <w:rPr>
            <w:rFonts w:cs="Arial"/>
            <w:highlight w:val="magenta"/>
            <w:rPrChange w:id="757" w:author="Ben Fels" w:date="2024-12-21T08:53:00Z" w16du:dateUtc="2024-12-21T07:53:00Z">
              <w:rPr>
                <w:rFonts w:cs="Arial"/>
              </w:rPr>
            </w:rPrChange>
          </w:rPr>
          <w:t xml:space="preserve">Stab &amp; Gurevych </w:t>
        </w:r>
      </w:ins>
      <w:r w:rsidR="00076BD0" w:rsidRPr="00DA5B3A">
        <w:rPr>
          <w:rFonts w:cs="Arial"/>
          <w:highlight w:val="magenta"/>
          <w:rPrChange w:id="758" w:author="Ben Fels" w:date="2024-12-21T08:53:00Z" w16du:dateUtc="2024-12-21T07:53:00Z">
            <w:rPr>
              <w:rFonts w:cs="Arial"/>
            </w:rPr>
          </w:rPrChange>
        </w:rPr>
        <w:fldChar w:fldCharType="begin"/>
      </w:r>
      <w:r w:rsidR="00076BD0" w:rsidRPr="00DA5B3A">
        <w:rPr>
          <w:rFonts w:cs="Arial"/>
          <w:highlight w:val="magenta"/>
          <w:rPrChange w:id="75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760" w:author="Ben Fels" w:date="2024-12-21T08:53:00Z" w16du:dateUtc="2024-12-21T07:53:00Z">
            <w:rPr>
              <w:rFonts w:cs="Arial"/>
            </w:rPr>
          </w:rPrChange>
        </w:rPr>
        <w:fldChar w:fldCharType="separate"/>
      </w:r>
      <w:r w:rsidR="00076BD0" w:rsidRPr="00DA5B3A">
        <w:rPr>
          <w:rFonts w:cs="Arial"/>
          <w:highlight w:val="magenta"/>
          <w:rPrChange w:id="761" w:author="Ben Fels" w:date="2024-12-21T08:53:00Z" w16du:dateUtc="2024-12-21T07:53:00Z">
            <w:rPr>
              <w:rFonts w:cs="Arial"/>
            </w:rPr>
          </w:rPrChange>
        </w:rPr>
        <w:t>(2017b)</w:t>
      </w:r>
      <w:r w:rsidR="00076BD0" w:rsidRPr="00DA5B3A">
        <w:rPr>
          <w:rFonts w:cs="Arial"/>
          <w:highlight w:val="magenta"/>
          <w:rPrChange w:id="762" w:author="Ben Fels" w:date="2024-12-21T08:53:00Z" w16du:dateUtc="2024-12-21T07:53:00Z">
            <w:rPr>
              <w:rFonts w:cs="Arial"/>
            </w:rPr>
          </w:rPrChange>
        </w:rPr>
        <w:fldChar w:fldCharType="end"/>
      </w:r>
      <w:ins w:id="76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764" w:author="Ben Fels" w:date="2024-12-21T08:47:00Z" w16du:dateUtc="2024-12-21T07:47:00Z">
        <w:r w:rsidR="0028784F">
          <w:rPr>
            <w:rFonts w:cs="Arial"/>
          </w:rPr>
          <w:t>.</w:t>
        </w:r>
      </w:ins>
      <w:ins w:id="765" w:author="Ben Fels" w:date="2024-12-21T08:53:00Z" w16du:dateUtc="2024-12-21T07:53:00Z">
        <w:r w:rsidR="00DA5B3A">
          <w:rPr>
            <w:rFonts w:cs="Arial"/>
          </w:rPr>
          <w:t xml:space="preserve"> </w:t>
        </w:r>
      </w:ins>
    </w:p>
    <w:p w14:paraId="7C38992E" w14:textId="77777777" w:rsidR="00B8286A" w:rsidRDefault="00B8286A" w:rsidP="00B8286A">
      <w:pPr>
        <w:rPr>
          <w:ins w:id="766" w:author="Ben Fels" w:date="2024-12-21T18:57:00Z" w16du:dateUtc="2024-12-21T17:57:00Z"/>
        </w:rPr>
      </w:pPr>
      <w:ins w:id="767" w:author="Ben Fels" w:date="2024-12-21T18:57:00Z" w16du:dateUtc="2024-12-21T17:57:00Z">
        <w:r>
          <w:lastRenderedPageBreak/>
          <w:t xml:space="preserve">Neben dem geringeren zeitlichen Aufwand ist auch die eine höhere Qualität der Annotation von Vorteil. </w:t>
        </w:r>
      </w:ins>
    </w:p>
    <w:p w14:paraId="41766C93" w14:textId="1765FB1F" w:rsidR="004B0C84" w:rsidRDefault="004B0C84">
      <w:pPr>
        <w:jc w:val="both"/>
        <w:rPr>
          <w:ins w:id="768" w:author="Ben Fels" w:date="2024-12-21T09:04:00Z" w16du:dateUtc="2024-12-21T08:04:00Z"/>
        </w:rPr>
        <w:pPrChange w:id="769" w:author="Ben Fels" w:date="2024-12-21T09:29:00Z" w16du:dateUtc="2024-12-21T08:29:00Z">
          <w:pPr>
            <w:autoSpaceDE w:val="0"/>
            <w:autoSpaceDN w:val="0"/>
            <w:adjustRightInd w:val="0"/>
            <w:spacing w:after="0"/>
            <w:jc w:val="both"/>
          </w:pPr>
        </w:pPrChange>
      </w:pPr>
      <w:ins w:id="770" w:author="Ben Fels" w:date="2024-12-21T08:56:00Z" w16du:dateUtc="2024-12-21T07:56:00Z">
        <w:r>
          <w:t xml:space="preserve">Der Datensatz besteht aus </w:t>
        </w:r>
        <w:r w:rsidRPr="00375107">
          <w:t>40</w:t>
        </w:r>
      </w:ins>
      <w:r w:rsidR="00C506A3">
        <w:t>2</w:t>
      </w:r>
      <w:ins w:id="771" w:author="Ben Fels" w:date="2024-12-21T08:56:00Z" w16du:dateUtc="2024-12-21T07:56:00Z">
        <w:r w:rsidRPr="00375107">
          <w:t xml:space="preserve">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772"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773" w:author="Ben Fels" w:date="2024-12-21T08:56:00Z" w16du:dateUtc="2024-12-21T07:56:00Z"/>
        </w:rPr>
        <w:pPrChange w:id="774" w:author="Ben Fels" w:date="2024-12-21T08:56:00Z" w16du:dateUtc="2024-12-21T07:56:00Z">
          <w:pPr/>
        </w:pPrChange>
      </w:pPr>
      <w:ins w:id="775" w:author="Ben Fels" w:date="2024-12-21T09:04:00Z" w16du:dateUtc="2024-12-21T08:04:00Z">
        <w:r w:rsidRPr="00DB6600">
          <w:rPr>
            <w:highlight w:val="cyan"/>
            <w:rPrChange w:id="776"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777" w:author="Ben Fels" w:date="2024-12-21T09:04:00Z" w16du:dateUtc="2024-12-21T08:04:00Z"/>
          <w:highlight w:val="cyan"/>
          <w:rPrChange w:id="778" w:author="Ben Fels" w:date="2024-12-21T09:04:00Z" w16du:dateUtc="2024-12-21T08:04:00Z">
            <w:rPr>
              <w:ins w:id="779" w:author="Ben Fels" w:date="2024-12-21T09:04:00Z" w16du:dateUtc="2024-12-21T08:04:00Z"/>
            </w:rPr>
          </w:rPrChange>
        </w:rPr>
      </w:pPr>
      <w:ins w:id="780" w:author="Ben Fels" w:date="2024-12-21T09:04:00Z" w16du:dateUtc="2024-12-21T08:04:00Z">
        <w:r w:rsidRPr="00DB6600">
          <w:rPr>
            <w:highlight w:val="cyan"/>
            <w:rPrChange w:id="781" w:author="Ben Fels" w:date="2024-12-21T09:04:00Z" w16du:dateUtc="2024-12-21T08:04:00Z">
              <w:rPr/>
            </w:rPrChange>
          </w:rPr>
          <w:t xml:space="preserve">Korpus und Annotation-Guidelines frei verfügbar. </w:t>
        </w:r>
      </w:ins>
    </w:p>
    <w:p w14:paraId="4F0ED007" w14:textId="77777777" w:rsidR="00DB6600" w:rsidRDefault="00DB6600" w:rsidP="00DB6600">
      <w:ins w:id="782" w:author="Ben Fels" w:date="2024-12-21T09:04:00Z" w16du:dateUtc="2024-12-21T08:04:00Z">
        <w:r w:rsidRPr="00BE0B20">
          <w:rPr>
            <w:highlight w:val="cyan"/>
            <w:rPrChange w:id="783" w:author="Ben Fels" w:date="2024-12-21T09:04:00Z" w16du:dateUtc="2024-12-21T08:04:00Z">
              <w:rPr>
                <w:lang w:val="en-US"/>
              </w:rPr>
            </w:rPrChange>
          </w:rPr>
          <w:t xml:space="preserve">Die Auswahl dieses Datensatzes wird von </w:t>
        </w:r>
        <w:r w:rsidRPr="00DB6600">
          <w:rPr>
            <w:highlight w:val="cyan"/>
            <w:lang w:val="en-US"/>
            <w:rPrChange w:id="784" w:author="Ben Fels" w:date="2024-12-21T09:04:00Z" w16du:dateUtc="2024-12-21T08:04:00Z">
              <w:rPr>
                <w:highlight w:val="magenta"/>
                <w:lang w:val="en-US"/>
              </w:rPr>
            </w:rPrChange>
          </w:rPr>
          <w:fldChar w:fldCharType="begin"/>
        </w:r>
        <w:r w:rsidRPr="00BE0B20">
          <w:rPr>
            <w:highlight w:val="cyan"/>
            <w:rPrChange w:id="785"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786" w:author="Ben Fels" w:date="2024-12-21T09:04:00Z" w16du:dateUtc="2024-12-21T08:04:00Z">
              <w:rPr>
                <w:highlight w:val="magenta"/>
                <w:lang w:val="en-US"/>
              </w:rPr>
            </w:rPrChange>
          </w:rPr>
          <w:fldChar w:fldCharType="separate"/>
        </w:r>
        <w:r w:rsidRPr="00BE0B20">
          <w:rPr>
            <w:rFonts w:cs="Arial"/>
            <w:highlight w:val="cyan"/>
            <w:rPrChange w:id="787" w:author="Ben Fels" w:date="2024-12-21T09:04:00Z" w16du:dateUtc="2024-12-21T08:04:00Z">
              <w:rPr>
                <w:rFonts w:cs="Arial"/>
                <w:highlight w:val="magenta"/>
                <w:lang w:val="en-US"/>
              </w:rPr>
            </w:rPrChange>
          </w:rPr>
          <w:t>(Yeginbergen et al., 2024, S. 11688)</w:t>
        </w:r>
        <w:r w:rsidRPr="00DB6600">
          <w:rPr>
            <w:highlight w:val="cyan"/>
            <w:lang w:val="en-US"/>
            <w:rPrChange w:id="788" w:author="Ben Fels" w:date="2024-12-21T09:04:00Z" w16du:dateUtc="2024-12-21T08:04:00Z">
              <w:rPr>
                <w:highlight w:val="magenta"/>
                <w:lang w:val="en-US"/>
              </w:rPr>
            </w:rPrChange>
          </w:rPr>
          <w:fldChar w:fldCharType="end"/>
        </w:r>
        <w:r w:rsidRPr="00BE0B20">
          <w:rPr>
            <w:highlight w:val="cyan"/>
            <w:rPrChange w:id="789" w:author="Ben Fels" w:date="2024-12-21T09:04:00Z" w16du:dateUtc="2024-12-21T08:04:00Z">
              <w:rPr>
                <w:lang w:val="en-US"/>
              </w:rPr>
            </w:rPrChange>
          </w:rPr>
          <w:t xml:space="preserve"> als “perhaps the most popular NLP dataset manually annotated with argument structures” bezeichnet</w:t>
        </w:r>
      </w:ins>
    </w:p>
    <w:p w14:paraId="351125F8" w14:textId="3F870BC9" w:rsidR="00EA710C" w:rsidRPr="00EA710C" w:rsidRDefault="00EA710C" w:rsidP="00DB6600">
      <w:pPr>
        <w:rPr>
          <w:ins w:id="790" w:author="Ben Fels" w:date="2024-12-21T09:04:00Z" w16du:dateUtc="2024-12-21T08:04:00Z"/>
          <w:b/>
        </w:rPr>
      </w:pPr>
      <w:r w:rsidRPr="00EA710C">
        <w:rPr>
          <w:b/>
        </w:rPr>
        <w:t>Ergebnisse aus der EDA</w:t>
      </w:r>
    </w:p>
    <w:p w14:paraId="4C25C0ED" w14:textId="662A0E24" w:rsidR="00376C29" w:rsidRPr="004C0C7E" w:rsidDel="008E4A9B" w:rsidRDefault="00B72C60" w:rsidP="001F7CA5">
      <w:pPr>
        <w:autoSpaceDE w:val="0"/>
        <w:autoSpaceDN w:val="0"/>
        <w:adjustRightInd w:val="0"/>
        <w:spacing w:after="0"/>
        <w:jc w:val="both"/>
        <w:rPr>
          <w:del w:id="791" w:author="Ben Fels" w:date="2024-12-21T08:53:00Z" w16du:dateUtc="2024-12-21T07:53:00Z"/>
          <w:highlight w:val="green"/>
        </w:rPr>
      </w:pPr>
      <w:r>
        <w:t xml:space="preserve">Der Datensatz enthält </w:t>
      </w:r>
      <w:r w:rsidR="00800EFE">
        <w:t xml:space="preserve">sowohl die vollständigen </w:t>
      </w:r>
      <w:del w:id="792" w:author="Ben Fels" w:date="2024-12-21T08:50:00Z" w16du:dateUtc="2024-12-21T07:50:00Z">
        <w:r w:rsidR="00800EFE" w:rsidDel="00C02EE7">
          <w:delText xml:space="preserve">Essays </w:delText>
        </w:r>
      </w:del>
      <w:ins w:id="793" w:author="Ben Fels" w:date="2024-12-21T08:50:00Z" w16du:dateUtc="2024-12-21T07:50:00Z">
        <w:r w:rsidR="00C02EE7">
          <w:t xml:space="preserve">Aufsätze </w:t>
        </w:r>
      </w:ins>
      <w:r w:rsidR="00800EFE">
        <w:t xml:space="preserve">als </w:t>
      </w:r>
      <w:r>
        <w:t>Text-Datei</w:t>
      </w:r>
      <w:ins w:id="794" w:author="Ben Fels" w:date="2024-12-21T08:50:00Z" w16du:dateUtc="2024-12-21T07:50:00Z">
        <w:r w:rsidR="00EE501B">
          <w:t>en</w:t>
        </w:r>
      </w:ins>
      <w:r>
        <w:t xml:space="preserve">, als </w:t>
      </w:r>
      <w:r w:rsidR="00800EFE">
        <w:t>auch die Annotationen als ann-Dateien</w:t>
      </w:r>
      <w:r w:rsidR="00800EFE" w:rsidRPr="00CD387E">
        <w:rPr>
          <w:highlight w:val="yellow"/>
          <w:rPrChange w:id="795" w:author="Ben Fels" w:date="2024-12-21T10:15:00Z" w16du:dateUtc="2024-12-21T09:15:00Z">
            <w:rPr/>
          </w:rPrChange>
        </w:rPr>
        <w:t xml:space="preserve">. </w:t>
      </w:r>
      <w:del w:id="796" w:author="Ben Fels" w:date="2024-12-21T08:50:00Z" w16du:dateUtc="2024-12-21T07:50:00Z">
        <w:r w:rsidR="0091105B" w:rsidRPr="00CD387E" w:rsidDel="00EE501B">
          <w:rPr>
            <w:highlight w:val="yellow"/>
            <w:rPrChange w:id="797" w:author="Ben Fels" w:date="2024-12-21T10:15:00Z" w16du:dateUtc="2024-12-21T09:15:00Z">
              <w:rPr/>
            </w:rPrChange>
          </w:rPr>
          <w:delText xml:space="preserve">Es </w:delText>
        </w:r>
      </w:del>
      <w:ins w:id="798" w:author="Ben Fels" w:date="2024-12-21T08:51:00Z" w16du:dateUtc="2024-12-21T07:51:00Z">
        <w:r w:rsidR="000B14C2" w:rsidRPr="00CD387E">
          <w:rPr>
            <w:highlight w:val="yellow"/>
            <w:rPrChange w:id="799" w:author="Ben Fels" w:date="2024-12-21T10:15:00Z" w16du:dateUtc="2024-12-21T09:15:00Z">
              <w:rPr/>
            </w:rPrChange>
          </w:rPr>
          <w:t xml:space="preserve">Bei den </w:t>
        </w:r>
      </w:ins>
      <w:ins w:id="800" w:author="Ben Fels" w:date="2024-12-21T08:50:00Z" w16du:dateUtc="2024-12-21T07:50:00Z">
        <w:r w:rsidR="00EE501B" w:rsidRPr="00CD387E">
          <w:rPr>
            <w:highlight w:val="yellow"/>
            <w:rPrChange w:id="801" w:author="Ben Fels" w:date="2024-12-21T10:15:00Z" w16du:dateUtc="2024-12-21T09:15:00Z">
              <w:rPr/>
            </w:rPrChange>
          </w:rPr>
          <w:t xml:space="preserve">Annotationen </w:t>
        </w:r>
      </w:ins>
      <w:del w:id="802" w:author="Ben Fels" w:date="2024-12-21T08:51:00Z" w16du:dateUtc="2024-12-21T07:51:00Z">
        <w:r w:rsidR="0091105B" w:rsidRPr="00CD387E" w:rsidDel="00EE501B">
          <w:rPr>
            <w:highlight w:val="yellow"/>
            <w:rPrChange w:id="803" w:author="Ben Fels" w:date="2024-12-21T10:15:00Z" w16du:dateUtc="2024-12-21T09:15:00Z">
              <w:rPr/>
            </w:rPrChange>
          </w:rPr>
          <w:delText xml:space="preserve">wird </w:delText>
        </w:r>
      </w:del>
      <w:ins w:id="804" w:author="Ben Fels" w:date="2024-12-21T08:51:00Z" w16du:dateUtc="2024-12-21T07:51:00Z">
        <w:r w:rsidR="000B14C2" w:rsidRPr="00CD387E">
          <w:rPr>
            <w:highlight w:val="yellow"/>
            <w:rPrChange w:id="805" w:author="Ben Fels" w:date="2024-12-21T10:15:00Z" w16du:dateUtc="2024-12-21T09:15:00Z">
              <w:rPr/>
            </w:rPrChange>
          </w:rPr>
          <w:t xml:space="preserve">werden </w:t>
        </w:r>
        <w:r w:rsidR="000F522D" w:rsidRPr="00CD387E">
          <w:rPr>
            <w:highlight w:val="yellow"/>
            <w:rPrChange w:id="806" w:author="Ben Fels" w:date="2024-12-21T10:15:00Z" w16du:dateUtc="2024-12-21T09:15:00Z">
              <w:rPr/>
            </w:rPrChange>
          </w:rPr>
          <w:t xml:space="preserve">die Argumentationskomponenten </w:t>
        </w:r>
      </w:ins>
      <w:del w:id="807" w:author="Ben Fels" w:date="2024-12-21T08:51:00Z" w16du:dateUtc="2024-12-21T07:51:00Z">
        <w:r w:rsidR="0091105B" w:rsidRPr="00CD387E" w:rsidDel="000F522D">
          <w:rPr>
            <w:highlight w:val="yellow"/>
            <w:rPrChange w:id="808" w:author="Ben Fels" w:date="2024-12-21T10:15:00Z" w16du:dateUtc="2024-12-21T09:15:00Z">
              <w:rPr/>
            </w:rPrChange>
          </w:rPr>
          <w:delText xml:space="preserve">zwischen </w:delText>
        </w:r>
      </w:del>
      <w:r w:rsidR="000B4D81" w:rsidRPr="00CD387E">
        <w:rPr>
          <w:highlight w:val="yellow"/>
          <w:rPrChange w:id="809" w:author="Ben Fels" w:date="2024-12-21T10:15:00Z" w16du:dateUtc="2024-12-21T09:15:00Z">
            <w:rPr/>
          </w:rPrChange>
        </w:rPr>
        <w:t>Hauptaussage (</w:t>
      </w:r>
      <w:r w:rsidR="00FA4398" w:rsidRPr="00CD387E">
        <w:rPr>
          <w:highlight w:val="yellow"/>
          <w:rPrChange w:id="810" w:author="Ben Fels" w:date="2024-12-21T10:15:00Z" w16du:dateUtc="2024-12-21T09:15:00Z">
            <w:rPr/>
          </w:rPrChange>
        </w:rPr>
        <w:t>MajorClaim</w:t>
      </w:r>
      <w:r w:rsidR="00B70058" w:rsidRPr="00CD387E">
        <w:rPr>
          <w:highlight w:val="yellow"/>
          <w:rPrChange w:id="811" w:author="Ben Fels" w:date="2024-12-21T10:15:00Z" w16du:dateUtc="2024-12-21T09:15:00Z">
            <w:rPr/>
          </w:rPrChange>
        </w:rPr>
        <w:t>s</w:t>
      </w:r>
      <w:r w:rsidR="000B4D81" w:rsidRPr="00CD387E">
        <w:rPr>
          <w:highlight w:val="yellow"/>
          <w:rPrChange w:id="812" w:author="Ben Fels" w:date="2024-12-21T10:15:00Z" w16du:dateUtc="2024-12-21T09:15:00Z">
            <w:rPr/>
          </w:rPrChange>
        </w:rPr>
        <w:t>)</w:t>
      </w:r>
      <w:r w:rsidR="00FA4398" w:rsidRPr="00CD387E">
        <w:rPr>
          <w:highlight w:val="yellow"/>
          <w:rPrChange w:id="813" w:author="Ben Fels" w:date="2024-12-21T10:15:00Z" w16du:dateUtc="2024-12-21T09:15:00Z">
            <w:rPr/>
          </w:rPrChange>
        </w:rPr>
        <w:t xml:space="preserve">, </w:t>
      </w:r>
      <w:r w:rsidR="000E6805" w:rsidRPr="00CD387E">
        <w:rPr>
          <w:highlight w:val="yellow"/>
          <w:rPrChange w:id="814" w:author="Ben Fels" w:date="2024-12-21T10:15:00Z" w16du:dateUtc="2024-12-21T09:15:00Z">
            <w:rPr/>
          </w:rPrChange>
        </w:rPr>
        <w:t xml:space="preserve">Behauptungen (claims) </w:t>
      </w:r>
      <w:r w:rsidR="00FA4398" w:rsidRPr="00CD387E">
        <w:rPr>
          <w:highlight w:val="yellow"/>
          <w:rPrChange w:id="815" w:author="Ben Fels" w:date="2024-12-21T10:15:00Z" w16du:dateUtc="2024-12-21T09:15:00Z">
            <w:rPr/>
          </w:rPrChange>
        </w:rPr>
        <w:t xml:space="preserve">und </w:t>
      </w:r>
      <w:r w:rsidR="00A243E1" w:rsidRPr="00CD387E">
        <w:rPr>
          <w:highlight w:val="yellow"/>
          <w:rPrChange w:id="816" w:author="Ben Fels" w:date="2024-12-21T10:15:00Z" w16du:dateUtc="2024-12-21T09:15:00Z">
            <w:rPr/>
          </w:rPrChange>
        </w:rPr>
        <w:t>Prämissen (p</w:t>
      </w:r>
      <w:r w:rsidR="00FA4398" w:rsidRPr="00CD387E">
        <w:rPr>
          <w:highlight w:val="yellow"/>
          <w:rPrChange w:id="817" w:author="Ben Fels" w:date="2024-12-21T10:15:00Z" w16du:dateUtc="2024-12-21T09:15:00Z">
            <w:rPr/>
          </w:rPrChange>
        </w:rPr>
        <w:t>remises</w:t>
      </w:r>
      <w:r w:rsidR="00A243E1" w:rsidRPr="00CD387E">
        <w:rPr>
          <w:highlight w:val="yellow"/>
          <w:rPrChange w:id="818" w:author="Ben Fels" w:date="2024-12-21T10:15:00Z" w16du:dateUtc="2024-12-21T09:15:00Z">
            <w:rPr/>
          </w:rPrChange>
        </w:rPr>
        <w:t>)</w:t>
      </w:r>
      <w:ins w:id="819" w:author="Ben Fels" w:date="2024-12-21T08:51:00Z" w16du:dateUtc="2024-12-21T07:51:00Z">
        <w:r w:rsidR="000B14C2" w:rsidRPr="00CD387E">
          <w:rPr>
            <w:highlight w:val="yellow"/>
            <w:rPrChange w:id="820" w:author="Ben Fels" w:date="2024-12-21T10:15:00Z" w16du:dateUtc="2024-12-21T09:15:00Z">
              <w:rPr/>
            </w:rPrChange>
          </w:rPr>
          <w:t xml:space="preserve"> unterschieden</w:t>
        </w:r>
      </w:ins>
      <w:del w:id="821" w:author="Ben Fels" w:date="2024-12-21T08:51:00Z" w16du:dateUtc="2024-12-21T07:51:00Z">
        <w:r w:rsidR="00FA4398" w:rsidDel="00EE501B">
          <w:delText xml:space="preserve"> </w:delText>
        </w:r>
        <w:r w:rsidR="00FA4398" w:rsidRPr="00427043" w:rsidDel="00EE501B">
          <w:rPr>
            <w:highlight w:val="green"/>
            <w:rPrChange w:id="822" w:author="Ben Fels" w:date="2024-12-21T08:54:00Z" w16du:dateUtc="2024-12-21T07:54:00Z">
              <w:rPr/>
            </w:rPrChange>
          </w:rPr>
          <w:delText>unterschieden</w:delText>
        </w:r>
      </w:del>
      <w:r w:rsidR="00FA4398" w:rsidRPr="00427043">
        <w:rPr>
          <w:highlight w:val="green"/>
          <w:rPrChange w:id="823" w:author="Ben Fels" w:date="2024-12-21T08:54:00Z" w16du:dateUtc="2024-12-21T07:54:00Z">
            <w:rPr/>
          </w:rPrChange>
        </w:rPr>
        <w:t>.</w:t>
      </w:r>
      <w:ins w:id="824" w:author="Ben Fels" w:date="2024-12-21T09:45:00Z" w16du:dateUtc="2024-12-21T08:45:00Z">
        <w:r w:rsidR="008E4A9B">
          <w:rPr>
            <w:highlight w:val="green"/>
          </w:rPr>
          <w:t xml:space="preserve"> </w:t>
        </w:r>
      </w:ins>
      <w:ins w:id="825" w:author="Ben Fels" w:date="2024-12-21T10:06:00Z" w16du:dateUtc="2024-12-21T09:06:00Z">
        <w:r w:rsidR="008631F4">
          <w:rPr>
            <w:highlight w:val="green"/>
          </w:rPr>
          <w:t>Nach</w:t>
        </w:r>
      </w:ins>
      <w:ins w:id="826" w:author="Ben Fels" w:date="2024-12-21T10:08:00Z" w16du:dateUtc="2024-12-21T09:08:00Z">
        <w:r w:rsidR="00F072E1">
          <w:rPr>
            <w:highlight w:val="green"/>
          </w:rPr>
          <w:t xml:space="preserve"> </w:t>
        </w:r>
        <w:r w:rsidR="00F072E1" w:rsidRPr="00895A9C">
          <w:rPr>
            <w:rFonts w:cs="Arial"/>
            <w:highlight w:val="magenta"/>
          </w:rPr>
          <w:t>Stab &amp; Gurevych</w:t>
        </w:r>
      </w:ins>
      <w:ins w:id="827" w:author="Ben Fels" w:date="2024-12-21T10:06:00Z" w16du:dateUtc="2024-12-21T09:06:00Z">
        <w:r w:rsidR="008631F4">
          <w:rPr>
            <w:highlight w:val="green"/>
          </w:rPr>
          <w:t xml:space="preserve"> </w:t>
        </w:r>
      </w:ins>
      <w:r w:rsidR="00A951CF" w:rsidRPr="00F072E1">
        <w:rPr>
          <w:highlight w:val="magenta"/>
          <w:rPrChange w:id="828" w:author="Ben Fels" w:date="2024-12-21T10:07:00Z" w16du:dateUtc="2024-12-21T09:07:00Z">
            <w:rPr>
              <w:highlight w:val="green"/>
            </w:rPr>
          </w:rPrChange>
        </w:rPr>
        <w:fldChar w:fldCharType="begin"/>
      </w:r>
      <w:r w:rsidR="00A951CF" w:rsidRPr="00F072E1">
        <w:rPr>
          <w:highlight w:val="magenta"/>
          <w:rPrChange w:id="82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30" w:author="Ben Fels" w:date="2024-12-21T10:07:00Z" w16du:dateUtc="2024-12-21T09:07:00Z">
            <w:rPr>
              <w:highlight w:val="green"/>
            </w:rPr>
          </w:rPrChange>
        </w:rPr>
        <w:fldChar w:fldCharType="separate"/>
      </w:r>
      <w:r w:rsidR="00A951CF" w:rsidRPr="00F072E1">
        <w:rPr>
          <w:rFonts w:cs="Arial"/>
          <w:highlight w:val="magenta"/>
          <w:rPrChange w:id="831" w:author="Ben Fels" w:date="2024-12-21T10:07:00Z" w16du:dateUtc="2024-12-21T09:07:00Z">
            <w:rPr>
              <w:rFonts w:cs="Arial"/>
              <w:highlight w:val="green"/>
            </w:rPr>
          </w:rPrChange>
        </w:rPr>
        <w:t>(2017b, S. 627)</w:t>
      </w:r>
      <w:r w:rsidR="00A951CF" w:rsidRPr="00F072E1">
        <w:rPr>
          <w:highlight w:val="magenta"/>
          <w:rPrChange w:id="832" w:author="Ben Fels" w:date="2024-12-21T10:07:00Z" w16du:dateUtc="2024-12-21T09:07:00Z">
            <w:rPr>
              <w:highlight w:val="green"/>
            </w:rPr>
          </w:rPrChange>
        </w:rPr>
        <w:fldChar w:fldCharType="end"/>
      </w:r>
      <w:ins w:id="833" w:author="Ben Fels" w:date="2024-12-21T10:07:00Z" w16du:dateUtc="2024-12-21T09:07:00Z">
        <w:r w:rsidR="00F072E1">
          <w:rPr>
            <w:highlight w:val="green"/>
          </w:rPr>
          <w:t xml:space="preserve"> </w:t>
        </w:r>
      </w:ins>
      <w:ins w:id="834" w:author="Ben Fels" w:date="2024-12-21T10:14:00Z" w16du:dateUtc="2024-12-21T09:14:00Z">
        <w:r w:rsidR="001B0D18">
          <w:rPr>
            <w:highlight w:val="green"/>
          </w:rPr>
          <w:t xml:space="preserve">beinhalten </w:t>
        </w:r>
      </w:ins>
      <w:ins w:id="835" w:author="Ben Fels" w:date="2024-12-21T11:11:00Z" w16du:dateUtc="2024-12-21T10:11:00Z">
        <w:r w:rsidR="00AD7B99">
          <w:rPr>
            <w:highlight w:val="green"/>
          </w:rPr>
          <w:t>solche</w:t>
        </w:r>
      </w:ins>
      <w:ins w:id="836" w:author="Ben Fels" w:date="2024-12-21T10:14:00Z" w16du:dateUtc="2024-12-21T09:14:00Z">
        <w:r w:rsidR="001B0D18">
          <w:rPr>
            <w:highlight w:val="green"/>
          </w:rPr>
          <w:t xml:space="preserve"> Aufsätze</w:t>
        </w:r>
      </w:ins>
      <w:ins w:id="837" w:author="Ben Fels" w:date="2024-12-21T10:15:00Z" w16du:dateUtc="2024-12-21T09:15:00Z">
        <w:r w:rsidR="00CD387E">
          <w:rPr>
            <w:highlight w:val="green"/>
          </w:rPr>
          <w:t xml:space="preserve"> folgende argumentative Struktur. </w:t>
        </w:r>
        <w:r w:rsidR="001B0D18">
          <w:rPr>
            <w:highlight w:val="green"/>
          </w:rPr>
          <w:t xml:space="preserve">Eine </w:t>
        </w:r>
      </w:ins>
      <w:ins w:id="838" w:author="Ben Fels" w:date="2024-12-21T10:07:00Z" w16du:dateUtc="2024-12-21T09:07:00Z">
        <w:r w:rsidR="00A951CF" w:rsidRPr="00CC31C4">
          <w:rPr>
            <w:highlight w:val="green"/>
          </w:rPr>
          <w:t xml:space="preserve">Hauptaussage </w:t>
        </w:r>
      </w:ins>
      <w:ins w:id="839" w:author="Ben Fels" w:date="2024-12-21T10:15:00Z" w16du:dateUtc="2024-12-21T09:15:00Z">
        <w:r w:rsidR="001B0D18">
          <w:rPr>
            <w:highlight w:val="green"/>
          </w:rPr>
          <w:t xml:space="preserve">spiegelt </w:t>
        </w:r>
      </w:ins>
      <w:ins w:id="840" w:author="Ben Fels" w:date="2024-12-21T09:45:00Z" w16du:dateUtc="2024-12-21T08:45:00Z">
        <w:r w:rsidR="008E4A9B" w:rsidRPr="00CC31C4">
          <w:rPr>
            <w:highlight w:val="green"/>
          </w:rPr>
          <w:t>d</w:t>
        </w:r>
      </w:ins>
      <w:ins w:id="841" w:author="Ben Fels" w:date="2024-12-21T09:46:00Z" w16du:dateUtc="2024-12-21T08:46:00Z">
        <w:r w:rsidR="005645A2" w:rsidRPr="00CC31C4">
          <w:rPr>
            <w:highlight w:val="green"/>
          </w:rPr>
          <w:t>en Standpunkt des Autoren wider</w:t>
        </w:r>
      </w:ins>
      <w:ins w:id="842" w:author="Ben Fels" w:date="2024-12-21T10:09:00Z" w16du:dateUtc="2024-12-21T09:09:00Z">
        <w:r w:rsidR="00D27617" w:rsidRPr="00CC31C4">
          <w:rPr>
            <w:rPrChange w:id="84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44" w:author="Ben Fels" w:date="2024-12-21T10:10:00Z" w16du:dateUtc="2024-12-21T09:10:00Z">
        <w:r w:rsidR="00500497" w:rsidRPr="004C0C7E">
          <w:rPr>
            <w:highlight w:val="green"/>
          </w:rPr>
          <w:t>unterstützt oder angegriffen werden</w:t>
        </w:r>
      </w:ins>
      <w:ins w:id="845" w:author="Ben Fels" w:date="2024-12-21T10:09:00Z" w16du:dateUtc="2024-12-21T09:09:00Z">
        <w:r w:rsidR="00D27617" w:rsidRPr="004C0C7E">
          <w:rPr>
            <w:highlight w:val="green"/>
          </w:rPr>
          <w:t xml:space="preserve">. </w:t>
        </w:r>
      </w:ins>
      <w:del w:id="846" w:author="Ben Fels" w:date="2024-12-21T10:09:00Z" w16du:dateUtc="2024-12-21T09:09:00Z">
        <w:r w:rsidR="00FA4398" w:rsidRPr="004C0C7E" w:rsidDel="00D27617">
          <w:rPr>
            <w:highlight w:val="green"/>
            <w:rPrChange w:id="847" w:author="Ben Fels" w:date="2024-12-21T11:18:00Z" w16du:dateUtc="2024-12-21T10:18:00Z">
              <w:rPr/>
            </w:rPrChange>
          </w:rPr>
          <w:delText xml:space="preserve"> </w:delText>
        </w:r>
      </w:del>
      <w:ins w:id="848" w:author="Ben Fels" w:date="2024-12-21T10:06:00Z" w16du:dateUtc="2024-12-21T09:06:00Z">
        <w:r w:rsidR="008631F4" w:rsidRPr="004C0C7E">
          <w:rPr>
            <w:highlight w:val="green"/>
          </w:rPr>
          <w:t xml:space="preserve">Ein Argument besteht aus einer Behauptung und </w:t>
        </w:r>
      </w:ins>
      <w:ins w:id="849" w:author="Ben Fels" w:date="2024-12-21T10:11:00Z" w16du:dateUtc="2024-12-21T09:11:00Z">
        <w:r w:rsidR="00BF4381" w:rsidRPr="004C0C7E">
          <w:rPr>
            <w:highlight w:val="green"/>
            <w:rPrChange w:id="850" w:author="Ben Fels" w:date="2024-12-21T11:18:00Z" w16du:dateUtc="2024-12-21T10:18:00Z">
              <w:rPr/>
            </w:rPrChange>
          </w:rPr>
          <w:t xml:space="preserve">mindestens </w:t>
        </w:r>
      </w:ins>
      <w:ins w:id="851" w:author="Ben Fels" w:date="2024-12-21T10:06:00Z" w16du:dateUtc="2024-12-21T09:06:00Z">
        <w:r w:rsidR="008631F4" w:rsidRPr="004C0C7E">
          <w:rPr>
            <w:highlight w:val="green"/>
          </w:rPr>
          <w:t>einer Prämisse.</w:t>
        </w:r>
      </w:ins>
      <w:ins w:id="852" w:author="Ben Fels" w:date="2024-12-21T10:12:00Z" w16du:dateUtc="2024-12-21T09:12:00Z">
        <w:r w:rsidR="001D6B97" w:rsidRPr="004C0C7E">
          <w:rPr>
            <w:highlight w:val="green"/>
            <w:rPrChange w:id="853" w:author="Ben Fels" w:date="2024-12-21T11:18:00Z" w16du:dateUtc="2024-12-21T10:18:00Z">
              <w:rPr/>
            </w:rPrChange>
          </w:rPr>
          <w:t xml:space="preserve"> </w:t>
        </w:r>
      </w:ins>
      <w:ins w:id="854" w:author="Ben Fels" w:date="2024-12-21T10:18:00Z" w16du:dateUtc="2024-12-21T09:18:00Z">
        <w:r w:rsidR="009B3010" w:rsidRPr="004C0C7E">
          <w:rPr>
            <w:highlight w:val="green"/>
            <w:rPrChange w:id="855" w:author="Ben Fels" w:date="2024-12-21T11:18:00Z" w16du:dateUtc="2024-12-21T10:18:00Z">
              <w:rPr/>
            </w:rPrChange>
          </w:rPr>
          <w:t>Prämisse</w:t>
        </w:r>
      </w:ins>
      <w:ins w:id="856" w:author="Ben Fels" w:date="2024-12-21T11:13:00Z" w16du:dateUtc="2024-12-21T10:13:00Z">
        <w:r w:rsidR="00666B23" w:rsidRPr="004C0C7E">
          <w:rPr>
            <w:highlight w:val="green"/>
            <w:rPrChange w:id="857" w:author="Ben Fels" w:date="2024-12-21T11:18:00Z" w16du:dateUtc="2024-12-21T10:18:00Z">
              <w:rPr/>
            </w:rPrChange>
          </w:rPr>
          <w:t>n</w:t>
        </w:r>
      </w:ins>
      <w:ins w:id="858" w:author="Ben Fels" w:date="2024-12-21T10:18:00Z" w16du:dateUtc="2024-12-21T09:18:00Z">
        <w:r w:rsidR="009B3010" w:rsidRPr="004C0C7E">
          <w:rPr>
            <w:highlight w:val="green"/>
            <w:rPrChange w:id="859" w:author="Ben Fels" w:date="2024-12-21T11:18:00Z" w16du:dateUtc="2024-12-21T10:18:00Z">
              <w:rPr/>
            </w:rPrChange>
          </w:rPr>
          <w:t xml:space="preserve"> </w:t>
        </w:r>
      </w:ins>
      <w:ins w:id="860" w:author="Ben Fels" w:date="2024-12-21T11:13:00Z" w16du:dateUtc="2024-12-21T10:13:00Z">
        <w:r w:rsidR="00666B23" w:rsidRPr="004C0C7E">
          <w:rPr>
            <w:highlight w:val="green"/>
            <w:rPrChange w:id="861" w:author="Ben Fels" w:date="2024-12-21T11:18:00Z" w16du:dateUtc="2024-12-21T10:18:00Z">
              <w:rPr/>
            </w:rPrChange>
          </w:rPr>
          <w:t xml:space="preserve">sind </w:t>
        </w:r>
      </w:ins>
      <w:ins w:id="862" w:author="Ben Fels" w:date="2024-12-21T10:18:00Z" w16du:dateUtc="2024-12-21T09:18:00Z">
        <w:r w:rsidR="009B3010" w:rsidRPr="004C0C7E">
          <w:rPr>
            <w:highlight w:val="green"/>
            <w:rPrChange w:id="863" w:author="Ben Fels" w:date="2024-12-21T11:18:00Z" w16du:dateUtc="2024-12-21T10:18:00Z">
              <w:rPr/>
            </w:rPrChange>
          </w:rPr>
          <w:t xml:space="preserve">dabei </w:t>
        </w:r>
      </w:ins>
      <w:ins w:id="864" w:author="Ben Fels" w:date="2024-12-21T11:13:00Z" w16du:dateUtc="2024-12-21T10:13:00Z">
        <w:r w:rsidR="00666B23" w:rsidRPr="004C0C7E">
          <w:rPr>
            <w:highlight w:val="green"/>
            <w:rPrChange w:id="865" w:author="Ben Fels" w:date="2024-12-21T11:18:00Z" w16du:dateUtc="2024-12-21T10:18:00Z">
              <w:rPr/>
            </w:rPrChange>
          </w:rPr>
          <w:t xml:space="preserve">die Gründe </w:t>
        </w:r>
      </w:ins>
      <w:ins w:id="866" w:author="Ben Fels" w:date="2024-12-21T10:18:00Z" w16du:dateUtc="2024-12-21T09:18:00Z">
        <w:r w:rsidR="009B3010" w:rsidRPr="004C0C7E">
          <w:rPr>
            <w:highlight w:val="green"/>
            <w:rPrChange w:id="867" w:author="Ben Fels" w:date="2024-12-21T11:18:00Z" w16du:dateUtc="2024-12-21T10:18:00Z">
              <w:rPr/>
            </w:rPrChange>
          </w:rPr>
          <w:t>für</w:t>
        </w:r>
      </w:ins>
      <w:ins w:id="868" w:author="Ben Fels" w:date="2024-12-21T10:19:00Z" w16du:dateUtc="2024-12-21T09:19:00Z">
        <w:r w:rsidR="009B3010" w:rsidRPr="004C0C7E">
          <w:rPr>
            <w:highlight w:val="green"/>
            <w:rPrChange w:id="869" w:author="Ben Fels" w:date="2024-12-21T11:18:00Z" w16du:dateUtc="2024-12-21T10:18:00Z">
              <w:rPr/>
            </w:rPrChange>
          </w:rPr>
          <w:t xml:space="preserve"> </w:t>
        </w:r>
      </w:ins>
      <w:ins w:id="870" w:author="Ben Fels" w:date="2024-12-21T11:13:00Z" w16du:dateUtc="2024-12-21T10:13:00Z">
        <w:r w:rsidR="00C1194F" w:rsidRPr="004C0C7E">
          <w:rPr>
            <w:highlight w:val="green"/>
            <w:rPrChange w:id="871" w:author="Ben Fels" w:date="2024-12-21T11:18:00Z" w16du:dateUtc="2024-12-21T10:18:00Z">
              <w:rPr/>
            </w:rPrChange>
          </w:rPr>
          <w:t xml:space="preserve">ein </w:t>
        </w:r>
      </w:ins>
      <w:ins w:id="872" w:author="Ben Fels" w:date="2024-12-21T10:19:00Z" w16du:dateUtc="2024-12-21T09:19:00Z">
        <w:r w:rsidR="009B3010" w:rsidRPr="004C0C7E">
          <w:rPr>
            <w:highlight w:val="green"/>
            <w:rPrChange w:id="873" w:author="Ben Fels" w:date="2024-12-21T11:18:00Z" w16du:dateUtc="2024-12-21T10:18:00Z">
              <w:rPr/>
            </w:rPrChange>
          </w:rPr>
          <w:t>Argument.</w:t>
        </w:r>
      </w:ins>
      <w:ins w:id="874" w:author="Ben Fels" w:date="2024-12-21T11:13:00Z" w16du:dateUtc="2024-12-21T10:13:00Z">
        <w:r w:rsidR="004237FD" w:rsidRPr="004C0C7E">
          <w:rPr>
            <w:highlight w:val="green"/>
            <w:rPrChange w:id="875" w:author="Ben Fels" w:date="2024-12-21T11:18:00Z" w16du:dateUtc="2024-12-21T10:18:00Z">
              <w:rPr/>
            </w:rPrChange>
          </w:rPr>
          <w:t xml:space="preserve"> </w:t>
        </w:r>
      </w:ins>
      <w:ins w:id="876" w:author="Ben Fels" w:date="2024-12-21T10:12:00Z" w16du:dateUtc="2024-12-21T09:12:00Z">
        <w:r w:rsidR="001D6B97" w:rsidRPr="004C0C7E">
          <w:rPr>
            <w:highlight w:val="green"/>
            <w:rPrChange w:id="877" w:author="Ben Fels" w:date="2024-12-21T11:18:00Z" w16du:dateUtc="2024-12-21T10:18:00Z">
              <w:rPr/>
            </w:rPrChange>
          </w:rPr>
          <w:t xml:space="preserve">Um die Haltung der Argumente </w:t>
        </w:r>
      </w:ins>
      <w:ins w:id="878" w:author="Ben Fels" w:date="2024-12-21T11:15:00Z" w16du:dateUtc="2024-12-21T10:15:00Z">
        <w:r w:rsidR="000219A5" w:rsidRPr="004C0C7E">
          <w:rPr>
            <w:highlight w:val="green"/>
            <w:rPrChange w:id="879" w:author="Ben Fels" w:date="2024-12-21T11:18:00Z" w16du:dateUtc="2024-12-21T10:18:00Z">
              <w:rPr/>
            </w:rPrChange>
          </w:rPr>
          <w:t xml:space="preserve">zu </w:t>
        </w:r>
      </w:ins>
      <w:ins w:id="880" w:author="Ben Fels" w:date="2024-12-21T11:16:00Z" w16du:dateUtc="2024-12-21T10:16:00Z">
        <w:r w:rsidR="009019EC" w:rsidRPr="004C0C7E">
          <w:rPr>
            <w:highlight w:val="green"/>
            <w:rPrChange w:id="881" w:author="Ben Fels" w:date="2024-12-21T11:18:00Z" w16du:dateUtc="2024-12-21T10:18:00Z">
              <w:rPr/>
            </w:rPrChange>
          </w:rPr>
          <w:t xml:space="preserve">unterscheiden, </w:t>
        </w:r>
      </w:ins>
      <w:ins w:id="882" w:author="Ben Fels" w:date="2024-12-21T11:14:00Z" w16du:dateUtc="2024-12-21T10:14:00Z">
        <w:r w:rsidR="003D3ACB" w:rsidRPr="004C0C7E">
          <w:rPr>
            <w:highlight w:val="green"/>
            <w:rPrChange w:id="883" w:author="Ben Fels" w:date="2024-12-21T11:18:00Z" w16du:dateUtc="2024-12-21T10:18:00Z">
              <w:rPr/>
            </w:rPrChange>
          </w:rPr>
          <w:t xml:space="preserve">sind </w:t>
        </w:r>
      </w:ins>
      <w:ins w:id="884" w:author="Ben Fels" w:date="2024-12-21T11:15:00Z" w16du:dateUtc="2024-12-21T10:15:00Z">
        <w:r w:rsidR="000219A5" w:rsidRPr="004C0C7E">
          <w:rPr>
            <w:highlight w:val="green"/>
            <w:rPrChange w:id="88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886" w:author="Ben Fels" w:date="2024-12-21T10:02:00Z" w16du:dateUtc="2024-12-21T09:02:00Z"/>
        </w:rPr>
      </w:pPr>
      <w:del w:id="887" w:author="Ben Fels" w:date="2024-12-21T11:14:00Z" w16du:dateUtc="2024-12-21T10:14:00Z">
        <w:r w:rsidRPr="004C0C7E" w:rsidDel="003D3ACB">
          <w:rPr>
            <w:highlight w:val="green"/>
            <w:rPrChange w:id="888" w:author="Ben Fels" w:date="2024-12-21T11:18:00Z" w16du:dateUtc="2024-12-21T10:18:00Z">
              <w:rPr/>
            </w:rPrChange>
          </w:rPr>
          <w:delText xml:space="preserve">Behauptungen </w:delText>
        </w:r>
      </w:del>
      <w:del w:id="889" w:author="Ben Fels" w:date="2024-12-21T10:13:00Z" w16du:dateUtc="2024-12-21T09:13:00Z">
        <w:r w:rsidRPr="004C0C7E" w:rsidDel="00C41407">
          <w:rPr>
            <w:highlight w:val="green"/>
            <w:rPrChange w:id="890" w:author="Ben Fels" w:date="2024-12-21T11:18:00Z" w16du:dateUtc="2024-12-21T10:18:00Z">
              <w:rPr/>
            </w:rPrChange>
          </w:rPr>
          <w:delText xml:space="preserve">können </w:delText>
        </w:r>
      </w:del>
      <w:ins w:id="891" w:author="Ben Fels" w:date="2024-12-21T11:14:00Z" w16du:dateUtc="2024-12-21T10:14:00Z">
        <w:r w:rsidR="003D3ACB" w:rsidRPr="004C0C7E">
          <w:rPr>
            <w:highlight w:val="green"/>
            <w:rPrChange w:id="892" w:author="Ben Fels" w:date="2024-12-21T11:18:00Z" w16du:dateUtc="2024-12-21T10:18:00Z">
              <w:rPr/>
            </w:rPrChange>
          </w:rPr>
          <w:t xml:space="preserve">als </w:t>
        </w:r>
      </w:ins>
      <w:r w:rsidRPr="004C0C7E">
        <w:rPr>
          <w:highlight w:val="green"/>
          <w:rPrChange w:id="893" w:author="Ben Fels" w:date="2024-12-21T11:18:00Z" w16du:dateUtc="2024-12-21T10:18:00Z">
            <w:rPr/>
          </w:rPrChange>
        </w:rPr>
        <w:t xml:space="preserve">für oder gegen </w:t>
      </w:r>
      <w:del w:id="894" w:author="Ben Fels" w:date="2024-12-21T10:13:00Z" w16du:dateUtc="2024-12-21T09:13:00Z">
        <w:r w:rsidRPr="004C0C7E" w:rsidDel="00FB6B31">
          <w:rPr>
            <w:highlight w:val="green"/>
            <w:rPrChange w:id="895" w:author="Ben Fels" w:date="2024-12-21T11:18:00Z" w16du:dateUtc="2024-12-21T10:18:00Z">
              <w:rPr/>
            </w:rPrChange>
          </w:rPr>
          <w:delText>die Hauptaussage sein</w:delText>
        </w:r>
      </w:del>
      <w:ins w:id="896" w:author="Ben Fels" w:date="2024-12-21T10:13:00Z" w16du:dateUtc="2024-12-21T09:13:00Z">
        <w:r w:rsidR="00FB6B31" w:rsidRPr="004C0C7E">
          <w:rPr>
            <w:highlight w:val="green"/>
            <w:rPrChange w:id="897" w:author="Ben Fels" w:date="2024-12-21T11:18:00Z" w16du:dateUtc="2024-12-21T10:18:00Z">
              <w:rPr/>
            </w:rPrChange>
          </w:rPr>
          <w:t>markiert</w:t>
        </w:r>
      </w:ins>
      <w:r w:rsidRPr="004C0C7E">
        <w:rPr>
          <w:highlight w:val="green"/>
          <w:rPrChange w:id="89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899" w:author="Ben Fels" w:date="2024-12-21T11:18:00Z" w16du:dateUtc="2024-12-21T10:18:00Z">
            <w:rPr/>
          </w:rPrChange>
        </w:rPr>
        <w:t>a</w:t>
      </w:r>
      <w:r w:rsidRPr="004C0C7E">
        <w:rPr>
          <w:highlight w:val="green"/>
          <w:rPrChange w:id="900" w:author="Ben Fels" w:date="2024-12-21T11:18:00Z" w16du:dateUtc="2024-12-21T10:18:00Z">
            <w:rPr/>
          </w:rPrChange>
        </w:rPr>
        <w:t xml:space="preserve">ngreifen. Es ist möglich, dass es mehrere Hauptaussagen </w:t>
      </w:r>
      <w:r w:rsidR="00E51A1B" w:rsidRPr="004C0C7E">
        <w:rPr>
          <w:highlight w:val="green"/>
          <w:rPrChange w:id="901" w:author="Ben Fels" w:date="2024-12-21T11:18:00Z" w16du:dateUtc="2024-12-21T10:18:00Z">
            <w:rPr/>
          </w:rPrChange>
        </w:rPr>
        <w:t xml:space="preserve">zu einem Text </w:t>
      </w:r>
      <w:r w:rsidRPr="004C0C7E">
        <w:rPr>
          <w:highlight w:val="green"/>
          <w:rPrChange w:id="902" w:author="Ben Fels" w:date="2024-12-21T11:18:00Z" w16du:dateUtc="2024-12-21T10:18:00Z">
            <w:rPr/>
          </w:rPrChange>
        </w:rPr>
        <w:t>gibt.</w:t>
      </w:r>
      <w:r w:rsidR="003840ED" w:rsidRPr="004C0C7E">
        <w:rPr>
          <w:highlight w:val="green"/>
          <w:rPrChange w:id="903" w:author="Ben Fels" w:date="2024-12-21T11:18:00Z" w16du:dateUtc="2024-12-21T10:18:00Z">
            <w:rPr/>
          </w:rPrChange>
        </w:rPr>
        <w:t xml:space="preserve"> Hierbei wurde jedoch nicht annotiert, auf welche </w:t>
      </w:r>
      <w:r w:rsidR="00E51A1B" w:rsidRPr="004C0C7E">
        <w:rPr>
          <w:highlight w:val="green"/>
          <w:rPrChange w:id="90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05" w:author="Ben Fels" w:date="2024-12-21T11:17:00Z" w16du:dateUtc="2024-12-21T10:17:00Z"/>
        </w:rPr>
      </w:pPr>
      <w:commentRangeStart w:id="906"/>
      <w:ins w:id="907" w:author="Ben Fels" w:date="2024-12-21T10:02:00Z" w16du:dateUtc="2024-12-21T09:02:00Z">
        <w:r w:rsidRPr="00D4435C">
          <w:rPr>
            <w:highlight w:val="cyan"/>
            <w:rPrChange w:id="908" w:author="Ben Fels" w:date="2024-12-21T10:02:00Z" w16du:dateUtc="2024-12-21T09:02:00Z">
              <w:rPr/>
            </w:rPrChange>
          </w:rPr>
          <w:t>Beschriftung einfügen</w:t>
        </w:r>
      </w:ins>
      <w:ins w:id="909" w:author="Ben Fels" w:date="2024-12-21T11:18:00Z" w16du:dateUtc="2024-12-21T10:18:00Z">
        <w:r w:rsidR="00B61886">
          <w:t xml:space="preserve">: </w:t>
        </w:r>
      </w:ins>
      <w:commentRangeEnd w:id="906"/>
      <w:ins w:id="910" w:author="Ben Fels" w:date="2024-12-21T11:19:00Z" w16du:dateUtc="2024-12-21T10:19:00Z">
        <w:r w:rsidR="00B62541">
          <w:rPr>
            <w:rStyle w:val="Kommentarzeichen"/>
          </w:rPr>
          <w:commentReference w:id="906"/>
        </w:r>
      </w:ins>
      <w:ins w:id="911" w:author="Ben Fels" w:date="2024-12-21T11:18:00Z" w16du:dateUtc="2024-12-21T10:18:00Z">
        <w:r w:rsidR="00B61886">
          <w:t>Argumentationskomponenten und deren Strukturen.</w:t>
        </w:r>
      </w:ins>
      <w:ins w:id="912" w:author="Ben Fels" w:date="2024-12-21T10:02:00Z" w16du:dateUtc="2024-12-21T09:02:00Z">
        <w:r>
          <w:t xml:space="preserve"> </w:t>
        </w:r>
        <w:r w:rsidRPr="00D4435C">
          <w:rPr>
            <w:highlight w:val="cyan"/>
            <w:rPrChange w:id="91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14" w:author="Ben Fels" w:date="2024-12-21T10:02:00Z" w16du:dateUtc="2024-12-21T09:02:00Z"/>
        </w:rPr>
      </w:pPr>
      <w:ins w:id="915"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16" w:author="Ben Fels" w:date="2024-12-21T10:02:00Z" w16du:dateUtc="2024-12-21T09:02:00Z"/>
          <w:sz w:val="22"/>
          <w:szCs w:val="20"/>
          <w:rPrChange w:id="917" w:author="Ben Fels" w:date="2024-12-21T10:02:00Z" w16du:dateUtc="2024-12-21T09:02:00Z">
            <w:rPr>
              <w:ins w:id="918" w:author="Ben Fels" w:date="2024-12-21T10:02:00Z" w16du:dateUtc="2024-12-21T09:02:00Z"/>
            </w:rPr>
          </w:rPrChange>
        </w:rPr>
      </w:pPr>
      <w:ins w:id="919" w:author="Ben Fels" w:date="2024-12-21T10:02:00Z" w16du:dateUtc="2024-12-21T09:02:00Z">
        <w:r w:rsidRPr="00D4435C">
          <w:rPr>
            <w:sz w:val="22"/>
            <w:szCs w:val="20"/>
            <w:rPrChange w:id="920" w:author="Ben Fels" w:date="2024-12-21T10:02:00Z" w16du:dateUtc="2024-12-21T09:02:00Z">
              <w:rPr/>
            </w:rPrChange>
          </w:rPr>
          <w:t>Eigene Darstellung nach</w:t>
        </w:r>
      </w:ins>
      <w:ins w:id="921" w:author="Ben Fels" w:date="2024-12-21T11:18:00Z" w16du:dateUtc="2024-12-21T10:18:00Z">
        <w:r w:rsidR="00C351F4">
          <w:rPr>
            <w:sz w:val="22"/>
            <w:szCs w:val="20"/>
          </w:rPr>
          <w:t xml:space="preserve"> </w:t>
        </w:r>
        <w:r w:rsidR="00C351F4" w:rsidRPr="00FD2583">
          <w:rPr>
            <w:sz w:val="22"/>
            <w:szCs w:val="20"/>
            <w:rPrChange w:id="922" w:author="Ben Fels" w:date="2024-12-21T11:19:00Z" w16du:dateUtc="2024-12-21T10:19:00Z">
              <w:rPr>
                <w:rFonts w:cs="Arial"/>
                <w:highlight w:val="magenta"/>
              </w:rPr>
            </w:rPrChange>
          </w:rPr>
          <w:t>Stab &amp; Gurevych</w:t>
        </w:r>
        <w:r w:rsidR="00C351F4" w:rsidRPr="00FD2583">
          <w:rPr>
            <w:sz w:val="22"/>
            <w:szCs w:val="20"/>
            <w:rPrChange w:id="923" w:author="Ben Fels" w:date="2024-12-21T11:19:00Z" w16du:dateUtc="2024-12-21T10:19:00Z">
              <w:rPr>
                <w:highlight w:val="green"/>
              </w:rPr>
            </w:rPrChange>
          </w:rPr>
          <w:t xml:space="preserve"> </w:t>
        </w:r>
        <w:r w:rsidR="00C351F4" w:rsidRPr="00FD2583">
          <w:rPr>
            <w:sz w:val="22"/>
            <w:szCs w:val="20"/>
            <w:rPrChange w:id="924" w:author="Ben Fels" w:date="2024-12-21T11:19:00Z" w16du:dateUtc="2024-12-21T10:19:00Z">
              <w:rPr>
                <w:highlight w:val="magenta"/>
              </w:rPr>
            </w:rPrChange>
          </w:rPr>
          <w:fldChar w:fldCharType="begin"/>
        </w:r>
      </w:ins>
      <w:r w:rsidR="00FD2583" w:rsidRPr="00FD2583">
        <w:rPr>
          <w:sz w:val="22"/>
          <w:szCs w:val="20"/>
          <w:rPrChange w:id="925"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26" w:author="Ben Fels" w:date="2024-12-21T11:18:00Z" w16du:dateUtc="2024-12-21T10:18:00Z">
        <w:r w:rsidR="00C351F4" w:rsidRPr="00FD2583">
          <w:rPr>
            <w:sz w:val="22"/>
            <w:szCs w:val="20"/>
            <w:rPrChange w:id="927" w:author="Ben Fels" w:date="2024-12-21T11:19:00Z" w16du:dateUtc="2024-12-21T10:19:00Z">
              <w:rPr>
                <w:highlight w:val="magenta"/>
              </w:rPr>
            </w:rPrChange>
          </w:rPr>
          <w:fldChar w:fldCharType="separate"/>
        </w:r>
      </w:ins>
      <w:r w:rsidR="00FD2583" w:rsidRPr="00FD2583">
        <w:rPr>
          <w:sz w:val="22"/>
          <w:szCs w:val="20"/>
          <w:rPrChange w:id="928" w:author="Ben Fels" w:date="2024-12-21T11:19:00Z" w16du:dateUtc="2024-12-21T10:19:00Z">
            <w:rPr>
              <w:rFonts w:cs="Arial"/>
              <w:highlight w:val="magenta"/>
            </w:rPr>
          </w:rPrChange>
        </w:rPr>
        <w:t>(2017b)</w:t>
      </w:r>
      <w:ins w:id="929" w:author="Ben Fels" w:date="2024-12-21T11:18:00Z" w16du:dateUtc="2024-12-21T10:18:00Z">
        <w:r w:rsidR="00C351F4" w:rsidRPr="00FD2583">
          <w:rPr>
            <w:sz w:val="22"/>
            <w:szCs w:val="20"/>
            <w:rPrChange w:id="930" w:author="Ben Fels" w:date="2024-12-21T11:19:00Z" w16du:dateUtc="2024-12-21T10:19:00Z">
              <w:rPr>
                <w:highlight w:val="magenta"/>
              </w:rPr>
            </w:rPrChange>
          </w:rPr>
          <w:fldChar w:fldCharType="end"/>
        </w:r>
      </w:ins>
      <w:ins w:id="931"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66FB7DE1" w14:textId="77777777" w:rsidR="009606D1" w:rsidRPr="002F1C43" w:rsidRDefault="009606D1" w:rsidP="009606D1">
      <w:pPr>
        <w:jc w:val="both"/>
      </w:pPr>
      <w:r w:rsidRPr="002F1C43">
        <w:rPr>
          <w:rFonts w:cs="Arial"/>
          <w:highlight w:val="magenta"/>
        </w:rPr>
        <w:t>Yeginbergen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5E1F0479" w14:textId="77777777" w:rsidR="009606D1" w:rsidRDefault="009606D1"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932"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Default="007A763E" w:rsidP="001F7CA5">
      <w:pPr>
        <w:autoSpaceDE w:val="0"/>
        <w:autoSpaceDN w:val="0"/>
        <w:adjustRightInd w:val="0"/>
        <w:spacing w:after="0"/>
        <w:jc w:val="both"/>
      </w:pPr>
    </w:p>
    <w:p w14:paraId="05BC1D31" w14:textId="66C61678" w:rsidR="00C01F80" w:rsidRDefault="00C01F80" w:rsidP="001F7CA5">
      <w:pPr>
        <w:autoSpaceDE w:val="0"/>
        <w:autoSpaceDN w:val="0"/>
        <w:adjustRightInd w:val="0"/>
        <w:spacing w:after="0"/>
        <w:jc w:val="both"/>
      </w:pPr>
      <w:r w:rsidRPr="00C01F80">
        <w:rPr>
          <w:highlight w:val="cyan"/>
        </w:rPr>
        <w:t xml:space="preserve">HIER Ergebnisse aus </w:t>
      </w:r>
      <w:r w:rsidRPr="008071E1">
        <w:rPr>
          <w:b/>
          <w:highlight w:val="cyan"/>
        </w:rPr>
        <w:t>EDA</w:t>
      </w:r>
      <w:r w:rsidRPr="00C01F80">
        <w:rPr>
          <w:highlight w:val="cyan"/>
        </w:rPr>
        <w:t xml:space="preserve"> aufführen</w:t>
      </w:r>
    </w:p>
    <w:p w14:paraId="75E471F7" w14:textId="0BABBBAE" w:rsidR="00B74108" w:rsidRDefault="00B74108" w:rsidP="001F7CA5">
      <w:pPr>
        <w:autoSpaceDE w:val="0"/>
        <w:autoSpaceDN w:val="0"/>
        <w:adjustRightInd w:val="0"/>
        <w:spacing w:after="0"/>
        <w:jc w:val="both"/>
      </w:pPr>
      <w:r>
        <w:t xml:space="preserve">Die Aufsätze umfassen </w:t>
      </w:r>
      <w:r w:rsidR="00185E20">
        <w:t>ca. 200 bis 500 Wörter</w:t>
      </w:r>
      <w:r w:rsidR="00211172">
        <w:t>, mit einem Median von 360 Wörtern.</w:t>
      </w:r>
    </w:p>
    <w:p w14:paraId="1777FDF2" w14:textId="29A35A0F" w:rsidR="00E647ED" w:rsidRPr="00021991" w:rsidRDefault="00B2197C" w:rsidP="001F7CA5">
      <w:pPr>
        <w:autoSpaceDE w:val="0"/>
        <w:autoSpaceDN w:val="0"/>
        <w:adjustRightInd w:val="0"/>
        <w:spacing w:after="0"/>
        <w:jc w:val="both"/>
      </w:pPr>
      <w:r>
        <w:t xml:space="preserve">Gemäß der </w:t>
      </w:r>
      <w:r w:rsidR="008071E1">
        <w:t xml:space="preserve">dazugehörigen </w:t>
      </w:r>
      <w:r w:rsidR="00E647ED">
        <w:t xml:space="preserve">Annotationen </w:t>
      </w:r>
      <w:r>
        <w:t xml:space="preserve">enthalten die Aufsätze zwischen 1-3 </w:t>
      </w:r>
      <w:r w:rsidR="00E647ED">
        <w:t xml:space="preserve">Hauptaussagen, </w:t>
      </w:r>
      <w:r w:rsidR="0059684B">
        <w:t xml:space="preserve">2-10 </w:t>
      </w:r>
      <w:r w:rsidR="00E647ED">
        <w:t xml:space="preserve">Behauptungen, </w:t>
      </w:r>
      <w:r w:rsidR="0059684B">
        <w:t xml:space="preserve">2-20 </w:t>
      </w:r>
      <w:r w:rsidR="00E647ED">
        <w:t xml:space="preserve">Prämissen und </w:t>
      </w:r>
      <w:r w:rsidR="00F530DA">
        <w:t xml:space="preserve">2-20 </w:t>
      </w:r>
      <w:r w:rsidR="00E647ED">
        <w:t>Beziehungen</w:t>
      </w:r>
      <w:r w:rsidR="00F530DA">
        <w:t>.</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33" w:author="Ben Fels" w:date="2024-12-21T19:09:00Z" w16du:dateUtc="2024-12-21T18:09:00Z"/>
        </w:rPr>
      </w:pPr>
      <w:bookmarkStart w:id="934" w:name="_Toc187929387"/>
      <w:r w:rsidRPr="00911C80">
        <w:rPr>
          <w:rPrChange w:id="935" w:author="Ben Fels" w:date="2024-12-17T07:55:00Z" w16du:dateUtc="2024-12-17T06:55:00Z">
            <w:rPr>
              <w:rFonts w:eastAsiaTheme="minorHAnsi" w:cstheme="minorBidi"/>
              <w:b/>
              <w:color w:val="auto"/>
              <w:sz w:val="24"/>
              <w:szCs w:val="22"/>
              <w:lang w:val="en-US"/>
            </w:rPr>
          </w:rPrChange>
        </w:rPr>
        <w:lastRenderedPageBreak/>
        <w:t>Methode</w:t>
      </w:r>
      <w:bookmarkEnd w:id="934"/>
    </w:p>
    <w:p w14:paraId="370DDD7D" w14:textId="77777777" w:rsidR="00BB7A91" w:rsidRDefault="009E27CB" w:rsidP="009E27CB">
      <w:pPr>
        <w:jc w:val="both"/>
        <w:rPr>
          <w:ins w:id="936" w:author="Ben Fels" w:date="2024-12-22T10:43:00Z" w16du:dateUtc="2024-12-22T09:43:00Z"/>
        </w:rPr>
      </w:pPr>
      <w:ins w:id="937"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938" w:author="Ben Fels" w:date="2024-12-21T19:13:00Z" w16du:dateUtc="2024-12-21T18:13:00Z">
        <w:r w:rsidR="005C2ECA">
          <w:t xml:space="preserve">werden einem Modell </w:t>
        </w:r>
      </w:ins>
      <w:ins w:id="939"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342B4DE2" w:rsidR="009E27CB" w:rsidRDefault="00BB7A91" w:rsidP="009E27CB">
      <w:pPr>
        <w:jc w:val="both"/>
      </w:pPr>
      <w:ins w:id="940" w:author="Ben Fels" w:date="2024-12-22T10:43:00Z" w16du:dateUtc="2024-12-22T09:43:00Z">
        <w:r>
          <w:t xml:space="preserve">Der zuvor beschriebene </w:t>
        </w:r>
      </w:ins>
      <w:ins w:id="941" w:author="Ben Fels" w:date="2024-12-21T19:09:00Z" w16du:dateUtc="2024-12-21T18:09:00Z">
        <w:r w:rsidR="009E27CB" w:rsidRPr="00A64CCD">
          <w:t xml:space="preserve">Datensatz ist so aufzubereiten, dass daraus die Vorlagen für die Eingabeaufforderungen gemäß der verschiedenen Prompt Engineering Techniken erstellt und an das LLM übergeben werden können. Der Datensatz </w:t>
        </w:r>
      </w:ins>
      <w:r w:rsidR="000556DE">
        <w:t xml:space="preserve">wird </w:t>
      </w:r>
      <w:ins w:id="942" w:author="Ben Fels" w:date="2024-12-21T19:09:00Z" w16du:dateUtc="2024-12-21T18:09:00Z">
        <w:r w:rsidR="009E27CB" w:rsidRPr="00A64CCD">
          <w:t>zusätzlich in einen Trainings- und einen Testdatensatz unterteil</w:t>
        </w:r>
      </w:ins>
      <w:r w:rsidR="000556DE">
        <w:t>t</w:t>
      </w:r>
      <w:ins w:id="943" w:author="Ben Fels" w:date="2024-12-21T19:09:00Z" w16du:dateUtc="2024-12-21T18:09:00Z">
        <w:r w:rsidR="009E27CB" w:rsidRPr="00A64CCD">
          <w:t>.</w:t>
        </w:r>
      </w:ins>
      <w:ins w:id="944" w:author="Ben Fels" w:date="2024-12-22T10:44:00Z" w16du:dateUtc="2024-12-22T09:44:00Z">
        <w:r w:rsidR="00EC2817">
          <w:t xml:space="preserve"> </w:t>
        </w:r>
        <w:r w:rsidR="00EC2817" w:rsidRPr="00EC2817">
          <w:rPr>
            <w:highlight w:val="cyan"/>
            <w:rPrChange w:id="945" w:author="Ben Fels" w:date="2024-12-22T10:44:00Z" w16du:dateUtc="2024-12-22T09:44:00Z">
              <w:rPr/>
            </w:rPrChange>
          </w:rPr>
          <w:t>Begründung dafür</w:t>
        </w:r>
      </w:ins>
      <w:ins w:id="946" w:author="Ben Fels" w:date="2024-12-21T19:09:00Z" w16du:dateUtc="2024-12-21T18:09:00Z">
        <w:r w:rsidR="009E27CB" w:rsidRPr="00A64CCD">
          <w:t xml:space="preserve"> Die Ausgaben des LLMs </w:t>
        </w:r>
      </w:ins>
      <w:ins w:id="947" w:author="Ben Fels" w:date="2024-12-22T10:45:00Z" w16du:dateUtc="2024-12-22T09:45:00Z">
        <w:r w:rsidR="00F7358F">
          <w:t>werden</w:t>
        </w:r>
      </w:ins>
      <w:ins w:id="948"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49" w:name="_Toc187929388"/>
      <w:r>
        <w:t>Tech Stack</w:t>
      </w:r>
      <w:bookmarkEnd w:id="949"/>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7B14D5B4" w14:textId="77777777" w:rsidR="0097711D" w:rsidRPr="0047224E" w:rsidRDefault="0097711D">
      <w:pPr>
        <w:rPr>
          <w:rPrChange w:id="950" w:author="Ben Fels" w:date="2024-12-21T19:09:00Z" w16du:dateUtc="2024-12-21T18:09:00Z">
            <w:rPr>
              <w:b/>
              <w:lang w:val="en-US"/>
            </w:rPr>
          </w:rPrChange>
        </w:rPr>
        <w:pPrChange w:id="951"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952" w:name="_Toc187929390"/>
      <w:r w:rsidRPr="00911C80">
        <w:rPr>
          <w:rPrChange w:id="953"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952"/>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6DD53458" w14:textId="5E17ED94" w:rsidR="003A08DE" w:rsidRPr="00D147DB" w:rsidRDefault="00724691" w:rsidP="00D147DB">
      <w:pPr>
        <w:jc w:val="both"/>
        <w:rPr>
          <w:ins w:id="954" w:author="Ben Fels" w:date="2024-12-21T11:41:00Z" w16du:dateUtc="2024-12-21T10:41:00Z"/>
          <w:bCs/>
        </w:rPr>
      </w:pPr>
      <w:r>
        <w:t xml:space="preserve">Wie zuvor beschrieben, können die Prompts </w:t>
      </w:r>
      <w:r w:rsidR="009731C3">
        <w:t xml:space="preserve">anhand der Anzahl der übergebenen Beispiele in </w:t>
      </w:r>
      <w:r w:rsidR="00244F65">
        <w:t>Zero-Shot Learning, One-Shot-Learning und Few-Shot Learning unterteilt werden</w:t>
      </w:r>
      <w:r w:rsidR="002921A8">
        <w:t xml:space="preserve">. </w:t>
      </w:r>
      <w:r w:rsidR="002921A8" w:rsidRPr="007041E2">
        <w:rPr>
          <w:bCs/>
          <w:rPrChange w:id="955"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956" w:author="Ben Fels" w:date="2024-12-22T17:45:00Z" w16du:dateUtc="2024-12-22T16:45:00Z">
            <w:rPr>
              <w:b/>
              <w:lang w:val="en-US"/>
            </w:rPr>
          </w:rPrChange>
        </w:rPr>
        <w:t>Chain-of-thought prompting</w:t>
      </w:r>
      <w:r w:rsidR="002921A8" w:rsidRPr="00935F4F">
        <w:t xml:space="preserve"> und </w:t>
      </w:r>
      <w:r w:rsidR="00D147DB">
        <w:rPr>
          <w:bCs/>
        </w:rPr>
        <w:t xml:space="preserve">die </w:t>
      </w:r>
      <w:r w:rsidR="00D147DB">
        <w:rPr>
          <w:bCs/>
        </w:rPr>
        <w:lastRenderedPageBreak/>
        <w:t>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957" w:author="Ben Fels" w:date="2024-12-21T11:37:00Z" w16du:dateUtc="2024-12-21T10:37:00Z"/>
          <w:b/>
        </w:rPr>
      </w:pPr>
      <w:r>
        <w:rPr>
          <w:b/>
        </w:rPr>
        <w:t>Zero</w:t>
      </w:r>
      <w:ins w:id="958" w:author="Ben Fels" w:date="2024-12-21T11:41:00Z" w16du:dateUtc="2024-12-21T10:41:00Z">
        <w:r w:rsidRPr="00D05D1C">
          <w:rPr>
            <w:b/>
            <w:rPrChange w:id="959" w:author="Ben Fels" w:date="2024-12-21T18:19:00Z" w16du:dateUtc="2024-12-21T17:19:00Z">
              <w:rPr/>
            </w:rPrChange>
          </w:rPr>
          <w:t>-Shot Learning</w:t>
        </w:r>
      </w:ins>
      <w:r w:rsidRPr="00D05D1C">
        <w:rPr>
          <w:b/>
        </w:rPr>
        <w:t xml:space="preserve">/Prompting (ZS): </w:t>
      </w:r>
      <w:r w:rsidRPr="00D05D1C">
        <w:rPr>
          <w:highlight w:val="green"/>
        </w:rPr>
        <w:t>Beim ZS werden in dem Prompt k</w:t>
      </w:r>
      <w:ins w:id="960" w:author="Ben Fels" w:date="2024-12-21T11:46:00Z" w16du:dateUtc="2024-12-21T10:46:00Z">
        <w:r w:rsidRPr="00D05D1C">
          <w:rPr>
            <w:highlight w:val="green"/>
          </w:rPr>
          <w:t>ei</w:t>
        </w:r>
        <w:r w:rsidRPr="00D05D1C">
          <w:rPr>
            <w:highlight w:val="green"/>
            <w:rPrChange w:id="961"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962"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ins w:id="963" w:author="Ben Fels" w:date="2024-12-21T11:41:00Z" w16du:dateUtc="2024-12-21T10:41:00Z">
        <w:r w:rsidRPr="00D36626">
          <w:rPr>
            <w:b/>
            <w:rPrChange w:id="964" w:author="Ben Fels" w:date="2024-12-21T18:19:00Z" w16du:dateUtc="2024-12-21T17:19:00Z">
              <w:rPr/>
            </w:rPrChange>
          </w:rPr>
          <w:t>One-Shot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965" w:author="Ben Fels" w:date="2024-12-22T12:25:00Z" w16du:dateUtc="2024-12-22T11:25:00Z">
        <w:r w:rsidR="0068611E" w:rsidRPr="00D36626">
          <w:rPr>
            <w:highlight w:val="green"/>
          </w:rPr>
          <w:t>Input</w:t>
        </w:r>
      </w:ins>
      <w:r w:rsidR="009E1511" w:rsidRPr="00D36626">
        <w:rPr>
          <w:highlight w:val="green"/>
        </w:rPr>
        <w:t xml:space="preserve"> und gewünschtem </w:t>
      </w:r>
      <w:ins w:id="966"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967" w:author="Ben Fels" w:date="2024-12-21T11:40:00Z" w16du:dateUtc="2024-12-21T10:40:00Z"/>
          <w:highlight w:val="green"/>
          <w:lang w:val="en-US"/>
          <w:rPrChange w:id="968" w:author="Ben Fels" w:date="2024-12-21T11:41:00Z" w16du:dateUtc="2024-12-21T10:41:00Z">
            <w:rPr>
              <w:del w:id="969" w:author="Ben Fels" w:date="2024-12-21T11:40:00Z" w16du:dateUtc="2024-12-21T10:40:00Z"/>
            </w:rPr>
          </w:rPrChange>
        </w:rPr>
      </w:pPr>
      <w:ins w:id="970" w:author="Ben Fels" w:date="2024-12-21T11:41:00Z" w16du:dateUtc="2024-12-21T10:41:00Z">
        <w:r w:rsidRPr="00D36626">
          <w:rPr>
            <w:b/>
            <w:lang w:val="en-US"/>
            <w:rPrChange w:id="971" w:author="Ben Fels" w:date="2024-12-21T11:41:00Z" w16du:dateUtc="2024-12-21T10:41:00Z">
              <w:rPr/>
            </w:rPrChange>
          </w:rPr>
          <w:t>Few-shot Learning</w:t>
        </w:r>
      </w:ins>
      <w:r w:rsidR="00F93D27" w:rsidRPr="00D36626">
        <w:rPr>
          <w:b/>
          <w:lang w:val="en-US"/>
        </w:rPr>
        <w:t>/Promping (FS):</w:t>
      </w:r>
      <w:r w:rsidR="00D36626">
        <w:rPr>
          <w:b/>
          <w:lang w:val="en-US"/>
        </w:rPr>
        <w:t xml:space="preserve"> </w:t>
      </w:r>
      <w:del w:id="972" w:author="Ben Fels" w:date="2024-12-21T11:40:00Z" w16du:dateUtc="2024-12-21T10:40:00Z">
        <w:r w:rsidR="001A4072" w:rsidRPr="00B20D3A" w:rsidDel="0015399A">
          <w:rPr>
            <w:b/>
            <w:highlight w:val="green"/>
            <w:lang w:val="en-US"/>
            <w:rPrChange w:id="973"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974" w:author="Ben Fels" w:date="2024-12-21T11:41:00Z" w16du:dateUtc="2024-12-21T10:41:00Z">
              <w:rPr>
                <w:highlight w:val="magenta"/>
              </w:rPr>
            </w:rPrChange>
          </w:rPr>
          <w:fldChar w:fldCharType="begin"/>
        </w:r>
        <w:r w:rsidR="001A4072" w:rsidRPr="00B20D3A" w:rsidDel="0015399A">
          <w:rPr>
            <w:b/>
            <w:highlight w:val="green"/>
            <w:lang w:val="en-US"/>
            <w:rPrChange w:id="975"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976" w:author="Ben Fels" w:date="2024-12-21T11:41:00Z" w16du:dateUtc="2024-12-21T10:41:00Z">
              <w:rPr>
                <w:highlight w:val="magenta"/>
              </w:rPr>
            </w:rPrChange>
          </w:rPr>
          <w:fldChar w:fldCharType="separate"/>
        </w:r>
        <w:r w:rsidR="001A4072" w:rsidRPr="00B20D3A" w:rsidDel="0015399A">
          <w:rPr>
            <w:rFonts w:cs="Arial"/>
            <w:b/>
            <w:highlight w:val="green"/>
            <w:lang w:val="en-US"/>
            <w:rPrChange w:id="977" w:author="Ben Fels" w:date="2024-12-21T11:41:00Z" w16du:dateUtc="2024-12-21T10:41:00Z">
              <w:rPr>
                <w:rFonts w:cs="Arial"/>
                <w:highlight w:val="magenta"/>
              </w:rPr>
            </w:rPrChange>
          </w:rPr>
          <w:delText>(Tunstall et al., 2023, S. 330)</w:delText>
        </w:r>
        <w:r w:rsidR="001A4072" w:rsidRPr="00B20D3A" w:rsidDel="0015399A">
          <w:rPr>
            <w:b/>
            <w:highlight w:val="green"/>
            <w:rPrChange w:id="978" w:author="Ben Fels" w:date="2024-12-21T11:41:00Z" w16du:dateUtc="2024-12-21T10:41:00Z">
              <w:rPr>
                <w:highlight w:val="magenta"/>
              </w:rPr>
            </w:rPrChange>
          </w:rPr>
          <w:fldChar w:fldCharType="end"/>
        </w:r>
        <w:r w:rsidR="001A4072" w:rsidRPr="00B20D3A" w:rsidDel="0015399A">
          <w:rPr>
            <w:b/>
            <w:highlight w:val="green"/>
            <w:lang w:val="en-US"/>
            <w:rPrChange w:id="979" w:author="Ben Fels" w:date="2024-12-21T11:41:00Z" w16du:dateUtc="2024-12-21T10:41:00Z">
              <w:rPr/>
            </w:rPrChange>
          </w:rPr>
          <w:delText>. Stimmt nicht ganz, da man bei few-shot-learning auch aus gelabelten Daten einen Nutzen ziehen kann.</w:delText>
        </w:r>
      </w:del>
    </w:p>
    <w:p w14:paraId="7E182BFF" w14:textId="6BC6038F" w:rsidR="006A7220" w:rsidRPr="002921A8" w:rsidRDefault="000C61A4" w:rsidP="00FB3AAD">
      <w:pPr>
        <w:pStyle w:val="Listenabsatz"/>
        <w:numPr>
          <w:ilvl w:val="0"/>
          <w:numId w:val="72"/>
        </w:numPr>
        <w:autoSpaceDE w:val="0"/>
        <w:autoSpaceDN w:val="0"/>
        <w:adjustRightInd w:val="0"/>
        <w:spacing w:after="0"/>
        <w:jc w:val="both"/>
        <w:rPr>
          <w:highlight w:val="green"/>
          <w:rPrChange w:id="980" w:author="Ben Fels" w:date="2024-12-22T09:26:00Z" w16du:dateUtc="2024-12-22T08:26:00Z">
            <w:rPr>
              <w:bCs/>
              <w:i/>
              <w:lang w:val="en-US"/>
            </w:rPr>
          </w:rPrChange>
        </w:rPr>
      </w:pPr>
      <w:r w:rsidRPr="0069508D">
        <w:rPr>
          <w:highlight w:val="green"/>
        </w:rPr>
        <w:t>Auch hier werden wie beim OS d</w:t>
      </w:r>
      <w:ins w:id="981"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982" w:author="Ben Fels" w:date="2024-12-22T12:25:00Z" w16du:dateUtc="2024-12-22T11:25:00Z">
        <w:r w:rsidRPr="0069508D">
          <w:rPr>
            <w:highlight w:val="green"/>
          </w:rPr>
          <w:t xml:space="preserve">Input-Output Paare übergeben. </w:t>
        </w:r>
      </w:ins>
      <w:ins w:id="983" w:author="Ben Fels" w:date="2024-12-21T11:47:00Z" w16du:dateUtc="2024-12-21T10:47:00Z">
        <w:r w:rsidRPr="0069508D">
          <w:rPr>
            <w:highlight w:val="green"/>
          </w:rPr>
          <w:t>Nach</w:t>
        </w:r>
        <w:r>
          <w:t xml:space="preserve"> </w:t>
        </w:r>
        <w:r w:rsidRPr="0069508D">
          <w:rPr>
            <w:rFonts w:cs="Arial"/>
            <w:highlight w:val="magenta"/>
          </w:rPr>
          <w:t xml:space="preserve">Brown et al. </w:t>
        </w:r>
        <w:commentRangeStart w:id="984"/>
        <w:r w:rsidRPr="0069508D">
          <w:rPr>
            <w:highlight w:val="magenta"/>
          </w:rPr>
          <w:fldChar w:fldCharType="begin"/>
        </w:r>
      </w:ins>
      <w:r w:rsidR="00992457" w:rsidRPr="0069508D">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985" w:author="Ben Fels" w:date="2024-12-21T11:47:00Z" w16du:dateUtc="2024-12-21T10:47:00Z">
        <w:r w:rsidRPr="0069508D">
          <w:rPr>
            <w:highlight w:val="magenta"/>
          </w:rPr>
          <w:fldChar w:fldCharType="separate"/>
        </w:r>
      </w:ins>
      <w:r w:rsidR="00992457" w:rsidRPr="0069508D">
        <w:rPr>
          <w:rFonts w:cs="Arial"/>
          <w:highlight w:val="magenta"/>
        </w:rPr>
        <w:t>(2020, S. 6, 10)</w:t>
      </w:r>
      <w:ins w:id="986" w:author="Ben Fels" w:date="2024-12-21T11:47:00Z" w16du:dateUtc="2024-12-21T10:47:00Z">
        <w:r w:rsidRPr="0069508D">
          <w:rPr>
            <w:highlight w:val="magenta"/>
          </w:rPr>
          <w:fldChar w:fldCharType="end"/>
        </w:r>
      </w:ins>
      <w:commentRangeEnd w:id="984"/>
      <w:r w:rsidR="00992457">
        <w:rPr>
          <w:rStyle w:val="Kommentarzeichen"/>
        </w:rPr>
        <w:commentReference w:id="984"/>
      </w:r>
      <w:ins w:id="987" w:author="Ben Fels" w:date="2024-12-21T11:47:00Z" w16du:dateUtc="2024-12-21T10:47:00Z">
        <w:r>
          <w:t xml:space="preserve"> wer</w:t>
        </w:r>
        <w:r w:rsidRPr="0069508D">
          <w:rPr>
            <w:highlight w:val="green"/>
          </w:rPr>
          <w:t>den dabei in der Regel zwischen 10 und 100 Beispiele übergeben</w:t>
        </w:r>
      </w:ins>
      <w:r w:rsidR="00B8221D" w:rsidRPr="0069508D">
        <w:rPr>
          <w:highlight w:val="green"/>
        </w:rPr>
        <w:t xml:space="preserve">, je nach der Größe des Kontextfensters des </w:t>
      </w:r>
      <w:r w:rsidR="00A6543F" w:rsidRPr="0069508D">
        <w:rPr>
          <w:highlight w:val="green"/>
        </w:rPr>
        <w:t>LLMs</w:t>
      </w:r>
      <w:ins w:id="988" w:author="Ben Fels" w:date="2024-12-21T11:47:00Z" w16du:dateUtc="2024-12-21T10:47:00Z">
        <w:r w:rsidRPr="0069508D">
          <w:rPr>
            <w:highlight w:val="green"/>
          </w:rPr>
          <w:t>.</w:t>
        </w:r>
      </w:ins>
      <w:r w:rsidR="006C3CFA" w:rsidRPr="0069508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989"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990"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991"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992"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Mit Hinblick auf die Tokenanzahl wurde d</w:t>
      </w:r>
      <w:r w:rsidR="00CA1C29" w:rsidRPr="002921A8">
        <w:rPr>
          <w:highlight w:val="green"/>
        </w:rPr>
        <w:t xml:space="preserve">ie Anzahl der Beispiele wurde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463375F2" w:rsidR="00F05175" w:rsidRPr="008805F2" w:rsidRDefault="001A4072">
      <w:pPr>
        <w:pStyle w:val="Listenabsatz"/>
        <w:numPr>
          <w:ilvl w:val="0"/>
          <w:numId w:val="58"/>
        </w:numPr>
        <w:jc w:val="both"/>
        <w:rPr>
          <w:highlight w:val="green"/>
        </w:rPr>
        <w:pPrChange w:id="993" w:author="Ben Fels" w:date="2024-12-22T17:45:00Z" w16du:dateUtc="2024-12-22T16:45:00Z">
          <w:pPr>
            <w:pStyle w:val="berschrift3"/>
          </w:pPr>
        </w:pPrChange>
      </w:pPr>
      <w:r w:rsidRPr="005C290E">
        <w:rPr>
          <w:b/>
          <w:lang w:val="en-US"/>
          <w:rPrChange w:id="99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99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99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99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751BC7">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998" w:author="Ben Fels" w:date="2024-12-22T11:53:00Z" w16du:dateUtc="2024-12-22T10:53:00Z">
            <w:rPr>
              <w:rFonts w:cs="Arial"/>
            </w:rPr>
          </w:rPrChange>
        </w:rPr>
        <w:t xml:space="preserve">Wei et al. </w:t>
      </w:r>
      <w:r w:rsidR="00324F58" w:rsidRPr="005C290E">
        <w:rPr>
          <w:bCs/>
          <w:highlight w:val="magenta"/>
          <w:rPrChange w:id="99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00" w:author="Ben Fels" w:date="2024-12-22T11:53:00Z" w16du:dateUtc="2024-12-22T10:53:00Z">
            <w:rPr>
              <w:bCs/>
            </w:rPr>
          </w:rPrChange>
        </w:rPr>
        <w:fldChar w:fldCharType="separate"/>
      </w:r>
      <w:r w:rsidR="00ED055E" w:rsidRPr="005C290E">
        <w:rPr>
          <w:rFonts w:cs="Arial"/>
          <w:highlight w:val="magenta"/>
          <w:rPrChange w:id="1001" w:author="Ben Fels" w:date="2024-12-22T11:53:00Z" w16du:dateUtc="2024-12-22T10:53:00Z">
            <w:rPr>
              <w:rFonts w:cs="Arial"/>
            </w:rPr>
          </w:rPrChange>
        </w:rPr>
        <w:t>(2023)</w:t>
      </w:r>
      <w:r w:rsidR="00324F58" w:rsidRPr="005C290E">
        <w:rPr>
          <w:bCs/>
          <w:highlight w:val="magenta"/>
          <w:rPrChange w:id="1002"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fine-tuning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1003" w:author="Ben Fels" w:date="2024-12-22T11:51:00Z" w16du:dateUtc="2024-12-22T10:51:00Z"/>
          <w:bCs/>
          <w:highlight w:val="green"/>
        </w:rPr>
        <w:pPrChange w:id="1004"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w:t>
      </w:r>
      <w:r w:rsidR="009F2204" w:rsidRPr="009A1D0F">
        <w:rPr>
          <w:bCs/>
          <w:highlight w:val="green"/>
        </w:rPr>
        <w:lastRenderedPageBreak/>
        <w:t xml:space="preserve">vorliegenden Anwendungsfall </w:t>
      </w:r>
      <w:r w:rsidR="00405B67" w:rsidRPr="009A1D0F">
        <w:rPr>
          <w:bCs/>
          <w:highlight w:val="green"/>
        </w:rPr>
        <w:t>wird dem LLM mitgeteilt dass es ein Experte für Argument Mining sei.</w:t>
      </w:r>
      <w:del w:id="1005" w:author="Ben Fels" w:date="2024-12-22T19:54:00Z" w16du:dateUtc="2024-12-22T18:54:00Z">
        <w:r w:rsidR="003C1254" w:rsidRPr="009A1D0F" w:rsidDel="004256BC">
          <w:rPr>
            <w:bCs/>
            <w:highlight w:val="green"/>
            <w:rPrChange w:id="1006"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1007" w:author="Ben Fels" w:date="2024-12-22T11:10:00Z" w16du:dateUtc="2024-12-22T10:10:00Z">
              <w:rPr>
                <w:bCs/>
              </w:rPr>
            </w:rPrChange>
          </w:rPr>
          <w:fldChar w:fldCharType="separate"/>
        </w:r>
        <w:r w:rsidR="003C1254" w:rsidRPr="009A1D0F" w:rsidDel="004256BC">
          <w:rPr>
            <w:rFonts w:cs="Arial"/>
            <w:highlight w:val="green"/>
            <w:rPrChange w:id="1008" w:author="Ben Fels" w:date="2024-12-22T11:10:00Z" w16du:dateUtc="2024-12-22T10:10:00Z">
              <w:rPr>
                <w:rFonts w:cs="Arial"/>
              </w:rPr>
            </w:rPrChange>
          </w:rPr>
          <w:delText>(Trad &amp; Chehab, 2024, S. 369)</w:delText>
        </w:r>
        <w:r w:rsidR="003C1254" w:rsidRPr="009A1D0F" w:rsidDel="004256BC">
          <w:rPr>
            <w:bCs/>
            <w:highlight w:val="green"/>
            <w:rPrChange w:id="1009" w:author="Ben Fels" w:date="2024-12-22T11:10:00Z" w16du:dateUtc="2024-12-22T10:10:00Z">
              <w:rPr>
                <w:bCs/>
              </w:rPr>
            </w:rPrChange>
          </w:rPr>
          <w:fldChar w:fldCharType="end"/>
        </w:r>
      </w:del>
    </w:p>
    <w:p w14:paraId="5AE96B26" w14:textId="6718F2DA" w:rsidR="004256BC" w:rsidRDefault="008E1D91">
      <w:pPr>
        <w:jc w:val="both"/>
        <w:rPr>
          <w:bCs/>
        </w:rPr>
      </w:pPr>
      <w:ins w:id="1010" w:author="Ben Fels" w:date="2024-12-22T18:16:00Z" w16du:dateUtc="2024-12-22T17:16:00Z">
        <w:r w:rsidRPr="00AC2170">
          <w:rPr>
            <w:bCs/>
            <w:rPrChange w:id="1011"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12" w:author="Ben Fels" w:date="2024-12-22T18:16:00Z" w16du:dateUtc="2024-12-22T17:16:00Z">
        <w:r>
          <w:rPr>
            <w:bCs/>
          </w:rPr>
          <w:t xml:space="preserve"> </w:t>
        </w:r>
      </w:ins>
      <w:ins w:id="1013" w:author="Ben Fels" w:date="2024-12-22T18:08:00Z" w16du:dateUtc="2024-12-22T17:08:00Z">
        <w:r w:rsidR="00D05ADC" w:rsidRPr="0039768F">
          <w:rPr>
            <w:bCs/>
            <w:highlight w:val="magenta"/>
            <w:rPrChange w:id="1014" w:author="Ben Fels" w:date="2024-12-22T18:10:00Z" w16du:dateUtc="2024-12-22T17:10:00Z">
              <w:rPr>
                <w:bCs/>
                <w:lang w:val="en-US"/>
              </w:rPr>
            </w:rPrChange>
          </w:rPr>
          <w:t xml:space="preserve">OpenAI </w:t>
        </w:r>
      </w:ins>
      <w:r w:rsidR="000F68E6" w:rsidRPr="008328FE">
        <w:rPr>
          <w:bCs/>
          <w:highlight w:val="magenta"/>
          <w:lang w:val="en-US"/>
          <w:rPrChange w:id="1015"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16"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17" w:author="Ben Fels" w:date="2024-12-22T18:10:00Z" w16du:dateUtc="2024-12-22T17:10:00Z">
            <w:rPr>
              <w:bCs/>
              <w:lang w:val="en-US"/>
            </w:rPr>
          </w:rPrChange>
        </w:rPr>
        <w:fldChar w:fldCharType="end"/>
      </w:r>
      <w:ins w:id="1018" w:author="Ben Fels" w:date="2024-12-22T18:08:00Z" w16du:dateUtc="2024-12-22T17:08:00Z">
        <w:r w:rsidR="00D05ADC" w:rsidRPr="00D05ADC">
          <w:rPr>
            <w:bCs/>
            <w:rPrChange w:id="1019"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1020" w:author="Ben Fels" w:date="2024-12-22T18:13:00Z" w16du:dateUtc="2024-12-22T17:13:00Z">
        <w:r w:rsidR="00427542" w:rsidRPr="00B76032">
          <w:rPr>
            <w:bCs/>
            <w:highlight w:val="green"/>
          </w:rPr>
          <w:t xml:space="preserve">beispielsweise </w:t>
        </w:r>
      </w:ins>
      <w:ins w:id="1021"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1022"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1023" w:author="Ben Fels" w:date="2024-12-22T20:42:00Z" w16du:dateUtc="2024-12-22T19:42:00Z">
        <w:r w:rsidR="00585481" w:rsidRPr="00B76032">
          <w:rPr>
            <w:bCs/>
            <w:highlight w:val="green"/>
          </w:rPr>
          <w:t xml:space="preserve"> </w:t>
        </w:r>
      </w:ins>
      <w:ins w:id="1024" w:author="Ben Fels" w:date="2024-12-22T20:05:00Z" w16du:dateUtc="2024-12-22T19:05:00Z">
        <w:r w:rsidR="00A77CE4" w:rsidRPr="00B76032">
          <w:rPr>
            <w:bCs/>
            <w:highlight w:val="green"/>
          </w:rPr>
          <w:t xml:space="preserve">und </w:t>
        </w:r>
      </w:ins>
      <w:ins w:id="1025" w:author="Ben Fels" w:date="2024-12-22T18:13:00Z" w16du:dateUtc="2024-12-22T17:13:00Z">
        <w:r w:rsidR="00A51F5C" w:rsidRPr="00B76032">
          <w:rPr>
            <w:bCs/>
            <w:highlight w:val="green"/>
          </w:rPr>
          <w:t xml:space="preserve">die Verwendung </w:t>
        </w:r>
      </w:ins>
      <w:ins w:id="1026" w:author="Ben Fels" w:date="2024-12-22T18:14:00Z" w16du:dateUtc="2024-12-22T17:14:00Z">
        <w:r w:rsidR="000A7B42" w:rsidRPr="00B76032">
          <w:rPr>
            <w:bCs/>
            <w:highlight w:val="green"/>
          </w:rPr>
          <w:t>von Begrenzungszeichen</w:t>
        </w:r>
      </w:ins>
      <w:ins w:id="1027" w:author="Ben Fels" w:date="2024-12-22T19:55:00Z" w16du:dateUtc="2024-12-22T18:55:00Z">
        <w:r w:rsidR="0085445A" w:rsidRPr="00B76032">
          <w:rPr>
            <w:bCs/>
            <w:highlight w:val="green"/>
          </w:rPr>
          <w:t xml:space="preserve"> </w:t>
        </w:r>
      </w:ins>
      <w:ins w:id="1028" w:author="Ben Fels" w:date="2024-12-22T19:11:00Z" w16du:dateUtc="2024-12-22T18:11:00Z">
        <w:r w:rsidR="00DC0016" w:rsidRPr="00B76032">
          <w:rPr>
            <w:bCs/>
            <w:highlight w:val="green"/>
          </w:rPr>
          <w:t>sowie den systematischen T</w:t>
        </w:r>
      </w:ins>
      <w:ins w:id="1029" w:author="Ben Fels" w:date="2024-12-22T19:12:00Z" w16du:dateUtc="2024-12-22T18:12:00Z">
        <w:r w:rsidR="00DC0016" w:rsidRPr="00B76032">
          <w:rPr>
            <w:bCs/>
            <w:highlight w:val="green"/>
          </w:rPr>
          <w:t>est von</w:t>
        </w:r>
        <w:r w:rsidR="00447506" w:rsidRPr="00B76032">
          <w:rPr>
            <w:bCs/>
            <w:highlight w:val="green"/>
          </w:rPr>
          <w:t xml:space="preserve"> Veränderungen</w:t>
        </w:r>
      </w:ins>
      <w:ins w:id="1030"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1031"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1032" w:author="Ben Fels" w:date="2024-12-22T11:05:00Z" w16du:dateUtc="2024-12-22T10:05:00Z">
        <w:r w:rsidR="00590195" w:rsidRPr="001541CE">
          <w:rPr>
            <w:highlight w:val="green"/>
          </w:rPr>
          <w:t xml:space="preserve">ie multilingualen Fähigkeiten </w:t>
        </w:r>
      </w:ins>
      <w:ins w:id="1033" w:author="Ben Fels" w:date="2024-12-22T11:50:00Z" w16du:dateUtc="2024-12-22T10:50:00Z">
        <w:r w:rsidR="00AA1D07" w:rsidRPr="001541CE">
          <w:rPr>
            <w:highlight w:val="green"/>
          </w:rPr>
          <w:t xml:space="preserve">des </w:t>
        </w:r>
      </w:ins>
      <w:ins w:id="1034" w:author="Ben Fels" w:date="2024-12-22T11:05:00Z" w16du:dateUtc="2024-12-22T10:05:00Z">
        <w:r w:rsidR="00590195" w:rsidRPr="001541CE">
          <w:rPr>
            <w:highlight w:val="green"/>
          </w:rPr>
          <w:t xml:space="preserve">LLMs nicht </w:t>
        </w:r>
      </w:ins>
      <w:ins w:id="1035" w:author="Ben Fels" w:date="2024-12-22T11:52:00Z" w16du:dateUtc="2024-12-22T10:52:00Z">
        <w:r w:rsidR="00DC30B8" w:rsidRPr="001541CE">
          <w:rPr>
            <w:highlight w:val="green"/>
          </w:rPr>
          <w:t>Teil dieser Untersuchung</w:t>
        </w:r>
      </w:ins>
      <w:r w:rsidR="00D802DF" w:rsidRPr="001541CE">
        <w:rPr>
          <w:highlight w:val="green"/>
        </w:rPr>
        <w:t xml:space="preserve"> sind</w:t>
      </w:r>
      <w:ins w:id="1036"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Pr="00D05ADC" w:rsidRDefault="00DE526B" w:rsidP="00DE526B">
      <w:pPr>
        <w:jc w:val="both"/>
        <w:rPr>
          <w:ins w:id="1037" w:author="Ben Fels" w:date="2024-12-16T22:10:00Z" w16du:dateUtc="2024-12-16T21:10:00Z"/>
          <w:bCs/>
        </w:rPr>
      </w:pPr>
      <w:r w:rsidRPr="004B49FF">
        <w:rPr>
          <w:bCs/>
          <w:highlight w:val="cyan"/>
        </w:rPr>
        <w:t>Hier ggf. irgendwo auf die steigende Tokenanzahl der Prompts mit zunehehmender Anzahl an Beispielen eingehen und die Tabelle mit den Infos in den Anhang packen</w:t>
      </w:r>
    </w:p>
    <w:p w14:paraId="74DEFE16" w14:textId="30ADD905"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w:t>
      </w:r>
      <w:r w:rsidR="006A108D" w:rsidRPr="00856F90">
        <w:rPr>
          <w:highlight w:val="green"/>
        </w:rPr>
        <w:lastRenderedPageBreak/>
        <w:t xml:space="preserve">interpretiert. Demnach </w:t>
      </w:r>
      <w:r w:rsidR="00DB4C53" w:rsidRPr="00856F90">
        <w:rPr>
          <w:highlight w:val="green"/>
        </w:rPr>
        <w:t xml:space="preserve">können mit der </w:t>
      </w:r>
      <w:r w:rsidR="00EA34BE" w:rsidRPr="00856F90">
        <w:rPr>
          <w:highlight w:val="green"/>
        </w:rPr>
        <w:t xml:space="preserve">Rolle </w:t>
      </w:r>
      <w:r w:rsidR="00EA34BE" w:rsidRPr="00856F90">
        <w:rPr>
          <w:i/>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9A2D1F" w:rsidRPr="00856F90">
        <w:rPr>
          <w:i/>
          <w:highlight w:val="green"/>
        </w:rPr>
        <w:t xml:space="preserve">developer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r w:rsidR="00713DC0" w:rsidRPr="007C64DC">
        <w:rPr>
          <w:i/>
          <w:highlight w:val="green"/>
        </w:rPr>
        <w:t xml:space="preserve">developer </w:t>
      </w:r>
      <w:r w:rsidR="00713DC0" w:rsidRPr="007C64DC">
        <w:rPr>
          <w:highlight w:val="green"/>
        </w:rPr>
        <w:t xml:space="preserve"> und der Aufsatz </w:t>
      </w:r>
      <w:r w:rsidR="009736EA" w:rsidRPr="007C64DC">
        <w:rPr>
          <w:highlight w:val="green"/>
        </w:rPr>
        <w:t xml:space="preserve">der Rolle </w:t>
      </w:r>
      <w:r w:rsidR="00713DC0" w:rsidRPr="007C64DC">
        <w:rPr>
          <w:i/>
          <w:highlight w:val="green"/>
        </w:rPr>
        <w:t xml:space="preserve">user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r w:rsidR="00691980" w:rsidRPr="007C64DC">
        <w:rPr>
          <w:i/>
          <w:highlight w:val="green"/>
        </w:rPr>
        <w:t>developer</w:t>
      </w:r>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1038" w:author="Ben Fels" w:date="2024-12-21T19:09:00Z" w16du:dateUtc="2024-12-21T18:09:00Z"/>
        </w:rPr>
        <w:pPrChange w:id="1039" w:author="Ben Fels" w:date="2024-12-22T10:46:00Z" w16du:dateUtc="2024-12-22T09:46:00Z">
          <w:pPr>
            <w:jc w:val="both"/>
          </w:pPr>
        </w:pPrChange>
      </w:pPr>
      <w:bookmarkStart w:id="1040" w:name="_Toc187929389"/>
      <w:ins w:id="1041" w:author="Ben Fels" w:date="2024-12-22T10:45:00Z" w16du:dateUtc="2024-12-22T09:45:00Z">
        <w:r>
          <w:t>Metriken zur Evaluation</w:t>
        </w:r>
      </w:ins>
      <w:bookmarkEnd w:id="1040"/>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Klassifikationsmetriken wie Accuracy oder Precision würde ein Textabschnitt, welcher nicht vollständig mit der Grundwahrheit übereinstimmt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(Bilingual Evaluation Understudy)</w:t>
      </w:r>
      <w:r w:rsidRPr="00D43867">
        <w:t xml:space="preserve">: </w:t>
      </w:r>
      <w:r>
        <w:t xml:space="preserve">Die Metrik wurde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w:t>
      </w:r>
      <w:r>
        <w:lastRenderedPageBreak/>
        <w:t xml:space="preserve">ähnliche Aufgaben angewendet werden. BLEU basiert auf der Metrik Precision und misst, wie ähnlich ein generierter Text zu einem Referenztext ist. Laut der Beschreibung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1042"/>
      <w:commentRangeStart w:id="1043"/>
      <w:r>
        <w:t xml:space="preserve">Bei der Berechnung des BLEU-Scores besteht das Problem, dass wenn größere n-Gramme, wie bei n=4, für einen Satz eine Precision von 0 haben, der  BLEU-Score für den Satz ebenfalls 0 is,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1042"/>
      <w:r>
        <w:rPr>
          <w:rStyle w:val="Kommentarzeichen"/>
        </w:rPr>
        <w:commentReference w:id="1042"/>
      </w:r>
      <w:commentRangeEnd w:id="1043"/>
      <w:r>
        <w:rPr>
          <w:rStyle w:val="Kommentarzeichen"/>
        </w:rPr>
        <w:commentReference w:id="1043"/>
      </w:r>
      <w:r>
        <w:t xml:space="preserve">. </w:t>
      </w:r>
      <w:r w:rsidRPr="00D72379">
        <w:t xml:space="preserve">Die Implementierung von BLEU </w:t>
      </w:r>
      <w:commentRangeStart w:id="1044"/>
      <w:r w:rsidRPr="00F94E0E">
        <w:rPr>
          <w:highlight w:val="cyan"/>
        </w:rPr>
        <w:t>inklusive der Glättungsfunktion</w:t>
      </w:r>
      <w:r>
        <w:t xml:space="preserve"> </w:t>
      </w:r>
      <w:commentRangeEnd w:id="1044"/>
      <w:r>
        <w:rPr>
          <w:rStyle w:val="Kommentarzeichen"/>
        </w:rPr>
        <w:commentReference w:id="1044"/>
      </w:r>
      <w:r w:rsidRPr="00D72379">
        <w:t>erfolgt über NLTK</w:t>
      </w:r>
      <w:r>
        <w:t xml:space="preserve">. Damit zwei Texte für die Untersuchung als übereinstimmend gelten wird als Grenzwert ein BLEU-Score von </w:t>
      </w:r>
      <w:commentRangeStart w:id="1045"/>
      <w:r>
        <w:t xml:space="preserve">0,75 </w:t>
      </w:r>
      <w:commentRangeEnd w:id="1045"/>
      <w:r>
        <w:rPr>
          <w:rStyle w:val="Kommentarzeichen"/>
        </w:rPr>
        <w:commentReference w:id="1045"/>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Berechnung von True Positives (TP), False Positives (FP), False Negatives (FN) und True Negatives (TN), um daraus die Metriken wie 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1046"/>
      <w:r>
        <w:t xml:space="preserve">Bedeutung der Felder in der Konfusionsmatrix </w:t>
      </w:r>
      <w:commentRangeEnd w:id="1046"/>
      <w:r>
        <w:rPr>
          <w:rStyle w:val="Kommentarzeichen"/>
        </w:rPr>
        <w:commentReference w:id="1046"/>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lastRenderedPageBreak/>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p w14:paraId="14FA6E41" w14:textId="77777777" w:rsidR="009B2AC2" w:rsidRDefault="009B2AC2" w:rsidP="009B2AC2">
      <w:pPr>
        <w:jc w:val="both"/>
      </w:pPr>
      <w:r>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Klassifikationsmetriken berechnen, für </w:t>
      </w:r>
      <w:r>
        <w:lastRenderedPageBreak/>
        <w:t xml:space="preserve">die FN nicht benötigt werden. Somit können Precision, Recall und F1-Score berechnet werden. </w:t>
      </w:r>
    </w:p>
    <w:p w14:paraId="38E72015" w14:textId="77777777" w:rsidR="009B2AC2" w:rsidRPr="00B36212" w:rsidRDefault="009B2AC2" w:rsidP="009B2AC2">
      <w:pPr>
        <w:jc w:val="both"/>
        <w:rPr>
          <w:ins w:id="1047"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1048"/>
      <w:r w:rsidRPr="003E440C">
        <w:rPr>
          <w:highlight w:val="green"/>
        </w:rPr>
        <w:t>Eine hohe Precision allein könnte bedeuten, dass nur wenige tatsächliche Behauptungen vom LLM identifiziert werden</w:t>
      </w:r>
      <w:commentRangeEnd w:id="1048"/>
      <w:r w:rsidRPr="003E440C">
        <w:rPr>
          <w:rStyle w:val="Kommentarzeichen"/>
          <w:highlight w:val="green"/>
        </w:rPr>
        <w:commentReference w:id="1048"/>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1049" w:author="Ben Fels" w:date="2024-12-16T22:14:00Z" w16du:dateUtc="2024-12-16T21:14:00Z">
        <w:r w:rsidRPr="004A62D9">
          <w:rPr>
            <w:lang w:val="en-US"/>
          </w:rPr>
          <w:t>F1</w:t>
        </w:r>
      </w:ins>
      <w:r w:rsidRPr="004A62D9">
        <w:rPr>
          <w:lang w:val="en-US"/>
        </w:rPr>
        <w:t xml:space="preserve"> macro-averaged</w:t>
      </w:r>
      <w:r>
        <w:rPr>
          <w:lang w:val="en-US"/>
        </w:rPr>
        <w:t xml:space="preserve"> </w:t>
      </w:r>
      <w:ins w:id="1050" w:author="Ben Fels" w:date="2024-12-16T22:14:00Z" w16du:dateUtc="2024-12-16T21:14:00Z">
        <w:r w:rsidRPr="004A62D9">
          <w:rPr>
            <w:lang w:val="en-US"/>
          </w:rPr>
          <w:t>score</w:t>
        </w:r>
      </w:ins>
      <w:r>
        <w:rPr>
          <w:lang w:val="en-US"/>
        </w:rPr>
        <w:t xml:space="preserve"> calculated at sequence level</w:t>
      </w:r>
      <w:ins w:id="1051"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Meulder, 2003).</w:t>
      </w:r>
    </w:p>
    <w:p w14:paraId="7FD7F0A6" w14:textId="77777777" w:rsidR="009B2AC2" w:rsidRDefault="009B2AC2" w:rsidP="009B2AC2">
      <w:pPr>
        <w:pStyle w:val="Listenabsatz"/>
        <w:numPr>
          <w:ilvl w:val="0"/>
          <w:numId w:val="63"/>
        </w:numPr>
      </w:pPr>
      <w:r>
        <w:t xml:space="preserve">Stance Classification </w:t>
      </w:r>
      <w:r>
        <w:sym w:font="Wingdings" w:char="F0E0"/>
      </w:r>
      <w:r>
        <w:t xml:space="preserve"> Macro F1</w:t>
      </w:r>
    </w:p>
    <w:p w14:paraId="1A381C6C" w14:textId="77777777" w:rsidR="009B2AC2" w:rsidRPr="00FD1A46" w:rsidRDefault="009B2AC2" w:rsidP="009B2AC2">
      <w:pPr>
        <w:pStyle w:val="Listenabsatz"/>
        <w:numPr>
          <w:ilvl w:val="0"/>
          <w:numId w:val="63"/>
        </w:numPr>
        <w:rPr>
          <w:ins w:id="1052" w:author="Ben Fels" w:date="2024-12-16T22:14:00Z" w16du:dateUtc="2024-12-16T21:14:00Z"/>
          <w:lang w:val="en-US"/>
        </w:rPr>
      </w:pPr>
      <w:r w:rsidRPr="00FD1A46">
        <w:rPr>
          <w:lang w:val="en-US"/>
        </w:rPr>
        <w:t xml:space="preserve">Stab &amp; Gurevych (dataset) </w:t>
      </w:r>
      <w:r>
        <w:sym w:font="Wingdings" w:char="F0E0"/>
      </w:r>
      <w:r w:rsidRPr="00FD1A46">
        <w:rPr>
          <w:lang w:val="en-US"/>
        </w:rPr>
        <w:t xml:space="preserve"> </w:t>
      </w:r>
      <w:r>
        <w:rPr>
          <w:lang w:val="en-US"/>
        </w:rPr>
        <w:t xml:space="preserve">macro </w:t>
      </w:r>
      <w:r w:rsidRPr="00FD1A46">
        <w:rPr>
          <w:lang w:val="en-US"/>
        </w:rPr>
        <w:t>F1-S</w:t>
      </w:r>
      <w:r>
        <w:rPr>
          <w:lang w:val="en-US"/>
        </w:rPr>
        <w:t>core für Components (MC, C, Pr), Relations (Linked, not linked) und Stances (Support, Attack)</w:t>
      </w:r>
    </w:p>
    <w:p w14:paraId="75A7287C" w14:textId="77777777" w:rsidR="009B2AC2" w:rsidRDefault="009B2AC2" w:rsidP="009B2AC2">
      <w:pPr>
        <w:rPr>
          <w:ins w:id="1053" w:author="Ben Fels" w:date="2024-12-16T22:14:00Z" w16du:dateUtc="2024-12-16T21:14:00Z"/>
        </w:rPr>
      </w:pPr>
      <w:ins w:id="1054"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1055"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056" w:author="Ben Fels" w:date="2024-12-21T11:47:00Z" w16du:dateUtc="2024-12-21T10:47:00Z"/>
          <w:lang w:val="en-US"/>
          <w:rPrChange w:id="1057" w:author="Ben Fels" w:date="2024-12-21T18:24:00Z" w16du:dateUtc="2024-12-21T17:24:00Z">
            <w:rPr>
              <w:del w:id="1058" w:author="Ben Fels" w:date="2024-12-21T11:47:00Z" w16du:dateUtc="2024-12-21T10:47:00Z"/>
              <w:b/>
              <w:i/>
              <w:lang w:val="en-US"/>
            </w:rPr>
          </w:rPrChange>
        </w:rPr>
      </w:pPr>
      <w:bookmarkStart w:id="1059" w:name="_Toc185697462"/>
      <w:bookmarkStart w:id="1060" w:name="_Toc186791538"/>
      <w:bookmarkStart w:id="1061" w:name="_Toc187929391"/>
      <w:bookmarkEnd w:id="1059"/>
      <w:bookmarkEnd w:id="1060"/>
      <w:bookmarkEnd w:id="1061"/>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062" w:author="Ben Fels" w:date="2024-12-21T11:47:00Z" w16du:dateUtc="2024-12-21T10:47:00Z"/>
          <w:lang w:val="en-US"/>
          <w:rPrChange w:id="1063" w:author="Ben Fels" w:date="2024-12-21T18:24:00Z" w16du:dateUtc="2024-12-21T17:24:00Z">
            <w:rPr>
              <w:del w:id="1064" w:author="Ben Fels" w:date="2024-12-21T11:47:00Z" w16du:dateUtc="2024-12-21T10:47:00Z"/>
            </w:rPr>
          </w:rPrChange>
        </w:rPr>
      </w:pPr>
      <w:del w:id="1065" w:author="Ben Fels" w:date="2024-12-21T11:47:00Z" w16du:dateUtc="2024-12-21T10:47:00Z">
        <w:r w:rsidRPr="002F4B5A" w:rsidDel="002A4580">
          <w:rPr>
            <w:lang w:val="en-US"/>
            <w:rPrChange w:id="1066" w:author="Ben Fels" w:date="2024-12-21T18:24:00Z" w16du:dateUtc="2024-12-21T17:24:00Z">
              <w:rPr/>
            </w:rPrChange>
          </w:rPr>
          <w:delText>Zero-Shot</w:delText>
        </w:r>
        <w:r w:rsidR="00490397" w:rsidRPr="002F4B5A" w:rsidDel="002A4580">
          <w:rPr>
            <w:lang w:val="en-US"/>
            <w:rPrChange w:id="1067" w:author="Ben Fels" w:date="2024-12-21T18:24:00Z" w16du:dateUtc="2024-12-21T17:24:00Z">
              <w:rPr/>
            </w:rPrChange>
          </w:rPr>
          <w:delText>: Kein Beispiel übergeben</w:delText>
        </w:r>
        <w:bookmarkStart w:id="1068" w:name="_Toc185697463"/>
        <w:bookmarkStart w:id="1069" w:name="_Toc186791539"/>
        <w:bookmarkStart w:id="1070" w:name="_Toc187929392"/>
        <w:bookmarkEnd w:id="1068"/>
        <w:bookmarkEnd w:id="1069"/>
        <w:bookmarkEnd w:id="1070"/>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071" w:author="Ben Fels" w:date="2024-12-21T11:47:00Z" w16du:dateUtc="2024-12-21T10:47:00Z"/>
          <w:lang w:val="en-US"/>
          <w:rPrChange w:id="1072" w:author="Ben Fels" w:date="2024-12-21T18:24:00Z" w16du:dateUtc="2024-12-21T17:24:00Z">
            <w:rPr>
              <w:del w:id="1073" w:author="Ben Fels" w:date="2024-12-21T11:47:00Z" w16du:dateUtc="2024-12-21T10:47:00Z"/>
            </w:rPr>
          </w:rPrChange>
        </w:rPr>
      </w:pPr>
      <w:del w:id="1074" w:author="Ben Fels" w:date="2024-12-21T11:47:00Z" w16du:dateUtc="2024-12-21T10:47:00Z">
        <w:r w:rsidRPr="002F4B5A" w:rsidDel="002A4580">
          <w:rPr>
            <w:lang w:val="en-US"/>
            <w:rPrChange w:id="1075" w:author="Ben Fels" w:date="2024-12-21T18:24:00Z" w16du:dateUtc="2024-12-21T17:24:00Z">
              <w:rPr/>
            </w:rPrChange>
          </w:rPr>
          <w:delText>One-Shot</w:delText>
        </w:r>
        <w:r w:rsidR="00490397" w:rsidRPr="002F4B5A" w:rsidDel="002A4580">
          <w:rPr>
            <w:lang w:val="en-US"/>
            <w:rPrChange w:id="1076" w:author="Ben Fels" w:date="2024-12-21T18:24:00Z" w16du:dateUtc="2024-12-21T17:24:00Z">
              <w:rPr/>
            </w:rPrChange>
          </w:rPr>
          <w:delText>: ein Beispiel übergeben</w:delText>
        </w:r>
        <w:bookmarkStart w:id="1077" w:name="_Toc185697464"/>
        <w:bookmarkStart w:id="1078" w:name="_Toc186791540"/>
        <w:bookmarkStart w:id="1079" w:name="_Toc187929393"/>
        <w:bookmarkEnd w:id="1077"/>
        <w:bookmarkEnd w:id="1078"/>
        <w:bookmarkEnd w:id="1079"/>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080" w:author="Ben Fels" w:date="2024-12-21T11:47:00Z" w16du:dateUtc="2024-12-21T10:47:00Z"/>
          <w:lang w:val="en-US"/>
          <w:rPrChange w:id="1081" w:author="Ben Fels" w:date="2024-12-21T18:24:00Z" w16du:dateUtc="2024-12-21T17:24:00Z">
            <w:rPr>
              <w:del w:id="1082" w:author="Ben Fels" w:date="2024-12-21T11:47:00Z" w16du:dateUtc="2024-12-21T10:47:00Z"/>
            </w:rPr>
          </w:rPrChange>
        </w:rPr>
      </w:pPr>
      <w:del w:id="1083" w:author="Ben Fels" w:date="2024-12-21T11:47:00Z" w16du:dateUtc="2024-12-21T10:47:00Z">
        <w:r w:rsidRPr="002F4B5A" w:rsidDel="002A4580">
          <w:rPr>
            <w:lang w:val="en-US"/>
            <w:rPrChange w:id="1084" w:author="Ben Fels" w:date="2024-12-21T18:24:00Z" w16du:dateUtc="2024-12-21T17:24:00Z">
              <w:rPr/>
            </w:rPrChange>
          </w:rPr>
          <w:delText>Few-Shot</w:delText>
        </w:r>
        <w:r w:rsidR="00490397" w:rsidRPr="002F4B5A" w:rsidDel="002A4580">
          <w:rPr>
            <w:lang w:val="en-US"/>
            <w:rPrChange w:id="1085" w:author="Ben Fels" w:date="2024-12-21T18:24:00Z" w16du:dateUtc="2024-12-21T17:24:00Z">
              <w:rPr/>
            </w:rPrChange>
          </w:rPr>
          <w:delText xml:space="preserve">: </w:delText>
        </w:r>
        <w:r w:rsidR="00633544" w:rsidRPr="002F4B5A" w:rsidDel="002A4580">
          <w:rPr>
            <w:lang w:val="en-US"/>
            <w:rPrChange w:id="1086" w:author="Ben Fels" w:date="2024-12-21T18:24:00Z" w16du:dateUtc="2024-12-21T17:24:00Z">
              <w:rPr/>
            </w:rPrChange>
          </w:rPr>
          <w:delText xml:space="preserve">Wie viel Beispiele braucht es, damit es als Few-Shot Learning </w:delText>
        </w:r>
        <w:r w:rsidR="00163016" w:rsidRPr="002F4B5A" w:rsidDel="002A4580">
          <w:rPr>
            <w:lang w:val="en-US"/>
            <w:rPrChange w:id="1087" w:author="Ben Fels" w:date="2024-12-21T18:24:00Z" w16du:dateUtc="2024-12-21T17:24:00Z">
              <w:rPr/>
            </w:rPrChange>
          </w:rPr>
          <w:delText>zählt?</w:delText>
        </w:r>
        <w:bookmarkStart w:id="1088" w:name="_Toc185697465"/>
        <w:bookmarkStart w:id="1089" w:name="_Toc186791541"/>
        <w:bookmarkStart w:id="1090" w:name="_Toc187929394"/>
        <w:bookmarkEnd w:id="1088"/>
        <w:bookmarkEnd w:id="1089"/>
        <w:bookmarkEnd w:id="1090"/>
      </w:del>
    </w:p>
    <w:p w14:paraId="7E7209C7" w14:textId="13480A68" w:rsidR="00E150E2" w:rsidDel="002A4580" w:rsidRDefault="00E87A82" w:rsidP="00E150E2">
      <w:pPr>
        <w:autoSpaceDE w:val="0"/>
        <w:autoSpaceDN w:val="0"/>
        <w:adjustRightInd w:val="0"/>
        <w:spacing w:after="0"/>
        <w:ind w:left="360"/>
        <w:jc w:val="both"/>
        <w:rPr>
          <w:del w:id="1091" w:author="Ben Fels" w:date="2024-12-21T11:47:00Z" w16du:dateUtc="2024-12-21T10:47:00Z"/>
        </w:rPr>
      </w:pPr>
      <w:del w:id="1092" w:author="Ben Fels" w:date="2024-12-21T11:47:00Z" w16du:dateUtc="2024-12-21T10:47:00Z">
        <w:r w:rsidRPr="002F4B5A" w:rsidDel="002A4580">
          <w:rPr>
            <w:lang w:val="en-US"/>
            <w:rPrChange w:id="1093" w:author="Ben Fels" w:date="2024-12-21T18:24:00Z" w16du:dateUtc="2024-12-21T17:24:00Z">
              <w:rPr/>
            </w:rPrChange>
          </w:rPr>
          <w:delText xml:space="preserve">Nach </w:delText>
        </w:r>
        <w:r w:rsidRPr="002F4B5A" w:rsidDel="002A4580">
          <w:rPr>
            <w:rFonts w:cs="Arial"/>
            <w:highlight w:val="magenta"/>
            <w:lang w:val="en-US"/>
            <w:rPrChange w:id="1094"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095"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096"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097"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098"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099"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00" w:name="_Toc185697466"/>
        <w:bookmarkStart w:id="1101" w:name="_Toc186791542"/>
        <w:bookmarkStart w:id="1102" w:name="_Toc187929395"/>
        <w:bookmarkEnd w:id="1100"/>
        <w:bookmarkEnd w:id="1101"/>
        <w:bookmarkEnd w:id="1102"/>
      </w:del>
    </w:p>
    <w:p w14:paraId="0FA3FEE0" w14:textId="0404AE21" w:rsidR="003F347A" w:rsidDel="002A4580" w:rsidRDefault="00F74FD5" w:rsidP="00E150E2">
      <w:pPr>
        <w:autoSpaceDE w:val="0"/>
        <w:autoSpaceDN w:val="0"/>
        <w:adjustRightInd w:val="0"/>
        <w:spacing w:after="0"/>
        <w:ind w:left="360"/>
        <w:jc w:val="both"/>
        <w:rPr>
          <w:del w:id="1103" w:author="Ben Fels" w:date="2024-12-21T11:47:00Z" w16du:dateUtc="2024-12-21T10:47:00Z"/>
        </w:rPr>
      </w:pPr>
      <w:del w:id="1104"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05" w:name="_Toc185697467"/>
        <w:bookmarkStart w:id="1106" w:name="_Toc186791543"/>
        <w:bookmarkStart w:id="1107" w:name="_Toc187929396"/>
        <w:bookmarkEnd w:id="1105"/>
        <w:bookmarkEnd w:id="1106"/>
        <w:bookmarkEnd w:id="1107"/>
      </w:del>
    </w:p>
    <w:p w14:paraId="55A6E6F9" w14:textId="42D9A0F9" w:rsidR="00027FDA" w:rsidDel="002A4580" w:rsidRDefault="00027FDA" w:rsidP="00E150E2">
      <w:pPr>
        <w:autoSpaceDE w:val="0"/>
        <w:autoSpaceDN w:val="0"/>
        <w:adjustRightInd w:val="0"/>
        <w:spacing w:after="0"/>
        <w:ind w:left="360"/>
        <w:jc w:val="both"/>
        <w:rPr>
          <w:del w:id="1108" w:author="Ben Fels" w:date="2024-12-21T11:47:00Z" w16du:dateUtc="2024-12-21T10:47:00Z"/>
        </w:rPr>
      </w:pPr>
      <w:del w:id="1109"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10" w:name="_Toc185697468"/>
        <w:bookmarkStart w:id="1111" w:name="_Toc186791544"/>
        <w:bookmarkStart w:id="1112" w:name="_Toc187929397"/>
        <w:bookmarkEnd w:id="1110"/>
        <w:bookmarkEnd w:id="1111"/>
        <w:bookmarkEnd w:id="1112"/>
      </w:del>
    </w:p>
    <w:p w14:paraId="03AD6F39" w14:textId="4864511F" w:rsidR="00E150E2" w:rsidDel="002A4580" w:rsidRDefault="006B0454" w:rsidP="00E150E2">
      <w:pPr>
        <w:autoSpaceDE w:val="0"/>
        <w:autoSpaceDN w:val="0"/>
        <w:adjustRightInd w:val="0"/>
        <w:spacing w:after="0"/>
        <w:ind w:left="360"/>
        <w:jc w:val="both"/>
        <w:rPr>
          <w:del w:id="1113" w:author="Ben Fels" w:date="2024-12-21T11:47:00Z" w16du:dateUtc="2024-12-21T10:47:00Z"/>
        </w:rPr>
      </w:pPr>
      <w:del w:id="1114"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15"/>
        <w:r w:rsidR="002C1227" w:rsidDel="002A4580">
          <w:delText xml:space="preserve">Kontext-Fenster </w:delText>
        </w:r>
        <w:commentRangeEnd w:id="1115"/>
        <w:r w:rsidR="002B52F5" w:rsidDel="002A4580">
          <w:rPr>
            <w:rStyle w:val="Kommentarzeichen"/>
          </w:rPr>
          <w:commentReference w:id="1115"/>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16" w:name="_Toc185697469"/>
        <w:bookmarkStart w:id="1117" w:name="_Toc186791545"/>
        <w:bookmarkStart w:id="1118" w:name="_Toc187929398"/>
        <w:bookmarkEnd w:id="1116"/>
        <w:bookmarkEnd w:id="1117"/>
        <w:bookmarkEnd w:id="1118"/>
      </w:del>
    </w:p>
    <w:p w14:paraId="434B60CC" w14:textId="1E310227" w:rsidR="00CB7B5E" w:rsidDel="002A4580" w:rsidRDefault="000C21AE" w:rsidP="00E150E2">
      <w:pPr>
        <w:autoSpaceDE w:val="0"/>
        <w:autoSpaceDN w:val="0"/>
        <w:adjustRightInd w:val="0"/>
        <w:spacing w:after="0"/>
        <w:ind w:left="360"/>
        <w:jc w:val="both"/>
        <w:rPr>
          <w:del w:id="1119" w:author="Ben Fels" w:date="2024-12-21T11:47:00Z" w16du:dateUtc="2024-12-21T10:47:00Z"/>
        </w:rPr>
      </w:pPr>
      <w:del w:id="1120"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21" w:name="_Toc185697470"/>
        <w:bookmarkStart w:id="1122" w:name="_Toc186791546"/>
        <w:bookmarkStart w:id="1123" w:name="_Toc187929399"/>
        <w:bookmarkEnd w:id="1121"/>
        <w:bookmarkEnd w:id="1122"/>
        <w:bookmarkEnd w:id="1123"/>
      </w:del>
    </w:p>
    <w:p w14:paraId="244D8D59" w14:textId="68D27281" w:rsidR="00B62C78" w:rsidDel="002A4580" w:rsidRDefault="00CB7B5E" w:rsidP="00B62C78">
      <w:pPr>
        <w:autoSpaceDE w:val="0"/>
        <w:autoSpaceDN w:val="0"/>
        <w:adjustRightInd w:val="0"/>
        <w:spacing w:after="0"/>
        <w:ind w:left="360"/>
        <w:jc w:val="both"/>
        <w:rPr>
          <w:del w:id="1124" w:author="Ben Fels" w:date="2024-12-21T11:47:00Z" w16du:dateUtc="2024-12-21T10:47:00Z"/>
        </w:rPr>
      </w:pPr>
      <w:del w:id="1125"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26" w:name="_Toc185697471"/>
        <w:bookmarkStart w:id="1127" w:name="_Toc186791547"/>
        <w:bookmarkStart w:id="1128" w:name="_Toc187929400"/>
        <w:bookmarkEnd w:id="1126"/>
        <w:bookmarkEnd w:id="1127"/>
        <w:bookmarkEnd w:id="1128"/>
      </w:del>
    </w:p>
    <w:p w14:paraId="00088147" w14:textId="59709C11" w:rsidR="0043331A" w:rsidDel="002A4580" w:rsidRDefault="00174375" w:rsidP="00B62C78">
      <w:pPr>
        <w:autoSpaceDE w:val="0"/>
        <w:autoSpaceDN w:val="0"/>
        <w:adjustRightInd w:val="0"/>
        <w:spacing w:after="0"/>
        <w:ind w:left="360"/>
        <w:jc w:val="both"/>
        <w:rPr>
          <w:del w:id="1129" w:author="Ben Fels" w:date="2024-12-21T11:47:00Z" w16du:dateUtc="2024-12-21T10:47:00Z"/>
        </w:rPr>
      </w:pPr>
      <w:del w:id="1130"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131" w:name="_Toc185697472"/>
        <w:bookmarkStart w:id="1132" w:name="_Toc186791548"/>
        <w:bookmarkStart w:id="1133" w:name="_Toc187929401"/>
        <w:bookmarkEnd w:id="1131"/>
        <w:bookmarkEnd w:id="1132"/>
        <w:bookmarkEnd w:id="1133"/>
      </w:del>
    </w:p>
    <w:p w14:paraId="2B4492D6" w14:textId="77847175" w:rsidR="00EF602A" w:rsidDel="002A4580" w:rsidRDefault="00EF602A" w:rsidP="001F7CA5">
      <w:pPr>
        <w:autoSpaceDE w:val="0"/>
        <w:autoSpaceDN w:val="0"/>
        <w:adjustRightInd w:val="0"/>
        <w:spacing w:after="0"/>
        <w:jc w:val="both"/>
        <w:rPr>
          <w:del w:id="1134" w:author="Ben Fels" w:date="2024-12-21T11:48:00Z" w16du:dateUtc="2024-12-21T10:48:00Z"/>
        </w:rPr>
      </w:pPr>
      <w:bookmarkStart w:id="1135" w:name="_Toc185697473"/>
      <w:bookmarkStart w:id="1136" w:name="_Toc186791549"/>
      <w:bookmarkStart w:id="1137" w:name="_Toc187929402"/>
      <w:bookmarkEnd w:id="1135"/>
      <w:bookmarkEnd w:id="1136"/>
      <w:bookmarkEnd w:id="1137"/>
    </w:p>
    <w:p w14:paraId="7765E13A" w14:textId="4D07F36C" w:rsidR="0043331A" w:rsidDel="002A4580" w:rsidRDefault="0043331A" w:rsidP="001F7CA5">
      <w:pPr>
        <w:autoSpaceDE w:val="0"/>
        <w:autoSpaceDN w:val="0"/>
        <w:adjustRightInd w:val="0"/>
        <w:spacing w:after="0"/>
        <w:jc w:val="both"/>
        <w:rPr>
          <w:del w:id="1138" w:author="Ben Fels" w:date="2024-12-21T11:48:00Z" w16du:dateUtc="2024-12-21T10:48:00Z"/>
        </w:rPr>
      </w:pPr>
      <w:del w:id="1139"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140" w:name="_Toc185697474"/>
        <w:bookmarkStart w:id="1141" w:name="_Toc186791550"/>
        <w:bookmarkStart w:id="1142" w:name="_Toc187929403"/>
        <w:bookmarkEnd w:id="1140"/>
        <w:bookmarkEnd w:id="1141"/>
        <w:bookmarkEnd w:id="1142"/>
      </w:del>
    </w:p>
    <w:p w14:paraId="02B7F4D9" w14:textId="0797EA93" w:rsidR="0092531F" w:rsidRPr="0092531F" w:rsidDel="002A4580" w:rsidRDefault="0092531F" w:rsidP="001F7CA5">
      <w:pPr>
        <w:autoSpaceDE w:val="0"/>
        <w:autoSpaceDN w:val="0"/>
        <w:adjustRightInd w:val="0"/>
        <w:spacing w:after="0"/>
        <w:jc w:val="both"/>
        <w:rPr>
          <w:del w:id="1143" w:author="Ben Fels" w:date="2024-12-21T11:48:00Z" w16du:dateUtc="2024-12-21T10:48:00Z"/>
          <w:lang w:val="en-US"/>
        </w:rPr>
      </w:pPr>
      <w:del w:id="1144" w:author="Ben Fels" w:date="2024-12-21T11:48:00Z" w16du:dateUtc="2024-12-21T10:48:00Z">
        <w:r w:rsidRPr="0092531F" w:rsidDel="002A4580">
          <w:rPr>
            <w:lang w:val="en-US"/>
          </w:rPr>
          <w:delText>Temperatur = 0 predictable; Temp =1 more r</w:delText>
        </w:r>
        <w:r w:rsidDel="002A4580">
          <w:rPr>
            <w:lang w:val="en-US"/>
          </w:rPr>
          <w:delText>andom</w:delText>
        </w:r>
        <w:bookmarkStart w:id="1145" w:name="_Toc185697475"/>
        <w:bookmarkStart w:id="1146" w:name="_Toc186791551"/>
        <w:bookmarkStart w:id="1147" w:name="_Toc187929404"/>
        <w:bookmarkEnd w:id="1145"/>
        <w:bookmarkEnd w:id="1146"/>
        <w:bookmarkEnd w:id="1147"/>
      </w:del>
    </w:p>
    <w:p w14:paraId="35A1C4A1" w14:textId="42AF1975" w:rsidR="00690A2C" w:rsidRPr="001F04C6" w:rsidRDefault="00690A2C" w:rsidP="004A5A26">
      <w:pPr>
        <w:pStyle w:val="berschrift1"/>
      </w:pPr>
      <w:bookmarkStart w:id="1148" w:name="_Toc187929405"/>
      <w:bookmarkStart w:id="1149" w:name="_Ref188082210"/>
      <w:r w:rsidRPr="001F04C6">
        <w:t>Ergebnisse</w:t>
      </w:r>
      <w:bookmarkEnd w:id="1148"/>
      <w:bookmarkEnd w:id="1149"/>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1150" w:author="Ben Fels" w:date="2024-12-22T12:35:00Z" w16du:dateUtc="2024-12-22T11:35:00Z">
        <w:r>
          <w:t xml:space="preserve">Es wurde sich explizit für die Darstellung in Abhängigkeit der </w:t>
        </w:r>
      </w:ins>
      <w:ins w:id="1151" w:author="Ben Fels" w:date="2024-12-22T12:36:00Z" w16du:dateUtc="2024-12-22T11:36:00Z">
        <w:r>
          <w:t xml:space="preserve">Tokenanzahl anstelle der tatsächlichen kosten entschieden, </w:t>
        </w:r>
      </w:ins>
      <w:del w:id="1152" w:author="Ben Fels" w:date="2024-12-22T12:36:00Z" w16du:dateUtc="2024-12-22T11:36:00Z">
        <w:r w:rsidDel="00CB57F4">
          <w:delText xml:space="preserve">Auch wenn die </w:delText>
        </w:r>
      </w:del>
      <w:ins w:id="1153" w:author="Ben Fels" w:date="2024-12-22T12:36:00Z" w16du:dateUtc="2024-12-22T11:36:00Z">
        <w:r>
          <w:t xml:space="preserve">da die </w:t>
        </w:r>
      </w:ins>
      <w:r>
        <w:t xml:space="preserve">Kosten pro Token </w:t>
      </w:r>
      <w:del w:id="1154" w:author="Ben Fels" w:date="2024-12-22T12:36:00Z" w16du:dateUtc="2024-12-22T11:36:00Z">
        <w:r w:rsidDel="005B7EA7">
          <w:delText xml:space="preserve">pro </w:delText>
        </w:r>
      </w:del>
      <w:ins w:id="1155" w:author="Ben Fels" w:date="2024-12-22T12:36:00Z" w16du:dateUtc="2024-12-22T11:36:00Z">
        <w:r>
          <w:t xml:space="preserve">individuell für jedes </w:t>
        </w:r>
      </w:ins>
      <w:r>
        <w:t xml:space="preserve">Modell </w:t>
      </w:r>
      <w:del w:id="1156" w:author="Ben Fels" w:date="2024-12-22T12:36:00Z" w16du:dateUtc="2024-12-22T11:36:00Z">
        <w:r w:rsidDel="005B7EA7">
          <w:delText>abweichen</w:delText>
        </w:r>
      </w:del>
      <w:ins w:id="1157" w:author="Ben Fels" w:date="2024-12-22T12:36:00Z" w16du:dateUtc="2024-12-22T11:36:00Z">
        <w:r>
          <w:t>sind.</w:t>
        </w:r>
      </w:ins>
      <w:del w:id="1158" w:author="Ben Fels" w:date="2024-12-22T12:37:00Z" w16du:dateUtc="2024-12-22T11:37:00Z">
        <w:r w:rsidDel="005B7EA7">
          <w:delText>,</w:delText>
        </w:r>
      </w:del>
      <w:r>
        <w:t xml:space="preserve"> </w:t>
      </w:r>
      <w:del w:id="1159" w:author="Ben Fels" w:date="2024-12-22T12:37:00Z" w16du:dateUtc="2024-12-22T11:37:00Z">
        <w:r w:rsidDel="005B7EA7">
          <w:delText xml:space="preserve">können sie </w:delText>
        </w:r>
      </w:del>
      <w:ins w:id="1160" w:author="Ben Fels" w:date="2024-12-22T12:37:00Z" w16du:dateUtc="2024-12-22T11:37:00Z">
        <w:r>
          <w:t xml:space="preserve">Die Tokenanzahl kann als </w:t>
        </w:r>
      </w:ins>
      <w:del w:id="1161" w:author="Ben Fels" w:date="2024-12-22T12:37:00Z" w16du:dateUtc="2024-12-22T11:37:00Z">
        <w:r w:rsidDel="00C76172">
          <w:delText xml:space="preserve">als </w:delText>
        </w:r>
      </w:del>
      <w:r>
        <w:t xml:space="preserve">Kostentreiber </w:t>
      </w:r>
      <w:del w:id="1162" w:author="Ben Fels" w:date="2024-12-22T12:37:00Z" w16du:dateUtc="2024-12-22T11:37:00Z">
        <w:r w:rsidDel="00AC4F51">
          <w:delText xml:space="preserve">verstanden </w:delText>
        </w:r>
      </w:del>
      <w:ins w:id="1163"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40632D">
      <w:pPr>
        <w:jc w:val="both"/>
      </w:pPr>
      <w:r>
        <w:t>Beispielbild</w:t>
      </w:r>
      <w:r w:rsidR="00657DE6">
        <w:t xml:space="preserve">. F1-Score für </w:t>
      </w:r>
      <w:commentRangeStart w:id="1164"/>
      <w:r w:rsidR="00147AB9">
        <w:t>Hauptaussage, Behauptungen, Prämissen und Beziehungen</w:t>
      </w:r>
      <w:commentRangeEnd w:id="1164"/>
      <w:r w:rsidR="00276390">
        <w:rPr>
          <w:rStyle w:val="Kommentarzeichen"/>
        </w:rPr>
        <w:commentReference w:id="1164"/>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D20B80" w:rsidRDefault="004D5EF0" w:rsidP="000B6E62">
      <w:pPr>
        <w:rPr>
          <w:sz w:val="22"/>
          <w:szCs w:val="20"/>
        </w:rPr>
      </w:pPr>
      <w:r w:rsidRPr="00D20B80">
        <w:rPr>
          <w:sz w:val="22"/>
          <w:szCs w:val="20"/>
        </w:rPr>
        <w:lastRenderedPageBreak/>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165" w:author="Ben Fels" w:date="2024-12-21T12:01:00Z" w16du:dateUtc="2024-12-21T11:01:00Z"/>
        </w:rPr>
      </w:pPr>
      <w:ins w:id="1166"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167" w:author="Ben Fels" w:date="2024-12-21T12:01:00Z" w16du:dateUtc="2024-12-21T11:01:00Z"/>
        </w:rPr>
      </w:pPr>
      <w:ins w:id="1168"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169" w:author="Ben Fels" w:date="2024-12-21T12:01:00Z" w16du:dateUtc="2024-12-21T11:01:00Z"/>
        </w:rPr>
      </w:pPr>
      <w:ins w:id="1170"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171" w:name="_Toc187929406"/>
      <w:bookmarkStart w:id="1172" w:name="_Ref188082387"/>
      <w:r w:rsidRPr="001F04C6">
        <w:t>Diskussion und Handlungsempfehlungen</w:t>
      </w:r>
      <w:bookmarkEnd w:id="1171"/>
      <w:bookmarkEnd w:id="117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lastRenderedPageBreak/>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lastRenderedPageBreak/>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1173" w:author="Ben Fels" w:date="2024-12-21T19:09:00Z" w16du:dateUtc="2024-12-21T18:09:00Z"/>
          <w:b/>
          <w:u w:val="single"/>
        </w:rPr>
      </w:pPr>
      <w:ins w:id="1174"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1175"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1176"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1177"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178"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179" w:author="Ben Fels" w:date="2024-12-21T19:09:00Z" w16du:dateUtc="2024-12-21T18:09:00Z"/>
        </w:rPr>
      </w:pPr>
      <w:ins w:id="1180"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1181"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1182"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183"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184" w:author="Ben Fels" w:date="2024-12-16T22:07:00Z" w16du:dateUtc="2024-12-16T21:07:00Z"/>
        </w:rPr>
      </w:pPr>
    </w:p>
    <w:p w14:paraId="7B5EC7D0" w14:textId="15AFCE54" w:rsidR="00D5092C" w:rsidRDefault="00D5092C" w:rsidP="00777574">
      <w:pPr>
        <w:rPr>
          <w:b/>
        </w:rPr>
      </w:pPr>
      <w:ins w:id="1185" w:author="Ben Fels" w:date="2024-12-16T22:07:00Z" w16du:dateUtc="2024-12-16T21:07:00Z">
        <w:r w:rsidRPr="00D5092C">
          <w:rPr>
            <w:b/>
            <w:rPrChange w:id="1186" w:author="Ben Fels" w:date="2024-12-16T22:08:00Z" w16du:dateUtc="2024-12-16T21:08:00Z">
              <w:rPr/>
            </w:rPrChange>
          </w:rPr>
          <w:t>Ha</w:t>
        </w:r>
      </w:ins>
      <w:ins w:id="1187" w:author="Ben Fels" w:date="2024-12-16T22:08:00Z" w16du:dateUtc="2024-12-16T21:08:00Z">
        <w:r w:rsidRPr="00D5092C">
          <w:rPr>
            <w:b/>
            <w:rPrChange w:id="1188"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pPr>
      <w:r>
        <w:lastRenderedPageBreak/>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1189" w:author="Ben Fels" w:date="2024-12-21T11:51:00Z" w16du:dateUtc="2024-12-21T10:51:00Z">
        <w:r w:rsidR="003228A7">
          <w:t xml:space="preserve">Argumentationsstrukturen in </w:t>
        </w:r>
      </w:ins>
      <w:r w:rsidR="00893143">
        <w:t xml:space="preserve">ein </w:t>
      </w:r>
      <w:ins w:id="1190" w:author="Ben Fels" w:date="2024-12-21T11:51:00Z" w16du:dateUtc="2024-12-21T10:51:00Z">
        <w:r w:rsidR="003228A7">
          <w:t>Strukt</w:t>
        </w:r>
        <w:r w:rsidR="00AB38A4">
          <w:t xml:space="preserve">urdiagrammen </w:t>
        </w:r>
      </w:ins>
      <w:r w:rsidR="00893143">
        <w:t xml:space="preserve">überführt </w:t>
      </w:r>
      <w:ins w:id="1191" w:author="Ben Fels" w:date="2024-12-21T11:51:00Z" w16du:dateUtc="2024-12-21T10:51:00Z">
        <w:r w:rsidR="00AB38A4">
          <w:t>werden</w:t>
        </w:r>
      </w:ins>
      <w:ins w:id="1192" w:author="Ben Fels" w:date="2024-12-21T11:52:00Z" w16du:dateUtc="2024-12-21T10:52:00Z">
        <w:r w:rsidR="00AB38A4">
          <w:t xml:space="preserve">, um die </w:t>
        </w:r>
      </w:ins>
      <w:r w:rsidR="00893143">
        <w:t xml:space="preserve">extrahierte Argumentation </w:t>
      </w:r>
      <w:ins w:id="1193"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1194"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195" w:author="Ben Fels" w:date="2024-12-21T11:53:00Z" w16du:dateUtc="2024-12-21T10:53:00Z"/>
        </w:rPr>
      </w:pPr>
    </w:p>
    <w:p w14:paraId="477E00C6" w14:textId="6C1710C7" w:rsidR="00FD56D1" w:rsidDel="00025B9B" w:rsidRDefault="006C0364" w:rsidP="00CF7AE6">
      <w:pPr>
        <w:pStyle w:val="berschrift1"/>
        <w:rPr>
          <w:del w:id="1196" w:author="Ben Fels" w:date="2024-12-21T11:53:00Z" w16du:dateUtc="2024-12-21T10:53:00Z"/>
        </w:rPr>
      </w:pPr>
      <w:del w:id="1197" w:author="Ben Fels" w:date="2024-12-21T11:53:00Z" w16du:dateUtc="2024-12-21T10:53:00Z">
        <w:r w:rsidRPr="00CF7AE6" w:rsidDel="00025B9B">
          <w:delText>Einleitung</w:delText>
        </w:r>
      </w:del>
    </w:p>
    <w:p w14:paraId="1AE165AD" w14:textId="7D232C11" w:rsidR="004A1650" w:rsidDel="00F34A39" w:rsidRDefault="00E02325" w:rsidP="00E02325">
      <w:pPr>
        <w:rPr>
          <w:del w:id="1198" w:author="Ben Fels" w:date="2024-12-21T11:50:00Z" w16du:dateUtc="2024-12-21T10:50:00Z"/>
        </w:rPr>
      </w:pPr>
      <w:del w:id="1199"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00" w:author="Ben Fels" w:date="2024-12-21T11:53:00Z" w16du:dateUtc="2024-12-21T10:53:00Z"/>
          <w:moveFrom w:id="1201" w:author="Ben Fels" w:date="2024-12-21T11:50:00Z" w16du:dateUtc="2024-12-21T10:50:00Z"/>
        </w:rPr>
      </w:pPr>
      <w:moveFromRangeStart w:id="1202" w:author="Ben Fels" w:date="2024-12-21T11:50:00Z" w:name="move185674234"/>
      <w:moveFrom w:id="1203" w:author="Ben Fels" w:date="2024-12-21T11:50:00Z" w16du:dateUtc="2024-12-21T10:50:00Z">
        <w:del w:id="1204"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05" w:author="Ben Fels" w:date="2024-12-21T11:53:00Z" w16du:dateUtc="2024-12-21T10:53:00Z"/>
          <w:moveFrom w:id="1206" w:author="Ben Fels" w:date="2024-12-21T11:50:00Z" w16du:dateUtc="2024-12-21T10:50:00Z"/>
        </w:rPr>
      </w:pPr>
      <w:moveFrom w:id="1207" w:author="Ben Fels" w:date="2024-12-21T11:50:00Z" w16du:dateUtc="2024-12-21T10:50:00Z">
        <w:del w:id="1208"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09" w:author="Ben Fels" w:date="2024-12-21T11:53:00Z" w16du:dateUtc="2024-12-21T10:53:00Z"/>
          <w:moveFrom w:id="1210" w:author="Ben Fels" w:date="2024-12-21T11:51:00Z" w16du:dateUtc="2024-12-21T10:51:00Z"/>
        </w:rPr>
      </w:pPr>
      <w:moveFromRangeStart w:id="1211" w:author="Ben Fels" w:date="2024-12-21T11:51:00Z" w:name="move185674280"/>
      <w:moveFromRangeEnd w:id="1202"/>
      <w:moveFrom w:id="1212" w:author="Ben Fels" w:date="2024-12-21T11:51:00Z" w16du:dateUtc="2024-12-21T10:51:00Z">
        <w:del w:id="1213"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14" w:author="Ben Fels" w:date="2024-12-21T11:53:00Z" w16du:dateUtc="2024-12-21T10:53:00Z"/>
          <w:moveFrom w:id="1215" w:author="Ben Fels" w:date="2024-12-21T11:51:00Z" w16du:dateUtc="2024-12-21T10:51:00Z"/>
        </w:rPr>
      </w:pPr>
      <w:moveFrom w:id="1216" w:author="Ben Fels" w:date="2024-12-21T11:51:00Z" w16du:dateUtc="2024-12-21T10:51:00Z">
        <w:del w:id="1217"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11"/>
    <w:p w14:paraId="70C0F28B" w14:textId="36D74A7D" w:rsidR="0010647F" w:rsidDel="009C2379" w:rsidRDefault="0010647F" w:rsidP="0010647F">
      <w:pPr>
        <w:rPr>
          <w:del w:id="1218" w:author="Ben Fels" w:date="2024-12-21T11:50:00Z" w16du:dateUtc="2024-12-21T10:50:00Z"/>
        </w:rPr>
      </w:pPr>
      <w:del w:id="1219" w:author="Ben Fels" w:date="2024-12-21T11:50:00Z" w16du:dateUtc="2024-12-21T10:50:00Z">
        <w:r w:rsidDel="009C2379">
          <w:delText xml:space="preserve">Dieser Beriech kann in die Teilaufgaben argument detection und argument stance classification unterschieden werden </w:delText>
        </w:r>
        <w:commentRangeStart w:id="1220"/>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20"/>
        <w:r w:rsidRPr="00C0539F" w:rsidDel="009C2379">
          <w:rPr>
            <w:rStyle w:val="Kommentarzeichen"/>
            <w:highlight w:val="magenta"/>
          </w:rPr>
          <w:commentReference w:id="1220"/>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21" w:author="Ben Fels" w:date="2024-12-21T11:53:00Z" w16du:dateUtc="2024-12-21T10:53:00Z"/>
        </w:rPr>
      </w:pPr>
    </w:p>
    <w:p w14:paraId="04C535D0" w14:textId="125255CA" w:rsidR="00E02325" w:rsidDel="005C0688" w:rsidRDefault="00E02325" w:rsidP="00E02325">
      <w:pPr>
        <w:rPr>
          <w:moveFrom w:id="1222" w:author="Ben Fels" w:date="2024-12-21T11:52:00Z" w16du:dateUtc="2024-12-21T10:52:00Z"/>
        </w:rPr>
      </w:pPr>
      <w:moveFromRangeStart w:id="1223" w:author="Ben Fels" w:date="2024-12-21T11:52:00Z" w:name="move185674394"/>
      <w:moveFrom w:id="1224"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225"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226" w:author="Ben Fels" w:date="2024-12-21T11:52:00Z" w16du:dateUtc="2024-12-21T10:52:00Z"/>
        </w:rPr>
      </w:pPr>
      <w:moveFrom w:id="1227" w:author="Ben Fels" w:date="2024-12-21T11:52:00Z" w16du:dateUtc="2024-12-21T10:52:00Z">
        <w:r w:rsidDel="005C0688">
          <w:t>Ansatz zum automatisieren des Prozesses, zum Überführen von unstrukturierten daten (Text) in strukturierte Argumente.</w:t>
        </w:r>
      </w:moveFrom>
    </w:p>
    <w:moveFromRangeEnd w:id="1223"/>
    <w:p w14:paraId="520E4361" w14:textId="353C4B0E" w:rsidR="0073273D" w:rsidDel="00A35D5E" w:rsidRDefault="0073273D" w:rsidP="00CF7AE6">
      <w:pPr>
        <w:rPr>
          <w:del w:id="1228" w:author="Ben Fels" w:date="2024-12-21T11:53:00Z" w16du:dateUtc="2024-12-21T10:53:00Z"/>
        </w:rPr>
      </w:pPr>
    </w:p>
    <w:p w14:paraId="0206FFF2" w14:textId="6465B599" w:rsidR="00D43596" w:rsidDel="00A35D5E" w:rsidRDefault="00601509" w:rsidP="00CF7AE6">
      <w:pPr>
        <w:rPr>
          <w:moveFrom w:id="1229" w:author="Ben Fels" w:date="2024-12-21T11:53:00Z" w16du:dateUtc="2024-12-21T10:53:00Z"/>
        </w:rPr>
      </w:pPr>
      <w:moveFromRangeStart w:id="1230" w:author="Ben Fels" w:date="2024-12-21T11:53:00Z" w:name="move185674422"/>
      <w:moveFrom w:id="1231"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232" w:author="Ben Fels" w:date="2024-12-21T11:53:00Z" w16du:dateUtc="2024-12-21T10:53:00Z"/>
        </w:rPr>
      </w:pPr>
      <w:moveFrom w:id="1233"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234" w:author="Ben Fels" w:date="2024-12-21T11:53:00Z" w16du:dateUtc="2024-12-21T10:53:00Z"/>
        </w:rPr>
      </w:pPr>
      <w:moveFrom w:id="1235"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236" w:author="Ben Fels" w:date="2024-12-21T11:53:00Z" w16du:dateUtc="2024-12-21T10:53:00Z"/>
        </w:rPr>
      </w:pPr>
      <w:moveFrom w:id="1237" w:author="Ben Fels" w:date="2024-12-21T11:53:00Z" w16du:dateUtc="2024-12-21T10:53:00Z">
        <w:r w:rsidRPr="00664C71" w:rsidDel="00A35D5E">
          <w:rPr>
            <w:rPrChange w:id="1238"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239"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240" w:author="Ben Fels" w:date="2024-12-21T11:53:00Z" w16du:dateUtc="2024-12-21T10:53:00Z"/>
        </w:rPr>
      </w:pPr>
      <w:moveFrom w:id="1241"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242"/>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242"/>
        <w:r w:rsidR="004D5E3E" w:rsidDel="00A35D5E">
          <w:rPr>
            <w:rStyle w:val="Kommentarzeichen"/>
          </w:rPr>
          <w:commentReference w:id="1242"/>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243" w:author="Ben Fels" w:date="2024-12-21T11:53:00Z" w16du:dateUtc="2024-12-21T10:53:00Z"/>
        </w:rPr>
      </w:pPr>
      <w:moveFrom w:id="1244"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245" w:author="Ben Fels" w:date="2024-12-21T11:53:00Z" w16du:dateUtc="2024-12-21T10:53:00Z"/>
          <w:rPrChange w:id="1246" w:author="Ben Fels" w:date="2024-12-21T18:08:00Z" w16du:dateUtc="2024-12-21T17:08:00Z">
            <w:rPr>
              <w:moveFrom w:id="1247" w:author="Ben Fels" w:date="2024-12-21T11:53:00Z" w16du:dateUtc="2024-12-21T10:53:00Z"/>
              <w:lang w:val="en-US"/>
            </w:rPr>
          </w:rPrChange>
        </w:rPr>
      </w:pPr>
      <w:moveFrom w:id="1248" w:author="Ben Fels" w:date="2024-12-21T11:53:00Z" w16du:dateUtc="2024-12-21T10:53:00Z">
        <w:r w:rsidRPr="00664C71" w:rsidDel="00A35D5E">
          <w:rPr>
            <w:rPrChange w:id="1249" w:author="Ben Fels" w:date="2024-12-21T18:08:00Z" w16du:dateUtc="2024-12-21T17:08:00Z">
              <w:rPr>
                <w:lang w:val="en-US"/>
              </w:rPr>
            </w:rPrChange>
          </w:rPr>
          <w:t>N-Shot Learning als Transfer Learning</w:t>
        </w:r>
        <w:r w:rsidR="009743F5" w:rsidRPr="00664C71" w:rsidDel="00A35D5E">
          <w:rPr>
            <w:rPrChange w:id="1250"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251" w:author="Ben Fels" w:date="2024-12-21T11:53:00Z" w16du:dateUtc="2024-12-21T10:53:00Z"/>
        </w:rPr>
      </w:pPr>
      <w:moveFrom w:id="1252"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253" w:author="Ben Fels" w:date="2024-12-21T11:53:00Z" w16du:dateUtc="2024-12-21T10:53:00Z"/>
        </w:rPr>
      </w:pPr>
      <w:moveFrom w:id="1254"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255" w:author="Ben Fels" w:date="2024-12-21T11:53:00Z" w16du:dateUtc="2024-12-21T10:53:00Z"/>
        </w:rPr>
      </w:pPr>
      <w:moveFrom w:id="1256"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257" w:author="Ben Fels" w:date="2024-12-21T11:53:00Z" w16du:dateUtc="2024-12-21T10:53:00Z"/>
        </w:rPr>
      </w:pPr>
      <w:moveFrom w:id="1258"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259" w:author="Ben Fels" w:date="2024-12-21T11:53:00Z" w16du:dateUtc="2024-12-21T10:53:00Z"/>
        </w:rPr>
      </w:pPr>
      <w:moveFrom w:id="1260"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261" w:author="Ben Fels" w:date="2024-12-21T11:53:00Z" w16du:dateUtc="2024-12-21T10:53:00Z"/>
        </w:rPr>
      </w:pPr>
      <w:moveFrom w:id="1262"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263" w:author="Ben Fels" w:date="2024-12-21T11:53:00Z" w16du:dateUtc="2024-12-21T10:53:00Z"/>
        </w:rPr>
      </w:pPr>
      <w:moveFrom w:id="1264"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230"/>
    <w:p w14:paraId="01CF3AF4" w14:textId="089EEC34" w:rsidR="00EF199B" w:rsidDel="004328D8" w:rsidRDefault="00EF199B" w:rsidP="00CF7AE6">
      <w:pPr>
        <w:rPr>
          <w:del w:id="1265" w:author="Ben Fels" w:date="2024-12-21T12:02:00Z" w16du:dateUtc="2024-12-21T11:02:00Z"/>
        </w:rPr>
      </w:pPr>
    </w:p>
    <w:p w14:paraId="53AA7E0C" w14:textId="53D83618" w:rsidR="00664378" w:rsidDel="00025B9B" w:rsidRDefault="00A2162F" w:rsidP="00A2162F">
      <w:pPr>
        <w:pStyle w:val="berschrift1"/>
        <w:rPr>
          <w:del w:id="1266" w:author="Ben Fels" w:date="2024-12-21T11:53:00Z" w16du:dateUtc="2024-12-21T10:53:00Z"/>
        </w:rPr>
      </w:pPr>
      <w:del w:id="1267"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268" w:author="Ben Fels" w:date="2024-12-21T12:02:00Z" w16du:dateUtc="2024-12-21T11:02:00Z"/>
          <w:rFonts w:ascii="IBMPlexSans-Regular" w:hAnsi="IBMPlexSans-Regular" w:cs="IBMPlexSans-Regular"/>
          <w:sz w:val="28"/>
          <w:szCs w:val="28"/>
          <w:highlight w:val="cyan"/>
          <w:rPrChange w:id="1269" w:author="Ben Fels" w:date="2024-12-21T11:53:00Z" w16du:dateUtc="2024-12-21T10:53:00Z">
            <w:rPr>
              <w:del w:id="1270" w:author="Ben Fels" w:date="2024-12-21T12:02:00Z" w16du:dateUtc="2024-12-21T11:02:00Z"/>
              <w:highlight w:val="cyan"/>
            </w:rPr>
          </w:rPrChange>
        </w:rPr>
        <w:pPrChange w:id="1271" w:author="Ben Fels" w:date="2024-12-21T11:53:00Z" w16du:dateUtc="2024-12-21T10:53:00Z">
          <w:pPr>
            <w:autoSpaceDE w:val="0"/>
            <w:autoSpaceDN w:val="0"/>
            <w:adjustRightInd w:val="0"/>
            <w:spacing w:after="0" w:line="240" w:lineRule="auto"/>
          </w:pPr>
        </w:pPrChange>
      </w:pPr>
      <w:del w:id="1272" w:author="Ben Fels" w:date="2024-12-21T11:53:00Z" w16du:dateUtc="2024-12-21T10:53:00Z">
        <w:r w:rsidRPr="00025B9B" w:rsidDel="00025B9B">
          <w:rPr>
            <w:rFonts w:ascii="IBMPlexSans-Regular" w:hAnsi="IBMPlexSans-Regular" w:cs="IBMPlexSans-Regular"/>
            <w:sz w:val="28"/>
            <w:szCs w:val="28"/>
            <w:highlight w:val="cyan"/>
            <w:rPrChange w:id="1273"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274" w:author="Ben Fels" w:date="2024-12-21T11:54:00Z" w16du:dateUtc="2024-12-21T10:54:00Z"/>
        </w:rPr>
      </w:pPr>
    </w:p>
    <w:p w14:paraId="0F32B505" w14:textId="5A459F10" w:rsidR="00047A7E" w:rsidDel="004328D8" w:rsidRDefault="00047A7E" w:rsidP="00CF7AE6">
      <w:pPr>
        <w:rPr>
          <w:del w:id="1275" w:author="Ben Fels" w:date="2024-12-21T12:02:00Z" w16du:dateUtc="2024-12-21T11:02:00Z"/>
          <w:moveFrom w:id="1276" w:author="Ben Fels" w:date="2024-12-21T11:53:00Z" w16du:dateUtc="2024-12-21T10:53:00Z"/>
        </w:rPr>
      </w:pPr>
      <w:moveFromRangeStart w:id="1277" w:author="Ben Fels" w:date="2024-12-21T11:53:00Z" w:name="move185674449"/>
      <w:moveFrom w:id="1278" w:author="Ben Fels" w:date="2024-12-21T11:53:00Z" w16du:dateUtc="2024-12-21T10:53:00Z">
        <w:del w:id="1279"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277"/>
    <w:p w14:paraId="12026CA5" w14:textId="34868899" w:rsidR="00DE7EA5" w:rsidDel="0067136C" w:rsidRDefault="00DE7EA5" w:rsidP="00CF7AE6">
      <w:pPr>
        <w:rPr>
          <w:del w:id="1280" w:author="Ben Fels" w:date="2024-12-21T11:54:00Z" w16du:dateUtc="2024-12-21T10:54:00Z"/>
        </w:rPr>
      </w:pPr>
    </w:p>
    <w:p w14:paraId="4867E893" w14:textId="044F5E10" w:rsidR="003305CA" w:rsidDel="00025B9B" w:rsidRDefault="00771845" w:rsidP="00CF7AE6">
      <w:pPr>
        <w:rPr>
          <w:del w:id="1281" w:author="Ben Fels" w:date="2024-12-21T11:54:00Z" w16du:dateUtc="2024-12-21T10:54:00Z"/>
        </w:rPr>
      </w:pPr>
      <w:del w:id="1282"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283" w:author="Ben Fels" w:date="2024-12-21T11:56:00Z" w16du:dateUtc="2024-12-21T10:56:00Z"/>
        </w:rPr>
      </w:pPr>
      <w:del w:id="1284" w:author="Ben Fels" w:date="2024-12-21T11:56:00Z" w16du:dateUtc="2024-12-21T10:56:00Z">
        <w:r w:rsidRPr="001666F8" w:rsidDel="002C461A">
          <w:delText>Allgemein</w:delText>
        </w:r>
      </w:del>
    </w:p>
    <w:p w14:paraId="5401044D" w14:textId="4086AC4F" w:rsidR="00BF3432" w:rsidDel="002C461A" w:rsidRDefault="00BF3432" w:rsidP="00BF3432">
      <w:pPr>
        <w:rPr>
          <w:del w:id="1285" w:author="Ben Fels" w:date="2024-12-21T11:56:00Z" w16du:dateUtc="2024-12-21T10:56:00Z"/>
          <w:moveFrom w:id="1286" w:author="Ben Fels" w:date="2024-12-21T11:55:00Z" w16du:dateUtc="2024-12-21T10:55:00Z"/>
        </w:rPr>
      </w:pPr>
      <w:moveFromRangeStart w:id="1287" w:author="Ben Fels" w:date="2024-12-21T11:55:00Z" w:name="move185674546"/>
      <w:moveFrom w:id="1288" w:author="Ben Fels" w:date="2024-12-21T11:55:00Z" w16du:dateUtc="2024-12-21T10:55:00Z">
        <w:del w:id="1289"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290" w:author="Ben Fels" w:date="2024-12-21T11:56:00Z" w16du:dateUtc="2024-12-21T10:56:00Z"/>
          <w:moveFrom w:id="1291" w:author="Ben Fels" w:date="2024-12-21T11:55:00Z" w16du:dateUtc="2024-12-21T10:55:00Z"/>
        </w:rPr>
      </w:pPr>
      <w:moveFrom w:id="1292" w:author="Ben Fels" w:date="2024-12-21T11:55:00Z" w16du:dateUtc="2024-12-21T10:55:00Z">
        <w:del w:id="1293"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294" w:author="Ben Fels" w:date="2024-12-21T11:56:00Z" w16du:dateUtc="2024-12-21T10:56:00Z"/>
          <w:moveFrom w:id="1295" w:author="Ben Fels" w:date="2024-12-21T11:56:00Z" w16du:dateUtc="2024-12-21T10:56:00Z"/>
        </w:rPr>
      </w:pPr>
      <w:moveFromRangeStart w:id="1296" w:author="Ben Fels" w:date="2024-12-21T11:56:00Z" w:name="move185674583"/>
      <w:moveFromRangeEnd w:id="1287"/>
      <w:moveFrom w:id="1297" w:author="Ben Fels" w:date="2024-12-21T11:56:00Z" w16du:dateUtc="2024-12-21T10:56:00Z">
        <w:del w:id="1298"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299" w:author="Ben Fels" w:date="2024-12-21T11:56:00Z" w16du:dateUtc="2024-12-21T10:56:00Z"/>
          <w:moveFrom w:id="1300" w:author="Ben Fels" w:date="2024-12-21T11:56:00Z" w16du:dateUtc="2024-12-21T10:56:00Z"/>
          <w:rFonts w:cs="Arial"/>
        </w:rPr>
      </w:pPr>
      <w:moveFrom w:id="1301" w:author="Ben Fels" w:date="2024-12-21T11:56:00Z" w16du:dateUtc="2024-12-21T10:56:00Z">
        <w:del w:id="1302"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03" w:author="Ben Fels" w:date="2024-12-21T11:56:00Z" w16du:dateUtc="2024-12-21T10:56:00Z"/>
          <w:moveFrom w:id="1304" w:author="Ben Fels" w:date="2024-12-21T11:56:00Z" w16du:dateUtc="2024-12-21T10:56:00Z"/>
          <w:rFonts w:cs="Arial"/>
        </w:rPr>
      </w:pPr>
      <w:moveFrom w:id="1305" w:author="Ben Fels" w:date="2024-12-21T11:56:00Z" w16du:dateUtc="2024-12-21T10:56:00Z">
        <w:del w:id="1306"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07" w:author="Ben Fels" w:date="2024-12-21T11:56:00Z" w16du:dateUtc="2024-12-21T10:56:00Z"/>
          <w:moveFrom w:id="1308" w:author="Ben Fels" w:date="2024-12-21T11:56:00Z" w16du:dateUtc="2024-12-21T10:56:00Z"/>
          <w:rFonts w:cs="Arial"/>
        </w:rPr>
      </w:pPr>
      <w:moveFrom w:id="1309" w:author="Ben Fels" w:date="2024-12-21T11:56:00Z" w16du:dateUtc="2024-12-21T10:56:00Z">
        <w:del w:id="1310"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296"/>
    <w:p w14:paraId="5B564796" w14:textId="465597FD" w:rsidR="00686B86" w:rsidDel="002C461A" w:rsidRDefault="00686B86" w:rsidP="00686B86">
      <w:pPr>
        <w:rPr>
          <w:del w:id="1311" w:author="Ben Fels" w:date="2024-12-21T11:56:00Z" w16du:dateUtc="2024-12-21T10:56:00Z"/>
        </w:rPr>
      </w:pPr>
    </w:p>
    <w:p w14:paraId="18052B06" w14:textId="33198D74" w:rsidR="00686B86" w:rsidDel="002C461A" w:rsidRDefault="00686B86" w:rsidP="00686B86">
      <w:pPr>
        <w:rPr>
          <w:del w:id="1312" w:author="Ben Fels" w:date="2024-12-21T11:56:00Z" w16du:dateUtc="2024-12-21T10:56:00Z"/>
        </w:rPr>
      </w:pPr>
      <w:del w:id="1313"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14" w:author="Ben Fels" w:date="2024-12-21T11:56:00Z" w16du:dateUtc="2024-12-21T10:56:00Z"/>
        </w:rPr>
      </w:pPr>
      <w:del w:id="1315"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16" w:author="Ben Fels" w:date="2024-12-21T11:57:00Z" w16du:dateUtc="2024-12-21T10:57:00Z"/>
        </w:rPr>
      </w:pPr>
    </w:p>
    <w:p w14:paraId="324D522D" w14:textId="31602989" w:rsidR="00686B86" w:rsidRPr="00C34F32" w:rsidDel="002C461A" w:rsidRDefault="00686B86" w:rsidP="00EE19A3">
      <w:pPr>
        <w:jc w:val="both"/>
        <w:rPr>
          <w:del w:id="1317" w:author="Ben Fels" w:date="2024-12-21T11:57:00Z" w16du:dateUtc="2024-12-21T10:57:00Z"/>
          <w:rFonts w:cs="Arial"/>
        </w:rPr>
      </w:pPr>
    </w:p>
    <w:p w14:paraId="2F195DD5" w14:textId="30D9BD78" w:rsidR="00462225" w:rsidRPr="00E02FED" w:rsidDel="002C461A" w:rsidRDefault="00462225" w:rsidP="00842EB0">
      <w:pPr>
        <w:pStyle w:val="berschrift2"/>
        <w:rPr>
          <w:del w:id="1318" w:author="Ben Fels" w:date="2024-12-21T11:57:00Z" w16du:dateUtc="2024-12-21T10:57:00Z"/>
        </w:rPr>
      </w:pPr>
      <w:del w:id="1319" w:author="Ben Fels" w:date="2024-12-21T11:57:00Z" w16du:dateUtc="2024-12-21T10:57:00Z">
        <w:r w:rsidRPr="00E02FED" w:rsidDel="002C461A">
          <w:delText>Transfer-Learning</w:delText>
        </w:r>
      </w:del>
    </w:p>
    <w:p w14:paraId="7B3170FE" w14:textId="53EDD3DE" w:rsidR="00462225" w:rsidDel="004328D8" w:rsidRDefault="00462225" w:rsidP="00462225">
      <w:pPr>
        <w:rPr>
          <w:del w:id="1320" w:author="Ben Fels" w:date="2024-12-21T11:57:00Z" w16du:dateUtc="2024-12-21T10:57:00Z"/>
        </w:rPr>
      </w:pPr>
      <w:del w:id="1321"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22" w:author="Ben Fels" w:date="2024-12-21T11:57:00Z" w16du:dateUtc="2024-12-21T10:57:00Z"/>
        </w:rPr>
      </w:pPr>
      <w:del w:id="1323"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24" w:author="Ben Fels" w:date="2024-12-21T11:57:00Z" w16du:dateUtc="2024-12-21T10:57:00Z"/>
          <w:rFonts w:cs="Arial"/>
        </w:rPr>
      </w:pPr>
      <w:del w:id="1325"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326" w:author="Ben Fels" w:date="2024-12-21T11:57:00Z" w16du:dateUtc="2024-12-21T10:57:00Z"/>
          <w:rFonts w:cs="Arial"/>
        </w:rPr>
      </w:pPr>
      <w:del w:id="1327"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328" w:author="Ben Fels" w:date="2024-12-21T11:57:00Z" w16du:dateUtc="2024-12-21T10:57:00Z"/>
          <w:rFonts w:cs="Arial"/>
        </w:rPr>
      </w:pPr>
      <w:del w:id="1329"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330" w:author="Ben Fels" w:date="2024-12-21T11:57:00Z" w16du:dateUtc="2024-12-21T10:57:00Z"/>
          <w:rFonts w:cs="Arial"/>
        </w:rPr>
      </w:pPr>
      <w:del w:id="1331"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332" w:author="Ben Fels" w:date="2024-12-21T11:58:00Z" w16du:dateUtc="2024-12-21T10:58:00Z"/>
        </w:rPr>
      </w:pPr>
      <w:del w:id="1333" w:author="Ben Fels" w:date="2024-12-21T11:58:00Z" w16du:dateUtc="2024-12-21T10:58:00Z">
        <w:r w:rsidRPr="00E06605" w:rsidDel="00E139BF">
          <w:delText>Infos zu LLMs</w:delText>
        </w:r>
      </w:del>
    </w:p>
    <w:p w14:paraId="7ECA3916" w14:textId="0D927DE4" w:rsidR="001240B0" w:rsidDel="00E139BF" w:rsidRDefault="001240B0" w:rsidP="001240B0">
      <w:pPr>
        <w:rPr>
          <w:del w:id="1334" w:author="Ben Fels" w:date="2024-12-21T11:58:00Z" w16du:dateUtc="2024-12-21T10:58:00Z"/>
          <w:rFonts w:cs="Arial"/>
        </w:rPr>
      </w:pPr>
      <w:del w:id="1335"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336" w:author="Ben Fels" w:date="2024-12-21T11:58:00Z" w16du:dateUtc="2024-12-21T10:58:00Z"/>
          <w:rFonts w:cs="Arial"/>
        </w:rPr>
      </w:pPr>
      <w:del w:id="1337"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338" w:author="Ben Fels" w:date="2024-12-21T11:58:00Z" w16du:dateUtc="2024-12-21T10:58:00Z"/>
          <w:rFonts w:cs="Arial"/>
        </w:rPr>
      </w:pPr>
      <w:del w:id="1339"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340" w:author="Ben Fels" w:date="2024-12-21T11:58:00Z" w16du:dateUtc="2024-12-21T10:58:00Z"/>
          <w:rFonts w:cs="Arial"/>
        </w:rPr>
      </w:pPr>
      <w:del w:id="1341" w:author="Ben Fels" w:date="2024-12-21T11:58:00Z" w16du:dateUtc="2024-12-21T10:58:00Z">
        <w:r w:rsidRPr="00664C71" w:rsidDel="00E139BF">
          <w:rPr>
            <w:rFonts w:cs="Arial"/>
            <w:rPrChange w:id="1342"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343"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344" w:author="Ben Fels" w:date="2024-12-21T11:58:00Z" w16du:dateUtc="2024-12-21T10:58:00Z"/>
        </w:rPr>
      </w:pPr>
      <w:del w:id="1345"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346" w:author="Ben Fels" w:date="2024-12-21T11:58:00Z" w16du:dateUtc="2024-12-21T10:58:00Z"/>
        </w:rPr>
      </w:pPr>
      <w:del w:id="1347"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348" w:author="Ben Fels" w:date="2024-12-21T11:58:00Z" w16du:dateUtc="2024-12-21T10:58:00Z"/>
          <w:rFonts w:cs="Arial"/>
        </w:rPr>
      </w:pPr>
    </w:p>
    <w:p w14:paraId="33755613" w14:textId="264AAA4B" w:rsidR="00255FC0" w:rsidDel="001A4072" w:rsidRDefault="00C00FA0" w:rsidP="00842EB0">
      <w:pPr>
        <w:pStyle w:val="berschrift2"/>
        <w:rPr>
          <w:del w:id="1349" w:author="Ben Fels" w:date="2024-12-16T22:10:00Z" w16du:dateUtc="2024-12-16T21:10:00Z"/>
        </w:rPr>
      </w:pPr>
      <w:del w:id="1350"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351" w:author="Ben Fels" w:date="2024-12-16T22:10:00Z" w16du:dateUtc="2024-12-16T21:10:00Z"/>
        </w:rPr>
      </w:pPr>
    </w:p>
    <w:p w14:paraId="4FDD2C86" w14:textId="38FBBB02" w:rsidR="00AC483F" w:rsidRPr="00911C80" w:rsidDel="001A4072" w:rsidRDefault="00255FC0" w:rsidP="00AC483F">
      <w:pPr>
        <w:pStyle w:val="berschrift3"/>
        <w:rPr>
          <w:del w:id="1352" w:author="Ben Fels" w:date="2024-12-16T22:10:00Z" w16du:dateUtc="2024-12-16T21:10:00Z"/>
          <w:rPrChange w:id="1353" w:author="Ben Fels" w:date="2024-12-17T07:55:00Z" w16du:dateUtc="2024-12-17T06:55:00Z">
            <w:rPr>
              <w:del w:id="1354" w:author="Ben Fels" w:date="2024-12-16T22:10:00Z" w16du:dateUtc="2024-12-16T21:10:00Z"/>
              <w:lang w:val="en-US"/>
            </w:rPr>
          </w:rPrChange>
        </w:rPr>
      </w:pPr>
      <w:del w:id="1355" w:author="Ben Fels" w:date="2024-12-16T22:10:00Z" w16du:dateUtc="2024-12-16T21:10:00Z">
        <w:r w:rsidRPr="00911C80" w:rsidDel="001A4072">
          <w:rPr>
            <w:rPrChange w:id="1356"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357" w:author="Ben Fels" w:date="2024-12-16T22:10:00Z" w16du:dateUtc="2024-12-16T21:10:00Z"/>
          <w:b/>
          <w:bCs/>
          <w:highlight w:val="cyan"/>
        </w:rPr>
      </w:pPr>
      <w:del w:id="1358" w:author="Ben Fels" w:date="2024-12-16T22:10:00Z" w16du:dateUtc="2024-12-16T21:10:00Z">
        <w:r w:rsidRPr="00AC483F" w:rsidDel="001A4072">
          <w:rPr>
            <w:highlight w:val="cyan"/>
          </w:rPr>
          <w:delText xml:space="preserve">Brown, T., Mann, B., Ryder, N., et al . </w:delText>
        </w:r>
        <w:r w:rsidRPr="00911C80" w:rsidDel="001A4072">
          <w:rPr>
            <w:highlight w:val="cyan"/>
            <w:rPrChange w:id="1359"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360" w:author="Ben Fels" w:date="2024-12-16T22:10:00Z" w16du:dateUtc="2024-12-16T21:10:00Z"/>
          <w:b/>
          <w:bCs/>
        </w:rPr>
      </w:pPr>
      <w:del w:id="1361"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362" w:author="Ben Fels" w:date="2024-12-16T22:10:00Z" w16du:dateUtc="2024-12-16T21:10:00Z"/>
          <w:b/>
          <w:bCs/>
        </w:rPr>
      </w:pPr>
      <w:del w:id="1363" w:author="Ben Fels" w:date="2024-12-16T22:10:00Z" w16du:dateUtc="2024-12-16T21:10:00Z">
        <w:r w:rsidDel="001A4072">
          <w:delText>Systematische Auswahl der Beispiele</w:delText>
        </w:r>
      </w:del>
    </w:p>
    <w:p w14:paraId="539EFA06" w14:textId="0FCB8C48" w:rsidR="00A778C3" w:rsidDel="001A4072" w:rsidRDefault="004E5B9A" w:rsidP="00A778C3">
      <w:pPr>
        <w:rPr>
          <w:del w:id="1364" w:author="Ben Fels" w:date="2024-12-16T22:10:00Z" w16du:dateUtc="2024-12-16T21:10:00Z"/>
          <w:bCs/>
        </w:rPr>
      </w:pPr>
      <w:del w:id="1365"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366" w:author="Ben Fels" w:date="2024-12-16T22:10:00Z" w16du:dateUtc="2024-12-16T21:10:00Z"/>
          <w:bCs/>
          <w:i/>
          <w:rPrChange w:id="1367" w:author="Ben Fels" w:date="2024-12-17T07:55:00Z" w16du:dateUtc="2024-12-17T06:55:00Z">
            <w:rPr>
              <w:del w:id="1368" w:author="Ben Fels" w:date="2024-12-16T22:10:00Z" w16du:dateUtc="2024-12-16T21:10:00Z"/>
              <w:bCs/>
              <w:i/>
              <w:lang w:val="en-US"/>
            </w:rPr>
          </w:rPrChange>
        </w:rPr>
      </w:pPr>
      <w:del w:id="1369" w:author="Ben Fels" w:date="2024-12-16T22:10:00Z" w16du:dateUtc="2024-12-16T21:10:00Z">
        <w:r w:rsidRPr="00911C80" w:rsidDel="001A4072">
          <w:rPr>
            <w:bCs/>
            <w:i/>
            <w:rPrChange w:id="1370"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371"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372" w:author="Ben Fels" w:date="2024-12-17T07:55:00Z" w16du:dateUtc="2024-12-17T06:55:00Z">
              <w:rPr>
                <w:lang w:val="en-US"/>
              </w:rPr>
            </w:rPrChange>
          </w:rPr>
          <w:delText xml:space="preserve"> </w:delText>
        </w:r>
        <w:r w:rsidR="000D17B5" w:rsidRPr="00911C80" w:rsidDel="001A4072">
          <w:rPr>
            <w:bCs/>
            <w:i/>
            <w:rPrChange w:id="1373"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374"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375" w:author="Ben Fels" w:date="2024-12-17T07:55:00Z" w16du:dateUtc="2024-12-17T06:55:00Z">
              <w:rPr>
                <w:bCs/>
                <w:i/>
                <w:highlight w:val="magenta"/>
                <w:lang w:val="en-US"/>
              </w:rPr>
            </w:rPrChange>
          </w:rPr>
          <w:delText>.</w:delText>
        </w:r>
        <w:r w:rsidR="000A38CD" w:rsidRPr="00911C80" w:rsidDel="001A4072">
          <w:rPr>
            <w:bCs/>
            <w:i/>
            <w:highlight w:val="magenta"/>
            <w:rPrChange w:id="1376"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377"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37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37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38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38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38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38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38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38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38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38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38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389"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390"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391" w:author="Ben Fels" w:date="2024-12-16T22:10:00Z" w16du:dateUtc="2024-12-16T21:10:00Z"/>
          <w:bCs/>
          <w:i/>
        </w:rPr>
      </w:pPr>
      <w:del w:id="1392" w:author="Ben Fels" w:date="2024-12-16T22:10:00Z" w16du:dateUtc="2024-12-16T21:10:00Z">
        <w:r w:rsidRPr="00911C80" w:rsidDel="001A4072">
          <w:rPr>
            <w:bCs/>
            <w:i/>
            <w:rPrChange w:id="1393"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394"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395"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39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39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39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39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0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0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0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0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0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0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0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07"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08" w:author="Ben Fels" w:date="2024-12-16T22:10:00Z" w16du:dateUtc="2024-12-16T21:10:00Z"/>
          <w:bCs/>
          <w:i/>
        </w:rPr>
      </w:pPr>
    </w:p>
    <w:p w14:paraId="7DA1CF74" w14:textId="7C7BD9CA" w:rsidR="004E5B9A" w:rsidRPr="00A778C3" w:rsidDel="00FD62B3" w:rsidRDefault="004E5B9A" w:rsidP="00A778C3">
      <w:pPr>
        <w:rPr>
          <w:del w:id="1409" w:author="Ben Fels" w:date="2024-12-16T22:03:00Z" w16du:dateUtc="2024-12-16T21:03:00Z"/>
          <w:b/>
          <w:bCs/>
        </w:rPr>
      </w:pPr>
    </w:p>
    <w:p w14:paraId="497239B9" w14:textId="650C5E81" w:rsidR="00AC483F" w:rsidRPr="004E5B9A" w:rsidDel="001A4072" w:rsidRDefault="00255FC0" w:rsidP="00AC483F">
      <w:pPr>
        <w:pStyle w:val="berschrift3"/>
        <w:rPr>
          <w:del w:id="1410" w:author="Ben Fels" w:date="2024-12-16T22:10:00Z" w16du:dateUtc="2024-12-16T21:10:00Z"/>
        </w:rPr>
      </w:pPr>
      <w:del w:id="1411"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12" w:author="Ben Fels" w:date="2024-12-16T22:10:00Z" w16du:dateUtc="2024-12-16T21:10:00Z"/>
          <w:b/>
          <w:bCs/>
          <w:highlight w:val="cyan"/>
        </w:rPr>
      </w:pPr>
      <w:del w:id="1413"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14" w:author="Ben Fels" w:date="2024-12-16T22:10:00Z" w16du:dateUtc="2024-12-16T21:10:00Z"/>
        </w:rPr>
      </w:pPr>
      <w:del w:id="1415"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16" w:author="Ben Fels" w:date="2024-12-16T22:10:00Z" w16du:dateUtc="2024-12-16T21:10:00Z"/>
          <w:b/>
          <w:bCs/>
          <w:highlight w:val="cyan"/>
        </w:rPr>
      </w:pPr>
      <w:del w:id="1417"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18" w:author="Ben Fels" w:date="2024-12-16T22:10:00Z" w16du:dateUtc="2024-12-16T21:10:00Z"/>
          <w:bCs/>
        </w:rPr>
      </w:pPr>
      <w:del w:id="1419"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20" w:author="Ben Fels" w:date="2024-12-16T22:10:00Z" w16du:dateUtc="2024-12-16T21:10:00Z"/>
        </w:rPr>
      </w:pPr>
    </w:p>
    <w:p w14:paraId="4876537E" w14:textId="327E737A" w:rsidR="001B50DB" w:rsidRPr="001B50DB" w:rsidDel="001A4072" w:rsidRDefault="001B50DB" w:rsidP="00CF7AE6">
      <w:pPr>
        <w:rPr>
          <w:del w:id="1421" w:author="Ben Fels" w:date="2024-12-16T22:10:00Z" w16du:dateUtc="2024-12-16T21:10:00Z"/>
          <w:i/>
        </w:rPr>
      </w:pPr>
      <w:del w:id="1422"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23" w:author="Ben Fels" w:date="2024-12-16T22:03:00Z" w16du:dateUtc="2024-12-16T21:03:00Z"/>
        </w:rPr>
      </w:pPr>
    </w:p>
    <w:p w14:paraId="3CEABA39" w14:textId="0E38070F" w:rsidR="00047C35" w:rsidRPr="001B50DB" w:rsidDel="00FD62B3" w:rsidRDefault="00047C35" w:rsidP="00842EB0">
      <w:pPr>
        <w:pStyle w:val="berschrift2"/>
        <w:rPr>
          <w:del w:id="1424" w:author="Ben Fels" w:date="2024-12-16T22:03:00Z" w16du:dateUtc="2024-12-16T21:03:00Z"/>
        </w:rPr>
      </w:pPr>
      <w:del w:id="1425"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426" w:author="Ben Fels" w:date="2024-12-16T22:03:00Z" w16du:dateUtc="2024-12-16T21:03:00Z"/>
        </w:rPr>
      </w:pPr>
      <w:del w:id="1427"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428" w:author="Ben Fels" w:date="2024-12-16T22:03:00Z" w16du:dateUtc="2024-12-16T21:03:00Z"/>
        </w:rPr>
      </w:pPr>
      <w:del w:id="1429"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430" w:author="Ben Fels" w:date="2024-12-16T22:10:00Z" w16du:dateUtc="2024-12-16T21:10:00Z"/>
        </w:rPr>
      </w:pPr>
      <w:del w:id="1431"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432" w:author="Ben Fels" w:date="2024-12-21T12:00:00Z" w16du:dateUtc="2024-12-21T11:00:00Z"/>
        </w:rPr>
      </w:pPr>
    </w:p>
    <w:p w14:paraId="3B60CFA7" w14:textId="7F0B0648" w:rsidR="005241CB" w:rsidRPr="00E02FED" w:rsidDel="004328D8" w:rsidRDefault="005241CB" w:rsidP="00842EB0">
      <w:pPr>
        <w:pStyle w:val="berschrift2"/>
        <w:rPr>
          <w:del w:id="1433" w:author="Ben Fels" w:date="2024-12-21T12:00:00Z" w16du:dateUtc="2024-12-21T11:00:00Z"/>
        </w:rPr>
      </w:pPr>
      <w:del w:id="1434"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435" w:author="Ben Fels" w:date="2024-12-21T12:02:00Z" w16du:dateUtc="2024-12-21T11:02:00Z"/>
          <w:moveFrom w:id="1436" w:author="Ben Fels" w:date="2024-12-21T12:00:00Z" w16du:dateUtc="2024-12-21T11:00:00Z"/>
        </w:rPr>
      </w:pPr>
      <w:moveFromRangeStart w:id="1437" w:author="Ben Fels" w:date="2024-12-21T12:00:00Z" w:name="move185674825"/>
      <w:moveFrom w:id="1438" w:author="Ben Fels" w:date="2024-12-21T12:00:00Z" w16du:dateUtc="2024-12-21T11:00:00Z">
        <w:del w:id="1439"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440" w:author="Ben Fels" w:date="2024-12-21T12:02:00Z" w16du:dateUtc="2024-12-21T11:02:00Z"/>
          <w:moveFrom w:id="1441" w:author="Ben Fels" w:date="2024-12-21T12:00:00Z" w16du:dateUtc="2024-12-21T11:00:00Z"/>
        </w:rPr>
      </w:pPr>
      <w:moveFrom w:id="1442" w:author="Ben Fels" w:date="2024-12-21T12:00:00Z" w16du:dateUtc="2024-12-21T11:00:00Z">
        <w:del w:id="1443"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444" w:author="Ben Fels" w:date="2024-12-21T12:02:00Z" w16du:dateUtc="2024-12-21T11:02:00Z"/>
          <w:moveFrom w:id="1445" w:author="Ben Fels" w:date="2024-12-21T12:00:00Z" w16du:dateUtc="2024-12-21T11:00:00Z"/>
        </w:rPr>
      </w:pPr>
      <w:moveFrom w:id="1446" w:author="Ben Fels" w:date="2024-12-21T12:00:00Z" w16du:dateUtc="2024-12-21T11:00:00Z">
        <w:del w:id="1447"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448" w:author="Ben Fels" w:date="2024-12-21T12:02:00Z" w16du:dateUtc="2024-12-21T11:02:00Z"/>
          <w:moveFrom w:id="1449" w:author="Ben Fels" w:date="2024-12-21T12:00:00Z" w16du:dateUtc="2024-12-21T11:00:00Z"/>
        </w:rPr>
      </w:pPr>
      <w:moveFrom w:id="1450" w:author="Ben Fels" w:date="2024-12-21T12:00:00Z" w16du:dateUtc="2024-12-21T11:00:00Z">
        <w:del w:id="1451"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452" w:author="Ben Fels" w:date="2024-12-21T12:02:00Z" w16du:dateUtc="2024-12-21T11:02:00Z"/>
          <w:moveFrom w:id="1453" w:author="Ben Fels" w:date="2024-12-21T12:00:00Z" w16du:dateUtc="2024-12-21T11:00:00Z"/>
        </w:rPr>
      </w:pPr>
      <w:moveFrom w:id="1454" w:author="Ben Fels" w:date="2024-12-21T12:00:00Z" w16du:dateUtc="2024-12-21T11:00:00Z">
        <w:del w:id="1455"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456"/>
          <w:r w:rsidR="002E638C" w:rsidDel="004328D8">
            <w:delText>(</w:delText>
          </w:r>
          <w:r w:rsidR="004D5DFC" w:rsidRPr="004D5DFC" w:rsidDel="004328D8">
            <w:delText>Konzentration auf die Verortung von Argumenten und die Identifizierung ihrer Arten (z. B. Behauptungen und Prämissen)</w:delText>
          </w:r>
          <w:commentRangeEnd w:id="1456"/>
          <w:r w:rsidR="004D5DFC" w:rsidDel="004328D8">
            <w:rPr>
              <w:rStyle w:val="Kommentarzeichen"/>
            </w:rPr>
            <w:commentReference w:id="1456"/>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457" w:author="Ben Fels" w:date="2024-12-21T12:02:00Z" w16du:dateUtc="2024-12-21T11:02:00Z"/>
          <w:moveFrom w:id="1458" w:author="Ben Fels" w:date="2024-12-21T12:00:00Z" w16du:dateUtc="2024-12-21T11:00:00Z"/>
        </w:rPr>
      </w:pPr>
      <w:moveFrom w:id="1459" w:author="Ben Fels" w:date="2024-12-21T12:00:00Z" w16du:dateUtc="2024-12-21T11:00:00Z">
        <w:del w:id="1460"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461" w:author="Ben Fels" w:date="2024-12-21T12:02:00Z" w16du:dateUtc="2024-12-21T11:02:00Z"/>
          <w:moveFrom w:id="1462" w:author="Ben Fels" w:date="2024-12-21T12:00:00Z" w16du:dateUtc="2024-12-21T11:00:00Z"/>
        </w:rPr>
      </w:pPr>
    </w:p>
    <w:p w14:paraId="42FA2EB7" w14:textId="21035976" w:rsidR="00296609" w:rsidDel="004328D8" w:rsidRDefault="00296609" w:rsidP="00296609">
      <w:pPr>
        <w:rPr>
          <w:del w:id="1463" w:author="Ben Fels" w:date="2024-12-21T12:02:00Z" w16du:dateUtc="2024-12-21T11:02:00Z"/>
          <w:moveFrom w:id="1464" w:author="Ben Fels" w:date="2024-12-21T12:00:00Z" w16du:dateUtc="2024-12-21T11:00:00Z"/>
          <w:i/>
        </w:rPr>
      </w:pPr>
      <w:moveFrom w:id="1465" w:author="Ben Fels" w:date="2024-12-21T12:00:00Z" w16du:dateUtc="2024-12-21T11:00:00Z">
        <w:del w:id="1466"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467" w:author="Ben Fels" w:date="2024-12-21T12:02:00Z" w16du:dateUtc="2024-12-21T11:02:00Z"/>
          <w:moveFrom w:id="1468" w:author="Ben Fels" w:date="2024-12-21T12:00:00Z" w16du:dateUtc="2024-12-21T11:00:00Z"/>
          <w:i/>
        </w:rPr>
      </w:pPr>
      <w:moveFrom w:id="1469" w:author="Ben Fels" w:date="2024-12-21T12:00:00Z" w16du:dateUtc="2024-12-21T11:00:00Z">
        <w:del w:id="1470"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471" w:author="Ben Fels" w:date="2024-12-21T12:02:00Z" w16du:dateUtc="2024-12-21T11:02:00Z"/>
          <w:moveFrom w:id="1472" w:author="Ben Fels" w:date="2024-12-21T12:00:00Z" w16du:dateUtc="2024-12-21T11:00:00Z"/>
          <w:b/>
          <w:rPrChange w:id="1473" w:author="Ben Fels" w:date="2024-12-21T18:08:00Z" w16du:dateUtc="2024-12-21T17:08:00Z">
            <w:rPr>
              <w:del w:id="1474" w:author="Ben Fels" w:date="2024-12-21T12:02:00Z" w16du:dateUtc="2024-12-21T11:02:00Z"/>
              <w:moveFrom w:id="1475" w:author="Ben Fels" w:date="2024-12-21T12:00:00Z" w16du:dateUtc="2024-12-21T11:00:00Z"/>
              <w:b/>
              <w:lang w:val="en-US"/>
            </w:rPr>
          </w:rPrChange>
        </w:rPr>
      </w:pPr>
      <w:moveFrom w:id="1476" w:author="Ben Fels" w:date="2024-12-21T12:00:00Z" w16du:dateUtc="2024-12-21T11:00:00Z">
        <w:del w:id="1477"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478" w:author="Ben Fels" w:date="2024-12-21T12:02:00Z" w16du:dateUtc="2024-12-21T11:02:00Z"/>
          <w:moveFrom w:id="1479" w:author="Ben Fels" w:date="2024-12-21T12:00:00Z" w16du:dateUtc="2024-12-21T11:00:00Z"/>
        </w:rPr>
      </w:pPr>
      <w:moveFrom w:id="1480" w:author="Ben Fels" w:date="2024-12-21T12:00:00Z" w16du:dateUtc="2024-12-21T11:00:00Z">
        <w:del w:id="1481"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482" w:author="Ben Fels" w:date="2024-12-21T12:02:00Z" w16du:dateUtc="2024-12-21T11:02:00Z"/>
          <w:moveFrom w:id="1483" w:author="Ben Fels" w:date="2024-12-21T12:00:00Z" w16du:dateUtc="2024-12-21T11:00:00Z"/>
        </w:rPr>
      </w:pPr>
      <w:moveFrom w:id="1484" w:author="Ben Fels" w:date="2024-12-21T12:00:00Z" w16du:dateUtc="2024-12-21T11:00:00Z">
        <w:del w:id="1485" w:author="Ben Fels" w:date="2024-12-21T12:02:00Z" w16du:dateUtc="2024-12-21T11:02:00Z">
          <w:r w:rsidDel="004328D8">
            <w:delText>Doch was genau ist ein Argument?</w:delText>
          </w:r>
        </w:del>
      </w:moveFrom>
    </w:p>
    <w:moveFromRangeEnd w:id="1437"/>
    <w:p w14:paraId="2531ED4D" w14:textId="445A8A69" w:rsidR="00820B99" w:rsidRPr="00820B99" w:rsidDel="004328D8" w:rsidRDefault="00820B99" w:rsidP="009A54C3">
      <w:pPr>
        <w:pStyle w:val="berschrift2"/>
        <w:rPr>
          <w:del w:id="1486" w:author="Ben Fels" w:date="2024-12-21T12:00:00Z" w16du:dateUtc="2024-12-21T11:00:00Z"/>
        </w:rPr>
      </w:pPr>
      <w:del w:id="1487" w:author="Ben Fels" w:date="2024-12-21T12:00:00Z" w16du:dateUtc="2024-12-21T11:00:00Z">
        <w:r w:rsidRPr="00820B99" w:rsidDel="004328D8">
          <w:delText>Argument</w:delText>
        </w:r>
      </w:del>
    </w:p>
    <w:p w14:paraId="0DC96A23" w14:textId="05EE6C09" w:rsidR="0017354B" w:rsidDel="004328D8" w:rsidRDefault="00B22A20" w:rsidP="00CF7AE6">
      <w:pPr>
        <w:rPr>
          <w:del w:id="1488" w:author="Ben Fels" w:date="2024-12-21T12:00:00Z" w16du:dateUtc="2024-12-21T11:00:00Z"/>
        </w:rPr>
      </w:pPr>
      <w:del w:id="1489"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490" w:author="Ben Fels" w:date="2024-12-21T12:00:00Z" w16du:dateUtc="2024-12-21T11:00:00Z"/>
        </w:rPr>
      </w:pPr>
      <w:del w:id="1491"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492"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493" w:author="Ben Fels" w:date="2024-12-21T12:00:00Z" w16du:dateUtc="2024-12-21T11:00:00Z"/>
        </w:rPr>
      </w:pPr>
      <w:del w:id="1494"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495" w:author="Ben Fels" w:date="2024-12-21T12:00:00Z" w16du:dateUtc="2024-12-21T11:00:00Z"/>
        </w:rPr>
      </w:pPr>
      <w:del w:id="1496"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497" w:author="Ben Fels" w:date="2024-12-21T12:00:00Z" w16du:dateUtc="2024-12-21T11:00:00Z"/>
        </w:rPr>
      </w:pPr>
      <w:del w:id="1498"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499" w:author="Ben Fels" w:date="2024-12-21T12:02:00Z" w16du:dateUtc="2024-12-21T11:02:00Z"/>
        </w:rPr>
      </w:pPr>
    </w:p>
    <w:p w14:paraId="0E4F5B69" w14:textId="2D6C28B7" w:rsidR="00787132" w:rsidDel="004328D8" w:rsidRDefault="00787132" w:rsidP="00787132">
      <w:pPr>
        <w:pStyle w:val="berschrift2"/>
        <w:rPr>
          <w:del w:id="1500" w:author="Ben Fels" w:date="2024-12-21T12:02:00Z" w16du:dateUtc="2024-12-21T11:02:00Z"/>
        </w:rPr>
      </w:pPr>
      <w:del w:id="1501" w:author="Ben Fels" w:date="2024-12-21T12:02:00Z" w16du:dateUtc="2024-12-21T11:02:00Z">
        <w:r w:rsidDel="004328D8">
          <w:delText>Aufgaben des Argument Minings</w:delText>
        </w:r>
      </w:del>
    </w:p>
    <w:p w14:paraId="1246EA9D" w14:textId="4F7F9E5D" w:rsidR="00BD7A9D" w:rsidDel="004328D8" w:rsidRDefault="00F00E8F" w:rsidP="00CF7AE6">
      <w:pPr>
        <w:rPr>
          <w:del w:id="1502" w:author="Ben Fels" w:date="2024-12-21T12:02:00Z" w16du:dateUtc="2024-12-21T11:02:00Z"/>
          <w:moveFrom w:id="1503" w:author="Ben Fels" w:date="2024-12-21T12:01:00Z" w16du:dateUtc="2024-12-21T11:01:00Z"/>
        </w:rPr>
      </w:pPr>
      <w:moveFromRangeStart w:id="1504" w:author="Ben Fels" w:date="2024-12-21T12:01:00Z" w:name="move185674925"/>
      <w:moveFrom w:id="1505" w:author="Ben Fels" w:date="2024-12-21T12:01:00Z" w16du:dateUtc="2024-12-21T11:01:00Z">
        <w:del w:id="1506"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07"/>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07"/>
          <w:r w:rsidR="00485B60" w:rsidDel="004328D8">
            <w:rPr>
              <w:rStyle w:val="Kommentarzeichen"/>
            </w:rPr>
            <w:commentReference w:id="1507"/>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08" w:author="Ben Fels" w:date="2024-12-21T12:02:00Z" w16du:dateUtc="2024-12-21T11:02:00Z"/>
          <w:moveFrom w:id="1509" w:author="Ben Fels" w:date="2024-12-21T12:01:00Z" w16du:dateUtc="2024-12-21T11:01:00Z"/>
        </w:rPr>
      </w:pPr>
      <w:moveFrom w:id="1510" w:author="Ben Fels" w:date="2024-12-21T12:01:00Z" w16du:dateUtc="2024-12-21T11:01:00Z">
        <w:del w:id="1511"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12" w:author="Ben Fels" w:date="2024-12-21T12:02:00Z" w16du:dateUtc="2024-12-21T11:02:00Z"/>
          <w:moveFrom w:id="1513" w:author="Ben Fels" w:date="2024-12-21T12:01:00Z" w16du:dateUtc="2024-12-21T11:01:00Z"/>
        </w:rPr>
      </w:pPr>
      <w:moveFrom w:id="1514" w:author="Ben Fels" w:date="2024-12-21T12:01:00Z" w16du:dateUtc="2024-12-21T11:01:00Z">
        <w:del w:id="1515"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16" w:author="Ben Fels" w:date="2024-12-21T12:02:00Z" w16du:dateUtc="2024-12-21T11:02:00Z"/>
          <w:moveFrom w:id="1517" w:author="Ben Fels" w:date="2024-12-21T12:01:00Z" w16du:dateUtc="2024-12-21T11:01:00Z"/>
        </w:rPr>
      </w:pPr>
      <w:moveFrom w:id="1518" w:author="Ben Fels" w:date="2024-12-21T12:01:00Z" w16du:dateUtc="2024-12-21T11:01:00Z">
        <w:del w:id="1519"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20" w:author="Ben Fels" w:date="2024-12-21T12:02:00Z" w16du:dateUtc="2024-12-21T11:02:00Z"/>
          <w:moveFrom w:id="1521" w:author="Ben Fels" w:date="2024-12-21T12:01:00Z" w16du:dateUtc="2024-12-21T11:01:00Z"/>
        </w:rPr>
      </w:pPr>
      <w:moveFrom w:id="1522" w:author="Ben Fels" w:date="2024-12-21T12:01:00Z" w16du:dateUtc="2024-12-21T11:01:00Z">
        <w:del w:id="1523"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24" w:author="Ben Fels" w:date="2024-12-21T12:02:00Z" w16du:dateUtc="2024-12-21T11:02:00Z"/>
          <w:moveFrom w:id="1525" w:author="Ben Fels" w:date="2024-12-21T12:01:00Z" w16du:dateUtc="2024-12-21T11:01:00Z"/>
        </w:rPr>
      </w:pPr>
      <w:moveFrom w:id="1526" w:author="Ben Fels" w:date="2024-12-21T12:01:00Z" w16du:dateUtc="2024-12-21T11:01:00Z">
        <w:del w:id="1527"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528" w:author="Ben Fels" w:date="2024-12-21T12:02:00Z" w16du:dateUtc="2024-12-21T11:02:00Z"/>
          <w:moveFrom w:id="1529" w:author="Ben Fels" w:date="2024-12-21T12:01:00Z" w16du:dateUtc="2024-12-21T11:01:00Z"/>
        </w:rPr>
      </w:pPr>
      <w:moveFrom w:id="1530" w:author="Ben Fels" w:date="2024-12-21T12:01:00Z" w16du:dateUtc="2024-12-21T11:01:00Z">
        <w:del w:id="1531"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532" w:author="Ben Fels" w:date="2024-12-21T12:02:00Z" w16du:dateUtc="2024-12-21T11:02:00Z"/>
          <w:moveFrom w:id="1533" w:author="Ben Fels" w:date="2024-12-21T12:01:00Z" w16du:dateUtc="2024-12-21T11:01:00Z"/>
        </w:rPr>
      </w:pPr>
    </w:p>
    <w:p w14:paraId="4FD19C8E" w14:textId="7802FD41" w:rsidR="00156934" w:rsidDel="004328D8" w:rsidRDefault="00EA0835" w:rsidP="00CF7AE6">
      <w:pP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542" w:author="Ben Fels" w:date="2024-12-21T12:02:00Z" w16du:dateUtc="2024-12-21T11:02:00Z"/>
          <w:moveFrom w:id="1543" w:author="Ben Fels" w:date="2024-12-21T12:01:00Z" w16du:dateUtc="2024-12-21T11:01:00Z"/>
        </w:rPr>
      </w:pPr>
      <w:moveFrom w:id="1544" w:author="Ben Fels" w:date="2024-12-21T12:01:00Z" w16du:dateUtc="2024-12-21T11:01:00Z">
        <w:del w:id="1545"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546" w:author="Ben Fels" w:date="2024-12-21T12:02:00Z" w16du:dateUtc="2024-12-21T11:02:00Z"/>
          <w:moveFrom w:id="1547" w:author="Ben Fels" w:date="2024-12-21T12:01:00Z" w16du:dateUtc="2024-12-21T11:01:00Z"/>
        </w:rPr>
      </w:pPr>
      <w:moveFrom w:id="1548" w:author="Ben Fels" w:date="2024-12-21T12:01:00Z" w16du:dateUtc="2024-12-21T11:01:00Z">
        <w:del w:id="1549"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550" w:author="Ben Fels" w:date="2024-12-21T12:02:00Z" w16du:dateUtc="2024-12-21T11:02:00Z"/>
          <w:moveFrom w:id="1551" w:author="Ben Fels" w:date="2024-12-21T12:01:00Z" w16du:dateUtc="2024-12-21T11:01:00Z"/>
        </w:rPr>
      </w:pPr>
      <w:moveFrom w:id="1552" w:author="Ben Fels" w:date="2024-12-21T12:01:00Z" w16du:dateUtc="2024-12-21T11:01:00Z">
        <w:del w:id="1553"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554" w:author="Ben Fels" w:date="2024-12-21T12:02:00Z" w16du:dateUtc="2024-12-21T11:02:00Z"/>
          <w:moveFrom w:id="1555" w:author="Ben Fels" w:date="2024-12-21T12:01:00Z" w16du:dateUtc="2024-12-21T11:01:00Z"/>
        </w:rPr>
      </w:pPr>
    </w:p>
    <w:p w14:paraId="560C6DC7" w14:textId="3508A237" w:rsidR="00053FB2" w:rsidDel="004328D8" w:rsidRDefault="00053FB2" w:rsidP="00CF7AE6">
      <w:pPr>
        <w:rPr>
          <w:del w:id="1556" w:author="Ben Fels" w:date="2024-12-21T12:02:00Z" w16du:dateUtc="2024-12-21T11:02:00Z"/>
          <w:moveFrom w:id="1557" w:author="Ben Fels" w:date="2024-12-21T12:01:00Z" w16du:dateUtc="2024-12-21T11:01:00Z"/>
          <w:rFonts w:cs="Arial"/>
        </w:rPr>
      </w:pPr>
      <w:moveFrom w:id="1558" w:author="Ben Fels" w:date="2024-12-21T12:01:00Z" w16du:dateUtc="2024-12-21T11:01:00Z">
        <w:del w:id="1559"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560" w:author="Ben Fels" w:date="2024-12-21T12:02:00Z" w16du:dateUtc="2024-12-21T11:02:00Z"/>
          <w:moveFrom w:id="1561" w:author="Ben Fels" w:date="2024-12-21T12:01:00Z" w16du:dateUtc="2024-12-21T11:01:00Z"/>
        </w:rPr>
      </w:pPr>
      <w:moveFrom w:id="1562" w:author="Ben Fels" w:date="2024-12-21T12:01:00Z" w16du:dateUtc="2024-12-21T11:01:00Z">
        <w:del w:id="1563"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564" w:author="Ben Fels" w:date="2024-12-21T12:02:00Z" w16du:dateUtc="2024-12-21T11:02:00Z"/>
          <w:moveFrom w:id="1565" w:author="Ben Fels" w:date="2024-12-21T12:01:00Z" w16du:dateUtc="2024-12-21T11:01:00Z"/>
        </w:rPr>
      </w:pPr>
      <w:moveFrom w:id="1566" w:author="Ben Fels" w:date="2024-12-21T12:01:00Z" w16du:dateUtc="2024-12-21T11:01:00Z">
        <w:del w:id="1567"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568" w:author="Ben Fels" w:date="2024-12-21T12:02:00Z" w16du:dateUtc="2024-12-21T11:02:00Z"/>
          <w:moveFrom w:id="1569" w:author="Ben Fels" w:date="2024-12-21T12:01:00Z" w16du:dateUtc="2024-12-21T11:01:00Z"/>
        </w:rPr>
      </w:pPr>
      <w:moveFrom w:id="1570" w:author="Ben Fels" w:date="2024-12-21T12:01:00Z" w16du:dateUtc="2024-12-21T11:01:00Z">
        <w:del w:id="1571"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572" w:author="Ben Fels" w:date="2024-12-21T12:02:00Z" w16du:dateUtc="2024-12-21T11:02:00Z"/>
          <w:moveFrom w:id="1573" w:author="Ben Fels" w:date="2024-12-21T12:01:00Z" w16du:dateUtc="2024-12-21T11:01:00Z"/>
        </w:rPr>
      </w:pPr>
      <w:moveFrom w:id="1574" w:author="Ben Fels" w:date="2024-12-21T12:01:00Z" w16du:dateUtc="2024-12-21T11:01:00Z">
        <w:del w:id="1575"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576" w:author="Ben Fels" w:date="2024-12-21T12:02:00Z" w16du:dateUtc="2024-12-21T11:02:00Z"/>
          <w:moveFrom w:id="1577" w:author="Ben Fels" w:date="2024-12-21T12:01:00Z" w16du:dateUtc="2024-12-21T11:01:00Z"/>
        </w:rPr>
      </w:pPr>
      <w:moveFrom w:id="1578" w:author="Ben Fels" w:date="2024-12-21T12:01:00Z" w16du:dateUtc="2024-12-21T11:01:00Z">
        <w:del w:id="1579"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580" w:author="Ben Fels" w:date="2024-12-21T12:02:00Z" w16du:dateUtc="2024-12-21T11:02:00Z"/>
          <w:moveFrom w:id="1581" w:author="Ben Fels" w:date="2024-12-21T12:01:00Z" w16du:dateUtc="2024-12-21T11:01:00Z"/>
        </w:rPr>
      </w:pPr>
      <w:moveFrom w:id="1582" w:author="Ben Fels" w:date="2024-12-21T12:01:00Z" w16du:dateUtc="2024-12-21T11:01:00Z">
        <w:del w:id="1583"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584" w:author="Ben Fels" w:date="2024-12-21T12:02:00Z" w16du:dateUtc="2024-12-21T11:02:00Z"/>
          <w:moveFrom w:id="1585" w:author="Ben Fels" w:date="2024-12-21T12:01:00Z" w16du:dateUtc="2024-12-21T11:01:00Z"/>
        </w:rPr>
      </w:pPr>
      <w:moveFrom w:id="1586" w:author="Ben Fels" w:date="2024-12-21T12:01:00Z" w16du:dateUtc="2024-12-21T11:01:00Z">
        <w:del w:id="1587"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588" w:author="Ben Fels" w:date="2024-12-21T12:02:00Z" w16du:dateUtc="2024-12-21T11:02:00Z"/>
          <w:moveFrom w:id="1589" w:author="Ben Fels" w:date="2024-12-21T12:01:00Z" w16du:dateUtc="2024-12-21T11:01:00Z"/>
        </w:rPr>
      </w:pPr>
      <w:moveFrom w:id="1590" w:author="Ben Fels" w:date="2024-12-21T12:01:00Z" w16du:dateUtc="2024-12-21T11:01:00Z">
        <w:del w:id="1591"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592" w:author="Ben Fels" w:date="2024-12-21T12:02:00Z" w16du:dateUtc="2024-12-21T11:02:00Z"/>
          <w:moveFrom w:id="1593" w:author="Ben Fels" w:date="2024-12-21T12:01:00Z" w16du:dateUtc="2024-12-21T11:01:00Z"/>
        </w:rPr>
      </w:pPr>
      <w:moveFrom w:id="1594" w:author="Ben Fels" w:date="2024-12-21T12:01:00Z" w16du:dateUtc="2024-12-21T11:01:00Z">
        <w:del w:id="1595"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596" w:author="Ben Fels" w:date="2024-12-21T12:02:00Z" w16du:dateUtc="2024-12-21T11:02:00Z"/>
          <w:moveFrom w:id="1597" w:author="Ben Fels" w:date="2024-12-21T12:01:00Z" w16du:dateUtc="2024-12-21T11:01:00Z"/>
        </w:rPr>
      </w:pPr>
      <w:moveFrom w:id="1598" w:author="Ben Fels" w:date="2024-12-21T12:01:00Z" w16du:dateUtc="2024-12-21T11:01:00Z">
        <w:del w:id="1599"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00" w:author="Ben Fels" w:date="2024-12-21T12:02:00Z" w16du:dateUtc="2024-12-21T11:02:00Z"/>
          <w:moveFrom w:id="1601" w:author="Ben Fels" w:date="2024-12-21T12:01:00Z" w16du:dateUtc="2024-12-21T11:01:00Z"/>
        </w:rPr>
      </w:pPr>
      <w:moveFrom w:id="1602" w:author="Ben Fels" w:date="2024-12-21T12:01:00Z" w16du:dateUtc="2024-12-21T11:01:00Z">
        <w:del w:id="1603"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04" w:author="Ben Fels" w:date="2024-12-21T12:02:00Z" w16du:dateUtc="2024-12-21T11:02:00Z"/>
          <w:moveFrom w:id="1605" w:author="Ben Fels" w:date="2024-12-21T12:01:00Z" w16du:dateUtc="2024-12-21T11:01:00Z"/>
        </w:rPr>
      </w:pPr>
      <w:moveFrom w:id="1606" w:author="Ben Fels" w:date="2024-12-21T12:01:00Z" w16du:dateUtc="2024-12-21T11:01:00Z">
        <w:del w:id="1607"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08" w:author="Ben Fels" w:date="2024-12-21T12:02:00Z" w16du:dateUtc="2024-12-21T11:02:00Z"/>
          <w:moveFrom w:id="1609" w:author="Ben Fels" w:date="2024-12-21T12:01:00Z" w16du:dateUtc="2024-12-21T11:01:00Z"/>
        </w:rPr>
      </w:pPr>
      <w:moveFrom w:id="1610" w:author="Ben Fels" w:date="2024-12-21T12:01:00Z" w16du:dateUtc="2024-12-21T11:01:00Z">
        <w:del w:id="1611"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12" w:author="Ben Fels" w:date="2024-12-21T12:02:00Z" w16du:dateUtc="2024-12-21T11:02:00Z"/>
          <w:moveFrom w:id="1613" w:author="Ben Fels" w:date="2024-12-21T12:01:00Z" w16du:dateUtc="2024-12-21T11:01:00Z"/>
          <w:b/>
        </w:rPr>
      </w:pPr>
      <w:moveFrom w:id="1614" w:author="Ben Fels" w:date="2024-12-21T12:01:00Z" w16du:dateUtc="2024-12-21T11:01:00Z">
        <w:del w:id="1615"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16" w:author="Ben Fels" w:date="2024-12-21T12:02:00Z" w16du:dateUtc="2024-12-21T11:02:00Z"/>
          <w:moveFrom w:id="1617" w:author="Ben Fels" w:date="2024-12-21T12:01:00Z" w16du:dateUtc="2024-12-21T11:01:00Z"/>
          <w:b/>
        </w:rPr>
      </w:pPr>
      <w:moveFrom w:id="1618" w:author="Ben Fels" w:date="2024-12-21T12:01:00Z" w16du:dateUtc="2024-12-21T11:01:00Z">
        <w:del w:id="1619"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20" w:author="Ben Fels" w:date="2024-12-21T12:02:00Z" w16du:dateUtc="2024-12-21T11:02:00Z"/>
          <w:moveFrom w:id="1621" w:author="Ben Fels" w:date="2024-12-21T12:01:00Z" w16du:dateUtc="2024-12-21T11:01:00Z"/>
          <w:b/>
        </w:rPr>
      </w:pPr>
    </w:p>
    <w:p w14:paraId="59FD6A33" w14:textId="2485C384" w:rsidR="00E4126F" w:rsidRPr="00ED7173" w:rsidDel="004328D8" w:rsidRDefault="00E4126F" w:rsidP="00E4126F">
      <w:pPr>
        <w:rPr>
          <w:del w:id="1622" w:author="Ben Fels" w:date="2024-12-21T12:02:00Z" w16du:dateUtc="2024-12-21T11:02:00Z"/>
          <w:moveFrom w:id="1623" w:author="Ben Fels" w:date="2024-12-21T12:01:00Z" w16du:dateUtc="2024-12-21T11:01:00Z"/>
          <w:b/>
        </w:rPr>
      </w:pPr>
    </w:p>
    <w:p w14:paraId="33AC776F" w14:textId="52DD52F0" w:rsidR="002A784E" w:rsidDel="004328D8" w:rsidRDefault="0010585D" w:rsidP="00E4126F">
      <w:pPr>
        <w:rPr>
          <w:del w:id="1624" w:author="Ben Fels" w:date="2024-12-21T12:02:00Z" w16du:dateUtc="2024-12-21T11:02:00Z"/>
          <w:moveFrom w:id="1625" w:author="Ben Fels" w:date="2024-12-21T12:01:00Z" w16du:dateUtc="2024-12-21T11:01:00Z"/>
          <w:b/>
        </w:rPr>
      </w:pPr>
      <w:moveFrom w:id="1626" w:author="Ben Fels" w:date="2024-12-21T12:01:00Z" w16du:dateUtc="2024-12-21T11:01:00Z">
        <w:del w:id="1627" w:author="Ben Fels" w:date="2024-12-21T12:02:00Z" w16du:dateUtc="2024-12-21T11:02:00Z">
          <w:r w:rsidRPr="00664C71" w:rsidDel="004328D8">
            <w:rPr>
              <w:rPrChange w:id="1628" w:author="Ben Fels" w:date="2024-12-21T18:08:00Z" w16du:dateUtc="2024-12-21T17:08:00Z">
                <w:rPr>
                  <w:lang w:val="en-US"/>
                </w:rPr>
              </w:rPrChange>
            </w:rPr>
            <w:delText xml:space="preserve">Argumente bestehen aus </w:delText>
          </w:r>
          <w:r w:rsidRPr="00664C71" w:rsidDel="004328D8">
            <w:rPr>
              <w:b/>
              <w:rPrChange w:id="1629"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630"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631"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632"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633" w:author="Ben Fels" w:date="2024-12-21T12:02:00Z" w16du:dateUtc="2024-12-21T11:02:00Z"/>
          <w:moveFrom w:id="1634" w:author="Ben Fels" w:date="2024-12-21T12:01:00Z" w16du:dateUtc="2024-12-21T11:01:00Z"/>
        </w:rPr>
      </w:pPr>
      <w:moveFrom w:id="1635" w:author="Ben Fels" w:date="2024-12-21T12:01:00Z" w16du:dateUtc="2024-12-21T11:01:00Z">
        <w:del w:id="1636"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637" w:author="Ben Fels" w:date="2024-12-21T12:02:00Z" w16du:dateUtc="2024-12-21T11:02:00Z"/>
          <w:moveFrom w:id="1638" w:author="Ben Fels" w:date="2024-12-21T12:01:00Z" w16du:dateUtc="2024-12-21T11:01:00Z"/>
        </w:rPr>
      </w:pPr>
      <w:moveFrom w:id="1639" w:author="Ben Fels" w:date="2024-12-21T12:01:00Z" w16du:dateUtc="2024-12-21T11:01:00Z">
        <w:del w:id="1640"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641" w:author="Ben Fels" w:date="2024-12-21T12:02:00Z" w16du:dateUtc="2024-12-21T11:02:00Z"/>
          <w:moveFrom w:id="1642" w:author="Ben Fels" w:date="2024-12-21T12:01:00Z" w16du:dateUtc="2024-12-21T11:01:00Z"/>
        </w:rPr>
      </w:pPr>
      <w:moveFrom w:id="1643" w:author="Ben Fels" w:date="2024-12-21T12:01:00Z" w16du:dateUtc="2024-12-21T11:01:00Z">
        <w:del w:id="1644"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645" w:author="Ben Fels" w:date="2024-12-21T12:02:00Z" w16du:dateUtc="2024-12-21T11:02:00Z"/>
          <w:moveFrom w:id="1646" w:author="Ben Fels" w:date="2024-12-21T12:01:00Z" w16du:dateUtc="2024-12-21T11:01:00Z"/>
        </w:rPr>
      </w:pPr>
      <w:moveFrom w:id="1647" w:author="Ben Fels" w:date="2024-12-21T12:01:00Z" w16du:dateUtc="2024-12-21T11:01:00Z">
        <w:del w:id="1648"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649" w:author="Ben Fels" w:date="2024-12-21T12:02:00Z" w16du:dateUtc="2024-12-21T11:02:00Z"/>
          <w:moveFrom w:id="1650" w:author="Ben Fels" w:date="2024-12-21T12:01:00Z" w16du:dateUtc="2024-12-21T11:01:00Z"/>
        </w:rPr>
      </w:pPr>
      <w:moveFrom w:id="1651" w:author="Ben Fels" w:date="2024-12-21T12:01:00Z" w16du:dateUtc="2024-12-21T11:01:00Z">
        <w:del w:id="1652"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653" w:author="Ben Fels" w:date="2024-12-21T12:02:00Z" w16du:dateUtc="2024-12-21T11:02:00Z"/>
          <w:moveFrom w:id="1654" w:author="Ben Fels" w:date="2024-12-21T12:01:00Z" w16du:dateUtc="2024-12-21T11:01:00Z"/>
        </w:rPr>
      </w:pPr>
      <w:moveFrom w:id="1655" w:author="Ben Fels" w:date="2024-12-21T12:01:00Z" w16du:dateUtc="2024-12-21T11:01:00Z">
        <w:del w:id="1656"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657" w:author="Ben Fels" w:date="2024-12-21T12:02:00Z" w16du:dateUtc="2024-12-21T11:02:00Z"/>
          <w:moveFrom w:id="1658" w:author="Ben Fels" w:date="2024-12-21T12:01:00Z" w16du:dateUtc="2024-12-21T11:01:00Z"/>
        </w:rPr>
      </w:pPr>
    </w:p>
    <w:p w14:paraId="372651CB" w14:textId="60E066AD" w:rsidR="00461154" w:rsidRPr="00F84302" w:rsidDel="004328D8" w:rsidRDefault="00A0667F" w:rsidP="00CF7AE6">
      <w:pPr>
        <w:rPr>
          <w:del w:id="1659" w:author="Ben Fels" w:date="2024-12-21T12:02:00Z" w16du:dateUtc="2024-12-21T11:02:00Z"/>
          <w:moveFrom w:id="1660" w:author="Ben Fels" w:date="2024-12-21T12:01:00Z" w16du:dateUtc="2024-12-21T11:01:00Z"/>
        </w:rPr>
      </w:pPr>
      <w:moveFrom w:id="1661" w:author="Ben Fels" w:date="2024-12-21T12:01:00Z" w16du:dateUtc="2024-12-21T11:01:00Z">
        <w:del w:id="1662"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663" w:author="Ben Fels" w:date="2024-12-21T12:02:00Z" w16du:dateUtc="2024-12-21T11:02:00Z"/>
          <w:moveFrom w:id="1664" w:author="Ben Fels" w:date="2024-12-21T12:01:00Z" w16du:dateUtc="2024-12-21T11:01:00Z"/>
        </w:rPr>
      </w:pPr>
      <w:moveFrom w:id="1665" w:author="Ben Fels" w:date="2024-12-21T12:01:00Z" w16du:dateUtc="2024-12-21T11:01:00Z">
        <w:del w:id="1666"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667" w:author="Ben Fels" w:date="2024-12-21T12:02:00Z" w16du:dateUtc="2024-12-21T11:02:00Z"/>
          <w:moveFrom w:id="1668" w:author="Ben Fels" w:date="2024-12-21T12:01:00Z" w16du:dateUtc="2024-12-21T11:01:00Z"/>
          <w:rPrChange w:id="1669" w:author="Ben Fels" w:date="2024-12-21T18:08:00Z" w16du:dateUtc="2024-12-21T17:08:00Z">
            <w:rPr>
              <w:del w:id="1670" w:author="Ben Fels" w:date="2024-12-21T12:02:00Z" w16du:dateUtc="2024-12-21T11:02:00Z"/>
              <w:moveFrom w:id="1671" w:author="Ben Fels" w:date="2024-12-21T12:01:00Z" w16du:dateUtc="2024-12-21T11:01:00Z"/>
              <w:lang w:val="en-US"/>
            </w:rPr>
          </w:rPrChange>
        </w:rPr>
      </w:pPr>
      <w:moveFrom w:id="1672" w:author="Ben Fels" w:date="2024-12-21T12:01:00Z" w16du:dateUtc="2024-12-21T11:01:00Z">
        <w:del w:id="1673" w:author="Ben Fels" w:date="2024-12-21T12:02:00Z" w16du:dateUtc="2024-12-21T11:02:00Z">
          <w:r w:rsidRPr="00664C71" w:rsidDel="004328D8">
            <w:rPr>
              <w:rPrChange w:id="1674" w:author="Ben Fels" w:date="2024-12-21T18:08:00Z" w16du:dateUtc="2024-12-21T17:08:00Z">
                <w:rPr>
                  <w:lang w:val="en-US"/>
                </w:rPr>
              </w:rPrChange>
            </w:rPr>
            <w:delText xml:space="preserve">Context </w:delText>
          </w:r>
          <w:r w:rsidR="00DB0843" w:rsidRPr="00664C71" w:rsidDel="004328D8">
            <w:rPr>
              <w:rPrChange w:id="1675" w:author="Ben Fels" w:date="2024-12-21T18:08:00Z" w16du:dateUtc="2024-12-21T17:08:00Z">
                <w:rPr>
                  <w:lang w:val="en-US"/>
                </w:rPr>
              </w:rPrChange>
            </w:rPr>
            <w:delText xml:space="preserve">dependent </w:delText>
          </w:r>
          <w:r w:rsidRPr="00664C71" w:rsidDel="004328D8">
            <w:rPr>
              <w:rPrChange w:id="1676" w:author="Ben Fels" w:date="2024-12-21T18:08:00Z" w16du:dateUtc="2024-12-21T17:08:00Z">
                <w:rPr>
                  <w:lang w:val="en-US"/>
                </w:rPr>
              </w:rPrChange>
            </w:rPr>
            <w:delText xml:space="preserve">claim detection </w:delText>
          </w:r>
          <w:r w:rsidR="00CF2774" w:rsidRPr="00664C71" w:rsidDel="004328D8">
            <w:rPr>
              <w:rPrChange w:id="1677" w:author="Ben Fels" w:date="2024-12-21T18:08:00Z" w16du:dateUtc="2024-12-21T17:08:00Z">
                <w:rPr>
                  <w:lang w:val="en-US"/>
                </w:rPr>
              </w:rPrChange>
            </w:rPr>
            <w:delText>–</w:delText>
          </w:r>
          <w:r w:rsidR="00991C10" w:rsidRPr="00664C71" w:rsidDel="004328D8">
            <w:rPr>
              <w:rPrChange w:id="1678" w:author="Ben Fels" w:date="2024-12-21T18:08:00Z" w16du:dateUtc="2024-12-21T17:08:00Z">
                <w:rPr>
                  <w:lang w:val="en-US"/>
                </w:rPr>
              </w:rPrChange>
            </w:rPr>
            <w:delText xml:space="preserve"> </w:delText>
          </w:r>
          <w:r w:rsidRPr="00664C71" w:rsidDel="004328D8">
            <w:rPr>
              <w:rPrChange w:id="1679" w:author="Ben Fels" w:date="2024-12-21T18:08:00Z" w16du:dateUtc="2024-12-21T17:08:00Z">
                <w:rPr>
                  <w:lang w:val="en-US"/>
                </w:rPr>
              </w:rPrChange>
            </w:rPr>
            <w:delText>CDCD</w:delText>
          </w:r>
          <w:r w:rsidR="00CF2774" w:rsidRPr="00664C71" w:rsidDel="004328D8">
            <w:rPr>
              <w:rPrChange w:id="1680"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681" w:author="Ben Fels" w:date="2024-12-21T12:02:00Z" w16du:dateUtc="2024-12-21T11:02:00Z"/>
          <w:moveFrom w:id="1682" w:author="Ben Fels" w:date="2024-12-21T12:01:00Z" w16du:dateUtc="2024-12-21T11:01:00Z"/>
          <w:rPrChange w:id="1683" w:author="Ben Fels" w:date="2024-12-21T18:08:00Z" w16du:dateUtc="2024-12-21T17:08:00Z">
            <w:rPr>
              <w:del w:id="1684" w:author="Ben Fels" w:date="2024-12-21T12:02:00Z" w16du:dateUtc="2024-12-21T11:02:00Z"/>
              <w:moveFrom w:id="1685" w:author="Ben Fels" w:date="2024-12-21T12:01:00Z" w16du:dateUtc="2024-12-21T11:01:00Z"/>
              <w:lang w:val="en-US"/>
            </w:rPr>
          </w:rPrChange>
        </w:rPr>
      </w:pPr>
      <w:moveFrom w:id="1686" w:author="Ben Fels" w:date="2024-12-21T12:01:00Z" w16du:dateUtc="2024-12-21T11:01:00Z">
        <w:del w:id="1687" w:author="Ben Fels" w:date="2024-12-21T12:02:00Z" w16du:dateUtc="2024-12-21T11:02:00Z">
          <w:r w:rsidRPr="00664C71" w:rsidDel="004328D8">
            <w:rPr>
              <w:rPrChange w:id="1688" w:author="Ben Fels" w:date="2024-12-21T18:08:00Z" w16du:dateUtc="2024-12-21T17:08:00Z">
                <w:rPr>
                  <w:lang w:val="en-US"/>
                </w:rPr>
              </w:rPrChange>
            </w:rPr>
            <w:delText>Claim stance classification</w:delText>
          </w:r>
          <w:r w:rsidR="00991C10" w:rsidRPr="00664C71" w:rsidDel="004328D8">
            <w:rPr>
              <w:rPrChange w:id="1689" w:author="Ben Fels" w:date="2024-12-21T18:08:00Z" w16du:dateUtc="2024-12-21T17:08:00Z">
                <w:rPr>
                  <w:lang w:val="en-US"/>
                </w:rPr>
              </w:rPrChange>
            </w:rPr>
            <w:delText xml:space="preserve"> </w:delText>
          </w:r>
          <w:r w:rsidR="00CF2774" w:rsidRPr="00664C71" w:rsidDel="004328D8">
            <w:rPr>
              <w:rPrChange w:id="1690"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691" w:author="Ben Fels" w:date="2024-12-21T12:02:00Z" w16du:dateUtc="2024-12-21T11:02:00Z"/>
          <w:moveFrom w:id="1692" w:author="Ben Fels" w:date="2024-12-21T12:01:00Z" w16du:dateUtc="2024-12-21T11:01:00Z"/>
          <w:rPrChange w:id="1693" w:author="Ben Fels" w:date="2024-12-21T18:08:00Z" w16du:dateUtc="2024-12-21T17:08:00Z">
            <w:rPr>
              <w:del w:id="1694" w:author="Ben Fels" w:date="2024-12-21T12:02:00Z" w16du:dateUtc="2024-12-21T11:02:00Z"/>
              <w:moveFrom w:id="1695" w:author="Ben Fels" w:date="2024-12-21T12:01:00Z" w16du:dateUtc="2024-12-21T11:01:00Z"/>
              <w:lang w:val="en-US"/>
            </w:rPr>
          </w:rPrChange>
        </w:rPr>
      </w:pPr>
      <w:moveFrom w:id="1696" w:author="Ben Fels" w:date="2024-12-21T12:01:00Z" w16du:dateUtc="2024-12-21T11:01:00Z">
        <w:del w:id="1697" w:author="Ben Fels" w:date="2024-12-21T12:02:00Z" w16du:dateUtc="2024-12-21T11:02:00Z">
          <w:r w:rsidRPr="00664C71" w:rsidDel="004328D8">
            <w:rPr>
              <w:rPrChange w:id="1698" w:author="Ben Fels" w:date="2024-12-21T18:08:00Z" w16du:dateUtc="2024-12-21T17:08:00Z">
                <w:rPr>
                  <w:lang w:val="en-US"/>
                </w:rPr>
              </w:rPrChange>
            </w:rPr>
            <w:delText xml:space="preserve">Context dependent evidence detection </w:delText>
          </w:r>
          <w:r w:rsidR="008267FA" w:rsidRPr="00664C71" w:rsidDel="004328D8">
            <w:rPr>
              <w:rPrChange w:id="1699" w:author="Ben Fels" w:date="2024-12-21T18:08:00Z" w16du:dateUtc="2024-12-21T17:08:00Z">
                <w:rPr>
                  <w:lang w:val="en-US"/>
                </w:rPr>
              </w:rPrChange>
            </w:rPr>
            <w:delText>–</w:delText>
          </w:r>
          <w:r w:rsidR="00991C10" w:rsidRPr="00664C71" w:rsidDel="004328D8">
            <w:rPr>
              <w:rPrChange w:id="1700" w:author="Ben Fels" w:date="2024-12-21T18:08:00Z" w16du:dateUtc="2024-12-21T17:08:00Z">
                <w:rPr>
                  <w:lang w:val="en-US"/>
                </w:rPr>
              </w:rPrChange>
            </w:rPr>
            <w:delText xml:space="preserve"> </w:delText>
          </w:r>
          <w:r w:rsidRPr="00664C71" w:rsidDel="004328D8">
            <w:rPr>
              <w:rPrChange w:id="1701" w:author="Ben Fels" w:date="2024-12-21T18:08:00Z" w16du:dateUtc="2024-12-21T17:08:00Z">
                <w:rPr>
                  <w:lang w:val="en-US"/>
                </w:rPr>
              </w:rPrChange>
            </w:rPr>
            <w:delText>CDED</w:delText>
          </w:r>
          <w:bookmarkStart w:id="1702" w:name="_Hlk179549401"/>
        </w:del>
      </w:moveFrom>
    </w:p>
    <w:bookmarkEnd w:id="1702"/>
    <w:p w14:paraId="7652B07B" w14:textId="758CF4CB" w:rsidR="00240221" w:rsidDel="004328D8" w:rsidRDefault="00E66081" w:rsidP="00CF7AE6">
      <w:pPr>
        <w:rPr>
          <w:del w:id="1703" w:author="Ben Fels" w:date="2024-12-21T12:02:00Z" w16du:dateUtc="2024-12-21T11:02:00Z"/>
          <w:moveFrom w:id="1704" w:author="Ben Fels" w:date="2024-12-21T12:01:00Z" w16du:dateUtc="2024-12-21T11:01:00Z"/>
        </w:rPr>
      </w:pPr>
      <w:moveFrom w:id="1705" w:author="Ben Fels" w:date="2024-12-21T12:01:00Z" w16du:dateUtc="2024-12-21T11:01:00Z">
        <w:del w:id="1706"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07" w:author="Ben Fels" w:date="2024-12-21T12:02:00Z" w16du:dateUtc="2024-12-21T11:02:00Z"/>
          <w:moveFrom w:id="1708" w:author="Ben Fels" w:date="2024-12-21T12:01:00Z" w16du:dateUtc="2024-12-21T11:01:00Z"/>
        </w:rPr>
      </w:pPr>
      <w:moveFrom w:id="1709" w:author="Ben Fels" w:date="2024-12-21T12:01:00Z" w16du:dateUtc="2024-12-21T11:01:00Z">
        <w:del w:id="1710"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11" w:author="Ben Fels" w:date="2024-12-21T12:02:00Z" w16du:dateUtc="2024-12-21T11:02:00Z"/>
          <w:moveFrom w:id="1712" w:author="Ben Fels" w:date="2024-12-21T12:01:00Z" w16du:dateUtc="2024-12-21T11:01:00Z"/>
        </w:rPr>
      </w:pPr>
      <w:moveFrom w:id="1713" w:author="Ben Fels" w:date="2024-12-21T12:01:00Z" w16du:dateUtc="2024-12-21T11:01:00Z">
        <w:del w:id="1714"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15" w:author="Ben Fels" w:date="2024-12-21T12:02:00Z" w16du:dateUtc="2024-12-21T11:02:00Z"/>
          <w:moveFrom w:id="1716" w:author="Ben Fels" w:date="2024-12-21T12:01:00Z" w16du:dateUtc="2024-12-21T11:01:00Z"/>
        </w:rPr>
      </w:pPr>
    </w:p>
    <w:p w14:paraId="52D9590B" w14:textId="6B49F99D" w:rsidR="00F310BC" w:rsidDel="004328D8" w:rsidRDefault="00D16D3F" w:rsidP="00CF7AE6">
      <w:pPr>
        <w:rPr>
          <w:del w:id="1717" w:author="Ben Fels" w:date="2024-12-21T12:02:00Z" w16du:dateUtc="2024-12-21T11:02:00Z"/>
          <w:moveFrom w:id="1718" w:author="Ben Fels" w:date="2024-12-21T12:01:00Z" w16du:dateUtc="2024-12-21T11:01:00Z"/>
        </w:rPr>
      </w:pPr>
      <w:moveFrom w:id="1719" w:author="Ben Fels" w:date="2024-12-21T12:01:00Z" w16du:dateUtc="2024-12-21T11:01:00Z">
        <w:del w:id="1720"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21" w:author="Ben Fels" w:date="2024-12-21T12:02:00Z" w16du:dateUtc="2024-12-21T11:02:00Z"/>
          <w:moveFrom w:id="1722" w:author="Ben Fels" w:date="2024-12-21T12:01:00Z" w16du:dateUtc="2024-12-21T11:01:00Z"/>
        </w:rPr>
      </w:pPr>
      <w:moveFrom w:id="1723" w:author="Ben Fels" w:date="2024-12-21T12:01:00Z" w16du:dateUtc="2024-12-21T11:01:00Z">
        <w:del w:id="1724"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725" w:author="Ben Fels" w:date="2024-12-21T12:02:00Z" w16du:dateUtc="2024-12-21T11:02:00Z"/>
          <w:moveFrom w:id="1726" w:author="Ben Fels" w:date="2024-12-21T12:01:00Z" w16du:dateUtc="2024-12-21T11:01:00Z"/>
        </w:rPr>
      </w:pPr>
      <w:moveFrom w:id="1727" w:author="Ben Fels" w:date="2024-12-21T12:01:00Z" w16du:dateUtc="2024-12-21T11:01:00Z">
        <w:del w:id="1728"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729" w:author="Ben Fels" w:date="2024-12-21T12:02:00Z" w16du:dateUtc="2024-12-21T11:02:00Z"/>
          <w:moveFrom w:id="1730" w:author="Ben Fels" w:date="2024-12-21T12:01:00Z" w16du:dateUtc="2024-12-21T11:01:00Z"/>
        </w:rPr>
      </w:pPr>
      <w:moveFrom w:id="1731" w:author="Ben Fels" w:date="2024-12-21T12:01:00Z" w16du:dateUtc="2024-12-21T11:01:00Z">
        <w:del w:id="1732"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733" w:author="Ben Fels" w:date="2024-12-21T12:02:00Z" w16du:dateUtc="2024-12-21T11:02:00Z"/>
          <w:moveFrom w:id="1734" w:author="Ben Fels" w:date="2024-12-21T12:01:00Z" w16du:dateUtc="2024-12-21T11:01:00Z"/>
        </w:rPr>
      </w:pPr>
      <w:moveFrom w:id="1735" w:author="Ben Fels" w:date="2024-12-21T12:01:00Z" w16du:dateUtc="2024-12-21T11:01:00Z">
        <w:del w:id="1736"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737" w:author="Ben Fels" w:date="2024-12-21T12:02:00Z" w16du:dateUtc="2024-12-21T11:02:00Z"/>
          <w:moveFrom w:id="1738" w:author="Ben Fels" w:date="2024-12-21T12:01:00Z" w16du:dateUtc="2024-12-21T11:01:00Z"/>
        </w:rPr>
      </w:pPr>
      <w:moveFrom w:id="1739" w:author="Ben Fels" w:date="2024-12-21T12:01:00Z" w16du:dateUtc="2024-12-21T11:01:00Z">
        <w:del w:id="1740"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741" w:author="Ben Fels" w:date="2024-12-21T12:02:00Z" w16du:dateUtc="2024-12-21T11:02:00Z"/>
          <w:moveFrom w:id="1742" w:author="Ben Fels" w:date="2024-12-21T12:01:00Z" w16du:dateUtc="2024-12-21T11:01:00Z"/>
        </w:rPr>
      </w:pPr>
      <w:moveFrom w:id="1743" w:author="Ben Fels" w:date="2024-12-21T12:01:00Z" w16du:dateUtc="2024-12-21T11:01:00Z">
        <w:del w:id="1744"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745" w:author="Ben Fels" w:date="2024-12-21T12:02:00Z" w16du:dateUtc="2024-12-21T11:02:00Z"/>
          <w:moveFrom w:id="1746" w:author="Ben Fels" w:date="2024-12-21T12:01:00Z" w16du:dateUtc="2024-12-21T11:01:00Z"/>
        </w:rPr>
      </w:pPr>
      <w:moveFrom w:id="1747" w:author="Ben Fels" w:date="2024-12-21T12:01:00Z" w16du:dateUtc="2024-12-21T11:01:00Z">
        <w:del w:id="1748"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749" w:author="Ben Fels" w:date="2024-12-21T12:02:00Z" w16du:dateUtc="2024-12-21T11:02:00Z"/>
          <w:moveFrom w:id="1750" w:author="Ben Fels" w:date="2024-12-21T12:01:00Z" w16du:dateUtc="2024-12-21T11:01:00Z"/>
        </w:rPr>
      </w:pPr>
    </w:p>
    <w:p w14:paraId="60F6C9AE" w14:textId="78467F77" w:rsidR="004806B5" w:rsidDel="004328D8" w:rsidRDefault="004040DC" w:rsidP="004806B5">
      <w:pPr>
        <w:rPr>
          <w:del w:id="1751" w:author="Ben Fels" w:date="2024-12-21T12:02:00Z" w16du:dateUtc="2024-12-21T11:02:00Z"/>
          <w:moveFrom w:id="1752" w:author="Ben Fels" w:date="2024-12-21T12:01:00Z" w16du:dateUtc="2024-12-21T11:01:00Z"/>
          <w:i/>
        </w:rPr>
      </w:pPr>
      <w:moveFrom w:id="1753" w:author="Ben Fels" w:date="2024-12-21T12:01:00Z" w16du:dateUtc="2024-12-21T11:01:00Z">
        <w:del w:id="1754"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755" w:author="Ben Fels" w:date="2024-12-21T12:02:00Z" w16du:dateUtc="2024-12-21T11:02:00Z"/>
          <w:moveFrom w:id="1756" w:author="Ben Fels" w:date="2024-12-21T12:01:00Z" w16du:dateUtc="2024-12-21T11:01:00Z"/>
          <w:i/>
          <w:sz w:val="22"/>
          <w:szCs w:val="20"/>
        </w:rPr>
      </w:pPr>
      <w:moveFrom w:id="1757" w:author="Ben Fels" w:date="2024-12-21T12:01:00Z" w16du:dateUtc="2024-12-21T11:01:00Z">
        <w:del w:id="1758"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759" w:author="Ben Fels" w:date="2024-12-21T12:02:00Z" w16du:dateUtc="2024-12-21T11:02:00Z"/>
          <w:moveFrom w:id="1760" w:author="Ben Fels" w:date="2024-12-21T12:01:00Z" w16du:dateUtc="2024-12-21T11:01:00Z"/>
          <w:sz w:val="22"/>
          <w:szCs w:val="20"/>
          <w:highlight w:val="magenta"/>
        </w:rPr>
      </w:pPr>
      <w:moveFrom w:id="1761" w:author="Ben Fels" w:date="2024-12-21T12:01:00Z" w16du:dateUtc="2024-12-21T11:01:00Z">
        <w:del w:id="1762"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763" w:author="Ben Fels" w:date="2024-12-21T12:02:00Z" w16du:dateUtc="2024-12-21T11:02:00Z"/>
          <w:moveFrom w:id="1764" w:author="Ben Fels" w:date="2024-12-21T12:01:00Z" w16du:dateUtc="2024-12-21T11:01:00Z"/>
          <w:sz w:val="22"/>
          <w:szCs w:val="20"/>
        </w:rPr>
      </w:pPr>
      <w:moveFrom w:id="1765" w:author="Ben Fels" w:date="2024-12-21T12:01:00Z" w16du:dateUtc="2024-12-21T11:01:00Z">
        <w:del w:id="1766"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767" w:author="Ben Fels" w:date="2024-12-21T12:02:00Z" w16du:dateUtc="2024-12-21T11:02:00Z"/>
          <w:moveFrom w:id="1768" w:author="Ben Fels" w:date="2024-12-21T12:01:00Z" w16du:dateUtc="2024-12-21T11:01:00Z"/>
          <w:sz w:val="22"/>
          <w:szCs w:val="20"/>
        </w:rPr>
      </w:pPr>
      <w:moveFrom w:id="1769" w:author="Ben Fels" w:date="2024-12-21T12:01:00Z" w16du:dateUtc="2024-12-21T11:01:00Z">
        <w:del w:id="1770"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771" w:author="Ben Fels" w:date="2024-12-21T12:02:00Z" w16du:dateUtc="2024-12-21T11:02:00Z"/>
          <w:moveFrom w:id="1772" w:author="Ben Fels" w:date="2024-12-21T12:01:00Z" w16du:dateUtc="2024-12-21T11:01:00Z"/>
          <w:sz w:val="22"/>
          <w:szCs w:val="20"/>
        </w:rPr>
      </w:pPr>
    </w:p>
    <w:p w14:paraId="1FE1A3ED" w14:textId="3450A51A" w:rsidR="004806B5" w:rsidRPr="0098098B" w:rsidDel="004328D8" w:rsidRDefault="004806B5" w:rsidP="004806B5">
      <w:pPr>
        <w:rPr>
          <w:del w:id="1773" w:author="Ben Fels" w:date="2024-12-21T12:02:00Z" w16du:dateUtc="2024-12-21T11:02:00Z"/>
          <w:moveFrom w:id="1774" w:author="Ben Fels" w:date="2024-12-21T12:01:00Z" w16du:dateUtc="2024-12-21T11:01:00Z"/>
        </w:rPr>
      </w:pPr>
    </w:p>
    <w:p w14:paraId="16C28B75" w14:textId="2743E10C" w:rsidR="00DF6B25" w:rsidDel="004328D8" w:rsidRDefault="000A4B0E" w:rsidP="00CF7AE6">
      <w:pPr>
        <w:rPr>
          <w:del w:id="1775" w:author="Ben Fels" w:date="2024-12-21T12:02:00Z" w16du:dateUtc="2024-12-21T11:02:00Z"/>
          <w:moveFrom w:id="1776" w:author="Ben Fels" w:date="2024-12-21T12:01:00Z" w16du:dateUtc="2024-12-21T11:01:00Z"/>
        </w:rPr>
      </w:pPr>
      <w:moveFrom w:id="1777" w:author="Ben Fels" w:date="2024-12-21T12:01:00Z" w16du:dateUtc="2024-12-21T11:01:00Z">
        <w:del w:id="1778"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779" w:author="Ben Fels" w:date="2024-12-21T12:02:00Z" w16du:dateUtc="2024-12-21T11:02:00Z"/>
          <w:moveFrom w:id="1780" w:author="Ben Fels" w:date="2024-12-21T12:01:00Z" w16du:dateUtc="2024-12-21T11:01:00Z"/>
        </w:rPr>
      </w:pPr>
      <w:moveFrom w:id="1781" w:author="Ben Fels" w:date="2024-12-21T12:01:00Z" w16du:dateUtc="2024-12-21T11:01:00Z">
        <w:del w:id="1782"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783" w:author="Ben Fels" w:date="2024-12-21T12:02:00Z" w16du:dateUtc="2024-12-21T11:02:00Z"/>
          <w:moveFrom w:id="1784" w:author="Ben Fels" w:date="2024-12-21T12:01:00Z" w16du:dateUtc="2024-12-21T11:01:00Z"/>
        </w:rPr>
      </w:pPr>
      <w:moveFrom w:id="1785" w:author="Ben Fels" w:date="2024-12-21T12:01:00Z" w16du:dateUtc="2024-12-21T11:01:00Z">
        <w:del w:id="1786"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787" w:author="Ben Fels" w:date="2024-12-21T12:02:00Z" w16du:dateUtc="2024-12-21T11:02:00Z"/>
          <w:moveFrom w:id="1788" w:author="Ben Fels" w:date="2024-12-21T12:01:00Z" w16du:dateUtc="2024-12-21T11:01:00Z"/>
        </w:rPr>
      </w:pPr>
      <w:moveFrom w:id="1789" w:author="Ben Fels" w:date="2024-12-21T12:01:00Z" w16du:dateUtc="2024-12-21T11:01:00Z">
        <w:del w:id="1790"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791" w:author="Ben Fels" w:date="2024-12-21T12:02:00Z" w16du:dateUtc="2024-12-21T11:02:00Z"/>
          <w:moveFrom w:id="1792" w:author="Ben Fels" w:date="2024-12-21T12:01:00Z" w16du:dateUtc="2024-12-21T11:01:00Z"/>
        </w:rPr>
      </w:pPr>
      <w:moveFrom w:id="1793" w:author="Ben Fels" w:date="2024-12-21T12:01:00Z" w16du:dateUtc="2024-12-21T11:01:00Z">
        <w:del w:id="1794"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795" w:author="Ben Fels" w:date="2024-12-21T12:02:00Z" w16du:dateUtc="2024-12-21T11:02:00Z"/>
          <w:moveFrom w:id="1796" w:author="Ben Fels" w:date="2024-12-21T12:01:00Z" w16du:dateUtc="2024-12-21T11:01:00Z"/>
          <w:i/>
          <w:u w:val="single"/>
        </w:rPr>
      </w:pPr>
      <w:moveFrom w:id="1797" w:author="Ben Fels" w:date="2024-12-21T12:01:00Z" w16du:dateUtc="2024-12-21T11:01:00Z">
        <w:del w:id="1798"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799" w:author="Ben Fels" w:date="2024-12-21T12:02:00Z" w16du:dateUtc="2024-12-21T11:02:00Z"/>
          <w:moveFrom w:id="1800" w:author="Ben Fels" w:date="2024-12-21T12:01:00Z" w16du:dateUtc="2024-12-21T11:01:00Z"/>
        </w:rPr>
      </w:pPr>
      <w:moveFrom w:id="1801" w:author="Ben Fels" w:date="2024-12-21T12:01:00Z" w16du:dateUtc="2024-12-21T11:01:00Z">
        <w:del w:id="1802"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03" w:author="Ben Fels" w:date="2024-12-21T12:02:00Z" w16du:dateUtc="2024-12-21T11:02:00Z"/>
          <w:moveFrom w:id="1804" w:author="Ben Fels" w:date="2024-12-21T12:01:00Z" w16du:dateUtc="2024-12-21T11:01:00Z"/>
        </w:rPr>
      </w:pPr>
      <w:moveFrom w:id="1805" w:author="Ben Fels" w:date="2024-12-21T12:01:00Z" w16du:dateUtc="2024-12-21T11:01:00Z">
        <w:del w:id="1806"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07" w:author="Ben Fels" w:date="2024-12-21T12:02:00Z" w16du:dateUtc="2024-12-21T11:02:00Z"/>
          <w:moveFrom w:id="1808" w:author="Ben Fels" w:date="2024-12-21T12:01:00Z" w16du:dateUtc="2024-12-21T11:01:00Z"/>
        </w:rPr>
      </w:pPr>
      <w:moveFrom w:id="1809" w:author="Ben Fels" w:date="2024-12-21T12:01:00Z" w16du:dateUtc="2024-12-21T11:01:00Z">
        <w:del w:id="1810"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11" w:author="Ben Fels" w:date="2024-12-21T12:02:00Z" w16du:dateUtc="2024-12-21T11:02:00Z"/>
          <w:moveFrom w:id="1812" w:author="Ben Fels" w:date="2024-12-21T12:01:00Z" w16du:dateUtc="2024-12-21T11:01:00Z"/>
        </w:rPr>
      </w:pPr>
      <w:moveFrom w:id="1813" w:author="Ben Fels" w:date="2024-12-21T12:01:00Z" w16du:dateUtc="2024-12-21T11:01:00Z">
        <w:del w:id="1814"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15" w:author="Ben Fels" w:date="2024-12-21T12:02:00Z" w16du:dateUtc="2024-12-21T11:02:00Z"/>
          <w:moveFrom w:id="1816" w:author="Ben Fels" w:date="2024-12-21T12:01:00Z" w16du:dateUtc="2024-12-21T11:01:00Z"/>
        </w:rPr>
      </w:pPr>
      <w:moveFrom w:id="1817" w:author="Ben Fels" w:date="2024-12-21T12:01:00Z" w16du:dateUtc="2024-12-21T11:01:00Z">
        <w:del w:id="1818"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04"/>
    <w:p w14:paraId="7D6DB4AD" w14:textId="00A030F7" w:rsidR="00E02FED" w:rsidRPr="0088488E" w:rsidDel="004328D8" w:rsidRDefault="00E02FED" w:rsidP="009A54C3">
      <w:pPr>
        <w:pStyle w:val="berschrift2"/>
        <w:rPr>
          <w:del w:id="1819" w:author="Ben Fels" w:date="2024-12-21T12:02:00Z" w16du:dateUtc="2024-12-21T11:02:00Z"/>
        </w:rPr>
      </w:pPr>
      <w:del w:id="1820"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21" w:author="Ben Fels" w:date="2024-12-21T12:02:00Z" w16du:dateUtc="2024-12-21T11:02:00Z"/>
        </w:rPr>
      </w:pPr>
      <w:del w:id="1822"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23" w:author="Ben Fels" w:date="2024-12-21T12:02:00Z" w16du:dateUtc="2024-12-21T11:02:00Z"/>
        </w:rPr>
      </w:pPr>
      <w:del w:id="1824"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825" w:author="Ben Fels" w:date="2024-12-21T12:02:00Z" w16du:dateUtc="2024-12-21T11:02:00Z"/>
          <w:highlight w:val="cyan"/>
          <w:rPrChange w:id="1826" w:author="Ben Fels" w:date="2024-12-21T18:08:00Z" w16du:dateUtc="2024-12-21T17:08:00Z">
            <w:rPr>
              <w:del w:id="1827" w:author="Ben Fels" w:date="2024-12-21T12:02:00Z" w16du:dateUtc="2024-12-21T11:02:00Z"/>
              <w:highlight w:val="cyan"/>
              <w:lang w:val="en-US"/>
            </w:rPr>
          </w:rPrChange>
        </w:rPr>
      </w:pPr>
      <w:del w:id="1828" w:author="Ben Fels" w:date="2024-12-21T12:02:00Z" w16du:dateUtc="2024-12-21T11:02:00Z">
        <w:r w:rsidRPr="00664C71" w:rsidDel="004328D8">
          <w:rPr>
            <w:highlight w:val="cyan"/>
            <w:rPrChange w:id="1829"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830" w:author="Ben Fels" w:date="2024-12-21T12:02:00Z" w16du:dateUtc="2024-12-21T11:02:00Z"/>
          <w:highlight w:val="cyan"/>
          <w:rPrChange w:id="1831" w:author="Ben Fels" w:date="2024-12-21T18:08:00Z" w16du:dateUtc="2024-12-21T17:08:00Z">
            <w:rPr>
              <w:del w:id="1832" w:author="Ben Fels" w:date="2024-12-21T12:02:00Z" w16du:dateUtc="2024-12-21T11:02:00Z"/>
              <w:highlight w:val="cyan"/>
              <w:lang w:val="en-US"/>
            </w:rPr>
          </w:rPrChange>
        </w:rPr>
      </w:pPr>
      <w:del w:id="1833" w:author="Ben Fels" w:date="2024-12-21T12:02:00Z" w16du:dateUtc="2024-12-21T11:02:00Z">
        <w:r w:rsidRPr="00664C71" w:rsidDel="004328D8">
          <w:rPr>
            <w:highlight w:val="cyan"/>
            <w:rPrChange w:id="1834"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835" w:author="Ben Fels" w:date="2024-12-21T12:02:00Z" w16du:dateUtc="2024-12-21T11:02:00Z"/>
          <w:rPrChange w:id="1836" w:author="Ben Fels" w:date="2024-12-21T18:08:00Z" w16du:dateUtc="2024-12-21T17:08:00Z">
            <w:rPr>
              <w:del w:id="1837" w:author="Ben Fels" w:date="2024-12-21T12:02:00Z" w16du:dateUtc="2024-12-21T11:02:00Z"/>
              <w:lang w:val="en-US"/>
            </w:rPr>
          </w:rPrChange>
        </w:rPr>
      </w:pPr>
    </w:p>
    <w:p w14:paraId="6E72EDCF" w14:textId="6A26F087" w:rsidR="004B4E35" w:rsidDel="007A763E" w:rsidRDefault="004B4E35" w:rsidP="009A54C3">
      <w:pPr>
        <w:pStyle w:val="berschrift2"/>
        <w:rPr>
          <w:del w:id="1838" w:author="Ben Fels" w:date="2024-12-16T22:06:00Z" w16du:dateUtc="2024-12-16T21:06:00Z"/>
        </w:rPr>
      </w:pPr>
      <w:del w:id="1839" w:author="Ben Fels" w:date="2024-12-16T22:06:00Z" w16du:dateUtc="2024-12-16T21:06:00Z">
        <w:r w:rsidRPr="00D93EB3" w:rsidDel="007A763E">
          <w:delText>Datensatz</w:delText>
        </w:r>
      </w:del>
    </w:p>
    <w:p w14:paraId="6E930610" w14:textId="24C22B13" w:rsidR="00FD1E0F" w:rsidDel="007A763E" w:rsidRDefault="00AC654E" w:rsidP="00CF7AE6">
      <w:pPr>
        <w:rPr>
          <w:del w:id="1840" w:author="Ben Fels" w:date="2024-12-16T22:06:00Z" w16du:dateUtc="2024-12-16T21:06:00Z"/>
        </w:rPr>
      </w:pPr>
      <w:del w:id="1841"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842" w:author="Ben Fels" w:date="2024-12-16T22:06:00Z" w16du:dateUtc="2024-12-16T21:06:00Z"/>
          <w:i/>
        </w:rPr>
      </w:pPr>
      <w:del w:id="1843"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844"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845"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846"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847"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848"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849" w:author="Ben Fels" w:date="2024-12-21T18:08:00Z" w16du:dateUtc="2024-12-21T17:08:00Z">
              <w:rPr>
                <w:lang w:val="en-US"/>
              </w:rPr>
            </w:rPrChange>
          </w:rPr>
          <w:delText xml:space="preserve"> </w:delText>
        </w:r>
        <w:r w:rsidR="00804DEE" w:rsidRPr="00664C71" w:rsidDel="007A763E">
          <w:rPr>
            <w:rPrChange w:id="1850"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851" w:author="Ben Fels" w:date="2024-12-16T22:06:00Z" w16du:dateUtc="2024-12-16T21:06:00Z"/>
        </w:rPr>
      </w:pPr>
      <w:del w:id="1852"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853" w:author="Ben Fels" w:date="2024-12-16T22:06:00Z" w16du:dateUtc="2024-12-16T21:06:00Z"/>
        </w:rPr>
      </w:pPr>
      <w:del w:id="1854"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855" w:author="Ben Fels" w:date="2024-12-16T22:06:00Z" w16du:dateUtc="2024-12-16T21:06:00Z"/>
          <w:i/>
        </w:rPr>
      </w:pPr>
      <w:del w:id="1856"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857" w:author="Ben Fels" w:date="2024-12-16T22:06:00Z" w16du:dateUtc="2024-12-16T21:06:00Z"/>
        </w:rPr>
      </w:pPr>
      <w:del w:id="1858"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859" w:author="Ben Fels" w:date="2024-12-16T22:06:00Z" w16du:dateUtc="2024-12-16T21:06:00Z"/>
        </w:rPr>
      </w:pPr>
      <w:del w:id="1860"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861" w:author="Ben Fels" w:date="2024-12-16T22:06:00Z" w16du:dateUtc="2024-12-16T21:06:00Z"/>
          <w:i/>
        </w:rPr>
      </w:pPr>
      <w:del w:id="1862"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863" w:author="Ben Fels" w:date="2024-12-16T22:06:00Z" w16du:dateUtc="2024-12-16T21:06:00Z"/>
        </w:rPr>
      </w:pPr>
      <w:del w:id="1864"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865" w:author="Ben Fels" w:date="2024-12-16T22:06:00Z" w16du:dateUtc="2024-12-16T21:06:00Z"/>
        </w:rPr>
      </w:pPr>
      <w:del w:id="1866"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867" w:author="Ben Fels" w:date="2024-12-16T22:06:00Z" w16du:dateUtc="2024-12-16T21:06:00Z"/>
          <w:rPrChange w:id="1868" w:author="Ben Fels" w:date="2024-12-21T18:08:00Z" w16du:dateUtc="2024-12-21T17:08:00Z">
            <w:rPr>
              <w:del w:id="1869" w:author="Ben Fels" w:date="2024-12-16T22:06:00Z" w16du:dateUtc="2024-12-16T21:06:00Z"/>
              <w:lang w:val="en-US"/>
            </w:rPr>
          </w:rPrChange>
        </w:rPr>
      </w:pPr>
      <w:del w:id="1870"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871"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872" w:author="Ben Fels" w:date="2024-12-16T22:05:00Z" w16du:dateUtc="2024-12-16T21:05:00Z"/>
          <w:rPrChange w:id="1873" w:author="Ben Fels" w:date="2024-12-21T18:08:00Z" w16du:dateUtc="2024-12-21T17:08:00Z">
            <w:rPr>
              <w:del w:id="1874" w:author="Ben Fels" w:date="2024-12-16T22:05:00Z" w16du:dateUtc="2024-12-16T21:05:00Z"/>
              <w:lang w:val="en-US"/>
            </w:rPr>
          </w:rPrChange>
        </w:rPr>
      </w:pPr>
      <w:del w:id="1875" w:author="Ben Fels" w:date="2024-12-16T22:05:00Z" w16du:dateUtc="2024-12-16T21:05:00Z">
        <w:r w:rsidRPr="00664C71" w:rsidDel="00651FF7">
          <w:rPr>
            <w:rPrChange w:id="1876" w:author="Ben Fels" w:date="2024-12-21T18:08:00Z" w16du:dateUtc="2024-12-21T17:08:00Z">
              <w:rPr>
                <w:lang w:val="en-US"/>
              </w:rPr>
            </w:rPrChange>
          </w:rPr>
          <w:delText xml:space="preserve">1: </w:delText>
        </w:r>
        <w:r w:rsidR="00210B38" w:rsidRPr="00664C71" w:rsidDel="00651FF7">
          <w:rPr>
            <w:rPrChange w:id="1877"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878" w:author="Ben Fels" w:date="2024-12-16T22:05:00Z" w16du:dateUtc="2024-12-16T21:05:00Z"/>
          <w:rPrChange w:id="1879" w:author="Ben Fels" w:date="2024-12-21T18:08:00Z" w16du:dateUtc="2024-12-21T17:08:00Z">
            <w:rPr>
              <w:del w:id="1880" w:author="Ben Fels" w:date="2024-12-16T22:05:00Z" w16du:dateUtc="2024-12-16T21:05:00Z"/>
              <w:lang w:val="en-US"/>
            </w:rPr>
          </w:rPrChange>
        </w:rPr>
      </w:pPr>
      <w:del w:id="1881" w:author="Ben Fels" w:date="2024-12-16T22:05:00Z" w16du:dateUtc="2024-12-16T21:05:00Z">
        <w:r w:rsidRPr="00664C71" w:rsidDel="00651FF7">
          <w:rPr>
            <w:rPrChange w:id="1882"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883" w:author="Ben Fels" w:date="2024-12-16T22:05:00Z" w16du:dateUtc="2024-12-16T21:05:00Z"/>
          <w:rPrChange w:id="1884" w:author="Ben Fels" w:date="2024-12-21T18:08:00Z" w16du:dateUtc="2024-12-21T17:08:00Z">
            <w:rPr>
              <w:del w:id="1885" w:author="Ben Fels" w:date="2024-12-16T22:05:00Z" w16du:dateUtc="2024-12-16T21:05:00Z"/>
              <w:lang w:val="en-US"/>
            </w:rPr>
          </w:rPrChange>
        </w:rPr>
      </w:pPr>
      <w:del w:id="1886" w:author="Ben Fels" w:date="2024-12-16T22:05:00Z" w16du:dateUtc="2024-12-16T21:05:00Z">
        <w:r w:rsidRPr="00664C71" w:rsidDel="00651FF7">
          <w:rPr>
            <w:rPrChange w:id="1887" w:author="Ben Fels" w:date="2024-12-21T18:08:00Z" w16du:dateUtc="2024-12-21T17:08:00Z">
              <w:rPr>
                <w:lang w:val="en-US"/>
              </w:rPr>
            </w:rPrChange>
          </w:rPr>
          <w:delText>annotation of claims, premises, support and attack relation</w:delText>
        </w:r>
        <w:r w:rsidR="00010C75" w:rsidRPr="00664C71" w:rsidDel="00651FF7">
          <w:rPr>
            <w:rPrChange w:id="1888" w:author="Ben Fels" w:date="2024-12-21T18:08:00Z" w16du:dateUtc="2024-12-21T17:08:00Z">
              <w:rPr>
                <w:lang w:val="en-US"/>
              </w:rPr>
            </w:rPrChange>
          </w:rPr>
          <w:delText xml:space="preserve"> (argument components and argumentative relations)</w:delText>
        </w:r>
        <w:r w:rsidRPr="00664C71" w:rsidDel="00651FF7">
          <w:rPr>
            <w:rPrChange w:id="1889"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890"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891"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892"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893"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894"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895" w:author="Ben Fels" w:date="2024-12-16T22:05:00Z" w16du:dateUtc="2024-12-16T21:05:00Z"/>
          <w:rPrChange w:id="1896" w:author="Ben Fels" w:date="2024-12-21T18:08:00Z" w16du:dateUtc="2024-12-21T17:08:00Z">
            <w:rPr>
              <w:del w:id="1897" w:author="Ben Fels" w:date="2024-12-16T22:05:00Z" w16du:dateUtc="2024-12-16T21:05:00Z"/>
              <w:lang w:val="en-US"/>
            </w:rPr>
          </w:rPrChange>
        </w:rPr>
      </w:pPr>
      <w:del w:id="1898" w:author="Ben Fels" w:date="2024-12-16T22:05:00Z" w16du:dateUtc="2024-12-16T21:05:00Z">
        <w:r w:rsidRPr="00664C71" w:rsidDel="00651FF7">
          <w:rPr>
            <w:rPrChange w:id="1899" w:author="Ben Fels" w:date="2024-12-21T18:08:00Z" w16du:dateUtc="2024-12-21T17:08:00Z">
              <w:rPr>
                <w:lang w:val="en-US"/>
              </w:rPr>
            </w:rPrChange>
          </w:rPr>
          <w:delText>3 annotators, 90 persuasive essays</w:delText>
        </w:r>
        <w:r w:rsidR="006011D7" w:rsidRPr="00664C71" w:rsidDel="00651FF7">
          <w:rPr>
            <w:rPrChange w:id="1900"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01"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02"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03" w:author="Ben Fels" w:date="2024-12-16T22:05:00Z" w16du:dateUtc="2024-12-16T21:05:00Z"/>
        </w:rPr>
      </w:pPr>
      <w:del w:id="1904"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05" w:author="Ben Fels" w:date="2024-12-16T22:05:00Z" w16du:dateUtc="2024-12-16T21:05:00Z"/>
        </w:rPr>
      </w:pPr>
      <w:del w:id="1906"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07" w:author="Ben Fels" w:date="2024-12-16T22:05:00Z" w16du:dateUtc="2024-12-16T21:05:00Z"/>
          <w:highlight w:val="magenta"/>
        </w:rPr>
      </w:pPr>
      <w:del w:id="1908"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09" w:author="Ben Fels" w:date="2024-12-16T22:06:00Z" w16du:dateUtc="2024-12-16T21:06:00Z"/>
          <w:highlight w:val="magenta"/>
        </w:rPr>
      </w:pPr>
      <w:del w:id="1910"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11" w:author="Ben Fels" w:date="2024-12-16T22:06:00Z" w16du:dateUtc="2024-12-16T21:06:00Z"/>
          <w:rPrChange w:id="1912" w:author="Ben Fels" w:date="2024-12-21T18:08:00Z" w16du:dateUtc="2024-12-21T17:08:00Z">
            <w:rPr>
              <w:del w:id="1913" w:author="Ben Fels" w:date="2024-12-16T22:06:00Z" w16du:dateUtc="2024-12-16T21:06:00Z"/>
              <w:lang w:val="en-US"/>
            </w:rPr>
          </w:rPrChange>
        </w:rPr>
      </w:pPr>
      <w:del w:id="1914" w:author="Ben Fels" w:date="2024-12-16T22:06:00Z" w16du:dateUtc="2024-12-16T21:06:00Z">
        <w:r w:rsidRPr="00664C71" w:rsidDel="007A763E">
          <w:rPr>
            <w:rPrChange w:id="1915" w:author="Ben Fels" w:date="2024-12-21T18:08:00Z" w16du:dateUtc="2024-12-21T17:08:00Z">
              <w:rPr>
                <w:lang w:val="en-US"/>
              </w:rPr>
            </w:rPrChange>
          </w:rPr>
          <w:delText xml:space="preserve">2: </w:delText>
        </w:r>
        <w:r w:rsidR="00EC4AFB" w:rsidRPr="00664C71" w:rsidDel="007A763E">
          <w:rPr>
            <w:rPrChange w:id="1916" w:author="Ben Fels" w:date="2024-12-21T18:08:00Z" w16du:dateUtc="2024-12-21T17:08:00Z">
              <w:rPr>
                <w:lang w:val="en-US"/>
              </w:rPr>
            </w:rPrChange>
          </w:rPr>
          <w:delText>Argument Annotated Essay</w:delText>
        </w:r>
        <w:r w:rsidR="00DE1063" w:rsidRPr="00664C71" w:rsidDel="007A763E">
          <w:rPr>
            <w:rPrChange w:id="1917" w:author="Ben Fels" w:date="2024-12-21T18:08:00Z" w16du:dateUtc="2024-12-21T17:08:00Z">
              <w:rPr>
                <w:lang w:val="en-US"/>
              </w:rPr>
            </w:rPrChange>
          </w:rPr>
          <w:delText xml:space="preserve"> Corpus</w:delText>
        </w:r>
        <w:r w:rsidR="00EC4AFB" w:rsidRPr="00664C71" w:rsidDel="007A763E">
          <w:rPr>
            <w:rPrChange w:id="1918" w:author="Ben Fels" w:date="2024-12-21T18:08:00Z" w16du:dateUtc="2024-12-21T17:08:00Z">
              <w:rPr>
                <w:lang w:val="en-US"/>
              </w:rPr>
            </w:rPrChange>
          </w:rPr>
          <w:delText xml:space="preserve"> (version 2)</w:delText>
        </w:r>
        <w:r w:rsidR="00DE1063" w:rsidRPr="00664C71" w:rsidDel="007A763E">
          <w:rPr>
            <w:rPrChange w:id="1919" w:author="Ben Fels" w:date="2024-12-21T18:08:00Z" w16du:dateUtc="2024-12-21T17:08:00Z">
              <w:rPr>
                <w:lang w:val="en-US"/>
              </w:rPr>
            </w:rPrChange>
          </w:rPr>
          <w:delText xml:space="preserve"> AAEC</w:delText>
        </w:r>
        <w:r w:rsidR="00EC4AFB" w:rsidRPr="00664C71" w:rsidDel="007A763E">
          <w:rPr>
            <w:rPrChange w:id="1920"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21"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22"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23" w:author="Ben Fels" w:date="2024-12-16T22:05:00Z" w16du:dateUtc="2024-12-16T21:05:00Z"/>
        </w:rPr>
      </w:pPr>
      <w:del w:id="1924"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925" w:author="Ben Fels" w:date="2024-12-16T22:06:00Z" w16du:dateUtc="2024-12-16T21:06:00Z"/>
        </w:rPr>
      </w:pPr>
      <w:del w:id="1926"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927" w:author="Ben Fels" w:date="2024-12-16T22:06:00Z" w16du:dateUtc="2024-12-16T21:06:00Z"/>
        </w:rPr>
      </w:pPr>
      <w:del w:id="1928"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929" w:author="Ben Fels" w:date="2024-12-16T22:06:00Z" w16du:dateUtc="2024-12-16T21:06:00Z"/>
          <w:rPrChange w:id="1930" w:author="Ben Fels" w:date="2024-12-21T18:08:00Z" w16du:dateUtc="2024-12-21T17:08:00Z">
            <w:rPr>
              <w:del w:id="1931" w:author="Ben Fels" w:date="2024-12-16T22:06:00Z" w16du:dateUtc="2024-12-16T21:06:00Z"/>
              <w:lang w:val="en-US"/>
            </w:rPr>
          </w:rPrChange>
        </w:rPr>
      </w:pPr>
      <w:del w:id="1932" w:author="Ben Fels" w:date="2024-12-16T22:06:00Z" w16du:dateUtc="2024-12-16T21:06:00Z">
        <w:r w:rsidRPr="00664C71" w:rsidDel="007A763E">
          <w:rPr>
            <w:rPrChange w:id="1933"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934" w:author="Ben Fels" w:date="2024-12-16T22:06:00Z" w16du:dateUtc="2024-12-16T21:06:00Z"/>
        </w:rPr>
      </w:pPr>
      <w:del w:id="1935"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936" w:author="Ben Fels" w:date="2024-12-16T22:06:00Z" w16du:dateUtc="2024-12-16T21:06:00Z"/>
          <w:rPrChange w:id="1937" w:author="Ben Fels" w:date="2024-12-21T18:08:00Z" w16du:dateUtc="2024-12-21T17:08:00Z">
            <w:rPr>
              <w:del w:id="1938" w:author="Ben Fels" w:date="2024-12-16T22:06:00Z" w16du:dateUtc="2024-12-16T21:06:00Z"/>
              <w:lang w:val="en-US"/>
            </w:rPr>
          </w:rPrChange>
        </w:rPr>
      </w:pPr>
      <w:del w:id="1939" w:author="Ben Fels" w:date="2024-12-16T22:06:00Z" w16du:dateUtc="2024-12-16T21:06:00Z">
        <w:r w:rsidRPr="00664C71" w:rsidDel="007A763E">
          <w:rPr>
            <w:rPrChange w:id="1940"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941" w:author="Ben Fels" w:date="2024-12-16T22:06:00Z" w16du:dateUtc="2024-12-16T21:06:00Z"/>
        </w:rPr>
      </w:pPr>
      <w:del w:id="1942"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943" w:author="Ben Fels" w:date="2024-12-16T22:06:00Z" w16du:dateUtc="2024-12-16T21:06:00Z"/>
        </w:rPr>
      </w:pPr>
      <w:del w:id="1944"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945" w:author="Ben Fels" w:date="2024-12-16T22:06:00Z" w16du:dateUtc="2024-12-16T21:06:00Z"/>
        </w:rPr>
      </w:pPr>
      <w:del w:id="1946"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947" w:author="Ben Fels" w:date="2024-12-16T22:06:00Z" w16du:dateUtc="2024-12-16T21:06:00Z"/>
          <w:rPrChange w:id="1948" w:author="Ben Fels" w:date="2024-12-21T18:08:00Z" w16du:dateUtc="2024-12-21T17:08:00Z">
            <w:rPr>
              <w:del w:id="1949" w:author="Ben Fels" w:date="2024-12-16T22:06:00Z" w16du:dateUtc="2024-12-16T21:06:00Z"/>
              <w:lang w:val="en-US"/>
            </w:rPr>
          </w:rPrChange>
        </w:rPr>
      </w:pPr>
      <w:del w:id="1950" w:author="Ben Fels" w:date="2024-12-16T22:06:00Z" w16du:dateUtc="2024-12-16T21:06:00Z">
        <w:r w:rsidRPr="00664C71" w:rsidDel="007A763E">
          <w:rPr>
            <w:rPrChange w:id="1951" w:author="Ben Fels" w:date="2024-12-21T18:08:00Z" w16du:dateUtc="2024-12-21T17:08:00Z">
              <w:rPr>
                <w:lang w:val="en-US"/>
              </w:rPr>
            </w:rPrChange>
          </w:rPr>
          <w:delText xml:space="preserve">  </w:delText>
        </w:r>
        <w:r w:rsidR="00E9195C" w:rsidRPr="00664C71" w:rsidDel="007A763E">
          <w:rPr>
            <w:rPrChange w:id="1952" w:author="Ben Fels" w:date="2024-12-21T18:08:00Z" w16du:dateUtc="2024-12-21T17:08:00Z">
              <w:rPr>
                <w:lang w:val="en-US"/>
              </w:rPr>
            </w:rPrChange>
          </w:rPr>
          <w:delText>Essays annotated by the expert annotator were used as training data (80%)</w:delText>
        </w:r>
        <w:r w:rsidR="00FA20B9" w:rsidRPr="00664C71" w:rsidDel="007A763E">
          <w:rPr>
            <w:rPrChange w:id="1953"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954" w:author="Ben Fels" w:date="2024-12-16T22:06:00Z" w16du:dateUtc="2024-12-16T21:06:00Z"/>
          <w:rPrChange w:id="1955" w:author="Ben Fels" w:date="2024-12-21T18:08:00Z" w16du:dateUtc="2024-12-21T17:08:00Z">
            <w:rPr>
              <w:del w:id="1956" w:author="Ben Fels" w:date="2024-12-16T22:06:00Z" w16du:dateUtc="2024-12-16T21:06:00Z"/>
              <w:lang w:val="en-US"/>
            </w:rPr>
          </w:rPrChange>
        </w:rPr>
      </w:pPr>
      <w:del w:id="1957" w:author="Ben Fels" w:date="2024-12-16T22:06:00Z" w16du:dateUtc="2024-12-16T21:06:00Z">
        <w:r w:rsidRPr="00664C71" w:rsidDel="007A763E">
          <w:rPr>
            <w:rPrChange w:id="1958"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959"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960"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961" w:author="Ben Fels" w:date="2024-12-21T18:08:00Z" w16du:dateUtc="2024-12-21T17:08:00Z">
              <w:rPr>
                <w:lang w:val="en-US"/>
              </w:rPr>
            </w:rPrChange>
          </w:rPr>
          <w:delText xml:space="preserve"> </w:delText>
        </w:r>
        <w:r w:rsidRPr="00664C71" w:rsidDel="007A763E">
          <w:rPr>
            <w:rPrChange w:id="1962"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963" w:author="Ben Fels" w:date="2024-12-16T22:06:00Z" w16du:dateUtc="2024-12-16T21:06:00Z"/>
          <w:i/>
        </w:rPr>
      </w:pPr>
      <w:del w:id="1964"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965" w:author="Ben Fels" w:date="2024-12-16T22:06:00Z" w16du:dateUtc="2024-12-16T21:06:00Z"/>
        </w:rPr>
      </w:pPr>
      <w:del w:id="1966"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967" w:author="Ben Fels" w:date="2024-12-16T22:06:00Z" w16du:dateUtc="2024-12-16T21:06:00Z"/>
        </w:rPr>
      </w:pPr>
      <w:del w:id="1968"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969" w:author="Ben Fels" w:date="2024-12-16T22:06:00Z" w16du:dateUtc="2024-12-16T21:06:00Z"/>
          <w:rPrChange w:id="1970" w:author="Ben Fels" w:date="2024-12-21T18:08:00Z" w16du:dateUtc="2024-12-21T17:08:00Z">
            <w:rPr>
              <w:del w:id="1971" w:author="Ben Fels" w:date="2024-12-16T22:06:00Z" w16du:dateUtc="2024-12-16T21:06:00Z"/>
              <w:lang w:val="en-US"/>
            </w:rPr>
          </w:rPrChange>
        </w:rPr>
      </w:pPr>
      <w:del w:id="1972" w:author="Ben Fels" w:date="2024-12-16T22:06:00Z" w16du:dateUtc="2024-12-16T21:06:00Z">
        <w:r w:rsidRPr="00664C71" w:rsidDel="007A763E">
          <w:rPr>
            <w:rPrChange w:id="1973" w:author="Ben Fels" w:date="2024-12-21T18:08:00Z" w16du:dateUtc="2024-12-21T17:08:00Z">
              <w:rPr>
                <w:lang w:val="en-US"/>
              </w:rPr>
            </w:rPrChange>
          </w:rPr>
          <w:delText xml:space="preserve">123 </w:delText>
        </w:r>
        <w:r w:rsidR="0053346D" w:rsidRPr="00664C71" w:rsidDel="007A763E">
          <w:rPr>
            <w:rPrChange w:id="1974"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975" w:author="Ben Fels" w:date="2024-12-16T22:06:00Z" w16du:dateUtc="2024-12-16T21:06:00Z"/>
        </w:rPr>
      </w:pPr>
      <w:del w:id="1976"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977" w:author="Ben Fels" w:date="2024-12-16T22:06:00Z" w16du:dateUtc="2024-12-16T21:06:00Z"/>
        </w:rPr>
      </w:pPr>
      <w:del w:id="1978"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979" w:author="Ben Fels" w:date="2024-12-16T22:06:00Z" w16du:dateUtc="2024-12-16T21:06:00Z"/>
        </w:rPr>
      </w:pPr>
      <w:del w:id="1980"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981" w:author="Ben Fels" w:date="2024-12-16T22:06:00Z" w16du:dateUtc="2024-12-16T21:06:00Z"/>
        </w:rPr>
      </w:pPr>
      <w:del w:id="1982"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983" w:author="Ben Fels" w:date="2024-12-16T22:06:00Z" w16du:dateUtc="2024-12-16T21:06:00Z"/>
        </w:rPr>
      </w:pPr>
      <w:del w:id="1984"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985" w:author="Ben Fels" w:date="2024-12-16T22:06:00Z" w16du:dateUtc="2024-12-16T21:06:00Z"/>
        </w:rPr>
      </w:pPr>
      <w:del w:id="1986"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987"/>
        <w:r w:rsidR="00F22D69" w:rsidDel="007A763E">
          <w:delText>Cohen</w:delText>
        </w:r>
        <w:r w:rsidR="006628EB" w:rsidDel="007A763E">
          <w:delText>´s kappa</w:delText>
        </w:r>
        <w:commentRangeEnd w:id="1987"/>
        <w:r w:rsidR="00196550" w:rsidDel="007A763E">
          <w:rPr>
            <w:rStyle w:val="Kommentarzeichen"/>
          </w:rPr>
          <w:commentReference w:id="1987"/>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988" w:author="Ben Fels" w:date="2024-12-16T22:06:00Z" w16du:dateUtc="2024-12-16T21:06:00Z"/>
        </w:rPr>
      </w:pPr>
      <w:del w:id="1989"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990" w:author="Ben Fels" w:date="2024-12-16T22:06:00Z" w16du:dateUtc="2024-12-16T21:06:00Z"/>
        </w:rPr>
      </w:pPr>
      <w:del w:id="1991"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992" w:author="Ben Fels" w:date="2024-12-16T22:06:00Z" w16du:dateUtc="2024-12-16T21:06:00Z"/>
        </w:rPr>
      </w:pPr>
      <w:del w:id="1993"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994" w:author="Ben Fels" w:date="2024-12-16T22:14:00Z" w16du:dateUtc="2024-12-16T21:14:00Z"/>
        </w:rPr>
      </w:pPr>
    </w:p>
    <w:p w14:paraId="6B48C4C6" w14:textId="6DF6A9A2" w:rsidR="00246FB5" w:rsidRPr="00664C71" w:rsidDel="00C06D73" w:rsidRDefault="00916D7C" w:rsidP="009A54C3">
      <w:pPr>
        <w:pStyle w:val="berschrift2"/>
        <w:rPr>
          <w:del w:id="1995" w:author="Ben Fels" w:date="2024-12-16T22:14:00Z" w16du:dateUtc="2024-12-16T21:14:00Z"/>
          <w:rPrChange w:id="1996" w:author="Ben Fels" w:date="2024-12-21T18:08:00Z" w16du:dateUtc="2024-12-21T17:08:00Z">
            <w:rPr>
              <w:del w:id="1997" w:author="Ben Fels" w:date="2024-12-16T22:14:00Z" w16du:dateUtc="2024-12-16T21:14:00Z"/>
              <w:lang w:val="en-US"/>
            </w:rPr>
          </w:rPrChange>
        </w:rPr>
      </w:pPr>
      <w:del w:id="1998" w:author="Ben Fels" w:date="2024-12-16T22:14:00Z" w16du:dateUtc="2024-12-16T21:14:00Z">
        <w:r w:rsidRPr="00664C71" w:rsidDel="00C06D73">
          <w:rPr>
            <w:rPrChange w:id="1999"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00" w:author="Ben Fels" w:date="2024-12-16T22:14:00Z" w16du:dateUtc="2024-12-16T21:14:00Z"/>
          <w:rPrChange w:id="2001" w:author="Ben Fels" w:date="2024-12-21T18:08:00Z" w16du:dateUtc="2024-12-21T17:08:00Z">
            <w:rPr>
              <w:del w:id="2002" w:author="Ben Fels" w:date="2024-12-16T22:14:00Z" w16du:dateUtc="2024-12-16T21:14:00Z"/>
              <w:lang w:val="en-US"/>
            </w:rPr>
          </w:rPrChange>
        </w:rPr>
      </w:pPr>
      <w:del w:id="2003" w:author="Ben Fels" w:date="2024-12-16T22:14:00Z" w16du:dateUtc="2024-12-16T21:14:00Z">
        <w:r w:rsidRPr="00664C71" w:rsidDel="00C06D73">
          <w:rPr>
            <w:rPrChange w:id="2004"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05"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06"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07"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08" w:author="Ben Fels" w:date="2024-12-16T22:14:00Z" w16du:dateUtc="2024-12-16T21:14:00Z"/>
          <w:rPrChange w:id="2009" w:author="Ben Fels" w:date="2024-12-21T18:08:00Z" w16du:dateUtc="2024-12-21T17:08:00Z">
            <w:rPr>
              <w:del w:id="2010" w:author="Ben Fels" w:date="2024-12-16T22:14:00Z" w16du:dateUtc="2024-12-16T21:14:00Z"/>
              <w:lang w:val="en-US"/>
            </w:rPr>
          </w:rPrChange>
        </w:rPr>
      </w:pPr>
      <w:del w:id="2011" w:author="Ben Fels" w:date="2024-12-16T22:14:00Z" w16du:dateUtc="2024-12-16T21:14:00Z">
        <w:r w:rsidRPr="00664C71" w:rsidDel="00C06D73">
          <w:rPr>
            <w:highlight w:val="cyan"/>
            <w:rPrChange w:id="2012" w:author="Ben Fels" w:date="2024-12-21T18:08:00Z" w16du:dateUtc="2024-12-21T17:08:00Z">
              <w:rPr>
                <w:highlight w:val="cyan"/>
                <w:lang w:val="en-US"/>
              </w:rPr>
            </w:rPrChange>
          </w:rPr>
          <w:delText>Mochales Palau, R., &amp; Moens, M.-F</w:delText>
        </w:r>
        <w:commentRangeStart w:id="2013"/>
        <w:r w:rsidRPr="00664C71" w:rsidDel="00C06D73">
          <w:rPr>
            <w:highlight w:val="cyan"/>
            <w:rPrChange w:id="2014" w:author="Ben Fels" w:date="2024-12-21T18:08:00Z" w16du:dateUtc="2024-12-21T17:08:00Z">
              <w:rPr>
                <w:highlight w:val="cyan"/>
                <w:lang w:val="en-US"/>
              </w:rPr>
            </w:rPrChange>
          </w:rPr>
          <w:delText xml:space="preserve">. (2009). </w:delText>
        </w:r>
        <w:commentRangeEnd w:id="2013"/>
        <w:r w:rsidR="00650BC2" w:rsidDel="00C06D73">
          <w:rPr>
            <w:rStyle w:val="Kommentarzeichen"/>
          </w:rPr>
          <w:commentReference w:id="2013"/>
        </w:r>
        <w:r w:rsidRPr="00664C71" w:rsidDel="00C06D73">
          <w:rPr>
            <w:highlight w:val="cyan"/>
            <w:rPrChange w:id="2015"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16" w:author="Ben Fels" w:date="2024-12-16T22:14:00Z" w16du:dateUtc="2024-12-16T21:14:00Z"/>
          <w:rPrChange w:id="2017" w:author="Ben Fels" w:date="2024-12-16T22:10:00Z" w16du:dateUtc="2024-12-16T21:10:00Z">
            <w:rPr>
              <w:del w:id="2018" w:author="Ben Fels" w:date="2024-12-16T22:14:00Z" w16du:dateUtc="2024-12-16T21:14:00Z"/>
              <w:lang w:val="en-US"/>
            </w:rPr>
          </w:rPrChange>
        </w:rPr>
      </w:pPr>
      <w:del w:id="2019" w:author="Ben Fels" w:date="2024-12-16T22:14:00Z" w16du:dateUtc="2024-12-16T21:14:00Z">
        <w:r w:rsidRPr="001A4072" w:rsidDel="00C06D73">
          <w:rPr>
            <w:rPrChange w:id="2020" w:author="Ben Fels" w:date="2024-12-16T22:10:00Z" w16du:dateUtc="2024-12-16T21:10:00Z">
              <w:rPr>
                <w:lang w:val="en-US"/>
              </w:rPr>
            </w:rPrChange>
          </w:rPr>
          <w:delText>F</w:delText>
        </w:r>
        <w:r w:rsidR="00981C70" w:rsidRPr="001A4072" w:rsidDel="00C06D73">
          <w:rPr>
            <w:rPrChange w:id="2021"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22"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23"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24" w:author="Ben Fels" w:date="2024-12-16T22:14:00Z" w16du:dateUtc="2024-12-16T21:14:00Z"/>
        </w:rPr>
      </w:pPr>
      <w:del w:id="2025"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026" w:name="_Toc187929407"/>
      <w:r>
        <w:t>Fragestellung</w:t>
      </w:r>
      <w:bookmarkEnd w:id="2026"/>
    </w:p>
    <w:p w14:paraId="105BCF30" w14:textId="32485173" w:rsidR="00A2162F" w:rsidRPr="00022D06" w:rsidDel="003F455C" w:rsidRDefault="00A2162F" w:rsidP="00A2162F">
      <w:pPr>
        <w:autoSpaceDE w:val="0"/>
        <w:autoSpaceDN w:val="0"/>
        <w:adjustRightInd w:val="0"/>
        <w:spacing w:after="0" w:line="240" w:lineRule="auto"/>
        <w:rPr>
          <w:del w:id="2027" w:author="Ben Fels" w:date="2024-12-16T22:14:00Z" w16du:dateUtc="2024-12-16T21:14:00Z"/>
          <w:rFonts w:ascii="IBMPlexSans-Regular" w:hAnsi="IBMPlexSans-Regular" w:cs="IBMPlexSans-Regular"/>
          <w:sz w:val="28"/>
          <w:szCs w:val="28"/>
          <w:highlight w:val="cyan"/>
          <w:lang w:val="en-US"/>
        </w:rPr>
      </w:pPr>
      <w:del w:id="2028"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029" w:author="Ben Fels" w:date="2024-12-16T22:14:00Z" w16du:dateUtc="2024-12-16T21:14:00Z"/>
          <w:lang w:val="en-US"/>
        </w:rPr>
      </w:pPr>
    </w:p>
    <w:p w14:paraId="60AD669A" w14:textId="2D98670A" w:rsidR="00F13E2D" w:rsidRPr="009464AD" w:rsidDel="003F455C" w:rsidRDefault="00F13E2D" w:rsidP="00AC796D">
      <w:pPr>
        <w:rPr>
          <w:del w:id="2030" w:author="Ben Fels" w:date="2024-12-16T22:14:00Z" w16du:dateUtc="2024-12-16T21:14:00Z"/>
          <w:b/>
          <w:lang w:val="en-US"/>
        </w:rPr>
      </w:pPr>
      <w:del w:id="2031"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032"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033"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034" w:author="Ben Fels" w:date="2024-12-21T12:02:00Z" w16du:dateUtc="2024-12-21T11:02:00Z"/>
        </w:rPr>
      </w:pPr>
    </w:p>
    <w:p w14:paraId="52B92A07" w14:textId="39AA5423" w:rsidR="00CF7AE6" w:rsidRPr="00CF7AE6" w:rsidDel="00EB3762" w:rsidRDefault="00CF7AE6" w:rsidP="00CF7AE6">
      <w:pPr>
        <w:rPr>
          <w:del w:id="2035" w:author="Ben Fels" w:date="2024-12-21T12:02:00Z" w16du:dateUtc="2024-12-21T11:02:00Z"/>
        </w:rPr>
      </w:pPr>
    </w:p>
    <w:p w14:paraId="248E40D0" w14:textId="7A55141F" w:rsidR="002379BD" w:rsidDel="00EB3762" w:rsidRDefault="002379BD" w:rsidP="00CF7AE6">
      <w:pPr>
        <w:rPr>
          <w:del w:id="2036"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037" w:name="_Toc187929408"/>
      <w:r>
        <w:lastRenderedPageBreak/>
        <w:t xml:space="preserve">Literaturverzeichnis / </w:t>
      </w:r>
      <w:commentRangeStart w:id="2038"/>
      <w:r>
        <w:t>Quellenv</w:t>
      </w:r>
      <w:commentRangeEnd w:id="2038"/>
      <w:r w:rsidR="000A16D0">
        <w:rPr>
          <w:rStyle w:val="Kommentarzeichen"/>
          <w:rFonts w:eastAsiaTheme="minorHAnsi" w:cstheme="minorBidi"/>
          <w:color w:val="auto"/>
        </w:rPr>
        <w:commentReference w:id="2038"/>
      </w:r>
      <w:r>
        <w:t>erzeichnis</w:t>
      </w:r>
      <w:bookmarkEnd w:id="2037"/>
    </w:p>
    <w:p w14:paraId="7884FF14" w14:textId="77777777" w:rsidR="00C20DD4" w:rsidRPr="00DE5146" w:rsidRDefault="002F409C" w:rsidP="00C20DD4">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C20DD4" w:rsidRPr="00DE5146">
        <w:rPr>
          <w:rFonts w:cs="Arial"/>
          <w:lang w:val="en-US"/>
        </w:rPr>
        <w:t xml:space="preserve">Anadkat (OpenAI), S. (2023). </w:t>
      </w:r>
      <w:r w:rsidR="00C20DD4" w:rsidRPr="00DE5146">
        <w:rPr>
          <w:rFonts w:cs="Arial"/>
          <w:i/>
          <w:iCs/>
          <w:lang w:val="en-US"/>
        </w:rPr>
        <w:t>How to make your completions outputs consistent with the new seed parameter</w:t>
      </w:r>
      <w:r w:rsidR="00C20DD4" w:rsidRPr="00DE5146">
        <w:rPr>
          <w:rFonts w:cs="Arial"/>
          <w:lang w:val="en-US"/>
        </w:rPr>
        <w:t>. https://cookbook.openai.com/examples/reproducible_outputs_with_the_seed_parameter</w:t>
      </w:r>
    </w:p>
    <w:p w14:paraId="213A9595" w14:textId="77777777" w:rsidR="00C20DD4" w:rsidRPr="00DE5146" w:rsidRDefault="00C20DD4" w:rsidP="00C20DD4">
      <w:pPr>
        <w:pStyle w:val="Literaturverzeichnis"/>
        <w:rPr>
          <w:rFonts w:cs="Arial"/>
          <w:lang w:val="en-US"/>
        </w:rPr>
      </w:pPr>
      <w:r w:rsidRPr="00DE5146">
        <w:rPr>
          <w:rFonts w:cs="Arial"/>
          <w:lang w:val="en-US"/>
        </w:rPr>
        <w:t xml:space="preserve">Brown, T. B., Mann, B., Ryder, N., Subbiah, M., Kaplan, J., Dhariwal, P., Neelakantan, A., Shyam, P., Sastry, G., Askell, A., Agarwal, S., Herbert-Voss, A., Krueger, G., Henighan, T., Child, R., Ramesh, A., Ziegler, D. M., Wu, J., Winter, C., … Amodei, D. (2020). </w:t>
      </w:r>
      <w:r w:rsidRPr="00DE5146">
        <w:rPr>
          <w:rFonts w:cs="Arial"/>
          <w:i/>
          <w:iCs/>
          <w:lang w:val="en-US"/>
        </w:rPr>
        <w:t>Language Models are Few-Shot Learners</w:t>
      </w:r>
      <w:r w:rsidRPr="00DE5146">
        <w:rPr>
          <w:rFonts w:cs="Arial"/>
          <w:lang w:val="en-US"/>
        </w:rPr>
        <w:t xml:space="preserve"> (arXiv:2005.14165). arXiv. http://arxiv.org/abs/2005.14165</w:t>
      </w:r>
    </w:p>
    <w:p w14:paraId="5F893D95" w14:textId="77777777" w:rsidR="00C20DD4" w:rsidRPr="00DE5146" w:rsidRDefault="00C20DD4" w:rsidP="00C20DD4">
      <w:pPr>
        <w:pStyle w:val="Literaturverzeichnis"/>
        <w:rPr>
          <w:rFonts w:cs="Arial"/>
          <w:lang w:val="en-US"/>
        </w:rPr>
      </w:pPr>
      <w:r w:rsidRPr="00DE5146">
        <w:rPr>
          <w:rFonts w:cs="Arial"/>
          <w:lang w:val="en-US"/>
        </w:rPr>
        <w:t xml:space="preserve">Cabrio, E., &amp; Villata, S. (2018). Five Years of Argument Mining: A Data-driven Analysis. </w:t>
      </w:r>
      <w:r w:rsidRPr="00DE5146">
        <w:rPr>
          <w:rFonts w:cs="Arial"/>
          <w:i/>
          <w:iCs/>
          <w:lang w:val="en-US"/>
        </w:rPr>
        <w:t>Proceedings of the Twenty-Seventh International Joint Conference on Artificial Intelligence</w:t>
      </w:r>
      <w:r w:rsidRPr="00DE5146">
        <w:rPr>
          <w:rFonts w:cs="Arial"/>
          <w:lang w:val="en-US"/>
        </w:rPr>
        <w:t>, 5427–5433. https://doi.org/10.24963/ijcai.2018/766</w:t>
      </w:r>
    </w:p>
    <w:p w14:paraId="2F0C6FC5" w14:textId="77777777" w:rsidR="00C20DD4" w:rsidRPr="00DE5146" w:rsidRDefault="00C20DD4" w:rsidP="00C20DD4">
      <w:pPr>
        <w:pStyle w:val="Literaturverzeichnis"/>
        <w:rPr>
          <w:rFonts w:cs="Arial"/>
          <w:lang w:val="en-US"/>
        </w:rPr>
      </w:pPr>
      <w:r w:rsidRPr="00DE5146">
        <w:rPr>
          <w:rFonts w:cs="Arial"/>
          <w:lang w:val="en-US"/>
        </w:rPr>
        <w:t xml:space="preserve">Chen, B., &amp; Cherry, C. (2014). A Systematic Comparison of Smoothing Techniques for Sentence-Level BLEU. </w:t>
      </w:r>
      <w:r w:rsidRPr="00DE5146">
        <w:rPr>
          <w:rFonts w:cs="Arial"/>
          <w:i/>
          <w:iCs/>
          <w:lang w:val="en-US"/>
        </w:rPr>
        <w:t>Proceedings of the Ninth Workshop on Statistical Machine Translation</w:t>
      </w:r>
      <w:r w:rsidRPr="00DE5146">
        <w:rPr>
          <w:rFonts w:cs="Arial"/>
          <w:lang w:val="en-US"/>
        </w:rPr>
        <w:t>, 362–367. https://doi.org/10.3115/v1/W14-3346</w:t>
      </w:r>
    </w:p>
    <w:p w14:paraId="0B28AEF6" w14:textId="77777777" w:rsidR="00C20DD4" w:rsidRPr="00DE5146" w:rsidRDefault="00C20DD4" w:rsidP="00C20DD4">
      <w:pPr>
        <w:pStyle w:val="Literaturverzeichnis"/>
        <w:rPr>
          <w:rFonts w:cs="Arial"/>
          <w:lang w:val="en-US"/>
        </w:rPr>
      </w:pPr>
      <w:r w:rsidRPr="00DE5146">
        <w:rPr>
          <w:rFonts w:cs="Arial"/>
          <w:lang w:val="en-US"/>
        </w:rPr>
        <w:t xml:space="preserve">Cheng, L., Bing, L., He, R., Yu, Q., Zhang, Y., &amp; Si, L. (2022). IAM: A Comprehensive and Large-Scale Dataset for Integrated Argument Mining Tasks. </w:t>
      </w:r>
      <w:r w:rsidRPr="00DE5146">
        <w:rPr>
          <w:rFonts w:cs="Arial"/>
          <w:i/>
          <w:iCs/>
          <w:lang w:val="en-US"/>
        </w:rPr>
        <w:t>Proceedings of the 60th Annual Meeting of the Association for Computational Linguistics (Volume 1: Long Papers)</w:t>
      </w:r>
      <w:r w:rsidRPr="00DE5146">
        <w:rPr>
          <w:rFonts w:cs="Arial"/>
          <w:lang w:val="en-US"/>
        </w:rPr>
        <w:t>, 2277–2287. https://doi.org/10.18653/v1/2022.acl-long.162</w:t>
      </w:r>
    </w:p>
    <w:p w14:paraId="32CCD767" w14:textId="77777777" w:rsidR="00C20DD4" w:rsidRPr="00DE5146" w:rsidRDefault="00C20DD4" w:rsidP="00C20DD4">
      <w:pPr>
        <w:pStyle w:val="Literaturverzeichnis"/>
        <w:rPr>
          <w:rFonts w:cs="Arial"/>
          <w:lang w:val="en-US"/>
        </w:rPr>
      </w:pPr>
      <w:r w:rsidRPr="00DE5146">
        <w:rPr>
          <w:rFonts w:cs="Arial"/>
          <w:lang w:val="en-US"/>
        </w:rPr>
        <w:t xml:space="preserve">Géron, A. (2022). </w:t>
      </w:r>
      <w:r w:rsidRPr="00DE5146">
        <w:rPr>
          <w:rFonts w:cs="Arial"/>
          <w:i/>
          <w:iCs/>
          <w:lang w:val="en-US"/>
        </w:rPr>
        <w:t>Hands-On Machine Learning with Scikit-Learn, Keras, and TensorFlow</w:t>
      </w:r>
      <w:r w:rsidRPr="00DE5146">
        <w:rPr>
          <w:rFonts w:cs="Arial"/>
          <w:lang w:val="en-US"/>
        </w:rPr>
        <w:t xml:space="preserve"> (3. Aufl.). O’Reilly Media, Inc.</w:t>
      </w:r>
    </w:p>
    <w:p w14:paraId="7770618E" w14:textId="77777777" w:rsidR="00C20DD4" w:rsidRPr="00DE5146" w:rsidRDefault="00C20DD4" w:rsidP="00C20DD4">
      <w:pPr>
        <w:pStyle w:val="Literaturverzeichnis"/>
        <w:rPr>
          <w:rFonts w:cs="Arial"/>
          <w:lang w:val="en-US"/>
        </w:rPr>
      </w:pPr>
      <w:r w:rsidRPr="00DE5146">
        <w:rPr>
          <w:rFonts w:cs="Arial"/>
          <w:lang w:val="en-US"/>
        </w:rPr>
        <w:t xml:space="preserve">Google. (2024). </w:t>
      </w:r>
      <w:r w:rsidRPr="00DE5146">
        <w:rPr>
          <w:rFonts w:cs="Arial"/>
          <w:i/>
          <w:iCs/>
          <w:lang w:val="en-US"/>
        </w:rPr>
        <w:t>Prompt design strategies</w:t>
      </w:r>
      <w:r w:rsidRPr="00DE5146">
        <w:rPr>
          <w:rFonts w:cs="Arial"/>
          <w:lang w:val="en-US"/>
        </w:rPr>
        <w:t>. https://ai.google.dev/gemini-api/docs/prompting-strategies</w:t>
      </w:r>
    </w:p>
    <w:p w14:paraId="2D5B8E4E" w14:textId="77777777" w:rsidR="00C20DD4" w:rsidRPr="00DE5146" w:rsidRDefault="00C20DD4" w:rsidP="00C20DD4">
      <w:pPr>
        <w:pStyle w:val="Literaturverzeichnis"/>
        <w:rPr>
          <w:rFonts w:cs="Arial"/>
          <w:lang w:val="en-US"/>
        </w:rPr>
      </w:pPr>
      <w:r w:rsidRPr="00C20DD4">
        <w:rPr>
          <w:rFonts w:cs="Arial"/>
        </w:rPr>
        <w:lastRenderedPageBreak/>
        <w:t xml:space="preserve">Han, S., Wang, M., Zhang, J., Li, D., &amp; Duan, J. (2024). </w:t>
      </w:r>
      <w:r w:rsidRPr="00DE5146">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DE5146">
        <w:rPr>
          <w:rFonts w:cs="Arial"/>
          <w:i/>
          <w:iCs/>
          <w:lang w:val="en-US"/>
        </w:rPr>
        <w:t>Electronics</w:t>
      </w:r>
      <w:r w:rsidRPr="00DE5146">
        <w:rPr>
          <w:rFonts w:cs="Arial"/>
          <w:lang w:val="en-US"/>
        </w:rPr>
        <w:t xml:space="preserve">, </w:t>
      </w:r>
      <w:r w:rsidRPr="00DE5146">
        <w:rPr>
          <w:rFonts w:cs="Arial"/>
          <w:i/>
          <w:iCs/>
          <w:lang w:val="en-US"/>
        </w:rPr>
        <w:t>13</w:t>
      </w:r>
      <w:r w:rsidRPr="00DE5146">
        <w:rPr>
          <w:rFonts w:cs="Arial"/>
          <w:lang w:val="en-US"/>
        </w:rPr>
        <w:t>(24), 5040. https://doi.org/10.3390/electronics13245040</w:t>
      </w:r>
    </w:p>
    <w:p w14:paraId="2C6F1AC8" w14:textId="77777777" w:rsidR="00C20DD4" w:rsidRPr="00DE5146" w:rsidRDefault="00C20DD4" w:rsidP="00C20DD4">
      <w:pPr>
        <w:pStyle w:val="Literaturverzeichnis"/>
        <w:rPr>
          <w:rFonts w:cs="Arial"/>
          <w:lang w:val="en-US"/>
        </w:rPr>
      </w:pPr>
      <w:r w:rsidRPr="00DE5146">
        <w:rPr>
          <w:rFonts w:cs="Arial"/>
          <w:lang w:val="en-US"/>
        </w:rPr>
        <w:t xml:space="preserve">Kochmar, E. (2022). </w:t>
      </w:r>
      <w:r w:rsidRPr="00DE5146">
        <w:rPr>
          <w:rFonts w:cs="Arial"/>
          <w:i/>
          <w:iCs/>
          <w:lang w:val="en-US"/>
        </w:rPr>
        <w:t>Getting started with Natural Language Processing</w:t>
      </w:r>
      <w:r w:rsidRPr="00DE5146">
        <w:rPr>
          <w:rFonts w:cs="Arial"/>
          <w:lang w:val="en-US"/>
        </w:rPr>
        <w:t>. Manning Publications.</w:t>
      </w:r>
    </w:p>
    <w:p w14:paraId="3D633955" w14:textId="77777777" w:rsidR="00C20DD4" w:rsidRPr="00DE5146" w:rsidRDefault="00C20DD4" w:rsidP="00C20DD4">
      <w:pPr>
        <w:pStyle w:val="Literaturverzeichnis"/>
        <w:rPr>
          <w:rFonts w:cs="Arial"/>
          <w:lang w:val="en-US"/>
        </w:rPr>
      </w:pPr>
      <w:r w:rsidRPr="00DE5146">
        <w:rPr>
          <w:rFonts w:cs="Arial"/>
          <w:lang w:val="en-US"/>
        </w:rPr>
        <w:t xml:space="preserve">Lawrence, J., &amp; Reed, C. (2020). Argument Mining: A Survey. </w:t>
      </w:r>
      <w:r w:rsidRPr="00DE5146">
        <w:rPr>
          <w:rFonts w:cs="Arial"/>
          <w:i/>
          <w:iCs/>
          <w:lang w:val="en-US"/>
        </w:rPr>
        <w:t>Computational Linguistics</w:t>
      </w:r>
      <w:r w:rsidRPr="00DE5146">
        <w:rPr>
          <w:rFonts w:cs="Arial"/>
          <w:lang w:val="en-US"/>
        </w:rPr>
        <w:t xml:space="preserve">, </w:t>
      </w:r>
      <w:r w:rsidRPr="00DE5146">
        <w:rPr>
          <w:rFonts w:cs="Arial"/>
          <w:i/>
          <w:iCs/>
          <w:lang w:val="en-US"/>
        </w:rPr>
        <w:t>45</w:t>
      </w:r>
      <w:r w:rsidRPr="00DE5146">
        <w:rPr>
          <w:rFonts w:cs="Arial"/>
          <w:lang w:val="en-US"/>
        </w:rPr>
        <w:t>(4), 765–818. https://doi.org/10.1162/coli_a_00364</w:t>
      </w:r>
    </w:p>
    <w:p w14:paraId="229B4115" w14:textId="77777777" w:rsidR="00C20DD4" w:rsidRPr="00DE5146" w:rsidRDefault="00C20DD4" w:rsidP="00C20DD4">
      <w:pPr>
        <w:pStyle w:val="Literaturverzeichnis"/>
        <w:rPr>
          <w:rFonts w:cs="Arial"/>
          <w:lang w:val="en-US"/>
        </w:rPr>
      </w:pPr>
      <w:r w:rsidRPr="00C20DD4">
        <w:rPr>
          <w:rFonts w:cs="Arial"/>
        </w:rPr>
        <w:t xml:space="preserve">Lu, R.-S., Lin, C.-C., &amp; Tsao, H.-Y. (2024). </w:t>
      </w:r>
      <w:r w:rsidRPr="00DE5146">
        <w:rPr>
          <w:rFonts w:cs="Arial"/>
          <w:lang w:val="en-US"/>
        </w:rPr>
        <w:t xml:space="preserve">Empowering Large Language Models to Leverage Domain-Specific Knowledge in E-Learning.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(12), 5264. https://doi.org/10.3390/app14125264</w:t>
      </w:r>
    </w:p>
    <w:p w14:paraId="391C75E1" w14:textId="77777777" w:rsidR="00C20DD4" w:rsidRPr="00DE5146" w:rsidRDefault="00C20DD4" w:rsidP="00C20DD4">
      <w:pPr>
        <w:pStyle w:val="Literaturverzeichnis"/>
        <w:rPr>
          <w:rFonts w:cs="Arial"/>
          <w:lang w:val="en-US"/>
        </w:rPr>
      </w:pPr>
      <w:r w:rsidRPr="00DE5146">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DE5146">
        <w:rPr>
          <w:rFonts w:cs="Arial"/>
          <w:i/>
          <w:iCs/>
          <w:lang w:val="en-US"/>
        </w:rPr>
        <w:t>Scientific Reports</w:t>
      </w:r>
      <w:r w:rsidRPr="00DE5146">
        <w:rPr>
          <w:rFonts w:cs="Arial"/>
          <w:lang w:val="en-US"/>
        </w:rPr>
        <w:t xml:space="preserve">, </w:t>
      </w:r>
      <w:r w:rsidRPr="00DE5146">
        <w:rPr>
          <w:rFonts w:cs="Arial"/>
          <w:i/>
          <w:iCs/>
          <w:lang w:val="en-US"/>
        </w:rPr>
        <w:t>14</w:t>
      </w:r>
      <w:r w:rsidRPr="00DE5146">
        <w:rPr>
          <w:rFonts w:cs="Arial"/>
          <w:lang w:val="en-US"/>
        </w:rPr>
        <w:t>(1), 14156. https://doi.org/10.1038/s41598-024-64827-6</w:t>
      </w:r>
    </w:p>
    <w:p w14:paraId="13E31BDF" w14:textId="77777777" w:rsidR="00C20DD4" w:rsidRPr="00DE5146" w:rsidRDefault="00C20DD4" w:rsidP="00C20DD4">
      <w:pPr>
        <w:pStyle w:val="Literaturverzeichnis"/>
        <w:rPr>
          <w:rFonts w:cs="Arial"/>
          <w:lang w:val="en-US"/>
        </w:rPr>
      </w:pPr>
      <w:r w:rsidRPr="00DE5146">
        <w:rPr>
          <w:rFonts w:cs="Arial"/>
          <w:lang w:val="en-US"/>
        </w:rPr>
        <w:t xml:space="preserve">Meta. (2024). </w:t>
      </w:r>
      <w:r w:rsidRPr="00DE5146">
        <w:rPr>
          <w:rFonts w:cs="Arial"/>
          <w:i/>
          <w:iCs/>
          <w:lang w:val="en-US"/>
        </w:rPr>
        <w:t>Prompting</w:t>
      </w:r>
      <w:r w:rsidRPr="00DE5146">
        <w:rPr>
          <w:rFonts w:cs="Arial"/>
          <w:lang w:val="en-US"/>
        </w:rPr>
        <w:t>. How-to Guides. https://www.llama.com/docs/how-to-guides/prompting/</w:t>
      </w:r>
    </w:p>
    <w:p w14:paraId="0AB0F968" w14:textId="77777777" w:rsidR="00C20DD4" w:rsidRPr="00DE5146" w:rsidRDefault="00C20DD4" w:rsidP="00C20DD4">
      <w:pPr>
        <w:pStyle w:val="Literaturverzeichnis"/>
        <w:rPr>
          <w:rFonts w:cs="Arial"/>
          <w:lang w:val="en-US"/>
        </w:rPr>
      </w:pPr>
      <w:r w:rsidRPr="00DE5146">
        <w:rPr>
          <w:rFonts w:cs="Arial"/>
          <w:lang w:val="en-US"/>
        </w:rPr>
        <w:t xml:space="preserve">OpenAI. (2024a). </w:t>
      </w:r>
      <w:r w:rsidRPr="00DE5146">
        <w:rPr>
          <w:rFonts w:cs="Arial"/>
          <w:i/>
          <w:iCs/>
          <w:lang w:val="en-US"/>
        </w:rPr>
        <w:t>Chat. Temperature</w:t>
      </w:r>
      <w:r w:rsidRPr="00DE5146">
        <w:rPr>
          <w:rFonts w:cs="Arial"/>
          <w:lang w:val="en-US"/>
        </w:rPr>
        <w:t>. OpenAI Platform. API Reference. https://platform.openai.com/docs/api-reference/chat/create</w:t>
      </w:r>
    </w:p>
    <w:p w14:paraId="425CB185" w14:textId="77777777" w:rsidR="00C20DD4" w:rsidRPr="00DE5146" w:rsidRDefault="00C20DD4" w:rsidP="00C20DD4">
      <w:pPr>
        <w:pStyle w:val="Literaturverzeichnis"/>
        <w:rPr>
          <w:rFonts w:cs="Arial"/>
          <w:lang w:val="en-US"/>
        </w:rPr>
      </w:pPr>
      <w:r w:rsidRPr="00DE5146">
        <w:rPr>
          <w:rFonts w:cs="Arial"/>
          <w:lang w:val="en-US"/>
        </w:rPr>
        <w:t xml:space="preserve">OpenAI. (2024b). </w:t>
      </w:r>
      <w:r w:rsidRPr="00DE5146">
        <w:rPr>
          <w:rFonts w:cs="Arial"/>
          <w:i/>
          <w:iCs/>
          <w:lang w:val="en-US"/>
        </w:rPr>
        <w:t>GPT-4o mini: Advancing cost-efficient intelligence</w:t>
      </w:r>
      <w:r w:rsidRPr="00DE5146">
        <w:rPr>
          <w:rFonts w:cs="Arial"/>
          <w:lang w:val="en-US"/>
        </w:rPr>
        <w:t>. Openai.Com. https://openai.com/index/gpt-4o-mini-advancing-cost-efficient-intelligence/</w:t>
      </w:r>
    </w:p>
    <w:p w14:paraId="791311A1" w14:textId="77777777" w:rsidR="00C20DD4" w:rsidRPr="00DE5146" w:rsidRDefault="00C20DD4" w:rsidP="00C20DD4">
      <w:pPr>
        <w:pStyle w:val="Literaturverzeichnis"/>
        <w:rPr>
          <w:rFonts w:cs="Arial"/>
          <w:lang w:val="en-US"/>
        </w:rPr>
      </w:pPr>
      <w:r w:rsidRPr="00DE5146">
        <w:rPr>
          <w:rFonts w:cs="Arial"/>
          <w:lang w:val="en-US"/>
        </w:rPr>
        <w:t xml:space="preserve">OpenAI. (2024c). </w:t>
      </w:r>
      <w:r w:rsidRPr="00DE5146">
        <w:rPr>
          <w:rFonts w:cs="Arial"/>
          <w:i/>
          <w:iCs/>
          <w:lang w:val="en-US"/>
        </w:rPr>
        <w:t>Models</w:t>
      </w:r>
      <w:r w:rsidRPr="00DE5146">
        <w:rPr>
          <w:rFonts w:cs="Arial"/>
          <w:lang w:val="en-US"/>
        </w:rPr>
        <w:t>. OpenAI Platform. https://platform.openai.com/docs/models/</w:t>
      </w:r>
    </w:p>
    <w:p w14:paraId="6B985747" w14:textId="77777777" w:rsidR="00C20DD4" w:rsidRPr="00C20DD4" w:rsidRDefault="00C20DD4" w:rsidP="00C20DD4">
      <w:pPr>
        <w:pStyle w:val="Literaturverzeichnis"/>
        <w:rPr>
          <w:rFonts w:cs="Arial"/>
        </w:rPr>
      </w:pPr>
      <w:r w:rsidRPr="00DE5146">
        <w:rPr>
          <w:rFonts w:cs="Arial"/>
          <w:lang w:val="en-US"/>
        </w:rPr>
        <w:lastRenderedPageBreak/>
        <w:t xml:space="preserve">OpenAI. (2024d). </w:t>
      </w:r>
      <w:r w:rsidRPr="00DE5146">
        <w:rPr>
          <w:rFonts w:cs="Arial"/>
          <w:i/>
          <w:iCs/>
          <w:lang w:val="en-US"/>
        </w:rPr>
        <w:t>Optimizing LLM Accuracy</w:t>
      </w:r>
      <w:r w:rsidRPr="00DE5146">
        <w:rPr>
          <w:rFonts w:cs="Arial"/>
          <w:lang w:val="en-US"/>
        </w:rPr>
        <w:t xml:space="preserve">. </w:t>
      </w:r>
      <w:r w:rsidRPr="00C20DD4">
        <w:rPr>
          <w:rFonts w:cs="Arial"/>
        </w:rPr>
        <w:t>OpenAI Platform. Docs. https://platform.openai.com/docs/guides/optimizing-llm-accuracy</w:t>
      </w:r>
    </w:p>
    <w:p w14:paraId="4E59407E" w14:textId="77777777" w:rsidR="00C20DD4" w:rsidRPr="00DE5146" w:rsidRDefault="00C20DD4" w:rsidP="00C20DD4">
      <w:pPr>
        <w:pStyle w:val="Literaturverzeichnis"/>
        <w:rPr>
          <w:rFonts w:cs="Arial"/>
          <w:lang w:val="en-US"/>
        </w:rPr>
      </w:pPr>
      <w:r w:rsidRPr="00C20DD4">
        <w:rPr>
          <w:rFonts w:cs="Arial"/>
        </w:rPr>
        <w:t xml:space="preserve">OpenAI. (2024e). </w:t>
      </w:r>
      <w:r w:rsidRPr="00DE5146">
        <w:rPr>
          <w:rFonts w:cs="Arial"/>
          <w:i/>
          <w:iCs/>
          <w:lang w:val="en-US"/>
        </w:rPr>
        <w:t>Prompt engineering</w:t>
      </w:r>
      <w:r w:rsidRPr="00DE5146">
        <w:rPr>
          <w:rFonts w:cs="Arial"/>
          <w:lang w:val="en-US"/>
        </w:rPr>
        <w:t>. OpenAI Platform. Docs. https://platform.openai.com/docs/guides/prompt-engineering</w:t>
      </w:r>
    </w:p>
    <w:p w14:paraId="510C0BCC" w14:textId="77777777" w:rsidR="00C20DD4" w:rsidRPr="00DE5146" w:rsidRDefault="00C20DD4" w:rsidP="00C20DD4">
      <w:pPr>
        <w:pStyle w:val="Literaturverzeichnis"/>
        <w:rPr>
          <w:rFonts w:cs="Arial"/>
          <w:lang w:val="en-US"/>
        </w:rPr>
      </w:pPr>
      <w:r w:rsidRPr="00DE5146">
        <w:rPr>
          <w:rFonts w:cs="Arial"/>
          <w:lang w:val="en-US"/>
        </w:rPr>
        <w:t xml:space="preserve">OpenAI. (2024f). </w:t>
      </w:r>
      <w:r w:rsidRPr="00DE5146">
        <w:rPr>
          <w:rFonts w:cs="Arial"/>
          <w:i/>
          <w:iCs/>
          <w:lang w:val="en-US"/>
        </w:rPr>
        <w:t>Structured Outputs</w:t>
      </w:r>
      <w:r w:rsidRPr="00DE5146">
        <w:rPr>
          <w:rFonts w:cs="Arial"/>
          <w:lang w:val="en-US"/>
        </w:rPr>
        <w:t>. Docs. https://platform.openai.com/docs/guides/structured-outputs</w:t>
      </w:r>
    </w:p>
    <w:p w14:paraId="562D6BC6" w14:textId="77777777" w:rsidR="00C20DD4" w:rsidRPr="00DE5146" w:rsidRDefault="00C20DD4" w:rsidP="00C20DD4">
      <w:pPr>
        <w:pStyle w:val="Literaturverzeichnis"/>
        <w:rPr>
          <w:rFonts w:cs="Arial"/>
          <w:lang w:val="en-US"/>
        </w:rPr>
      </w:pPr>
      <w:r w:rsidRPr="00DE5146">
        <w:rPr>
          <w:rFonts w:cs="Arial"/>
          <w:lang w:val="en-US"/>
        </w:rPr>
        <w:t xml:space="preserve">OpenAI. (2025a). </w:t>
      </w:r>
      <w:r w:rsidRPr="00DE5146">
        <w:rPr>
          <w:rFonts w:cs="Arial"/>
          <w:i/>
          <w:iCs/>
          <w:lang w:val="en-US"/>
        </w:rPr>
        <w:t>Advanced usage</w:t>
      </w:r>
      <w:r w:rsidRPr="00DE5146">
        <w:rPr>
          <w:rFonts w:cs="Arial"/>
          <w:lang w:val="en-US"/>
        </w:rPr>
        <w:t>. OpenAI Platform. https://platform.openai.com</w:t>
      </w:r>
    </w:p>
    <w:p w14:paraId="278C5C87" w14:textId="77777777" w:rsidR="00C20DD4" w:rsidRPr="00DE5146" w:rsidRDefault="00C20DD4" w:rsidP="00C20DD4">
      <w:pPr>
        <w:pStyle w:val="Literaturverzeichnis"/>
        <w:rPr>
          <w:rFonts w:cs="Arial"/>
          <w:lang w:val="en-US"/>
        </w:rPr>
      </w:pPr>
      <w:r w:rsidRPr="00DE5146">
        <w:rPr>
          <w:rFonts w:cs="Arial"/>
          <w:lang w:val="en-US"/>
        </w:rPr>
        <w:t xml:space="preserve">OpenAI. (2025b). </w:t>
      </w:r>
      <w:r w:rsidRPr="00DE5146">
        <w:rPr>
          <w:rFonts w:cs="Arial"/>
          <w:i/>
          <w:iCs/>
          <w:lang w:val="en-US"/>
        </w:rPr>
        <w:t>Batch API</w:t>
      </w:r>
      <w:r w:rsidRPr="00DE5146">
        <w:rPr>
          <w:rFonts w:cs="Arial"/>
          <w:lang w:val="en-US"/>
        </w:rPr>
        <w:t>. OpenAI Platform. https://platform.openai.com/docs/guides/batch/batch-api</w:t>
      </w:r>
    </w:p>
    <w:p w14:paraId="4EC67977" w14:textId="77777777" w:rsidR="00C20DD4" w:rsidRPr="00DE5146" w:rsidRDefault="00C20DD4" w:rsidP="00C20DD4">
      <w:pPr>
        <w:pStyle w:val="Literaturverzeichnis"/>
        <w:rPr>
          <w:rFonts w:cs="Arial"/>
          <w:lang w:val="en-US"/>
        </w:rPr>
      </w:pPr>
      <w:r w:rsidRPr="00DE5146">
        <w:rPr>
          <w:rFonts w:cs="Arial"/>
          <w:lang w:val="en-US"/>
        </w:rPr>
        <w:t xml:space="preserve">OpenAI. (2025c). </w:t>
      </w:r>
      <w:r w:rsidRPr="00DE5146">
        <w:rPr>
          <w:rFonts w:cs="Arial"/>
          <w:i/>
          <w:iCs/>
          <w:lang w:val="en-US"/>
        </w:rPr>
        <w:t>Pricing</w:t>
      </w:r>
      <w:r w:rsidRPr="00DE5146">
        <w:rPr>
          <w:rFonts w:cs="Arial"/>
          <w:lang w:val="en-US"/>
        </w:rPr>
        <w:t>. https://openai.com/api/pricing/</w:t>
      </w:r>
    </w:p>
    <w:p w14:paraId="2F2E9C94" w14:textId="77777777" w:rsidR="00C20DD4" w:rsidRPr="00DE5146" w:rsidRDefault="00C20DD4" w:rsidP="00C20DD4">
      <w:pPr>
        <w:pStyle w:val="Literaturverzeichnis"/>
        <w:rPr>
          <w:rFonts w:cs="Arial"/>
          <w:lang w:val="en-US"/>
        </w:rPr>
      </w:pPr>
      <w:r w:rsidRPr="00DE5146">
        <w:rPr>
          <w:rFonts w:cs="Arial"/>
          <w:lang w:val="en-US"/>
        </w:rPr>
        <w:t xml:space="preserve">OpenAI. (2025d). </w:t>
      </w:r>
      <w:r w:rsidRPr="00DE5146">
        <w:rPr>
          <w:rFonts w:cs="Arial"/>
          <w:i/>
          <w:iCs/>
          <w:lang w:val="en-US"/>
        </w:rPr>
        <w:t>Rate limits</w:t>
      </w:r>
      <w:r w:rsidRPr="00DE5146">
        <w:rPr>
          <w:rFonts w:cs="Arial"/>
          <w:lang w:val="en-US"/>
        </w:rPr>
        <w:t>. OpenAI Platform. https://platform.openai.com/docs/guides/rate-limits?context=tier-free</w:t>
      </w:r>
    </w:p>
    <w:p w14:paraId="2A39A525" w14:textId="77777777" w:rsidR="00C20DD4" w:rsidRPr="00C20DD4" w:rsidRDefault="00C20DD4" w:rsidP="00C20DD4">
      <w:pPr>
        <w:pStyle w:val="Literaturverzeichnis"/>
        <w:rPr>
          <w:rFonts w:cs="Arial"/>
        </w:rPr>
      </w:pPr>
      <w:r w:rsidRPr="00C20DD4">
        <w:rPr>
          <w:rFonts w:cs="Arial"/>
        </w:rPr>
        <w:t xml:space="preserve">OpenAI. (2025e). </w:t>
      </w:r>
      <w:r w:rsidRPr="00C20DD4">
        <w:rPr>
          <w:rFonts w:cs="Arial"/>
          <w:i/>
          <w:iCs/>
        </w:rPr>
        <w:t>Text generation</w:t>
      </w:r>
      <w:r w:rsidRPr="00C20DD4">
        <w:rPr>
          <w:rFonts w:cs="Arial"/>
        </w:rPr>
        <w:t>. https://platform.openai.com/docs/guides/text-generation</w:t>
      </w:r>
    </w:p>
    <w:p w14:paraId="00814BF2" w14:textId="77777777" w:rsidR="00C20DD4" w:rsidRPr="00C20DD4" w:rsidRDefault="00C20DD4" w:rsidP="00C20DD4">
      <w:pPr>
        <w:pStyle w:val="Literaturverzeichnis"/>
        <w:rPr>
          <w:rFonts w:cs="Arial"/>
        </w:rPr>
      </w:pPr>
      <w:r w:rsidRPr="00C20DD4">
        <w:rPr>
          <w:rFonts w:cs="Arial"/>
        </w:rPr>
        <w:t xml:space="preserve">Ozdemir, S. (2024). </w:t>
      </w:r>
      <w:r w:rsidRPr="00C20DD4">
        <w:rPr>
          <w:rFonts w:cs="Arial"/>
          <w:i/>
          <w:iCs/>
        </w:rPr>
        <w:t>Praxiseinstieg Large Language Models: Strategien und Best Practices für den Einsatz von ChatGPT und anderen LLMs</w:t>
      </w:r>
      <w:r w:rsidRPr="00C20DD4">
        <w:rPr>
          <w:rFonts w:cs="Arial"/>
        </w:rPr>
        <w:t xml:space="preserve"> (F. Langenau, Übers.; 1. Aufl., deutsche Ausgabe). O’Reilly.</w:t>
      </w:r>
    </w:p>
    <w:p w14:paraId="7B4B2BAC" w14:textId="77777777" w:rsidR="00C20DD4" w:rsidRPr="00DE5146" w:rsidRDefault="00C20DD4" w:rsidP="00C20DD4">
      <w:pPr>
        <w:pStyle w:val="Literaturverzeichnis"/>
        <w:rPr>
          <w:rFonts w:cs="Arial"/>
          <w:lang w:val="en-US"/>
        </w:rPr>
      </w:pPr>
      <w:r w:rsidRPr="00C20DD4">
        <w:rPr>
          <w:rFonts w:cs="Arial"/>
        </w:rPr>
        <w:t xml:space="preserve">Papineni, K., Roukos, S., Ward, T., &amp; Zhu, W.-J. (2002). </w:t>
      </w:r>
      <w:r w:rsidRPr="00DE5146">
        <w:rPr>
          <w:rFonts w:cs="Arial"/>
          <w:lang w:val="en-US"/>
        </w:rPr>
        <w:t xml:space="preserve">BLEU: A method for automatic evaluation of machine translation. </w:t>
      </w:r>
      <w:r w:rsidRPr="00DE5146">
        <w:rPr>
          <w:rFonts w:cs="Arial"/>
          <w:i/>
          <w:iCs/>
          <w:lang w:val="en-US"/>
        </w:rPr>
        <w:t>Proceedings of the 40th Annual Meeting on Association for Computational Linguistics  - ACL ’02</w:t>
      </w:r>
      <w:r w:rsidRPr="00DE5146">
        <w:rPr>
          <w:rFonts w:cs="Arial"/>
          <w:lang w:val="en-US"/>
        </w:rPr>
        <w:t>, 311–318. https://doi.org/10.3115/1073083.1073135</w:t>
      </w:r>
    </w:p>
    <w:p w14:paraId="0DD75E80" w14:textId="77777777" w:rsidR="00C20DD4" w:rsidRPr="00DE5146" w:rsidRDefault="00C20DD4" w:rsidP="00C20DD4">
      <w:pPr>
        <w:pStyle w:val="Literaturverzeichnis"/>
        <w:rPr>
          <w:rFonts w:cs="Arial"/>
          <w:lang w:val="en-US"/>
        </w:rPr>
      </w:pPr>
      <w:r w:rsidRPr="00DE5146">
        <w:rPr>
          <w:rFonts w:cs="Arial"/>
          <w:lang w:val="en-US"/>
        </w:rPr>
        <w:t xml:space="preserve">Patil, R., &amp; Gudivada, V. (2024). A Review of Current Trends, Techniques, and Challenges in Large Language Models (LLMs).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(5), 2074. https://doi.org/10.3390/app14052074</w:t>
      </w:r>
    </w:p>
    <w:p w14:paraId="1A50FAA4" w14:textId="77777777" w:rsidR="00C20DD4" w:rsidRPr="00DE5146" w:rsidRDefault="00C20DD4" w:rsidP="00C20DD4">
      <w:pPr>
        <w:pStyle w:val="Literaturverzeichnis"/>
        <w:rPr>
          <w:rFonts w:cs="Arial"/>
          <w:lang w:val="en-US"/>
        </w:rPr>
      </w:pPr>
      <w:r w:rsidRPr="00DE5146">
        <w:rPr>
          <w:rFonts w:cs="Arial"/>
          <w:lang w:val="en-US"/>
        </w:rPr>
        <w:t xml:space="preserve">Peldszus, A., &amp; Stede, M. (2013). From Argument Diagrams to Argumentation Mining in Texts: A Survey. </w:t>
      </w:r>
      <w:r w:rsidRPr="00DE5146">
        <w:rPr>
          <w:rFonts w:cs="Arial"/>
          <w:i/>
          <w:iCs/>
          <w:lang w:val="en-US"/>
        </w:rPr>
        <w:t xml:space="preserve">International Journal of Cognitive Informatics </w:t>
      </w:r>
      <w:r w:rsidRPr="00DE5146">
        <w:rPr>
          <w:rFonts w:cs="Arial"/>
          <w:i/>
          <w:iCs/>
          <w:lang w:val="en-US"/>
        </w:rPr>
        <w:lastRenderedPageBreak/>
        <w:t>and Natural Intelligence</w:t>
      </w:r>
      <w:r w:rsidRPr="00DE5146">
        <w:rPr>
          <w:rFonts w:cs="Arial"/>
          <w:lang w:val="en-US"/>
        </w:rPr>
        <w:t xml:space="preserve">, </w:t>
      </w:r>
      <w:r w:rsidRPr="00DE5146">
        <w:rPr>
          <w:rFonts w:cs="Arial"/>
          <w:i/>
          <w:iCs/>
          <w:lang w:val="en-US"/>
        </w:rPr>
        <w:t>7</w:t>
      </w:r>
      <w:r w:rsidRPr="00DE5146">
        <w:rPr>
          <w:rFonts w:cs="Arial"/>
          <w:lang w:val="en-US"/>
        </w:rPr>
        <w:t>(1), 1–31. https://doi.org/10.4018/jcini.2013010101</w:t>
      </w:r>
    </w:p>
    <w:p w14:paraId="2FAC2A83" w14:textId="77777777" w:rsidR="00C20DD4" w:rsidRPr="00DE5146" w:rsidRDefault="00C20DD4" w:rsidP="00C20DD4">
      <w:pPr>
        <w:pStyle w:val="Literaturverzeichnis"/>
        <w:rPr>
          <w:rFonts w:cs="Arial"/>
          <w:lang w:val="en-US"/>
        </w:rPr>
      </w:pPr>
      <w:r w:rsidRPr="00DE5146">
        <w:rPr>
          <w:rFonts w:cs="Arial"/>
          <w:lang w:val="en-US"/>
        </w:rPr>
        <w:t xml:space="preserve">Sanders, T. (2022, Dezember 16). </w:t>
      </w:r>
      <w:r w:rsidRPr="00DE5146">
        <w:rPr>
          <w:rFonts w:cs="Arial"/>
          <w:i/>
          <w:iCs/>
          <w:lang w:val="en-US"/>
        </w:rPr>
        <w:t>How to count tokens with Tiktoken</w:t>
      </w:r>
      <w:r w:rsidRPr="00DE5146">
        <w:rPr>
          <w:rFonts w:cs="Arial"/>
          <w:lang w:val="en-US"/>
        </w:rPr>
        <w:t>. OpenAI Cookbook. https://cookbook.openai.com/examples/how_to_count_tokens_with_tiktoken</w:t>
      </w:r>
    </w:p>
    <w:p w14:paraId="7AE7C19F" w14:textId="77777777" w:rsidR="00C20DD4" w:rsidRPr="00DE5146" w:rsidRDefault="00C20DD4" w:rsidP="00C20DD4">
      <w:pPr>
        <w:pStyle w:val="Literaturverzeichnis"/>
        <w:rPr>
          <w:rFonts w:cs="Arial"/>
          <w:lang w:val="en-US"/>
        </w:rPr>
      </w:pPr>
      <w:r w:rsidRPr="00DE5146">
        <w:rPr>
          <w:rFonts w:cs="Arial"/>
          <w:lang w:val="en-US"/>
        </w:rPr>
        <w:t xml:space="preserve">Stab, C., &amp; Gurevych, I. (2014). </w:t>
      </w:r>
      <w:r w:rsidRPr="00DE5146">
        <w:rPr>
          <w:rFonts w:cs="Arial"/>
          <w:i/>
          <w:iCs/>
          <w:lang w:val="en-US"/>
        </w:rPr>
        <w:t>Annotating Argument Components and Relations in Persuasive Essays</w:t>
      </w:r>
      <w:r w:rsidRPr="00DE5146">
        <w:rPr>
          <w:rFonts w:cs="Arial"/>
          <w:lang w:val="en-US"/>
        </w:rPr>
        <w:t>.</w:t>
      </w:r>
    </w:p>
    <w:p w14:paraId="27FBEF64" w14:textId="77777777" w:rsidR="00C20DD4" w:rsidRPr="00DE5146" w:rsidRDefault="00C20DD4" w:rsidP="00C20DD4">
      <w:pPr>
        <w:pStyle w:val="Literaturverzeichnis"/>
        <w:rPr>
          <w:rFonts w:cs="Arial"/>
          <w:lang w:val="en-US"/>
        </w:rPr>
      </w:pPr>
      <w:r w:rsidRPr="00DE5146">
        <w:rPr>
          <w:rFonts w:cs="Arial"/>
          <w:lang w:val="en-US"/>
        </w:rPr>
        <w:t xml:space="preserve">Stab, C., &amp; Gurevych, I. (2017a). </w:t>
      </w:r>
      <w:r w:rsidRPr="00DE5146">
        <w:rPr>
          <w:rFonts w:cs="Arial"/>
          <w:i/>
          <w:iCs/>
          <w:lang w:val="en-US"/>
        </w:rPr>
        <w:t>Argument Annotated Essays (version 2)</w:t>
      </w:r>
      <w:r w:rsidRPr="00DE5146">
        <w:rPr>
          <w:rFonts w:cs="Arial"/>
          <w:lang w:val="en-US"/>
        </w:rPr>
        <w:t xml:space="preserve"> [Dataset]. https://tudatalib.ulb.tu-darmstadt.de/handle/tudatalib/2422</w:t>
      </w:r>
    </w:p>
    <w:p w14:paraId="071BA846" w14:textId="77777777" w:rsidR="00C20DD4" w:rsidRPr="00DE5146" w:rsidRDefault="00C20DD4" w:rsidP="00C20DD4">
      <w:pPr>
        <w:pStyle w:val="Literaturverzeichnis"/>
        <w:rPr>
          <w:rFonts w:cs="Arial"/>
          <w:lang w:val="en-US"/>
        </w:rPr>
      </w:pPr>
      <w:r w:rsidRPr="00DE5146">
        <w:rPr>
          <w:rFonts w:cs="Arial"/>
          <w:lang w:val="en-US"/>
        </w:rPr>
        <w:t xml:space="preserve">Stab, C., &amp; Gurevych, I. (2017b). Parsing Argumentation Structures in Persuasive Essays. </w:t>
      </w:r>
      <w:r w:rsidRPr="00DE5146">
        <w:rPr>
          <w:rFonts w:cs="Arial"/>
          <w:i/>
          <w:iCs/>
          <w:lang w:val="en-US"/>
        </w:rPr>
        <w:t>Computational Linguistics</w:t>
      </w:r>
      <w:r w:rsidRPr="00DE5146">
        <w:rPr>
          <w:rFonts w:cs="Arial"/>
          <w:lang w:val="en-US"/>
        </w:rPr>
        <w:t xml:space="preserve">, </w:t>
      </w:r>
      <w:r w:rsidRPr="00DE5146">
        <w:rPr>
          <w:rFonts w:cs="Arial"/>
          <w:i/>
          <w:iCs/>
          <w:lang w:val="en-US"/>
        </w:rPr>
        <w:t>43</w:t>
      </w:r>
      <w:r w:rsidRPr="00DE5146">
        <w:rPr>
          <w:rFonts w:cs="Arial"/>
          <w:lang w:val="en-US"/>
        </w:rPr>
        <w:t>(3), 619–659. https://doi.org/10.1162/COLI_a_00295</w:t>
      </w:r>
    </w:p>
    <w:p w14:paraId="4B1329D8" w14:textId="77777777" w:rsidR="00C20DD4" w:rsidRPr="00DE5146" w:rsidRDefault="00C20DD4" w:rsidP="00C20DD4">
      <w:pPr>
        <w:pStyle w:val="Literaturverzeichnis"/>
        <w:rPr>
          <w:rFonts w:cs="Arial"/>
          <w:lang w:val="en-US"/>
        </w:rPr>
      </w:pPr>
      <w:r w:rsidRPr="00DE5146">
        <w:rPr>
          <w:rFonts w:cs="Arial"/>
          <w:lang w:val="en-US"/>
        </w:rPr>
        <w:t xml:space="preserve">Trad, F., &amp; Chehab, A. (2024). Prompt Engineering or Fine-Tuning? A Case Study on Phishing Detection with Large Language Models. </w:t>
      </w:r>
      <w:r w:rsidRPr="00DE5146">
        <w:rPr>
          <w:rFonts w:cs="Arial"/>
          <w:i/>
          <w:iCs/>
          <w:lang w:val="en-US"/>
        </w:rPr>
        <w:t>Machine Learning and Knowledge Extraction</w:t>
      </w:r>
      <w:r w:rsidRPr="00DE5146">
        <w:rPr>
          <w:rFonts w:cs="Arial"/>
          <w:lang w:val="en-US"/>
        </w:rPr>
        <w:t xml:space="preserve">, </w:t>
      </w:r>
      <w:r w:rsidRPr="00DE5146">
        <w:rPr>
          <w:rFonts w:cs="Arial"/>
          <w:i/>
          <w:iCs/>
          <w:lang w:val="en-US"/>
        </w:rPr>
        <w:t>6</w:t>
      </w:r>
      <w:r w:rsidRPr="00DE5146">
        <w:rPr>
          <w:rFonts w:cs="Arial"/>
          <w:lang w:val="en-US"/>
        </w:rPr>
        <w:t>(1), 367–384. https://doi.org/10.3390/make6010018</w:t>
      </w:r>
    </w:p>
    <w:p w14:paraId="393927F3" w14:textId="77777777" w:rsidR="00C20DD4" w:rsidRPr="00C20DD4" w:rsidRDefault="00C20DD4" w:rsidP="00C20DD4">
      <w:pPr>
        <w:pStyle w:val="Literaturverzeichnis"/>
        <w:rPr>
          <w:rFonts w:cs="Arial"/>
        </w:rPr>
      </w:pPr>
      <w:r w:rsidRPr="00DE5146">
        <w:rPr>
          <w:rFonts w:cs="Arial"/>
          <w:lang w:val="en-US"/>
        </w:rPr>
        <w:t xml:space="preserve">Tunstall, L., Werra, L. von, Wolf, T., &amp; Géron, A. (2023). </w:t>
      </w:r>
      <w:r w:rsidRPr="00C20DD4">
        <w:rPr>
          <w:rFonts w:cs="Arial"/>
          <w:i/>
          <w:iCs/>
        </w:rPr>
        <w:t>Natural Language Processing mit Transformern: Sprachanwendungen mit Hugging Face erstellen</w:t>
      </w:r>
      <w:r w:rsidRPr="00C20DD4">
        <w:rPr>
          <w:rFonts w:cs="Arial"/>
        </w:rPr>
        <w:t xml:space="preserve"> (M. Fraaß, Übers.; 2. Aufl.). O’Reilly.</w:t>
      </w:r>
    </w:p>
    <w:p w14:paraId="60BE5F01" w14:textId="77777777" w:rsidR="00C20DD4" w:rsidRPr="00DE5146" w:rsidRDefault="00C20DD4" w:rsidP="00C20DD4">
      <w:pPr>
        <w:pStyle w:val="Literaturverzeichnis"/>
        <w:rPr>
          <w:rFonts w:cs="Arial"/>
          <w:lang w:val="en-US"/>
        </w:rPr>
      </w:pPr>
      <w:r w:rsidRPr="00C20DD4">
        <w:rPr>
          <w:rFonts w:cs="Arial"/>
        </w:rPr>
        <w:t xml:space="preserve">Wei, J., Wang, X., Schuurmans, D., Bosma, M., Ichter, B., Xia, F., Chi, E., Le, Q., &amp; Zhou, D. (2023). </w:t>
      </w:r>
      <w:r w:rsidRPr="00DE5146">
        <w:rPr>
          <w:rFonts w:cs="Arial"/>
          <w:i/>
          <w:iCs/>
          <w:lang w:val="en-US"/>
        </w:rPr>
        <w:t>Chain-of-Thought Prompting Elicits Reasoning in Large Language Models</w:t>
      </w:r>
      <w:r w:rsidRPr="00DE5146">
        <w:rPr>
          <w:rFonts w:cs="Arial"/>
          <w:lang w:val="en-US"/>
        </w:rPr>
        <w:t xml:space="preserve"> (arXiv:2201.11903). arXiv. http://arxiv.org/abs/2201.11903</w:t>
      </w:r>
    </w:p>
    <w:p w14:paraId="024F9F61" w14:textId="77777777" w:rsidR="00C20DD4" w:rsidRPr="00DE5146" w:rsidRDefault="00C20DD4" w:rsidP="00C20DD4">
      <w:pPr>
        <w:pStyle w:val="Literaturverzeichnis"/>
        <w:rPr>
          <w:rFonts w:cs="Arial"/>
          <w:lang w:val="en-US"/>
        </w:rPr>
      </w:pPr>
      <w:r w:rsidRPr="00C20DD4">
        <w:rPr>
          <w:rFonts w:cs="Arial"/>
        </w:rPr>
        <w:t xml:space="preserve">Yeginbergen, A., Oronoz, M., &amp; Agerri, R. (2024). </w:t>
      </w:r>
      <w:r w:rsidRPr="00DE5146">
        <w:rPr>
          <w:rFonts w:cs="Arial"/>
          <w:lang w:val="en-US"/>
        </w:rPr>
        <w:t xml:space="preserve">Argument Mining in Data Scarce Settings: Cross-lingual Transfer and Few-shot Techniques. </w:t>
      </w:r>
      <w:r w:rsidRPr="00DE5146">
        <w:rPr>
          <w:rFonts w:cs="Arial"/>
          <w:i/>
          <w:iCs/>
          <w:lang w:val="en-US"/>
        </w:rPr>
        <w:t xml:space="preserve">Proceedings of the 62nd Annual Meeting of the Association for Computational Linguistics </w:t>
      </w:r>
      <w:r w:rsidRPr="00DE5146">
        <w:rPr>
          <w:rFonts w:cs="Arial"/>
          <w:i/>
          <w:iCs/>
          <w:lang w:val="en-US"/>
        </w:rPr>
        <w:lastRenderedPageBreak/>
        <w:t>(Volume 1: Long Papers)</w:t>
      </w:r>
      <w:r w:rsidRPr="00DE5146">
        <w:rPr>
          <w:rFonts w:cs="Arial"/>
          <w:lang w:val="en-US"/>
        </w:rPr>
        <w:t>, 11687–11699. https://doi.org/10.18653/v1/2024.acl-long.628</w:t>
      </w:r>
    </w:p>
    <w:p w14:paraId="71AE7E49" w14:textId="39577B98"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039" w:name="_Toc187929409"/>
      <w:r w:rsidRPr="00D44F48">
        <w:lastRenderedPageBreak/>
        <w:t>Anhänge &amp; Projektdokumentation</w:t>
      </w:r>
      <w:bookmarkEnd w:id="2039"/>
    </w:p>
    <w:p w14:paraId="1A1AB6CB" w14:textId="6384CA5A" w:rsidR="002E1F8F" w:rsidRDefault="002E1F8F" w:rsidP="002E1F8F">
      <w:r w:rsidRPr="004B4879">
        <w:rPr>
          <w:highlight w:val="yellow"/>
          <w:rPrChange w:id="2040"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041" w:name="_Toc187929410"/>
      <w:r>
        <w:t>Modellvergleich</w:t>
      </w:r>
      <w:bookmarkEnd w:id="2041"/>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751BC7"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751BC7"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751BC7"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751BC7"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751BC7"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751BC7"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042" w:author="Ben Fels" w:date="2024-12-22T11:41:00Z" w16du:dateUtc="2024-12-22T10:41:00Z"/>
        </w:rPr>
      </w:pPr>
    </w:p>
    <w:p w14:paraId="22CF2F80" w14:textId="16BEF577" w:rsidR="005F44ED" w:rsidRDefault="005F44ED">
      <w:pPr>
        <w:pStyle w:val="berschrift2"/>
      </w:pPr>
      <w:bookmarkStart w:id="2043" w:name="_Toc187929411"/>
      <w:ins w:id="2044" w:author="Ben Fels" w:date="2024-12-22T11:41:00Z" w16du:dateUtc="2024-12-22T10:41:00Z">
        <w:r>
          <w:lastRenderedPageBreak/>
          <w:t xml:space="preserve">Prompt </w:t>
        </w:r>
        <w:r w:rsidR="007F7952">
          <w:t>Templates</w:t>
        </w:r>
      </w:ins>
      <w:bookmarkEnd w:id="2043"/>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rPr>
          <w:noProof/>
        </w:rPr>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r w:rsidRPr="00831BA6">
        <w:rPr>
          <w:b/>
        </w:rPr>
        <w:t>One-Shot Prompts</w:t>
      </w:r>
    </w:p>
    <w:p w14:paraId="565E1092" w14:textId="66E2B364" w:rsidR="00101732" w:rsidRDefault="005F760F" w:rsidP="00662763">
      <w:r w:rsidRPr="005F760F">
        <w:rPr>
          <w:noProof/>
        </w:rPr>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2045" w:author="Ben Fels" w:date="2024-12-22T11:41:00Z" w16du:dateUtc="2024-12-22T10:41:00Z"/>
        </w:rPr>
      </w:pPr>
      <w:r>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77" w:author="Ben Fels" w:date="2025-01-18T10:21:00Z" w:initials="BF">
    <w:p w14:paraId="12DD8870" w14:textId="77777777" w:rsidR="000D5F2E" w:rsidRDefault="000D5F2E" w:rsidP="000D5F2E">
      <w:pPr>
        <w:pStyle w:val="Kommentartext"/>
      </w:pPr>
      <w:r>
        <w:rPr>
          <w:rStyle w:val="Kommentarzeichen"/>
        </w:rPr>
        <w:annotationRef/>
      </w:r>
      <w:r>
        <w:t>OpenAI bezeichnet es als Prozess. Siehe Docu bei „Text generation“</w:t>
      </w:r>
    </w:p>
  </w:comment>
  <w:comment w:id="100" w:author="Ben Fels" w:date="2025-01-17T18:54:00Z" w:initials="BF">
    <w:p w14:paraId="24C7A8B7" w14:textId="20E90519" w:rsidR="008440EA" w:rsidRDefault="008440EA" w:rsidP="008440EA">
      <w:pPr>
        <w:pStyle w:val="Kommentartext"/>
      </w:pPr>
      <w:r>
        <w:rPr>
          <w:rStyle w:val="Kommentarzeichen"/>
        </w:rPr>
        <w:annotationRef/>
      </w:r>
      <w:r>
        <w:t xml:space="preserve">Welche? Yeginberg, </w:t>
      </w:r>
    </w:p>
  </w:comment>
  <w:comment w:id="110" w:author="Ben Fels" w:date="2024-12-12T16:20:00Z" w:initials="BF">
    <w:p w14:paraId="4DC4C242" w14:textId="2D9D99F2" w:rsidR="003F72C9" w:rsidRDefault="003F72C9" w:rsidP="003F72C9">
      <w:pPr>
        <w:pStyle w:val="Kommentartext"/>
      </w:pPr>
      <w:r>
        <w:rPr>
          <w:rStyle w:val="Kommentarzeichen"/>
        </w:rPr>
        <w:annotationRef/>
      </w:r>
      <w:r>
        <w:t>So in Exposé, sollte durchaus noch umgeschrieben werden</w:t>
      </w:r>
    </w:p>
  </w:comment>
  <w:comment w:id="167"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271"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272"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365"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392" w:author="Ben Fels" w:date="2025-01-15T07:24:00Z" w:initials="BF">
    <w:p w14:paraId="7269906A" w14:textId="77777777" w:rsidR="00BB17BB" w:rsidRDefault="00BB17BB" w:rsidP="00BB17BB">
      <w:pPr>
        <w:pStyle w:val="Kommentartext"/>
      </w:pPr>
      <w:r>
        <w:rPr>
          <w:rStyle w:val="Kommentarzeichen"/>
        </w:rPr>
        <w:annotationRef/>
      </w:r>
      <w:r>
        <w:t>Passt hier m.E. nicht ganz so gut dazu</w:t>
      </w:r>
    </w:p>
  </w:comment>
  <w:comment w:id="530"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553" w:author="Ben Fels" w:date="2025-01-18T20:13:00Z" w:initials="BF">
    <w:p w14:paraId="5FDF5963" w14:textId="77777777" w:rsidR="00F07482" w:rsidRDefault="00F07482" w:rsidP="00F07482">
      <w:pPr>
        <w:pStyle w:val="Kommentartext"/>
      </w:pPr>
      <w:r>
        <w:rPr>
          <w:rStyle w:val="Kommentarzeichen"/>
        </w:rPr>
        <w:annotationRef/>
      </w:r>
      <w:r>
        <w:t>An geeigneter Stelle erläutern, dass es sich ddabei um Eingabeaufforderungen handelt.</w:t>
      </w:r>
    </w:p>
  </w:comment>
  <w:comment w:id="612"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617"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26"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653" w:author="Ben Fels" w:date="2025-01-15T07:11:00Z" w:initials="BF">
    <w:p w14:paraId="6D7F0819" w14:textId="70DD0950" w:rsidR="00063B35" w:rsidRDefault="00063B35" w:rsidP="00063B35">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61" w:author="Ben Fels" w:date="2025-01-18T08:51:00Z" w:initials="BF">
    <w:p w14:paraId="564BFEB5" w14:textId="77777777" w:rsidR="000379CF" w:rsidRDefault="000379CF" w:rsidP="000379CF">
      <w:pPr>
        <w:pStyle w:val="Kommentartext"/>
      </w:pPr>
      <w:r>
        <w:rPr>
          <w:rStyle w:val="Kommentarzeichen"/>
        </w:rPr>
        <w:annotationRef/>
      </w:r>
      <w:r>
        <w:t>Evtl. eher in-context learning</w:t>
      </w:r>
    </w:p>
  </w:comment>
  <w:comment w:id="906"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984"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42"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1043"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1044" w:author="Ben Fels" w:date="2025-01-12T15:29:00Z" w:initials="BF">
    <w:p w14:paraId="3C823AA6" w14:textId="77777777" w:rsidR="009B2AC2" w:rsidRDefault="009B2AC2" w:rsidP="009B2AC2">
      <w:pPr>
        <w:pStyle w:val="Kommentartext"/>
      </w:pPr>
      <w:r>
        <w:rPr>
          <w:rStyle w:val="Kommentarzeichen"/>
        </w:rPr>
        <w:annotationRef/>
      </w:r>
      <w:r>
        <w:t>s.o.</w:t>
      </w:r>
    </w:p>
  </w:comment>
  <w:comment w:id="1045"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1046"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1048"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1115"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164"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20"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242"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456"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07"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987"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13"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038"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2DD8870" w15:done="0"/>
  <w15:commentEx w15:paraId="24C7A8B7" w15:done="0"/>
  <w15:commentEx w15:paraId="4DC4C242" w15:done="0"/>
  <w15:commentEx w15:paraId="2EF8B8A0" w15:done="0"/>
  <w15:commentEx w15:paraId="3A7B1E3F" w15:done="0"/>
  <w15:commentEx w15:paraId="1D77C598" w15:paraIdParent="3A7B1E3F" w15:done="0"/>
  <w15:commentEx w15:paraId="2FDBEB32" w15:done="0"/>
  <w15:commentEx w15:paraId="7269906A" w15:done="0"/>
  <w15:commentEx w15:paraId="6844D945" w15:done="0"/>
  <w15:commentEx w15:paraId="5FDF5963" w15:done="0"/>
  <w15:commentEx w15:paraId="4F7F0344" w15:done="0"/>
  <w15:commentEx w15:paraId="38EB9EEF" w15:done="0"/>
  <w15:commentEx w15:paraId="1524D388" w15:done="0"/>
  <w15:commentEx w15:paraId="6D7F0819" w15:done="0"/>
  <w15:commentEx w15:paraId="564BFEB5"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4E8A58E9" w16cex:dateUtc="2025-01-18T09:21:00Z"/>
  <w16cex:commentExtensible w16cex:durableId="31F4FD89" w16cex:dateUtc="2025-01-17T17:54: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42AD76E1" w16cex:dateUtc="2025-01-15T06:24:00Z"/>
  <w16cex:commentExtensible w16cex:durableId="2E763F5A" w16cex:dateUtc="2024-12-23T18:11:00Z"/>
  <w16cex:commentExtensible w16cex:durableId="35ADA725" w16cex:dateUtc="2025-01-18T19:13: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7A5E5F1C" w16cex:dateUtc="2025-01-18T07:51: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2DD8870" w16cid:durableId="4E8A58E9"/>
  <w16cid:commentId w16cid:paraId="24C7A8B7" w16cid:durableId="31F4FD89"/>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7269906A" w16cid:durableId="42AD76E1"/>
  <w16cid:commentId w16cid:paraId="6844D945" w16cid:durableId="2E763F5A"/>
  <w16cid:commentId w16cid:paraId="5FDF5963" w16cid:durableId="35ADA725"/>
  <w16cid:commentId w16cid:paraId="4F7F0344" w16cid:durableId="63BE1282"/>
  <w16cid:commentId w16cid:paraId="38EB9EEF" w16cid:durableId="6B9AC107"/>
  <w16cid:commentId w16cid:paraId="1524D388" w16cid:durableId="40E600E4"/>
  <w16cid:commentId w16cid:paraId="6D7F0819" w16cid:durableId="23A83DDB"/>
  <w16cid:commentId w16cid:paraId="564BFEB5" w16cid:durableId="7A5E5F1C"/>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0C429" w14:textId="77777777" w:rsidR="00F23AA4" w:rsidRDefault="00F23AA4" w:rsidP="00FD56D1">
      <w:pPr>
        <w:spacing w:after="0" w:line="240" w:lineRule="auto"/>
      </w:pPr>
      <w:r>
        <w:separator/>
      </w:r>
    </w:p>
  </w:endnote>
  <w:endnote w:type="continuationSeparator" w:id="0">
    <w:p w14:paraId="63B91109" w14:textId="77777777" w:rsidR="00F23AA4" w:rsidRDefault="00F23AA4"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8289F" w14:textId="77777777" w:rsidR="00F23AA4" w:rsidRDefault="00F23AA4" w:rsidP="00FD56D1">
      <w:pPr>
        <w:spacing w:after="0" w:line="240" w:lineRule="auto"/>
      </w:pPr>
      <w:r>
        <w:separator/>
      </w:r>
    </w:p>
  </w:footnote>
  <w:footnote w:type="continuationSeparator" w:id="0">
    <w:p w14:paraId="7282FC45" w14:textId="77777777" w:rsidR="00F23AA4" w:rsidRDefault="00F23AA4"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4AFC"/>
    <w:rsid w:val="00004E0A"/>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1891"/>
    <w:rsid w:val="00032A2A"/>
    <w:rsid w:val="000348EF"/>
    <w:rsid w:val="00035068"/>
    <w:rsid w:val="000355CC"/>
    <w:rsid w:val="00035AC5"/>
    <w:rsid w:val="0003799E"/>
    <w:rsid w:val="000379CF"/>
    <w:rsid w:val="0004037A"/>
    <w:rsid w:val="00040628"/>
    <w:rsid w:val="00040C64"/>
    <w:rsid w:val="000428B9"/>
    <w:rsid w:val="00042C75"/>
    <w:rsid w:val="0004322C"/>
    <w:rsid w:val="0004336D"/>
    <w:rsid w:val="000441C8"/>
    <w:rsid w:val="0004433F"/>
    <w:rsid w:val="00044487"/>
    <w:rsid w:val="000446C4"/>
    <w:rsid w:val="00044E8B"/>
    <w:rsid w:val="00045489"/>
    <w:rsid w:val="00045A1D"/>
    <w:rsid w:val="00046B78"/>
    <w:rsid w:val="00047A7E"/>
    <w:rsid w:val="00047C35"/>
    <w:rsid w:val="00047CC3"/>
    <w:rsid w:val="00047DAB"/>
    <w:rsid w:val="0005057F"/>
    <w:rsid w:val="000509BF"/>
    <w:rsid w:val="00050FC3"/>
    <w:rsid w:val="0005186A"/>
    <w:rsid w:val="000521A1"/>
    <w:rsid w:val="00052927"/>
    <w:rsid w:val="00052D14"/>
    <w:rsid w:val="000534D4"/>
    <w:rsid w:val="000537B9"/>
    <w:rsid w:val="00053FB2"/>
    <w:rsid w:val="0005417F"/>
    <w:rsid w:val="00054F7B"/>
    <w:rsid w:val="000556DE"/>
    <w:rsid w:val="0005574F"/>
    <w:rsid w:val="00055888"/>
    <w:rsid w:val="00056BAB"/>
    <w:rsid w:val="000573DC"/>
    <w:rsid w:val="000574A8"/>
    <w:rsid w:val="00060449"/>
    <w:rsid w:val="00060513"/>
    <w:rsid w:val="00061289"/>
    <w:rsid w:val="00061383"/>
    <w:rsid w:val="000614AA"/>
    <w:rsid w:val="000622D7"/>
    <w:rsid w:val="00062454"/>
    <w:rsid w:val="00063B0F"/>
    <w:rsid w:val="00063B35"/>
    <w:rsid w:val="00063CC1"/>
    <w:rsid w:val="00064773"/>
    <w:rsid w:val="00066536"/>
    <w:rsid w:val="00066584"/>
    <w:rsid w:val="0006677C"/>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DD6"/>
    <w:rsid w:val="00093F5E"/>
    <w:rsid w:val="000949E2"/>
    <w:rsid w:val="00095053"/>
    <w:rsid w:val="00095203"/>
    <w:rsid w:val="00095F2F"/>
    <w:rsid w:val="00096089"/>
    <w:rsid w:val="0009629A"/>
    <w:rsid w:val="00097A16"/>
    <w:rsid w:val="00097AC3"/>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AC8"/>
    <w:rsid w:val="000B6E62"/>
    <w:rsid w:val="000B75DC"/>
    <w:rsid w:val="000B7DE9"/>
    <w:rsid w:val="000C040C"/>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876"/>
    <w:rsid w:val="00101732"/>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1AF6"/>
    <w:rsid w:val="00111EBC"/>
    <w:rsid w:val="00112061"/>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5E"/>
    <w:rsid w:val="00130DBB"/>
    <w:rsid w:val="001314A9"/>
    <w:rsid w:val="00131A69"/>
    <w:rsid w:val="001329BF"/>
    <w:rsid w:val="00133230"/>
    <w:rsid w:val="00133E78"/>
    <w:rsid w:val="00133EE4"/>
    <w:rsid w:val="00134C18"/>
    <w:rsid w:val="00134E58"/>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16C"/>
    <w:rsid w:val="001627B0"/>
    <w:rsid w:val="00163016"/>
    <w:rsid w:val="00163182"/>
    <w:rsid w:val="0016431D"/>
    <w:rsid w:val="00164717"/>
    <w:rsid w:val="001647E5"/>
    <w:rsid w:val="0016481A"/>
    <w:rsid w:val="001649A3"/>
    <w:rsid w:val="00165108"/>
    <w:rsid w:val="001655B2"/>
    <w:rsid w:val="001657E9"/>
    <w:rsid w:val="00165A68"/>
    <w:rsid w:val="001666F8"/>
    <w:rsid w:val="001669AF"/>
    <w:rsid w:val="00167223"/>
    <w:rsid w:val="00167B24"/>
    <w:rsid w:val="00167F8D"/>
    <w:rsid w:val="0017096A"/>
    <w:rsid w:val="00170A19"/>
    <w:rsid w:val="00170A7F"/>
    <w:rsid w:val="00170C3F"/>
    <w:rsid w:val="00170F3F"/>
    <w:rsid w:val="00170F94"/>
    <w:rsid w:val="00171029"/>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5154"/>
    <w:rsid w:val="00185E20"/>
    <w:rsid w:val="00186003"/>
    <w:rsid w:val="0018602D"/>
    <w:rsid w:val="00186BD7"/>
    <w:rsid w:val="00186EF4"/>
    <w:rsid w:val="00187E72"/>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10"/>
    <w:rsid w:val="00200A7F"/>
    <w:rsid w:val="00200D0E"/>
    <w:rsid w:val="00200D59"/>
    <w:rsid w:val="00201933"/>
    <w:rsid w:val="00201BE0"/>
    <w:rsid w:val="00201E41"/>
    <w:rsid w:val="00202801"/>
    <w:rsid w:val="00202808"/>
    <w:rsid w:val="0020310B"/>
    <w:rsid w:val="00203269"/>
    <w:rsid w:val="002040E7"/>
    <w:rsid w:val="0020469F"/>
    <w:rsid w:val="00204D5B"/>
    <w:rsid w:val="00204D6A"/>
    <w:rsid w:val="00204DCC"/>
    <w:rsid w:val="00205D30"/>
    <w:rsid w:val="00206467"/>
    <w:rsid w:val="00206631"/>
    <w:rsid w:val="0020716E"/>
    <w:rsid w:val="0020785D"/>
    <w:rsid w:val="00210484"/>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2E6E"/>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CB8"/>
    <w:rsid w:val="00283FA4"/>
    <w:rsid w:val="00284288"/>
    <w:rsid w:val="002854F4"/>
    <w:rsid w:val="00286A87"/>
    <w:rsid w:val="0028784F"/>
    <w:rsid w:val="002901C5"/>
    <w:rsid w:val="002908AB"/>
    <w:rsid w:val="00291087"/>
    <w:rsid w:val="002921A8"/>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2072"/>
    <w:rsid w:val="002B21CD"/>
    <w:rsid w:val="002B2730"/>
    <w:rsid w:val="002B27E3"/>
    <w:rsid w:val="002B2F61"/>
    <w:rsid w:val="002B38E4"/>
    <w:rsid w:val="002B403B"/>
    <w:rsid w:val="002B45A7"/>
    <w:rsid w:val="002B4C15"/>
    <w:rsid w:val="002B52F5"/>
    <w:rsid w:val="002B57F8"/>
    <w:rsid w:val="002B72E3"/>
    <w:rsid w:val="002B7542"/>
    <w:rsid w:val="002B7E15"/>
    <w:rsid w:val="002C0744"/>
    <w:rsid w:val="002C0F04"/>
    <w:rsid w:val="002C1227"/>
    <w:rsid w:val="002C1B1B"/>
    <w:rsid w:val="002C1FAD"/>
    <w:rsid w:val="002C2C95"/>
    <w:rsid w:val="002C34A8"/>
    <w:rsid w:val="002C461A"/>
    <w:rsid w:val="002C4DE6"/>
    <w:rsid w:val="002C528F"/>
    <w:rsid w:val="002C683F"/>
    <w:rsid w:val="002C6A20"/>
    <w:rsid w:val="002C6F4F"/>
    <w:rsid w:val="002C7F11"/>
    <w:rsid w:val="002D0ABE"/>
    <w:rsid w:val="002D0D56"/>
    <w:rsid w:val="002D18A4"/>
    <w:rsid w:val="002D214F"/>
    <w:rsid w:val="002D2615"/>
    <w:rsid w:val="002D26E5"/>
    <w:rsid w:val="002D303D"/>
    <w:rsid w:val="002D354F"/>
    <w:rsid w:val="002D38EF"/>
    <w:rsid w:val="002D3BB6"/>
    <w:rsid w:val="002D3E0A"/>
    <w:rsid w:val="002D5191"/>
    <w:rsid w:val="002D5E78"/>
    <w:rsid w:val="002D6596"/>
    <w:rsid w:val="002D71B9"/>
    <w:rsid w:val="002D753F"/>
    <w:rsid w:val="002D75F1"/>
    <w:rsid w:val="002E02DD"/>
    <w:rsid w:val="002E069A"/>
    <w:rsid w:val="002E08B8"/>
    <w:rsid w:val="002E0D1E"/>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56E7"/>
    <w:rsid w:val="00317323"/>
    <w:rsid w:val="003177EE"/>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4167"/>
    <w:rsid w:val="0033434B"/>
    <w:rsid w:val="00335921"/>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28E"/>
    <w:rsid w:val="003603EC"/>
    <w:rsid w:val="0036067B"/>
    <w:rsid w:val="00360F0F"/>
    <w:rsid w:val="00361F02"/>
    <w:rsid w:val="00362401"/>
    <w:rsid w:val="003626B5"/>
    <w:rsid w:val="0036396C"/>
    <w:rsid w:val="00363DDF"/>
    <w:rsid w:val="003645CF"/>
    <w:rsid w:val="00364A01"/>
    <w:rsid w:val="00364A2F"/>
    <w:rsid w:val="00364B09"/>
    <w:rsid w:val="00366093"/>
    <w:rsid w:val="0036667B"/>
    <w:rsid w:val="00366C38"/>
    <w:rsid w:val="003676E5"/>
    <w:rsid w:val="00370472"/>
    <w:rsid w:val="00370EB9"/>
    <w:rsid w:val="0037160D"/>
    <w:rsid w:val="003723AD"/>
    <w:rsid w:val="003726C3"/>
    <w:rsid w:val="003726F7"/>
    <w:rsid w:val="00372D75"/>
    <w:rsid w:val="003731C2"/>
    <w:rsid w:val="003740E8"/>
    <w:rsid w:val="00374B64"/>
    <w:rsid w:val="00375107"/>
    <w:rsid w:val="003769C1"/>
    <w:rsid w:val="00376C29"/>
    <w:rsid w:val="003771D8"/>
    <w:rsid w:val="003773D8"/>
    <w:rsid w:val="0038081F"/>
    <w:rsid w:val="00381AD5"/>
    <w:rsid w:val="0038201E"/>
    <w:rsid w:val="00382649"/>
    <w:rsid w:val="003826D9"/>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8F6"/>
    <w:rsid w:val="00393A95"/>
    <w:rsid w:val="00393B58"/>
    <w:rsid w:val="00393D94"/>
    <w:rsid w:val="00393E77"/>
    <w:rsid w:val="0039456E"/>
    <w:rsid w:val="00394ADC"/>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406A"/>
    <w:rsid w:val="003A4E79"/>
    <w:rsid w:val="003A5172"/>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9A"/>
    <w:rsid w:val="003C2FAA"/>
    <w:rsid w:val="003C332D"/>
    <w:rsid w:val="003C4443"/>
    <w:rsid w:val="003C44B9"/>
    <w:rsid w:val="003C5439"/>
    <w:rsid w:val="003C543B"/>
    <w:rsid w:val="003C5595"/>
    <w:rsid w:val="003C55B1"/>
    <w:rsid w:val="003C5B73"/>
    <w:rsid w:val="003C656C"/>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FD8"/>
    <w:rsid w:val="003E41A4"/>
    <w:rsid w:val="003E440C"/>
    <w:rsid w:val="003E4762"/>
    <w:rsid w:val="003E4C2A"/>
    <w:rsid w:val="003E5015"/>
    <w:rsid w:val="003E5C66"/>
    <w:rsid w:val="003E5CEC"/>
    <w:rsid w:val="003E6C29"/>
    <w:rsid w:val="003E7056"/>
    <w:rsid w:val="003E7999"/>
    <w:rsid w:val="003E7A71"/>
    <w:rsid w:val="003F027F"/>
    <w:rsid w:val="003F0B26"/>
    <w:rsid w:val="003F15F7"/>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75C1"/>
    <w:rsid w:val="00407710"/>
    <w:rsid w:val="00407B48"/>
    <w:rsid w:val="00407C0C"/>
    <w:rsid w:val="00407E05"/>
    <w:rsid w:val="004102B3"/>
    <w:rsid w:val="004102C1"/>
    <w:rsid w:val="0041041F"/>
    <w:rsid w:val="0041172E"/>
    <w:rsid w:val="00411AE1"/>
    <w:rsid w:val="00412987"/>
    <w:rsid w:val="004135CC"/>
    <w:rsid w:val="0041371D"/>
    <w:rsid w:val="004150A5"/>
    <w:rsid w:val="00415299"/>
    <w:rsid w:val="004152E8"/>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FB9"/>
    <w:rsid w:val="004236A1"/>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72"/>
    <w:rsid w:val="004B1DD2"/>
    <w:rsid w:val="004B308A"/>
    <w:rsid w:val="004B30A9"/>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390B"/>
    <w:rsid w:val="004C40D6"/>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6B43"/>
    <w:rsid w:val="004D720D"/>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8B9"/>
    <w:rsid w:val="005003F5"/>
    <w:rsid w:val="00500497"/>
    <w:rsid w:val="00500B6A"/>
    <w:rsid w:val="00500DBA"/>
    <w:rsid w:val="00500E6A"/>
    <w:rsid w:val="00501AEC"/>
    <w:rsid w:val="00502D3D"/>
    <w:rsid w:val="005032B9"/>
    <w:rsid w:val="00503748"/>
    <w:rsid w:val="00503AE4"/>
    <w:rsid w:val="00503FDA"/>
    <w:rsid w:val="00504819"/>
    <w:rsid w:val="00504AF3"/>
    <w:rsid w:val="00505C0E"/>
    <w:rsid w:val="00505C3F"/>
    <w:rsid w:val="00506019"/>
    <w:rsid w:val="00506D2E"/>
    <w:rsid w:val="00506F9B"/>
    <w:rsid w:val="00507136"/>
    <w:rsid w:val="005074E6"/>
    <w:rsid w:val="0051071F"/>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2DB7"/>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16F2"/>
    <w:rsid w:val="00562090"/>
    <w:rsid w:val="00562D55"/>
    <w:rsid w:val="00562FE9"/>
    <w:rsid w:val="0056315B"/>
    <w:rsid w:val="00563DAE"/>
    <w:rsid w:val="00563E34"/>
    <w:rsid w:val="00563F3A"/>
    <w:rsid w:val="005645A2"/>
    <w:rsid w:val="005648B7"/>
    <w:rsid w:val="00564B09"/>
    <w:rsid w:val="00564CC8"/>
    <w:rsid w:val="0056537C"/>
    <w:rsid w:val="0056573B"/>
    <w:rsid w:val="00565787"/>
    <w:rsid w:val="00566035"/>
    <w:rsid w:val="005662F2"/>
    <w:rsid w:val="005664E8"/>
    <w:rsid w:val="0056662A"/>
    <w:rsid w:val="0056734C"/>
    <w:rsid w:val="00567591"/>
    <w:rsid w:val="005675EE"/>
    <w:rsid w:val="00570631"/>
    <w:rsid w:val="00570712"/>
    <w:rsid w:val="00571197"/>
    <w:rsid w:val="00571EEF"/>
    <w:rsid w:val="005725A7"/>
    <w:rsid w:val="00572A5F"/>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482"/>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7DC"/>
    <w:rsid w:val="005D1094"/>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CB"/>
    <w:rsid w:val="005E25E7"/>
    <w:rsid w:val="005E2EC1"/>
    <w:rsid w:val="005E2FBA"/>
    <w:rsid w:val="005E3FBE"/>
    <w:rsid w:val="005E4059"/>
    <w:rsid w:val="005E6A18"/>
    <w:rsid w:val="005E7F1A"/>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2D71"/>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14A"/>
    <w:rsid w:val="0062282A"/>
    <w:rsid w:val="00622CDA"/>
    <w:rsid w:val="006234AC"/>
    <w:rsid w:val="006247FF"/>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569E"/>
    <w:rsid w:val="006364A3"/>
    <w:rsid w:val="00636B7C"/>
    <w:rsid w:val="00636E9B"/>
    <w:rsid w:val="006372F0"/>
    <w:rsid w:val="00637777"/>
    <w:rsid w:val="00637989"/>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9B0"/>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6B0"/>
    <w:rsid w:val="00661818"/>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05C"/>
    <w:rsid w:val="00690A2C"/>
    <w:rsid w:val="00690DDC"/>
    <w:rsid w:val="00691980"/>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108D"/>
    <w:rsid w:val="006A1A45"/>
    <w:rsid w:val="006A26C1"/>
    <w:rsid w:val="006A2FE8"/>
    <w:rsid w:val="006A3622"/>
    <w:rsid w:val="006A427F"/>
    <w:rsid w:val="006A4527"/>
    <w:rsid w:val="006A5767"/>
    <w:rsid w:val="006A5F0A"/>
    <w:rsid w:val="006A5F96"/>
    <w:rsid w:val="006A66F6"/>
    <w:rsid w:val="006A7220"/>
    <w:rsid w:val="006A7365"/>
    <w:rsid w:val="006B0454"/>
    <w:rsid w:val="006B1315"/>
    <w:rsid w:val="006B1593"/>
    <w:rsid w:val="006B219E"/>
    <w:rsid w:val="006B2411"/>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3123"/>
    <w:rsid w:val="006C3CFA"/>
    <w:rsid w:val="006C3FDD"/>
    <w:rsid w:val="006C5A76"/>
    <w:rsid w:val="006C5FDF"/>
    <w:rsid w:val="006C6C6F"/>
    <w:rsid w:val="006C6FA8"/>
    <w:rsid w:val="006C710F"/>
    <w:rsid w:val="006C73DC"/>
    <w:rsid w:val="006D0171"/>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0CAF"/>
    <w:rsid w:val="006E14BF"/>
    <w:rsid w:val="006E16C5"/>
    <w:rsid w:val="006E2516"/>
    <w:rsid w:val="006E32F9"/>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65"/>
    <w:rsid w:val="006F28A6"/>
    <w:rsid w:val="006F32AA"/>
    <w:rsid w:val="006F32EB"/>
    <w:rsid w:val="006F3392"/>
    <w:rsid w:val="006F373F"/>
    <w:rsid w:val="006F3879"/>
    <w:rsid w:val="006F3F9D"/>
    <w:rsid w:val="006F54A3"/>
    <w:rsid w:val="006F5C2D"/>
    <w:rsid w:val="006F5D81"/>
    <w:rsid w:val="006F609A"/>
    <w:rsid w:val="006F6F20"/>
    <w:rsid w:val="006F7AF6"/>
    <w:rsid w:val="00701786"/>
    <w:rsid w:val="00701821"/>
    <w:rsid w:val="00701F2D"/>
    <w:rsid w:val="00702ABB"/>
    <w:rsid w:val="007031B4"/>
    <w:rsid w:val="007035E1"/>
    <w:rsid w:val="007036F9"/>
    <w:rsid w:val="007041E2"/>
    <w:rsid w:val="00705F00"/>
    <w:rsid w:val="00706616"/>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26BC7"/>
    <w:rsid w:val="00730409"/>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7A4"/>
    <w:rsid w:val="00741F25"/>
    <w:rsid w:val="00744545"/>
    <w:rsid w:val="00745761"/>
    <w:rsid w:val="00745A3E"/>
    <w:rsid w:val="00745F72"/>
    <w:rsid w:val="0074673F"/>
    <w:rsid w:val="00746B2B"/>
    <w:rsid w:val="00746CF9"/>
    <w:rsid w:val="00747A58"/>
    <w:rsid w:val="00747E63"/>
    <w:rsid w:val="00750260"/>
    <w:rsid w:val="007509B8"/>
    <w:rsid w:val="00750A22"/>
    <w:rsid w:val="00751BC7"/>
    <w:rsid w:val="00751D23"/>
    <w:rsid w:val="00752209"/>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3FE2"/>
    <w:rsid w:val="007741B2"/>
    <w:rsid w:val="007757CB"/>
    <w:rsid w:val="00775F58"/>
    <w:rsid w:val="00775FD8"/>
    <w:rsid w:val="00777574"/>
    <w:rsid w:val="00777B05"/>
    <w:rsid w:val="00777C95"/>
    <w:rsid w:val="00777E80"/>
    <w:rsid w:val="00780360"/>
    <w:rsid w:val="007809C7"/>
    <w:rsid w:val="00781552"/>
    <w:rsid w:val="007818F1"/>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625"/>
    <w:rsid w:val="007B1F1C"/>
    <w:rsid w:val="007B22AB"/>
    <w:rsid w:val="007B28C4"/>
    <w:rsid w:val="007B3584"/>
    <w:rsid w:val="007B4646"/>
    <w:rsid w:val="007B4966"/>
    <w:rsid w:val="007B4A42"/>
    <w:rsid w:val="007B4D9C"/>
    <w:rsid w:val="007B51EE"/>
    <w:rsid w:val="007B5762"/>
    <w:rsid w:val="007B6EDC"/>
    <w:rsid w:val="007B6F5C"/>
    <w:rsid w:val="007B7220"/>
    <w:rsid w:val="007B766F"/>
    <w:rsid w:val="007B78D1"/>
    <w:rsid w:val="007B7C10"/>
    <w:rsid w:val="007C03E1"/>
    <w:rsid w:val="007C1863"/>
    <w:rsid w:val="007C3A77"/>
    <w:rsid w:val="007C457C"/>
    <w:rsid w:val="007C4829"/>
    <w:rsid w:val="007C4CDD"/>
    <w:rsid w:val="007C4F32"/>
    <w:rsid w:val="007C5487"/>
    <w:rsid w:val="007C5BAF"/>
    <w:rsid w:val="007C64DC"/>
    <w:rsid w:val="007C69BA"/>
    <w:rsid w:val="007C6A28"/>
    <w:rsid w:val="007C76BA"/>
    <w:rsid w:val="007D0342"/>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0E3"/>
    <w:rsid w:val="007D716E"/>
    <w:rsid w:val="007D71F8"/>
    <w:rsid w:val="007D7DF6"/>
    <w:rsid w:val="007E052B"/>
    <w:rsid w:val="007E1360"/>
    <w:rsid w:val="007E2B44"/>
    <w:rsid w:val="007E319B"/>
    <w:rsid w:val="007E380B"/>
    <w:rsid w:val="007E3928"/>
    <w:rsid w:val="007E3A8D"/>
    <w:rsid w:val="007E3FE6"/>
    <w:rsid w:val="007E535F"/>
    <w:rsid w:val="007E618F"/>
    <w:rsid w:val="007E6CE6"/>
    <w:rsid w:val="007E76C5"/>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624D"/>
    <w:rsid w:val="00806E4B"/>
    <w:rsid w:val="00806E52"/>
    <w:rsid w:val="008071E1"/>
    <w:rsid w:val="0080773B"/>
    <w:rsid w:val="00807F43"/>
    <w:rsid w:val="0081074B"/>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30C"/>
    <w:rsid w:val="00827E10"/>
    <w:rsid w:val="00830E12"/>
    <w:rsid w:val="008316DD"/>
    <w:rsid w:val="00831BA6"/>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09D4"/>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3AEB"/>
    <w:rsid w:val="00873D5B"/>
    <w:rsid w:val="0087427B"/>
    <w:rsid w:val="00875090"/>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DBC"/>
    <w:rsid w:val="008821C5"/>
    <w:rsid w:val="008833CB"/>
    <w:rsid w:val="0088383C"/>
    <w:rsid w:val="00883B42"/>
    <w:rsid w:val="008840F8"/>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2FB"/>
    <w:rsid w:val="008A068C"/>
    <w:rsid w:val="008A06AE"/>
    <w:rsid w:val="008A07C9"/>
    <w:rsid w:val="008A0B02"/>
    <w:rsid w:val="008A1502"/>
    <w:rsid w:val="008A1944"/>
    <w:rsid w:val="008A1987"/>
    <w:rsid w:val="008A2A59"/>
    <w:rsid w:val="008A3331"/>
    <w:rsid w:val="008A3763"/>
    <w:rsid w:val="008A37AB"/>
    <w:rsid w:val="008A5983"/>
    <w:rsid w:val="008A5AD2"/>
    <w:rsid w:val="008A5CF9"/>
    <w:rsid w:val="008A60F7"/>
    <w:rsid w:val="008A63F8"/>
    <w:rsid w:val="008A6D0A"/>
    <w:rsid w:val="008A7451"/>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B7"/>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3914"/>
    <w:rsid w:val="008D4021"/>
    <w:rsid w:val="008D4040"/>
    <w:rsid w:val="008D40AE"/>
    <w:rsid w:val="008D436C"/>
    <w:rsid w:val="008D437C"/>
    <w:rsid w:val="008D4D1D"/>
    <w:rsid w:val="008D50AB"/>
    <w:rsid w:val="008D58F8"/>
    <w:rsid w:val="008D5A55"/>
    <w:rsid w:val="008D6647"/>
    <w:rsid w:val="008D67C0"/>
    <w:rsid w:val="008D682B"/>
    <w:rsid w:val="008E029D"/>
    <w:rsid w:val="008E0405"/>
    <w:rsid w:val="008E046B"/>
    <w:rsid w:val="008E1C19"/>
    <w:rsid w:val="008E1D91"/>
    <w:rsid w:val="008E2F22"/>
    <w:rsid w:val="008E390B"/>
    <w:rsid w:val="008E41D3"/>
    <w:rsid w:val="008E4A0A"/>
    <w:rsid w:val="008E4A9B"/>
    <w:rsid w:val="008E5754"/>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6DE"/>
    <w:rsid w:val="00922B92"/>
    <w:rsid w:val="00922DF5"/>
    <w:rsid w:val="00923D7F"/>
    <w:rsid w:val="0092531F"/>
    <w:rsid w:val="00925718"/>
    <w:rsid w:val="00926BA5"/>
    <w:rsid w:val="00927A08"/>
    <w:rsid w:val="009308A8"/>
    <w:rsid w:val="009309B1"/>
    <w:rsid w:val="009313F1"/>
    <w:rsid w:val="00931568"/>
    <w:rsid w:val="00931A51"/>
    <w:rsid w:val="00931E7D"/>
    <w:rsid w:val="00932D03"/>
    <w:rsid w:val="00932D82"/>
    <w:rsid w:val="00932DAE"/>
    <w:rsid w:val="00932E38"/>
    <w:rsid w:val="00933CD4"/>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A9"/>
    <w:rsid w:val="009464AD"/>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06D1"/>
    <w:rsid w:val="009617AB"/>
    <w:rsid w:val="00961A2A"/>
    <w:rsid w:val="00961A84"/>
    <w:rsid w:val="00962588"/>
    <w:rsid w:val="0096348C"/>
    <w:rsid w:val="00963AD3"/>
    <w:rsid w:val="009643B4"/>
    <w:rsid w:val="009659C5"/>
    <w:rsid w:val="00965CED"/>
    <w:rsid w:val="00965EE8"/>
    <w:rsid w:val="00966511"/>
    <w:rsid w:val="00966754"/>
    <w:rsid w:val="009674D3"/>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663"/>
    <w:rsid w:val="009C1E97"/>
    <w:rsid w:val="009C2379"/>
    <w:rsid w:val="009C26EA"/>
    <w:rsid w:val="009C298A"/>
    <w:rsid w:val="009C31CF"/>
    <w:rsid w:val="009C5C36"/>
    <w:rsid w:val="009C73B9"/>
    <w:rsid w:val="009C7AC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669"/>
    <w:rsid w:val="009E3F92"/>
    <w:rsid w:val="009E427A"/>
    <w:rsid w:val="009E4573"/>
    <w:rsid w:val="009E5C33"/>
    <w:rsid w:val="009E662C"/>
    <w:rsid w:val="009E6789"/>
    <w:rsid w:val="009E71F3"/>
    <w:rsid w:val="009F0C06"/>
    <w:rsid w:val="009F0D64"/>
    <w:rsid w:val="009F1231"/>
    <w:rsid w:val="009F1957"/>
    <w:rsid w:val="009F1B79"/>
    <w:rsid w:val="009F2204"/>
    <w:rsid w:val="009F25EF"/>
    <w:rsid w:val="009F26D9"/>
    <w:rsid w:val="009F27F9"/>
    <w:rsid w:val="009F2CDB"/>
    <w:rsid w:val="009F34B2"/>
    <w:rsid w:val="009F35FC"/>
    <w:rsid w:val="009F3740"/>
    <w:rsid w:val="009F3849"/>
    <w:rsid w:val="009F3DFB"/>
    <w:rsid w:val="009F4187"/>
    <w:rsid w:val="009F4724"/>
    <w:rsid w:val="009F4A65"/>
    <w:rsid w:val="009F4B55"/>
    <w:rsid w:val="009F5014"/>
    <w:rsid w:val="009F5B08"/>
    <w:rsid w:val="009F668D"/>
    <w:rsid w:val="009F6B90"/>
    <w:rsid w:val="009F6DC9"/>
    <w:rsid w:val="009F6F30"/>
    <w:rsid w:val="009F7637"/>
    <w:rsid w:val="009F7F86"/>
    <w:rsid w:val="00A01EBD"/>
    <w:rsid w:val="00A01F6A"/>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17E85"/>
    <w:rsid w:val="00A20610"/>
    <w:rsid w:val="00A21583"/>
    <w:rsid w:val="00A2162F"/>
    <w:rsid w:val="00A21F60"/>
    <w:rsid w:val="00A22162"/>
    <w:rsid w:val="00A222A1"/>
    <w:rsid w:val="00A2252A"/>
    <w:rsid w:val="00A22644"/>
    <w:rsid w:val="00A22713"/>
    <w:rsid w:val="00A24036"/>
    <w:rsid w:val="00A243E1"/>
    <w:rsid w:val="00A248FB"/>
    <w:rsid w:val="00A25689"/>
    <w:rsid w:val="00A2573B"/>
    <w:rsid w:val="00A26169"/>
    <w:rsid w:val="00A26612"/>
    <w:rsid w:val="00A267A8"/>
    <w:rsid w:val="00A26CE4"/>
    <w:rsid w:val="00A26D4A"/>
    <w:rsid w:val="00A27796"/>
    <w:rsid w:val="00A2795A"/>
    <w:rsid w:val="00A27970"/>
    <w:rsid w:val="00A30D5C"/>
    <w:rsid w:val="00A30EAF"/>
    <w:rsid w:val="00A3121E"/>
    <w:rsid w:val="00A316A4"/>
    <w:rsid w:val="00A32228"/>
    <w:rsid w:val="00A32525"/>
    <w:rsid w:val="00A32655"/>
    <w:rsid w:val="00A32669"/>
    <w:rsid w:val="00A326A8"/>
    <w:rsid w:val="00A32CDF"/>
    <w:rsid w:val="00A346F1"/>
    <w:rsid w:val="00A3491C"/>
    <w:rsid w:val="00A349F3"/>
    <w:rsid w:val="00A34D47"/>
    <w:rsid w:val="00A35193"/>
    <w:rsid w:val="00A35335"/>
    <w:rsid w:val="00A35926"/>
    <w:rsid w:val="00A35D5E"/>
    <w:rsid w:val="00A3619D"/>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0EC3"/>
    <w:rsid w:val="00A71639"/>
    <w:rsid w:val="00A71B20"/>
    <w:rsid w:val="00A72021"/>
    <w:rsid w:val="00A72529"/>
    <w:rsid w:val="00A7271C"/>
    <w:rsid w:val="00A7333B"/>
    <w:rsid w:val="00A73425"/>
    <w:rsid w:val="00A738F3"/>
    <w:rsid w:val="00A73977"/>
    <w:rsid w:val="00A73D94"/>
    <w:rsid w:val="00A74E28"/>
    <w:rsid w:val="00A75FA4"/>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2170"/>
    <w:rsid w:val="00AC24FD"/>
    <w:rsid w:val="00AC2AAF"/>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3F6"/>
    <w:rsid w:val="00AE35B2"/>
    <w:rsid w:val="00AE4917"/>
    <w:rsid w:val="00AE5C8F"/>
    <w:rsid w:val="00AE6A32"/>
    <w:rsid w:val="00AE6A3C"/>
    <w:rsid w:val="00AE6F36"/>
    <w:rsid w:val="00AF278D"/>
    <w:rsid w:val="00AF2FB8"/>
    <w:rsid w:val="00AF363F"/>
    <w:rsid w:val="00AF45D9"/>
    <w:rsid w:val="00AF55F9"/>
    <w:rsid w:val="00AF6152"/>
    <w:rsid w:val="00AF699E"/>
    <w:rsid w:val="00AF7D22"/>
    <w:rsid w:val="00B005E8"/>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902"/>
    <w:rsid w:val="00B14C0A"/>
    <w:rsid w:val="00B15028"/>
    <w:rsid w:val="00B1630D"/>
    <w:rsid w:val="00B16867"/>
    <w:rsid w:val="00B1740E"/>
    <w:rsid w:val="00B1789E"/>
    <w:rsid w:val="00B17946"/>
    <w:rsid w:val="00B20BF7"/>
    <w:rsid w:val="00B20D3A"/>
    <w:rsid w:val="00B20F82"/>
    <w:rsid w:val="00B21691"/>
    <w:rsid w:val="00B2197C"/>
    <w:rsid w:val="00B22306"/>
    <w:rsid w:val="00B226A5"/>
    <w:rsid w:val="00B22711"/>
    <w:rsid w:val="00B229F3"/>
    <w:rsid w:val="00B22A20"/>
    <w:rsid w:val="00B22C69"/>
    <w:rsid w:val="00B232B7"/>
    <w:rsid w:val="00B236E8"/>
    <w:rsid w:val="00B24C95"/>
    <w:rsid w:val="00B2661F"/>
    <w:rsid w:val="00B26F9B"/>
    <w:rsid w:val="00B30CD8"/>
    <w:rsid w:val="00B30CF1"/>
    <w:rsid w:val="00B319A6"/>
    <w:rsid w:val="00B31CAE"/>
    <w:rsid w:val="00B333A1"/>
    <w:rsid w:val="00B336D6"/>
    <w:rsid w:val="00B33904"/>
    <w:rsid w:val="00B3513B"/>
    <w:rsid w:val="00B355B4"/>
    <w:rsid w:val="00B36212"/>
    <w:rsid w:val="00B365E5"/>
    <w:rsid w:val="00B365FE"/>
    <w:rsid w:val="00B366FC"/>
    <w:rsid w:val="00B36738"/>
    <w:rsid w:val="00B36B38"/>
    <w:rsid w:val="00B36E3B"/>
    <w:rsid w:val="00B37C04"/>
    <w:rsid w:val="00B40158"/>
    <w:rsid w:val="00B4018E"/>
    <w:rsid w:val="00B40715"/>
    <w:rsid w:val="00B40D6B"/>
    <w:rsid w:val="00B428C1"/>
    <w:rsid w:val="00B449A1"/>
    <w:rsid w:val="00B44F05"/>
    <w:rsid w:val="00B4503E"/>
    <w:rsid w:val="00B451F9"/>
    <w:rsid w:val="00B46597"/>
    <w:rsid w:val="00B465DD"/>
    <w:rsid w:val="00B46BF1"/>
    <w:rsid w:val="00B46C22"/>
    <w:rsid w:val="00B475AA"/>
    <w:rsid w:val="00B50ACA"/>
    <w:rsid w:val="00B51C27"/>
    <w:rsid w:val="00B51C43"/>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6DD"/>
    <w:rsid w:val="00BA1948"/>
    <w:rsid w:val="00BA1CE8"/>
    <w:rsid w:val="00BA2245"/>
    <w:rsid w:val="00BA22D6"/>
    <w:rsid w:val="00BA2887"/>
    <w:rsid w:val="00BA334A"/>
    <w:rsid w:val="00BA4466"/>
    <w:rsid w:val="00BA4DD7"/>
    <w:rsid w:val="00BA5885"/>
    <w:rsid w:val="00BA75E2"/>
    <w:rsid w:val="00BB0C86"/>
    <w:rsid w:val="00BB0D54"/>
    <w:rsid w:val="00BB17BB"/>
    <w:rsid w:val="00BB1B39"/>
    <w:rsid w:val="00BB2046"/>
    <w:rsid w:val="00BB286E"/>
    <w:rsid w:val="00BB2982"/>
    <w:rsid w:val="00BB2CB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0CB"/>
    <w:rsid w:val="00BD4F7E"/>
    <w:rsid w:val="00BD5A34"/>
    <w:rsid w:val="00BD6FAD"/>
    <w:rsid w:val="00BD79FB"/>
    <w:rsid w:val="00BD7A6F"/>
    <w:rsid w:val="00BD7A9D"/>
    <w:rsid w:val="00BE0296"/>
    <w:rsid w:val="00BE0B20"/>
    <w:rsid w:val="00BE242E"/>
    <w:rsid w:val="00BE2782"/>
    <w:rsid w:val="00BE2856"/>
    <w:rsid w:val="00BE2ABD"/>
    <w:rsid w:val="00BE2FD7"/>
    <w:rsid w:val="00BE3073"/>
    <w:rsid w:val="00BE36DB"/>
    <w:rsid w:val="00BE4644"/>
    <w:rsid w:val="00BE49DD"/>
    <w:rsid w:val="00BE512A"/>
    <w:rsid w:val="00BE5685"/>
    <w:rsid w:val="00BE5DB2"/>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DD4"/>
    <w:rsid w:val="00C20F8E"/>
    <w:rsid w:val="00C2113B"/>
    <w:rsid w:val="00C21A51"/>
    <w:rsid w:val="00C21BBA"/>
    <w:rsid w:val="00C22C5A"/>
    <w:rsid w:val="00C22F4F"/>
    <w:rsid w:val="00C2335C"/>
    <w:rsid w:val="00C2340B"/>
    <w:rsid w:val="00C251A6"/>
    <w:rsid w:val="00C25F20"/>
    <w:rsid w:val="00C26483"/>
    <w:rsid w:val="00C267E4"/>
    <w:rsid w:val="00C3078D"/>
    <w:rsid w:val="00C307D8"/>
    <w:rsid w:val="00C30D13"/>
    <w:rsid w:val="00C323C5"/>
    <w:rsid w:val="00C3385B"/>
    <w:rsid w:val="00C338F2"/>
    <w:rsid w:val="00C343C4"/>
    <w:rsid w:val="00C34F32"/>
    <w:rsid w:val="00C350DB"/>
    <w:rsid w:val="00C351F4"/>
    <w:rsid w:val="00C36A6B"/>
    <w:rsid w:val="00C370C6"/>
    <w:rsid w:val="00C371AA"/>
    <w:rsid w:val="00C377EF"/>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7343"/>
    <w:rsid w:val="00C61D4E"/>
    <w:rsid w:val="00C62B08"/>
    <w:rsid w:val="00C63E66"/>
    <w:rsid w:val="00C64823"/>
    <w:rsid w:val="00C64DCA"/>
    <w:rsid w:val="00C65762"/>
    <w:rsid w:val="00C6584E"/>
    <w:rsid w:val="00C663BA"/>
    <w:rsid w:val="00C66EC3"/>
    <w:rsid w:val="00C675CD"/>
    <w:rsid w:val="00C719BE"/>
    <w:rsid w:val="00C72A2A"/>
    <w:rsid w:val="00C73095"/>
    <w:rsid w:val="00C73330"/>
    <w:rsid w:val="00C74548"/>
    <w:rsid w:val="00C75BAA"/>
    <w:rsid w:val="00C7600E"/>
    <w:rsid w:val="00C76172"/>
    <w:rsid w:val="00C762D6"/>
    <w:rsid w:val="00C81BEC"/>
    <w:rsid w:val="00C81FC9"/>
    <w:rsid w:val="00C83153"/>
    <w:rsid w:val="00C839AA"/>
    <w:rsid w:val="00C83B3D"/>
    <w:rsid w:val="00C8446F"/>
    <w:rsid w:val="00C85ADA"/>
    <w:rsid w:val="00C908D7"/>
    <w:rsid w:val="00C90B0A"/>
    <w:rsid w:val="00C9130F"/>
    <w:rsid w:val="00C923FD"/>
    <w:rsid w:val="00C92758"/>
    <w:rsid w:val="00C92CEE"/>
    <w:rsid w:val="00C9325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5AA"/>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49FF"/>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52"/>
    <w:rsid w:val="00D10145"/>
    <w:rsid w:val="00D108D2"/>
    <w:rsid w:val="00D10B73"/>
    <w:rsid w:val="00D12477"/>
    <w:rsid w:val="00D13052"/>
    <w:rsid w:val="00D1389F"/>
    <w:rsid w:val="00D139F4"/>
    <w:rsid w:val="00D13BED"/>
    <w:rsid w:val="00D1402E"/>
    <w:rsid w:val="00D147DB"/>
    <w:rsid w:val="00D149A3"/>
    <w:rsid w:val="00D158D7"/>
    <w:rsid w:val="00D159BC"/>
    <w:rsid w:val="00D16D3F"/>
    <w:rsid w:val="00D17305"/>
    <w:rsid w:val="00D17F7F"/>
    <w:rsid w:val="00D207C6"/>
    <w:rsid w:val="00D20B80"/>
    <w:rsid w:val="00D218B1"/>
    <w:rsid w:val="00D21C8D"/>
    <w:rsid w:val="00D23882"/>
    <w:rsid w:val="00D24379"/>
    <w:rsid w:val="00D2491E"/>
    <w:rsid w:val="00D2498A"/>
    <w:rsid w:val="00D24A1A"/>
    <w:rsid w:val="00D252BF"/>
    <w:rsid w:val="00D25430"/>
    <w:rsid w:val="00D2576A"/>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4946"/>
    <w:rsid w:val="00D75510"/>
    <w:rsid w:val="00D75655"/>
    <w:rsid w:val="00D75BEA"/>
    <w:rsid w:val="00D7685B"/>
    <w:rsid w:val="00D76BED"/>
    <w:rsid w:val="00D76CF8"/>
    <w:rsid w:val="00D7746F"/>
    <w:rsid w:val="00D77527"/>
    <w:rsid w:val="00D779A6"/>
    <w:rsid w:val="00D77B59"/>
    <w:rsid w:val="00D802DF"/>
    <w:rsid w:val="00D814BB"/>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F5B"/>
    <w:rsid w:val="00DC1B09"/>
    <w:rsid w:val="00DC2739"/>
    <w:rsid w:val="00DC2D99"/>
    <w:rsid w:val="00DC2DF2"/>
    <w:rsid w:val="00DC30B8"/>
    <w:rsid w:val="00DC44C7"/>
    <w:rsid w:val="00DC5AB9"/>
    <w:rsid w:val="00DC6F65"/>
    <w:rsid w:val="00DC79DE"/>
    <w:rsid w:val="00DC7B0E"/>
    <w:rsid w:val="00DD16B4"/>
    <w:rsid w:val="00DD1BDA"/>
    <w:rsid w:val="00DD26E9"/>
    <w:rsid w:val="00DD297A"/>
    <w:rsid w:val="00DD35EF"/>
    <w:rsid w:val="00DD371C"/>
    <w:rsid w:val="00DD4BAF"/>
    <w:rsid w:val="00DD4BC2"/>
    <w:rsid w:val="00DD4CC8"/>
    <w:rsid w:val="00DD55F4"/>
    <w:rsid w:val="00DD57EA"/>
    <w:rsid w:val="00DD5C7C"/>
    <w:rsid w:val="00DD60CD"/>
    <w:rsid w:val="00DD6899"/>
    <w:rsid w:val="00DD6E1A"/>
    <w:rsid w:val="00DE042A"/>
    <w:rsid w:val="00DE0A08"/>
    <w:rsid w:val="00DE1063"/>
    <w:rsid w:val="00DE1E6E"/>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A40"/>
    <w:rsid w:val="00DF5B0B"/>
    <w:rsid w:val="00DF5C96"/>
    <w:rsid w:val="00DF5E54"/>
    <w:rsid w:val="00DF60E6"/>
    <w:rsid w:val="00DF69CB"/>
    <w:rsid w:val="00DF6B25"/>
    <w:rsid w:val="00DF7436"/>
    <w:rsid w:val="00DF77D5"/>
    <w:rsid w:val="00DF7867"/>
    <w:rsid w:val="00DF79FF"/>
    <w:rsid w:val="00DF7A0F"/>
    <w:rsid w:val="00DF7E30"/>
    <w:rsid w:val="00E00119"/>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39BF"/>
    <w:rsid w:val="00E1421E"/>
    <w:rsid w:val="00E143D6"/>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49B3"/>
    <w:rsid w:val="00E25235"/>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2E4B"/>
    <w:rsid w:val="00E4367C"/>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5B"/>
    <w:rsid w:val="00E635DE"/>
    <w:rsid w:val="00E63897"/>
    <w:rsid w:val="00E63A1A"/>
    <w:rsid w:val="00E64385"/>
    <w:rsid w:val="00E64792"/>
    <w:rsid w:val="00E647ED"/>
    <w:rsid w:val="00E64BA2"/>
    <w:rsid w:val="00E66081"/>
    <w:rsid w:val="00E6693D"/>
    <w:rsid w:val="00E669D3"/>
    <w:rsid w:val="00E66A2F"/>
    <w:rsid w:val="00E67197"/>
    <w:rsid w:val="00E676E7"/>
    <w:rsid w:val="00E679AE"/>
    <w:rsid w:val="00E67D8D"/>
    <w:rsid w:val="00E67EF3"/>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544A"/>
    <w:rsid w:val="00EB5A89"/>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B1A"/>
    <w:rsid w:val="00F00E8F"/>
    <w:rsid w:val="00F02077"/>
    <w:rsid w:val="00F045AA"/>
    <w:rsid w:val="00F049CF"/>
    <w:rsid w:val="00F04E46"/>
    <w:rsid w:val="00F05175"/>
    <w:rsid w:val="00F05206"/>
    <w:rsid w:val="00F05279"/>
    <w:rsid w:val="00F055DA"/>
    <w:rsid w:val="00F060A1"/>
    <w:rsid w:val="00F067F0"/>
    <w:rsid w:val="00F072E1"/>
    <w:rsid w:val="00F07482"/>
    <w:rsid w:val="00F07BB9"/>
    <w:rsid w:val="00F07C85"/>
    <w:rsid w:val="00F07DC8"/>
    <w:rsid w:val="00F10D8A"/>
    <w:rsid w:val="00F11230"/>
    <w:rsid w:val="00F1124F"/>
    <w:rsid w:val="00F1146D"/>
    <w:rsid w:val="00F1146E"/>
    <w:rsid w:val="00F13E2D"/>
    <w:rsid w:val="00F1478E"/>
    <w:rsid w:val="00F14C09"/>
    <w:rsid w:val="00F1568A"/>
    <w:rsid w:val="00F156DC"/>
    <w:rsid w:val="00F15CFB"/>
    <w:rsid w:val="00F20BFF"/>
    <w:rsid w:val="00F2178F"/>
    <w:rsid w:val="00F2255E"/>
    <w:rsid w:val="00F2297D"/>
    <w:rsid w:val="00F22992"/>
    <w:rsid w:val="00F22D69"/>
    <w:rsid w:val="00F22E1C"/>
    <w:rsid w:val="00F23849"/>
    <w:rsid w:val="00F238EF"/>
    <w:rsid w:val="00F23AA4"/>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50CAF"/>
    <w:rsid w:val="00F50FB5"/>
    <w:rsid w:val="00F510EF"/>
    <w:rsid w:val="00F516E2"/>
    <w:rsid w:val="00F522A6"/>
    <w:rsid w:val="00F52645"/>
    <w:rsid w:val="00F530DA"/>
    <w:rsid w:val="00F53492"/>
    <w:rsid w:val="00F535A8"/>
    <w:rsid w:val="00F53632"/>
    <w:rsid w:val="00F53882"/>
    <w:rsid w:val="00F55534"/>
    <w:rsid w:val="00F55F7B"/>
    <w:rsid w:val="00F566A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57"/>
    <w:rsid w:val="00F7358F"/>
    <w:rsid w:val="00F74623"/>
    <w:rsid w:val="00F74FD5"/>
    <w:rsid w:val="00F750C2"/>
    <w:rsid w:val="00F75F5F"/>
    <w:rsid w:val="00F7737C"/>
    <w:rsid w:val="00F7782D"/>
    <w:rsid w:val="00F77EE0"/>
    <w:rsid w:val="00F8001C"/>
    <w:rsid w:val="00F8066B"/>
    <w:rsid w:val="00F80FE5"/>
    <w:rsid w:val="00F823F6"/>
    <w:rsid w:val="00F824D5"/>
    <w:rsid w:val="00F83147"/>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AF4"/>
    <w:rsid w:val="00F93D27"/>
    <w:rsid w:val="00F94E0E"/>
    <w:rsid w:val="00F9666F"/>
    <w:rsid w:val="00F96EA9"/>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F94"/>
    <w:rsid w:val="00FB0166"/>
    <w:rsid w:val="00FB08F1"/>
    <w:rsid w:val="00FB08F6"/>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6BC"/>
    <w:rsid w:val="00FC3BA4"/>
    <w:rsid w:val="00FC4BB5"/>
    <w:rsid w:val="00FC5E28"/>
    <w:rsid w:val="00FC6FE4"/>
    <w:rsid w:val="00FC71F3"/>
    <w:rsid w:val="00FC7268"/>
    <w:rsid w:val="00FC73B2"/>
    <w:rsid w:val="00FC7946"/>
    <w:rsid w:val="00FD0941"/>
    <w:rsid w:val="00FD0DCC"/>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D7F74"/>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87844</Words>
  <Characters>553420</Characters>
  <Application>Microsoft Office Word</Application>
  <DocSecurity>0</DocSecurity>
  <Lines>4611</Lines>
  <Paragraphs>1279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3591</cp:revision>
  <dcterms:created xsi:type="dcterms:W3CDTF">2024-10-11T08:26:00Z</dcterms:created>
  <dcterms:modified xsi:type="dcterms:W3CDTF">2025-01-20T08:40:00Z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id="S6gig58v"/&gt;&lt;style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