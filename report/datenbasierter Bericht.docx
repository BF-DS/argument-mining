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r>
              <w:rPr>
                <w:rFonts w:ascii="Calibri" w:hAnsi="Calibri" w:cs="Calibri"/>
              </w:rPr>
              <w:t>Benjamin Fels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5E36ACF" w14:textId="3EDCC26F" w:rsidR="000D12EC"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7929374" w:history="1">
            <w:r w:rsidR="000D12EC" w:rsidRPr="00323610">
              <w:rPr>
                <w:rStyle w:val="Hyperlink"/>
                <w:noProof/>
              </w:rPr>
              <w:t>1</w:t>
            </w:r>
            <w:r w:rsidR="000D12EC">
              <w:rPr>
                <w:rFonts w:asciiTheme="minorHAnsi" w:eastAsiaTheme="minorEastAsia" w:hAnsiTheme="minorHAnsi"/>
                <w:noProof/>
                <w:kern w:val="2"/>
                <w:szCs w:val="24"/>
                <w:lang w:eastAsia="de-DE"/>
                <w14:ligatures w14:val="standardContextual"/>
              </w:rPr>
              <w:tab/>
            </w:r>
            <w:r w:rsidR="000D12EC" w:rsidRPr="00323610">
              <w:rPr>
                <w:rStyle w:val="Hyperlink"/>
                <w:noProof/>
              </w:rPr>
              <w:t>Einleitung</w:t>
            </w:r>
            <w:r w:rsidR="000D12EC">
              <w:rPr>
                <w:noProof/>
                <w:webHidden/>
              </w:rPr>
              <w:tab/>
            </w:r>
            <w:r w:rsidR="000D12EC">
              <w:rPr>
                <w:noProof/>
                <w:webHidden/>
              </w:rPr>
              <w:fldChar w:fldCharType="begin"/>
            </w:r>
            <w:r w:rsidR="000D12EC">
              <w:rPr>
                <w:noProof/>
                <w:webHidden/>
              </w:rPr>
              <w:instrText xml:space="preserve"> PAGEREF _Toc187929374 \h </w:instrText>
            </w:r>
            <w:r w:rsidR="000D12EC">
              <w:rPr>
                <w:noProof/>
                <w:webHidden/>
              </w:rPr>
            </w:r>
            <w:r w:rsidR="000D12EC">
              <w:rPr>
                <w:noProof/>
                <w:webHidden/>
              </w:rPr>
              <w:fldChar w:fldCharType="separate"/>
            </w:r>
            <w:r w:rsidR="000D12EC">
              <w:rPr>
                <w:noProof/>
                <w:webHidden/>
              </w:rPr>
              <w:t>1</w:t>
            </w:r>
            <w:r w:rsidR="000D12EC">
              <w:rPr>
                <w:noProof/>
                <w:webHidden/>
              </w:rPr>
              <w:fldChar w:fldCharType="end"/>
            </w:r>
          </w:hyperlink>
        </w:p>
        <w:p w14:paraId="70854CE1" w14:textId="5829582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78" w:history="1">
            <w:r w:rsidRPr="00323610">
              <w:rPr>
                <w:rStyle w:val="Hyperlink"/>
                <w:noProof/>
              </w:rPr>
              <w:t>1.1</w:t>
            </w:r>
            <w:r>
              <w:rPr>
                <w:rFonts w:asciiTheme="minorHAnsi" w:eastAsiaTheme="minorEastAsia" w:hAnsiTheme="minorHAnsi"/>
                <w:noProof/>
                <w:kern w:val="2"/>
                <w:szCs w:val="24"/>
                <w:lang w:eastAsia="de-DE"/>
                <w14:ligatures w14:val="standardContextual"/>
              </w:rPr>
              <w:tab/>
            </w:r>
            <w:r w:rsidRPr="00323610">
              <w:rPr>
                <w:rStyle w:val="Hyperlink"/>
                <w:noProof/>
              </w:rPr>
              <w:t>Begriffsdefinition + Stand der Forschung</w:t>
            </w:r>
            <w:r>
              <w:rPr>
                <w:noProof/>
                <w:webHidden/>
              </w:rPr>
              <w:tab/>
            </w:r>
            <w:r>
              <w:rPr>
                <w:noProof/>
                <w:webHidden/>
              </w:rPr>
              <w:fldChar w:fldCharType="begin"/>
            </w:r>
            <w:r>
              <w:rPr>
                <w:noProof/>
                <w:webHidden/>
              </w:rPr>
              <w:instrText xml:space="preserve"> PAGEREF _Toc187929378 \h </w:instrText>
            </w:r>
            <w:r>
              <w:rPr>
                <w:noProof/>
                <w:webHidden/>
              </w:rPr>
            </w:r>
            <w:r>
              <w:rPr>
                <w:noProof/>
                <w:webHidden/>
              </w:rPr>
              <w:fldChar w:fldCharType="separate"/>
            </w:r>
            <w:r>
              <w:rPr>
                <w:noProof/>
                <w:webHidden/>
              </w:rPr>
              <w:t>3</w:t>
            </w:r>
            <w:r>
              <w:rPr>
                <w:noProof/>
                <w:webHidden/>
              </w:rPr>
              <w:fldChar w:fldCharType="end"/>
            </w:r>
          </w:hyperlink>
        </w:p>
        <w:p w14:paraId="44E35118" w14:textId="2D574906"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79" w:history="1">
            <w:r w:rsidRPr="00323610">
              <w:rPr>
                <w:rStyle w:val="Hyperlink"/>
                <w:noProof/>
              </w:rPr>
              <w:t>1.1.1</w:t>
            </w:r>
            <w:r>
              <w:rPr>
                <w:rFonts w:asciiTheme="minorHAnsi" w:eastAsiaTheme="minorEastAsia" w:hAnsiTheme="minorHAnsi"/>
                <w:noProof/>
                <w:kern w:val="2"/>
                <w:szCs w:val="24"/>
                <w:lang w:eastAsia="de-DE"/>
                <w14:ligatures w14:val="standardContextual"/>
              </w:rPr>
              <w:tab/>
            </w:r>
            <w:r w:rsidRPr="00323610">
              <w:rPr>
                <w:rStyle w:val="Hyperlink"/>
                <w:noProof/>
              </w:rPr>
              <w:t>Argumente und Argument Mining</w:t>
            </w:r>
            <w:r>
              <w:rPr>
                <w:noProof/>
                <w:webHidden/>
              </w:rPr>
              <w:tab/>
            </w:r>
            <w:r>
              <w:rPr>
                <w:noProof/>
                <w:webHidden/>
              </w:rPr>
              <w:fldChar w:fldCharType="begin"/>
            </w:r>
            <w:r>
              <w:rPr>
                <w:noProof/>
                <w:webHidden/>
              </w:rPr>
              <w:instrText xml:space="preserve"> PAGEREF _Toc187929379 \h </w:instrText>
            </w:r>
            <w:r>
              <w:rPr>
                <w:noProof/>
                <w:webHidden/>
              </w:rPr>
            </w:r>
            <w:r>
              <w:rPr>
                <w:noProof/>
                <w:webHidden/>
              </w:rPr>
              <w:fldChar w:fldCharType="separate"/>
            </w:r>
            <w:r>
              <w:rPr>
                <w:noProof/>
                <w:webHidden/>
              </w:rPr>
              <w:t>4</w:t>
            </w:r>
            <w:r>
              <w:rPr>
                <w:noProof/>
                <w:webHidden/>
              </w:rPr>
              <w:fldChar w:fldCharType="end"/>
            </w:r>
          </w:hyperlink>
        </w:p>
        <w:p w14:paraId="5FAADB36" w14:textId="2ACCB254"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0" w:history="1">
            <w:r w:rsidRPr="00323610">
              <w:rPr>
                <w:rStyle w:val="Hyperlink"/>
                <w:noProof/>
              </w:rPr>
              <w:t>1.1.2</w:t>
            </w:r>
            <w:r>
              <w:rPr>
                <w:rFonts w:asciiTheme="minorHAnsi" w:eastAsiaTheme="minorEastAsia" w:hAnsiTheme="minorHAnsi"/>
                <w:noProof/>
                <w:kern w:val="2"/>
                <w:szCs w:val="24"/>
                <w:lang w:eastAsia="de-DE"/>
                <w14:ligatures w14:val="standardContextual"/>
              </w:rPr>
              <w:tab/>
            </w:r>
            <w:r w:rsidRPr="00323610">
              <w:rPr>
                <w:rStyle w:val="Hyperlink"/>
                <w:noProof/>
              </w:rPr>
              <w:t>Aufgaben des Argument minings</w:t>
            </w:r>
            <w:r>
              <w:rPr>
                <w:noProof/>
                <w:webHidden/>
              </w:rPr>
              <w:tab/>
            </w:r>
            <w:r>
              <w:rPr>
                <w:noProof/>
                <w:webHidden/>
              </w:rPr>
              <w:fldChar w:fldCharType="begin"/>
            </w:r>
            <w:r>
              <w:rPr>
                <w:noProof/>
                <w:webHidden/>
              </w:rPr>
              <w:instrText xml:space="preserve"> PAGEREF _Toc187929380 \h </w:instrText>
            </w:r>
            <w:r>
              <w:rPr>
                <w:noProof/>
                <w:webHidden/>
              </w:rPr>
            </w:r>
            <w:r>
              <w:rPr>
                <w:noProof/>
                <w:webHidden/>
              </w:rPr>
              <w:fldChar w:fldCharType="separate"/>
            </w:r>
            <w:r>
              <w:rPr>
                <w:noProof/>
                <w:webHidden/>
              </w:rPr>
              <w:t>4</w:t>
            </w:r>
            <w:r>
              <w:rPr>
                <w:noProof/>
                <w:webHidden/>
              </w:rPr>
              <w:fldChar w:fldCharType="end"/>
            </w:r>
          </w:hyperlink>
        </w:p>
        <w:p w14:paraId="38A88A1F" w14:textId="55E3D3CF"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1" w:history="1">
            <w:r w:rsidRPr="00323610">
              <w:rPr>
                <w:rStyle w:val="Hyperlink"/>
                <w:noProof/>
                <w:lang w:val="en-US"/>
              </w:rPr>
              <w:t>1.1.3</w:t>
            </w:r>
            <w:r>
              <w:rPr>
                <w:rFonts w:asciiTheme="minorHAnsi" w:eastAsiaTheme="minorEastAsia" w:hAnsiTheme="minorHAnsi"/>
                <w:noProof/>
                <w:kern w:val="2"/>
                <w:szCs w:val="24"/>
                <w:lang w:eastAsia="de-DE"/>
                <w14:ligatures w14:val="standardContextual"/>
              </w:rPr>
              <w:tab/>
            </w:r>
            <w:r w:rsidRPr="00323610">
              <w:rPr>
                <w:rStyle w:val="Hyperlink"/>
                <w:noProof/>
                <w:lang w:val="en-US"/>
              </w:rPr>
              <w:t>Argument diagramming techniques / Argument Schemes</w:t>
            </w:r>
            <w:r>
              <w:rPr>
                <w:noProof/>
                <w:webHidden/>
              </w:rPr>
              <w:tab/>
            </w:r>
            <w:r>
              <w:rPr>
                <w:noProof/>
                <w:webHidden/>
              </w:rPr>
              <w:fldChar w:fldCharType="begin"/>
            </w:r>
            <w:r>
              <w:rPr>
                <w:noProof/>
                <w:webHidden/>
              </w:rPr>
              <w:instrText xml:space="preserve"> PAGEREF _Toc187929381 \h </w:instrText>
            </w:r>
            <w:r>
              <w:rPr>
                <w:noProof/>
                <w:webHidden/>
              </w:rPr>
            </w:r>
            <w:r>
              <w:rPr>
                <w:noProof/>
                <w:webHidden/>
              </w:rPr>
              <w:fldChar w:fldCharType="separate"/>
            </w:r>
            <w:r>
              <w:rPr>
                <w:noProof/>
                <w:webHidden/>
              </w:rPr>
              <w:t>5</w:t>
            </w:r>
            <w:r>
              <w:rPr>
                <w:noProof/>
                <w:webHidden/>
              </w:rPr>
              <w:fldChar w:fldCharType="end"/>
            </w:r>
          </w:hyperlink>
        </w:p>
        <w:p w14:paraId="34C7A97E" w14:textId="07473030"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2" w:history="1">
            <w:r w:rsidRPr="00323610">
              <w:rPr>
                <w:rStyle w:val="Hyperlink"/>
                <w:noProof/>
                <w:lang w:val="en-US"/>
              </w:rPr>
              <w:t>1.1.4</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_Toc187929382 \h </w:instrText>
            </w:r>
            <w:r>
              <w:rPr>
                <w:noProof/>
                <w:webHidden/>
              </w:rPr>
            </w:r>
            <w:r>
              <w:rPr>
                <w:noProof/>
                <w:webHidden/>
              </w:rPr>
              <w:fldChar w:fldCharType="separate"/>
            </w:r>
            <w:r>
              <w:rPr>
                <w:noProof/>
                <w:webHidden/>
              </w:rPr>
              <w:t>5</w:t>
            </w:r>
            <w:r>
              <w:rPr>
                <w:noProof/>
                <w:webHidden/>
              </w:rPr>
              <w:fldChar w:fldCharType="end"/>
            </w:r>
          </w:hyperlink>
        </w:p>
        <w:p w14:paraId="6ABE25A1" w14:textId="1A6126D2"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3" w:history="1">
            <w:r w:rsidRPr="00323610">
              <w:rPr>
                <w:rStyle w:val="Hyperlink"/>
                <w:noProof/>
                <w:lang w:val="en-US"/>
              </w:rPr>
              <w:t>1.1.5</w:t>
            </w:r>
            <w:r>
              <w:rPr>
                <w:rFonts w:asciiTheme="minorHAnsi" w:eastAsiaTheme="minorEastAsia" w:hAnsiTheme="minorHAnsi"/>
                <w:noProof/>
                <w:kern w:val="2"/>
                <w:szCs w:val="24"/>
                <w:lang w:eastAsia="de-DE"/>
                <w14:ligatures w14:val="standardContextual"/>
              </w:rPr>
              <w:tab/>
            </w:r>
            <w:r w:rsidRPr="00323610">
              <w:rPr>
                <w:rStyle w:val="Hyperlink"/>
                <w:noProof/>
                <w:lang w:val="en-US"/>
              </w:rPr>
              <w:t>Large Language Models</w:t>
            </w:r>
            <w:r>
              <w:rPr>
                <w:noProof/>
                <w:webHidden/>
              </w:rPr>
              <w:tab/>
            </w:r>
            <w:r>
              <w:rPr>
                <w:noProof/>
                <w:webHidden/>
              </w:rPr>
              <w:fldChar w:fldCharType="begin"/>
            </w:r>
            <w:r>
              <w:rPr>
                <w:noProof/>
                <w:webHidden/>
              </w:rPr>
              <w:instrText xml:space="preserve"> PAGEREF _Toc187929383 \h </w:instrText>
            </w:r>
            <w:r>
              <w:rPr>
                <w:noProof/>
                <w:webHidden/>
              </w:rPr>
            </w:r>
            <w:r>
              <w:rPr>
                <w:noProof/>
                <w:webHidden/>
              </w:rPr>
              <w:fldChar w:fldCharType="separate"/>
            </w:r>
            <w:r>
              <w:rPr>
                <w:noProof/>
                <w:webHidden/>
              </w:rPr>
              <w:t>6</w:t>
            </w:r>
            <w:r>
              <w:rPr>
                <w:noProof/>
                <w:webHidden/>
              </w:rPr>
              <w:fldChar w:fldCharType="end"/>
            </w:r>
          </w:hyperlink>
        </w:p>
        <w:p w14:paraId="1BB6900B" w14:textId="665C4DB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384" w:history="1">
            <w:r w:rsidRPr="00323610">
              <w:rPr>
                <w:rStyle w:val="Hyperlink"/>
                <w:noProof/>
                <w:lang w:val="en-US"/>
              </w:rPr>
              <w:t>2</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 und Methoden</w:t>
            </w:r>
            <w:r>
              <w:rPr>
                <w:noProof/>
                <w:webHidden/>
              </w:rPr>
              <w:tab/>
            </w:r>
            <w:r>
              <w:rPr>
                <w:noProof/>
                <w:webHidden/>
              </w:rPr>
              <w:fldChar w:fldCharType="begin"/>
            </w:r>
            <w:r>
              <w:rPr>
                <w:noProof/>
                <w:webHidden/>
              </w:rPr>
              <w:instrText xml:space="preserve"> PAGEREF _Toc187929384 \h </w:instrText>
            </w:r>
            <w:r>
              <w:rPr>
                <w:noProof/>
                <w:webHidden/>
              </w:rPr>
            </w:r>
            <w:r>
              <w:rPr>
                <w:noProof/>
                <w:webHidden/>
              </w:rPr>
              <w:fldChar w:fldCharType="separate"/>
            </w:r>
            <w:r>
              <w:rPr>
                <w:noProof/>
                <w:webHidden/>
              </w:rPr>
              <w:t>10</w:t>
            </w:r>
            <w:r>
              <w:rPr>
                <w:noProof/>
                <w:webHidden/>
              </w:rPr>
              <w:fldChar w:fldCharType="end"/>
            </w:r>
          </w:hyperlink>
        </w:p>
        <w:p w14:paraId="45C0C7D1" w14:textId="23FC12F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5" w:history="1">
            <w:r w:rsidRPr="00323610">
              <w:rPr>
                <w:rStyle w:val="Hyperlink"/>
                <w:noProof/>
                <w:lang w:val="en-US"/>
              </w:rPr>
              <w:t>2.1</w:t>
            </w:r>
            <w:r>
              <w:rPr>
                <w:rFonts w:asciiTheme="minorHAnsi" w:eastAsiaTheme="minorEastAsia" w:hAnsiTheme="minorHAnsi"/>
                <w:noProof/>
                <w:kern w:val="2"/>
                <w:szCs w:val="24"/>
                <w:lang w:eastAsia="de-DE"/>
                <w14:ligatures w14:val="standardContextual"/>
              </w:rPr>
              <w:tab/>
            </w:r>
            <w:r w:rsidRPr="00323610">
              <w:rPr>
                <w:rStyle w:val="Hyperlink"/>
                <w:noProof/>
                <w:lang w:val="en-US"/>
              </w:rPr>
              <w:t>Modell / LLM / Large Language Model</w:t>
            </w:r>
            <w:r>
              <w:rPr>
                <w:noProof/>
                <w:webHidden/>
              </w:rPr>
              <w:tab/>
            </w:r>
            <w:r>
              <w:rPr>
                <w:noProof/>
                <w:webHidden/>
              </w:rPr>
              <w:fldChar w:fldCharType="begin"/>
            </w:r>
            <w:r>
              <w:rPr>
                <w:noProof/>
                <w:webHidden/>
              </w:rPr>
              <w:instrText xml:space="preserve"> PAGEREF _Toc187929385 \h </w:instrText>
            </w:r>
            <w:r>
              <w:rPr>
                <w:noProof/>
                <w:webHidden/>
              </w:rPr>
            </w:r>
            <w:r>
              <w:rPr>
                <w:noProof/>
                <w:webHidden/>
              </w:rPr>
              <w:fldChar w:fldCharType="separate"/>
            </w:r>
            <w:r>
              <w:rPr>
                <w:noProof/>
                <w:webHidden/>
              </w:rPr>
              <w:t>10</w:t>
            </w:r>
            <w:r>
              <w:rPr>
                <w:noProof/>
                <w:webHidden/>
              </w:rPr>
              <w:fldChar w:fldCharType="end"/>
            </w:r>
          </w:hyperlink>
        </w:p>
        <w:p w14:paraId="0FBE8441" w14:textId="1077EA8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6" w:history="1">
            <w:r w:rsidRPr="00323610">
              <w:rPr>
                <w:rStyle w:val="Hyperlink"/>
                <w:noProof/>
              </w:rPr>
              <w:t>2.2</w:t>
            </w:r>
            <w:r>
              <w:rPr>
                <w:rFonts w:asciiTheme="minorHAnsi" w:eastAsiaTheme="minorEastAsia" w:hAnsiTheme="minorHAnsi"/>
                <w:noProof/>
                <w:kern w:val="2"/>
                <w:szCs w:val="24"/>
                <w:lang w:eastAsia="de-DE"/>
                <w14:ligatures w14:val="standardContextual"/>
              </w:rPr>
              <w:tab/>
            </w:r>
            <w:r w:rsidRPr="00323610">
              <w:rPr>
                <w:rStyle w:val="Hyperlink"/>
                <w:noProof/>
              </w:rPr>
              <w:t>Datensatzbeschreibung</w:t>
            </w:r>
            <w:r>
              <w:rPr>
                <w:noProof/>
                <w:webHidden/>
              </w:rPr>
              <w:tab/>
            </w:r>
            <w:r>
              <w:rPr>
                <w:noProof/>
                <w:webHidden/>
              </w:rPr>
              <w:fldChar w:fldCharType="begin"/>
            </w:r>
            <w:r>
              <w:rPr>
                <w:noProof/>
                <w:webHidden/>
              </w:rPr>
              <w:instrText xml:space="preserve"> PAGEREF _Toc187929386 \h </w:instrText>
            </w:r>
            <w:r>
              <w:rPr>
                <w:noProof/>
                <w:webHidden/>
              </w:rPr>
            </w:r>
            <w:r>
              <w:rPr>
                <w:noProof/>
                <w:webHidden/>
              </w:rPr>
              <w:fldChar w:fldCharType="separate"/>
            </w:r>
            <w:r>
              <w:rPr>
                <w:noProof/>
                <w:webHidden/>
              </w:rPr>
              <w:t>12</w:t>
            </w:r>
            <w:r>
              <w:rPr>
                <w:noProof/>
                <w:webHidden/>
              </w:rPr>
              <w:fldChar w:fldCharType="end"/>
            </w:r>
          </w:hyperlink>
        </w:p>
        <w:p w14:paraId="1AE47799" w14:textId="5ADC833E"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7" w:history="1">
            <w:r w:rsidRPr="00323610">
              <w:rPr>
                <w:rStyle w:val="Hyperlink"/>
                <w:noProof/>
              </w:rPr>
              <w:t>2.3</w:t>
            </w:r>
            <w:r>
              <w:rPr>
                <w:rFonts w:asciiTheme="minorHAnsi" w:eastAsiaTheme="minorEastAsia" w:hAnsiTheme="minorHAnsi"/>
                <w:noProof/>
                <w:kern w:val="2"/>
                <w:szCs w:val="24"/>
                <w:lang w:eastAsia="de-DE"/>
                <w14:ligatures w14:val="standardContextual"/>
              </w:rPr>
              <w:tab/>
            </w:r>
            <w:r w:rsidRPr="00323610">
              <w:rPr>
                <w:rStyle w:val="Hyperlink"/>
                <w:noProof/>
              </w:rPr>
              <w:t>Methode</w:t>
            </w:r>
            <w:r>
              <w:rPr>
                <w:noProof/>
                <w:webHidden/>
              </w:rPr>
              <w:tab/>
            </w:r>
            <w:r>
              <w:rPr>
                <w:noProof/>
                <w:webHidden/>
              </w:rPr>
              <w:fldChar w:fldCharType="begin"/>
            </w:r>
            <w:r>
              <w:rPr>
                <w:noProof/>
                <w:webHidden/>
              </w:rPr>
              <w:instrText xml:space="preserve"> PAGEREF _Toc187929387 \h </w:instrText>
            </w:r>
            <w:r>
              <w:rPr>
                <w:noProof/>
                <w:webHidden/>
              </w:rPr>
            </w:r>
            <w:r>
              <w:rPr>
                <w:noProof/>
                <w:webHidden/>
              </w:rPr>
              <w:fldChar w:fldCharType="separate"/>
            </w:r>
            <w:r>
              <w:rPr>
                <w:noProof/>
                <w:webHidden/>
              </w:rPr>
              <w:t>14</w:t>
            </w:r>
            <w:r>
              <w:rPr>
                <w:noProof/>
                <w:webHidden/>
              </w:rPr>
              <w:fldChar w:fldCharType="end"/>
            </w:r>
          </w:hyperlink>
        </w:p>
        <w:p w14:paraId="49CCF515" w14:textId="2026F71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8" w:history="1">
            <w:r w:rsidRPr="00323610">
              <w:rPr>
                <w:rStyle w:val="Hyperlink"/>
                <w:noProof/>
              </w:rPr>
              <w:t>2.3.1</w:t>
            </w:r>
            <w:r>
              <w:rPr>
                <w:rFonts w:asciiTheme="minorHAnsi" w:eastAsiaTheme="minorEastAsia" w:hAnsiTheme="minorHAnsi"/>
                <w:noProof/>
                <w:kern w:val="2"/>
                <w:szCs w:val="24"/>
                <w:lang w:eastAsia="de-DE"/>
                <w14:ligatures w14:val="standardContextual"/>
              </w:rPr>
              <w:tab/>
            </w:r>
            <w:r w:rsidRPr="00323610">
              <w:rPr>
                <w:rStyle w:val="Hyperlink"/>
                <w:noProof/>
              </w:rPr>
              <w:t>Tech Stack</w:t>
            </w:r>
            <w:r>
              <w:rPr>
                <w:noProof/>
                <w:webHidden/>
              </w:rPr>
              <w:tab/>
            </w:r>
            <w:r>
              <w:rPr>
                <w:noProof/>
                <w:webHidden/>
              </w:rPr>
              <w:fldChar w:fldCharType="begin"/>
            </w:r>
            <w:r>
              <w:rPr>
                <w:noProof/>
                <w:webHidden/>
              </w:rPr>
              <w:instrText xml:space="preserve"> PAGEREF _Toc187929388 \h </w:instrText>
            </w:r>
            <w:r>
              <w:rPr>
                <w:noProof/>
                <w:webHidden/>
              </w:rPr>
            </w:r>
            <w:r>
              <w:rPr>
                <w:noProof/>
                <w:webHidden/>
              </w:rPr>
              <w:fldChar w:fldCharType="separate"/>
            </w:r>
            <w:r>
              <w:rPr>
                <w:noProof/>
                <w:webHidden/>
              </w:rPr>
              <w:t>14</w:t>
            </w:r>
            <w:r>
              <w:rPr>
                <w:noProof/>
                <w:webHidden/>
              </w:rPr>
              <w:fldChar w:fldCharType="end"/>
            </w:r>
          </w:hyperlink>
        </w:p>
        <w:p w14:paraId="56E311ED" w14:textId="2982EA4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9" w:history="1">
            <w:r w:rsidRPr="00323610">
              <w:rPr>
                <w:rStyle w:val="Hyperlink"/>
                <w:noProof/>
              </w:rPr>
              <w:t>2.3.2</w:t>
            </w:r>
            <w:r>
              <w:rPr>
                <w:rFonts w:asciiTheme="minorHAnsi" w:eastAsiaTheme="minorEastAsia" w:hAnsiTheme="minorHAnsi"/>
                <w:noProof/>
                <w:kern w:val="2"/>
                <w:szCs w:val="24"/>
                <w:lang w:eastAsia="de-DE"/>
                <w14:ligatures w14:val="standardContextual"/>
              </w:rPr>
              <w:tab/>
            </w:r>
            <w:r w:rsidRPr="00323610">
              <w:rPr>
                <w:rStyle w:val="Hyperlink"/>
                <w:noProof/>
              </w:rPr>
              <w:t>Metriken zur Evaluation</w:t>
            </w:r>
            <w:r>
              <w:rPr>
                <w:noProof/>
                <w:webHidden/>
              </w:rPr>
              <w:tab/>
            </w:r>
            <w:r>
              <w:rPr>
                <w:noProof/>
                <w:webHidden/>
              </w:rPr>
              <w:fldChar w:fldCharType="begin"/>
            </w:r>
            <w:r>
              <w:rPr>
                <w:noProof/>
                <w:webHidden/>
              </w:rPr>
              <w:instrText xml:space="preserve"> PAGEREF _Toc187929389 \h </w:instrText>
            </w:r>
            <w:r>
              <w:rPr>
                <w:noProof/>
                <w:webHidden/>
              </w:rPr>
            </w:r>
            <w:r>
              <w:rPr>
                <w:noProof/>
                <w:webHidden/>
              </w:rPr>
              <w:fldChar w:fldCharType="separate"/>
            </w:r>
            <w:r>
              <w:rPr>
                <w:noProof/>
                <w:webHidden/>
              </w:rPr>
              <w:t>15</w:t>
            </w:r>
            <w:r>
              <w:rPr>
                <w:noProof/>
                <w:webHidden/>
              </w:rPr>
              <w:fldChar w:fldCharType="end"/>
            </w:r>
          </w:hyperlink>
        </w:p>
        <w:p w14:paraId="60338F22" w14:textId="1FEEB961"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90" w:history="1">
            <w:r w:rsidRPr="00323610">
              <w:rPr>
                <w:rStyle w:val="Hyperlink"/>
                <w:noProof/>
              </w:rPr>
              <w:t>2.3.3</w:t>
            </w:r>
            <w:r>
              <w:rPr>
                <w:rFonts w:asciiTheme="minorHAnsi" w:eastAsiaTheme="minorEastAsia" w:hAnsiTheme="minorHAnsi"/>
                <w:noProof/>
                <w:kern w:val="2"/>
                <w:szCs w:val="24"/>
                <w:lang w:eastAsia="de-DE"/>
                <w14:ligatures w14:val="standardContextual"/>
              </w:rPr>
              <w:tab/>
            </w:r>
            <w:r w:rsidRPr="00323610">
              <w:rPr>
                <w:rStyle w:val="Hyperlink"/>
                <w:noProof/>
              </w:rPr>
              <w:t>Eingabeaufforderungen / Prompts</w:t>
            </w:r>
            <w:r>
              <w:rPr>
                <w:noProof/>
                <w:webHidden/>
              </w:rPr>
              <w:tab/>
            </w:r>
            <w:r>
              <w:rPr>
                <w:noProof/>
                <w:webHidden/>
              </w:rPr>
              <w:fldChar w:fldCharType="begin"/>
            </w:r>
            <w:r>
              <w:rPr>
                <w:noProof/>
                <w:webHidden/>
              </w:rPr>
              <w:instrText xml:space="preserve"> PAGEREF _Toc187929390 \h </w:instrText>
            </w:r>
            <w:r>
              <w:rPr>
                <w:noProof/>
                <w:webHidden/>
              </w:rPr>
            </w:r>
            <w:r>
              <w:rPr>
                <w:noProof/>
                <w:webHidden/>
              </w:rPr>
              <w:fldChar w:fldCharType="separate"/>
            </w:r>
            <w:r>
              <w:rPr>
                <w:noProof/>
                <w:webHidden/>
              </w:rPr>
              <w:t>18</w:t>
            </w:r>
            <w:r>
              <w:rPr>
                <w:noProof/>
                <w:webHidden/>
              </w:rPr>
              <w:fldChar w:fldCharType="end"/>
            </w:r>
          </w:hyperlink>
        </w:p>
        <w:p w14:paraId="3506E39E" w14:textId="0CAA307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5" w:history="1">
            <w:r w:rsidRPr="00323610">
              <w:rPr>
                <w:rStyle w:val="Hyperlink"/>
                <w:noProof/>
              </w:rPr>
              <w:t>3</w:t>
            </w:r>
            <w:r>
              <w:rPr>
                <w:rFonts w:asciiTheme="minorHAnsi" w:eastAsiaTheme="minorEastAsia" w:hAnsiTheme="minorHAnsi"/>
                <w:noProof/>
                <w:kern w:val="2"/>
                <w:szCs w:val="24"/>
                <w:lang w:eastAsia="de-DE"/>
                <w14:ligatures w14:val="standardContextual"/>
              </w:rPr>
              <w:tab/>
            </w:r>
            <w:r w:rsidRPr="00323610">
              <w:rPr>
                <w:rStyle w:val="Hyperlink"/>
                <w:noProof/>
              </w:rPr>
              <w:t>Ergebnisse</w:t>
            </w:r>
            <w:r>
              <w:rPr>
                <w:noProof/>
                <w:webHidden/>
              </w:rPr>
              <w:tab/>
            </w:r>
            <w:r>
              <w:rPr>
                <w:noProof/>
                <w:webHidden/>
              </w:rPr>
              <w:fldChar w:fldCharType="begin"/>
            </w:r>
            <w:r>
              <w:rPr>
                <w:noProof/>
                <w:webHidden/>
              </w:rPr>
              <w:instrText xml:space="preserve"> PAGEREF _Toc187929405 \h </w:instrText>
            </w:r>
            <w:r>
              <w:rPr>
                <w:noProof/>
                <w:webHidden/>
              </w:rPr>
            </w:r>
            <w:r>
              <w:rPr>
                <w:noProof/>
                <w:webHidden/>
              </w:rPr>
              <w:fldChar w:fldCharType="separate"/>
            </w:r>
            <w:r>
              <w:rPr>
                <w:noProof/>
                <w:webHidden/>
              </w:rPr>
              <w:t>23</w:t>
            </w:r>
            <w:r>
              <w:rPr>
                <w:noProof/>
                <w:webHidden/>
              </w:rPr>
              <w:fldChar w:fldCharType="end"/>
            </w:r>
          </w:hyperlink>
        </w:p>
        <w:p w14:paraId="6456FD30" w14:textId="44F63E6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6" w:history="1">
            <w:r w:rsidRPr="00323610">
              <w:rPr>
                <w:rStyle w:val="Hyperlink"/>
                <w:noProof/>
              </w:rPr>
              <w:t>4</w:t>
            </w:r>
            <w:r>
              <w:rPr>
                <w:rFonts w:asciiTheme="minorHAnsi" w:eastAsiaTheme="minorEastAsia" w:hAnsiTheme="minorHAnsi"/>
                <w:noProof/>
                <w:kern w:val="2"/>
                <w:szCs w:val="24"/>
                <w:lang w:eastAsia="de-DE"/>
                <w14:ligatures w14:val="standardContextual"/>
              </w:rPr>
              <w:tab/>
            </w:r>
            <w:r w:rsidRPr="00323610">
              <w:rPr>
                <w:rStyle w:val="Hyperlink"/>
                <w:noProof/>
              </w:rPr>
              <w:t>Diskussion und Handlungsempfehlungen</w:t>
            </w:r>
            <w:r>
              <w:rPr>
                <w:noProof/>
                <w:webHidden/>
              </w:rPr>
              <w:tab/>
            </w:r>
            <w:r>
              <w:rPr>
                <w:noProof/>
                <w:webHidden/>
              </w:rPr>
              <w:fldChar w:fldCharType="begin"/>
            </w:r>
            <w:r>
              <w:rPr>
                <w:noProof/>
                <w:webHidden/>
              </w:rPr>
              <w:instrText xml:space="preserve"> PAGEREF _Toc187929406 \h </w:instrText>
            </w:r>
            <w:r>
              <w:rPr>
                <w:noProof/>
                <w:webHidden/>
              </w:rPr>
            </w:r>
            <w:r>
              <w:rPr>
                <w:noProof/>
                <w:webHidden/>
              </w:rPr>
              <w:fldChar w:fldCharType="separate"/>
            </w:r>
            <w:r>
              <w:rPr>
                <w:noProof/>
                <w:webHidden/>
              </w:rPr>
              <w:t>25</w:t>
            </w:r>
            <w:r>
              <w:rPr>
                <w:noProof/>
                <w:webHidden/>
              </w:rPr>
              <w:fldChar w:fldCharType="end"/>
            </w:r>
          </w:hyperlink>
        </w:p>
        <w:p w14:paraId="783BFDA4" w14:textId="662348AD"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7" w:history="1">
            <w:r w:rsidRPr="00323610">
              <w:rPr>
                <w:rStyle w:val="Hyperlink"/>
                <w:noProof/>
              </w:rPr>
              <w:t>5</w:t>
            </w:r>
            <w:r>
              <w:rPr>
                <w:rFonts w:asciiTheme="minorHAnsi" w:eastAsiaTheme="minorEastAsia" w:hAnsiTheme="minorHAnsi"/>
                <w:noProof/>
                <w:kern w:val="2"/>
                <w:szCs w:val="24"/>
                <w:lang w:eastAsia="de-DE"/>
                <w14:ligatures w14:val="standardContextual"/>
              </w:rPr>
              <w:tab/>
            </w:r>
            <w:r w:rsidRPr="00323610">
              <w:rPr>
                <w:rStyle w:val="Hyperlink"/>
                <w:noProof/>
              </w:rPr>
              <w:t>Fragestellung</w:t>
            </w:r>
            <w:r>
              <w:rPr>
                <w:noProof/>
                <w:webHidden/>
              </w:rPr>
              <w:tab/>
            </w:r>
            <w:r>
              <w:rPr>
                <w:noProof/>
                <w:webHidden/>
              </w:rPr>
              <w:fldChar w:fldCharType="begin"/>
            </w:r>
            <w:r>
              <w:rPr>
                <w:noProof/>
                <w:webHidden/>
              </w:rPr>
              <w:instrText xml:space="preserve"> PAGEREF _Toc187929407 \h </w:instrText>
            </w:r>
            <w:r>
              <w:rPr>
                <w:noProof/>
                <w:webHidden/>
              </w:rPr>
            </w:r>
            <w:r>
              <w:rPr>
                <w:noProof/>
                <w:webHidden/>
              </w:rPr>
              <w:fldChar w:fldCharType="separate"/>
            </w:r>
            <w:r>
              <w:rPr>
                <w:noProof/>
                <w:webHidden/>
              </w:rPr>
              <w:t>27</w:t>
            </w:r>
            <w:r>
              <w:rPr>
                <w:noProof/>
                <w:webHidden/>
              </w:rPr>
              <w:fldChar w:fldCharType="end"/>
            </w:r>
          </w:hyperlink>
        </w:p>
        <w:p w14:paraId="307E694D" w14:textId="4207F31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8" w:history="1">
            <w:r w:rsidRPr="00323610">
              <w:rPr>
                <w:rStyle w:val="Hyperlink"/>
                <w:noProof/>
              </w:rPr>
              <w:t>6</w:t>
            </w:r>
            <w:r>
              <w:rPr>
                <w:rFonts w:asciiTheme="minorHAnsi" w:eastAsiaTheme="minorEastAsia" w:hAnsiTheme="minorHAnsi"/>
                <w:noProof/>
                <w:kern w:val="2"/>
                <w:szCs w:val="24"/>
                <w:lang w:eastAsia="de-DE"/>
                <w14:ligatures w14:val="standardContextual"/>
              </w:rPr>
              <w:tab/>
            </w:r>
            <w:r w:rsidRPr="00323610">
              <w:rPr>
                <w:rStyle w:val="Hyperlink"/>
                <w:noProof/>
              </w:rPr>
              <w:t>Literaturverzeichnis / Quellenverzeichnis</w:t>
            </w:r>
            <w:r>
              <w:rPr>
                <w:noProof/>
                <w:webHidden/>
              </w:rPr>
              <w:tab/>
            </w:r>
            <w:r>
              <w:rPr>
                <w:noProof/>
                <w:webHidden/>
              </w:rPr>
              <w:fldChar w:fldCharType="begin"/>
            </w:r>
            <w:r>
              <w:rPr>
                <w:noProof/>
                <w:webHidden/>
              </w:rPr>
              <w:instrText xml:space="preserve"> PAGEREF _Toc187929408 \h </w:instrText>
            </w:r>
            <w:r>
              <w:rPr>
                <w:noProof/>
                <w:webHidden/>
              </w:rPr>
            </w:r>
            <w:r>
              <w:rPr>
                <w:noProof/>
                <w:webHidden/>
              </w:rPr>
              <w:fldChar w:fldCharType="separate"/>
            </w:r>
            <w:r>
              <w:rPr>
                <w:noProof/>
                <w:webHidden/>
              </w:rPr>
              <w:t>29</w:t>
            </w:r>
            <w:r>
              <w:rPr>
                <w:noProof/>
                <w:webHidden/>
              </w:rPr>
              <w:fldChar w:fldCharType="end"/>
            </w:r>
          </w:hyperlink>
        </w:p>
        <w:p w14:paraId="7C9A7806" w14:textId="04F7592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9" w:history="1">
            <w:r w:rsidRPr="00323610">
              <w:rPr>
                <w:rStyle w:val="Hyperlink"/>
                <w:noProof/>
              </w:rPr>
              <w:t>7</w:t>
            </w:r>
            <w:r>
              <w:rPr>
                <w:rFonts w:asciiTheme="minorHAnsi" w:eastAsiaTheme="minorEastAsia" w:hAnsiTheme="minorHAnsi"/>
                <w:noProof/>
                <w:kern w:val="2"/>
                <w:szCs w:val="24"/>
                <w:lang w:eastAsia="de-DE"/>
                <w14:ligatures w14:val="standardContextual"/>
              </w:rPr>
              <w:tab/>
            </w:r>
            <w:r w:rsidRPr="00323610">
              <w:rPr>
                <w:rStyle w:val="Hyperlink"/>
                <w:noProof/>
              </w:rPr>
              <w:t>Anhänge &amp; Projektdokumentation</w:t>
            </w:r>
            <w:r>
              <w:rPr>
                <w:noProof/>
                <w:webHidden/>
              </w:rPr>
              <w:tab/>
            </w:r>
            <w:r>
              <w:rPr>
                <w:noProof/>
                <w:webHidden/>
              </w:rPr>
              <w:fldChar w:fldCharType="begin"/>
            </w:r>
            <w:r>
              <w:rPr>
                <w:noProof/>
                <w:webHidden/>
              </w:rPr>
              <w:instrText xml:space="preserve"> PAGEREF _Toc187929409 \h </w:instrText>
            </w:r>
            <w:r>
              <w:rPr>
                <w:noProof/>
                <w:webHidden/>
              </w:rPr>
            </w:r>
            <w:r>
              <w:rPr>
                <w:noProof/>
                <w:webHidden/>
              </w:rPr>
              <w:fldChar w:fldCharType="separate"/>
            </w:r>
            <w:r>
              <w:rPr>
                <w:noProof/>
                <w:webHidden/>
              </w:rPr>
              <w:t>33</w:t>
            </w:r>
            <w:r>
              <w:rPr>
                <w:noProof/>
                <w:webHidden/>
              </w:rPr>
              <w:fldChar w:fldCharType="end"/>
            </w:r>
          </w:hyperlink>
        </w:p>
        <w:p w14:paraId="4CFB8234" w14:textId="2D9DF258"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0" w:history="1">
            <w:r w:rsidRPr="00323610">
              <w:rPr>
                <w:rStyle w:val="Hyperlink"/>
                <w:noProof/>
              </w:rPr>
              <w:t>7.1</w:t>
            </w:r>
            <w:r>
              <w:rPr>
                <w:rFonts w:asciiTheme="minorHAnsi" w:eastAsiaTheme="minorEastAsia" w:hAnsiTheme="minorHAnsi"/>
                <w:noProof/>
                <w:kern w:val="2"/>
                <w:szCs w:val="24"/>
                <w:lang w:eastAsia="de-DE"/>
                <w14:ligatures w14:val="standardContextual"/>
              </w:rPr>
              <w:tab/>
            </w:r>
            <w:r w:rsidRPr="00323610">
              <w:rPr>
                <w:rStyle w:val="Hyperlink"/>
                <w:noProof/>
              </w:rPr>
              <w:t>Modellvergleich</w:t>
            </w:r>
            <w:r>
              <w:rPr>
                <w:noProof/>
                <w:webHidden/>
              </w:rPr>
              <w:tab/>
            </w:r>
            <w:r>
              <w:rPr>
                <w:noProof/>
                <w:webHidden/>
              </w:rPr>
              <w:fldChar w:fldCharType="begin"/>
            </w:r>
            <w:r>
              <w:rPr>
                <w:noProof/>
                <w:webHidden/>
              </w:rPr>
              <w:instrText xml:space="preserve"> PAGEREF _Toc187929410 \h </w:instrText>
            </w:r>
            <w:r>
              <w:rPr>
                <w:noProof/>
                <w:webHidden/>
              </w:rPr>
            </w:r>
            <w:r>
              <w:rPr>
                <w:noProof/>
                <w:webHidden/>
              </w:rPr>
              <w:fldChar w:fldCharType="separate"/>
            </w:r>
            <w:r>
              <w:rPr>
                <w:noProof/>
                <w:webHidden/>
              </w:rPr>
              <w:t>33</w:t>
            </w:r>
            <w:r>
              <w:rPr>
                <w:noProof/>
                <w:webHidden/>
              </w:rPr>
              <w:fldChar w:fldCharType="end"/>
            </w:r>
          </w:hyperlink>
        </w:p>
        <w:p w14:paraId="67BEE0D3" w14:textId="15AD16BB"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1" w:history="1">
            <w:r w:rsidRPr="00323610">
              <w:rPr>
                <w:rStyle w:val="Hyperlink"/>
                <w:noProof/>
              </w:rPr>
              <w:t>7.2</w:t>
            </w:r>
            <w:r>
              <w:rPr>
                <w:rFonts w:asciiTheme="minorHAnsi" w:eastAsiaTheme="minorEastAsia" w:hAnsiTheme="minorHAnsi"/>
                <w:noProof/>
                <w:kern w:val="2"/>
                <w:szCs w:val="24"/>
                <w:lang w:eastAsia="de-DE"/>
                <w14:ligatures w14:val="standardContextual"/>
              </w:rPr>
              <w:tab/>
            </w:r>
            <w:r w:rsidRPr="00323610">
              <w:rPr>
                <w:rStyle w:val="Hyperlink"/>
                <w:noProof/>
              </w:rPr>
              <w:t>Prompt Templates</w:t>
            </w:r>
            <w:r>
              <w:rPr>
                <w:noProof/>
                <w:webHidden/>
              </w:rPr>
              <w:tab/>
            </w:r>
            <w:r>
              <w:rPr>
                <w:noProof/>
                <w:webHidden/>
              </w:rPr>
              <w:fldChar w:fldCharType="begin"/>
            </w:r>
            <w:r>
              <w:rPr>
                <w:noProof/>
                <w:webHidden/>
              </w:rPr>
              <w:instrText xml:space="preserve"> PAGEREF _Toc187929411 \h </w:instrText>
            </w:r>
            <w:r>
              <w:rPr>
                <w:noProof/>
                <w:webHidden/>
              </w:rPr>
            </w:r>
            <w:r>
              <w:rPr>
                <w:noProof/>
                <w:webHidden/>
              </w:rPr>
              <w:fldChar w:fldCharType="separate"/>
            </w:r>
            <w:r>
              <w:rPr>
                <w:noProof/>
                <w:webHidden/>
              </w:rPr>
              <w:t>35</w:t>
            </w:r>
            <w:r>
              <w:rPr>
                <w:noProof/>
                <w:webHidden/>
              </w:rPr>
              <w:fldChar w:fldCharType="end"/>
            </w:r>
          </w:hyperlink>
        </w:p>
        <w:p w14:paraId="6F136838" w14:textId="20C3F9FD" w:rsidR="009414DD" w:rsidRDefault="009414DD">
          <w:r>
            <w:rPr>
              <w:b/>
              <w:bCs/>
            </w:rPr>
            <w:fldChar w:fldCharType="end"/>
          </w:r>
        </w:p>
      </w:sdtContent>
    </w:sdt>
    <w:p w14:paraId="569231DD" w14:textId="77777777" w:rsidR="00126A44" w:rsidRDefault="00126A44">
      <w:pPr>
        <w:sectPr w:rsidR="00126A44" w:rsidSect="00EC6426">
          <w:footerReference w:type="default" r:id="rId8"/>
          <w:headerReference w:type="first" r:id="rId9"/>
          <w:footerReference w:type="first" r:id="rId10"/>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0" w:name="_Toc187929374"/>
      <w:r>
        <w:lastRenderedPageBreak/>
        <w:t>Einleitun</w:t>
      </w:r>
      <w:commentRangeStart w:id="1"/>
      <w:r>
        <w:t>g</w:t>
      </w:r>
      <w:commentRangeEnd w:id="1"/>
      <w:r w:rsidR="00D65E52">
        <w:rPr>
          <w:rStyle w:val="Kommentarzeichen"/>
          <w:rFonts w:eastAsiaTheme="minorHAnsi" w:cstheme="minorBidi"/>
          <w:color w:val="auto"/>
        </w:rPr>
        <w:commentReference w:id="1"/>
      </w:r>
      <w:bookmarkEnd w:id="0"/>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2" w:author="Ben Fels" w:date="2024-12-21T13:05:00Z" w16du:dateUtc="2024-12-21T12:05:00Z"/>
        </w:rPr>
      </w:pPr>
      <w:ins w:id="3" w:author="Ben Fels" w:date="2024-12-21T11:49:00Z" w16du:dateUtc="2024-12-21T10:49:00Z">
        <w:r>
          <w:t>In einer Zeit, in der Informationen in großer Menge und hoher Geschwindigkeit verbreitet werden, ist es von wachsender Bedeutung, wesentliche Aussagen schnell und präzise zu erfassen</w:t>
        </w:r>
      </w:ins>
      <w:ins w:id="4"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5" w:author="Ben Fels" w:date="2024-12-21T12:41:00Z" w16du:dateUtc="2024-12-21T11:41:00Z"/>
        </w:rPr>
      </w:pPr>
    </w:p>
    <w:p w14:paraId="571617AB" w14:textId="0C1FB223" w:rsidR="006827AF" w:rsidRPr="002F4B5A" w:rsidRDefault="003A7433" w:rsidP="006827AF">
      <w:pPr>
        <w:rPr>
          <w:ins w:id="6" w:author="Ben Fels" w:date="2024-12-21T13:22:00Z" w16du:dateUtc="2024-12-21T12:22:00Z"/>
          <w:lang w:val="en-US"/>
          <w:rPrChange w:id="7" w:author="Ben Fels" w:date="2024-12-21T18:19:00Z" w16du:dateUtc="2024-12-21T17:19:00Z">
            <w:rPr>
              <w:ins w:id="8" w:author="Ben Fels" w:date="2024-12-21T13:22:00Z" w16du:dateUtc="2024-12-21T12:22:00Z"/>
            </w:rPr>
          </w:rPrChange>
        </w:rPr>
      </w:pPr>
      <w:ins w:id="9" w:author="Ben Fels" w:date="2024-12-21T12:41:00Z" w16du:dateUtc="2024-12-21T11:41:00Z">
        <w:r w:rsidRPr="00F37881">
          <w:t xml:space="preserve">Argumente sind ein wichtiger Bestandteil in der menschlichen Kommunikation. </w:t>
        </w:r>
      </w:ins>
      <w:ins w:id="10" w:author="Ben Fels" w:date="2024-12-21T13:18:00Z" w16du:dateUtc="2024-12-21T12:18:00Z">
        <w:r w:rsidR="00F71787" w:rsidRPr="0000785A">
          <w:rPr>
            <w:highlight w:val="magenta"/>
            <w:rPrChange w:id="11" w:author="Ben Fels" w:date="2024-12-21T13:20:00Z" w16du:dateUtc="2024-12-21T12:20:00Z">
              <w:rPr/>
            </w:rPrChange>
          </w:rPr>
          <w:fldChar w:fldCharType="begin"/>
        </w:r>
        <w:r w:rsidR="00F71787" w:rsidRPr="0000785A">
          <w:rPr>
            <w:highlight w:val="magenta"/>
            <w:rPrChange w:id="12"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3" w:author="Ben Fels" w:date="2024-12-21T13:20:00Z" w16du:dateUtc="2024-12-21T12:20:00Z">
              <w:rPr/>
            </w:rPrChange>
          </w:rPr>
          <w:fldChar w:fldCharType="separate"/>
        </w:r>
        <w:r w:rsidR="00F71787" w:rsidRPr="0000785A">
          <w:rPr>
            <w:rFonts w:cs="Arial"/>
            <w:highlight w:val="magenta"/>
            <w:rPrChange w:id="14" w:author="Ben Fels" w:date="2024-12-21T13:20:00Z" w16du:dateUtc="2024-12-21T12:20:00Z">
              <w:rPr>
                <w:rFonts w:cs="Arial"/>
              </w:rPr>
            </w:rPrChange>
          </w:rPr>
          <w:t>Peldszus &amp; Stede (2013, S. 1)</w:t>
        </w:r>
        <w:r w:rsidR="00F71787" w:rsidRPr="0000785A">
          <w:rPr>
            <w:highlight w:val="magenta"/>
            <w:rPrChange w:id="15"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6" w:author="Ben Fels" w:date="2024-12-21T13:19:00Z" w16du:dateUtc="2024-12-21T12:19:00Z">
        <w:r w:rsidR="001801D0">
          <w:t xml:space="preserve">Dabei werden </w:t>
        </w:r>
      </w:ins>
      <w:ins w:id="17" w:author="Ben Fels" w:date="2024-12-21T12:41:00Z" w16du:dateUtc="2024-12-21T11:41:00Z">
        <w:r w:rsidRPr="00F37881">
          <w:t xml:space="preserve">Standpunkte anhand von </w:t>
        </w:r>
        <w:r w:rsidRPr="00842046">
          <w:t xml:space="preserve">Beispielen bestärkt </w:t>
        </w:r>
      </w:ins>
      <w:ins w:id="18" w:author="Ben Fels" w:date="2024-12-21T13:19:00Z" w16du:dateUtc="2024-12-21T12:19:00Z">
        <w:r w:rsidR="001801D0">
          <w:t xml:space="preserve">mit dem Ziel </w:t>
        </w:r>
      </w:ins>
      <w:ins w:id="19" w:author="Ben Fels" w:date="2024-12-21T12:41:00Z" w16du:dateUtc="2024-12-21T11:41:00Z">
        <w:r w:rsidRPr="00842046">
          <w:t xml:space="preserve">die andere Seite von dem </w:t>
        </w:r>
      </w:ins>
      <w:ins w:id="20" w:author="Ben Fels" w:date="2024-12-21T13:19:00Z" w16du:dateUtc="2024-12-21T12:19:00Z">
        <w:r w:rsidR="001801D0">
          <w:t xml:space="preserve">eigenen </w:t>
        </w:r>
      </w:ins>
      <w:ins w:id="21" w:author="Ben Fels" w:date="2024-12-21T12:41:00Z" w16du:dateUtc="2024-12-21T11:41:00Z">
        <w:r w:rsidRPr="00842046">
          <w:t xml:space="preserve">Standpunkt </w:t>
        </w:r>
      </w:ins>
      <w:ins w:id="22" w:author="Ben Fels" w:date="2024-12-21T13:19:00Z" w16du:dateUtc="2024-12-21T12:19:00Z">
        <w:r w:rsidR="001801D0">
          <w:t xml:space="preserve">zu </w:t>
        </w:r>
      </w:ins>
      <w:ins w:id="23" w:author="Ben Fels" w:date="2024-12-21T12:41:00Z" w16du:dateUtc="2024-12-21T11:41:00Z">
        <w:r w:rsidRPr="00842046">
          <w:t xml:space="preserve">überzeugen. Gute Argumente sind </w:t>
        </w:r>
      </w:ins>
      <w:ins w:id="24" w:author="Ben Fels" w:date="2024-12-21T13:20:00Z" w16du:dateUtc="2024-12-21T12:20:00Z">
        <w:r w:rsidR="00154BD4">
          <w:t xml:space="preserve">zudem </w:t>
        </w:r>
      </w:ins>
      <w:ins w:id="25" w:author="Ben Fels" w:date="2024-12-21T12:41:00Z" w16du:dateUtc="2024-12-21T11:41:00Z">
        <w:r w:rsidRPr="00842046">
          <w:t xml:space="preserve">die Grundlage für eine fundierte Entscheidungsfindung bei verschiedenen Standpunkten </w:t>
        </w:r>
        <w:r w:rsidRPr="003A7433">
          <w:rPr>
            <w:highlight w:val="magenta"/>
            <w:rPrChange w:id="26" w:author="Ben Fels" w:date="2024-12-21T12:42:00Z" w16du:dateUtc="2024-12-21T11:42:00Z">
              <w:rPr/>
            </w:rPrChange>
          </w:rPr>
          <w:fldChar w:fldCharType="begin"/>
        </w:r>
        <w:r w:rsidRPr="003A7433">
          <w:rPr>
            <w:highlight w:val="magenta"/>
            <w:rPrChange w:id="27"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8" w:author="Ben Fels" w:date="2024-12-21T12:42:00Z" w16du:dateUtc="2024-12-21T11:42:00Z">
              <w:rPr/>
            </w:rPrChange>
          </w:rPr>
          <w:fldChar w:fldCharType="separate"/>
        </w:r>
        <w:r w:rsidRPr="003A7433">
          <w:rPr>
            <w:rFonts w:cs="Arial"/>
            <w:highlight w:val="magenta"/>
            <w:rPrChange w:id="29" w:author="Ben Fels" w:date="2024-12-21T12:42:00Z" w16du:dateUtc="2024-12-21T11:42:00Z">
              <w:rPr>
                <w:rFonts w:cs="Arial"/>
              </w:rPr>
            </w:rPrChange>
          </w:rPr>
          <w:t>(Stab &amp; Gurevych, 2014, S. 1501)</w:t>
        </w:r>
        <w:r w:rsidRPr="003A7433">
          <w:rPr>
            <w:highlight w:val="magenta"/>
            <w:rPrChange w:id="30" w:author="Ben Fels" w:date="2024-12-21T12:42:00Z" w16du:dateUtc="2024-12-21T11:42:00Z">
              <w:rPr/>
            </w:rPrChange>
          </w:rPr>
          <w:fldChar w:fldCharType="end"/>
        </w:r>
        <w:r w:rsidRPr="00842046">
          <w:t xml:space="preserve">. </w:t>
        </w:r>
      </w:ins>
      <w:ins w:id="31" w:author="Ben Fels" w:date="2024-12-21T13:22:00Z" w16du:dateUtc="2024-12-21T12:22:00Z">
        <w:r w:rsidR="006827AF">
          <w:t>Das verstehen der argumentativen Struktur macht es nachvollziehbar, warum Menschen eine gewisse Meinung</w:t>
        </w:r>
      </w:ins>
      <w:ins w:id="32" w:author="Ben Fels" w:date="2024-12-21T13:38:00Z" w16du:dateUtc="2024-12-21T12:38:00Z">
        <w:r w:rsidR="009F7637">
          <w:t xml:space="preserve"> zu einem Thema</w:t>
        </w:r>
      </w:ins>
      <w:ins w:id="33"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34"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35"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6"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7" w:author="Ben Fels" w:date="2024-12-21T18:19:00Z" w16du:dateUtc="2024-12-21T17:19:00Z">
            <w:rPr>
              <w:rFonts w:cs="Arial"/>
            </w:rPr>
          </w:rPrChange>
        </w:rPr>
        <w:t>(Cabrio &amp; Villata, 2018, S. 5428; Lawrence &amp; Reed, 2020, S. 765)</w:t>
      </w:r>
      <w:ins w:id="38"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39" w:author="Ben Fels" w:date="2024-12-21T13:20:00Z" w16du:dateUtc="2024-12-21T12:20:00Z"/>
          <w:lang w:val="en-US"/>
          <w:rPrChange w:id="40" w:author="Ben Fels" w:date="2024-12-21T18:19:00Z" w16du:dateUtc="2024-12-21T17:19:00Z">
            <w:rPr>
              <w:ins w:id="41" w:author="Ben Fels" w:date="2024-12-21T13:20:00Z" w16du:dateUtc="2024-12-21T12:20:00Z"/>
            </w:rPr>
          </w:rPrChange>
        </w:rPr>
      </w:pPr>
    </w:p>
    <w:p w14:paraId="49F14CC4" w14:textId="193943AB" w:rsidR="003A7433" w:rsidRDefault="003A7433" w:rsidP="003A7433">
      <w:pPr>
        <w:jc w:val="both"/>
        <w:rPr>
          <w:ins w:id="42" w:author="Ben Fels" w:date="2024-12-21T12:41:00Z" w16du:dateUtc="2024-12-21T11:41:00Z"/>
        </w:rPr>
      </w:pPr>
      <w:ins w:id="43" w:author="Ben Fels" w:date="2024-12-21T12:41:00Z" w16du:dateUtc="2024-12-21T11:41:00Z">
        <w:r w:rsidRPr="00970FE2">
          <w:rPr>
            <w:rFonts w:cs="Arial"/>
            <w:highlight w:val="magenta"/>
            <w:lang w:val="en-US"/>
            <w:rPrChange w:id="44" w:author="Ben Fels" w:date="2024-12-22T09:02:00Z" w16du:dateUtc="2024-12-22T08:02:00Z">
              <w:rPr>
                <w:rFonts w:cs="Arial"/>
              </w:rPr>
            </w:rPrChange>
          </w:rPr>
          <w:t xml:space="preserve">Stab &amp; Gurevych </w:t>
        </w:r>
        <w:r w:rsidRPr="003A7433">
          <w:rPr>
            <w:highlight w:val="magenta"/>
            <w:rPrChange w:id="45" w:author="Ben Fels" w:date="2024-12-21T12:42:00Z" w16du:dateUtc="2024-12-21T11:42:00Z">
              <w:rPr/>
            </w:rPrChange>
          </w:rPr>
          <w:fldChar w:fldCharType="begin"/>
        </w:r>
        <w:r w:rsidRPr="00970FE2">
          <w:rPr>
            <w:highlight w:val="magenta"/>
            <w:lang w:val="en-US"/>
            <w:rPrChange w:id="46"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47" w:author="Ben Fels" w:date="2024-12-21T12:42:00Z" w16du:dateUtc="2024-12-21T11:42:00Z">
              <w:rPr/>
            </w:rPrChange>
          </w:rPr>
          <w:instrText>α</w:instrText>
        </w:r>
        <w:r w:rsidRPr="00970FE2">
          <w:rPr>
            <w:highlight w:val="magenta"/>
            <w:lang w:val="en-US"/>
            <w:rPrChange w:id="48" w:author="Ben Fels" w:date="2024-12-22T09:02:00Z" w16du:dateUtc="2024-12-22T08:02:00Z">
              <w:rPr/>
            </w:rPrChange>
          </w:rPr>
          <w:instrText xml:space="preserve">U = 0.72 for argument components and </w:instrText>
        </w:r>
        <w:r w:rsidRPr="003A7433">
          <w:rPr>
            <w:highlight w:val="magenta"/>
            <w:rPrChange w:id="49" w:author="Ben Fels" w:date="2024-12-21T12:42:00Z" w16du:dateUtc="2024-12-21T11:42:00Z">
              <w:rPr/>
            </w:rPrChange>
          </w:rPr>
          <w:instrText>α</w:instrText>
        </w:r>
        <w:r w:rsidRPr="00970FE2">
          <w:rPr>
            <w:highlight w:val="magenta"/>
            <w:lang w:val="en-US"/>
            <w:rPrChange w:id="50"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1" w:author="Ben Fels" w:date="2024-12-21T12:42:00Z" w16du:dateUtc="2024-12-21T11:42:00Z">
              <w:rPr/>
            </w:rPrChange>
          </w:rPr>
          <w:instrText>ﬁ</w:instrText>
        </w:r>
        <w:r w:rsidRPr="00970FE2">
          <w:rPr>
            <w:highlight w:val="magenta"/>
            <w:lang w:val="en-US"/>
            <w:rPrChange w:id="52"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53" w:author="Ben Fels" w:date="2024-12-21T12:42:00Z" w16du:dateUtc="2024-12-21T11:42:00Z">
              <w:rPr/>
            </w:rPrChange>
          </w:rPr>
          <w:fldChar w:fldCharType="separate"/>
        </w:r>
        <w:r w:rsidRPr="00970FE2">
          <w:rPr>
            <w:rFonts w:cs="Arial"/>
            <w:highlight w:val="magenta"/>
            <w:lang w:val="en-US"/>
            <w:rPrChange w:id="54" w:author="Ben Fels" w:date="2024-12-22T09:02:00Z" w16du:dateUtc="2024-12-22T08:02:00Z">
              <w:rPr>
                <w:rFonts w:cs="Arial"/>
              </w:rPr>
            </w:rPrChange>
          </w:rPr>
          <w:t>(2014, S. 1501)</w:t>
        </w:r>
        <w:r w:rsidRPr="003A7433">
          <w:rPr>
            <w:highlight w:val="magenta"/>
            <w:rPrChange w:id="55" w:author="Ben Fels" w:date="2024-12-21T12:42:00Z" w16du:dateUtc="2024-12-21T11:42:00Z">
              <w:rPr/>
            </w:rPrChange>
          </w:rPr>
          <w:fldChar w:fldCharType="end"/>
        </w:r>
        <w:r w:rsidRPr="00970FE2">
          <w:rPr>
            <w:lang w:val="en-US"/>
          </w:rPr>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56"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57" w:author="Ben Fels" w:date="2024-12-21T12:41:00Z" w16du:dateUtc="2024-12-21T11:41:00Z">
        <w:r w:rsidRPr="00232C87">
          <w:rPr>
            <w:highlight w:val="magenta"/>
            <w:rPrChange w:id="58" w:author="Ben Fels" w:date="2024-12-21T12:42:00Z" w16du:dateUtc="2024-12-21T11:42:00Z">
              <w:rPr/>
            </w:rPrChange>
          </w:rPr>
          <w:fldChar w:fldCharType="separate"/>
        </w:r>
      </w:ins>
      <w:r w:rsidR="008833CB" w:rsidRPr="008833CB">
        <w:rPr>
          <w:rFonts w:cs="Arial"/>
          <w:highlight w:val="magenta"/>
        </w:rPr>
        <w:t>(Lawrence &amp; Reed, 2020; Stab &amp; Gurevych, 2017b)</w:t>
      </w:r>
      <w:ins w:id="59" w:author="Ben Fels" w:date="2024-12-21T12:41:00Z" w16du:dateUtc="2024-12-21T11:41:00Z">
        <w:r w:rsidRPr="00232C87">
          <w:rPr>
            <w:highlight w:val="magenta"/>
            <w:rPrChange w:id="60"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61"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62" w:author="Ben Fels" w:date="2024-12-21T12:43:00Z" w16du:dateUtc="2024-12-21T11:43:00Z">
              <w:rPr/>
            </w:rPrChange>
          </w:rPr>
          <w:t>Natural Language Processing (NLP</w:t>
        </w:r>
        <w:r w:rsidRPr="00245094">
          <w:t xml:space="preserve">) </w:t>
        </w:r>
        <w:r w:rsidRPr="00232C87">
          <w:rPr>
            <w:highlight w:val="magenta"/>
            <w:rPrChange w:id="63" w:author="Ben Fels" w:date="2024-12-21T12:42:00Z" w16du:dateUtc="2024-12-21T11:42:00Z">
              <w:rPr/>
            </w:rPrChange>
          </w:rPr>
          <w:t xml:space="preserve">Aufgaben </w:t>
        </w:r>
        <w:r w:rsidRPr="00232C87">
          <w:rPr>
            <w:highlight w:val="magenta"/>
            <w:rPrChange w:id="64" w:author="Ben Fels" w:date="2024-12-21T12:42:00Z" w16du:dateUtc="2024-12-21T11:42:00Z">
              <w:rPr/>
            </w:rPrChange>
          </w:rPr>
          <w:fldChar w:fldCharType="begin"/>
        </w:r>
        <w:r w:rsidRPr="00232C87">
          <w:rPr>
            <w:highlight w:val="magenta"/>
            <w:rPrChange w:id="65"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66" w:author="Ben Fels" w:date="2024-12-21T12:42:00Z" w16du:dateUtc="2024-12-21T11:42:00Z">
              <w:rPr/>
            </w:rPrChange>
          </w:rPr>
          <w:fldChar w:fldCharType="separate"/>
        </w:r>
        <w:r w:rsidRPr="00232C87">
          <w:rPr>
            <w:rFonts w:cs="Arial"/>
            <w:highlight w:val="magenta"/>
            <w:rPrChange w:id="67" w:author="Ben Fels" w:date="2024-12-21T12:42:00Z" w16du:dateUtc="2024-12-21T11:42:00Z">
              <w:rPr>
                <w:rFonts w:cs="Arial"/>
              </w:rPr>
            </w:rPrChange>
          </w:rPr>
          <w:t xml:space="preserve">(Ozdemir, 2024, S. 46; </w:t>
        </w:r>
        <w:r w:rsidRPr="00232C87">
          <w:rPr>
            <w:rFonts w:cs="Arial"/>
            <w:highlight w:val="magenta"/>
            <w:rPrChange w:id="68" w:author="Ben Fels" w:date="2024-12-21T12:42:00Z" w16du:dateUtc="2024-12-21T11:42:00Z">
              <w:rPr>
                <w:rFonts w:cs="Arial"/>
              </w:rPr>
            </w:rPrChange>
          </w:rPr>
          <w:lastRenderedPageBreak/>
          <w:t>Patil &amp; Gudivada, 2024, S. 1)</w:t>
        </w:r>
        <w:r w:rsidRPr="00232C87">
          <w:rPr>
            <w:highlight w:val="magenta"/>
            <w:rPrChange w:id="69"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70" w:author="Ben Fels" w:date="2024-12-21T12:42:00Z" w16du:dateUtc="2024-12-21T11:42:00Z">
              <w:rPr/>
            </w:rPrChange>
          </w:rPr>
          <w:fldChar w:fldCharType="begin"/>
        </w:r>
        <w:r w:rsidRPr="00232C87">
          <w:rPr>
            <w:highlight w:val="magenta"/>
            <w:rPrChange w:id="71"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72" w:author="Ben Fels" w:date="2024-12-21T12:42:00Z" w16du:dateUtc="2024-12-21T11:42:00Z">
              <w:rPr/>
            </w:rPrChange>
          </w:rPr>
          <w:fldChar w:fldCharType="separate"/>
        </w:r>
        <w:r w:rsidRPr="00232C87">
          <w:rPr>
            <w:rFonts w:cs="Arial"/>
            <w:highlight w:val="magenta"/>
            <w:rPrChange w:id="73" w:author="Ben Fels" w:date="2024-12-21T12:42:00Z" w16du:dateUtc="2024-12-21T11:42:00Z">
              <w:rPr>
                <w:rFonts w:cs="Arial"/>
              </w:rPr>
            </w:rPrChange>
          </w:rPr>
          <w:t>(Kochmar, 2022)</w:t>
        </w:r>
        <w:r w:rsidRPr="00232C87">
          <w:rPr>
            <w:highlight w:val="magenta"/>
            <w:rPrChange w:id="74" w:author="Ben Fels" w:date="2024-12-21T12:42:00Z" w16du:dateUtc="2024-12-21T11:42:00Z">
              <w:rPr/>
            </w:rPrChange>
          </w:rPr>
          <w:fldChar w:fldCharType="end"/>
        </w:r>
        <w:r w:rsidRPr="00245094">
          <w:t xml:space="preserve">. Sprachmodelle sind nach </w:t>
        </w:r>
        <w:r w:rsidRPr="00232C87">
          <w:rPr>
            <w:rFonts w:cs="Arial"/>
            <w:highlight w:val="magenta"/>
            <w:rPrChange w:id="75" w:author="Ben Fels" w:date="2024-12-21T12:43:00Z" w16du:dateUtc="2024-12-21T11:43:00Z">
              <w:rPr>
                <w:rFonts w:cs="Arial"/>
              </w:rPr>
            </w:rPrChange>
          </w:rPr>
          <w:t>Patil &amp; Gudivada</w:t>
        </w:r>
        <w:r w:rsidRPr="00232C87">
          <w:rPr>
            <w:highlight w:val="magenta"/>
            <w:rPrChange w:id="76" w:author="Ben Fels" w:date="2024-12-21T12:43:00Z" w16du:dateUtc="2024-12-21T11:43:00Z">
              <w:rPr/>
            </w:rPrChange>
          </w:rPr>
          <w:t xml:space="preserve"> </w:t>
        </w:r>
        <w:r w:rsidRPr="00232C87">
          <w:rPr>
            <w:highlight w:val="magenta"/>
            <w:rPrChange w:id="77" w:author="Ben Fels" w:date="2024-12-21T12:43:00Z" w16du:dateUtc="2024-12-21T11:43:00Z">
              <w:rPr/>
            </w:rPrChange>
          </w:rPr>
          <w:fldChar w:fldCharType="begin"/>
        </w:r>
        <w:r w:rsidRPr="00232C87">
          <w:rPr>
            <w:highlight w:val="magenta"/>
            <w:rPrChange w:id="78"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79" w:author="Ben Fels" w:date="2024-12-21T12:43:00Z" w16du:dateUtc="2024-12-21T11:43:00Z">
              <w:rPr/>
            </w:rPrChange>
          </w:rPr>
          <w:fldChar w:fldCharType="separate"/>
        </w:r>
        <w:r w:rsidRPr="00232C87">
          <w:rPr>
            <w:rFonts w:cs="Arial"/>
            <w:highlight w:val="magenta"/>
            <w:rPrChange w:id="80" w:author="Ben Fels" w:date="2024-12-21T12:43:00Z" w16du:dateUtc="2024-12-21T11:43:00Z">
              <w:rPr>
                <w:rFonts w:cs="Arial"/>
              </w:rPr>
            </w:rPrChange>
          </w:rPr>
          <w:t>(2024, S. 4)</w:t>
        </w:r>
        <w:r w:rsidRPr="00232C87">
          <w:rPr>
            <w:highlight w:val="magenta"/>
            <w:rPrChange w:id="81"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Pre-trained Transformer (GPT) von OpenAI.</w:t>
        </w:r>
        <w:r>
          <w:t xml:space="preserve"> </w:t>
        </w:r>
      </w:ins>
    </w:p>
    <w:p w14:paraId="39198F29" w14:textId="77777777" w:rsidR="00FB56BB" w:rsidRDefault="00FB56BB" w:rsidP="00FB56BB">
      <w:pPr>
        <w:jc w:val="both"/>
        <w:rPr>
          <w:moveTo w:id="82" w:author="Ben Fels" w:date="2024-12-21T13:16:00Z" w16du:dateUtc="2024-12-21T12:16:00Z"/>
        </w:rPr>
      </w:pPr>
      <w:moveToRangeStart w:id="83" w:author="Ben Fels" w:date="2024-12-21T13:16:00Z" w:name="move185679391"/>
      <w:moveTo w:id="84" w:author="Ben Fels" w:date="2024-12-21T13:16:00Z" w16du:dateUtc="2024-12-21T12:16:00Z">
        <w:r w:rsidRPr="00915CF8">
          <w:rPr>
            <w:highlight w:val="cyan"/>
          </w:rPr>
          <w:t>Warum Training eines eigenen Models und fine-tuning keine Alternativen sind:</w:t>
        </w:r>
      </w:moveTo>
    </w:p>
    <w:moveToRangeEnd w:id="83"/>
    <w:p w14:paraId="4E685DAA" w14:textId="77777777" w:rsidR="00D31E52" w:rsidRDefault="00D31E52" w:rsidP="00D31E52">
      <w:pPr>
        <w:jc w:val="both"/>
        <w:rPr>
          <w:ins w:id="85" w:author="Ben Fels" w:date="2024-12-21T13:17:00Z" w16du:dateUtc="2024-12-21T12:17:00Z"/>
        </w:rPr>
      </w:pPr>
      <w:ins w:id="86"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ins w:id="87" w:author="Ben Fels" w:date="2024-12-22T17:43:00Z" w16du:dateUtc="2024-12-22T16:43:00Z">
        <w:r>
          <w:t>Zur Orientierung, f</w:t>
        </w:r>
      </w:ins>
      <w:ins w:id="88" w:author="Ben Fels" w:date="2024-12-22T17:40:00Z" w16du:dateUtc="2024-12-22T16:40:00Z">
        <w:r w:rsidR="008A5CF9">
          <w:t xml:space="preserve">ür das Training des Llama 3.2-3B instruct </w:t>
        </w:r>
      </w:ins>
      <w:ins w:id="89" w:author="Ben Fels" w:date="2024-12-22T17:42:00Z" w16du:dateUtc="2024-12-22T16:42:00Z">
        <w:r w:rsidR="00234B77">
          <w:t xml:space="preserve">/ GPT 4o-mini </w:t>
        </w:r>
      </w:ins>
      <w:ins w:id="90" w:author="Ben Fels" w:date="2024-12-22T17:40:00Z" w16du:dateUtc="2024-12-22T16:40:00Z">
        <w:r w:rsidR="008A5CF9">
          <w:t xml:space="preserve">Models wurden x …Grafikkarten verwendet. </w:t>
        </w:r>
      </w:ins>
      <w:ins w:id="91" w:author="Ben Fels" w:date="2024-12-22T17:41:00Z" w16du:dateUtc="2024-12-22T16:41:00Z">
        <w:r w:rsidR="003A274E">
          <w:t xml:space="preserve">Eine einzelne solcher </w:t>
        </w:r>
      </w:ins>
      <w:ins w:id="92" w:author="Ben Fels" w:date="2024-12-22T17:40:00Z" w16du:dateUtc="2024-12-22T16:40:00Z">
        <w:r w:rsidR="008A5CF9">
          <w:t>Grafikkarte</w:t>
        </w:r>
      </w:ins>
      <w:ins w:id="93" w:author="Ben Fels" w:date="2024-12-22T17:41:00Z" w16du:dateUtc="2024-12-22T16:41:00Z">
        <w:r w:rsidR="003A274E">
          <w:t>n</w:t>
        </w:r>
      </w:ins>
      <w:ins w:id="94" w:author="Ben Fels" w:date="2024-12-22T17:40:00Z" w16du:dateUtc="2024-12-22T16:40:00Z">
        <w:r w:rsidR="008A5CF9">
          <w:t xml:space="preserve"> kostet </w:t>
        </w:r>
      </w:ins>
      <w:ins w:id="95"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96" w:author="Ben Fels" w:date="2024-12-22T17:42:00Z" w16du:dateUtc="2024-12-22T16:42:00Z">
        <w:r w:rsidR="00234B77">
          <w:t xml:space="preserve">Die Kosten für </w:t>
        </w:r>
      </w:ins>
      <w:ins w:id="97" w:author="Ben Fels" w:date="2024-12-22T17:44:00Z" w16du:dateUtc="2024-12-22T16:44:00Z">
        <w:r w:rsidR="00560169">
          <w:t xml:space="preserve">den </w:t>
        </w:r>
      </w:ins>
      <w:ins w:id="98" w:author="Ben Fels" w:date="2024-12-22T17:42:00Z" w16du:dateUtc="2024-12-22T16:42:00Z">
        <w:r w:rsidR="00234B77">
          <w:t xml:space="preserve">Strom und </w:t>
        </w:r>
      </w:ins>
      <w:ins w:id="99" w:author="Ben Fels" w:date="2024-12-22T17:44:00Z" w16du:dateUtc="2024-12-22T16:44:00Z">
        <w:r w:rsidR="00560169">
          <w:t xml:space="preserve">das </w:t>
        </w:r>
      </w:ins>
      <w:ins w:id="100" w:author="Ben Fels" w:date="2024-12-22T17:42:00Z" w16du:dateUtc="2024-12-22T16:42:00Z">
        <w:r w:rsidR="00234B77">
          <w:t>Fach</w:t>
        </w:r>
      </w:ins>
      <w:ins w:id="101" w:author="Ben Fels" w:date="2024-12-22T17:44:00Z" w16du:dateUtc="2024-12-22T16:44:00Z">
        <w:r w:rsidR="00560169">
          <w:t>personal</w:t>
        </w:r>
      </w:ins>
      <w:ins w:id="102" w:author="Ben Fels" w:date="2024-12-22T17:43:00Z" w16du:dateUtc="2024-12-22T16:43:00Z">
        <w:r w:rsidR="00444C71">
          <w:t xml:space="preserve"> sind zusätzlich zu berücksichtigen</w:t>
        </w:r>
      </w:ins>
      <w:ins w:id="103" w:author="Ben Fels" w:date="2024-12-22T17:44:00Z" w16du:dateUtc="2024-12-22T16:44:00Z">
        <w:r w:rsidR="00560169">
          <w:t>.</w:t>
        </w:r>
      </w:ins>
    </w:p>
    <w:p w14:paraId="2F18D3BB" w14:textId="754CC8C5" w:rsidR="0011466B" w:rsidRPr="00F50FB5" w:rsidRDefault="00F50FB5" w:rsidP="00F34A39">
      <w:pPr>
        <w:rPr>
          <w:ins w:id="104" w:author="Ben Fels" w:date="2024-12-22T17:41:00Z" w16du:dateUtc="2024-12-22T16:41:00Z"/>
          <w:lang w:val="en-US"/>
        </w:rPr>
      </w:pPr>
      <w:r w:rsidRPr="00446CA9">
        <w:rPr>
          <w:highlight w:val="magenta"/>
        </w:rPr>
        <w:fldChar w:fldCharType="begin"/>
      </w:r>
      <w:r w:rsidRPr="00446CA9">
        <w:rPr>
          <w:highlight w:val="magenta"/>
        </w:rP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446CA9">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rsidRPr="00446CA9">
        <w:rPr>
          <w:highlight w:val="magenta"/>
        </w:rPr>
        <w:fldChar w:fldCharType="separate"/>
      </w:r>
      <w:r w:rsidRPr="00446CA9">
        <w:rPr>
          <w:rFonts w:cs="Arial"/>
          <w:highlight w:val="magenta"/>
          <w:lang w:val="en-US"/>
        </w:rPr>
        <w:t>(Brown et al., 2020, S. 9)</w:t>
      </w:r>
      <w:r w:rsidRPr="00446CA9">
        <w:rPr>
          <w:highlight w:val="magenta"/>
        </w:rPr>
        <w:fldChar w:fldCharType="end"/>
      </w:r>
      <w:r w:rsidRPr="00F50FB5">
        <w:rPr>
          <w:lang w:val="en-US"/>
        </w:rPr>
        <w:t>: V100 GPU´s, see Appendix B</w:t>
      </w:r>
    </w:p>
    <w:p w14:paraId="40782215" w14:textId="77777777" w:rsidR="003A274E" w:rsidRPr="00F50FB5" w:rsidRDefault="003A274E" w:rsidP="00F34A39">
      <w:pPr>
        <w:rPr>
          <w:ins w:id="105" w:author="Ben Fels" w:date="2024-12-21T12:40:00Z" w16du:dateUtc="2024-12-21T11:40:00Z"/>
          <w:lang w:val="en-US"/>
        </w:rPr>
      </w:pPr>
    </w:p>
    <w:p w14:paraId="35DD79E7" w14:textId="524549EA" w:rsidR="007965FC" w:rsidRDefault="00F34A39" w:rsidP="006E7B3E">
      <w:pPr>
        <w:jc w:val="both"/>
        <w:rPr>
          <w:ins w:id="106" w:author="Ben Fels" w:date="2024-12-21T12:57:00Z" w16du:dateUtc="2024-12-21T11:57:00Z"/>
        </w:rPr>
      </w:pPr>
      <w:moveToRangeStart w:id="107" w:author="Ben Fels" w:date="2024-12-21T11:50:00Z" w:name="move185674234"/>
      <w:moveTo w:id="108" w:author="Ben Fels" w:date="2024-12-21T11:50:00Z" w16du:dateUtc="2024-12-21T10:50:00Z">
        <w:del w:id="109"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0D12EC"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0D12EC" w:rsidDel="005A5829">
            <w:rPr>
              <w:highlight w:val="magenta"/>
            </w:rPr>
            <w:delInstrText xml:space="preserve">U = 0.72 for argument components and </w:delInstrText>
          </w:r>
          <w:r w:rsidDel="005A5829">
            <w:rPr>
              <w:highlight w:val="magenta"/>
            </w:rPr>
            <w:delInstrText>α</w:delInstrText>
          </w:r>
          <w:r w:rsidRPr="000D12EC"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0D12EC"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w:delInstrText>
          </w:r>
          <w:r w:rsidRPr="00261A8F" w:rsidDel="005A5829">
            <w:rPr>
              <w:highlight w:val="magenta"/>
            </w:rPr>
            <w:delInstrText>,{"family":"Gurevych","given":"Iryna"}],"issu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110"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111" w:author="Ben Fels" w:date="2024-12-21T12:44:00Z" w16du:dateUtc="2024-12-21T11:44:00Z">
              <w:rPr>
                <w:bCs/>
                <w:i/>
              </w:rPr>
            </w:rPrChange>
          </w:rPr>
          <w:fldChar w:fldCharType="begin"/>
        </w:r>
        <w:r w:rsidR="006E7B3E" w:rsidRPr="006E7B3E">
          <w:rPr>
            <w:bCs/>
            <w:i/>
            <w:highlight w:val="magenta"/>
            <w:rPrChange w:id="112"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113" w:author="Ben Fels" w:date="2024-12-21T12:44:00Z" w16du:dateUtc="2024-12-21T11:44:00Z">
              <w:rPr>
                <w:bCs/>
                <w:i/>
              </w:rPr>
            </w:rPrChange>
          </w:rPr>
          <w:fldChar w:fldCharType="separate"/>
        </w:r>
        <w:r w:rsidR="006E7B3E" w:rsidRPr="006E7B3E">
          <w:rPr>
            <w:rFonts w:cs="Arial"/>
            <w:highlight w:val="magenta"/>
            <w:rPrChange w:id="114" w:author="Ben Fels" w:date="2024-12-21T12:44:00Z" w16du:dateUtc="2024-12-21T11:44:00Z">
              <w:rPr>
                <w:rFonts w:cs="Arial"/>
              </w:rPr>
            </w:rPrChange>
          </w:rPr>
          <w:t>(Brown et al., 2020, S. 3)</w:t>
        </w:r>
        <w:r w:rsidR="006E7B3E" w:rsidRPr="006E7B3E">
          <w:rPr>
            <w:bCs/>
            <w:i/>
            <w:highlight w:val="magenta"/>
            <w:rPrChange w:id="115"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116" w:author="Ben Fels" w:date="2024-12-21T12:44:00Z" w16du:dateUtc="2024-12-21T11:44:00Z">
              <w:rPr/>
            </w:rPrChange>
          </w:rPr>
          <w:fldChar w:fldCharType="begin"/>
        </w:r>
        <w:r w:rsidR="006E7B3E" w:rsidRPr="006E7B3E">
          <w:rPr>
            <w:highlight w:val="magenta"/>
            <w:rPrChange w:id="117"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118" w:author="Ben Fels" w:date="2024-12-21T12:44:00Z" w16du:dateUtc="2024-12-21T11:44:00Z">
              <w:rPr/>
            </w:rPrChange>
          </w:rPr>
          <w:fldChar w:fldCharType="separate"/>
        </w:r>
        <w:r w:rsidR="006E7B3E" w:rsidRPr="006E7B3E">
          <w:rPr>
            <w:rFonts w:cs="Arial"/>
            <w:highlight w:val="magenta"/>
            <w:rPrChange w:id="119" w:author="Ben Fels" w:date="2024-12-21T12:44:00Z" w16du:dateUtc="2024-12-21T11:44:00Z">
              <w:rPr>
                <w:rFonts w:cs="Arial"/>
              </w:rPr>
            </w:rPrChange>
          </w:rPr>
          <w:t>(Brown et al., 2020, S. 6; Patil &amp; Gudivada, 2024, S. 18)</w:t>
        </w:r>
        <w:r w:rsidR="006E7B3E" w:rsidRPr="006E7B3E">
          <w:rPr>
            <w:highlight w:val="magenta"/>
            <w:rPrChange w:id="120"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121" w:author="Ben Fels" w:date="2024-12-21T13:16:00Z" w16du:dateUtc="2024-12-21T12:16:00Z"/>
        </w:rPr>
      </w:pPr>
      <w:ins w:id="122"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123" w:author="Ben Fels" w:date="2024-12-22T18:00:00Z" w16du:dateUtc="2024-12-22T17:00:00Z"/>
          <w:lang w:val="en-US"/>
        </w:rPr>
      </w:pPr>
      <w:del w:id="124" w:author="Ben Fels" w:date="2024-12-22T18:00:00Z" w16du:dateUtc="2024-12-22T17:00:00Z">
        <w:r w:rsidRPr="006B5225" w:rsidDel="00176B77">
          <w:rPr>
            <w:highlight w:val="magenta"/>
            <w:rPrChange w:id="125"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126"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127" w:author="Ben Fels" w:date="2024-12-22T17:53:00Z" w16du:dateUtc="2024-12-22T16:53:00Z">
              <w:rPr/>
            </w:rPrChange>
          </w:rPr>
          <w:fldChar w:fldCharType="end"/>
        </w:r>
      </w:del>
      <w:ins w:id="128" w:author="Ben Fels" w:date="2024-12-21T12:44:00Z" w16du:dateUtc="2024-12-21T11:44:00Z">
        <w:r w:rsidR="006E7B3E" w:rsidRPr="005A4558">
          <w:rPr>
            <w:rFonts w:cs="Arial"/>
          </w:rPr>
          <w:t xml:space="preserve">Die Ressourcen hierzu stehen nicht jedem zur Verfügung. Eine Alternative stellt das </w:t>
        </w:r>
      </w:ins>
      <w:ins w:id="129" w:author="Ben Fels" w:date="2024-12-22T17:58:00Z" w16du:dateUtc="2024-12-22T16:58:00Z">
        <w:r w:rsidR="009160AF">
          <w:rPr>
            <w:rFonts w:cs="Arial"/>
          </w:rPr>
          <w:t>Prompt Engineering bz</w:t>
        </w:r>
        <w:r w:rsidR="009160AF" w:rsidRPr="008464D1">
          <w:rPr>
            <w:rFonts w:cs="Arial"/>
          </w:rPr>
          <w:t xml:space="preserve">w. </w:t>
        </w:r>
      </w:ins>
      <w:ins w:id="130" w:author="Ben Fels" w:date="2024-12-21T12:44:00Z" w16du:dateUtc="2024-12-21T11:44:00Z">
        <w:r w:rsidR="006E7B3E" w:rsidRPr="008464D1">
          <w:t>Prompting</w:t>
        </w:r>
        <w:r w:rsidR="006E7B3E" w:rsidRPr="005A4558">
          <w:t xml:space="preserve"> dar, welches sich auf die Methode</w:t>
        </w:r>
      </w:ins>
      <w:ins w:id="131" w:author="Ben Fels" w:date="2024-12-22T18:00:00Z" w16du:dateUtc="2024-12-22T17:00:00Z">
        <w:r w:rsidR="00176B77">
          <w:t>/Prozess</w:t>
        </w:r>
      </w:ins>
      <w:ins w:id="132" w:author="Ben Fels" w:date="2024-12-21T12:44:00Z" w16du:dateUtc="2024-12-21T11:44:00Z">
        <w:r w:rsidR="006E7B3E" w:rsidRPr="005A4558">
          <w:t xml:space="preserve"> bezieht, einem LLM </w:t>
        </w:r>
      </w:ins>
      <w:ins w:id="133" w:author="Ben Fels" w:date="2024-12-22T17:58:00Z" w16du:dateUtc="2024-12-22T16:58:00Z">
        <w:r w:rsidR="009160AF">
          <w:t xml:space="preserve">präzise </w:t>
        </w:r>
      </w:ins>
      <w:ins w:id="134" w:author="Ben Fels" w:date="2024-12-21T12:44:00Z" w16du:dateUtc="2024-12-21T11:44:00Z">
        <w:r w:rsidR="006E7B3E" w:rsidRPr="005A4558">
          <w:t xml:space="preserve">Eingabeaufforderungen </w:t>
        </w:r>
      </w:ins>
      <w:ins w:id="135" w:author="Ben Fels" w:date="2024-12-22T17:59:00Z" w16du:dateUtc="2024-12-22T16:59:00Z">
        <w:r w:rsidR="00E75183">
          <w:t xml:space="preserve">(engl. prompt) </w:t>
        </w:r>
      </w:ins>
      <w:ins w:id="136" w:author="Ben Fels" w:date="2024-12-21T12:44:00Z" w16du:dateUtc="2024-12-21T11:44:00Z">
        <w:r w:rsidR="006E7B3E" w:rsidRPr="005A4558">
          <w:t xml:space="preserve">zu übergeben, um eine gewünschte </w:t>
        </w:r>
      </w:ins>
      <w:ins w:id="137" w:author="Ben Fels" w:date="2024-12-22T17:59:00Z" w16du:dateUtc="2024-12-22T16:59:00Z">
        <w:r w:rsidR="00E75183">
          <w:t xml:space="preserve">Antwort des LLMs zu erhalten </w:t>
        </w:r>
      </w:ins>
      <w:ins w:id="138" w:author="Ben Fels" w:date="2024-12-21T12:44:00Z" w16du:dateUtc="2024-12-21T11:44:00Z">
        <w:r w:rsidR="006E7B3E" w:rsidRPr="001908E1">
          <w:rPr>
            <w:highlight w:val="magenta"/>
            <w:rPrChange w:id="139"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140" w:author="Ben Fels" w:date="2024-12-21T12:44:00Z" w16du:dateUtc="2024-12-21T11:44:00Z">
        <w:r w:rsidR="006E7B3E" w:rsidRPr="001908E1">
          <w:rPr>
            <w:highlight w:val="magenta"/>
            <w:rPrChange w:id="141"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142" w:author="Ben Fels" w:date="2024-12-21T12:44:00Z" w16du:dateUtc="2024-12-21T11:44:00Z">
        <w:r w:rsidR="006E7B3E" w:rsidRPr="001908E1">
          <w:rPr>
            <w:highlight w:val="magenta"/>
            <w:rPrChange w:id="143" w:author="Ben Fels" w:date="2024-12-22T10:59:00Z" w16du:dateUtc="2024-12-22T09:59:00Z">
              <w:rPr/>
            </w:rPrChange>
          </w:rPr>
          <w:fldChar w:fldCharType="end"/>
        </w:r>
        <w:r w:rsidR="006E7B3E" w:rsidRPr="00552BDB">
          <w:rPr>
            <w:highlight w:val="magenta"/>
            <w:lang w:val="en-US"/>
            <w:rPrChange w:id="144" w:author="Ben Fels" w:date="2024-12-22T10:59:00Z" w16du:dateUtc="2024-12-22T09:59:00Z">
              <w:rPr/>
            </w:rPrChange>
          </w:rPr>
          <w:t>.</w:t>
        </w:r>
        <w:r w:rsidR="006E7B3E" w:rsidRPr="00552BDB">
          <w:rPr>
            <w:lang w:val="en-US"/>
          </w:rPr>
          <w:t xml:space="preserve"> </w:t>
        </w:r>
      </w:ins>
    </w:p>
    <w:p w14:paraId="250784FE" w14:textId="52AE03EA" w:rsidR="00BC700B" w:rsidRPr="00BB2D45" w:rsidRDefault="00BC700B" w:rsidP="00BC700B">
      <w:pPr>
        <w:jc w:val="both"/>
        <w:rPr>
          <w:ins w:id="145" w:author="Ben Fels" w:date="2024-12-22T18:00:00Z" w16du:dateUtc="2024-12-22T17:00:00Z"/>
        </w:rPr>
      </w:pPr>
      <w:ins w:id="146"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4C2386">
        <w:rPr>
          <w:highlight w:val="magenta"/>
          <w:lang w:val="en-US"/>
        </w:rPr>
        <w:instrText xml:space="preserve"> ADDIN ZOTERO_ITEM CSL_CITATION {"citationID":"kNOkUuGM","properties":{"formattedCitation":"(OpenAI, 2024d)","plainCitation":"(OpenAI, 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schema":"https://github.com/citation-style-language/schema/raw/master/csl-citation.json"} </w:instrText>
      </w:r>
      <w:ins w:id="147" w:author="Ben Fels" w:date="2024-12-22T18:00:00Z" w16du:dateUtc="2024-12-22T17:00:00Z">
        <w:r w:rsidRPr="00BC700B">
          <w:rPr>
            <w:highlight w:val="magenta"/>
            <w:lang w:val="en-US"/>
          </w:rPr>
          <w:fldChar w:fldCharType="separate"/>
        </w:r>
      </w:ins>
      <w:r w:rsidR="004C2386" w:rsidRPr="004C2386">
        <w:rPr>
          <w:rFonts w:cs="Arial"/>
        </w:rPr>
        <w:t>(OpenAI, 2024d)</w:t>
      </w:r>
      <w:ins w:id="148"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149" w:author="Ben Fels" w:date="2024-12-21T12:57:00Z" w16du:dateUtc="2024-12-21T11:57:00Z"/>
        </w:rPr>
      </w:pPr>
    </w:p>
    <w:p w14:paraId="7BCF70C7" w14:textId="2D7B1D53" w:rsidR="006E7B3E" w:rsidRPr="00CF7AE6" w:rsidRDefault="006E7B3E" w:rsidP="006E7B3E">
      <w:pPr>
        <w:jc w:val="both"/>
        <w:rPr>
          <w:ins w:id="150" w:author="Ben Fels" w:date="2024-12-21T12:44:00Z" w16du:dateUtc="2024-12-21T11:44:00Z"/>
        </w:rPr>
      </w:pPr>
      <w:ins w:id="151" w:author="Ben Fels" w:date="2024-12-21T12:44:00Z" w16du:dateUtc="2024-12-21T11:44:00Z">
        <w:r w:rsidRPr="005A4558">
          <w:t xml:space="preserve">In der geplanten Untersuchung soll die Wirksamkeit dieser 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p>
    <w:p w14:paraId="771F39A9" w14:textId="77777777" w:rsidR="006E7B3E" w:rsidDel="00A72529" w:rsidRDefault="006E7B3E" w:rsidP="00F34A39">
      <w:pPr>
        <w:rPr>
          <w:del w:id="152" w:author="Ben Fels" w:date="2024-12-21T12:45:00Z" w16du:dateUtc="2024-12-21T11:45:00Z"/>
          <w:moveTo w:id="153" w:author="Ben Fels" w:date="2024-12-21T11:50:00Z" w16du:dateUtc="2024-12-21T10:50:00Z"/>
        </w:rPr>
      </w:pPr>
    </w:p>
    <w:p w14:paraId="67BC759D" w14:textId="790E3068" w:rsidR="00F34A39" w:rsidDel="00A72529" w:rsidRDefault="00F34A39" w:rsidP="00F34A39">
      <w:pPr>
        <w:rPr>
          <w:del w:id="154" w:author="Ben Fels" w:date="2024-12-21T12:45:00Z" w16du:dateUtc="2024-12-21T11:45:00Z"/>
          <w:moveTo w:id="155" w:author="Ben Fels" w:date="2024-12-21T11:50:00Z" w16du:dateUtc="2024-12-21T10:50:00Z"/>
        </w:rPr>
      </w:pPr>
      <w:moveTo w:id="156" w:author="Ben Fels" w:date="2024-12-21T11:50:00Z" w16du:dateUtc="2024-12-21T10:50:00Z">
        <w:del w:id="157"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107"/>
    <w:p w14:paraId="310D24ED" w14:textId="2E677403" w:rsidR="00491A04" w:rsidDel="00A72529" w:rsidRDefault="00E14BB0" w:rsidP="001F7CA5">
      <w:pPr>
        <w:jc w:val="both"/>
        <w:rPr>
          <w:del w:id="158" w:author="Ben Fels" w:date="2024-12-21T12:45:00Z" w16du:dateUtc="2024-12-21T11:45:00Z"/>
        </w:rPr>
      </w:pPr>
      <w:del w:id="159" w:author="Ben Fels" w:date="2024-12-21T12:45:00Z" w16du:dateUtc="2024-12-21T11:45:00Z">
        <w:r w:rsidRPr="00E14BB0" w:rsidDel="00A72529">
          <w:delText xml:space="preserve">Peldszus </w:delText>
        </w:r>
        <w:commentRangeStart w:id="160"/>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60"/>
        <w:r w:rsidR="003F72C9" w:rsidDel="00A72529">
          <w:rPr>
            <w:rStyle w:val="Kommentarzeichen"/>
          </w:rPr>
          <w:commentReference w:id="160"/>
        </w:r>
      </w:del>
    </w:p>
    <w:p w14:paraId="3E61A6F3" w14:textId="13444F29" w:rsidR="003A5172" w:rsidRDefault="009C2379" w:rsidP="009C2379">
      <w:pPr>
        <w:rPr>
          <w:ins w:id="161" w:author="Ben Fels" w:date="2024-12-21T12:46:00Z" w16du:dateUtc="2024-12-21T11:46:00Z"/>
        </w:rPr>
      </w:pPr>
      <w:moveToRangeStart w:id="162" w:author="Ben Fels" w:date="2024-12-21T11:51:00Z" w:name="move185674280"/>
      <w:moveTo w:id="163" w:author="Ben Fels" w:date="2024-12-21T11:51:00Z" w16du:dateUtc="2024-12-21T10:51:00Z">
        <w:del w:id="164"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65" w:author="Ben Fels" w:date="2024-12-21T12:54:00Z" w16du:dateUtc="2024-12-21T11:54:00Z">
          <w:r w:rsidDel="00AC3B7D">
            <w:delText xml:space="preserve"> </w:delText>
          </w:r>
        </w:del>
      </w:moveTo>
    </w:p>
    <w:p w14:paraId="09764F2C" w14:textId="5949DF62" w:rsidR="003A5172" w:rsidRPr="00A66707" w:rsidRDefault="003A5172" w:rsidP="003A5172">
      <w:pPr>
        <w:jc w:val="both"/>
        <w:rPr>
          <w:ins w:id="166" w:author="Ben Fels" w:date="2024-12-21T12:46:00Z" w16du:dateUtc="2024-12-21T11:46:00Z"/>
        </w:rPr>
      </w:pPr>
      <w:ins w:id="167" w:author="Ben Fels" w:date="2024-12-21T12:46:00Z" w16du:dateUtc="2024-12-21T11:46:00Z">
        <w:r w:rsidRPr="00A66707">
          <w:t xml:space="preserve">Die Masterarbeit zielt darauf ab, die Potenziale und Herausforderungen großer Sprachmodelle im Kontext des </w:t>
        </w:r>
        <w:r>
          <w:t>Argument Mining</w:t>
        </w:r>
        <w:r w:rsidRPr="00A66707">
          <w:t xml:space="preserve">s zu erforschen. Der Fokus liegt dabei auf der Anwendung von </w:t>
        </w:r>
        <w:r>
          <w:rPr>
            <w:iCs/>
          </w:rPr>
          <w:t>Prompt Engineering</w:t>
        </w:r>
        <w:r w:rsidRPr="00A66707">
          <w:t xml:space="preserve">, um die Generalisierungsfähigkeiten dieser Modelle gezielt zu steuern und deren Leistung ohne Fine-Tuning zu </w:t>
        </w:r>
      </w:ins>
      <w:r w:rsidR="00914E4E">
        <w:t>für das Argument</w:t>
      </w:r>
      <w:r w:rsidR="00C7600E">
        <w:t xml:space="preserve"> Miing </w:t>
      </w:r>
      <w:r w:rsidR="00914E4E">
        <w:t>verbessern</w:t>
      </w:r>
      <w:ins w:id="168" w:author="Ben Fels" w:date="2024-12-21T12:46:00Z" w16du:dateUtc="2024-12-21T11:46:00Z">
        <w:r w:rsidRPr="00A66707">
          <w:t xml:space="preserve">. Die zentrale </w:t>
        </w:r>
        <w:r w:rsidRPr="00C551CC">
          <w:rPr>
            <w:b/>
            <w:rPrChange w:id="169" w:author="Ben Fels" w:date="2024-12-21T13:15:00Z" w16du:dateUtc="2024-12-21T12:15:00Z">
              <w:rPr/>
            </w:rPrChange>
          </w:rPr>
          <w:t>Forschungsfrage</w:t>
        </w:r>
        <w:r w:rsidRPr="00A66707">
          <w:t xml:space="preserve"> lautet: </w:t>
        </w:r>
        <w:r w:rsidRPr="003A5172">
          <w:rPr>
            <w:highlight w:val="yellow"/>
            <w:rPrChange w:id="170"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171" w:author="Ben Fels" w:date="2024-12-21T12:47:00Z" w16du:dateUtc="2024-12-21T11:47:00Z"/>
          <w:moveTo w:id="172" w:author="Ben Fels" w:date="2024-12-21T11:51:00Z" w16du:dateUtc="2024-12-21T10:51:00Z"/>
        </w:rPr>
      </w:pPr>
    </w:p>
    <w:p w14:paraId="68B84C80" w14:textId="1DC4833E" w:rsidR="009C2379" w:rsidDel="0084052A" w:rsidRDefault="009C2379" w:rsidP="009C2379">
      <w:pPr>
        <w:rPr>
          <w:del w:id="173" w:author="Ben Fels" w:date="2024-12-21T12:46:00Z" w16du:dateUtc="2024-12-21T11:46:00Z"/>
          <w:moveTo w:id="174" w:author="Ben Fels" w:date="2024-12-21T11:51:00Z" w16du:dateUtc="2024-12-21T10:51:00Z"/>
        </w:rPr>
      </w:pPr>
      <w:moveTo w:id="175" w:author="Ben Fels" w:date="2024-12-21T11:51:00Z" w16du:dateUtc="2024-12-21T10:51:00Z">
        <w:del w:id="176"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177" w:author="Ben Fels" w:date="2024-12-21T12:46:00Z" w16du:dateUtc="2024-12-21T11:46:00Z"/>
        </w:rPr>
      </w:pPr>
      <w:moveToRangeStart w:id="178" w:author="Ben Fels" w:date="2024-12-21T11:52:00Z" w:name="move185674394"/>
      <w:moveToRangeEnd w:id="162"/>
      <w:moveTo w:id="179" w:author="Ben Fels" w:date="2024-12-21T11:52:00Z" w16du:dateUtc="2024-12-21T10:52:00Z">
        <w:del w:id="180" w:author="Ben Fels" w:date="2024-12-21T12:47:00Z" w16du:dateUtc="2024-12-21T11:47:00Z">
          <w:r w:rsidDel="003A5172">
            <w:delText>Ziel dieser Masterarbeit ist es</w:delText>
          </w:r>
        </w:del>
        <w:del w:id="181"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82"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183" w:author="Ben Fels" w:date="2024-12-21T11:52:00Z" w16du:dateUtc="2024-12-21T10:52:00Z"/>
        </w:rPr>
      </w:pPr>
      <w:moveTo w:id="184"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185" w:author="Ben Fels" w:date="2024-12-21T12:46:00Z" w16du:dateUtc="2024-12-21T11:46:00Z"/>
        </w:rPr>
      </w:pPr>
      <w:moveTo w:id="186" w:author="Ben Fels" w:date="2024-12-21T11:52:00Z" w16du:dateUtc="2024-12-21T10:52:00Z">
        <w:del w:id="187"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188" w:author="Ben Fels" w:date="2024-12-21T13:12:00Z" w16du:dateUtc="2024-12-21T12:12:00Z"/>
        </w:rPr>
      </w:pPr>
      <w:ins w:id="189" w:author="Ben Fels" w:date="2024-12-21T13:12:00Z" w16du:dateUtc="2024-12-21T12:12:00Z">
        <w:r>
          <w:t xml:space="preserve">Zur Beantwortung der Forschungsfrage bedarf es </w:t>
        </w:r>
      </w:ins>
      <w:ins w:id="190" w:author="Ben Fels" w:date="2024-12-21T13:13:00Z" w16du:dateUtc="2024-12-21T12:13:00Z">
        <w:r w:rsidR="00DF79FF" w:rsidRPr="00DF79FF">
          <w:rPr>
            <w:highlight w:val="cyan"/>
            <w:rPrChange w:id="191" w:author="Ben Fels" w:date="2024-12-21T13:13:00Z" w16du:dateUtc="2024-12-21T12:13:00Z">
              <w:rPr/>
            </w:rPrChange>
          </w:rPr>
          <w:t>(Aufbau der Untersuchung beschreiben</w:t>
        </w:r>
        <w:r w:rsidR="00DF79FF">
          <w:t xml:space="preserve">) </w:t>
        </w:r>
      </w:ins>
      <w:ins w:id="192" w:author="Ben Fels" w:date="2024-12-21T13:12:00Z" w16du:dateUtc="2024-12-21T12:12:00Z">
        <w:r>
          <w:t>Begriffsde</w:t>
        </w:r>
      </w:ins>
      <w:ins w:id="193" w:author="Ben Fels" w:date="2024-12-21T13:13:00Z" w16du:dateUtc="2024-12-21T12:13:00Z">
        <w:r>
          <w:t>finition</w:t>
        </w:r>
        <w:r w:rsidR="00DF79FF">
          <w:t>, Stand der Forschung</w:t>
        </w:r>
      </w:ins>
    </w:p>
    <w:p w14:paraId="03A30209" w14:textId="27F4D87C" w:rsidR="00A35D5E" w:rsidDel="00722631" w:rsidRDefault="00A35D5E" w:rsidP="00A35D5E">
      <w:pPr>
        <w:rPr>
          <w:del w:id="194" w:author="Ben Fels" w:date="2024-12-21T13:05:00Z" w16du:dateUtc="2024-12-21T12:05:00Z"/>
          <w:moveTo w:id="195" w:author="Ben Fels" w:date="2024-12-21T11:53:00Z" w16du:dateUtc="2024-12-21T10:53:00Z"/>
        </w:rPr>
      </w:pPr>
      <w:moveToRangeStart w:id="196" w:author="Ben Fels" w:date="2024-12-21T11:53:00Z" w:name="move185674422"/>
      <w:moveToRangeEnd w:id="178"/>
      <w:moveTo w:id="197" w:author="Ben Fels" w:date="2024-12-21T11:53:00Z" w16du:dateUtc="2024-12-21T10:53:00Z">
        <w:del w:id="198"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199" w:author="Ben Fels" w:date="2024-12-21T13:06:00Z" w16du:dateUtc="2024-12-21T12:06:00Z"/>
          <w:moveTo w:id="200" w:author="Ben Fels" w:date="2024-12-21T11:53:00Z" w16du:dateUtc="2024-12-21T10:53:00Z"/>
        </w:rPr>
      </w:pPr>
      <w:moveTo w:id="201" w:author="Ben Fels" w:date="2024-12-21T11:53:00Z" w16du:dateUtc="2024-12-21T10:53:00Z">
        <w:del w:id="202"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203" w:author="Ben Fels" w:date="2024-12-21T13:06:00Z" w16du:dateUtc="2024-12-21T12:06:00Z"/>
          <w:moveTo w:id="204" w:author="Ben Fels" w:date="2024-12-21T11:53:00Z" w16du:dateUtc="2024-12-21T10:53:00Z"/>
        </w:rPr>
      </w:pPr>
      <w:moveTo w:id="205" w:author="Ben Fels" w:date="2024-12-21T11:53:00Z" w16du:dateUtc="2024-12-21T10:53:00Z">
        <w:del w:id="206"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207" w:author="Ben Fels" w:date="2024-12-21T13:06:00Z" w16du:dateUtc="2024-12-21T12:06:00Z"/>
          <w:moveTo w:id="208" w:author="Ben Fels" w:date="2024-12-21T11:53:00Z" w16du:dateUtc="2024-12-21T10:53:00Z"/>
        </w:rPr>
      </w:pPr>
      <w:moveTo w:id="209" w:author="Ben Fels" w:date="2024-12-21T11:53:00Z" w16du:dateUtc="2024-12-21T10:53:00Z">
        <w:del w:id="210" w:author="Ben Fels" w:date="2024-12-21T13:06:00Z" w16du:dateUtc="2024-12-21T12:06:00Z">
          <w:r w:rsidRPr="006F0952" w:rsidDel="006820FB">
            <w:rPr>
              <w:rPrChange w:id="211"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212"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213" w:author="Ben Fels" w:date="2024-12-21T13:07:00Z" w16du:dateUtc="2024-12-21T12:07:00Z"/>
          <w:moveTo w:id="214" w:author="Ben Fels" w:date="2024-12-21T11:53:00Z" w16du:dateUtc="2024-12-21T10:53:00Z"/>
        </w:rPr>
      </w:pPr>
      <w:moveTo w:id="215" w:author="Ben Fels" w:date="2024-12-21T11:53:00Z" w16du:dateUtc="2024-12-21T10:53:00Z">
        <w:del w:id="216"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217"/>
          <w:r w:rsidRPr="006820FB" w:rsidDel="00FB56BB">
            <w:rPr>
              <w:highlight w:val="magenta"/>
              <w:rPrChange w:id="218" w:author="Ben Fels" w:date="2024-12-21T13:07:00Z" w16du:dateUtc="2024-12-21T12:07:00Z">
                <w:rPr/>
              </w:rPrChange>
            </w:rPr>
            <w:delText xml:space="preserve">Lu et al. </w:delText>
          </w:r>
          <w:r w:rsidRPr="006820FB" w:rsidDel="00FB56BB">
            <w:rPr>
              <w:highlight w:val="magenta"/>
              <w:rPrChange w:id="219" w:author="Ben Fels" w:date="2024-12-21T13:07:00Z" w16du:dateUtc="2024-12-21T12:07:00Z">
                <w:rPr/>
              </w:rPrChange>
            </w:rPr>
            <w:fldChar w:fldCharType="begin"/>
          </w:r>
          <w:r w:rsidRPr="006820FB" w:rsidDel="00FB56BB">
            <w:rPr>
              <w:highlight w:val="magenta"/>
              <w:rPrChange w:id="220"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221" w:author="Ben Fels" w:date="2024-12-21T13:07:00Z" w16du:dateUtc="2024-12-21T12:07:00Z">
                <w:rPr/>
              </w:rPrChange>
            </w:rPr>
            <w:fldChar w:fldCharType="separate"/>
          </w:r>
          <w:r w:rsidRPr="006820FB" w:rsidDel="00FB56BB">
            <w:rPr>
              <w:rFonts w:cs="Arial"/>
              <w:highlight w:val="magenta"/>
              <w:rPrChange w:id="222" w:author="Ben Fels" w:date="2024-12-21T13:07:00Z" w16du:dateUtc="2024-12-21T12:07:00Z">
                <w:rPr>
                  <w:rFonts w:cs="Arial"/>
                </w:rPr>
              </w:rPrChange>
            </w:rPr>
            <w:delText>(2024)</w:delText>
          </w:r>
          <w:r w:rsidRPr="006820FB" w:rsidDel="00FB56BB">
            <w:rPr>
              <w:highlight w:val="magenta"/>
              <w:rPrChange w:id="223" w:author="Ben Fels" w:date="2024-12-21T13:07:00Z" w16du:dateUtc="2024-12-21T12:07:00Z">
                <w:rPr/>
              </w:rPrChange>
            </w:rPr>
            <w:fldChar w:fldCharType="end"/>
          </w:r>
          <w:commentRangeEnd w:id="217"/>
          <w:r w:rsidRPr="006820FB" w:rsidDel="00FB56BB">
            <w:rPr>
              <w:rStyle w:val="Kommentarzeichen"/>
              <w:highlight w:val="magenta"/>
              <w:rPrChange w:id="224" w:author="Ben Fels" w:date="2024-12-21T13:07:00Z" w16du:dateUtc="2024-12-21T12:07:00Z">
                <w:rPr>
                  <w:rStyle w:val="Kommentarzeichen"/>
                </w:rPr>
              </w:rPrChange>
            </w:rPr>
            <w:commentReference w:id="217"/>
          </w:r>
          <w:r w:rsidDel="00FB56BB">
            <w:delText xml:space="preserve"> zu entnehmen. </w:delText>
          </w:r>
        </w:del>
      </w:moveTo>
    </w:p>
    <w:p w14:paraId="210BF37C" w14:textId="5BB58638" w:rsidR="00A35D5E" w:rsidDel="00446345" w:rsidRDefault="00A35D5E" w:rsidP="00A35D5E">
      <w:pPr>
        <w:rPr>
          <w:del w:id="225" w:author="Ben Fels" w:date="2024-12-21T13:07:00Z" w16du:dateUtc="2024-12-21T12:07:00Z"/>
          <w:moveTo w:id="226" w:author="Ben Fels" w:date="2024-12-21T11:53:00Z" w16du:dateUtc="2024-12-21T10:53:00Z"/>
        </w:rPr>
      </w:pPr>
      <w:moveTo w:id="227" w:author="Ben Fels" w:date="2024-12-21T11:53:00Z" w16du:dateUtc="2024-12-21T10:53:00Z">
        <w:del w:id="228"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229" w:author="Ben Fels" w:date="2024-12-21T13:07:00Z" w16du:dateUtc="2024-12-21T12:07:00Z">
          <w:r w:rsidDel="006820FB">
            <w:delText>-</w:delText>
          </w:r>
        </w:del>
        <w:del w:id="230"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231" w:author="Ben Fels" w:date="2024-12-21T13:15:00Z" w16du:dateUtc="2024-12-21T12:15:00Z"/>
          <w:moveTo w:id="232" w:author="Ben Fels" w:date="2024-12-21T11:53:00Z" w16du:dateUtc="2024-12-21T10:53:00Z"/>
          <w:rPrChange w:id="233" w:author="Ben Fels" w:date="2024-12-21T18:19:00Z" w16du:dateUtc="2024-12-21T17:19:00Z">
            <w:rPr>
              <w:del w:id="234" w:author="Ben Fels" w:date="2024-12-21T13:15:00Z" w16du:dateUtc="2024-12-21T12:15:00Z"/>
              <w:moveTo w:id="235" w:author="Ben Fels" w:date="2024-12-21T11:53:00Z" w16du:dateUtc="2024-12-21T10:53:00Z"/>
              <w:lang w:val="en-US"/>
            </w:rPr>
          </w:rPrChange>
        </w:rPr>
      </w:pPr>
      <w:moveTo w:id="236" w:author="Ben Fels" w:date="2024-12-21T11:53:00Z" w16du:dateUtc="2024-12-21T10:53:00Z">
        <w:del w:id="237" w:author="Ben Fels" w:date="2024-12-21T13:07:00Z" w16du:dateUtc="2024-12-21T12:07:00Z">
          <w:r w:rsidRPr="002F4B5A" w:rsidDel="00446345">
            <w:rPr>
              <w:rPrChange w:id="238"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239" w:author="Ben Fels" w:date="2024-12-21T13:08:00Z" w16du:dateUtc="2024-12-21T12:08:00Z"/>
          <w:moveTo w:id="240" w:author="Ben Fels" w:date="2024-12-21T11:53:00Z" w16du:dateUtc="2024-12-21T10:53:00Z"/>
        </w:rPr>
      </w:pPr>
      <w:moveTo w:id="241" w:author="Ben Fels" w:date="2024-12-21T11:53:00Z" w16du:dateUtc="2024-12-21T10:53:00Z">
        <w:del w:id="242"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243" w:author="Ben Fels" w:date="2024-12-21T13:08:00Z" w16du:dateUtc="2024-12-21T12:08:00Z"/>
          <w:moveTo w:id="244" w:author="Ben Fels" w:date="2024-12-21T11:53:00Z" w16du:dateUtc="2024-12-21T10:53:00Z"/>
        </w:rPr>
      </w:pPr>
      <w:moveTo w:id="245" w:author="Ben Fels" w:date="2024-12-21T11:53:00Z" w16du:dateUtc="2024-12-21T10:53:00Z">
        <w:del w:id="246"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247" w:author="Ben Fels" w:date="2024-12-21T13:08:00Z" w16du:dateUtc="2024-12-21T12:08:00Z"/>
          <w:moveTo w:id="248" w:author="Ben Fels" w:date="2024-12-21T11:53:00Z" w16du:dateUtc="2024-12-21T10:53:00Z"/>
        </w:rPr>
      </w:pPr>
      <w:moveTo w:id="249" w:author="Ben Fels" w:date="2024-12-21T11:53:00Z" w16du:dateUtc="2024-12-21T10:53:00Z">
        <w:del w:id="250"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51" w:author="Ben Fels" w:date="2024-12-21T13:14:00Z" w16du:dateUtc="2024-12-21T12:14:00Z"/>
          <w:moveTo w:id="252" w:author="Ben Fels" w:date="2024-12-21T11:53:00Z" w16du:dateUtc="2024-12-21T10:53:00Z"/>
        </w:rPr>
      </w:pPr>
      <w:moveTo w:id="253" w:author="Ben Fels" w:date="2024-12-21T11:53:00Z" w16du:dateUtc="2024-12-21T10:53:00Z">
        <w:del w:id="254"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55" w:author="Ben Fels" w:date="2024-12-21T19:35:00Z" w16du:dateUtc="2024-12-21T18:35:00Z"/>
          <w:moveTo w:id="256" w:author="Ben Fels" w:date="2024-12-21T11:53:00Z" w16du:dateUtc="2024-12-21T10:53:00Z"/>
        </w:rPr>
      </w:pPr>
      <w:moveTo w:id="257" w:author="Ben Fels" w:date="2024-12-21T11:53:00Z" w16du:dateUtc="2024-12-21T10:53:00Z">
        <w:del w:id="258"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59" w:author="Ben Fels" w:date="2024-12-21T13:12:00Z" w16du:dateUtc="2024-12-21T12:12:00Z"/>
          <w:moveTo w:id="260" w:author="Ben Fels" w:date="2024-12-21T11:53:00Z" w16du:dateUtc="2024-12-21T10:53:00Z"/>
        </w:rPr>
      </w:pPr>
      <w:moveTo w:id="261" w:author="Ben Fels" w:date="2024-12-21T11:53:00Z" w16du:dateUtc="2024-12-21T10:53:00Z">
        <w:del w:id="262"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63" w:author="Ben Fels" w:date="2024-12-21T13:14:00Z" w16du:dateUtc="2024-12-21T12:14:00Z"/>
          <w:moveTo w:id="264" w:author="Ben Fels" w:date="2024-12-21T11:53:00Z" w16du:dateUtc="2024-12-21T10:53:00Z"/>
        </w:rPr>
      </w:pPr>
      <w:moveTo w:id="265" w:author="Ben Fels" w:date="2024-12-21T11:53:00Z" w16du:dateUtc="2024-12-21T10:53:00Z">
        <w:del w:id="266"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196"/>
    <w:p w14:paraId="5CF45C21" w14:textId="77777777" w:rsidR="009C2379" w:rsidRDefault="009C2379" w:rsidP="001F7CA5">
      <w:pPr>
        <w:jc w:val="both"/>
        <w:rPr>
          <w:ins w:id="267" w:author="Ben Fels" w:date="2024-12-17T07:55:00Z" w16du:dateUtc="2024-12-17T06:55:00Z"/>
          <w:highlight w:val="cyan"/>
        </w:rPr>
      </w:pPr>
    </w:p>
    <w:p w14:paraId="407C4F16" w14:textId="0322F467" w:rsidR="00CB5525" w:rsidDel="00FB56BB" w:rsidRDefault="00915CF8" w:rsidP="001F7CA5">
      <w:pPr>
        <w:jc w:val="both"/>
        <w:rPr>
          <w:moveFrom w:id="268" w:author="Ben Fels" w:date="2024-12-21T13:16:00Z" w16du:dateUtc="2024-12-21T12:16:00Z"/>
        </w:rPr>
      </w:pPr>
      <w:moveFromRangeStart w:id="269" w:author="Ben Fels" w:date="2024-12-21T13:16:00Z" w:name="move185679391"/>
      <w:moveFrom w:id="270" w:author="Ben Fels" w:date="2024-12-21T13:16:00Z" w16du:dateUtc="2024-12-21T12:16:00Z">
        <w:r w:rsidRPr="00915CF8" w:rsidDel="00FB56BB">
          <w:rPr>
            <w:highlight w:val="cyan"/>
          </w:rPr>
          <w:t>Warum Training eines eigenen Models und fine-tuning keine Alternativen sind:</w:t>
        </w:r>
        <w:bookmarkStart w:id="271" w:name="_Toc185697448"/>
        <w:bookmarkStart w:id="272" w:name="_Toc186791522"/>
        <w:bookmarkStart w:id="273" w:name="_Toc187929375"/>
        <w:bookmarkEnd w:id="271"/>
        <w:bookmarkEnd w:id="272"/>
        <w:bookmarkEnd w:id="273"/>
      </w:moveFrom>
    </w:p>
    <w:moveFromRangeEnd w:id="269"/>
    <w:p w14:paraId="3D1E055F" w14:textId="09063E36" w:rsidR="00437BD8" w:rsidRPr="00BB2D45" w:rsidDel="00D31E52" w:rsidRDefault="00D538BE" w:rsidP="001F7CA5">
      <w:pPr>
        <w:jc w:val="both"/>
        <w:rPr>
          <w:del w:id="274" w:author="Ben Fels" w:date="2024-12-21T13:16:00Z" w16du:dateUtc="2024-12-21T12:16:00Z"/>
        </w:rPr>
      </w:pPr>
      <w:del w:id="275" w:author="Ben Fels" w:date="2024-12-21T13:16:00Z" w16du:dateUtc="2024-12-21T12:16:00Z">
        <w:r w:rsidRPr="002312C7" w:rsidDel="00D31E52">
          <w:rPr>
            <w:highlight w:val="magenta"/>
            <w:lang w:val="en-US"/>
            <w:rPrChange w:id="276"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77"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78" w:author="Ben Fels" w:date="2024-12-20T12:31:00Z" w16du:dateUtc="2024-12-20T11:31:00Z">
              <w:rPr>
                <w:lang w:val="en-US"/>
              </w:rPr>
            </w:rPrChange>
          </w:rPr>
          <w:fldChar w:fldCharType="end"/>
        </w:r>
        <w:bookmarkStart w:id="279" w:name="_Toc185697449"/>
        <w:bookmarkStart w:id="280" w:name="_Toc186791523"/>
        <w:bookmarkStart w:id="281" w:name="_Toc187929376"/>
        <w:bookmarkEnd w:id="279"/>
        <w:bookmarkEnd w:id="280"/>
        <w:bookmarkEnd w:id="281"/>
      </w:del>
    </w:p>
    <w:p w14:paraId="20582599" w14:textId="2EF8DDBC" w:rsidR="00AD550E" w:rsidDel="00AD550E" w:rsidRDefault="00491A04" w:rsidP="001F7CA5">
      <w:pPr>
        <w:jc w:val="both"/>
        <w:rPr>
          <w:del w:id="282" w:author="Ben Fels" w:date="2024-12-16T22:04:00Z" w16du:dateUtc="2024-12-16T21:04:00Z"/>
        </w:rPr>
      </w:pPr>
      <w:del w:id="283" w:author="Ben Fels" w:date="2024-12-21T12:47:00Z" w16du:dateUtc="2024-12-21T11:47:00Z">
        <w:r w:rsidRPr="00143A9F" w:rsidDel="00E676E7">
          <w:delText>Forschungsfrage</w:delText>
        </w:r>
        <w:r w:rsidDel="00E676E7">
          <w:delText xml:space="preserve">: </w:delText>
        </w:r>
        <w:r w:rsidRPr="00B13CBF" w:rsidDel="00E676E7">
          <w:rPr>
            <w:highlight w:val="yellow"/>
            <w:rPrChange w:id="284"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85" w:name="_Toc185697450"/>
      <w:bookmarkStart w:id="286" w:name="_Toc186791524"/>
      <w:bookmarkStart w:id="287" w:name="_Toc187929377"/>
      <w:bookmarkEnd w:id="285"/>
      <w:bookmarkEnd w:id="286"/>
      <w:bookmarkEnd w:id="287"/>
    </w:p>
    <w:p w14:paraId="18F3FB5D" w14:textId="208C2C48" w:rsidR="00AC5562" w:rsidRPr="00AC5562" w:rsidRDefault="00AC5562">
      <w:pPr>
        <w:pStyle w:val="berschrift2"/>
        <w:pPrChange w:id="288" w:author="Ben Fels" w:date="2024-12-21T09:10:00Z" w16du:dateUtc="2024-12-21T08:10:00Z">
          <w:pPr>
            <w:jc w:val="both"/>
          </w:pPr>
        </w:pPrChange>
      </w:pPr>
      <w:bookmarkStart w:id="289" w:name="_Toc187929378"/>
      <w:r w:rsidRPr="00AC5562">
        <w:t>Begriffsdefinition</w:t>
      </w:r>
      <w:ins w:id="290" w:author="Ben Fels" w:date="2024-12-21T19:36:00Z" w16du:dateUtc="2024-12-21T18:36:00Z">
        <w:r w:rsidR="00004A87">
          <w:t xml:space="preserve"> + Stand der Forschung</w:t>
        </w:r>
      </w:ins>
      <w:bookmarkEnd w:id="289"/>
    </w:p>
    <w:p w14:paraId="2709E15D" w14:textId="51893CF2" w:rsidR="00844391" w:rsidRDefault="00844391" w:rsidP="001F7CA5">
      <w:pPr>
        <w:jc w:val="both"/>
      </w:pPr>
      <w:r>
        <w:t>Definition von wesentlichen Begriffen aus der Forschungsfrage:</w:t>
      </w:r>
    </w:p>
    <w:p w14:paraId="686DCBAB" w14:textId="77777777" w:rsidR="00E90DC0" w:rsidRDefault="00E90DC0" w:rsidP="00CA037A">
      <w:pPr>
        <w:pStyle w:val="Listenabsatz"/>
        <w:numPr>
          <w:ilvl w:val="0"/>
          <w:numId w:val="65"/>
        </w:numPr>
        <w:jc w:val="both"/>
        <w:rPr>
          <w:ins w:id="291" w:author="Ben Fels" w:date="2024-12-21T12:00:00Z" w16du:dateUtc="2024-12-21T11:00:00Z"/>
        </w:rPr>
      </w:pPr>
      <w:r w:rsidRPr="009B2EDD">
        <w:rPr>
          <w:lang w:val="en-US"/>
        </w:rPr>
        <w:lastRenderedPageBreak/>
        <w:t>Argument Mining / Argumentationskomponenten</w:t>
      </w:r>
    </w:p>
    <w:p w14:paraId="560C9125" w14:textId="77777777" w:rsidR="007B28C4" w:rsidRPr="009B2EDD" w:rsidRDefault="007B28C4" w:rsidP="00CA037A">
      <w:pPr>
        <w:pStyle w:val="Listenabsatz"/>
        <w:numPr>
          <w:ilvl w:val="0"/>
          <w:numId w:val="65"/>
        </w:numPr>
        <w:jc w:val="both"/>
        <w:rPr>
          <w:lang w:val="en-US"/>
        </w:rPr>
      </w:pPr>
      <w:r w:rsidRPr="009B2EDD">
        <w:rPr>
          <w:lang w:val="en-US"/>
        </w:rPr>
        <w:t>Large Language Models</w:t>
      </w:r>
    </w:p>
    <w:p w14:paraId="7472AC9D" w14:textId="0486D186" w:rsidR="00844391" w:rsidRPr="00E90DC0" w:rsidRDefault="00844391" w:rsidP="00CA037A">
      <w:pPr>
        <w:pStyle w:val="Listenabsatz"/>
        <w:numPr>
          <w:ilvl w:val="0"/>
          <w:numId w:val="65"/>
        </w:numPr>
        <w:jc w:val="both"/>
        <w:rPr>
          <w:lang w:val="en-US"/>
        </w:rPr>
      </w:pPr>
      <w:r w:rsidRPr="009B2EDD">
        <w:rPr>
          <w:lang w:val="en-US"/>
        </w:rPr>
        <w:t>Prompt Engineering &amp; Prompt Engineering Techniken</w:t>
      </w:r>
      <w:ins w:id="292" w:author="Ben Fels" w:date="2024-12-20T12:33:00Z" w16du:dateUtc="2024-12-20T11:33:00Z">
        <w:r w:rsidR="00C21BBA">
          <w:rPr>
            <w:lang w:val="en-US"/>
          </w:rPr>
          <w:t xml:space="preserve">. </w:t>
        </w:r>
      </w:ins>
    </w:p>
    <w:p w14:paraId="3563A635" w14:textId="51D980BF" w:rsidR="004328D8" w:rsidRDefault="004328D8">
      <w:pPr>
        <w:pStyle w:val="berschrift3"/>
        <w:rPr>
          <w:ins w:id="293" w:author="Ben Fels" w:date="2024-12-21T12:00:00Z" w16du:dateUtc="2024-12-21T11:00:00Z"/>
        </w:rPr>
        <w:pPrChange w:id="294" w:author="Ben Fels" w:date="2024-12-21T12:01:00Z" w16du:dateUtc="2024-12-21T11:01:00Z">
          <w:pPr/>
        </w:pPrChange>
      </w:pPr>
      <w:bookmarkStart w:id="295" w:name="_Toc187929379"/>
      <w:moveToRangeStart w:id="296" w:author="Ben Fels" w:date="2024-12-21T11:53:00Z" w:name="move185674449"/>
      <w:ins w:id="297" w:author="Ben Fels" w:date="2024-12-21T12:00:00Z" w16du:dateUtc="2024-12-21T11:00:00Z">
        <w:r>
          <w:t xml:space="preserve">Argumente </w:t>
        </w:r>
      </w:ins>
      <w:ins w:id="298" w:author="Ben Fels" w:date="2024-12-21T13:25:00Z" w16du:dateUtc="2024-12-21T12:25:00Z">
        <w:r w:rsidR="009F4187">
          <w:t>und Argument Mining</w:t>
        </w:r>
      </w:ins>
      <w:bookmarkEnd w:id="295"/>
    </w:p>
    <w:p w14:paraId="4398F85E" w14:textId="28619A09" w:rsidR="006B219E" w:rsidRDefault="00AA2CFC">
      <w:pPr>
        <w:jc w:val="both"/>
        <w:rPr>
          <w:ins w:id="299" w:author="Ben Fels" w:date="2024-12-21T19:40:00Z" w16du:dateUtc="2024-12-21T18:40:00Z"/>
        </w:rPr>
      </w:pPr>
      <w:ins w:id="300" w:author="Ben Fels" w:date="2024-12-21T13:22:00Z" w16du:dateUtc="2024-12-21T12:22:00Z">
        <w:r w:rsidRPr="005918DB">
          <w:t xml:space="preserve">Nach </w:t>
        </w:r>
        <w:r w:rsidRPr="006827AF">
          <w:rPr>
            <w:rFonts w:cs="Arial"/>
            <w:highlight w:val="magenta"/>
            <w:rPrChange w:id="301" w:author="Ben Fels" w:date="2024-12-21T13:22:00Z" w16du:dateUtc="2024-12-21T12:22:00Z">
              <w:rPr>
                <w:rFonts w:cs="Arial"/>
              </w:rPr>
            </w:rPrChange>
          </w:rPr>
          <w:t>Peldszus &amp; Stede</w:t>
        </w:r>
        <w:r w:rsidRPr="006827AF">
          <w:rPr>
            <w:highlight w:val="magenta"/>
            <w:rPrChange w:id="302" w:author="Ben Fels" w:date="2024-12-21T13:22:00Z" w16du:dateUtc="2024-12-21T12:22:00Z">
              <w:rPr/>
            </w:rPrChange>
          </w:rPr>
          <w:t xml:space="preserve"> </w:t>
        </w:r>
        <w:r w:rsidRPr="006827AF">
          <w:rPr>
            <w:highlight w:val="magenta"/>
            <w:rPrChange w:id="303" w:author="Ben Fels" w:date="2024-12-21T13:22:00Z" w16du:dateUtc="2024-12-21T12:22:00Z">
              <w:rPr/>
            </w:rPrChange>
          </w:rPr>
          <w:fldChar w:fldCharType="begin"/>
        </w:r>
        <w:r w:rsidRPr="006827AF">
          <w:rPr>
            <w:highlight w:val="magenta"/>
            <w:rPrChange w:id="304"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305" w:author="Ben Fels" w:date="2024-12-21T13:22:00Z" w16du:dateUtc="2024-12-21T12:22:00Z">
              <w:rPr/>
            </w:rPrChange>
          </w:rPr>
          <w:fldChar w:fldCharType="separate"/>
        </w:r>
        <w:r w:rsidRPr="006827AF">
          <w:rPr>
            <w:rFonts w:cs="Arial"/>
            <w:highlight w:val="magenta"/>
            <w:rPrChange w:id="306" w:author="Ben Fels" w:date="2024-12-21T13:22:00Z" w16du:dateUtc="2024-12-21T12:22:00Z">
              <w:rPr>
                <w:rFonts w:cs="Arial"/>
              </w:rPr>
            </w:rPrChange>
          </w:rPr>
          <w:t>(2013)</w:t>
        </w:r>
        <w:r w:rsidRPr="006827AF">
          <w:rPr>
            <w:highlight w:val="magenta"/>
            <w:rPrChange w:id="307" w:author="Ben Fels" w:date="2024-12-21T13:22:00Z" w16du:dateUtc="2024-12-21T12:22:00Z">
              <w:rPr/>
            </w:rPrChange>
          </w:rPr>
          <w:fldChar w:fldCharType="end"/>
        </w:r>
        <w:r w:rsidRPr="005918DB">
          <w:t xml:space="preserve"> sowie </w:t>
        </w:r>
        <w:r w:rsidRPr="006827AF">
          <w:rPr>
            <w:rFonts w:cs="Arial"/>
            <w:highlight w:val="magenta"/>
            <w:rPrChange w:id="308" w:author="Ben Fels" w:date="2024-12-21T13:23:00Z" w16du:dateUtc="2024-12-21T12:23:00Z">
              <w:rPr>
                <w:rFonts w:cs="Arial"/>
              </w:rPr>
            </w:rPrChange>
          </w:rPr>
          <w:t>Stab &amp; Gurevych</w:t>
        </w:r>
        <w:r w:rsidRPr="006827AF">
          <w:rPr>
            <w:highlight w:val="magenta"/>
            <w:rPrChange w:id="309" w:author="Ben Fels" w:date="2024-12-21T13:23:00Z" w16du:dateUtc="2024-12-21T12:23:00Z">
              <w:rPr/>
            </w:rPrChange>
          </w:rPr>
          <w:t xml:space="preserve"> </w:t>
        </w:r>
        <w:r w:rsidRPr="006827AF">
          <w:rPr>
            <w:highlight w:val="magenta"/>
            <w:rPrChange w:id="310"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311" w:author="Ben Fels" w:date="2024-12-21T13:22:00Z" w16du:dateUtc="2024-12-21T12:22:00Z">
        <w:r w:rsidRPr="006827AF">
          <w:rPr>
            <w:highlight w:val="magenta"/>
            <w:rPrChange w:id="312" w:author="Ben Fels" w:date="2024-12-21T13:23:00Z" w16du:dateUtc="2024-12-21T12:23:00Z">
              <w:rPr/>
            </w:rPrChange>
          </w:rPr>
          <w:fldChar w:fldCharType="separate"/>
        </w:r>
      </w:ins>
      <w:r w:rsidR="008833CB" w:rsidRPr="008833CB">
        <w:rPr>
          <w:rFonts w:cs="Arial"/>
          <w:highlight w:val="magenta"/>
        </w:rPr>
        <w:t>(2017b)</w:t>
      </w:r>
      <w:ins w:id="313" w:author="Ben Fels" w:date="2024-12-21T13:22:00Z" w16du:dateUtc="2024-12-21T12:22:00Z">
        <w:r w:rsidRPr="006827AF">
          <w:rPr>
            <w:highlight w:val="magenta"/>
            <w:rPrChange w:id="314" w:author="Ben Fels" w:date="2024-12-21T13:23:00Z" w16du:dateUtc="2024-12-21T12:23:00Z">
              <w:rPr/>
            </w:rPrChange>
          </w:rPr>
          <w:fldChar w:fldCharType="end"/>
        </w:r>
        <w:r w:rsidRPr="005918DB">
          <w:t xml:space="preserve"> </w:t>
        </w:r>
        <w:r w:rsidRPr="005E17A1">
          <w:rPr>
            <w:highlight w:val="yellow"/>
            <w:rPrChange w:id="315"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316" w:author="Ben Fels" w:date="2024-12-21T13:24:00Z" w16du:dateUtc="2024-12-21T12:24:00Z">
              <w:rPr/>
            </w:rPrChange>
          </w:rPr>
          <w:fldChar w:fldCharType="begin"/>
        </w:r>
        <w:r w:rsidRPr="005E17A1">
          <w:rPr>
            <w:highlight w:val="magenta"/>
            <w:rPrChange w:id="317"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318" w:author="Ben Fels" w:date="2024-12-21T13:24:00Z" w16du:dateUtc="2024-12-21T12:24:00Z">
              <w:rPr/>
            </w:rPrChange>
          </w:rPr>
          <w:fldChar w:fldCharType="separate"/>
        </w:r>
        <w:r w:rsidRPr="005E17A1">
          <w:rPr>
            <w:rFonts w:cs="Arial"/>
            <w:highlight w:val="magenta"/>
            <w:rPrChange w:id="319"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320" w:author="Ben Fels" w:date="2024-12-21T13:24:00Z" w16du:dateUtc="2024-12-21T12:24:00Z">
              <w:rPr/>
            </w:rPrChange>
          </w:rPr>
          <w:fldChar w:fldCharType="end"/>
        </w:r>
        <w:r w:rsidRPr="005918DB">
          <w:t xml:space="preserve"> </w:t>
        </w:r>
        <w:r w:rsidRPr="005E17A1">
          <w:rPr>
            <w:highlight w:val="yellow"/>
            <w:rPrChange w:id="321" w:author="Ben Fels" w:date="2024-12-21T13:24:00Z" w16du:dateUtc="2024-12-21T12:24:00Z">
              <w:rPr/>
            </w:rPrChange>
          </w:rPr>
          <w:t xml:space="preserve">die automatische Identifikation und Extraktion der Argumentationskomponenten und deren Beziehungen zueinander </w:t>
        </w:r>
        <w:commentRangeStart w:id="322"/>
        <w:commentRangeStart w:id="323"/>
        <w:r w:rsidRPr="005E17A1">
          <w:rPr>
            <w:highlight w:val="yellow"/>
            <w:rPrChange w:id="324" w:author="Ben Fels" w:date="2024-12-21T13:24:00Z" w16du:dateUtc="2024-12-21T12:24:00Z">
              <w:rPr/>
            </w:rPrChange>
          </w:rPr>
          <w:t xml:space="preserve">aus Texten </w:t>
        </w:r>
      </w:ins>
      <w:commentRangeEnd w:id="322"/>
      <w:ins w:id="325" w:author="Ben Fels" w:date="2024-12-21T13:27:00Z" w16du:dateUtc="2024-12-21T12:27:00Z">
        <w:r w:rsidR="00EF77C8">
          <w:rPr>
            <w:rStyle w:val="Kommentarzeichen"/>
          </w:rPr>
          <w:commentReference w:id="322"/>
        </w:r>
      </w:ins>
      <w:commentRangeEnd w:id="323"/>
      <w:r w:rsidR="00252304">
        <w:rPr>
          <w:rStyle w:val="Kommentarzeichen"/>
        </w:rPr>
        <w:commentReference w:id="323"/>
      </w:r>
      <w:ins w:id="326" w:author="Ben Fels" w:date="2024-12-21T13:22:00Z" w16du:dateUtc="2024-12-21T12:22:00Z">
        <w:r w:rsidRPr="005E17A1">
          <w:rPr>
            <w:highlight w:val="yellow"/>
            <w:rPrChange w:id="327" w:author="Ben Fels" w:date="2024-12-21T13:24:00Z" w16du:dateUtc="2024-12-21T12:24:00Z">
              <w:rPr/>
            </w:rPrChange>
          </w:rPr>
          <w:t>verstanden werden.</w:t>
        </w:r>
        <w:r w:rsidRPr="005918DB">
          <w:t xml:space="preserve"> Argument Mining stammt aus dem Bereich des NLP </w:t>
        </w:r>
        <w:r w:rsidRPr="005E17A1">
          <w:rPr>
            <w:highlight w:val="magenta"/>
            <w:rPrChange w:id="328" w:author="Ben Fels" w:date="2024-12-21T13:24:00Z" w16du:dateUtc="2024-12-21T12:24:00Z">
              <w:rPr/>
            </w:rPrChange>
          </w:rPr>
          <w:fldChar w:fldCharType="begin"/>
        </w:r>
        <w:r w:rsidRPr="005E17A1">
          <w:rPr>
            <w:highlight w:val="magenta"/>
            <w:rPrChange w:id="329"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330" w:author="Ben Fels" w:date="2024-12-21T13:24:00Z" w16du:dateUtc="2024-12-21T12:24:00Z">
              <w:rPr/>
            </w:rPrChange>
          </w:rPr>
          <w:fldChar w:fldCharType="separate"/>
        </w:r>
        <w:r w:rsidRPr="005E17A1">
          <w:rPr>
            <w:rFonts w:cs="Arial"/>
            <w:highlight w:val="magenta"/>
            <w:rPrChange w:id="331" w:author="Ben Fels" w:date="2024-12-21T13:24:00Z" w16du:dateUtc="2024-12-21T12:24:00Z">
              <w:rPr>
                <w:rFonts w:cs="Arial"/>
              </w:rPr>
            </w:rPrChange>
          </w:rPr>
          <w:t>(Yeginbergen et al., 2024, S. 11687)</w:t>
        </w:r>
        <w:r w:rsidRPr="005E17A1">
          <w:rPr>
            <w:highlight w:val="magenta"/>
            <w:rPrChange w:id="332" w:author="Ben Fels" w:date="2024-12-21T13:24:00Z" w16du:dateUtc="2024-12-21T12:24:00Z">
              <w:rPr/>
            </w:rPrChange>
          </w:rPr>
          <w:fldChar w:fldCharType="end"/>
        </w:r>
      </w:ins>
      <w:ins w:id="333" w:author="Ben Fels" w:date="2024-12-21T13:24:00Z" w16du:dateUtc="2024-12-21T12:24:00Z">
        <w:r w:rsidR="005E17A1">
          <w:t xml:space="preserve">, </w:t>
        </w:r>
      </w:ins>
      <w:ins w:id="334" w:author="Ben Fels" w:date="2024-12-21T13:22:00Z" w16du:dateUtc="2024-12-21T12:22:00Z">
        <w:r w:rsidRPr="005918DB">
          <w:t xml:space="preserve">welcher wiederum ein Teil aus dem Bereich der künstlichen Intelligenz ist </w:t>
        </w:r>
        <w:r w:rsidRPr="005E17A1">
          <w:rPr>
            <w:highlight w:val="magenta"/>
            <w:rPrChange w:id="335" w:author="Ben Fels" w:date="2024-12-21T13:24:00Z" w16du:dateUtc="2024-12-21T12:24:00Z">
              <w:rPr/>
            </w:rPrChange>
          </w:rPr>
          <w:fldChar w:fldCharType="begin"/>
        </w:r>
        <w:r w:rsidRPr="005E17A1">
          <w:rPr>
            <w:highlight w:val="magenta"/>
            <w:rPrChange w:id="336"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337" w:author="Ben Fels" w:date="2024-12-21T13:24:00Z" w16du:dateUtc="2024-12-21T12:24:00Z">
              <w:rPr/>
            </w:rPrChange>
          </w:rPr>
          <w:fldChar w:fldCharType="separate"/>
        </w:r>
        <w:r w:rsidRPr="005E17A1">
          <w:rPr>
            <w:rFonts w:cs="Arial"/>
            <w:highlight w:val="magenta"/>
            <w:rPrChange w:id="338" w:author="Ben Fels" w:date="2024-12-21T13:24:00Z" w16du:dateUtc="2024-12-21T12:24:00Z">
              <w:rPr>
                <w:rFonts w:cs="Arial"/>
              </w:rPr>
            </w:rPrChange>
          </w:rPr>
          <w:t>(Kochmar, 2022; Lu et al., 2024, S. 2)</w:t>
        </w:r>
        <w:r w:rsidRPr="005E17A1">
          <w:rPr>
            <w:highlight w:val="magenta"/>
            <w:rPrChange w:id="339" w:author="Ben Fels" w:date="2024-12-21T13:24:00Z" w16du:dateUtc="2024-12-21T12:24:00Z">
              <w:rPr/>
            </w:rPrChange>
          </w:rPr>
          <w:fldChar w:fldCharType="end"/>
        </w:r>
        <w:r w:rsidRPr="005E17A1">
          <w:rPr>
            <w:highlight w:val="magenta"/>
            <w:rPrChange w:id="340" w:author="Ben Fels" w:date="2024-12-21T13:24:00Z" w16du:dateUtc="2024-12-21T12:24:00Z">
              <w:rPr/>
            </w:rPrChange>
          </w:rPr>
          <w:t>.</w:t>
        </w:r>
      </w:ins>
      <w:ins w:id="341" w:author="Ben Fels" w:date="2024-12-21T13:25:00Z" w16du:dateUtc="2024-12-21T12:25:00Z">
        <w:r w:rsidR="00204D6A">
          <w:t xml:space="preserve"> </w:t>
        </w:r>
        <w:r w:rsidR="00204D6A" w:rsidRPr="00204D6A">
          <w:rPr>
            <w:highlight w:val="cyan"/>
            <w:rPrChange w:id="342" w:author="Ben Fels" w:date="2024-12-21T13:25:00Z" w16du:dateUtc="2024-12-21T12:25:00Z">
              <w:rPr/>
            </w:rPrChange>
          </w:rPr>
          <w:t>Hier ggf. künstliche Intelligenz definieren</w:t>
        </w:r>
      </w:ins>
    </w:p>
    <w:p w14:paraId="1242DDEA" w14:textId="6CED619C" w:rsidR="006B219E" w:rsidDel="00A8436A" w:rsidRDefault="006B219E">
      <w:pPr>
        <w:jc w:val="both"/>
        <w:rPr>
          <w:del w:id="343" w:author="Ben Fels" w:date="2024-12-21T19:43:00Z" w16du:dateUtc="2024-12-21T18:43:00Z"/>
          <w:moveTo w:id="344" w:author="Ben Fels" w:date="2024-12-21T11:53:00Z" w16du:dateUtc="2024-12-21T10:53:00Z"/>
        </w:rPr>
        <w:pPrChange w:id="345" w:author="Ben Fels" w:date="2024-12-21T13:23:00Z" w16du:dateUtc="2024-12-21T12:23:00Z">
          <w:pPr/>
        </w:pPrChange>
      </w:pPr>
    </w:p>
    <w:p w14:paraId="4D1E8235" w14:textId="5F59027A" w:rsidR="004328D8" w:rsidDel="00EF77C8" w:rsidRDefault="004328D8" w:rsidP="004328D8">
      <w:pPr>
        <w:rPr>
          <w:del w:id="346" w:author="Ben Fels" w:date="2024-12-21T13:27:00Z" w16du:dateUtc="2024-12-21T12:27:00Z"/>
        </w:rPr>
      </w:pPr>
      <w:moveToRangeStart w:id="347" w:author="Ben Fels" w:date="2024-12-21T12:00:00Z" w:name="move185674825"/>
      <w:moveToRangeEnd w:id="296"/>
      <w:moveTo w:id="348" w:author="Ben Fels" w:date="2024-12-21T12:00:00Z" w16du:dateUtc="2024-12-21T11:00:00Z">
        <w:del w:id="349" w:author="Ben Fels" w:date="2024-12-21T13:27:00Z" w16du:dateUtc="2024-12-21T12:27:00Z">
          <w:r w:rsidRPr="00E31B4D" w:rsidDel="00EF77C8">
            <w:delText>Stammt aus dem Bereich d</w:delText>
          </w:r>
          <w:r w:rsidDel="00EF77C8">
            <w:delText xml:space="preserve">es Natural Language Processings (NLP). </w:delText>
          </w:r>
        </w:del>
      </w:moveTo>
    </w:p>
    <w:p w14:paraId="06CC1297" w14:textId="6582CB5F" w:rsidR="004328D8" w:rsidDel="00393B58" w:rsidRDefault="004328D8" w:rsidP="004328D8">
      <w:pPr>
        <w:rPr>
          <w:del w:id="350" w:author="Ben Fels" w:date="2024-12-21T13:36:00Z" w16du:dateUtc="2024-12-21T12:36:00Z"/>
          <w:moveTo w:id="351" w:author="Ben Fels" w:date="2024-12-21T12:00:00Z" w16du:dateUtc="2024-12-21T11:00:00Z"/>
        </w:rPr>
      </w:pPr>
      <w:moveTo w:id="352" w:author="Ben Fels" w:date="2024-12-21T12:00:00Z" w16du:dateUtc="2024-12-21T11:00:00Z">
        <w:del w:id="353"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2041F334" w14:textId="5697212F" w:rsidR="004328D8" w:rsidDel="006B219E" w:rsidRDefault="004328D8" w:rsidP="004328D8">
      <w:pPr>
        <w:rPr>
          <w:del w:id="354" w:author="Ben Fels" w:date="2024-12-21T19:40:00Z" w16du:dateUtc="2024-12-21T18:40:00Z"/>
          <w:moveTo w:id="355" w:author="Ben Fels" w:date="2024-12-21T12:00:00Z" w16du:dateUtc="2024-12-21T11:00:00Z"/>
          <w:i/>
        </w:rPr>
      </w:pPr>
      <w:moveTo w:id="356" w:author="Ben Fels" w:date="2024-12-21T12:00:00Z" w16du:dateUtc="2024-12-21T11:00:00Z">
        <w:del w:id="357" w:author="Ben Fels" w:date="2024-12-21T19:40:00Z" w16du:dateUtc="2024-12-21T18:40:00Z">
          <w:r w:rsidRPr="00EE07C6" w:rsidDel="006B219E">
            <w:rPr>
              <w:highlight w:val="magenta"/>
            </w:rPr>
            <w:fldChar w:fldCharType="begin"/>
          </w:r>
        </w:del>
      </w:moveTo>
      <w:del w:id="358"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359" w:author="Ben Fels" w:date="2024-12-21T12:00:00Z" w16du:dateUtc="2024-12-21T11:00:00Z">
        <w:del w:id="360" w:author="Ben Fels" w:date="2024-12-21T19:40:00Z" w16du:dateUtc="2024-12-21T18:40:00Z">
          <w:r w:rsidRPr="00EE07C6" w:rsidDel="006B219E">
            <w:rPr>
              <w:highlight w:val="magenta"/>
            </w:rPr>
            <w:fldChar w:fldCharType="separate"/>
          </w:r>
        </w:del>
      </w:moveTo>
      <w:del w:id="361" w:author="Ben Fels" w:date="2024-12-21T19:40:00Z" w16du:dateUtc="2024-12-21T18:40:00Z">
        <w:r w:rsidR="006B219E" w:rsidRPr="006B219E" w:rsidDel="006B219E">
          <w:rPr>
            <w:rFonts w:cs="Arial"/>
            <w:highlight w:val="magenta"/>
          </w:rPr>
          <w:delText>(2020)</w:delText>
        </w:r>
      </w:del>
      <w:moveTo w:id="362" w:author="Ben Fels" w:date="2024-12-21T12:00:00Z" w16du:dateUtc="2024-12-21T11:00:00Z">
        <w:del w:id="363"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364" w:author="Ben Fels" w:date="2024-12-21T13:38:00Z" w16du:dateUtc="2024-12-21T12:38:00Z"/>
          <w:moveTo w:id="365" w:author="Ben Fels" w:date="2024-12-21T12:00:00Z" w16du:dateUtc="2024-12-21T11:00:00Z"/>
          <w:i/>
        </w:rPr>
      </w:pPr>
      <w:moveTo w:id="366" w:author="Ben Fels" w:date="2024-12-21T12:00:00Z" w16du:dateUtc="2024-12-21T11:00:00Z">
        <w:del w:id="367"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368" w:author="Ben Fels" w:date="2024-12-21T13:39:00Z" w16du:dateUtc="2024-12-21T12:39:00Z"/>
          <w:moveTo w:id="369" w:author="Ben Fels" w:date="2024-12-21T12:00:00Z" w16du:dateUtc="2024-12-21T11:00:00Z"/>
          <w:b/>
          <w:rPrChange w:id="370" w:author="Ben Fels" w:date="2024-12-21T18:08:00Z" w16du:dateUtc="2024-12-21T17:08:00Z">
            <w:rPr>
              <w:del w:id="371" w:author="Ben Fels" w:date="2024-12-21T13:39:00Z" w16du:dateUtc="2024-12-21T12:39:00Z"/>
              <w:moveTo w:id="372" w:author="Ben Fels" w:date="2024-12-21T12:00:00Z" w16du:dateUtc="2024-12-21T11:00:00Z"/>
              <w:b/>
              <w:lang w:val="en-US"/>
            </w:rPr>
          </w:rPrChange>
        </w:rPr>
      </w:pPr>
      <w:moveTo w:id="373" w:author="Ben Fels" w:date="2024-12-21T12:00:00Z" w16du:dateUtc="2024-12-21T11:00:00Z">
        <w:del w:id="374"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375" w:author="Ben Fels" w:date="2024-12-21T12:00:00Z" w16du:dateUtc="2024-12-21T11:00:00Z"/>
          <w:moveTo w:id="376" w:author="Ben Fels" w:date="2024-12-21T12:00:00Z" w16du:dateUtc="2024-12-21T11:00:00Z"/>
        </w:rPr>
      </w:pPr>
      <w:moveTo w:id="377" w:author="Ben Fels" w:date="2024-12-21T12:00:00Z" w16du:dateUtc="2024-12-21T11:00:00Z">
        <w:del w:id="378"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379" w:author="Ben Fels" w:date="2024-12-21T13:39:00Z" w16du:dateUtc="2024-12-21T12:39:00Z"/>
          <w:moveTo w:id="380" w:author="Ben Fels" w:date="2024-12-21T12:00:00Z" w16du:dateUtc="2024-12-21T11:00:00Z"/>
        </w:rPr>
      </w:pPr>
      <w:moveTo w:id="381" w:author="Ben Fels" w:date="2024-12-21T12:00:00Z" w16du:dateUtc="2024-12-21T11:00:00Z">
        <w:del w:id="382" w:author="Ben Fels" w:date="2024-12-21T12:00:00Z" w16du:dateUtc="2024-12-21T11:00:00Z">
          <w:r w:rsidDel="004328D8">
            <w:delText>Doch was genau ist ein Argument?</w:delText>
          </w:r>
        </w:del>
      </w:moveTo>
    </w:p>
    <w:moveToRangeEnd w:id="347"/>
    <w:p w14:paraId="6B32E185" w14:textId="77777777" w:rsidR="004328D8" w:rsidRDefault="004328D8" w:rsidP="00025B9B">
      <w:pPr>
        <w:rPr>
          <w:ins w:id="383" w:author="Ben Fels" w:date="2024-12-21T12:01:00Z" w16du:dateUtc="2024-12-21T11:01:00Z"/>
        </w:rPr>
      </w:pPr>
    </w:p>
    <w:p w14:paraId="03AE9598" w14:textId="088A20D0" w:rsidR="004328D8" w:rsidRDefault="004328D8" w:rsidP="004328D8">
      <w:pPr>
        <w:pStyle w:val="berschrift3"/>
        <w:rPr>
          <w:ins w:id="384" w:author="Ben Fels" w:date="2024-12-21T13:34:00Z" w16du:dateUtc="2024-12-21T12:34:00Z"/>
        </w:rPr>
      </w:pPr>
      <w:bookmarkStart w:id="385" w:name="_Toc187929380"/>
      <w:ins w:id="386" w:author="Ben Fels" w:date="2024-12-21T12:01:00Z" w16du:dateUtc="2024-12-21T11:01:00Z">
        <w:r>
          <w:t>Aufgaben des Argument minings</w:t>
        </w:r>
      </w:ins>
      <w:bookmarkEnd w:id="385"/>
    </w:p>
    <w:p w14:paraId="0B39212C" w14:textId="77777777" w:rsidR="00026FF8" w:rsidRDefault="00E93172" w:rsidP="006E6972">
      <w:pPr>
        <w:jc w:val="both"/>
      </w:pPr>
      <w:ins w:id="387" w:author="Ben Fels" w:date="2024-12-21T13:34:00Z" w16du:dateUtc="2024-12-21T12:34:00Z">
        <w:r w:rsidRPr="007B766F">
          <w:rPr>
            <w:highlight w:val="green"/>
          </w:rPr>
          <w:t>Argument Mining lässt sich wiederum in Teilaufgaben zerlegen. Auch hier gibt es in der Literatur abweichende Ansichten, wie diese Teilaufgaben zu unterteilen sind</w:t>
        </w:r>
      </w:ins>
      <w:ins w:id="388" w:author="Ben Fels" w:date="2024-12-21T20:19:00Z" w16du:dateUtc="2024-12-21T19:19:00Z">
        <w:r w:rsidR="00CC21E1" w:rsidRPr="007B766F">
          <w:rPr>
            <w:highlight w:val="green"/>
          </w:rPr>
          <w:t xml:space="preserve">. Es werden sowohl </w:t>
        </w:r>
      </w:ins>
      <w:ins w:id="389" w:author="Ben Fels" w:date="2024-12-21T13:46:00Z" w16du:dateUtc="2024-12-21T12:46:00Z">
        <w:r w:rsidR="00D50C0A" w:rsidRPr="007B766F">
          <w:rPr>
            <w:highlight w:val="green"/>
            <w:rPrChange w:id="390" w:author="Ben Fels" w:date="2024-12-21T13:46:00Z" w16du:dateUtc="2024-12-21T12:46:00Z">
              <w:rPr>
                <w:lang w:val="en-US"/>
              </w:rPr>
            </w:rPrChange>
          </w:rPr>
          <w:t>zwei</w:t>
        </w:r>
      </w:ins>
      <w:ins w:id="391"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392"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393" w:author="Ben Fels" w:date="2024-12-21T13:49:00Z" w16du:dateUtc="2024-12-21T12:49:00Z">
        <w:r w:rsidR="00495AC8">
          <w:fldChar w:fldCharType="end"/>
        </w:r>
      </w:ins>
      <w:del w:id="394"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395" w:author="Ben Fels" w:date="2024-12-21T20:19:00Z" w16du:dateUtc="2024-12-21T19:19:00Z">
        <w:r w:rsidR="00CC21E1">
          <w:t xml:space="preserve"> a</w:t>
        </w:r>
        <w:r w:rsidR="00CC21E1" w:rsidRPr="007B766F">
          <w:rPr>
            <w:highlight w:val="green"/>
          </w:rPr>
          <w:t xml:space="preserve">ls auch </w:t>
        </w:r>
      </w:ins>
      <w:ins w:id="396" w:author="Ben Fels" w:date="2024-12-21T13:47:00Z" w16du:dateUtc="2024-12-21T12:47:00Z">
        <w:r w:rsidR="00D50C0A" w:rsidRPr="007B766F">
          <w:rPr>
            <w:highlight w:val="green"/>
          </w:rPr>
          <w:t>drei</w:t>
        </w:r>
        <w:r w:rsidR="00D50C0A" w:rsidRPr="00FF68C4">
          <w:t xml:space="preserve"> </w:t>
        </w:r>
      </w:ins>
      <w:ins w:id="397" w:author="Ben Fels" w:date="2024-12-21T13:49:00Z" w16du:dateUtc="2024-12-21T12:49:00Z">
        <w:r w:rsidR="00495AC8" w:rsidRPr="00877DAF">
          <w:rPr>
            <w:highlight w:val="magenta"/>
            <w:rPrChange w:id="398" w:author="Ben Fels" w:date="2024-12-21T18:36:00Z" w16du:dateUtc="2024-12-21T17:36:00Z">
              <w:rPr/>
            </w:rPrChange>
          </w:rPr>
          <w:fldChar w:fldCharType="begin"/>
        </w:r>
      </w:ins>
      <w:r w:rsidR="005664E8"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399" w:author="Ben Fels" w:date="2024-12-21T13:49:00Z" w16du:dateUtc="2024-12-21T12:49:00Z">
        <w:r w:rsidR="00495AC8" w:rsidRPr="00877DAF">
          <w:rPr>
            <w:highlight w:val="magenta"/>
            <w:rPrChange w:id="400" w:author="Ben Fels" w:date="2024-12-21T18:36:00Z" w16du:dateUtc="2024-12-21T17:36:00Z">
              <w:rPr/>
            </w:rPrChange>
          </w:rPr>
          <w:fldChar w:fldCharType="separate"/>
        </w:r>
      </w:ins>
      <w:r w:rsidR="005664E8" w:rsidRPr="00877DAF">
        <w:rPr>
          <w:rFonts w:cs="Arial"/>
          <w:highlight w:val="magenta"/>
        </w:rPr>
        <w:t>(Lawrence &amp; Reed, 2020, S. 787–788; Peldszus &amp; Stede, 2013, S. 20; Stab &amp; Gurevych, 2017b, S. 620–621)</w:t>
      </w:r>
      <w:ins w:id="401" w:author="Ben Fels" w:date="2024-12-21T13:49:00Z" w16du:dateUtc="2024-12-21T12:49:00Z">
        <w:r w:rsidR="00495AC8" w:rsidRPr="00877DAF">
          <w:rPr>
            <w:highlight w:val="magenta"/>
            <w:rPrChange w:id="402" w:author="Ben Fels" w:date="2024-12-21T18:36:00Z" w16du:dateUtc="2024-12-21T17:36:00Z">
              <w:rPr/>
            </w:rPrChange>
          </w:rPr>
          <w:fldChar w:fldCharType="end"/>
        </w:r>
        <w:r w:rsidR="00495AC8" w:rsidRPr="00FF68C4">
          <w:t xml:space="preserve"> </w:t>
        </w:r>
      </w:ins>
      <w:ins w:id="403" w:author="Ben Fels" w:date="2024-12-21T13:47:00Z" w16du:dateUtc="2024-12-21T12:47:00Z">
        <w:r w:rsidR="00D50C0A" w:rsidRPr="007B766F">
          <w:rPr>
            <w:highlight w:val="green"/>
          </w:rPr>
          <w:t>Teilaufgaben benannt.</w:t>
        </w:r>
      </w:ins>
      <w:r w:rsidR="00395122" w:rsidRPr="007B766F">
        <w:rPr>
          <w:highlight w:val="green"/>
        </w:rPr>
        <w:t xml:space="preserve"> </w:t>
      </w:r>
      <w:ins w:id="404" w:author="Ben Fels" w:date="2024-12-21T13:47:00Z" w16du:dateUtc="2024-12-21T12:47:00Z">
        <w:r w:rsidR="002769FE" w:rsidRPr="007B766F">
          <w:rPr>
            <w:highlight w:val="green"/>
          </w:rPr>
          <w:t>Inhaltlich sind sich die Teilaufgaben sehr ähnlich und werden je nach Vorgehensweise zusammengefasst</w:t>
        </w:r>
      </w:ins>
      <w:r w:rsidR="00EA2A92" w:rsidRPr="007B766F">
        <w:rPr>
          <w:highlight w:val="green"/>
        </w:rPr>
        <w:t>.</w:t>
      </w:r>
      <w:r w:rsidR="00EA2A92">
        <w:t xml:space="preserve"> </w:t>
      </w:r>
      <w:ins w:id="405" w:author="Ben Fels" w:date="2024-12-21T13:40:00Z" w16du:dateUtc="2024-12-21T12:40:00Z">
        <w:r w:rsidR="007031B4" w:rsidRPr="008C679F">
          <w:rPr>
            <w:highlight w:val="green"/>
            <w:rPrChange w:id="406" w:author="Ben Fels" w:date="2024-12-21T14:12:00Z" w16du:dateUtc="2024-12-21T13:12:00Z">
              <w:rPr/>
            </w:rPrChange>
          </w:rPr>
          <w:t xml:space="preserve">Für diese Untersuchung wird die folgende </w:t>
        </w:r>
      </w:ins>
      <w:ins w:id="407" w:author="Ben Fels" w:date="2024-12-21T13:51:00Z" w16du:dateUtc="2024-12-21T12:51:00Z">
        <w:r w:rsidR="00D01EBE" w:rsidRPr="008C679F">
          <w:rPr>
            <w:highlight w:val="green"/>
            <w:rPrChange w:id="408" w:author="Ben Fels" w:date="2024-12-21T14:12:00Z" w16du:dateUtc="2024-12-21T13:12:00Z">
              <w:rPr/>
            </w:rPrChange>
          </w:rPr>
          <w:t xml:space="preserve">dreiteilige </w:t>
        </w:r>
        <w:r w:rsidR="00475EAE" w:rsidRPr="008C679F">
          <w:rPr>
            <w:highlight w:val="green"/>
            <w:rPrChange w:id="409" w:author="Ben Fels" w:date="2024-12-21T14:12:00Z" w16du:dateUtc="2024-12-21T13:12:00Z">
              <w:rPr/>
            </w:rPrChange>
          </w:rPr>
          <w:t xml:space="preserve">Gliederung der </w:t>
        </w:r>
      </w:ins>
      <w:ins w:id="410" w:author="Ben Fels" w:date="2024-12-21T13:34:00Z" w16du:dateUtc="2024-12-21T12:34:00Z">
        <w:r w:rsidRPr="008C679F">
          <w:rPr>
            <w:highlight w:val="green"/>
            <w:rPrChange w:id="411" w:author="Ben Fels" w:date="2024-12-21T14:12:00Z" w16du:dateUtc="2024-12-21T13:12:00Z">
              <w:rPr/>
            </w:rPrChange>
          </w:rPr>
          <w:t xml:space="preserve">Teilaufgaben </w:t>
        </w:r>
      </w:ins>
      <w:ins w:id="412" w:author="Ben Fels" w:date="2024-12-21T13:41:00Z" w16du:dateUtc="2024-12-21T12:41:00Z">
        <w:r w:rsidR="00B14C0A" w:rsidRPr="008C679F">
          <w:rPr>
            <w:highlight w:val="green"/>
            <w:rPrChange w:id="413" w:author="Ben Fels" w:date="2024-12-21T14:12:00Z" w16du:dateUtc="2024-12-21T13:12:00Z">
              <w:rPr/>
            </w:rPrChange>
          </w:rPr>
          <w:t>herangezogen</w:t>
        </w:r>
      </w:ins>
      <w:ins w:id="414" w:author="Ben Fels" w:date="2024-12-21T13:34:00Z" w16du:dateUtc="2024-12-21T12:34:00Z">
        <w:r w:rsidRPr="008C679F">
          <w:rPr>
            <w:highlight w:val="green"/>
            <w:rPrChange w:id="415" w:author="Ben Fels" w:date="2024-12-21T14:12:00Z" w16du:dateUtc="2024-12-21T13:12:00Z">
              <w:rPr/>
            </w:rPrChange>
          </w:rPr>
          <w:t xml:space="preserve">. Zunächst wird der argumentative Text von dem nicht-argumentativen Text getrennt, gefolgt von der Unterteilung der </w:t>
        </w:r>
        <w:commentRangeStart w:id="416"/>
        <w:r w:rsidRPr="008C679F">
          <w:rPr>
            <w:highlight w:val="green"/>
            <w:rPrChange w:id="417" w:author="Ben Fels" w:date="2024-12-21T14:12:00Z" w16du:dateUtc="2024-12-21T13:12:00Z">
              <w:rPr/>
            </w:rPrChange>
          </w:rPr>
          <w:t>Argumentationskomponenten in Behauptungen und Prämissen. Abschließend werden die argumentativen Bezie</w:t>
        </w:r>
      </w:ins>
      <w:commentRangeEnd w:id="416"/>
      <w:r w:rsidR="00EE61BF">
        <w:rPr>
          <w:rStyle w:val="Kommentarzeichen"/>
        </w:rPr>
        <w:commentReference w:id="416"/>
      </w:r>
      <w:ins w:id="418" w:author="Ben Fels" w:date="2024-12-21T13:34:00Z" w16du:dateUtc="2024-12-21T12:34:00Z">
        <w:r w:rsidRPr="008C679F">
          <w:rPr>
            <w:highlight w:val="green"/>
            <w:rPrChange w:id="419" w:author="Ben Fels" w:date="2024-12-21T14:12:00Z" w16du:dateUtc="2024-12-21T13:12:00Z">
              <w:rPr/>
            </w:rPrChange>
          </w:rPr>
          <w:t xml:space="preserve">hungen </w:t>
        </w:r>
      </w:ins>
      <w:r w:rsidR="00E62394">
        <w:rPr>
          <w:highlight w:val="green"/>
        </w:rPr>
        <w:t xml:space="preserve">zwischen den Argumentationskomponenten </w:t>
      </w:r>
      <w:ins w:id="420" w:author="Ben Fels" w:date="2024-12-21T13:34:00Z" w16du:dateUtc="2024-12-21T12:34:00Z">
        <w:r w:rsidRPr="008C679F">
          <w:rPr>
            <w:highlight w:val="green"/>
            <w:rPrChange w:id="421" w:author="Ben Fels" w:date="2024-12-21T14:12:00Z" w16du:dateUtc="2024-12-21T13:12:00Z">
              <w:rPr/>
            </w:rPrChange>
          </w:rPr>
          <w:t>identifizier</w:t>
        </w:r>
        <w:r w:rsidRPr="0015571F">
          <w:t xml:space="preserve">t. </w:t>
        </w:r>
      </w:ins>
    </w:p>
    <w:p w14:paraId="5E0A1B5D" w14:textId="77777777" w:rsidR="00F86CE9" w:rsidRDefault="00F86CE9" w:rsidP="00F86CE9">
      <w:pPr>
        <w:jc w:val="both"/>
      </w:pPr>
      <w:ins w:id="422" w:author="Ben Fels" w:date="2024-12-21T13:45:00Z" w16du:dateUtc="2024-12-21T12:45:00Z">
        <w:r w:rsidRPr="007B766F">
          <w:rPr>
            <w:highlight w:val="green"/>
          </w:rPr>
          <w:lastRenderedPageBreak/>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423" w:author="Ben Fels" w:date="2024-12-21T13:46:00Z" w16du:dateUtc="2024-12-21T12:46:00Z">
        <w:r>
          <w:t>.</w:t>
        </w:r>
      </w:ins>
      <w:ins w:id="424" w:author="Ben Fels" w:date="2024-12-21T14:01:00Z" w16du:dateUtc="2024-12-21T13:01:00Z">
        <w:r>
          <w:t xml:space="preserve"> </w:t>
        </w:r>
      </w:ins>
    </w:p>
    <w:p w14:paraId="2E2B9C8A" w14:textId="486C5CE1" w:rsidR="00F86CE9" w:rsidRPr="00010F4B" w:rsidDel="002F0878" w:rsidRDefault="00035068" w:rsidP="0020785D">
      <w:pPr>
        <w:rPr>
          <w:ins w:id="425" w:author="Ben Fels" w:date="2024-12-21T12:01:00Z" w16du:dateUtc="2024-12-21T11:01:00Z"/>
          <w:del w:id="426" w:author="Ben Fels" w:date="2024-12-21T12:16:00Z" w16du:dateUtc="2024-12-21T11:16:00Z"/>
        </w:rPr>
      </w:pPr>
      <w:r>
        <w:t xml:space="preserve">Zur Bearbeitung der Teilaufgaben werden nach </w:t>
      </w:r>
      <w:ins w:id="427" w:author="Ben Fels" w:date="2024-12-21T19:40:00Z" w16du:dateUtc="2024-12-21T18:40:00Z">
        <w:r w:rsidR="00BC3DF2" w:rsidRPr="00EE07C6">
          <w:rPr>
            <w:rFonts w:cs="Arial"/>
            <w:highlight w:val="magenta"/>
          </w:rPr>
          <w:t>Lawrence &amp; Reed</w:t>
        </w:r>
        <w:r w:rsidR="00BC3DF2" w:rsidRPr="00EE07C6">
          <w:rPr>
            <w:highlight w:val="magenta"/>
          </w:rPr>
          <w:t xml:space="preserve"> </w:t>
        </w:r>
        <w:r w:rsidR="00BC3DF2" w:rsidRPr="00EE07C6">
          <w:rPr>
            <w:highlight w:val="magenta"/>
          </w:rPr>
          <w:fldChar w:fldCharType="begin"/>
        </w:r>
        <w:r w:rsidR="00BC3DF2">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00BC3DF2" w:rsidRPr="00EE07C6">
          <w:rPr>
            <w:highlight w:val="magenta"/>
          </w:rPr>
          <w:fldChar w:fldCharType="separate"/>
        </w:r>
        <w:r w:rsidR="00BC3DF2" w:rsidRPr="006B219E">
          <w:rPr>
            <w:rFonts w:cs="Arial"/>
            <w:highlight w:val="magenta"/>
          </w:rPr>
          <w:t>(2020)</w:t>
        </w:r>
        <w:r w:rsidR="00BC3DF2" w:rsidRPr="00EE07C6">
          <w:rPr>
            <w:highlight w:val="magenta"/>
          </w:rPr>
          <w:fldChar w:fldCharType="end"/>
        </w:r>
        <w:r w:rsidR="00BC3DF2" w:rsidRPr="001237AE">
          <w:t xml:space="preserve"> </w:t>
        </w:r>
      </w:ins>
      <w:ins w:id="428" w:author="Ben Fels" w:date="2024-12-21T19:41:00Z" w16du:dateUtc="2024-12-21T18:41:00Z">
        <w:r w:rsidR="00BC3DF2" w:rsidRPr="00D23882">
          <w:t xml:space="preserve">diverse </w:t>
        </w:r>
      </w:ins>
      <w:ins w:id="429" w:author="Ben Fels" w:date="2024-12-21T19:40:00Z" w16du:dateUtc="2024-12-21T18:40:00Z">
        <w:r w:rsidR="00BC3DF2" w:rsidRPr="00D23882">
          <w:t xml:space="preserve">Techniken, einschließlich statistischer und linguistischer Methoden </w:t>
        </w:r>
      </w:ins>
      <w:r w:rsidR="00164717">
        <w:t>genutzt</w:t>
      </w:r>
      <w:ins w:id="430" w:author="Ben Fels" w:date="2024-12-21T19:40:00Z" w16du:dateUtc="2024-12-21T18:40:00Z">
        <w:r w:rsidR="00BC3DF2" w:rsidRPr="00D23882">
          <w:t>.</w:t>
        </w:r>
      </w:ins>
      <w:r w:rsidR="00965CED">
        <w:t xml:space="preserve"> </w:t>
      </w:r>
      <w:ins w:id="431" w:author="Ben Fels" w:date="2024-12-21T13:56:00Z" w16du:dateUtc="2024-12-21T12:56:00Z">
        <w:r w:rsidR="0020785D" w:rsidRPr="000A16D0">
          <w:t xml:space="preserve">Neuere Argument Mining Ansätze betrachten die </w:t>
        </w:r>
      </w:ins>
      <w:r w:rsidR="0020785D" w:rsidRPr="000A16D0">
        <w:t xml:space="preserve">Extraktion der Argumente </w:t>
      </w:r>
      <w:r w:rsidR="00965CED">
        <w:t xml:space="preserve">hingegen </w:t>
      </w:r>
      <w:ins w:id="432" w:author="Ben Fels" w:date="2024-12-21T13:56:00Z" w16du:dateUtc="2024-12-21T12:56:00Z">
        <w:r w:rsidR="0020785D" w:rsidRPr="000A16D0">
          <w:t>als</w:t>
        </w:r>
      </w:ins>
      <w:ins w:id="433" w:author="Ben Fels" w:date="2024-12-21T13:57:00Z" w16du:dateUtc="2024-12-21T12:57:00Z">
        <w:r w:rsidR="0020785D" w:rsidRPr="000A16D0">
          <w:t xml:space="preserve"> eine Sequenzetikettierungsaufgabe</w:t>
        </w:r>
      </w:ins>
      <w:ins w:id="434" w:author="Ben Fels" w:date="2024-12-21T13:56:00Z" w16du:dateUtc="2024-12-21T12:56:00Z">
        <w:r w:rsidR="0020785D" w:rsidRPr="000A16D0">
          <w:t xml:space="preserve"> </w:t>
        </w:r>
      </w:ins>
      <w:ins w:id="435" w:author="Ben Fels" w:date="2024-12-21T13:57:00Z" w16du:dateUtc="2024-12-21T12:57:00Z">
        <w:r w:rsidR="0020785D" w:rsidRPr="000A16D0">
          <w:t>(</w:t>
        </w:r>
      </w:ins>
      <w:ins w:id="436" w:author="Ben Fels" w:date="2024-12-21T12:15:00Z" w16du:dateUtc="2024-12-21T11:15:00Z">
        <w:r w:rsidR="0020785D" w:rsidRPr="000A16D0">
          <w:rPr>
            <w:highlight w:val="darkGray"/>
          </w:rPr>
          <w:t>sequence labeling task</w:t>
        </w:r>
      </w:ins>
      <w:ins w:id="437" w:author="Ben Fels" w:date="2024-12-21T13:57:00Z" w16du:dateUtc="2024-12-21T12:57:00Z">
        <w:r w:rsidR="0020785D" w:rsidRPr="000A16D0">
          <w:t>)</w:t>
        </w:r>
      </w:ins>
      <w:r w:rsidR="0020785D">
        <w:t>,</w:t>
      </w:r>
      <w:r w:rsidR="0020785D" w:rsidRPr="00C07F2A">
        <w:t xml:space="preserve"> </w:t>
      </w:r>
      <w:r w:rsidR="0020785D">
        <w:t xml:space="preserve">vergleichbar mit der Named Entity Recognition </w:t>
      </w:r>
      <w:ins w:id="438" w:author="Ben Fels" w:date="2024-12-21T12:15:00Z" w16du:dateUtc="2024-12-21T11:15:00Z">
        <w:r w:rsidR="0020785D" w:rsidRPr="0062282A">
          <w:rPr>
            <w:highlight w:val="magenta"/>
          </w:rPr>
          <w:fldChar w:fldCharType="begin"/>
        </w:r>
      </w:ins>
      <w:r w:rsidR="0020785D"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20785D"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20785D">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439" w:author="Ben Fels" w:date="2024-12-21T12:15:00Z" w16du:dateUtc="2024-12-21T11:15:00Z">
        <w:r w:rsidR="0020785D" w:rsidRPr="0062282A">
          <w:rPr>
            <w:highlight w:val="magenta"/>
          </w:rPr>
          <w:fldChar w:fldCharType="separate"/>
        </w:r>
      </w:ins>
      <w:r w:rsidR="0020785D" w:rsidRPr="00B62A7A">
        <w:rPr>
          <w:rFonts w:cs="Arial"/>
          <w:highlight w:val="magenta"/>
        </w:rPr>
        <w:t>(Cheng et al., 2022, S. 2282; Stab &amp; Gurevych, 2017b, S. 636; Yeginbergen et al., 2024, S. 11688)</w:t>
      </w:r>
      <w:ins w:id="440" w:author="Ben Fels" w:date="2024-12-21T12:15:00Z" w16du:dateUtc="2024-12-21T11:15:00Z">
        <w:r w:rsidR="0020785D" w:rsidRPr="0062282A">
          <w:rPr>
            <w:highlight w:val="magenta"/>
          </w:rPr>
          <w:fldChar w:fldCharType="end"/>
        </w:r>
      </w:ins>
      <w:r w:rsidR="00965CED">
        <w:t>.</w:t>
      </w:r>
    </w:p>
    <w:p w14:paraId="2F9F7C5A" w14:textId="77777777" w:rsidR="00BC3DF2" w:rsidRDefault="00BC3DF2" w:rsidP="009816B9">
      <w:pPr>
        <w:jc w:val="both"/>
      </w:pPr>
    </w:p>
    <w:p w14:paraId="4DF40063" w14:textId="51AB7568" w:rsidR="00B44F05" w:rsidRDefault="00E1421E" w:rsidP="009816B9">
      <w:pPr>
        <w:jc w:val="both"/>
      </w:pPr>
      <w:r>
        <w:t xml:space="preserve">Ein Modell für jede einzelne Teilaufgabe zu entwickeln ist </w:t>
      </w:r>
      <w:r w:rsidR="00922235">
        <w:t>mit einem hohen Aufwand und Fachwissen verbunden</w:t>
      </w:r>
      <w:r w:rsidR="009816B9">
        <w:t xml:space="preserve">, wie es </w:t>
      </w:r>
      <w:ins w:id="441" w:author="Ben Fels" w:date="2024-12-21T14:02:00Z" w16du:dateUtc="2024-12-21T13:02:00Z">
        <w:r w:rsidR="00B22C69">
          <w:t xml:space="preserve">beispielsweise </w:t>
        </w:r>
      </w:ins>
      <w:r w:rsidR="009816B9">
        <w:t xml:space="preserve">aus </w:t>
      </w:r>
      <w:ins w:id="442" w:author="Ben Fels" w:date="2024-12-21T14:02:00Z" w16du:dateUtc="2024-12-21T13:02:00Z">
        <w:r w:rsidR="009E5C33" w:rsidRPr="00895A9C">
          <w:rPr>
            <w:rFonts w:cs="Arial"/>
            <w:highlight w:val="magenta"/>
          </w:rPr>
          <w:t>Stab &amp; Gurevych</w:t>
        </w:r>
        <w:r w:rsidR="00B22C69">
          <w:t xml:space="preserve"> </w:t>
        </w:r>
      </w:ins>
      <w:r w:rsidR="009E5C33" w:rsidRPr="00E92839">
        <w:rPr>
          <w:highlight w:val="magenta"/>
          <w:rPrChange w:id="443" w:author="Ben Fels" w:date="2024-12-21T14:02:00Z" w16du:dateUtc="2024-12-21T13:02:00Z">
            <w:rPr/>
          </w:rPrChange>
        </w:rPr>
        <w:fldChar w:fldCharType="begin"/>
      </w:r>
      <w:r w:rsidR="009E5C33" w:rsidRPr="00E92839">
        <w:rPr>
          <w:highlight w:val="magenta"/>
          <w:rPrChange w:id="444"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45" w:author="Ben Fels" w:date="2024-12-21T14:02:00Z" w16du:dateUtc="2024-12-21T13:02:00Z">
            <w:rPr/>
          </w:rPrChange>
        </w:rPr>
        <w:fldChar w:fldCharType="separate"/>
      </w:r>
      <w:r w:rsidR="009E5C33" w:rsidRPr="00E92839">
        <w:rPr>
          <w:rFonts w:cs="Arial"/>
          <w:highlight w:val="magenta"/>
          <w:rPrChange w:id="446" w:author="Ben Fels" w:date="2024-12-21T14:02:00Z" w16du:dateUtc="2024-12-21T13:02:00Z">
            <w:rPr>
              <w:rFonts w:cs="Arial"/>
            </w:rPr>
          </w:rPrChange>
        </w:rPr>
        <w:t>(2017b)</w:t>
      </w:r>
      <w:r w:rsidR="009E5C33" w:rsidRPr="00E92839">
        <w:rPr>
          <w:highlight w:val="magenta"/>
          <w:rPrChange w:id="447" w:author="Ben Fels" w:date="2024-12-21T14:02:00Z" w16du:dateUtc="2024-12-21T13:02:00Z">
            <w:rPr/>
          </w:rPrChange>
        </w:rPr>
        <w:fldChar w:fldCharType="end"/>
      </w:r>
      <w:ins w:id="448" w:author="Ben Fels" w:date="2024-12-21T14:03:00Z" w16du:dateUtc="2024-12-21T13:03:00Z">
        <w:r w:rsidR="00E92839">
          <w:t xml:space="preserve"> </w:t>
        </w:r>
      </w:ins>
      <w:r w:rsidR="009816B9">
        <w:t xml:space="preserve">hervorgeht. </w:t>
      </w:r>
      <w:r w:rsidR="006E43E6">
        <w:t>Stattdessen</w:t>
      </w:r>
      <w:ins w:id="449" w:author="Ben Fels" w:date="2024-12-21T14:01:00Z" w16du:dateUtc="2024-12-21T13:01:00Z">
        <w:r w:rsidR="00B22C69">
          <w:t xml:space="preserve"> soll sich die </w:t>
        </w:r>
      </w:ins>
      <w:r w:rsidR="006E43E6">
        <w:t xml:space="preserve">gute Performance bei NLP-Aufgaben und die </w:t>
      </w:r>
      <w:ins w:id="450" w:author="Ben Fels" w:date="2024-12-21T14:01:00Z" w16du:dateUtc="2024-12-21T13:01:00Z">
        <w:r w:rsidR="00B22C69">
          <w:t>Lernfähigkeit von LLMs zu Nutze gemacht werden</w:t>
        </w:r>
      </w:ins>
      <w:r w:rsidR="0060062A">
        <w:t xml:space="preserve"> und </w:t>
      </w:r>
      <w:r w:rsidR="00512C13">
        <w:t xml:space="preserve">es auf den vollständigen Prozess angewendet werden. Dem LLM wird folglich ein Text übergeben, aus welchem </w:t>
      </w:r>
      <w:r w:rsidR="00B727CF">
        <w:t>es die Argumentationskomponenten und deren Beziehungen extrahieren soll.</w:t>
      </w:r>
      <w:r w:rsidR="006E6972">
        <w:t xml:space="preserve"> </w:t>
      </w:r>
    </w:p>
    <w:p w14:paraId="1D7F9C51" w14:textId="69B85E4A" w:rsidR="004328D8" w:rsidDel="008F3E79" w:rsidRDefault="004328D8" w:rsidP="004328D8">
      <w:pPr>
        <w:rPr>
          <w:del w:id="451" w:author="Ben Fels" w:date="2024-12-21T13:44:00Z" w16du:dateUtc="2024-12-21T12:44:00Z"/>
          <w:moveTo w:id="452" w:author="Ben Fels" w:date="2024-12-21T12:01:00Z" w16du:dateUtc="2024-12-21T11:01:00Z"/>
        </w:rPr>
      </w:pPr>
      <w:moveToRangeStart w:id="453" w:author="Ben Fels" w:date="2024-12-21T12:01:00Z" w:name="move185674925"/>
      <w:moveTo w:id="454" w:author="Ben Fels" w:date="2024-12-21T12:01:00Z" w16du:dateUtc="2024-12-21T11:01:00Z">
        <w:del w:id="455"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34604981" w14:textId="43247094" w:rsidR="004328D8" w:rsidDel="00F07BB9" w:rsidRDefault="004328D8" w:rsidP="004328D8">
      <w:pPr>
        <w:rPr>
          <w:del w:id="456" w:author="Ben Fels" w:date="2024-12-21T13:45:00Z" w16du:dateUtc="2024-12-21T12:45:00Z"/>
          <w:moveTo w:id="457" w:author="Ben Fels" w:date="2024-12-21T12:01:00Z" w16du:dateUtc="2024-12-21T11:01:00Z"/>
        </w:rPr>
      </w:pPr>
      <w:moveTo w:id="458" w:author="Ben Fels" w:date="2024-12-21T12:01:00Z" w16du:dateUtc="2024-12-21T11:01:00Z">
        <w:del w:id="459"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460"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461" w:author="Ben Fels" w:date="2024-12-21T13:48:00Z" w16du:dateUtc="2024-12-21T12:48:00Z"/>
          <w:moveTo w:id="462" w:author="Ben Fels" w:date="2024-12-21T12:01:00Z" w16du:dateUtc="2024-12-21T11:01:00Z"/>
        </w:rPr>
      </w:pPr>
      <w:moveTo w:id="463" w:author="Ben Fels" w:date="2024-12-21T12:01:00Z" w16du:dateUtc="2024-12-21T11:01:00Z">
        <w:del w:id="464"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0851F1C1" w14:textId="6184CB6C" w:rsidR="004328D8" w:rsidDel="00CE516B" w:rsidRDefault="004328D8">
      <w:pPr>
        <w:rPr>
          <w:del w:id="465" w:author="Ben Fels" w:date="2024-12-21T13:53:00Z" w16du:dateUtc="2024-12-21T12:53:00Z"/>
          <w:moveTo w:id="466" w:author="Ben Fels" w:date="2024-12-21T12:01:00Z" w16du:dateUtc="2024-12-21T11:01:00Z"/>
        </w:rPr>
        <w:pPrChange w:id="467" w:author="Ben Fels" w:date="2024-12-21T13:50:00Z" w16du:dateUtc="2024-12-21T12:50:00Z">
          <w:pPr>
            <w:pStyle w:val="Listenabsatz"/>
            <w:numPr>
              <w:numId w:val="37"/>
            </w:numPr>
            <w:ind w:left="1068" w:hanging="360"/>
          </w:pPr>
        </w:pPrChange>
      </w:pPr>
      <w:moveTo w:id="468" w:author="Ben Fels" w:date="2024-12-21T12:01:00Z" w16du:dateUtc="2024-12-21T11:01:00Z">
        <w:del w:id="469" w:author="Ben Fels" w:date="2024-12-21T13:53:00Z" w16du:dateUtc="2024-12-21T12:53:00Z">
          <w:r w:rsidDel="00CE516B">
            <w:delText xml:space="preserve">Anhand </w:delText>
          </w:r>
        </w:del>
        <w:del w:id="470" w:author="Ben Fels" w:date="2024-12-21T13:50:00Z" w16du:dateUtc="2024-12-21T12:50:00Z">
          <w:r w:rsidDel="00503AE4">
            <w:delText xml:space="preserve">dieser </w:delText>
          </w:r>
        </w:del>
        <w:del w:id="471" w:author="Ben Fels" w:date="2024-12-21T13:53:00Z" w16du:dateUtc="2024-12-21T12:53:00Z">
          <w:r w:rsidDel="00CE516B">
            <w:delText xml:space="preserve">Beziehungen können Argumentationsgraphen </w:delText>
          </w:r>
        </w:del>
        <w:del w:id="472" w:author="Ben Fels" w:date="2024-12-21T13:50:00Z" w16du:dateUtc="2024-12-21T12:50:00Z">
          <w:r w:rsidDel="00503AE4">
            <w:delText xml:space="preserve">gebaut </w:delText>
          </w:r>
        </w:del>
        <w:del w:id="473" w:author="Ben Fels" w:date="2024-12-21T13:53:00Z" w16du:dateUtc="2024-12-21T12:53:00Z">
          <w:r w:rsidDel="00CE516B">
            <w:delText xml:space="preserve">werden. </w:delText>
          </w:r>
        </w:del>
      </w:moveTo>
    </w:p>
    <w:p w14:paraId="14999ACE" w14:textId="61B1DF1A" w:rsidR="004328D8" w:rsidDel="00970549" w:rsidRDefault="004328D8" w:rsidP="004328D8">
      <w:pPr>
        <w:pStyle w:val="Listenabsatz"/>
        <w:numPr>
          <w:ilvl w:val="0"/>
          <w:numId w:val="21"/>
        </w:numPr>
        <w:rPr>
          <w:del w:id="474" w:author="Ben Fels" w:date="2024-12-21T12:14:00Z" w16du:dateUtc="2024-12-21T11:14:00Z"/>
          <w:moveTo w:id="475" w:author="Ben Fels" w:date="2024-12-21T12:01:00Z" w16du:dateUtc="2024-12-21T11:01:00Z"/>
        </w:rPr>
      </w:pPr>
      <w:moveTo w:id="476" w:author="Ben Fels" w:date="2024-12-21T12:01:00Z" w16du:dateUtc="2024-12-21T11:01:00Z">
        <w:del w:id="477"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478"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479" w:author="Ben Fels" w:date="2024-12-21T12:14:00Z" w16du:dateUtc="2024-12-21T11:14:00Z"/>
          <w:moveTo w:id="480" w:author="Ben Fels" w:date="2024-12-21T12:01:00Z" w16du:dateUtc="2024-12-21T11:01:00Z"/>
        </w:rPr>
      </w:pPr>
      <w:moveTo w:id="481" w:author="Ben Fels" w:date="2024-12-21T12:01:00Z" w16du:dateUtc="2024-12-21T11:01:00Z">
        <w:del w:id="482"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483" w:author="Ben Fels" w:date="2024-12-21T12:14:00Z" w16du:dateUtc="2024-12-21T11:14:00Z"/>
          <w:moveTo w:id="484" w:author="Ben Fels" w:date="2024-12-21T12:01:00Z" w16du:dateUtc="2024-12-21T11:01:00Z"/>
        </w:rPr>
      </w:pPr>
      <w:moveTo w:id="485" w:author="Ben Fels" w:date="2024-12-21T12:01:00Z" w16du:dateUtc="2024-12-21T11:01:00Z">
        <w:del w:id="486"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487" w:author="Ben Fels" w:date="2024-12-21T12:14:00Z" w16du:dateUtc="2024-12-21T11:14:00Z"/>
          <w:moveTo w:id="488" w:author="Ben Fels" w:date="2024-12-21T12:01:00Z" w16du:dateUtc="2024-12-21T11:01:00Z"/>
        </w:rPr>
      </w:pPr>
      <w:moveTo w:id="489" w:author="Ben Fels" w:date="2024-12-21T12:01:00Z" w16du:dateUtc="2024-12-21T11:01:00Z">
        <w:del w:id="490"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491" w:author="Ben Fels" w:date="2024-12-21T12:14:00Z" w16du:dateUtc="2024-12-21T11:14:00Z"/>
          <w:moveTo w:id="492" w:author="Ben Fels" w:date="2024-12-21T12:01:00Z" w16du:dateUtc="2024-12-21T11:01:00Z"/>
        </w:rPr>
      </w:pPr>
      <w:moveTo w:id="493" w:author="Ben Fels" w:date="2024-12-21T12:01:00Z" w16du:dateUtc="2024-12-21T11:01:00Z">
        <w:del w:id="494"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495" w:author="Ben Fels" w:date="2024-12-21T12:14:00Z" w16du:dateUtc="2024-12-21T11:14:00Z"/>
          <w:moveTo w:id="496" w:author="Ben Fels" w:date="2024-12-21T12:01:00Z" w16du:dateUtc="2024-12-21T11:01:00Z"/>
        </w:rPr>
        <w:pPrChange w:id="497" w:author="Ben Fels" w:date="2024-12-21T12:14:00Z" w16du:dateUtc="2024-12-21T11:14:00Z">
          <w:pPr>
            <w:pStyle w:val="Listenabsatz"/>
            <w:numPr>
              <w:ilvl w:val="1"/>
              <w:numId w:val="21"/>
            </w:numPr>
            <w:ind w:left="1440" w:hanging="360"/>
          </w:pPr>
        </w:pPrChange>
      </w:pPr>
      <w:moveTo w:id="498" w:author="Ben Fels" w:date="2024-12-21T12:01:00Z" w16du:dateUtc="2024-12-21T11:01:00Z">
        <w:del w:id="499"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500" w:author="Ben Fels" w:date="2024-12-21T12:14:00Z" w16du:dateUtc="2024-12-21T11:14:00Z"/>
          <w:moveTo w:id="501" w:author="Ben Fels" w:date="2024-12-21T12:01:00Z" w16du:dateUtc="2024-12-21T11:01:00Z"/>
          <w:b/>
        </w:rPr>
        <w:pPrChange w:id="502" w:author="Ben Fels" w:date="2024-12-21T12:14:00Z" w16du:dateUtc="2024-12-21T11:14:00Z">
          <w:pPr>
            <w:pStyle w:val="Listenabsatz"/>
            <w:numPr>
              <w:ilvl w:val="1"/>
              <w:numId w:val="21"/>
            </w:numPr>
            <w:ind w:left="1440" w:hanging="360"/>
          </w:pPr>
        </w:pPrChange>
      </w:pPr>
      <w:moveTo w:id="503" w:author="Ben Fels" w:date="2024-12-21T12:01:00Z" w16du:dateUtc="2024-12-21T11:01:00Z">
        <w:del w:id="504"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505" w:author="Ben Fels" w:date="2024-12-21T12:14:00Z" w16du:dateUtc="2024-12-21T11:14:00Z"/>
          <w:moveTo w:id="506" w:author="Ben Fels" w:date="2024-12-21T12:01:00Z" w16du:dateUtc="2024-12-21T11:01:00Z"/>
          <w:b/>
        </w:rPr>
        <w:pPrChange w:id="507" w:author="Ben Fels" w:date="2024-12-21T12:14:00Z" w16du:dateUtc="2024-12-21T11:14:00Z">
          <w:pPr>
            <w:pStyle w:val="Listenabsatz"/>
            <w:numPr>
              <w:numId w:val="21"/>
            </w:numPr>
            <w:ind w:hanging="360"/>
          </w:pPr>
        </w:pPrChange>
      </w:pPr>
      <w:moveTo w:id="508" w:author="Ben Fels" w:date="2024-12-21T12:01:00Z" w16du:dateUtc="2024-12-21T11:01:00Z">
        <w:del w:id="509"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To>
    </w:p>
    <w:p w14:paraId="1F4F6C22" w14:textId="3DCCA109" w:rsidR="004328D8" w:rsidRPr="00677D4D" w:rsidDel="00A90974" w:rsidRDefault="004328D8" w:rsidP="004328D8">
      <w:pPr>
        <w:rPr>
          <w:del w:id="510" w:author="Ben Fels" w:date="2024-12-21T12:15:00Z" w16du:dateUtc="2024-12-21T11:15:00Z"/>
          <w:moveTo w:id="511" w:author="Ben Fels" w:date="2024-12-21T12:01:00Z" w16du:dateUtc="2024-12-21T11:01:00Z"/>
        </w:rPr>
      </w:pPr>
      <w:moveTo w:id="512" w:author="Ben Fels" w:date="2024-12-21T12:01:00Z" w16du:dateUtc="2024-12-21T11:01:00Z">
        <w:del w:id="513"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514" w:author="Ben Fels" w:date="2024-12-21T12:15:00Z" w16du:dateUtc="2024-12-21T11:15:00Z"/>
          <w:moveTo w:id="515" w:author="Ben Fels" w:date="2024-12-21T12:01:00Z" w16du:dateUtc="2024-12-21T11:01:00Z"/>
        </w:rPr>
      </w:pPr>
      <w:moveTo w:id="516" w:author="Ben Fels" w:date="2024-12-21T12:01:00Z" w16du:dateUtc="2024-12-21T11:01:00Z">
        <w:del w:id="517"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518" w:author="Ben Fels" w:date="2024-12-21T14:13:00Z" w16du:dateUtc="2024-12-21T13:13:00Z"/>
          <w:moveTo w:id="519" w:author="Ben Fels" w:date="2024-12-21T12:01:00Z" w16du:dateUtc="2024-12-21T11:01:00Z"/>
        </w:rPr>
      </w:pPr>
      <w:moveTo w:id="520" w:author="Ben Fels" w:date="2024-12-21T12:01:00Z" w16du:dateUtc="2024-12-21T11:01:00Z">
        <w:del w:id="521"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25A1596F" w14:textId="42FA5AF2" w:rsidR="004328D8" w:rsidRPr="00F84302" w:rsidDel="002F0878" w:rsidRDefault="004328D8">
      <w:pPr>
        <w:rPr>
          <w:del w:id="522" w:author="Ben Fels" w:date="2024-12-21T12:16:00Z" w16du:dateUtc="2024-12-21T11:16:00Z"/>
          <w:moveTo w:id="523" w:author="Ben Fels" w:date="2024-12-21T12:01:00Z" w16du:dateUtc="2024-12-21T11:01:00Z"/>
        </w:rPr>
      </w:pPr>
      <w:moveTo w:id="524" w:author="Ben Fels" w:date="2024-12-21T12:01:00Z" w16du:dateUtc="2024-12-21T11:01:00Z">
        <w:del w:id="525"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526" w:author="Ben Fels" w:date="2024-12-21T12:16:00Z" w16du:dateUtc="2024-12-21T11:16:00Z"/>
          <w:moveTo w:id="527" w:author="Ben Fels" w:date="2024-12-21T12:01:00Z" w16du:dateUtc="2024-12-21T11:01:00Z"/>
        </w:rPr>
      </w:pPr>
      <w:moveTo w:id="528" w:author="Ben Fels" w:date="2024-12-21T12:01:00Z" w16du:dateUtc="2024-12-21T11:01:00Z">
        <w:del w:id="529"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530" w:author="Ben Fels" w:date="2024-12-21T12:16:00Z" w16du:dateUtc="2024-12-21T11:16:00Z"/>
          <w:moveTo w:id="531" w:author="Ben Fels" w:date="2024-12-21T12:01:00Z" w16du:dateUtc="2024-12-21T11:01:00Z"/>
          <w:rPrChange w:id="532" w:author="Ben Fels" w:date="2024-12-21T13:57:00Z" w16du:dateUtc="2024-12-21T12:57:00Z">
            <w:rPr>
              <w:del w:id="533" w:author="Ben Fels" w:date="2024-12-21T12:16:00Z" w16du:dateUtc="2024-12-21T11:16:00Z"/>
              <w:moveTo w:id="534" w:author="Ben Fels" w:date="2024-12-21T12:01:00Z" w16du:dateUtc="2024-12-21T11:01:00Z"/>
              <w:lang w:val="en-US"/>
            </w:rPr>
          </w:rPrChange>
        </w:rPr>
        <w:pPrChange w:id="535" w:author="Ben Fels" w:date="2024-12-21T12:16:00Z" w16du:dateUtc="2024-12-21T11:16:00Z">
          <w:pPr>
            <w:pStyle w:val="Listenabsatz"/>
            <w:numPr>
              <w:numId w:val="21"/>
            </w:numPr>
            <w:ind w:hanging="360"/>
          </w:pPr>
        </w:pPrChange>
      </w:pPr>
      <w:moveTo w:id="536" w:author="Ben Fels" w:date="2024-12-21T12:01:00Z" w16du:dateUtc="2024-12-21T11:01:00Z">
        <w:del w:id="537" w:author="Ben Fels" w:date="2024-12-21T12:16:00Z" w16du:dateUtc="2024-12-21T11:16:00Z">
          <w:r w:rsidRPr="00AD5E49" w:rsidDel="002F0878">
            <w:rPr>
              <w:rPrChange w:id="538"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539" w:author="Ben Fels" w:date="2024-12-21T12:16:00Z" w16du:dateUtc="2024-12-21T11:16:00Z"/>
          <w:moveTo w:id="540" w:author="Ben Fels" w:date="2024-12-21T12:01:00Z" w16du:dateUtc="2024-12-21T11:01:00Z"/>
          <w:rPrChange w:id="541" w:author="Ben Fels" w:date="2024-12-21T13:57:00Z" w16du:dateUtc="2024-12-21T12:57:00Z">
            <w:rPr>
              <w:del w:id="542" w:author="Ben Fels" w:date="2024-12-21T12:16:00Z" w16du:dateUtc="2024-12-21T11:16:00Z"/>
              <w:moveTo w:id="543" w:author="Ben Fels" w:date="2024-12-21T12:01:00Z" w16du:dateUtc="2024-12-21T11:01:00Z"/>
              <w:lang w:val="en-US"/>
            </w:rPr>
          </w:rPrChange>
        </w:rPr>
        <w:pPrChange w:id="544" w:author="Ben Fels" w:date="2024-12-21T12:16:00Z" w16du:dateUtc="2024-12-21T11:16:00Z">
          <w:pPr>
            <w:pStyle w:val="Listenabsatz"/>
            <w:numPr>
              <w:numId w:val="21"/>
            </w:numPr>
            <w:ind w:hanging="360"/>
          </w:pPr>
        </w:pPrChange>
      </w:pPr>
      <w:moveTo w:id="545" w:author="Ben Fels" w:date="2024-12-21T12:01:00Z" w16du:dateUtc="2024-12-21T11:01:00Z">
        <w:del w:id="546" w:author="Ben Fels" w:date="2024-12-21T12:16:00Z" w16du:dateUtc="2024-12-21T11:16:00Z">
          <w:r w:rsidRPr="00AD5E49" w:rsidDel="002F0878">
            <w:rPr>
              <w:rPrChange w:id="547" w:author="Ben Fels" w:date="2024-12-21T13:57:00Z" w16du:dateUtc="2024-12-21T12:57:00Z">
                <w:rPr>
                  <w:lang w:val="en-US"/>
                </w:rPr>
              </w:rPrChange>
            </w:rPr>
            <w:delText xml:space="preserve">Claim stance classification – CSC </w:delText>
          </w:r>
        </w:del>
      </w:moveTo>
    </w:p>
    <w:p w14:paraId="509C50DB" w14:textId="755FD039" w:rsidR="004328D8" w:rsidDel="00E520CB" w:rsidRDefault="004328D8">
      <w:pPr>
        <w:rPr>
          <w:del w:id="548" w:author="Ben Fels" w:date="2024-12-21T12:21:00Z" w16du:dateUtc="2024-12-21T11:21:00Z"/>
          <w:moveTo w:id="549" w:author="Ben Fels" w:date="2024-12-21T12:01:00Z" w16du:dateUtc="2024-12-21T11:01:00Z"/>
        </w:rPr>
        <w:pPrChange w:id="550" w:author="Ben Fels" w:date="2024-12-21T12:21:00Z" w16du:dateUtc="2024-12-21T11:21:00Z">
          <w:pPr>
            <w:pStyle w:val="Listenabsatz"/>
            <w:numPr>
              <w:numId w:val="33"/>
            </w:numPr>
            <w:ind w:hanging="360"/>
          </w:pPr>
        </w:pPrChange>
      </w:pPr>
      <w:moveTo w:id="551" w:author="Ben Fels" w:date="2024-12-21T12:01:00Z" w16du:dateUtc="2024-12-21T11:01:00Z">
        <w:del w:id="552"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553" w:author="Ben Fels" w:date="2024-12-21T12:21:00Z" w16du:dateUtc="2024-12-21T11:21:00Z"/>
          <w:moveTo w:id="554" w:author="Ben Fels" w:date="2024-12-21T12:01:00Z" w16du:dateUtc="2024-12-21T11:01:00Z"/>
        </w:rPr>
        <w:pPrChange w:id="555" w:author="Ben Fels" w:date="2024-12-21T12:21:00Z" w16du:dateUtc="2024-12-21T11:21:00Z">
          <w:pPr>
            <w:pStyle w:val="Listenabsatz"/>
            <w:numPr>
              <w:numId w:val="33"/>
            </w:numPr>
            <w:ind w:hanging="360"/>
          </w:pPr>
        </w:pPrChange>
      </w:pPr>
      <w:moveTo w:id="556" w:author="Ben Fels" w:date="2024-12-21T12:01:00Z" w16du:dateUtc="2024-12-21T11:01:00Z">
        <w:del w:id="557" w:author="Ben Fels" w:date="2024-12-21T12:21:00Z" w16du:dateUtc="2024-12-21T11:21:00Z">
          <w:r w:rsidRPr="0098098B" w:rsidDel="00E520CB">
            <w:delText xml:space="preserve">die Token, die von einer Argumentkomponente abgedeckt werden, als „Arg-I“ </w:delText>
          </w:r>
        </w:del>
      </w:moveTo>
    </w:p>
    <w:p w14:paraId="7F06164D" w14:textId="6B3960A6" w:rsidR="00462532" w:rsidRPr="007D716E" w:rsidDel="00462532" w:rsidRDefault="004328D8" w:rsidP="004328D8">
      <w:pPr>
        <w:rPr>
          <w:del w:id="558" w:author="Ben Fels" w:date="2024-12-21T18:55:00Z" w16du:dateUtc="2024-12-21T17:55:00Z"/>
          <w:moveTo w:id="559" w:author="Ben Fels" w:date="2024-12-21T12:01:00Z" w16du:dateUtc="2024-12-21T11:01:00Z"/>
          <w:sz w:val="22"/>
          <w:szCs w:val="20"/>
        </w:rPr>
      </w:pPr>
      <w:moveTo w:id="560" w:author="Ben Fels" w:date="2024-12-21T12:01:00Z" w16du:dateUtc="2024-12-21T11:01:00Z">
        <w:del w:id="561" w:author="Ben Fels" w:date="2024-12-21T12:21:00Z" w16du:dateUtc="2024-12-21T11:21:00Z">
          <w:r w:rsidRPr="0098098B" w:rsidDel="00E520CB">
            <w:delText>und die nicht-argumentativen Token als „O“.</w:delText>
          </w:r>
          <w:r w:rsidDel="00E520CB">
            <w:delText xml:space="preserve"> b</w:delText>
          </w:r>
        </w:del>
      </w:moveTo>
    </w:p>
    <w:p w14:paraId="21B49B6F" w14:textId="209A3597" w:rsidR="004328D8" w:rsidRPr="0098098B" w:rsidDel="00462532" w:rsidRDefault="004328D8" w:rsidP="004328D8">
      <w:pPr>
        <w:rPr>
          <w:del w:id="562" w:author="Ben Fels" w:date="2024-12-21T18:55:00Z" w16du:dateUtc="2024-12-21T17:55:00Z"/>
          <w:moveTo w:id="563" w:author="Ben Fels" w:date="2024-12-21T12:01:00Z" w16du:dateUtc="2024-12-21T11:01:00Z"/>
        </w:rPr>
      </w:pPr>
    </w:p>
    <w:p w14:paraId="457DDD12" w14:textId="102B5A52" w:rsidR="004328D8" w:rsidRDefault="004328D8" w:rsidP="004328D8">
      <w:pPr>
        <w:rPr>
          <w:ins w:id="564" w:author="Ben Fels" w:date="2024-12-21T12:02:00Z" w16du:dateUtc="2024-12-21T11:02:00Z"/>
        </w:rPr>
      </w:pPr>
      <w:moveTo w:id="565" w:author="Ben Fels" w:date="2024-12-21T12:01:00Z" w16du:dateUtc="2024-12-21T11:01:00Z">
        <w:del w:id="566" w:author="Ben Fels" w:date="2024-12-21T18:55:00Z" w16du:dateUtc="2024-12-21T17:55:00Z">
          <w:r w:rsidDel="00462532">
            <w:delText>Um die Argumente zu extrahieren wird Prompt Engineering verwendet.</w:delText>
          </w:r>
        </w:del>
        <w:del w:id="567"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moveToRangeEnd w:id="453"/>
    </w:p>
    <w:p w14:paraId="0896E69E" w14:textId="77777777" w:rsidR="004328D8" w:rsidRPr="00BC40CC" w:rsidRDefault="004328D8">
      <w:pPr>
        <w:pStyle w:val="berschrift3"/>
        <w:rPr>
          <w:ins w:id="568" w:author="Ben Fels" w:date="2024-12-21T12:02:00Z" w16du:dateUtc="2024-12-21T11:02:00Z"/>
          <w:lang w:val="en-US"/>
        </w:rPr>
        <w:pPrChange w:id="569" w:author="Ben Fels" w:date="2024-12-21T12:02:00Z" w16du:dateUtc="2024-12-21T11:02:00Z">
          <w:pPr>
            <w:pStyle w:val="berschrift2"/>
          </w:pPr>
        </w:pPrChange>
      </w:pPr>
      <w:bookmarkStart w:id="570" w:name="_Toc187929381"/>
      <w:ins w:id="571" w:author="Ben Fels" w:date="2024-12-21T12:02:00Z" w16du:dateUtc="2024-12-21T11:02:00Z">
        <w:r w:rsidRPr="00BC40CC">
          <w:rPr>
            <w:lang w:val="en-US"/>
          </w:rPr>
          <w:t>Argument diagramming techniques / Argument Schemes</w:t>
        </w:r>
        <w:bookmarkEnd w:id="570"/>
      </w:ins>
    </w:p>
    <w:p w14:paraId="1B6CD5E4" w14:textId="0B6BB887" w:rsidR="004328D8" w:rsidRDefault="004328D8" w:rsidP="006F5D81">
      <w:pPr>
        <w:jc w:val="both"/>
        <w:rPr>
          <w:ins w:id="572" w:author="Ben Fels" w:date="2024-12-21T12:02:00Z" w16du:dateUtc="2024-12-21T11:02:00Z"/>
        </w:rPr>
      </w:pPr>
      <w:ins w:id="573"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w:t>
      </w:r>
      <w:r w:rsidR="00E3230F">
        <w:t>e</w:t>
      </w:r>
      <w:r w:rsidR="00980541">
        <w:t>n</w:t>
      </w:r>
      <w:ins w:id="574" w:author="Ben Fels" w:date="2024-12-21T12:02:00Z" w16du:dateUtc="2024-12-21T11:02:00Z">
        <w:r>
          <w:t xml:space="preserve"> in einem </w:t>
        </w:r>
        <w:commentRangeStart w:id="575"/>
        <w:r>
          <w:t xml:space="preserve">Argument-Graphen </w:t>
        </w:r>
      </w:ins>
      <w:commentRangeEnd w:id="575"/>
      <w:r w:rsidR="001801E3">
        <w:rPr>
          <w:rStyle w:val="Kommentarzeichen"/>
        </w:rPr>
        <w:commentReference w:id="575"/>
      </w:r>
      <w:ins w:id="576" w:author="Ben Fels" w:date="2024-12-21T12:02:00Z" w16du:dateUtc="2024-12-21T11:02:00Z">
        <w:r>
          <w:t>abgebildet werden, mit dem Prämissen und Schl</w:t>
        </w:r>
      </w:ins>
      <w:r w:rsidR="00980541">
        <w:t>u</w:t>
      </w:r>
      <w:ins w:id="577" w:author="Ben Fels" w:date="2024-12-21T12:02:00Z" w16du:dateUtc="2024-12-21T11:02:00Z">
        <w:r>
          <w:t xml:space="preserve">ssfolgerungen als Knoten und der Beziehung zwischen Ihnen als Pfeil. </w:t>
        </w:r>
      </w:ins>
      <w:r w:rsidR="00E3230F">
        <w:t xml:space="preserve">Demnach gibt es verschiedene Theorien zu den Strukturen von Argumenten mit </w:t>
      </w:r>
      <w:r w:rsidR="000F09B5">
        <w:t xml:space="preserve">zunehmender Komplexität </w:t>
      </w:r>
      <w:ins w:id="578" w:author="Ben Fels" w:date="2024-12-21T13:54:00Z" w16du:dateUtc="2024-12-21T12:54:00Z">
        <w:r w:rsidR="000F09B5" w:rsidRPr="00CF2D8F">
          <w:rPr>
            <w:highlight w:val="magenta"/>
          </w:rPr>
          <w:fldChar w:fldCharType="begin"/>
        </w:r>
        <w:r w:rsidR="000F09B5">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0F09B5" w:rsidRPr="00CF2D8F">
          <w:rPr>
            <w:highlight w:val="magenta"/>
          </w:rPr>
          <w:fldChar w:fldCharType="separate"/>
        </w:r>
        <w:r w:rsidR="000F09B5" w:rsidRPr="00CF2D8F">
          <w:rPr>
            <w:rFonts w:cs="Arial"/>
            <w:highlight w:val="magenta"/>
          </w:rPr>
          <w:t>(Peldszus &amp; Stede, 2013, S. 3–14)</w:t>
        </w:r>
        <w:r w:rsidR="000F09B5" w:rsidRPr="00CF2D8F">
          <w:rPr>
            <w:highlight w:val="magenta"/>
          </w:rPr>
          <w:fldChar w:fldCharType="end"/>
        </w:r>
      </w:ins>
      <w:r w:rsidR="000F09B5">
        <w:t>.</w:t>
      </w:r>
      <w:r w:rsidR="00A835BE">
        <w:t xml:space="preserve"> </w:t>
      </w:r>
      <w:ins w:id="579" w:author="Ben Fels" w:date="2024-12-21T12:02:00Z" w16du:dateUtc="2024-12-21T11:02:00Z">
        <w:r>
          <w:t xml:space="preserve">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0C40EB85" w14:textId="77777777" w:rsidR="004328D8" w:rsidRPr="00025B9B" w:rsidRDefault="004328D8">
      <w:pPr>
        <w:rPr>
          <w:rPrChange w:id="580" w:author="Ben Fels" w:date="2024-12-21T11:53:00Z" w16du:dateUtc="2024-12-21T10:53:00Z">
            <w:rPr>
              <w:lang w:val="en-US"/>
            </w:rPr>
          </w:rPrChange>
        </w:rPr>
        <w:pPrChange w:id="581" w:author="Ben Fels" w:date="2024-12-21T11:53:00Z" w16du:dateUtc="2024-12-21T10:53:00Z">
          <w:pPr>
            <w:jc w:val="both"/>
          </w:pPr>
        </w:pPrChange>
      </w:pPr>
    </w:p>
    <w:p w14:paraId="1742C3BA" w14:textId="06968370" w:rsidR="00AC5562" w:rsidRPr="0067136C" w:rsidRDefault="00875D6A">
      <w:pPr>
        <w:pStyle w:val="berschrift3"/>
        <w:rPr>
          <w:ins w:id="582" w:author="Ben Fels" w:date="2024-12-21T09:11:00Z" w16du:dateUtc="2024-12-21T08:11:00Z"/>
          <w:lang w:val="en-US"/>
        </w:rPr>
        <w:pPrChange w:id="583" w:author="Ben Fels" w:date="2024-12-21T11:55:00Z" w16du:dateUtc="2024-12-21T10:55:00Z">
          <w:pPr>
            <w:jc w:val="both"/>
          </w:pPr>
        </w:pPrChange>
      </w:pPr>
      <w:bookmarkStart w:id="584" w:name="_Toc187929382"/>
      <w:ins w:id="585" w:author="Ben Fels" w:date="2024-12-21T09:10:00Z" w16du:dateUtc="2024-12-21T08:10:00Z">
        <w:r w:rsidRPr="0067136C">
          <w:rPr>
            <w:lang w:val="en-US"/>
          </w:rPr>
          <w:t>Datensatz / Annotation von Argumenten</w:t>
        </w:r>
      </w:ins>
      <w:bookmarkEnd w:id="584"/>
    </w:p>
    <w:p w14:paraId="47C97012" w14:textId="54765614" w:rsidR="00733A74" w:rsidRDefault="00C370C6" w:rsidP="00EE6D67">
      <w:pPr>
        <w:jc w:val="both"/>
      </w:pPr>
      <w:r>
        <w:t xml:space="preserve">Der Mangel an </w:t>
      </w:r>
      <w:ins w:id="586" w:author="Ben Fels" w:date="2024-12-21T09:22:00Z" w16du:dateUtc="2024-12-21T08:22:00Z">
        <w:r w:rsidR="00F41933" w:rsidRPr="00217233">
          <w:t>große</w:t>
        </w:r>
      </w:ins>
      <w:r>
        <w:t xml:space="preserve">n </w:t>
      </w:r>
      <w:ins w:id="587" w:author="Ben Fels" w:date="2024-12-21T09:22:00Z" w16du:dateUtc="2024-12-21T08:22:00Z">
        <w:r w:rsidR="00F41933" w:rsidRPr="00217233">
          <w:t xml:space="preserve">Mengen entsprechend annotierter Trainingsdaten </w:t>
        </w:r>
      </w:ins>
      <w:r w:rsidR="00217233" w:rsidRPr="00217233">
        <w:t xml:space="preserve">stellt </w:t>
      </w:r>
      <w:r w:rsidR="0063569E">
        <w:t xml:space="preserve">nach </w:t>
      </w:r>
      <w:ins w:id="588" w:author="Ben Fels" w:date="2024-12-21T09:22:00Z" w16du:dateUtc="2024-12-21T08:22:00Z">
        <w:r w:rsidR="0063569E" w:rsidRPr="004C02FA">
          <w:rPr>
            <w:rFonts w:cs="Arial"/>
            <w:highlight w:val="magenta"/>
          </w:rPr>
          <w:t>Lawrence &amp; Reed</w:t>
        </w:r>
      </w:ins>
      <w:r w:rsidR="0063569E" w:rsidRPr="00217233">
        <w:t xml:space="preserve"> </w:t>
      </w:r>
      <w:ins w:id="589" w:author="Ben Fels" w:date="2024-12-21T09:22:00Z" w16du:dateUtc="2024-12-21T08:22:00Z">
        <w:r w:rsidR="0063569E" w:rsidRPr="004C02FA">
          <w:rPr>
            <w:i/>
            <w:highlight w:val="magenta"/>
          </w:rPr>
          <w:fldChar w:fldCharType="begin"/>
        </w:r>
      </w:ins>
      <w:r w:rsidR="00165108">
        <w:rPr>
          <w:i/>
          <w:highlight w:val="magenta"/>
        </w:rPr>
        <w:instrText xml:space="preserve"> ADDIN ZOTERO_ITEM CSL_CITATION {"citationID":"jKmog104","properties":{"formattedCitation":"(2020, S. 798)","plainCitation":"(2020,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uppress-author":true}],"schema":"https://github.com/citation-style-language/schema/raw/master/csl-citation.json"} </w:instrText>
      </w:r>
      <w:ins w:id="590" w:author="Ben Fels" w:date="2024-12-21T09:22:00Z" w16du:dateUtc="2024-12-21T08:22:00Z">
        <w:r w:rsidR="0063569E" w:rsidRPr="004C02FA">
          <w:rPr>
            <w:i/>
            <w:highlight w:val="magenta"/>
          </w:rPr>
          <w:fldChar w:fldCharType="separate"/>
        </w:r>
      </w:ins>
      <w:r w:rsidR="00165108" w:rsidRPr="00165108">
        <w:rPr>
          <w:rFonts w:cs="Arial"/>
          <w:highlight w:val="magenta"/>
        </w:rPr>
        <w:t>(2020, S. 798)</w:t>
      </w:r>
      <w:ins w:id="591" w:author="Ben Fels" w:date="2024-12-21T09:22:00Z" w16du:dateUtc="2024-12-21T08:22:00Z">
        <w:r w:rsidR="0063569E" w:rsidRPr="004C02FA">
          <w:rPr>
            <w:i/>
            <w:highlight w:val="magenta"/>
          </w:rPr>
          <w:fldChar w:fldCharType="end"/>
        </w:r>
      </w:ins>
      <w:r w:rsidR="0063569E">
        <w:rPr>
          <w:i/>
        </w:rPr>
        <w:t xml:space="preserve"> </w:t>
      </w:r>
      <w:ins w:id="592" w:author="Ben Fels" w:date="2024-12-21T09:22:00Z" w16du:dateUtc="2024-12-21T08:22:00Z">
        <w:r w:rsidR="00F41933" w:rsidRPr="00217233">
          <w:t xml:space="preserve">eine große Herausforderung </w:t>
        </w:r>
      </w:ins>
      <w:r w:rsidR="00217233" w:rsidRPr="00217233">
        <w:t>für das Argument Mining dar</w:t>
      </w:r>
      <w:r w:rsidR="002C1B1B">
        <w:rPr>
          <w:i/>
        </w:rPr>
        <w:t>.</w:t>
      </w:r>
      <w:ins w:id="593" w:author="Ben Fels" w:date="2024-12-21T09:22:00Z" w16du:dateUtc="2024-12-21T08:22:00Z">
        <w:r w:rsidR="00F41933" w:rsidRPr="00F750C2">
          <w:t xml:space="preserve"> </w:t>
        </w:r>
      </w:ins>
      <w:r w:rsidR="002F5597">
        <w:t>Sie führen jedoch an, dass u</w:t>
      </w:r>
      <w:ins w:id="594" w:author="Ben Fels" w:date="2024-12-21T09:23:00Z" w16du:dateUtc="2024-12-21T08:23:00Z">
        <w:r w:rsidR="000133BA">
          <w:t xml:space="preserve">m </w:t>
        </w:r>
      </w:ins>
      <w:r>
        <w:t xml:space="preserve">diesem </w:t>
      </w:r>
      <w:ins w:id="595" w:author="Ben Fels" w:date="2024-12-21T09:23:00Z" w16du:dateUtc="2024-12-21T08:23:00Z">
        <w:r w:rsidR="000133BA">
          <w:t xml:space="preserve">Mangel entgegenzuwirken, </w:t>
        </w:r>
      </w:ins>
      <w:r w:rsidR="00D02150">
        <w:t xml:space="preserve">sich </w:t>
      </w:r>
      <w:r w:rsidR="00D401D5">
        <w:t xml:space="preserve">einige Untersuchungen </w:t>
      </w:r>
      <w:ins w:id="596" w:author="Ben Fels" w:date="2024-12-21T09:23:00Z" w16du:dateUtc="2024-12-21T08:23:00Z">
        <w:r w:rsidR="000133BA">
          <w:t xml:space="preserve">mit der Erstellung von Annotations-Richtlinien </w:t>
        </w:r>
        <w:r w:rsidR="003525E4">
          <w:t>beschäftigen</w:t>
        </w:r>
      </w:ins>
      <w:r w:rsidR="0017497C">
        <w:t xml:space="preserve">, </w:t>
      </w:r>
      <w:r w:rsidR="007567FE">
        <w:t>mit dem Hinweis</w:t>
      </w:r>
      <w:r w:rsidR="0017497C">
        <w:t>, dass d</w:t>
      </w:r>
      <w:ins w:id="597" w:author="Ben Fels" w:date="2024-12-21T09:23:00Z" w16du:dateUtc="2024-12-21T08:23:00Z">
        <w:r w:rsidR="000133BA">
          <w:t>i</w:t>
        </w:r>
      </w:ins>
      <w:r w:rsidR="00E2056B">
        <w:t>e</w:t>
      </w:r>
      <w:ins w:id="598" w:author="Ben Fels" w:date="2024-12-21T09:23:00Z" w16du:dateUtc="2024-12-21T08:23:00Z">
        <w:r w:rsidR="000133BA">
          <w:t xml:space="preserve"> Verwendung </w:t>
        </w:r>
      </w:ins>
      <w:r w:rsidR="0072441A">
        <w:t>von</w:t>
      </w:r>
      <w:ins w:id="599" w:author="Ben Fels" w:date="2024-12-21T09:23:00Z" w16du:dateUtc="2024-12-21T08:23:00Z">
        <w:r w:rsidR="000133BA">
          <w:t xml:space="preserve"> spezifischen Annotations-Richtlinien </w:t>
        </w:r>
        <w:r w:rsidR="000133BA">
          <w:lastRenderedPageBreak/>
          <w:t xml:space="preserve">bedeutet, dass sich </w:t>
        </w:r>
      </w:ins>
      <w:r w:rsidR="00CE78BB">
        <w:t xml:space="preserve">diese </w:t>
      </w:r>
      <w:ins w:id="600" w:author="Ben Fels" w:date="2024-12-21T09:23:00Z" w16du:dateUtc="2024-12-21T08:23:00Z">
        <w:r w:rsidR="000133BA">
          <w:t xml:space="preserve">auf den jeweiligen Bereich </w:t>
        </w:r>
      </w:ins>
      <w:r w:rsidR="0017497C">
        <w:t xml:space="preserve">beschränken, </w:t>
      </w:r>
      <w:ins w:id="601" w:author="Ben Fels" w:date="2024-12-21T09:23:00Z" w16du:dateUtc="2024-12-21T08:23:00Z">
        <w:r w:rsidR="000133BA">
          <w:t>i</w:t>
        </w:r>
      </w:ins>
      <w:r w:rsidR="0017497C">
        <w:t>n d</w:t>
      </w:r>
      <w:ins w:id="602" w:author="Ben Fels" w:date="2024-12-21T09:23:00Z" w16du:dateUtc="2024-12-21T08:23:00Z">
        <w:r w:rsidR="000133BA">
          <w:t xml:space="preserve">em sie entwickelt wurden, </w:t>
        </w:r>
        <w:r w:rsidR="000133BA" w:rsidRPr="00474C2C">
          <w:rPr>
            <w:highlight w:val="magenta"/>
          </w:rPr>
          <w:fldChar w:fldCharType="begin"/>
        </w:r>
        <w:r w:rsidR="000133BA">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0133BA" w:rsidRPr="00474C2C">
          <w:rPr>
            <w:highlight w:val="magenta"/>
          </w:rPr>
          <w:fldChar w:fldCharType="separate"/>
        </w:r>
        <w:r w:rsidR="000133BA" w:rsidRPr="00474C2C">
          <w:rPr>
            <w:rFonts w:cs="Arial"/>
            <w:highlight w:val="magenta"/>
          </w:rPr>
          <w:t>(Lawrence &amp; Reed, 2020, S. 806)</w:t>
        </w:r>
        <w:r w:rsidR="000133BA" w:rsidRPr="00474C2C">
          <w:rPr>
            <w:highlight w:val="magenta"/>
          </w:rPr>
          <w:fldChar w:fldCharType="end"/>
        </w:r>
        <w:r w:rsidR="000133BA">
          <w:t xml:space="preserve">. </w:t>
        </w:r>
      </w:ins>
      <w:r w:rsidR="00CE78BB">
        <w:t>Zudem kann es t</w:t>
      </w:r>
      <w:ins w:id="603" w:author="Ben Fels" w:date="2024-12-21T12:56:00Z" w16du:dateUtc="2024-12-21T11:56:00Z">
        <w:r w:rsidR="005478BC">
          <w:t xml:space="preserve">rotz dieser Richtlinien zu Abweichungen aufgrund </w:t>
        </w:r>
      </w:ins>
      <w:r w:rsidR="005478BC">
        <w:t>subjektiver Einschätzungen</w:t>
      </w:r>
      <w:ins w:id="604" w:author="Ben Fels" w:date="2024-12-21T12:56:00Z" w16du:dateUtc="2024-12-21T11:56:00Z">
        <w:r w:rsidR="005478BC">
          <w:t xml:space="preserve"> kommen</w:t>
        </w:r>
      </w:ins>
      <w:r w:rsidR="005478BC">
        <w:t xml:space="preserve"> </w:t>
      </w:r>
      <w:ins w:id="605" w:author="Ben Fels" w:date="2024-12-21T12:01:00Z" w16du:dateUtc="2024-12-21T11:01:00Z">
        <w:r w:rsidR="005478BC" w:rsidRPr="00EB396C">
          <w:rPr>
            <w:highlight w:val="magenta"/>
          </w:rPr>
          <w:fldChar w:fldCharType="begin"/>
        </w:r>
        <w:r w:rsidR="005478BC">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478BC" w:rsidRPr="00EB396C">
          <w:rPr>
            <w:highlight w:val="magenta"/>
          </w:rPr>
          <w:fldChar w:fldCharType="separate"/>
        </w:r>
        <w:r w:rsidR="005478BC" w:rsidRPr="00EB396C">
          <w:rPr>
            <w:rFonts w:cs="Arial"/>
            <w:highlight w:val="magenta"/>
          </w:rPr>
          <w:t>(Peldszus &amp; Stede, 2013, S. 27)</w:t>
        </w:r>
        <w:r w:rsidR="005478BC" w:rsidRPr="00EB396C">
          <w:rPr>
            <w:highlight w:val="magenta"/>
          </w:rPr>
          <w:fldChar w:fldCharType="end"/>
        </w:r>
      </w:ins>
      <w:r w:rsidR="005478BC">
        <w:t>.</w:t>
      </w:r>
      <w:r w:rsidR="002040E7">
        <w:t xml:space="preserve"> </w:t>
      </w:r>
      <w:r w:rsidR="006E7FED">
        <w:t xml:space="preserve">Die </w:t>
      </w:r>
      <w:commentRangeStart w:id="606"/>
      <w:r w:rsidR="00B84280">
        <w:t>Übereinstimmung</w:t>
      </w:r>
      <w:r w:rsidR="00732099">
        <w:t xml:space="preserve"> zwischen den Annotatoren </w:t>
      </w:r>
      <w:r w:rsidR="006E7FED">
        <w:t xml:space="preserve">kann als Gütemaß für die </w:t>
      </w:r>
      <w:r w:rsidR="00EA7250">
        <w:t>Zuverlässi</w:t>
      </w:r>
      <w:commentRangeEnd w:id="606"/>
      <w:r w:rsidR="00FF727B">
        <w:rPr>
          <w:rStyle w:val="Kommentarzeichen"/>
        </w:rPr>
        <w:commentReference w:id="606"/>
      </w:r>
      <w:r w:rsidR="00EA7250">
        <w:t xml:space="preserve">gkeit der </w:t>
      </w:r>
      <w:r w:rsidR="006E7FED">
        <w:t>Annotation herangezogen werden</w:t>
      </w:r>
      <w:r w:rsidR="00B84280">
        <w:t xml:space="preserve"> </w:t>
      </w:r>
      <w:ins w:id="607" w:author="Ben Fels" w:date="2024-12-21T09:11:00Z" w16du:dateUtc="2024-12-21T08:11:00Z">
        <w:r w:rsidR="00EA7250" w:rsidRPr="00104FE4">
          <w:rPr>
            <w:i/>
            <w:highlight w:val="magenta"/>
          </w:rPr>
          <w:fldChar w:fldCharType="begin"/>
        </w:r>
        <w:r w:rsidR="00EA7250">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EA7250" w:rsidRPr="004930E1">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EA7250" w:rsidRPr="00B8431D">
          <w:rPr>
            <w:i/>
            <w:highlight w:val="magenta"/>
            <w:lang w:val="en-US"/>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EA7250" w:rsidRPr="00104FE4">
          <w:rPr>
            <w:i/>
            <w:highlight w:val="magenta"/>
          </w:rPr>
          <w:fldChar w:fldCharType="separate"/>
        </w:r>
        <w:r w:rsidR="00EA7250" w:rsidRPr="00B8431D">
          <w:rPr>
            <w:rFonts w:cs="Arial"/>
            <w:highlight w:val="magenta"/>
            <w:lang w:val="en-US"/>
          </w:rPr>
          <w:t>(Cabrio &amp; Villata, 2018, S. 5428)</w:t>
        </w:r>
        <w:r w:rsidR="00EA7250" w:rsidRPr="00104FE4">
          <w:rPr>
            <w:i/>
            <w:highlight w:val="magenta"/>
          </w:rPr>
          <w:fldChar w:fldCharType="end"/>
        </w:r>
      </w:ins>
      <w:r w:rsidR="0063569E">
        <w:rPr>
          <w:i/>
          <w:lang w:val="en-US"/>
        </w:rPr>
        <w:t xml:space="preserve">. </w:t>
      </w:r>
      <w:ins w:id="608" w:author="Ben Fels" w:date="2024-12-21T09:11:00Z" w16du:dateUtc="2024-12-21T08:11:00Z">
        <w:r w:rsidR="00A62104" w:rsidRPr="0063569E">
          <w:rPr>
            <w:rFonts w:cs="Arial"/>
            <w:highlight w:val="magenta"/>
            <w:lang w:val="en-US"/>
          </w:rPr>
          <w:t>Cabrio &amp; Villata</w:t>
        </w:r>
      </w:ins>
      <w:r w:rsidR="00A62104" w:rsidRPr="0063569E">
        <w:rPr>
          <w:highlight w:val="magenta"/>
          <w:lang w:val="en-US"/>
        </w:rPr>
        <w:t xml:space="preserve"> </w:t>
      </w:r>
      <w:ins w:id="609" w:author="Ben Fels" w:date="2024-12-21T09:11:00Z" w16du:dateUtc="2024-12-21T08:11:00Z">
        <w:r w:rsidR="00733A74" w:rsidRPr="00BF1970">
          <w:rPr>
            <w:highlight w:val="magenta"/>
          </w:rPr>
          <w:fldChar w:fldCharType="begin"/>
        </w:r>
      </w:ins>
      <w:r w:rsidR="00EE6D67" w:rsidRPr="0063569E">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610" w:author="Ben Fels" w:date="2024-12-21T09:11:00Z" w16du:dateUtc="2024-12-21T08:11:00Z">
        <w:r w:rsidR="00733A74" w:rsidRPr="00BF1970">
          <w:rPr>
            <w:highlight w:val="magenta"/>
          </w:rPr>
          <w:fldChar w:fldCharType="separate"/>
        </w:r>
      </w:ins>
      <w:r w:rsidR="00EE6D67" w:rsidRPr="0063569E">
        <w:rPr>
          <w:rFonts w:cs="Arial"/>
          <w:highlight w:val="magenta"/>
          <w:lang w:val="en-US"/>
        </w:rPr>
        <w:t>(2018, S. 5432)</w:t>
      </w:r>
      <w:ins w:id="611" w:author="Ben Fels" w:date="2024-12-21T09:11:00Z" w16du:dateUtc="2024-12-21T08:11:00Z">
        <w:r w:rsidR="00733A74" w:rsidRPr="00BF1970">
          <w:rPr>
            <w:highlight w:val="magenta"/>
          </w:rPr>
          <w:fldChar w:fldCharType="end"/>
        </w:r>
      </w:ins>
      <w:r w:rsidR="00733A74" w:rsidRPr="0063569E">
        <w:rPr>
          <w:lang w:val="en-US"/>
        </w:rPr>
        <w:t xml:space="preserve"> bieten in Ihrer Arbeit einen </w:t>
      </w:r>
      <w:ins w:id="612" w:author="Ben Fels" w:date="2024-12-21T09:11:00Z" w16du:dateUtc="2024-12-21T08:11:00Z">
        <w:r w:rsidR="00733A74" w:rsidRPr="0063569E">
          <w:rPr>
            <w:lang w:val="en-US"/>
          </w:rPr>
          <w:t xml:space="preserve">Vergleich </w:t>
        </w:r>
      </w:ins>
      <w:r w:rsidR="00733A74" w:rsidRPr="0063569E">
        <w:rPr>
          <w:lang w:val="en-US"/>
        </w:rPr>
        <w:t xml:space="preserve">von </w:t>
      </w:r>
      <w:ins w:id="613" w:author="Ben Fels" w:date="2024-12-21T09:11:00Z" w16du:dateUtc="2024-12-21T08:11:00Z">
        <w:r w:rsidR="00733A74" w:rsidRPr="0063569E">
          <w:rPr>
            <w:lang w:val="en-US"/>
          </w:rPr>
          <w:t>verfügbarer Datensätze</w:t>
        </w:r>
      </w:ins>
      <w:r w:rsidR="00733A74" w:rsidRPr="0063569E">
        <w:rPr>
          <w:lang w:val="en-US"/>
        </w:rPr>
        <w:t xml:space="preserve">n für das Argument Mining. </w:t>
      </w:r>
      <w:r w:rsidR="00733A74">
        <w:t>Sie weisen in diesem Zusammenhang darauf hin, dass aufgrund keiner eindeutigen Definition die Argumente in den Datensätze unterschiedlich annotiert werden</w:t>
      </w:r>
      <w:r w:rsidR="00F1124F">
        <w:t xml:space="preserve"> und sich somit auch nicht für jede Teilaufgabe eignen.</w:t>
      </w:r>
    </w:p>
    <w:p w14:paraId="4DE8E8F1" w14:textId="5E3D829A" w:rsidR="004D2907" w:rsidRDefault="00A316A4" w:rsidP="00EE6D67">
      <w:pPr>
        <w:jc w:val="both"/>
      </w:pPr>
      <w:r>
        <w:t>D</w:t>
      </w:r>
      <w:r w:rsidR="000E34DC">
        <w:t>er Mangel an qualitativ hochwertigen annotierten Daten</w:t>
      </w:r>
      <w:r w:rsidR="00FF15E7">
        <w:t xml:space="preserve"> für das Argument Mining</w:t>
      </w:r>
      <w:r w:rsidR="000E34DC">
        <w:t xml:space="preserve"> </w:t>
      </w:r>
      <w:r w:rsidR="00FF15E7">
        <w:t xml:space="preserve">unterstreicht die </w:t>
      </w:r>
      <w:r>
        <w:t xml:space="preserve">Verwendung von Prompt Engineering, da hierfür nur wenige </w:t>
      </w:r>
      <w:r w:rsidR="008A07C9">
        <w:t>annotierte Daten benötigt werden.</w:t>
      </w:r>
    </w:p>
    <w:p w14:paraId="5A46C17F" w14:textId="77777777" w:rsidR="00B9084A" w:rsidRDefault="00B9084A" w:rsidP="00B9084A">
      <w:pPr>
        <w:jc w:val="both"/>
      </w:pPr>
      <w:ins w:id="614" w:author="Ben Fels" w:date="2024-12-21T11:56:00Z" w16du:dateUtc="2024-12-21T10:56:00Z">
        <w:r w:rsidRPr="00C34F32">
          <w:rPr>
            <w:rFonts w:cs="Arial"/>
            <w:highlight w:val="magenta"/>
          </w:rPr>
          <w:t>Cabrio &amp; Villat</w:t>
        </w:r>
        <w:r w:rsidRPr="00165108">
          <w:rPr>
            <w:rFonts w:cs="Arial"/>
            <w:highlight w:val="magenta"/>
          </w:rPr>
          <w:t>a</w:t>
        </w:r>
      </w:ins>
      <w:r w:rsidRPr="00165108">
        <w:rPr>
          <w:rFonts w:cs="Arial"/>
          <w:highlight w:val="magenta"/>
        </w:rPr>
        <w:t xml:space="preserve"> </w:t>
      </w:r>
      <w:ins w:id="615" w:author="Ben Fels" w:date="2024-12-21T11:56:00Z" w16du:dateUtc="2024-12-21T10:56:00Z">
        <w:r w:rsidRPr="00165108">
          <w:rPr>
            <w:highlight w:val="magenta"/>
          </w:rPr>
          <w:fldChar w:fldCharType="begin"/>
        </w:r>
      </w:ins>
      <w:r w:rsidRPr="00165108">
        <w:rPr>
          <w:highlight w:val="magenta"/>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616" w:author="Ben Fels" w:date="2024-12-21T11:56:00Z" w16du:dateUtc="2024-12-21T10:56:00Z">
        <w:r w:rsidRPr="00165108">
          <w:rPr>
            <w:highlight w:val="magenta"/>
          </w:rPr>
          <w:fldChar w:fldCharType="separate"/>
        </w:r>
      </w:ins>
      <w:r w:rsidRPr="00165108">
        <w:rPr>
          <w:rFonts w:cs="Arial"/>
          <w:highlight w:val="magenta"/>
        </w:rPr>
        <w:t>(2018, S. 5431)</w:t>
      </w:r>
      <w:ins w:id="617" w:author="Ben Fels" w:date="2024-12-21T11:56:00Z" w16du:dateUtc="2024-12-21T10:56:00Z">
        <w:r w:rsidRPr="00165108">
          <w:rPr>
            <w:highlight w:val="magenta"/>
          </w:rPr>
          <w:fldChar w:fldCharType="end"/>
        </w:r>
        <w:r w:rsidRPr="00C34F32">
          <w:t xml:space="preserve"> </w:t>
        </w:r>
        <w:commentRangeStart w:id="618"/>
        <w:r w:rsidRPr="00C34F32">
          <w:t>tragen die leistungsfähigsten Algorithmen</w:t>
        </w:r>
      </w:ins>
      <w:r>
        <w:t xml:space="preserve"> und </w:t>
      </w:r>
      <w:ins w:id="619" w:author="Ben Fels" w:date="2024-12-21T11:56:00Z" w16du:dateUtc="2024-12-21T10:56:00Z">
        <w:r w:rsidRPr="00C34F32">
          <w:t>die am häufigsten verwendeten Merkmale</w:t>
        </w:r>
        <w:r>
          <w:t>. Demnach werden s</w:t>
        </w:r>
        <w:r w:rsidRPr="006E4467">
          <w:t>yntaktische und positio</w:t>
        </w:r>
        <w:r>
          <w:t>nsbezogene Merkmale am häufigsten verwendet</w:t>
        </w:r>
      </w:ins>
      <w:r>
        <w:t>.</w:t>
      </w:r>
      <w:commentRangeEnd w:id="618"/>
      <w:r>
        <w:rPr>
          <w:rStyle w:val="Kommentarzeichen"/>
        </w:rPr>
        <w:commentReference w:id="618"/>
      </w:r>
    </w:p>
    <w:p w14:paraId="72AFB885" w14:textId="77777777" w:rsidR="00B9084A" w:rsidRPr="002C461A" w:rsidRDefault="00B9084A" w:rsidP="00F41933">
      <w:pPr>
        <w:rPr>
          <w:ins w:id="620" w:author="Ben Fels" w:date="2024-12-21T09:22:00Z" w16du:dateUtc="2024-12-21T08:22:00Z"/>
        </w:rPr>
      </w:pPr>
    </w:p>
    <w:p w14:paraId="719F866C" w14:textId="60E39057" w:rsidR="00F41933" w:rsidRPr="00CF00D2" w:rsidRDefault="00F41933">
      <w:pPr>
        <w:pStyle w:val="berschrift3"/>
        <w:rPr>
          <w:ins w:id="621" w:author="Ben Fels" w:date="2024-12-21T09:22:00Z" w16du:dateUtc="2024-12-21T08:22:00Z"/>
          <w:lang w:val="en-US"/>
          <w:rPrChange w:id="622" w:author="Ben Fels" w:date="2024-12-21T09:58:00Z" w16du:dateUtc="2024-12-21T08:58:00Z">
            <w:rPr>
              <w:ins w:id="623" w:author="Ben Fels" w:date="2024-12-21T09:22:00Z" w16du:dateUtc="2024-12-21T08:22:00Z"/>
            </w:rPr>
          </w:rPrChange>
        </w:rPr>
        <w:pPrChange w:id="624" w:author="Ben Fels" w:date="2024-12-21T11:55:00Z" w16du:dateUtc="2024-12-21T10:55:00Z">
          <w:pPr/>
        </w:pPrChange>
      </w:pPr>
      <w:bookmarkStart w:id="625" w:name="_Toc187929383"/>
      <w:ins w:id="626" w:author="Ben Fels" w:date="2024-12-21T09:22:00Z" w16du:dateUtc="2024-12-21T08:22:00Z">
        <w:r w:rsidRPr="00CF00D2">
          <w:rPr>
            <w:lang w:val="en-US"/>
            <w:rPrChange w:id="627" w:author="Ben Fels" w:date="2024-12-21T09:58:00Z" w16du:dateUtc="2024-12-21T08:58:00Z">
              <w:rPr/>
            </w:rPrChange>
          </w:rPr>
          <w:t>Large Language Models</w:t>
        </w:r>
        <w:bookmarkEnd w:id="625"/>
      </w:ins>
    </w:p>
    <w:p w14:paraId="40B8BDC9" w14:textId="10C516E4" w:rsidR="00BC46DA" w:rsidRDefault="0067136C" w:rsidP="00BC46DA">
      <w:pPr>
        <w:jc w:val="both"/>
      </w:pPr>
      <w:moveToRangeStart w:id="628" w:author="Ben Fels" w:date="2024-12-21T11:55:00Z" w:name="move185674546"/>
      <w:moveTo w:id="629" w:author="Ben Fels" w:date="2024-12-21T11:55:00Z" w16du:dateUtc="2024-12-21T10:55:00Z">
        <w:r>
          <w:t xml:space="preserve">Sprachmodelle </w:t>
        </w:r>
      </w:moveTo>
      <w:r w:rsidR="0025393E">
        <w:t xml:space="preserve">können als </w:t>
      </w:r>
      <w:moveTo w:id="630" w:author="Ben Fels" w:date="2024-12-21T11:55:00Z" w16du:dateUtc="2024-12-21T10:55:00Z">
        <w:r>
          <w:t>Modelle</w:t>
        </w:r>
      </w:moveTo>
      <w:r w:rsidR="0025393E">
        <w:t xml:space="preserve"> verstanden werden</w:t>
      </w:r>
      <w:moveTo w:id="631" w:author="Ben Fels" w:date="2024-12-21T11:55:00Z" w16du:dateUtc="2024-12-21T10:55:00Z">
        <w:r>
          <w:t xml:space="preserve">, welche die Abfolge von </w:t>
        </w:r>
      </w:moveTo>
      <w:r w:rsidR="007C5BAF">
        <w:t xml:space="preserve">Token </w:t>
      </w:r>
      <w:moveTo w:id="632" w:author="Ben Fels" w:date="2024-12-21T11:55:00Z" w16du:dateUtc="2024-12-21T10:55:00Z">
        <w:r>
          <w:t xml:space="preserve">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w:t>
        </w:r>
      </w:moveTo>
      <w:r w:rsidR="00CA5FF9">
        <w:t xml:space="preserve">Dabei können </w:t>
      </w:r>
      <w:r w:rsidR="00EC6466">
        <w:t xml:space="preserve">Token </w:t>
      </w:r>
      <w:r w:rsidR="00CA5FF9">
        <w:t xml:space="preserve">einzelne </w:t>
      </w:r>
      <w:moveTo w:id="633" w:author="Ben Fels" w:date="2024-12-21T11:55:00Z" w16du:dateUtc="2024-12-21T10:55:00Z">
        <w:r w:rsidR="007C5BAF">
          <w:t xml:space="preserve">Buchstaben </w:t>
        </w:r>
      </w:moveTo>
      <w:r w:rsidR="00CA5FF9">
        <w:t xml:space="preserve">bis hin zu ganzen </w:t>
      </w:r>
      <w:moveTo w:id="634" w:author="Ben Fels" w:date="2024-12-21T11:55:00Z" w16du:dateUtc="2024-12-21T10:55:00Z">
        <w:r w:rsidR="007C5BAF">
          <w:t xml:space="preserve">Wörtern </w:t>
        </w:r>
      </w:moveTo>
      <w:r w:rsidR="00CA5FF9">
        <w:t xml:space="preserve">umfassen </w:t>
      </w:r>
      <w:r w:rsidR="00CA5FF9">
        <w:fldChar w:fldCharType="begin"/>
      </w:r>
      <w:r w:rsidR="00CA5FF9">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CA5FF9">
        <w:fldChar w:fldCharType="separate"/>
      </w:r>
      <w:r w:rsidR="00CA5FF9" w:rsidRPr="00CA5FF9">
        <w:rPr>
          <w:rFonts w:cs="Arial"/>
        </w:rPr>
        <w:t>(</w:t>
      </w:r>
      <w:r w:rsidR="00CA5FF9" w:rsidRPr="00E53911">
        <w:rPr>
          <w:rFonts w:cs="Arial"/>
          <w:highlight w:val="magenta"/>
        </w:rPr>
        <w:t>Sanders, 2022)</w:t>
      </w:r>
      <w:r w:rsidR="00CA5FF9">
        <w:fldChar w:fldCharType="end"/>
      </w:r>
      <w:r w:rsidR="00CA5FF9">
        <w:t>.</w:t>
      </w:r>
      <w:r w:rsidR="00E53911">
        <w:t xml:space="preserve"> </w:t>
      </w:r>
      <w:moveTo w:id="635" w:author="Ben Fels" w:date="2024-12-21T11:55:00Z" w16du:dateUtc="2024-12-21T10:55:00Z">
        <w:r>
          <w:t xml:space="preserve">Eine spezielle Form </w:t>
        </w:r>
      </w:moveTo>
      <w:r w:rsidR="00E53911">
        <w:t xml:space="preserve">der Sprachmodelle </w:t>
      </w:r>
      <w:moveTo w:id="636" w:author="Ben Fels" w:date="2024-12-21T11:55:00Z" w16du:dateUtc="2024-12-21T10:55:00Z">
        <w:r>
          <w:t xml:space="preserve">sind die großen Sprachmodelle, oftmals als </w:t>
        </w:r>
        <w:r w:rsidRPr="00E53911">
          <w:rPr>
            <w:highlight w:val="red"/>
          </w:rPr>
          <w:t>Large Language Models (LLMs)</w:t>
        </w:r>
        <w:r>
          <w:t xml:space="preserve"> bezeichnet. Diese wurden auf einem großen Textkorpus </w:t>
        </w:r>
        <w:r w:rsidRPr="007F7270">
          <w:t xml:space="preserve">trainiert </w:t>
        </w:r>
      </w:moveTo>
      <w:r w:rsidR="00981C84">
        <w:t xml:space="preserve">und besitzen </w:t>
      </w:r>
      <w:moveTo w:id="637" w:author="Ben Fels" w:date="2024-12-21T11:55:00Z" w16du:dateUtc="2024-12-21T10:55:00Z">
        <w:r>
          <w:t>eine wesentlich größere Anzahl an Parametern</w:t>
        </w:r>
      </w:moveTo>
      <w:r w:rsidR="00981C84">
        <w:t xml:space="preserve">, weshalb sie </w:t>
      </w:r>
      <w:moveTo w:id="638" w:author="Ben Fels" w:date="2024-12-21T11:55:00Z" w16du:dateUtc="2024-12-21T10:55:00Z">
        <w:r>
          <w:t>eine Vielzahl von sprachbasierten Aufgaben wie Übersetzungen, Zusammenfassungen und Fragenbeantwortung durchführen</w:t>
        </w:r>
      </w:moveTo>
      <w:r w:rsidR="00C440EC">
        <w:t xml:space="preserve"> können</w:t>
      </w:r>
      <w:moveTo w:id="639" w:author="Ben Fels" w:date="2024-12-21T11:55:00Z" w16du:dateUtc="2024-12-21T10:55:00Z">
        <w:r>
          <w:t xml:space="preserve"> </w:t>
        </w:r>
        <w:commentRangeStart w:id="640"/>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w:t>
        </w:r>
      </w:moveTo>
      <w:commentRangeEnd w:id="640"/>
      <w:r w:rsidR="00001ED8">
        <w:rPr>
          <w:rStyle w:val="Kommentarzeichen"/>
        </w:rPr>
        <w:commentReference w:id="640"/>
      </w:r>
      <w:r w:rsidR="00BC46DA" w:rsidRPr="00BC46DA">
        <w:t xml:space="preserve"> </w:t>
      </w:r>
      <w:moveTo w:id="641" w:author="Ben Fels" w:date="2024-12-21T11:55:00Z" w16du:dateUtc="2024-12-21T10:55:00Z">
        <w:r w:rsidR="00BC46DA">
          <w:t xml:space="preserve">LLMs </w:t>
        </w:r>
      </w:moveTo>
      <w:r w:rsidR="00BC46DA">
        <w:t xml:space="preserve">bestehen üblicherweise aus tiefen neuronalen Netzen, mit Billionen von Parametern </w:t>
      </w:r>
      <w:r w:rsidR="00BC46DA" w:rsidRPr="003553DE">
        <w:rPr>
          <w:highlight w:val="magenta"/>
        </w:rPr>
        <w:fldChar w:fldCharType="begin"/>
      </w:r>
      <w:r w:rsidR="00BC46DA" w:rsidRPr="003553DE">
        <w:rPr>
          <w:highlight w:val="magenta"/>
        </w:rPr>
        <w:instrText xml:space="preserve"> ADDIN ZOTERO_ITEM CSL_CITATION {"citationID":"7rlAXODJ","properties":{"formattedCitation":"(Han et al., 2024, S. 2)","plainCitation":"(Han et al., 2024, S. 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label":"page"}],"schema":"https://github.com/citation-style-language/schema/raw/master/csl-citation.json"} </w:instrText>
      </w:r>
      <w:r w:rsidR="00BC46DA" w:rsidRPr="003553DE">
        <w:rPr>
          <w:highlight w:val="magenta"/>
        </w:rPr>
        <w:fldChar w:fldCharType="separate"/>
      </w:r>
      <w:r w:rsidR="00BC46DA" w:rsidRPr="003553DE">
        <w:rPr>
          <w:rFonts w:cs="Arial"/>
          <w:highlight w:val="magenta"/>
        </w:rPr>
        <w:t>(Han et al., 2024, S. 2)</w:t>
      </w:r>
      <w:r w:rsidR="00BC46DA" w:rsidRPr="003553DE">
        <w:rPr>
          <w:highlight w:val="magenta"/>
        </w:rPr>
        <w:fldChar w:fldCharType="end"/>
      </w:r>
      <w:r w:rsidR="00BC46DA">
        <w:t>.</w:t>
      </w:r>
    </w:p>
    <w:p w14:paraId="1909E1DC" w14:textId="4813D1B3" w:rsidR="00E444D6" w:rsidRPr="00E444D6" w:rsidRDefault="00E444D6" w:rsidP="00BC46DA">
      <w:pPr>
        <w:jc w:val="both"/>
        <w:rPr>
          <w:ins w:id="642" w:author="Ben Fels" w:date="2024-12-21T11:58:00Z" w16du:dateUtc="2024-12-21T10:58:00Z"/>
        </w:rPr>
      </w:pPr>
      <w:r w:rsidRPr="00920EC0">
        <w:rPr>
          <w:highlight w:val="cyan"/>
        </w:rPr>
        <w:t>Einordnung von LLMs in den Kontext KI</w:t>
      </w:r>
    </w:p>
    <w:p w14:paraId="37F05022" w14:textId="0A55986C" w:rsidR="0067136C" w:rsidRDefault="0067136C" w:rsidP="00A620DC">
      <w:pPr>
        <w:jc w:val="both"/>
      </w:pPr>
      <w:moveTo w:id="643" w:author="Ben Fels" w:date="2024-12-21T11:55:00Z" w16du:dateUtc="2024-12-21T10:55:00Z">
        <w:r>
          <w:t>Ein bekanntes LLM ist</w:t>
        </w:r>
      </w:moveTo>
      <w:r w:rsidR="00202801">
        <w:t xml:space="preserve"> der</w:t>
      </w:r>
      <w:moveTo w:id="644" w:author="Ben Fels" w:date="2024-12-21T11:55:00Z" w16du:dateUtc="2024-12-21T10:55:00Z">
        <w:r>
          <w:t xml:space="preserve"> </w:t>
        </w:r>
        <w:commentRangeStart w:id="645"/>
        <w:r>
          <w:t xml:space="preserve">Generative Pre-trained Transformer (GPT), welcher sich hinter ChatGPT verbirgt. </w:t>
        </w:r>
      </w:moveTo>
      <w:commentRangeEnd w:id="645"/>
      <w:r w:rsidR="00403AC4">
        <w:rPr>
          <w:rStyle w:val="Kommentarzeichen"/>
        </w:rPr>
        <w:commentReference w:id="645"/>
      </w:r>
    </w:p>
    <w:p w14:paraId="6DEB4FC8" w14:textId="5883BCDC" w:rsidR="001A0255" w:rsidRDefault="001A0255" w:rsidP="00A620DC">
      <w:pPr>
        <w:jc w:val="both"/>
        <w:rPr>
          <w:moveTo w:id="646" w:author="Ben Fels" w:date="2024-12-21T11:55:00Z" w16du:dateUtc="2024-12-21T10:55:00Z"/>
        </w:rPr>
      </w:pPr>
      <w:r>
        <w:lastRenderedPageBreak/>
        <w:t>Bei LLMs ist die Transformer-Architektur gemeint.</w:t>
      </w:r>
      <w:r w:rsidR="009F1957">
        <w:t xml:space="preserve"> </w:t>
      </w:r>
    </w:p>
    <w:p w14:paraId="759E3213" w14:textId="17661795" w:rsidR="0062504F" w:rsidRDefault="006767DB" w:rsidP="002F066A">
      <w:pPr>
        <w:jc w:val="both"/>
      </w:pPr>
      <w:r>
        <w:rPr>
          <w:rFonts w:cs="Arial"/>
          <w:highlight w:val="magenta"/>
        </w:rPr>
        <w:t xml:space="preserve">Patil &amp; </w:t>
      </w:r>
      <w:ins w:id="647" w:author="Ben Fels" w:date="2024-12-21T11:58:00Z" w16du:dateUtc="2024-12-21T10:58:00Z">
        <w:r w:rsidR="00B95707" w:rsidRPr="00E50642">
          <w:rPr>
            <w:rFonts w:cs="Arial"/>
            <w:highlight w:val="magenta"/>
          </w:rPr>
          <w:t xml:space="preserve">Gudivada (2024, S. </w:t>
        </w:r>
        <w:r w:rsidR="00B95707">
          <w:rPr>
            <w:rFonts w:cs="Arial"/>
            <w:highlight w:val="magenta"/>
          </w:rPr>
          <w:t>3</w:t>
        </w:r>
        <w:r w:rsidR="00B95707" w:rsidRPr="00E50642">
          <w:rPr>
            <w:rFonts w:cs="Arial"/>
            <w:highlight w:val="magenta"/>
          </w:rPr>
          <w:t>)</w:t>
        </w:r>
        <w:r w:rsidR="00B95707">
          <w:rPr>
            <w:rFonts w:cs="Arial"/>
          </w:rPr>
          <w:t xml:space="preserve"> </w:t>
        </w:r>
        <w:r w:rsidR="00B95707" w:rsidRPr="000B4F9F">
          <w:rPr>
            <w:rFonts w:cs="Arial"/>
            <w:highlight w:val="green"/>
          </w:rPr>
          <w:t xml:space="preserve">unterscheiden </w:t>
        </w:r>
      </w:ins>
      <w:r w:rsidR="001552AF" w:rsidRPr="000B4F9F">
        <w:rPr>
          <w:rFonts w:cs="Arial"/>
          <w:highlight w:val="green"/>
        </w:rPr>
        <w:t>drei</w:t>
      </w:r>
      <w:ins w:id="648" w:author="Ben Fels" w:date="2024-12-21T11:58:00Z" w16du:dateUtc="2024-12-21T10:58:00Z">
        <w:r w:rsidR="007036F9" w:rsidRPr="000B4F9F">
          <w:rPr>
            <w:rFonts w:cs="Arial"/>
            <w:highlight w:val="green"/>
          </w:rPr>
          <w:t xml:space="preserve"> </w:t>
        </w:r>
      </w:ins>
      <w:r w:rsidR="00EC732D" w:rsidRPr="000B4F9F">
        <w:rPr>
          <w:rFonts w:cs="Arial"/>
          <w:highlight w:val="green"/>
        </w:rPr>
        <w:t xml:space="preserve">Phasen </w:t>
      </w:r>
      <w:r w:rsidR="00B95707" w:rsidRPr="000B4F9F">
        <w:rPr>
          <w:rFonts w:cs="Arial"/>
          <w:highlight w:val="green"/>
        </w:rPr>
        <w:t xml:space="preserve">bei </w:t>
      </w:r>
      <w:ins w:id="649" w:author="Ben Fels" w:date="2024-12-21T11:58:00Z" w16du:dateUtc="2024-12-21T10:58:00Z">
        <w:r w:rsidR="002A5784">
          <w:rPr>
            <w:rFonts w:cs="Arial"/>
          </w:rPr>
          <w:t>transformerbasierten LLMs</w:t>
        </w:r>
        <w:r w:rsidR="007036F9">
          <w:rPr>
            <w:rFonts w:cs="Arial"/>
          </w:rPr>
          <w:t xml:space="preserve">: </w:t>
        </w:r>
      </w:ins>
      <w:r w:rsidR="007036F9" w:rsidRPr="00C36A6B">
        <w:rPr>
          <w:rFonts w:cs="Arial"/>
          <w:highlight w:val="yellow"/>
        </w:rPr>
        <w:t>P</w:t>
      </w:r>
      <w:ins w:id="650" w:author="Ben Fels" w:date="2024-12-21T11:58:00Z" w16du:dateUtc="2024-12-21T10:58:00Z">
        <w:r w:rsidR="007036F9" w:rsidRPr="00C36A6B">
          <w:rPr>
            <w:rFonts w:cs="Arial"/>
            <w:i/>
            <w:highlight w:val="yellow"/>
          </w:rPr>
          <w:t>re</w:t>
        </w:r>
      </w:ins>
      <w:r w:rsidR="007D64BB" w:rsidRPr="00C36A6B">
        <w:rPr>
          <w:rFonts w:cs="Arial"/>
          <w:i/>
          <w:highlight w:val="yellow"/>
        </w:rPr>
        <w:t>-</w:t>
      </w:r>
      <w:ins w:id="651" w:author="Ben Fels" w:date="2024-12-21T11:58:00Z" w16du:dateUtc="2024-12-21T10:58:00Z">
        <w:r w:rsidR="007036F9" w:rsidRPr="00C36A6B">
          <w:rPr>
            <w:rFonts w:cs="Arial"/>
            <w:i/>
            <w:highlight w:val="yellow"/>
          </w:rPr>
          <w:t>training</w:t>
        </w:r>
      </w:ins>
      <w:r w:rsidR="00EC732D" w:rsidRPr="00C36A6B">
        <w:rPr>
          <w:rFonts w:cs="Arial"/>
          <w:highlight w:val="yellow"/>
        </w:rPr>
        <w:t>, T</w:t>
      </w:r>
      <w:ins w:id="652" w:author="Ben Fels" w:date="2024-12-21T11:58:00Z" w16du:dateUtc="2024-12-21T10:58:00Z">
        <w:r w:rsidR="007036F9" w:rsidRPr="00C36A6B">
          <w:rPr>
            <w:rFonts w:cs="Arial"/>
            <w:i/>
            <w:highlight w:val="yellow"/>
          </w:rPr>
          <w:t>ransfer</w:t>
        </w:r>
      </w:ins>
      <w:r w:rsidR="00EC732D" w:rsidRPr="00C36A6B">
        <w:rPr>
          <w:rFonts w:cs="Arial"/>
          <w:i/>
          <w:highlight w:val="yellow"/>
        </w:rPr>
        <w:t>-L</w:t>
      </w:r>
      <w:ins w:id="653" w:author="Ben Fels" w:date="2024-12-21T11:58:00Z" w16du:dateUtc="2024-12-21T10:58:00Z">
        <w:r w:rsidR="007036F9" w:rsidRPr="00C36A6B">
          <w:rPr>
            <w:rFonts w:cs="Arial"/>
            <w:i/>
            <w:highlight w:val="yellow"/>
          </w:rPr>
          <w:t xml:space="preserve">earning </w:t>
        </w:r>
      </w:ins>
      <w:r w:rsidR="00EC732D" w:rsidRPr="00C36A6B">
        <w:rPr>
          <w:rFonts w:cs="Arial"/>
          <w:i/>
          <w:highlight w:val="yellow"/>
        </w:rPr>
        <w:t>und In-Context-Learning</w:t>
      </w:r>
      <w:r w:rsidR="00EC732D">
        <w:rPr>
          <w:rFonts w:cs="Arial"/>
          <w:i/>
        </w:rPr>
        <w:t xml:space="preserve"> </w:t>
      </w:r>
      <w:ins w:id="654" w:author="Ben Fels" w:date="2024-12-21T11:58:00Z" w16du:dateUtc="2024-12-21T10:58:00Z">
        <w:r w:rsidR="007036F9" w:rsidRPr="001C2A8B">
          <w:rPr>
            <w:rFonts w:cs="Arial"/>
            <w:i/>
            <w:highlight w:val="magenta"/>
          </w:rPr>
          <w:fldChar w:fldCharType="begin"/>
        </w:r>
        <w:r w:rsidR="007036F9">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7036F9" w:rsidRPr="001C2A8B">
          <w:rPr>
            <w:rFonts w:cs="Arial"/>
            <w:i/>
            <w:highlight w:val="magenta"/>
          </w:rPr>
          <w:fldChar w:fldCharType="separate"/>
        </w:r>
        <w:r w:rsidR="007036F9" w:rsidRPr="001C2A8B">
          <w:rPr>
            <w:rFonts w:cs="Arial"/>
            <w:highlight w:val="magenta"/>
          </w:rPr>
          <w:t>(Patil &amp; Gudivada, 2024, S. 3)</w:t>
        </w:r>
        <w:r w:rsidR="007036F9" w:rsidRPr="001C2A8B">
          <w:rPr>
            <w:rFonts w:cs="Arial"/>
            <w:i/>
            <w:highlight w:val="magenta"/>
          </w:rPr>
          <w:fldChar w:fldCharType="end"/>
        </w:r>
        <w:r w:rsidR="007036F9">
          <w:rPr>
            <w:rFonts w:cs="Arial"/>
            <w:i/>
          </w:rPr>
          <w:t>.</w:t>
        </w:r>
        <w:r w:rsidR="007036F9">
          <w:rPr>
            <w:rFonts w:cs="Arial"/>
          </w:rPr>
          <w:t xml:space="preserve"> </w:t>
        </w:r>
      </w:ins>
      <w:r w:rsidR="00B95707">
        <w:rPr>
          <w:rFonts w:cs="Arial"/>
        </w:rPr>
        <w:t xml:space="preserve">Nach </w:t>
      </w:r>
      <w:r w:rsidR="00FA775A" w:rsidRPr="00761CC4">
        <w:rPr>
          <w:rFonts w:cs="Arial"/>
          <w:highlight w:val="magenta"/>
        </w:rPr>
        <w:t xml:space="preserve">Han et al. </w:t>
      </w:r>
      <w:r w:rsidR="00FA775A" w:rsidRPr="00761CC4">
        <w:rPr>
          <w:rFonts w:cs="Arial"/>
          <w:highlight w:val="magenta"/>
        </w:rPr>
        <w:fldChar w:fldCharType="begin"/>
      </w:r>
      <w:r w:rsidR="00761CC4" w:rsidRPr="00761CC4">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FA775A" w:rsidRPr="00761CC4">
        <w:rPr>
          <w:rFonts w:cs="Arial"/>
          <w:highlight w:val="magenta"/>
        </w:rPr>
        <w:fldChar w:fldCharType="separate"/>
      </w:r>
      <w:r w:rsidR="00761CC4" w:rsidRPr="00761CC4">
        <w:rPr>
          <w:rFonts w:cs="Arial"/>
          <w:highlight w:val="magenta"/>
        </w:rPr>
        <w:t>(2024, S. 42)</w:t>
      </w:r>
      <w:r w:rsidR="00FA775A" w:rsidRPr="00761CC4">
        <w:rPr>
          <w:rFonts w:cs="Arial"/>
          <w:highlight w:val="magenta"/>
        </w:rPr>
        <w:fldChar w:fldCharType="end"/>
      </w:r>
      <w:r w:rsidR="00FA775A">
        <w:rPr>
          <w:rFonts w:cs="Arial"/>
        </w:rPr>
        <w:t xml:space="preserve"> </w:t>
      </w:r>
      <w:r w:rsidR="00DB17A0">
        <w:rPr>
          <w:rFonts w:cs="Arial"/>
        </w:rPr>
        <w:t>w</w:t>
      </w:r>
      <w:r w:rsidR="00DB17A0" w:rsidRPr="00590A49">
        <w:rPr>
          <w:rFonts w:cs="Arial"/>
          <w:highlight w:val="green"/>
        </w:rPr>
        <w:t>ird</w:t>
      </w:r>
      <w:r w:rsidR="00E80DDB" w:rsidRPr="00590A49">
        <w:rPr>
          <w:rFonts w:cs="Arial"/>
          <w:highlight w:val="green"/>
        </w:rPr>
        <w:t xml:space="preserve"> beim Pre-training</w:t>
      </w:r>
      <w:r w:rsidR="00DB17A0" w:rsidRPr="00590A49">
        <w:rPr>
          <w:rFonts w:cs="Arial"/>
          <w:highlight w:val="green"/>
        </w:rPr>
        <w:t xml:space="preserve"> das Model </w:t>
      </w:r>
      <w:r w:rsidR="00384116" w:rsidRPr="00590A49">
        <w:rPr>
          <w:rFonts w:cs="Arial"/>
          <w:highlight w:val="green"/>
        </w:rPr>
        <w:t xml:space="preserve">auf einem vielfältigen Datensatz trainiert, damit es </w:t>
      </w:r>
      <w:r w:rsidR="00B95707" w:rsidRPr="00590A49">
        <w:rPr>
          <w:rFonts w:cs="Arial"/>
          <w:highlight w:val="green"/>
        </w:rPr>
        <w:t>eine gute Generalisierungsfähigkeit entwickelt</w:t>
      </w:r>
      <w:r w:rsidR="00E80DDB">
        <w:rPr>
          <w:rFonts w:cs="Arial"/>
        </w:rPr>
        <w:t>.</w:t>
      </w:r>
      <w:r w:rsidR="00B95707">
        <w:rPr>
          <w:rFonts w:cs="Arial"/>
        </w:rPr>
        <w:t xml:space="preserve"> </w:t>
      </w:r>
      <w:r w:rsidR="00970FE2" w:rsidRPr="00E85215">
        <w:rPr>
          <w:bCs/>
          <w:highlight w:val="green"/>
        </w:rPr>
        <w:t>Während d</w:t>
      </w:r>
      <w:r w:rsidR="00E96636" w:rsidRPr="00E85215">
        <w:rPr>
          <w:bCs/>
          <w:highlight w:val="green"/>
        </w:rPr>
        <w:t xml:space="preserve">ieser Phase </w:t>
      </w:r>
      <w:r w:rsidR="00970FE2" w:rsidRPr="00E85215">
        <w:rPr>
          <w:bCs/>
          <w:highlight w:val="green"/>
        </w:rPr>
        <w:t xml:space="preserve">entwickelt </w:t>
      </w:r>
      <w:r w:rsidR="00E96636" w:rsidRPr="00E85215">
        <w:rPr>
          <w:bCs/>
          <w:highlight w:val="green"/>
        </w:rPr>
        <w:t xml:space="preserve">ein LLM </w:t>
      </w:r>
      <w:r w:rsidR="00970FE2" w:rsidRPr="00E85215">
        <w:rPr>
          <w:bCs/>
          <w:highlight w:val="green"/>
        </w:rPr>
        <w:t>Mustererkennungsfähigkeiten</w:t>
      </w:r>
      <w:r w:rsidR="00970FE2">
        <w:rPr>
          <w:bCs/>
        </w:rPr>
        <w:t xml:space="preserve"> </w:t>
      </w:r>
      <w:r w:rsidR="00970FE2" w:rsidRPr="00D4541A">
        <w:rPr>
          <w:bCs/>
          <w:i/>
          <w:highlight w:val="magenta"/>
        </w:rPr>
        <w:fldChar w:fldCharType="begin"/>
      </w:r>
      <w:r w:rsidR="00970FE2">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970FE2" w:rsidRPr="00D4541A">
        <w:rPr>
          <w:bCs/>
          <w:i/>
          <w:highlight w:val="magenta"/>
        </w:rPr>
        <w:fldChar w:fldCharType="separate"/>
      </w:r>
      <w:r w:rsidR="00970FE2" w:rsidRPr="00B30CF1">
        <w:rPr>
          <w:rFonts w:cs="Arial"/>
          <w:highlight w:val="magenta"/>
        </w:rPr>
        <w:t>(Brown et al., 2020, S. 3)</w:t>
      </w:r>
      <w:r w:rsidR="00970FE2" w:rsidRPr="00D4541A">
        <w:rPr>
          <w:bCs/>
          <w:i/>
          <w:highlight w:val="magenta"/>
        </w:rPr>
        <w:fldChar w:fldCharType="end"/>
      </w:r>
      <w:r w:rsidR="00970FE2" w:rsidRPr="0015571F">
        <w:rPr>
          <w:bCs/>
        </w:rPr>
        <w:t>.</w:t>
      </w:r>
      <w:r w:rsidR="007D2933">
        <w:rPr>
          <w:bCs/>
        </w:rPr>
        <w:t xml:space="preserve"> </w:t>
      </w:r>
      <w:r w:rsidR="00756BEF" w:rsidRPr="00E3270C">
        <w:rPr>
          <w:rFonts w:cs="Arial"/>
          <w:highlight w:val="green"/>
        </w:rPr>
        <w:t>Transfer Learning</w:t>
      </w:r>
      <w:r w:rsidR="00AF2FB8" w:rsidRPr="00E3270C">
        <w:rPr>
          <w:rFonts w:cs="Arial"/>
          <w:highlight w:val="green"/>
        </w:rPr>
        <w:t xml:space="preserve"> </w:t>
      </w:r>
      <w:r w:rsidR="00D431BA" w:rsidRPr="00E3270C">
        <w:rPr>
          <w:rFonts w:cs="Arial"/>
          <w:highlight w:val="green"/>
        </w:rPr>
        <w:t xml:space="preserve">beschreibt hingegen die </w:t>
      </w:r>
      <w:r w:rsidR="00A2252A" w:rsidRPr="00E3270C">
        <w:rPr>
          <w:rFonts w:cs="Arial"/>
          <w:highlight w:val="green"/>
        </w:rPr>
        <w:t xml:space="preserve">Anwendung </w:t>
      </w:r>
      <w:r w:rsidR="00D431BA" w:rsidRPr="00E3270C">
        <w:rPr>
          <w:rFonts w:cs="Arial"/>
          <w:highlight w:val="green"/>
        </w:rPr>
        <w:t xml:space="preserve">des </w:t>
      </w:r>
      <w:r w:rsidR="00815B4D">
        <w:rPr>
          <w:rFonts w:cs="Arial"/>
          <w:highlight w:val="green"/>
        </w:rPr>
        <w:t xml:space="preserve">LLMs </w:t>
      </w:r>
      <w:r w:rsidR="003F6990" w:rsidRPr="00E3270C">
        <w:rPr>
          <w:rFonts w:cs="Arial"/>
          <w:highlight w:val="green"/>
        </w:rPr>
        <w:t xml:space="preserve">auf einen </w:t>
      </w:r>
      <w:r w:rsidR="00A2252A" w:rsidRPr="00E3270C">
        <w:rPr>
          <w:rFonts w:cs="Arial"/>
          <w:highlight w:val="green"/>
        </w:rPr>
        <w:t xml:space="preserve">neuen </w:t>
      </w:r>
      <w:r w:rsidR="004E5B6E" w:rsidRPr="00E3270C">
        <w:rPr>
          <w:rFonts w:cs="Arial"/>
          <w:highlight w:val="green"/>
        </w:rPr>
        <w:t>Anwendungsfall</w:t>
      </w:r>
      <w:r w:rsidR="00D431BA">
        <w:rPr>
          <w:rFonts w:cs="Arial"/>
        </w:rPr>
        <w:t xml:space="preserve"> </w:t>
      </w:r>
      <w:r w:rsidR="00D431BA" w:rsidRPr="00DB3387">
        <w:rPr>
          <w:rFonts w:cs="Arial"/>
          <w:highlight w:val="magenta"/>
        </w:rPr>
        <w:fldChar w:fldCharType="begin"/>
      </w:r>
      <w:r w:rsidR="00DB3387"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D431BA" w:rsidRPr="00DB3387">
        <w:rPr>
          <w:rFonts w:cs="Arial"/>
          <w:highlight w:val="magenta"/>
        </w:rPr>
        <w:fldChar w:fldCharType="separate"/>
      </w:r>
      <w:r w:rsidR="00DB3387" w:rsidRPr="00DB3387">
        <w:rPr>
          <w:rFonts w:cs="Arial"/>
          <w:highlight w:val="magenta"/>
        </w:rPr>
        <w:t>(Géron, 2022, S. 6, 350; Patil &amp; Gudivada, 2024, S. 3)</w:t>
      </w:r>
      <w:r w:rsidR="00D431BA" w:rsidRPr="00DB3387">
        <w:rPr>
          <w:rFonts w:cs="Arial"/>
          <w:highlight w:val="magenta"/>
        </w:rPr>
        <w:fldChar w:fldCharType="end"/>
      </w:r>
      <w:r w:rsidR="006151E3" w:rsidRPr="00DB3387">
        <w:rPr>
          <w:rFonts w:cs="Arial"/>
          <w:highlight w:val="magenta"/>
        </w:rPr>
        <w:t>.</w:t>
      </w:r>
      <w:r w:rsidR="006151E3">
        <w:rPr>
          <w:rFonts w:cs="Arial"/>
        </w:rPr>
        <w:t xml:space="preserve"> </w:t>
      </w:r>
      <w:r w:rsidR="007F7B7E" w:rsidRPr="00815B4D">
        <w:rPr>
          <w:rFonts w:cs="Arial"/>
          <w:highlight w:val="green"/>
        </w:rPr>
        <w:t>Eine sp</w:t>
      </w:r>
      <w:r w:rsidR="00BA0DD0" w:rsidRPr="00815B4D">
        <w:rPr>
          <w:rFonts w:cs="Arial"/>
          <w:highlight w:val="green"/>
        </w:rPr>
        <w:t>e</w:t>
      </w:r>
      <w:r w:rsidR="007F7B7E" w:rsidRPr="00815B4D">
        <w:rPr>
          <w:rFonts w:cs="Arial"/>
          <w:highlight w:val="green"/>
        </w:rPr>
        <w:t xml:space="preserve">zielle Form des </w:t>
      </w:r>
      <w:r w:rsidR="0097426F" w:rsidRPr="00815B4D">
        <w:rPr>
          <w:rFonts w:cs="Arial"/>
          <w:highlight w:val="green"/>
        </w:rPr>
        <w:t xml:space="preserve">Transfer-Learning </w:t>
      </w:r>
      <w:r w:rsidR="007F7B7E" w:rsidRPr="00815B4D">
        <w:rPr>
          <w:rFonts w:cs="Arial"/>
          <w:highlight w:val="green"/>
        </w:rPr>
        <w:t xml:space="preserve">ist das Fine-Tuning, wobei </w:t>
      </w:r>
      <w:r w:rsidR="006151E3" w:rsidRPr="00815B4D">
        <w:rPr>
          <w:rFonts w:cs="Arial"/>
          <w:highlight w:val="green"/>
        </w:rPr>
        <w:t xml:space="preserve">mithilfe von </w:t>
      </w:r>
      <w:r w:rsidR="006A1A45" w:rsidRPr="00815B4D">
        <w:rPr>
          <w:rFonts w:cs="Arial"/>
          <w:highlight w:val="green"/>
        </w:rPr>
        <w:t>a</w:t>
      </w:r>
      <w:r w:rsidR="0097426F" w:rsidRPr="00815B4D">
        <w:rPr>
          <w:rFonts w:cs="Arial"/>
          <w:highlight w:val="green"/>
        </w:rPr>
        <w:t>ufgaben</w:t>
      </w:r>
      <w:r w:rsidR="006151E3" w:rsidRPr="00815B4D">
        <w:rPr>
          <w:rFonts w:cs="Arial"/>
          <w:highlight w:val="green"/>
        </w:rPr>
        <w:t>spezifischen Daten</w:t>
      </w:r>
      <w:r w:rsidR="00DE0A08" w:rsidRPr="00815B4D">
        <w:rPr>
          <w:rFonts w:cs="Arial"/>
          <w:highlight w:val="green"/>
        </w:rPr>
        <w:t xml:space="preserve"> die ur</w:t>
      </w:r>
      <w:r w:rsidR="007D1D0B" w:rsidRPr="00815B4D">
        <w:rPr>
          <w:rFonts w:cs="Arial"/>
          <w:highlight w:val="green"/>
        </w:rPr>
        <w:t xml:space="preserve">sprünglich </w:t>
      </w:r>
      <w:r w:rsidR="008E029D">
        <w:rPr>
          <w:rFonts w:cs="Arial"/>
          <w:highlight w:val="green"/>
        </w:rPr>
        <w:t>P</w:t>
      </w:r>
      <w:r w:rsidR="00CC5CFC" w:rsidRPr="00815B4D">
        <w:rPr>
          <w:rFonts w:cs="Arial"/>
          <w:highlight w:val="green"/>
        </w:rPr>
        <w:t xml:space="preserve">arameter </w:t>
      </w:r>
      <w:r w:rsidR="00F11230">
        <w:rPr>
          <w:rFonts w:cs="Arial"/>
          <w:highlight w:val="green"/>
        </w:rPr>
        <w:t>des vortrainierten M</w:t>
      </w:r>
      <w:r w:rsidR="008E029D">
        <w:rPr>
          <w:rFonts w:cs="Arial"/>
          <w:highlight w:val="green"/>
        </w:rPr>
        <w:t xml:space="preserve">odells </w:t>
      </w:r>
      <w:r w:rsidR="004A52C6" w:rsidRPr="00815B4D">
        <w:rPr>
          <w:rFonts w:cs="Arial"/>
          <w:highlight w:val="green"/>
        </w:rPr>
        <w:t>aktualisiert</w:t>
      </w:r>
      <w:r w:rsidR="007F7B7E" w:rsidRPr="00815B4D">
        <w:rPr>
          <w:rFonts w:cs="Arial"/>
          <w:highlight w:val="green"/>
        </w:rPr>
        <w:t xml:space="preserve"> werden</w:t>
      </w:r>
      <w:r w:rsidR="005E0A85">
        <w:rPr>
          <w:rFonts w:cs="Arial"/>
        </w:rPr>
        <w:t xml:space="preserve"> </w:t>
      </w:r>
      <w:r w:rsidR="005E0A85" w:rsidRPr="00F2297D">
        <w:rPr>
          <w:rFonts w:cs="Arial"/>
          <w:highlight w:val="magenta"/>
        </w:rPr>
        <w:fldChar w:fldCharType="begin"/>
      </w:r>
      <w:r w:rsidR="00F11230">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F11230" w:rsidRPr="00F11230">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5E0A85" w:rsidRPr="00F2297D">
        <w:rPr>
          <w:rFonts w:cs="Arial"/>
          <w:highlight w:val="magenta"/>
        </w:rPr>
        <w:fldChar w:fldCharType="separate"/>
      </w:r>
      <w:r w:rsidR="00F11230" w:rsidRPr="00F11230">
        <w:rPr>
          <w:rFonts w:cs="Arial"/>
          <w:highlight w:val="magenta"/>
          <w:lang w:val="en-US"/>
        </w:rPr>
        <w:t>(Brown et al., 2020, S. 6; Han et al., 2024, S. 24; Patil &amp; Gudivada, 2024, S. 18)</w:t>
      </w:r>
      <w:r w:rsidR="005E0A85" w:rsidRPr="00F2297D">
        <w:rPr>
          <w:rFonts w:cs="Arial"/>
          <w:highlight w:val="magenta"/>
        </w:rPr>
        <w:fldChar w:fldCharType="end"/>
      </w:r>
      <w:r w:rsidR="004A52C6" w:rsidRPr="00F11230">
        <w:rPr>
          <w:rFonts w:cs="Arial"/>
          <w:lang w:val="en-US"/>
        </w:rPr>
        <w:t>.</w:t>
      </w:r>
      <w:r w:rsidR="00612EBC" w:rsidRPr="00F11230">
        <w:rPr>
          <w:rFonts w:cs="Arial"/>
          <w:lang w:val="en-US"/>
        </w:rPr>
        <w:t xml:space="preserve"> </w:t>
      </w:r>
      <w:r w:rsidR="00645B20">
        <w:rPr>
          <w:rFonts w:cs="Arial"/>
        </w:rPr>
        <w:t xml:space="preserve">Bei der </w:t>
      </w:r>
      <w:r w:rsidR="00612EBC">
        <w:rPr>
          <w:rFonts w:cs="Arial"/>
        </w:rPr>
        <w:t>dritte</w:t>
      </w:r>
      <w:r w:rsidR="00645B20">
        <w:rPr>
          <w:rFonts w:cs="Arial"/>
        </w:rPr>
        <w:t>n</w:t>
      </w:r>
      <w:r w:rsidR="00612EBC">
        <w:rPr>
          <w:rFonts w:cs="Arial"/>
        </w:rPr>
        <w:t xml:space="preserve"> Phase </w:t>
      </w:r>
      <w:r w:rsidR="00081A6C" w:rsidRPr="007377F7">
        <w:rPr>
          <w:bCs/>
          <w:highlight w:val="red"/>
        </w:rPr>
        <w:t>In-Context Learning (ICL)</w:t>
      </w:r>
      <w:r w:rsidR="00081A6C">
        <w:rPr>
          <w:bCs/>
        </w:rPr>
        <w:t xml:space="preserve"> </w:t>
      </w:r>
      <w:r w:rsidR="00645B20">
        <w:rPr>
          <w:bCs/>
        </w:rPr>
        <w:t xml:space="preserve">wird </w:t>
      </w:r>
      <w:r w:rsidR="00081A6C">
        <w:rPr>
          <w:bCs/>
        </w:rPr>
        <w:t xml:space="preserve">sich die Generalisierungsfähigkeit eines LLMs </w:t>
      </w:r>
      <w:r w:rsidR="00645B20">
        <w:rPr>
          <w:bCs/>
        </w:rPr>
        <w:t xml:space="preserve">zunutze gemacht. </w:t>
      </w:r>
      <w:r w:rsidR="007D2933" w:rsidRPr="005B7A4A">
        <w:rPr>
          <w:rFonts w:cs="Arial"/>
          <w:highlight w:val="magenta"/>
        </w:rPr>
        <w:t>Brown et al.</w:t>
      </w:r>
      <w:r w:rsidR="007D2933" w:rsidRPr="005B7A4A">
        <w:rPr>
          <w:bCs/>
          <w:highlight w:val="magenta"/>
        </w:rPr>
        <w:t xml:space="preserve"> </w:t>
      </w:r>
      <w:r w:rsidR="007D2933" w:rsidRPr="007377F7">
        <w:rPr>
          <w:bCs/>
          <w:highlight w:val="magenta"/>
        </w:rPr>
        <w:fldChar w:fldCharType="begin"/>
      </w:r>
      <w:r w:rsidR="007D2933"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7D2933" w:rsidRPr="007377F7">
        <w:rPr>
          <w:bCs/>
          <w:highlight w:val="magenta"/>
        </w:rPr>
        <w:instrText>ﬁ</w:instrText>
      </w:r>
      <w:r w:rsidR="007D2933" w:rsidRPr="005B7A4A">
        <w:rPr>
          <w:bCs/>
          <w:highlight w:val="magenta"/>
        </w:rPr>
        <w:instrText>ne-tuning on a speci</w:instrText>
      </w:r>
      <w:r w:rsidR="007D2933" w:rsidRPr="007377F7">
        <w:rPr>
          <w:bCs/>
          <w:highlight w:val="magenta"/>
        </w:rPr>
        <w:instrText>ﬁ</w:instrText>
      </w:r>
      <w:r w:rsidR="007D2933" w:rsidRPr="005B7A4A">
        <w:rPr>
          <w:bCs/>
          <w:highlight w:val="magenta"/>
        </w:rPr>
        <w:instrText>c task. While typically task-agnostic in architecture, this method still requires task-speci</w:instrText>
      </w:r>
      <w:r w:rsidR="007D2933" w:rsidRPr="007377F7">
        <w:rPr>
          <w:bCs/>
          <w:highlight w:val="magenta"/>
        </w:rPr>
        <w:instrText>ﬁ</w:instrText>
      </w:r>
      <w:r w:rsidR="007D2933" w:rsidRPr="005B7A4A">
        <w:rPr>
          <w:bCs/>
          <w:highlight w:val="magenta"/>
        </w:rPr>
        <w:instrText xml:space="preserve">c </w:instrText>
      </w:r>
      <w:r w:rsidR="007D2933" w:rsidRPr="007377F7">
        <w:rPr>
          <w:bCs/>
          <w:highlight w:val="magenta"/>
        </w:rPr>
        <w:instrText>ﬁ</w:instrText>
      </w:r>
      <w:r w:rsidR="007D2933"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7D2933" w:rsidRPr="007377F7">
        <w:rPr>
          <w:bCs/>
          <w:highlight w:val="magenta"/>
        </w:rPr>
        <w:instrText>ﬁ</w:instrText>
      </w:r>
      <w:r w:rsidR="007D2933" w:rsidRPr="005B7A4A">
        <w:rPr>
          <w:bCs/>
          <w:highlight w:val="magenta"/>
        </w:rPr>
        <w:instrText>netuning approaches. Speci</w:instrText>
      </w:r>
      <w:r w:rsidR="007D2933" w:rsidRPr="007377F7">
        <w:rPr>
          <w:bCs/>
          <w:highlight w:val="magenta"/>
        </w:rPr>
        <w:instrText>ﬁ</w:instrText>
      </w:r>
      <w:r w:rsidR="007D2933"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7D2933" w:rsidRPr="007377F7">
        <w:rPr>
          <w:bCs/>
          <w:highlight w:val="magenta"/>
        </w:rPr>
        <w:instrText>ﬁ</w:instrText>
      </w:r>
      <w:r w:rsidR="007D2933" w:rsidRPr="005B7A4A">
        <w:rPr>
          <w:bCs/>
          <w:highlight w:val="magenta"/>
        </w:rPr>
        <w:instrText>ne-tuning, with tasks and few-shot demonstrations speci</w:instrText>
      </w:r>
      <w:r w:rsidR="007D2933" w:rsidRPr="007377F7">
        <w:rPr>
          <w:bCs/>
          <w:highlight w:val="magenta"/>
        </w:rPr>
        <w:instrText>ﬁ</w:instrText>
      </w:r>
      <w:r w:rsidR="007D2933" w:rsidRPr="005B7A4A">
        <w:rPr>
          <w:bCs/>
          <w:highlight w:val="magenta"/>
        </w:rPr>
        <w:instrText>ed purely via text interaction with the model. GPT-3 achieves strong performance on many NLP datasets, including translation, question-answering, and cloze tasks, as well as s</w:instrText>
      </w:r>
      <w:r w:rsidR="007D2933" w:rsidRPr="00552BDB">
        <w:rPr>
          <w:bCs/>
          <w:highlight w:val="magenta"/>
          <w:lang w:val="en-US"/>
        </w:rPr>
        <w:instrText>everal tasks that require on-the-</w:instrText>
      </w:r>
      <w:r w:rsidR="007D2933" w:rsidRPr="007377F7">
        <w:rPr>
          <w:bCs/>
          <w:highlight w:val="magenta"/>
        </w:rPr>
        <w:instrText>ﬂ</w:instrText>
      </w:r>
      <w:r w:rsidR="007D2933"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7D2933" w:rsidRPr="007377F7">
        <w:rPr>
          <w:bCs/>
          <w:highlight w:val="magenta"/>
        </w:rPr>
        <w:instrText>ﬁ</w:instrText>
      </w:r>
      <w:r w:rsidR="007D2933" w:rsidRPr="00552BDB">
        <w:rPr>
          <w:bCs/>
          <w:highlight w:val="magenta"/>
          <w:lang w:val="en-US"/>
        </w:rPr>
        <w:instrText>nd that GPT-3 can generate samples of news articles which human evaluators have dif</w:instrText>
      </w:r>
      <w:r w:rsidR="007D2933" w:rsidRPr="007377F7">
        <w:rPr>
          <w:bCs/>
          <w:highlight w:val="magenta"/>
        </w:rPr>
        <w:instrText>ﬁ</w:instrText>
      </w:r>
      <w:r w:rsidR="007D2933" w:rsidRPr="00552BDB">
        <w:rPr>
          <w:bCs/>
          <w:highlight w:val="magenta"/>
          <w:lang w:val="en-US"/>
        </w:rPr>
        <w:instrText xml:space="preserve">culty distinguishing from articles written by humans. We discuss broader societal impacts of this </w:instrText>
      </w:r>
      <w:r w:rsidR="007D2933" w:rsidRPr="007377F7">
        <w:rPr>
          <w:bCs/>
          <w:highlight w:val="magenta"/>
        </w:rPr>
        <w:instrText>ﬁ</w:instrText>
      </w:r>
      <w:r w:rsidR="007D2933" w:rsidRPr="00552BDB">
        <w:rPr>
          <w:bCs/>
          <w:highlight w:val="magenta"/>
          <w:lang w:val="en-US"/>
        </w:rPr>
        <w:instrText>nding and of GPT-3 in general.","language":"en","note":"done","number":"arXiv:2005.14165","publisher":"arXiv","source":"ar</w:instrText>
      </w:r>
      <w:r w:rsidR="007D2933"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7D2933" w:rsidRPr="007377F7">
        <w:rPr>
          <w:bCs/>
          <w:highlight w:val="magenta"/>
        </w:rPr>
        <w:fldChar w:fldCharType="separate"/>
      </w:r>
      <w:r w:rsidR="007D2933" w:rsidRPr="004930E1">
        <w:rPr>
          <w:rFonts w:cs="Arial"/>
          <w:highlight w:val="magenta"/>
        </w:rPr>
        <w:t>(2020, S. 3–6)</w:t>
      </w:r>
      <w:r w:rsidR="007D2933" w:rsidRPr="007377F7">
        <w:rPr>
          <w:bCs/>
          <w:highlight w:val="magenta"/>
        </w:rPr>
        <w:fldChar w:fldCharType="end"/>
      </w:r>
      <w:r w:rsidR="007D2933" w:rsidRPr="004930E1">
        <w:rPr>
          <w:bCs/>
        </w:rPr>
        <w:t xml:space="preserve"> sowie </w:t>
      </w:r>
      <w:r w:rsidR="007D2933" w:rsidRPr="004930E1">
        <w:rPr>
          <w:rFonts w:cs="Arial"/>
          <w:highlight w:val="magenta"/>
        </w:rPr>
        <w:t xml:space="preserve">Wei et al. </w:t>
      </w:r>
      <w:r w:rsidR="007D2933" w:rsidRPr="007377F7">
        <w:rPr>
          <w:bCs/>
          <w:highlight w:val="magenta"/>
        </w:rPr>
        <w:fldChar w:fldCharType="begin"/>
      </w:r>
      <w:r w:rsidR="007D2933"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7D2933"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7D2933"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7D2933" w:rsidRPr="007377F7">
        <w:rPr>
          <w:bCs/>
          <w:highlight w:val="magenta"/>
        </w:rPr>
        <w:fldChar w:fldCharType="separate"/>
      </w:r>
      <w:r w:rsidR="007D2933" w:rsidRPr="00204D5B">
        <w:rPr>
          <w:rFonts w:cs="Arial"/>
          <w:highlight w:val="magenta"/>
        </w:rPr>
        <w:t>(2023)</w:t>
      </w:r>
      <w:r w:rsidR="007D2933" w:rsidRPr="007377F7">
        <w:rPr>
          <w:bCs/>
          <w:highlight w:val="magenta"/>
        </w:rPr>
        <w:fldChar w:fldCharType="end"/>
      </w:r>
      <w:r w:rsidR="007D2933" w:rsidRPr="00204D5B">
        <w:rPr>
          <w:bCs/>
        </w:rPr>
        <w:t xml:space="preserve"> zeigen, </w:t>
      </w:r>
      <w:r w:rsidR="005B7A4A">
        <w:rPr>
          <w:bCs/>
        </w:rPr>
        <w:t xml:space="preserve">das mittels </w:t>
      </w:r>
      <w:r w:rsidR="00E32753">
        <w:rPr>
          <w:bCs/>
        </w:rPr>
        <w:t xml:space="preserve">Prompts </w:t>
      </w:r>
      <w:r w:rsidR="007D2933" w:rsidRPr="00204D5B">
        <w:rPr>
          <w:bCs/>
        </w:rPr>
        <w:t xml:space="preserve">das Modell anhand von Beispielen an die gewünschte Aufgabe </w:t>
      </w:r>
      <w:r w:rsidR="00EA19B3">
        <w:rPr>
          <w:bCs/>
        </w:rPr>
        <w:t>angepasst werden kann</w:t>
      </w:r>
      <w:r w:rsidR="007D2933" w:rsidRPr="00204D5B">
        <w:rPr>
          <w:bCs/>
        </w:rPr>
        <w:t>.</w:t>
      </w:r>
      <w:r w:rsidR="007D2933" w:rsidRPr="00451847">
        <w:rPr>
          <w:bCs/>
        </w:rPr>
        <w:t xml:space="preserve"> Die </w:t>
      </w:r>
      <w:r w:rsidR="003A1F47">
        <w:rPr>
          <w:bCs/>
        </w:rPr>
        <w:t xml:space="preserve">Parameter </w:t>
      </w:r>
      <w:r w:rsidR="007D2933" w:rsidRPr="00451847">
        <w:rPr>
          <w:bCs/>
        </w:rPr>
        <w:t xml:space="preserve">des Modells werden dabei nicht verändert. </w:t>
      </w:r>
      <w:r w:rsidR="007D2933" w:rsidRPr="004930E1">
        <w:rPr>
          <w:bCs/>
        </w:rPr>
        <w:t>ICL kann in</w:t>
      </w:r>
      <w:r w:rsidR="007D2933" w:rsidRPr="004930E1">
        <w:rPr>
          <w:bCs/>
          <w:rPrChange w:id="655" w:author="Ben Fels" w:date="2024-12-22T10:10:00Z" w16du:dateUtc="2024-12-22T09:10:00Z">
            <w:rPr>
              <w:bCs/>
            </w:rPr>
          </w:rPrChange>
        </w:rPr>
        <w:t xml:space="preserve"> Zero-Shot </w:t>
      </w:r>
      <w:r w:rsidR="007D2933" w:rsidRPr="004930E1">
        <w:rPr>
          <w:bCs/>
        </w:rPr>
        <w:t>Learning</w:t>
      </w:r>
      <w:r w:rsidR="007D2933" w:rsidRPr="004930E1">
        <w:rPr>
          <w:bCs/>
          <w:rPrChange w:id="656" w:author="Ben Fels" w:date="2024-12-22T10:10:00Z" w16du:dateUtc="2024-12-22T09:10:00Z">
            <w:rPr>
              <w:bCs/>
            </w:rPr>
          </w:rPrChange>
        </w:rPr>
        <w:t xml:space="preserve">, </w:t>
      </w:r>
      <w:r w:rsidR="007D2933" w:rsidRPr="004930E1">
        <w:rPr>
          <w:bCs/>
        </w:rPr>
        <w:t>One-Shot Learning</w:t>
      </w:r>
      <w:r w:rsidR="007D2933" w:rsidRPr="004930E1">
        <w:rPr>
          <w:bCs/>
          <w:rPrChange w:id="657" w:author="Ben Fels" w:date="2024-12-22T10:10:00Z" w16du:dateUtc="2024-12-22T09:10:00Z">
            <w:rPr>
              <w:bCs/>
            </w:rPr>
          </w:rPrChange>
        </w:rPr>
        <w:t xml:space="preserve"> </w:t>
      </w:r>
      <w:r w:rsidR="007D2933" w:rsidRPr="004930E1">
        <w:rPr>
          <w:bCs/>
        </w:rPr>
        <w:t xml:space="preserve">und Few-Shot Learning unterschieden werden </w:t>
      </w:r>
      <w:r w:rsidR="007D2933" w:rsidRPr="002A79C7">
        <w:rPr>
          <w:bCs/>
          <w:highlight w:val="magenta"/>
          <w:lang w:val="en-US"/>
        </w:rPr>
        <w:fldChar w:fldCharType="begin"/>
      </w:r>
      <w:r w:rsidR="007D2933" w:rsidRPr="004930E1">
        <w:rPr>
          <w:bCs/>
          <w:highlight w:val="magenta"/>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w:instrText>
      </w:r>
      <w:r w:rsidR="007D2933" w:rsidRPr="002A79C7">
        <w:rPr>
          <w:bCs/>
          <w:highlight w:val="magenta"/>
          <w:lang w:val="en-US"/>
        </w:rPr>
        <w:instrText>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7D2933"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7D2933" w:rsidRPr="002A79C7">
        <w:rPr>
          <w:bCs/>
          <w:highlight w:val="magenta"/>
          <w:lang w:val="en-US"/>
        </w:rPr>
        <w:fldChar w:fldCharType="separate"/>
      </w:r>
      <w:r w:rsidR="007D2933" w:rsidRPr="002A79C7">
        <w:rPr>
          <w:rFonts w:cs="Arial"/>
          <w:highlight w:val="magenta"/>
          <w:rPrChange w:id="658" w:author="Ben Fels" w:date="2024-12-22T11:04:00Z" w16du:dateUtc="2024-12-22T10:04:00Z">
            <w:rPr>
              <w:rFonts w:cs="Arial"/>
            </w:rPr>
          </w:rPrChange>
        </w:rPr>
        <w:t>(Patil &amp; Gudivada, 2024, S. 23–25; Tunstall et al., 2023, S. 189)</w:t>
      </w:r>
      <w:r w:rsidR="007D2933" w:rsidRPr="002A79C7">
        <w:rPr>
          <w:bCs/>
          <w:highlight w:val="magenta"/>
        </w:rPr>
        <w:fldChar w:fldCharType="end"/>
      </w:r>
      <w:r w:rsidR="007D2933" w:rsidRPr="00451847">
        <w:rPr>
          <w:bCs/>
        </w:rPr>
        <w:t xml:space="preserve">. Die Unterscheidung richtet sich danach, wie viele Beispiele in der Eingabeaufforderung übergeben werden. </w:t>
      </w:r>
      <w:r w:rsidR="00E32753" w:rsidRPr="00451847">
        <w:t>Prompt Engineering baut darauf auf</w:t>
      </w:r>
      <w:r w:rsidR="00E32753">
        <w:t xml:space="preserve">, dass LLMs in der Lage sind Aufgaben zu erfüllen, für welche sie nicht explizit trainiert wurden </w:t>
      </w:r>
      <w:r w:rsidR="00E32753" w:rsidRPr="00451847">
        <w:t xml:space="preserve">und beschäftigt sich mit der Gestaltung von Eingabeaufforderungen für bestimmte Aufgaben </w:t>
      </w:r>
      <w:r w:rsidR="00E32753" w:rsidRPr="007377F7">
        <w:rPr>
          <w:highlight w:val="magenta"/>
        </w:rPr>
        <w:fldChar w:fldCharType="begin"/>
      </w:r>
      <w:r w:rsidR="00E32753"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E32753" w:rsidRPr="007377F7">
        <w:rPr>
          <w:highlight w:val="magenta"/>
        </w:rPr>
        <w:fldChar w:fldCharType="separate"/>
      </w:r>
      <w:r w:rsidR="00E32753" w:rsidRPr="007377F7">
        <w:rPr>
          <w:rFonts w:cs="Arial"/>
          <w:highlight w:val="magenta"/>
        </w:rPr>
        <w:t>(Trad &amp; Chehab, 2024, S. 369)</w:t>
      </w:r>
      <w:r w:rsidR="00E32753" w:rsidRPr="007377F7">
        <w:rPr>
          <w:highlight w:val="magenta"/>
        </w:rPr>
        <w:fldChar w:fldCharType="end"/>
      </w:r>
      <w:r w:rsidR="00E32753" w:rsidRPr="00451847">
        <w:t xml:space="preserve">. </w:t>
      </w:r>
    </w:p>
    <w:p w14:paraId="6B967A64" w14:textId="4AFCED6D" w:rsidR="008E390B" w:rsidRDefault="00FD5253" w:rsidP="00FC1DEA">
      <w:r>
        <w:t xml:space="preserve">Laut </w:t>
      </w:r>
      <w:ins w:id="659" w:author="Ben Fels" w:date="2024-12-21T11:57:00Z" w16du:dateUtc="2024-12-21T10:57:00Z">
        <w:r w:rsidRPr="001F7D20">
          <w:rPr>
            <w:rFonts w:cs="Arial"/>
            <w:highlight w:val="magenta"/>
          </w:rPr>
          <w:t>Lu et al.</w:t>
        </w:r>
      </w:ins>
      <w:r>
        <w:rPr>
          <w:rFonts w:cs="Arial"/>
        </w:rPr>
        <w:t xml:space="preserve"> </w:t>
      </w:r>
      <w:ins w:id="660" w:author="Ben Fels" w:date="2024-12-21T11:57:00Z" w16du:dateUtc="2024-12-21T10:57:00Z">
        <w:r w:rsidRPr="001F7D20">
          <w:rPr>
            <w:highlight w:val="magenta"/>
          </w:rPr>
          <w:fldChar w:fldCharType="begin"/>
        </w:r>
      </w:ins>
      <w:r w:rsidR="00092F4E">
        <w:rPr>
          <w:highlight w:val="magenta"/>
        </w:rPr>
        <w:instrText xml:space="preserve"> ADDIN ZOTERO_ITEM CSL_CITATION {"citationID":"N7kXPaD4","properties":{"formattedCitation":"(2024, S. 2)","plainCitation":"(2024,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uppress-author":true}],"schema":"https://github.com/citation-style-language/schema/raw/master/csl-citation.json"} </w:instrText>
      </w:r>
      <w:ins w:id="661" w:author="Ben Fels" w:date="2024-12-21T11:57:00Z" w16du:dateUtc="2024-12-21T10:57:00Z">
        <w:r w:rsidRPr="001F7D20">
          <w:rPr>
            <w:highlight w:val="magenta"/>
          </w:rPr>
          <w:fldChar w:fldCharType="separate"/>
        </w:r>
      </w:ins>
      <w:r w:rsidR="00092F4E" w:rsidRPr="00092F4E">
        <w:rPr>
          <w:rFonts w:cs="Arial"/>
          <w:highlight w:val="magenta"/>
        </w:rPr>
        <w:t>(2024, S. 2)</w:t>
      </w:r>
      <w:ins w:id="662" w:author="Ben Fels" w:date="2024-12-21T11:57:00Z" w16du:dateUtc="2024-12-21T10:57:00Z">
        <w:r w:rsidRPr="001F7D20">
          <w:rPr>
            <w:highlight w:val="magenta"/>
          </w:rPr>
          <w:fldChar w:fldCharType="end"/>
        </w:r>
      </w:ins>
      <w:r w:rsidR="00092F4E">
        <w:t xml:space="preserve"> </w:t>
      </w:r>
      <w:r>
        <w:rPr>
          <w:rFonts w:cs="Arial"/>
        </w:rPr>
        <w:t>sind e</w:t>
      </w:r>
      <w:ins w:id="663" w:author="Ben Fels" w:date="2024-12-21T11:57:00Z" w16du:dateUtc="2024-12-21T10:57:00Z">
        <w:r w:rsidRPr="00267C65">
          <w:t xml:space="preserve">inige Organisationen sind der Auffassung, dass das Training eines eigenen Modells nicht rentabel ist. </w:t>
        </w:r>
      </w:ins>
      <w:r w:rsidR="002F066A">
        <w:t>Die e</w:t>
      </w:r>
      <w:ins w:id="664" w:author="Ben Fels" w:date="2024-12-21T11:46:00Z" w16du:dateUtc="2024-12-21T10:46:00Z">
        <w:r w:rsidR="00841FA3">
          <w:t>norme</w:t>
        </w:r>
      </w:ins>
      <w:r w:rsidR="002F066A">
        <w:t>n</w:t>
      </w:r>
      <w:ins w:id="665" w:author="Ben Fels" w:date="2024-12-21T11:46:00Z" w16du:dateUtc="2024-12-21T10:46:00Z">
        <w:r w:rsidR="00841FA3">
          <w:t xml:space="preserve"> Hardwareanforderungen beim Trainieren eigener LLMs </w:t>
        </w:r>
      </w:ins>
      <w:r w:rsidR="008E390B">
        <w:t>unterstreichen dies.</w:t>
      </w:r>
    </w:p>
    <w:p w14:paraId="2146EFCD" w14:textId="2D9E3D6F" w:rsidR="00841FA3" w:rsidRDefault="008E390B" w:rsidP="00FC1DEA">
      <w:r>
        <w:t>s.</w:t>
      </w:r>
      <w:ins w:id="666" w:author="Ben Fels" w:date="2024-12-21T11:46:00Z" w16du:dateUtc="2024-12-21T10:46:00Z">
        <w:r w:rsidR="00841FA3">
          <w:t xml:space="preserve">Table 1 </w:t>
        </w:r>
        <w:r w:rsidR="00841FA3" w:rsidRPr="00433E4E">
          <w:rPr>
            <w:highlight w:val="magenta"/>
          </w:rPr>
          <w:fldChar w:fldCharType="begin"/>
        </w:r>
        <w:r w:rsidR="00841FA3">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00841FA3" w:rsidRPr="00433E4E">
          <w:rPr>
            <w:highlight w:val="magenta"/>
          </w:rPr>
          <w:fldChar w:fldCharType="separate"/>
        </w:r>
        <w:r w:rsidR="00841FA3" w:rsidRPr="00433E4E">
          <w:rPr>
            <w:rFonts w:cs="Arial"/>
            <w:highlight w:val="magenta"/>
          </w:rPr>
          <w:t>(Patil &amp; Gudivada, 2024, S. 6)</w:t>
        </w:r>
        <w:r w:rsidR="00841FA3" w:rsidRPr="00433E4E">
          <w:rPr>
            <w:highlight w:val="magenta"/>
          </w:rPr>
          <w:fldChar w:fldCharType="end"/>
        </w:r>
        <w:r w:rsidR="00841FA3">
          <w:t xml:space="preserve"> von zu sehen. Zur Einordnung, eine H100 Grafikkarte kostet …</w:t>
        </w:r>
      </w:ins>
    </w:p>
    <w:p w14:paraId="08269A62" w14:textId="485E6250" w:rsidR="001D4E29" w:rsidRPr="004930E1" w:rsidRDefault="008A06AE" w:rsidP="00BA1CE8">
      <w:pPr>
        <w:jc w:val="both"/>
        <w:rPr>
          <w:ins w:id="667" w:author="Ben Fels" w:date="2024-12-21T11:57:00Z" w16du:dateUtc="2024-12-21T10:57:00Z"/>
          <w:lang w:val="en-US"/>
        </w:rPr>
      </w:pPr>
      <w:r>
        <w:t xml:space="preserve">Eine Alternative </w:t>
      </w:r>
      <w:r w:rsidR="004A414C">
        <w:t xml:space="preserve">stellt </w:t>
      </w:r>
      <w:r w:rsidR="008D436C">
        <w:t xml:space="preserve">die Verwendung eines </w:t>
      </w:r>
      <w:r>
        <w:t xml:space="preserve">bereits vortrainiertes </w:t>
      </w:r>
      <w:r w:rsidR="008D436C">
        <w:t xml:space="preserve">LLM und </w:t>
      </w:r>
      <w:r w:rsidR="00F71824">
        <w:t xml:space="preserve">die Anwendung von </w:t>
      </w:r>
      <w:r w:rsidR="009E1404">
        <w:t>F</w:t>
      </w:r>
      <w:ins w:id="668" w:author="Ben Fels" w:date="2024-12-21T11:57:00Z" w16du:dateUtc="2024-12-21T10:57:00Z">
        <w:r w:rsidR="00FD5253" w:rsidRPr="00267C65">
          <w:t>ine-</w:t>
        </w:r>
      </w:ins>
      <w:r w:rsidR="009E1404">
        <w:t>T</w:t>
      </w:r>
      <w:ins w:id="669" w:author="Ben Fels" w:date="2024-12-21T11:57:00Z" w16du:dateUtc="2024-12-21T10:57:00Z">
        <w:r w:rsidR="00FD5253" w:rsidRPr="00267C65">
          <w:t xml:space="preserve">uning </w:t>
        </w:r>
      </w:ins>
      <w:r>
        <w:t>auf den eigenen Anwendungsfall</w:t>
      </w:r>
      <w:r w:rsidR="004A414C">
        <w:t xml:space="preserve"> dar</w:t>
      </w:r>
      <w:r w:rsidR="00F42DFB">
        <w:t>, da dies nach</w:t>
      </w:r>
      <w:r w:rsidR="00FC1DEA">
        <w:t xml:space="preserve"> </w:t>
      </w:r>
      <w:ins w:id="670" w:author="Ben Fels" w:date="2024-12-21T11:57:00Z" w16du:dateUtc="2024-12-21T10:57:00Z">
        <w:r w:rsidR="00FC1DEA" w:rsidRPr="00D66BEB">
          <w:rPr>
            <w:rFonts w:cs="Arial"/>
            <w:highlight w:val="magenta"/>
          </w:rPr>
          <w:t>(Patil &amp; Gudivada</w:t>
        </w:r>
      </w:ins>
      <w:r w:rsidR="008E1C19">
        <w:t xml:space="preserve"> </w:t>
      </w:r>
      <w:ins w:id="671" w:author="Ben Fels" w:date="2024-12-21T11:57:00Z" w16du:dateUtc="2024-12-21T10:57:00Z">
        <w:r w:rsidR="008E1C19" w:rsidRPr="00D66BEB">
          <w:rPr>
            <w:rFonts w:cs="Arial"/>
            <w:highlight w:val="magenta"/>
          </w:rPr>
          <w:fldChar w:fldCharType="begin"/>
        </w:r>
      </w:ins>
      <w:r w:rsidR="0091047A">
        <w:rPr>
          <w:rFonts w:cs="Arial"/>
          <w:highlight w:val="magenta"/>
        </w:rPr>
        <w:instrText xml:space="preserve"> ADDIN ZOTERO_ITEM CSL_CITATION {"citationID":"fMj8TA2M","properties":{"formattedCitation":"(2024,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672" w:author="Ben Fels" w:date="2024-12-21T11:57:00Z" w16du:dateUtc="2024-12-21T10:57:00Z">
        <w:r w:rsidR="008E1C19" w:rsidRPr="00D66BEB">
          <w:rPr>
            <w:rFonts w:cs="Arial"/>
            <w:highlight w:val="magenta"/>
          </w:rPr>
          <w:fldChar w:fldCharType="separate"/>
        </w:r>
      </w:ins>
      <w:r w:rsidR="0091047A" w:rsidRPr="0091047A">
        <w:rPr>
          <w:rFonts w:cs="Arial"/>
          <w:highlight w:val="magenta"/>
        </w:rPr>
        <w:t>(2024, S. 18)</w:t>
      </w:r>
      <w:ins w:id="673" w:author="Ben Fels" w:date="2024-12-21T11:57:00Z" w16du:dateUtc="2024-12-21T10:57:00Z">
        <w:r w:rsidR="008E1C19" w:rsidRPr="00D66BEB">
          <w:rPr>
            <w:rFonts w:cs="Arial"/>
            <w:highlight w:val="magenta"/>
          </w:rPr>
          <w:fldChar w:fldCharType="end"/>
        </w:r>
      </w:ins>
      <w:r w:rsidR="00FC1DEA">
        <w:rPr>
          <w:rFonts w:cs="Arial"/>
        </w:rPr>
        <w:t xml:space="preserve"> kostengünstiger ist</w:t>
      </w:r>
      <w:r w:rsidR="0091047A">
        <w:t>.</w:t>
      </w:r>
      <w:r w:rsidR="00201933">
        <w:t xml:space="preserve"> </w:t>
      </w:r>
      <w:r w:rsidR="001713AB" w:rsidRPr="001713AB">
        <w:rPr>
          <w:rFonts w:cs="Arial"/>
          <w:highlight w:val="magenta"/>
        </w:rPr>
        <w:t>Brown et al.</w:t>
      </w:r>
      <w:r w:rsidR="001713AB" w:rsidRPr="001713AB">
        <w:t xml:space="preserve"> </w:t>
      </w:r>
      <w:r w:rsidR="001713AB" w:rsidRPr="003E6C29">
        <w:rPr>
          <w:highlight w:val="magenta"/>
        </w:rPr>
        <w:fldChar w:fldCharType="begin"/>
      </w:r>
      <w:r w:rsidR="001713AB"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1713AB">
        <w:rPr>
          <w:highlight w:val="magenta"/>
        </w:rPr>
        <w:instrText>ﬁ</w:instrText>
      </w:r>
      <w:r w:rsidR="001713AB" w:rsidRPr="001713AB">
        <w:rPr>
          <w:highlight w:val="magenta"/>
        </w:rPr>
        <w:instrText>ne-tuning on a speci</w:instrText>
      </w:r>
      <w:r w:rsidR="001713AB">
        <w:rPr>
          <w:highlight w:val="magenta"/>
        </w:rPr>
        <w:instrText>ﬁ</w:instrText>
      </w:r>
      <w:r w:rsidR="001713AB" w:rsidRPr="001713AB">
        <w:rPr>
          <w:highlight w:val="magenta"/>
        </w:rPr>
        <w:instrText>c task. While typically task-agnostic in architecture, this method still requires task-speci</w:instrText>
      </w:r>
      <w:r w:rsidR="001713AB">
        <w:rPr>
          <w:highlight w:val="magenta"/>
        </w:rPr>
        <w:instrText>ﬁ</w:instrText>
      </w:r>
      <w:r w:rsidR="001713AB" w:rsidRPr="001713AB">
        <w:rPr>
          <w:highlight w:val="magenta"/>
        </w:rPr>
        <w:instrText xml:space="preserve">c </w:instrText>
      </w:r>
      <w:r w:rsidR="001713AB">
        <w:rPr>
          <w:highlight w:val="magenta"/>
        </w:rPr>
        <w:instrText>ﬁ</w:instrText>
      </w:r>
      <w:r w:rsidR="001713AB"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1713AB">
        <w:rPr>
          <w:highlight w:val="magenta"/>
        </w:rPr>
        <w:instrText>ﬁ</w:instrText>
      </w:r>
      <w:r w:rsidR="001713AB" w:rsidRPr="001713AB">
        <w:rPr>
          <w:highlight w:val="magenta"/>
        </w:rPr>
        <w:instrText>netuning approaches. Speci</w:instrText>
      </w:r>
      <w:r w:rsidR="001713AB">
        <w:rPr>
          <w:highlight w:val="magenta"/>
        </w:rPr>
        <w:instrText>ﬁ</w:instrText>
      </w:r>
      <w:r w:rsidR="001713AB"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1713AB">
        <w:rPr>
          <w:highlight w:val="magenta"/>
        </w:rPr>
        <w:instrText>ﬁ</w:instrText>
      </w:r>
      <w:r w:rsidR="001713AB" w:rsidRPr="001713AB">
        <w:rPr>
          <w:highlight w:val="magenta"/>
        </w:rPr>
        <w:instrText>ne-tuning, with tasks and few-shot demonstrations speci</w:instrText>
      </w:r>
      <w:r w:rsidR="001713AB">
        <w:rPr>
          <w:highlight w:val="magenta"/>
        </w:rPr>
        <w:instrText>ﬁ</w:instrText>
      </w:r>
      <w:r w:rsidR="001713AB" w:rsidRPr="001713AB">
        <w:rPr>
          <w:highlight w:val="magenta"/>
        </w:rPr>
        <w:instrText>ed purely via text interaction with the model. GPT-3 achieves strong performance on many NLP datasets, including translation, question-answering, and cloze tasks, as well as several tasks tha</w:instrText>
      </w:r>
      <w:r w:rsidR="001713AB">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1713AB" w:rsidRPr="003E6C29">
        <w:rPr>
          <w:highlight w:val="magenta"/>
        </w:rPr>
        <w:fldChar w:fldCharType="separate"/>
      </w:r>
      <w:r w:rsidR="001713AB" w:rsidRPr="00267C65">
        <w:rPr>
          <w:rFonts w:cs="Arial"/>
          <w:highlight w:val="magenta"/>
        </w:rPr>
        <w:t>(2020, S. 6)</w:t>
      </w:r>
      <w:r w:rsidR="001713AB" w:rsidRPr="003E6C29">
        <w:rPr>
          <w:highlight w:val="magenta"/>
        </w:rPr>
        <w:fldChar w:fldCharType="end"/>
      </w:r>
      <w:r w:rsidR="001713AB">
        <w:t xml:space="preserve"> führen an, dass </w:t>
      </w:r>
      <w:r w:rsidR="00201933">
        <w:t xml:space="preserve">für das Fine-Tuning </w:t>
      </w:r>
      <w:r w:rsidR="001713AB">
        <w:t xml:space="preserve">ein Datensatz </w:t>
      </w:r>
      <w:r w:rsidR="00BE7654">
        <w:t xml:space="preserve">in mit einem Umfang von </w:t>
      </w:r>
      <w:r w:rsidR="001713AB">
        <w:t>typischer Weise tausende bis hunderttausende von beschrifteten Beispiele</w:t>
      </w:r>
      <w:r w:rsidR="00BE7654">
        <w:t>n</w:t>
      </w:r>
      <w:r w:rsidR="001713AB">
        <w:t xml:space="preserve"> bedarf. </w:t>
      </w:r>
      <w:r w:rsidR="001713AB" w:rsidRPr="00D436EA">
        <w:rPr>
          <w:bCs/>
        </w:rPr>
        <w:t xml:space="preserve">Die </w:t>
      </w:r>
      <w:r w:rsidR="001713AB" w:rsidRPr="00D436EA">
        <w:rPr>
          <w:bCs/>
        </w:rPr>
        <w:lastRenderedPageBreak/>
        <w:t xml:space="preserve">Notwendigkeit solcher großen Datensätze mit beschrifteten Daten für </w:t>
      </w:r>
      <w:r w:rsidR="001713AB">
        <w:rPr>
          <w:bCs/>
        </w:rPr>
        <w:t xml:space="preserve">eine </w:t>
      </w:r>
      <w:r w:rsidR="001713AB" w:rsidRPr="00D436EA">
        <w:rPr>
          <w:bCs/>
        </w:rPr>
        <w:t>neue Aufgabe schränkt die Anwendbarkeit von LLMs ein</w:t>
      </w:r>
      <w:r w:rsidR="001713AB">
        <w:rPr>
          <w:bCs/>
        </w:rPr>
        <w:t xml:space="preserve">. Für viele Aufgaben ist das Zusammenstellen solcher Datensätze aufwändig und müsste für jede Aufgabe wiederholt werden </w:t>
      </w:r>
      <w:r w:rsidR="001713AB" w:rsidRPr="00D4541A">
        <w:rPr>
          <w:bCs/>
          <w:i/>
          <w:highlight w:val="magenta"/>
        </w:rPr>
        <w:fldChar w:fldCharType="begin"/>
      </w:r>
      <w:r w:rsidR="001713AB">
        <w:rPr>
          <w:bCs/>
          <w:i/>
          <w:highlight w:val="magenta"/>
        </w:rPr>
        <w:instrText xml:space="preserve"> ADDIN ZOTERO_ITEM CSL_CITATION {"citationID":"Dk17S8ut","properties":{"formattedCitation":"(Brown et al., 2020, S. 3; Patil &amp; Gudivada, 2024, S. 18)","plainCitation":"(Brown et al., 2020, S. 3;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1713AB" w:rsidRPr="00D4541A">
        <w:rPr>
          <w:bCs/>
          <w:i/>
          <w:highlight w:val="magenta"/>
        </w:rPr>
        <w:fldChar w:fldCharType="separate"/>
      </w:r>
      <w:r w:rsidR="001713AB" w:rsidRPr="00A01EBD">
        <w:rPr>
          <w:rFonts w:cs="Arial"/>
          <w:highlight w:val="magenta"/>
        </w:rPr>
        <w:t>(Brown et al., 2020, S. 3; Patil &amp; Gudivada, 2024, S. 18)</w:t>
      </w:r>
      <w:r w:rsidR="001713AB" w:rsidRPr="00D4541A">
        <w:rPr>
          <w:bCs/>
          <w:i/>
          <w:highlight w:val="magenta"/>
        </w:rPr>
        <w:fldChar w:fldCharType="end"/>
      </w:r>
      <w:r w:rsidR="001713AB" w:rsidRPr="00D436EA">
        <w:rPr>
          <w:bCs/>
        </w:rPr>
        <w:t>.</w:t>
      </w:r>
      <w:r w:rsidR="001713AB">
        <w:rPr>
          <w:bCs/>
        </w:rPr>
        <w:t xml:space="preserve"> </w:t>
      </w:r>
      <w:r w:rsidR="00DC7B0E">
        <w:t xml:space="preserve">Allerdings besteht nicht immer </w:t>
      </w:r>
      <w:r w:rsidR="003147E4" w:rsidRPr="0015571F">
        <w:t xml:space="preserve">die Möglichkeit, einen großen Datensatz mit annotierten Daten zusammenzustellen, da dies zeitaufwändig und </w:t>
      </w:r>
      <w:r w:rsidR="00DC7B0E">
        <w:t>kostenintensiv</w:t>
      </w:r>
      <w:r w:rsidR="003147E4" w:rsidRPr="0015571F">
        <w:t xml:space="preserve"> sein kann </w:t>
      </w:r>
      <w:r w:rsidR="003147E4" w:rsidRPr="007377F7">
        <w:rPr>
          <w:highlight w:val="magenta"/>
        </w:rPr>
        <w:fldChar w:fldCharType="begin"/>
      </w:r>
      <w:r w:rsidR="003147E4"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3147E4" w:rsidRPr="007377F7">
        <w:rPr>
          <w:highlight w:val="magenta"/>
        </w:rPr>
        <w:fldChar w:fldCharType="separate"/>
      </w:r>
      <w:r w:rsidR="003147E4" w:rsidRPr="007377F7">
        <w:rPr>
          <w:rFonts w:cs="Arial"/>
          <w:highlight w:val="magenta"/>
        </w:rPr>
        <w:t>(Tunstall et al., 2023, S. 289)</w:t>
      </w:r>
      <w:r w:rsidR="003147E4" w:rsidRPr="007377F7">
        <w:rPr>
          <w:highlight w:val="magenta"/>
        </w:rPr>
        <w:fldChar w:fldCharType="end"/>
      </w:r>
      <w:r w:rsidR="003147E4" w:rsidRPr="0015571F">
        <w:t xml:space="preserve">, wie auch in dem Fall von Argument Mining </w:t>
      </w:r>
      <w:r w:rsidR="003147E4" w:rsidRPr="007377F7">
        <w:rPr>
          <w:highlight w:val="magenta"/>
        </w:rPr>
        <w:fldChar w:fldCharType="begin"/>
      </w:r>
      <w:r w:rsidR="003147E4" w:rsidRPr="007377F7">
        <w:rPr>
          <w:highlight w:val="magenta"/>
        </w:rPr>
        <w:instrText xml:space="preserve"> ADDIN ZOTERO_ITEM CSL_CITATION {"citationID":"xqsQKd5H","properties":{"formattedCitation":"(Lawrence &amp; Reed, 2020, S.</w:instrText>
      </w:r>
      <w:r w:rsidR="003147E4" w:rsidRPr="004930E1">
        <w:rPr>
          <w:highlight w:val="magenta"/>
          <w:lang w:val="en-US"/>
        </w:rPr>
        <w:instrText xml:space="preserve">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003147E4" w:rsidRPr="007377F7">
        <w:rPr>
          <w:highlight w:val="magenta"/>
        </w:rPr>
        <w:fldChar w:fldCharType="separate"/>
      </w:r>
      <w:r w:rsidR="003147E4" w:rsidRPr="004930E1">
        <w:rPr>
          <w:rFonts w:cs="Arial"/>
          <w:highlight w:val="magenta"/>
          <w:lang w:val="en-US"/>
        </w:rPr>
        <w:t>(Lawrence &amp; Reed, 2020, S. 780)</w:t>
      </w:r>
      <w:r w:rsidR="003147E4" w:rsidRPr="007377F7">
        <w:rPr>
          <w:highlight w:val="magenta"/>
        </w:rPr>
        <w:fldChar w:fldCharType="end"/>
      </w:r>
      <w:r w:rsidR="003147E4" w:rsidRPr="004930E1">
        <w:rPr>
          <w:lang w:val="en-US"/>
        </w:rPr>
        <w:t>.</w:t>
      </w:r>
      <w:moveToRangeStart w:id="674" w:author="Ben Fels" w:date="2024-12-21T11:57:00Z" w:name="move185674655"/>
    </w:p>
    <w:p w14:paraId="390127F6" w14:textId="11BBA5CE" w:rsidR="00DC79DE" w:rsidRPr="005C66C3" w:rsidRDefault="00DC79DE" w:rsidP="00DC79DE">
      <w:pPr>
        <w:jc w:val="both"/>
      </w:pPr>
      <w:moveToRangeStart w:id="675" w:author="Ben Fels" w:date="2024-12-21T11:56:00Z" w:name="move185674583"/>
      <w:moveToRangeEnd w:id="628"/>
      <w:moveToRangeEnd w:id="674"/>
      <w:r w:rsidRPr="004930E1">
        <w:rPr>
          <w:rFonts w:cs="Arial"/>
          <w:highlight w:val="magenta"/>
          <w:lang w:val="en-US"/>
        </w:rPr>
        <w:t>Maharjan et al.</w:t>
      </w:r>
      <w:r w:rsidRPr="004930E1">
        <w:rPr>
          <w:highlight w:val="magenta"/>
          <w:lang w:val="en-US"/>
        </w:rPr>
        <w:t xml:space="preserve"> </w:t>
      </w:r>
      <w:r w:rsidRPr="007377F7">
        <w:rPr>
          <w:highlight w:val="magenta"/>
        </w:rPr>
        <w:fldChar w:fldCharType="begin"/>
      </w:r>
      <w:r w:rsidRPr="004930E1">
        <w:rPr>
          <w:highlight w:val="magenta"/>
          <w:lang w:val="en-US"/>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4930E1">
        <w:rPr>
          <w:rFonts w:cs="Arial"/>
          <w:highlight w:val="magenta"/>
          <w:lang w:val="en-US"/>
        </w:rPr>
        <w:t>(2024)</w:t>
      </w:r>
      <w:r w:rsidRPr="007377F7">
        <w:rPr>
          <w:highlight w:val="magenta"/>
        </w:rPr>
        <w:fldChar w:fldCharType="end"/>
      </w:r>
      <w:r w:rsidRPr="004930E1">
        <w:rPr>
          <w:lang w:val="en-US"/>
        </w:rPr>
        <w:t xml:space="preserve"> konnten für medizinische Benchmarks zeigen, dass mittels Prompt Engineering Techniken ohne Fine-Tuning dem Stand der Technik entsprechende Ergebnisse für Open-Source Modelle erzielt werden können. </w:t>
      </w:r>
      <w:r w:rsidRPr="00451847">
        <w:t xml:space="preserve">Dem gegenüber stehen Untersuchungen wie </w:t>
      </w:r>
      <w:r w:rsidRPr="007377F7">
        <w:rPr>
          <w:rFonts w:cs="Arial"/>
          <w:highlight w:val="magenta"/>
        </w:rPr>
        <w:t xml:space="preserve">Trad und Chehab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r w:rsidR="00D264F3">
        <w:rPr>
          <w:rFonts w:cs="Arial"/>
        </w:rPr>
        <w:t xml:space="preserve">Auch </w:t>
      </w:r>
      <w:r w:rsidR="00D264F3" w:rsidRPr="00D90E7E">
        <w:rPr>
          <w:rFonts w:cs="Arial"/>
          <w:highlight w:val="magenta"/>
        </w:rPr>
        <w:t>Brown et al.</w:t>
      </w:r>
      <w:r w:rsidR="00D264F3">
        <w:rPr>
          <w:rFonts w:cs="Arial"/>
        </w:rPr>
        <w:t xml:space="preserve"> </w:t>
      </w:r>
      <w:r w:rsidR="00FA3616" w:rsidRPr="00D90E7E">
        <w:rPr>
          <w:highlight w:val="magenta"/>
        </w:rPr>
        <w:fldChar w:fldCharType="begin"/>
      </w:r>
      <w:r w:rsidR="00FA3616">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FA3616" w:rsidRPr="00D90E7E">
        <w:rPr>
          <w:highlight w:val="magenta"/>
        </w:rPr>
        <w:fldChar w:fldCharType="separate"/>
      </w:r>
      <w:r w:rsidR="00FA3616" w:rsidRPr="00FA3616">
        <w:rPr>
          <w:rFonts w:cs="Arial"/>
          <w:highlight w:val="magenta"/>
        </w:rPr>
        <w:t>(2020, S. 6)</w:t>
      </w:r>
      <w:r w:rsidR="00FA3616" w:rsidRPr="00D90E7E">
        <w:rPr>
          <w:highlight w:val="magenta"/>
        </w:rPr>
        <w:fldChar w:fldCharType="end"/>
      </w:r>
      <w:r w:rsidR="00FA3616">
        <w:t xml:space="preserve"> </w:t>
      </w:r>
      <w:r w:rsidR="00D264F3">
        <w:rPr>
          <w:rFonts w:cs="Arial"/>
        </w:rPr>
        <w:t xml:space="preserve">führen an, dass die </w:t>
      </w:r>
      <w:r w:rsidR="00FC3248">
        <w:t xml:space="preserve">Ergebnisse des </w:t>
      </w:r>
      <w:r w:rsidR="00D264F3">
        <w:t xml:space="preserve">ICL </w:t>
      </w:r>
      <w:r w:rsidR="00FC3248">
        <w:t>in der Regel schlechter</w:t>
      </w:r>
      <w:r w:rsidR="00D264F3">
        <w:t xml:space="preserve"> sind,</w:t>
      </w:r>
      <w:r w:rsidR="00FC3248">
        <w:t xml:space="preserve"> als </w:t>
      </w:r>
      <w:r w:rsidR="00096089">
        <w:t>die eines Fine-Tuned LLMs</w:t>
      </w:r>
      <w:r w:rsidR="00FC3248">
        <w:t xml:space="preserve">, jedoch </w:t>
      </w:r>
      <w:r w:rsidR="00096089">
        <w:t xml:space="preserve">mit dem Hinweis, dass </w:t>
      </w:r>
      <w:r w:rsidR="00FC3248" w:rsidRPr="00B319A6">
        <w:t>weniger aufgabenspezi</w:t>
      </w:r>
      <w:r w:rsidR="00FC3248">
        <w:t>fische Daten benötigt</w:t>
      </w:r>
      <w:r w:rsidR="00FA3616">
        <w:t xml:space="preserve"> werden</w:t>
      </w:r>
      <w:r w:rsidR="00FC3248">
        <w:t>.</w:t>
      </w:r>
      <w:r w:rsidR="00FA3616">
        <w:t xml:space="preserve"> </w:t>
      </w:r>
      <w:r w:rsidR="00625650">
        <w:t xml:space="preserve">Folglich </w:t>
      </w:r>
      <w:r w:rsidRPr="00451847">
        <w:rPr>
          <w:rFonts w:cs="Arial"/>
        </w:rPr>
        <w:t xml:space="preserve">bleibt </w:t>
      </w:r>
      <w:r w:rsidR="00DA47D5">
        <w:rPr>
          <w:rFonts w:cs="Arial"/>
        </w:rPr>
        <w:t>ICL</w:t>
      </w:r>
      <w:r w:rsidRPr="00451847">
        <w:rPr>
          <w:rFonts w:cs="Arial"/>
        </w:rPr>
        <w:t xml:space="preserve">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moveToRangeEnd w:id="675"/>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676" w:name="_Toc187929384"/>
      <w:r w:rsidRPr="001F3F1D">
        <w:rPr>
          <w:lang w:val="en-US"/>
        </w:rPr>
        <w:t>Daten und Methoden</w:t>
      </w:r>
      <w:bookmarkEnd w:id="676"/>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77F73523" w14:textId="7C1EDC70" w:rsidR="000E19D8" w:rsidRPr="00292A16" w:rsidRDefault="00EE7F2F" w:rsidP="00292A16">
      <w:pPr>
        <w:pStyle w:val="berschrift2"/>
        <w:rPr>
          <w:lang w:val="en-US"/>
        </w:rPr>
      </w:pPr>
      <w:bookmarkStart w:id="677" w:name="_Toc187929385"/>
      <w:ins w:id="678" w:author="Ben Fels" w:date="2024-12-17T09:00:00Z" w16du:dateUtc="2024-12-17T08:00:00Z">
        <w:r w:rsidRPr="001F3F1D">
          <w:rPr>
            <w:lang w:val="en-US"/>
          </w:rPr>
          <w:t>Modell</w:t>
        </w:r>
      </w:ins>
      <w:r w:rsidR="00292A16">
        <w:rPr>
          <w:lang w:val="en-US"/>
        </w:rPr>
        <w:t xml:space="preserve"> / LLM / Large Language Model</w:t>
      </w:r>
      <w:bookmarkEnd w:id="677"/>
    </w:p>
    <w:p w14:paraId="698D6A0F" w14:textId="04771D2A" w:rsidR="0080055D" w:rsidRDefault="0080055D" w:rsidP="001F7CA5">
      <w:pPr>
        <w:autoSpaceDE w:val="0"/>
        <w:autoSpaceDN w:val="0"/>
        <w:adjustRightInd w:val="0"/>
        <w:spacing w:after="0"/>
        <w:jc w:val="both"/>
        <w:rPr>
          <w:ins w:id="679" w:author="Ben Fels" w:date="2024-12-21T20:44:00Z" w16du:dateUtc="2024-12-21T19:44:00Z"/>
        </w:rPr>
      </w:pPr>
      <w:ins w:id="680"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4D58B79E" w14:textId="66CB352B" w:rsidR="00176129" w:rsidRPr="00B30CF1" w:rsidRDefault="007B4646" w:rsidP="001F7CA5">
      <w:pPr>
        <w:autoSpaceDE w:val="0"/>
        <w:autoSpaceDN w:val="0"/>
        <w:adjustRightInd w:val="0"/>
        <w:spacing w:after="0"/>
        <w:jc w:val="both"/>
        <w:rPr>
          <w:ins w:id="681" w:author="Ben Fels" w:date="2024-12-20T16:54:00Z" w16du:dateUtc="2024-12-20T15:54:00Z"/>
          <w:b/>
          <w:rPrChange w:id="682" w:author="Ben Fels" w:date="2024-12-22T12:34:00Z" w16du:dateUtc="2024-12-22T11:34:00Z">
            <w:rPr>
              <w:ins w:id="683" w:author="Ben Fels" w:date="2024-12-20T16:54:00Z" w16du:dateUtc="2024-12-20T15:54:00Z"/>
            </w:rPr>
          </w:rPrChange>
        </w:rPr>
      </w:pPr>
      <w:ins w:id="684" w:author="Ben Fels" w:date="2024-12-20T16:54:00Z" w16du:dateUtc="2024-12-20T15:54:00Z">
        <w:r w:rsidRPr="00B30CF1">
          <w:rPr>
            <w:b/>
            <w:rPrChange w:id="685" w:author="Ben Fels" w:date="2024-12-22T12:34:00Z" w16du:dateUtc="2024-12-22T11:34:00Z">
              <w:rPr/>
            </w:rPrChange>
          </w:rPr>
          <w:t>Gpt-4o-mini</w:t>
        </w:r>
      </w:ins>
    </w:p>
    <w:p w14:paraId="2F26E77B" w14:textId="1015F7EA" w:rsidR="002D5E78" w:rsidRDefault="002D5E78" w:rsidP="00DA0623">
      <w:pPr>
        <w:jc w:val="both"/>
      </w:pPr>
      <w:r w:rsidRPr="002D5E78">
        <w:t>F</w:t>
      </w:r>
      <w:r>
        <w:t>ür die Untersuchung wird das Model GPT</w:t>
      </w:r>
      <w:r w:rsidR="006253F8">
        <w:t>-</w:t>
      </w:r>
      <w:r>
        <w:t>4o</w:t>
      </w:r>
      <w:r w:rsidR="006253F8">
        <w:t xml:space="preserve"> </w:t>
      </w:r>
      <w:r>
        <w:t xml:space="preserve">mini </w:t>
      </w:r>
      <w:r w:rsidR="00C30D13">
        <w:t xml:space="preserve">von OpenAI </w:t>
      </w:r>
      <w:r>
        <w:t xml:space="preserve">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lastRenderedPageBreak/>
        <w:t>ausgewi</w:t>
      </w:r>
      <w:r w:rsidR="001A1E22">
        <w:t>e</w:t>
      </w:r>
      <w:r w:rsidR="00676EFE">
        <w:t>sen.</w:t>
      </w:r>
      <w:r w:rsidR="00436DBB">
        <w:t xml:space="preserve"> </w:t>
      </w:r>
      <w:r w:rsidR="00AA5E24">
        <w:t xml:space="preserve">Nach 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A64FAE">
        <w:rPr>
          <w:highlight w:val="magenta"/>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 xml:space="preserve">Das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dem begrenzten Budget </w:t>
      </w:r>
      <w:r w:rsidR="008D1E47">
        <w:t>nicht ausgewählt</w:t>
      </w:r>
      <w:r w:rsidR="00DA0623">
        <w:t xml:space="preserve"> </w:t>
      </w:r>
      <w:r w:rsidR="00DA0623" w:rsidRPr="001A515B">
        <w:rPr>
          <w:highlight w:val="cyan"/>
        </w:rPr>
        <w:t xml:space="preserve">Quelle für Kosten oder </w:t>
      </w:r>
      <w:r w:rsidR="001A515B" w:rsidRPr="001A515B">
        <w:rPr>
          <w:highlight w:val="cyan"/>
        </w:rPr>
        <w:t>Verweis auf Modellvergleich im Anhang</w:t>
      </w:r>
      <w:r w:rsidR="008D1E47">
        <w:t>.</w:t>
      </w:r>
      <w:r w:rsidR="00E61E0B">
        <w:t xml:space="preserve"> </w:t>
      </w:r>
      <w:r w:rsidR="004C38F0">
        <w:t>Eine ausführliche Dokumentation bekräftigt die Entscheidung</w:t>
      </w:r>
      <w:r w:rsidR="00153BBA">
        <w:t>.</w:t>
      </w:r>
    </w:p>
    <w:p w14:paraId="4DC81223" w14:textId="09909C13" w:rsidR="00237740" w:rsidRPr="002D5E78" w:rsidRDefault="00237740" w:rsidP="00DA0623">
      <w:pPr>
        <w:jc w:val="both"/>
      </w:pPr>
      <w:r>
        <w:t xml:space="preserve">Die Kosten von GPT-4o übersteigen </w:t>
      </w:r>
      <w:r w:rsidR="00186003">
        <w:t xml:space="preserve">die Kosten von GPT-4o mini </w:t>
      </w:r>
      <w:r>
        <w:t xml:space="preserve">zum derzeitigen Stand (01/2025) </w:t>
      </w:r>
      <w:r w:rsidR="00186003">
        <w:t xml:space="preserve">um </w:t>
      </w:r>
      <w:r w:rsidR="00186003" w:rsidRPr="00186003">
        <w:rPr>
          <w:highlight w:val="cyan"/>
        </w:rPr>
        <w:t>… %</w:t>
      </w:r>
    </w:p>
    <w:p w14:paraId="34C6C799" w14:textId="77D48608" w:rsidR="00B30CF1" w:rsidRDefault="00B30CF1" w:rsidP="001F7CA5">
      <w:pPr>
        <w:autoSpaceDE w:val="0"/>
        <w:autoSpaceDN w:val="0"/>
        <w:adjustRightInd w:val="0"/>
        <w:spacing w:after="0"/>
        <w:jc w:val="both"/>
      </w:pPr>
      <w:ins w:id="686" w:author="Ben Fels" w:date="2024-12-22T12:34:00Z" w16du:dateUtc="2024-12-22T11:34:00Z">
        <w:r w:rsidRPr="00B30CF1">
          <w:rPr>
            <w:highlight w:val="cyan"/>
            <w:rPrChange w:id="687"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688" w:author="Ben Fels" w:date="2024-12-22T12:34:00Z" w16du:dateUtc="2024-12-22T11:34:00Z"/>
        </w:rPr>
      </w:pPr>
      <w:hyperlink r:id="rId19" w:anchor="gpt-4o-mini" w:history="1">
        <w:r w:rsidRPr="003854E3">
          <w:rPr>
            <w:rStyle w:val="Hyperlink"/>
          </w:rPr>
          <w:t>https://platform.openai.com/docs/models/#gpt-4o-mini</w:t>
        </w:r>
      </w:hyperlink>
      <w:r>
        <w:t xml:space="preserve"> </w:t>
      </w:r>
    </w:p>
    <w:p w14:paraId="7D7E681C" w14:textId="7B37F1E4" w:rsidR="00B12C3F" w:rsidRDefault="00B30CF1" w:rsidP="001F7CA5">
      <w:pPr>
        <w:autoSpaceDE w:val="0"/>
        <w:autoSpaceDN w:val="0"/>
        <w:adjustRightInd w:val="0"/>
        <w:spacing w:after="0"/>
        <w:jc w:val="both"/>
      </w:pPr>
      <w:ins w:id="689" w:author="Ben Fels" w:date="2024-12-22T12:34:00Z" w16du:dateUtc="2024-12-22T11:34:00Z">
        <w:r>
          <w:t>Das Modell wird über die OpenAI API</w:t>
        </w:r>
        <w:r w:rsidR="00A35335">
          <w:t xml:space="preserve"> verwendet.</w:t>
        </w:r>
      </w:ins>
      <w:r w:rsidR="00103266">
        <w:t xml:space="preserve"> </w:t>
      </w:r>
    </w:p>
    <w:p w14:paraId="2775C825" w14:textId="77777777" w:rsidR="00676481" w:rsidRDefault="00676481" w:rsidP="001F7CA5">
      <w:pPr>
        <w:autoSpaceDE w:val="0"/>
        <w:autoSpaceDN w:val="0"/>
        <w:adjustRightInd w:val="0"/>
        <w:spacing w:after="0"/>
        <w:jc w:val="both"/>
      </w:pPr>
    </w:p>
    <w:p w14:paraId="5452A401" w14:textId="77777777" w:rsidR="00676481" w:rsidRPr="00B333A1" w:rsidRDefault="00676481" w:rsidP="00676481">
      <w:pPr>
        <w:autoSpaceDE w:val="0"/>
        <w:autoSpaceDN w:val="0"/>
        <w:adjustRightInd w:val="0"/>
        <w:spacing w:after="0"/>
        <w:jc w:val="both"/>
        <w:rPr>
          <w:b/>
        </w:rPr>
      </w:pPr>
      <w:r w:rsidRPr="00B333A1">
        <w:rPr>
          <w:b/>
        </w:rPr>
        <w:t>Tokens</w:t>
      </w:r>
    </w:p>
    <w:p w14:paraId="6FA31412" w14:textId="68560055" w:rsidR="00B12C3F" w:rsidRDefault="00676481" w:rsidP="001F7CA5">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beschreibt, dass GPT-Modelle Texte in Form von Tokens verwenden. Demnach entspricht im Englischen ein Token in der Regel einer Länge von einem Zeichen bis zu einem Wort. Die genaue Aufteilung der Texte in Tokens richtet sich nach dem verwendeten Kodierung (engl. encoding) und können von LLM zu LLM abweichen. Ein sogenannter Tokenizer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Tokenanzahl richten</w:t>
      </w:r>
      <w:r>
        <w:t>.</w:t>
      </w:r>
    </w:p>
    <w:p w14:paraId="402C0953" w14:textId="77777777" w:rsidR="000133A9" w:rsidRPr="000133A9" w:rsidRDefault="000133A9" w:rsidP="000133A9">
      <w:pPr>
        <w:rPr>
          <w:b/>
        </w:rPr>
      </w:pPr>
      <w:r w:rsidRPr="000133A9">
        <w:rPr>
          <w:b/>
        </w:rPr>
        <w:t>Kontextfenster</w:t>
      </w:r>
    </w:p>
    <w:p w14:paraId="102160C0" w14:textId="3438E64E" w:rsidR="000133A9" w:rsidRDefault="00087736" w:rsidP="00B12C3F">
      <w:pPr>
        <w:jc w:val="both"/>
      </w:pPr>
      <w:r>
        <w:t xml:space="preserve">Zudem </w:t>
      </w:r>
      <w:r w:rsidR="000133A9">
        <w:t>ist das Kontextfenster des jeweilig</w:t>
      </w:r>
      <w:r w:rsidR="000133A9" w:rsidRPr="0076553A">
        <w:rPr>
          <w:highlight w:val="green"/>
        </w:rPr>
        <w:t>en LLMs zu berücksichtigen, welches bei GPT-4o mini bei 128 Tausend Token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 xml:space="preserve">definieren ein </w:t>
      </w:r>
      <w:r w:rsidR="000133A9" w:rsidRPr="008809DC">
        <w:t xml:space="preserve">Kontextfenster </w:t>
      </w:r>
      <w:r w:rsidR="000133A9">
        <w:t xml:space="preserve">als einen Wert, welcher </w:t>
      </w:r>
      <w:r w:rsidR="000133A9" w:rsidRPr="008809DC">
        <w:t>die maximale A</w:t>
      </w:r>
      <w:r w:rsidR="000133A9">
        <w:t xml:space="preserve">nzahl an </w:t>
      </w:r>
      <w:commentRangeStart w:id="690"/>
      <w:r w:rsidR="000133A9" w:rsidRPr="008809DC">
        <w:rPr>
          <w:highlight w:val="cyan"/>
        </w:rPr>
        <w:t>Tokens</w:t>
      </w:r>
      <w:commentRangeEnd w:id="690"/>
      <w:r w:rsidR="000133A9">
        <w:rPr>
          <w:rStyle w:val="Kommentarzeichen"/>
        </w:rPr>
        <w:commentReference w:id="690"/>
      </w:r>
      <w:r w:rsidR="000133A9">
        <w:t xml:space="preserve"> </w:t>
      </w:r>
      <w:r w:rsidR="000133A9"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xml:space="preserve">, Output-Token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r w:rsidR="00E67EF3" w:rsidRPr="001649A3">
        <w:rPr>
          <w:highlight w:val="green"/>
        </w:rPr>
        <w:t>Reasoning</w:t>
      </w:r>
      <w:r w:rsidR="00E045EA" w:rsidRPr="001649A3">
        <w:rPr>
          <w:highlight w:val="green"/>
        </w:rPr>
        <w:t xml:space="preserve">-Token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p>
    <w:p w14:paraId="74F4A07F" w14:textId="2A2DDC94" w:rsidR="00C523FC" w:rsidRPr="00AD4C62" w:rsidRDefault="00AD4C62" w:rsidP="00C523FC">
      <w:pPr>
        <w:rPr>
          <w:b/>
        </w:rPr>
      </w:pPr>
      <w:r w:rsidRPr="00AD4C62">
        <w:rPr>
          <w:b/>
        </w:rPr>
        <w:t>Reproduzierbarkeit</w:t>
      </w:r>
    </w:p>
    <w:p w14:paraId="22B2DFF6" w14:textId="2BB4C965" w:rsidR="001C083F" w:rsidRDefault="00387583" w:rsidP="00DB2053">
      <w:pPr>
        <w:jc w:val="both"/>
      </w:pPr>
      <w:r w:rsidRPr="00FB1A1A">
        <w:rPr>
          <w:highlight w:val="green"/>
        </w:rPr>
        <w:lastRenderedPageBreak/>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691"/>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691"/>
      <w:r w:rsidR="00B63A6E" w:rsidRPr="00B63A6E">
        <w:rPr>
          <w:rStyle w:val="Kommentarzeichen"/>
          <w:highlight w:val="magenta"/>
        </w:rPr>
        <w:commentReference w:id="691"/>
      </w:r>
      <w:r w:rsidR="009563E0" w:rsidRPr="00B63A6E">
        <w:rPr>
          <w:highlight w:val="magenta"/>
        </w:rPr>
        <w:t>.</w:t>
      </w:r>
      <w:r w:rsidR="009563E0">
        <w:t xml:space="preserve"> </w:t>
      </w:r>
      <w:ins w:id="692" w:author="Ben Fels" w:date="2024-12-21T09:18:00Z" w16du:dateUtc="2024-12-21T08:18:00Z">
        <w:r w:rsidR="00131A69" w:rsidRPr="00FB1A1A">
          <w:rPr>
            <w:highlight w:val="green"/>
          </w:rPr>
          <w:t xml:space="preserve">Um die </w:t>
        </w:r>
      </w:ins>
      <w:ins w:id="693" w:author="Ben Fels" w:date="2024-12-21T09:19:00Z" w16du:dateUtc="2024-12-21T08:19:00Z">
        <w:r w:rsidR="007317C2" w:rsidRPr="00FB1A1A">
          <w:rPr>
            <w:highlight w:val="green"/>
          </w:rPr>
          <w:t xml:space="preserve">Ausgaben des LLMs </w:t>
        </w:r>
      </w:ins>
      <w:ins w:id="694" w:author="Ben Fels" w:date="2024-12-21T09:18:00Z" w16du:dateUtc="2024-12-21T08:18:00Z">
        <w:r w:rsidR="00B365FE" w:rsidRPr="00FB1A1A">
          <w:rPr>
            <w:highlight w:val="green"/>
          </w:rPr>
          <w:t xml:space="preserve">möglichst </w:t>
        </w:r>
      </w:ins>
      <w:ins w:id="695"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696"/>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696"/>
      <w:r w:rsidR="004E6251">
        <w:rPr>
          <w:rStyle w:val="Kommentarzeichen"/>
        </w:rPr>
        <w:commentReference w:id="696"/>
      </w:r>
      <w:r w:rsidR="009E1BF7">
        <w:t>festzul</w:t>
      </w:r>
      <w:r w:rsidR="0041371D">
        <w:t>e</w:t>
      </w:r>
      <w:r w:rsidR="009E1BF7">
        <w:t>gen</w:t>
      </w:r>
      <w:r w:rsidR="00856B4D">
        <w:t xml:space="preserve"> </w:t>
      </w:r>
      <w:r w:rsidR="00856B4D" w:rsidRPr="00CA3570">
        <w:rPr>
          <w:highlight w:val="magenta"/>
        </w:rPr>
        <w:fldChar w:fldCharType="begin"/>
      </w:r>
      <w:r w:rsidR="00856B4D" w:rsidRPr="00CA3570">
        <w:rPr>
          <w:highlight w:val="magenta"/>
        </w:rPr>
        <w:instrText xml:space="preserve"> ADDIN ZOTERO_ITEM CSL_CITATION {"citationID":"io1idYGL","properties":{"formattedCitation":"(OpenAI, 2025)","plainCitation":"(OpenAI, 2025)","noteIndex":0},"citationItems":[{"id":2006,"uris":["http://zotero.org/users/14644665/items/G44GTZSN"],"itemData":{"id":2006,"type":"webpage","abstract":"Explore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56B4D" w:rsidRPr="00CA3570">
        <w:rPr>
          <w:rFonts w:cs="Arial"/>
          <w:highlight w:val="magenta"/>
        </w:rPr>
        <w:t>(OpenAI, 2025)</w:t>
      </w:r>
      <w:r w:rsidR="00856B4D" w:rsidRPr="00CA3570">
        <w:rPr>
          <w:highlight w:val="magenta"/>
        </w:rPr>
        <w:fldChar w:fldCharType="end"/>
      </w:r>
      <w:r w:rsidR="009D6143">
        <w:t>.</w:t>
      </w:r>
      <w:r w:rsidR="006B1593">
        <w:t xml:space="preserve"> Der Parameter </w:t>
      </w:r>
      <w:r w:rsidR="006B1593" w:rsidRPr="002E38EC">
        <w:rPr>
          <w:i/>
        </w:rPr>
        <w:t>t</w:t>
      </w:r>
      <w:ins w:id="697" w:author="Ben Fels" w:date="2024-12-21T09:19:00Z" w16du:dateUtc="2024-12-21T08:19:00Z">
        <w:r w:rsidR="006B1593" w:rsidRPr="002E38EC">
          <w:rPr>
            <w:i/>
            <w:rPrChange w:id="698" w:author="Ben Fels" w:date="2024-12-21T09:19:00Z" w16du:dateUtc="2024-12-21T08:19:00Z">
              <w:rPr>
                <w:lang w:val="en-US"/>
              </w:rPr>
            </w:rPrChange>
          </w:rPr>
          <w:t>emp</w:t>
        </w:r>
        <w:r w:rsidR="006B1593" w:rsidRPr="002E38EC">
          <w:rPr>
            <w:i/>
          </w:rPr>
          <w:t>eratur</w:t>
        </w:r>
      </w:ins>
      <w:r w:rsidR="006B1593" w:rsidRPr="002E38EC">
        <w:rPr>
          <w:i/>
        </w:rPr>
        <w:t>e</w:t>
      </w:r>
      <w:ins w:id="699"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700"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701"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702" w:author="Ben Fels" w:date="2024-12-20T16:54:00Z" w16du:dateUtc="2024-12-20T15:54:00Z">
            <w:rPr>
              <w:lang w:val="en-US"/>
            </w:rPr>
          </w:rPrChange>
        </w:rPr>
        <w:fldChar w:fldCharType="end"/>
      </w:r>
      <w:r w:rsidR="006B1593">
        <w:t xml:space="preserve">. Er wurde für weniger zufällige Ausgaben folglich auf </w:t>
      </w:r>
      <w:ins w:id="703" w:author="Ben Fels" w:date="2024-12-21T09:20:00Z" w16du:dateUtc="2024-12-21T08:20:00Z">
        <w:r w:rsidR="006B1593">
          <w:t>Null festgelegt</w:t>
        </w:r>
        <w:r w:rsidR="006B1593" w:rsidRPr="00E022D3">
          <w:rPr>
            <w:rPrChange w:id="704"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r w:rsidR="00745761" w:rsidRPr="00FB1A1A">
        <w:rPr>
          <w:i/>
          <w:highlight w:val="green"/>
        </w:rPr>
        <w:t>system_fin</w:t>
      </w:r>
      <w:commentRangeStart w:id="705"/>
      <w:r w:rsidR="00745761" w:rsidRPr="00FB1A1A">
        <w:rPr>
          <w:i/>
          <w:highlight w:val="green"/>
        </w:rPr>
        <w:t>gerp</w:t>
      </w:r>
      <w:commentRangeEnd w:id="705"/>
      <w:r w:rsidR="00956256" w:rsidRPr="00FB1A1A">
        <w:rPr>
          <w:rStyle w:val="Kommentarzeichen"/>
          <w:highlight w:val="green"/>
        </w:rPr>
        <w:commentReference w:id="705"/>
      </w:r>
      <w:r w:rsidR="00745761" w:rsidRPr="00FB1A1A">
        <w:rPr>
          <w:i/>
          <w:highlight w:val="green"/>
        </w:rPr>
        <w:t>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p>
    <w:p w14:paraId="66C8D1B0" w14:textId="20168935" w:rsidR="00103266" w:rsidRPr="00E022D3" w:rsidRDefault="00103266" w:rsidP="00DB2053">
      <w:pPr>
        <w:jc w:val="both"/>
        <w:rPr>
          <w:ins w:id="706" w:author="Ben Fels" w:date="2024-12-20T16:54:00Z" w16du:dateUtc="2024-12-20T15:54:00Z"/>
        </w:rPr>
      </w:pPr>
      <w:r w:rsidRPr="00537D17">
        <w:rPr>
          <w:highlight w:val="cyan"/>
        </w:rPr>
        <w:t>Hier ggf. auf Strukturierte Ausgabe eingehen</w:t>
      </w:r>
      <w:r>
        <w:t>.</w:t>
      </w:r>
    </w:p>
    <w:p w14:paraId="50933FC9" w14:textId="0529B874" w:rsidR="002D0ABE" w:rsidRDefault="00653ECD" w:rsidP="00DB2053">
      <w:pPr>
        <w:autoSpaceDE w:val="0"/>
        <w:autoSpaceDN w:val="0"/>
        <w:adjustRightInd w:val="0"/>
        <w:spacing w:after="0"/>
        <w:jc w:val="both"/>
      </w:pPr>
      <w:r>
        <w:t xml:space="preserve">Die restlichen </w:t>
      </w:r>
      <w:r w:rsidR="00537D17">
        <w:t xml:space="preserve">Modellparameter </w:t>
      </w:r>
      <w:r w:rsidR="0039520C">
        <w:t>wurden bei den Standar</w:t>
      </w:r>
      <w:r>
        <w:t>dwerten belassen.</w:t>
      </w:r>
    </w:p>
    <w:p w14:paraId="1A7A010A" w14:textId="77777777" w:rsidR="00537D17" w:rsidRPr="00BB2D45" w:rsidRDefault="00537D17" w:rsidP="00DB2053">
      <w:pPr>
        <w:autoSpaceDE w:val="0"/>
        <w:autoSpaceDN w:val="0"/>
        <w:adjustRightInd w:val="0"/>
        <w:spacing w:after="0"/>
        <w:jc w:val="both"/>
        <w:rPr>
          <w:ins w:id="707" w:author="Ben Fels" w:date="2024-12-16T22:07:00Z" w16du:dateUtc="2024-12-16T21:07:00Z"/>
        </w:rPr>
      </w:pPr>
    </w:p>
    <w:p w14:paraId="189BB60C" w14:textId="3326A256" w:rsidR="007A763E" w:rsidRPr="002A664A" w:rsidRDefault="007A763E">
      <w:pPr>
        <w:pStyle w:val="berschrift2"/>
        <w:rPr>
          <w:ins w:id="708" w:author="Ben Fels" w:date="2024-12-16T22:07:00Z" w16du:dateUtc="2024-12-16T21:07:00Z"/>
        </w:rPr>
        <w:pPrChange w:id="709" w:author="Ben Fels" w:date="2024-12-21T09:25:00Z" w16du:dateUtc="2024-12-21T08:25:00Z">
          <w:pPr>
            <w:autoSpaceDE w:val="0"/>
            <w:autoSpaceDN w:val="0"/>
            <w:adjustRightInd w:val="0"/>
            <w:spacing w:after="0"/>
            <w:jc w:val="both"/>
          </w:pPr>
        </w:pPrChange>
      </w:pPr>
      <w:bookmarkStart w:id="710" w:name="_Toc187929386"/>
      <w:ins w:id="711" w:author="Ben Fels" w:date="2024-12-16T22:07:00Z" w16du:dateUtc="2024-12-16T21:07:00Z">
        <w:r w:rsidRPr="002A664A">
          <w:t>Datensatzbeschreibung</w:t>
        </w:r>
        <w:bookmarkEnd w:id="710"/>
      </w:ins>
    </w:p>
    <w:p w14:paraId="7E64F350" w14:textId="11BCF553" w:rsidR="00E965FE" w:rsidDel="004732D9" w:rsidRDefault="00E4634A" w:rsidP="004732D9">
      <w:pPr>
        <w:jc w:val="both"/>
        <w:rPr>
          <w:del w:id="712" w:author="Ben Fels" w:date="2024-12-21T09:29:00Z" w16du:dateUtc="2024-12-21T08:29:00Z"/>
          <w:rFonts w:cs="Arial"/>
        </w:rPr>
      </w:pPr>
      <w:ins w:id="713"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714" w:author="Ben Fels" w:date="2024-12-21T11:21:00Z" w16du:dateUtc="2024-12-21T10:21:00Z">
        <w:r w:rsidR="00356AB6">
          <w:t>Für die Auswahl eines geeigneten Datensatzes wurden diverse Kriterien heran</w:t>
        </w:r>
      </w:ins>
      <w:ins w:id="715" w:author="Ben Fels" w:date="2024-12-21T11:22:00Z" w16du:dateUtc="2024-12-21T10:22:00Z">
        <w:r w:rsidR="00356AB6">
          <w:t xml:space="preserve">gezogen. Zunächst sollte der </w:t>
        </w:r>
      </w:ins>
      <w:ins w:id="716" w:author="Ben Fels" w:date="2024-12-21T09:24:00Z" w16du:dateUtc="2024-12-21T08:24:00Z">
        <w:r w:rsidR="003E3441">
          <w:t>Datensatz vorab nicht bereits von dem nicht-argumentativen Text befreit worden sein</w:t>
        </w:r>
      </w:ins>
      <w:ins w:id="717" w:author="Ben Fels" w:date="2024-12-21T11:22:00Z" w16du:dateUtc="2024-12-21T10:22:00Z">
        <w:r w:rsidR="00852873">
          <w:t xml:space="preserve">, um die Realität bestmöglich abzubilden </w:t>
        </w:r>
      </w:ins>
      <w:ins w:id="718"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719" w:author="Ben Fels" w:date="2024-12-21T11:22:00Z" w16du:dateUtc="2024-12-21T10:22:00Z">
        <w:r w:rsidR="00A76B67">
          <w:t xml:space="preserve">Desweiten wird der Ansatz verfolgt, nicht </w:t>
        </w:r>
      </w:ins>
      <w:ins w:id="720" w:author="Ben Fels" w:date="2024-12-16T22:07:00Z" w16du:dateUtc="2024-12-16T21:07:00Z">
        <w:r w:rsidR="00887B44">
          <w:t xml:space="preserve">für jede Teilaufgabe </w:t>
        </w:r>
      </w:ins>
      <w:ins w:id="721" w:author="Ben Fels" w:date="2024-12-21T11:23:00Z" w16du:dateUtc="2024-12-21T10:23:00Z">
        <w:r w:rsidR="00A76B67">
          <w:t xml:space="preserve">des </w:t>
        </w:r>
      </w:ins>
      <w:r w:rsidR="00674340">
        <w:t>Argument</w:t>
      </w:r>
      <w:ins w:id="722" w:author="Ben Fels" w:date="2024-12-21T11:23:00Z" w16du:dateUtc="2024-12-21T10:23:00Z">
        <w:r w:rsidR="00A76B67">
          <w:t xml:space="preserve"> Minings </w:t>
        </w:r>
      </w:ins>
      <w:ins w:id="723" w:author="Ben Fels" w:date="2024-12-16T22:07:00Z" w16du:dateUtc="2024-12-16T21:07:00Z">
        <w:r w:rsidR="00887B44">
          <w:t xml:space="preserve">einen eigenen Datensatz </w:t>
        </w:r>
      </w:ins>
      <w:ins w:id="724" w:author="Ben Fels" w:date="2024-12-21T11:23:00Z" w16du:dateUtc="2024-12-21T10:23:00Z">
        <w:r w:rsidR="00A76B67">
          <w:t xml:space="preserve">zu </w:t>
        </w:r>
      </w:ins>
      <w:ins w:id="725" w:author="Ben Fels" w:date="2024-12-16T22:07:00Z" w16du:dateUtc="2024-12-16T21:07:00Z">
        <w:r w:rsidR="00887B44">
          <w:t xml:space="preserve">verwenden. </w:t>
        </w:r>
      </w:ins>
      <w:ins w:id="726" w:author="Ben Fels" w:date="2024-12-21T11:23:00Z" w16du:dateUtc="2024-12-21T10:23:00Z">
        <w:r w:rsidR="00E56322">
          <w:t xml:space="preserve">Stattdessen soll sich der Datensatz über </w:t>
        </w:r>
        <w:r w:rsidR="00DF7A0F">
          <w:t xml:space="preserve">die </w:t>
        </w:r>
      </w:ins>
      <w:ins w:id="727" w:author="Ben Fels" w:date="2024-12-16T22:07:00Z" w16du:dateUtc="2024-12-16T21:07:00Z">
        <w:r w:rsidR="00887B44" w:rsidRPr="00EB48AB">
          <w:rPr>
            <w:highlight w:val="cyan"/>
            <w:rPrChange w:id="728" w:author="Ben Fels" w:date="2024-12-21T09:28:00Z" w16du:dateUtc="2024-12-21T08:28:00Z">
              <w:rPr/>
            </w:rPrChange>
          </w:rPr>
          <w:t>drei</w:t>
        </w:r>
        <w:r w:rsidR="00887B44">
          <w:t xml:space="preserve"> Teilaufgaben </w:t>
        </w:r>
      </w:ins>
      <w:ins w:id="729" w:author="Ben Fels" w:date="2024-12-21T11:24:00Z" w16du:dateUtc="2024-12-21T10:24:00Z">
        <w:r w:rsidR="00DF7A0F">
          <w:t xml:space="preserve">hinweg </w:t>
        </w:r>
      </w:ins>
      <w:ins w:id="730" w:author="Ben Fels" w:date="2024-12-16T22:07:00Z" w16du:dateUtc="2024-12-16T21:07:00Z">
        <w:r w:rsidR="00887B44">
          <w:t xml:space="preserve">verwenden </w:t>
        </w:r>
      </w:ins>
      <w:ins w:id="731" w:author="Ben Fels" w:date="2024-12-21T11:24:00Z" w16du:dateUtc="2024-12-21T10:24:00Z">
        <w:r w:rsidR="00DF7A0F">
          <w:t>lassen</w:t>
        </w:r>
      </w:ins>
      <w:ins w:id="732" w:author="Ben Fels" w:date="2024-12-16T22:07:00Z" w16du:dateUtc="2024-12-16T21:07:00Z">
        <w:r w:rsidR="00887B44">
          <w:t>.</w:t>
        </w:r>
      </w:ins>
      <w:ins w:id="733" w:author="Ben Fels" w:date="2024-12-21T11:24:00Z" w16du:dateUtc="2024-12-21T10:24:00Z">
        <w:r w:rsidR="00A42C0D">
          <w:t xml:space="preserve"> Es </w:t>
        </w:r>
      </w:ins>
      <w:ins w:id="734" w:author="Ben Fels" w:date="2024-12-16T22:07:00Z" w16du:dateUtc="2024-12-16T21:07:00Z">
        <w:r w:rsidR="00887B44">
          <w:t xml:space="preserve">bedarf </w:t>
        </w:r>
      </w:ins>
      <w:ins w:id="735" w:author="Ben Fels" w:date="2024-12-21T11:24:00Z" w16du:dateUtc="2024-12-21T10:24:00Z">
        <w:r w:rsidR="00A42C0D">
          <w:t xml:space="preserve">folglich </w:t>
        </w:r>
      </w:ins>
      <w:ins w:id="736" w:author="Ben Fels" w:date="2024-12-16T22:07:00Z" w16du:dateUtc="2024-12-16T21:07:00Z">
        <w:r w:rsidR="00887B44">
          <w:t xml:space="preserve">eines annotierten Datensatzes, in dem die </w:t>
        </w:r>
      </w:ins>
      <w:ins w:id="737" w:author="Ben Fels" w:date="2024-12-21T09:21:00Z" w16du:dateUtc="2024-12-21T08:21:00Z">
        <w:r w:rsidR="00E3790C">
          <w:t>A</w:t>
        </w:r>
      </w:ins>
      <w:ins w:id="738" w:author="Ben Fels" w:date="2024-12-16T22:07:00Z" w16du:dateUtc="2024-12-16T21:07:00Z">
        <w:r w:rsidR="00887B44">
          <w:t>rgument</w:t>
        </w:r>
      </w:ins>
      <w:ins w:id="739" w:author="Ben Fels" w:date="2024-12-21T09:08:00Z" w16du:dateUtc="2024-12-21T08:08:00Z">
        <w:r w:rsidR="00961A84">
          <w:t>ationsk</w:t>
        </w:r>
      </w:ins>
      <w:ins w:id="740" w:author="Ben Fels" w:date="2024-12-16T22:07:00Z" w16du:dateUtc="2024-12-16T21:07:00Z">
        <w:r w:rsidR="00887B44">
          <w:t>omponenten und d</w:t>
        </w:r>
      </w:ins>
      <w:ins w:id="741" w:author="Ben Fels" w:date="2024-12-21T11:24:00Z" w16du:dateUtc="2024-12-21T10:24:00Z">
        <w:r w:rsidR="00A42C0D">
          <w:t>ie</w:t>
        </w:r>
      </w:ins>
      <w:ins w:id="742" w:author="Ben Fels" w:date="2024-12-16T22:07:00Z" w16du:dateUtc="2024-12-16T21:07:00Z">
        <w:r w:rsidR="00887B44">
          <w:t xml:space="preserve"> argumentativen Beziehungen ausgewiesen werden. </w:t>
        </w:r>
      </w:ins>
      <w:ins w:id="743" w:author="Ben Fels" w:date="2024-12-21T11:24:00Z" w16du:dateUtc="2024-12-21T10:24:00Z">
        <w:r w:rsidR="00563F3A">
          <w:t>Ein bereits annotierter Datensatz er</w:t>
        </w:r>
      </w:ins>
      <w:ins w:id="744" w:author="Ben Fels" w:date="2024-12-21T11:25:00Z" w16du:dateUtc="2024-12-21T10:25:00Z">
        <w:r w:rsidR="00563F3A">
          <w:t>möglicht es a</w:t>
        </w:r>
      </w:ins>
      <w:ins w:id="745" w:author="Ben Fels" w:date="2024-12-16T22:07:00Z" w16du:dateUtc="2024-12-16T21:07:00Z">
        <w:r w:rsidR="00887B44">
          <w:t>nhand der Grundwahrheit die Ausgabe</w:t>
        </w:r>
      </w:ins>
      <w:ins w:id="746" w:author="Ben Fels" w:date="2024-12-21T11:25:00Z" w16du:dateUtc="2024-12-21T10:25:00Z">
        <w:r w:rsidR="00563F3A">
          <w:t>n</w:t>
        </w:r>
      </w:ins>
      <w:ins w:id="747" w:author="Ben Fels" w:date="2024-12-16T22:07:00Z" w16du:dateUtc="2024-12-16T21:07:00Z">
        <w:r w:rsidR="00887B44">
          <w:t xml:space="preserve"> des LLMs </w:t>
        </w:r>
      </w:ins>
      <w:ins w:id="748" w:author="Ben Fels" w:date="2024-12-21T11:25:00Z" w16du:dateUtc="2024-12-21T10:25:00Z">
        <w:r w:rsidR="00563F3A">
          <w:t>zu evaluieren</w:t>
        </w:r>
      </w:ins>
      <w:ins w:id="749" w:author="Ben Fels" w:date="2024-12-16T22:07:00Z" w16du:dateUtc="2024-12-16T21:07:00Z">
        <w:r w:rsidR="00887B44">
          <w:t>.</w:t>
        </w:r>
      </w:ins>
      <w:ins w:id="750" w:author="Ben Fels" w:date="2024-12-21T09:26:00Z" w16du:dateUtc="2024-12-21T08:26:00Z">
        <w:r w:rsidR="00B22711">
          <w:t xml:space="preserve"> Sofern kein passender Datensatz verfügbar ist, </w:t>
        </w:r>
        <w:r w:rsidR="0033434B">
          <w:t>be</w:t>
        </w:r>
      </w:ins>
      <w:ins w:id="751" w:author="Ben Fels" w:date="2024-12-21T09:27:00Z" w16du:dateUtc="2024-12-21T08:27:00Z">
        <w:r w:rsidR="0033434B">
          <w:t>stünde die Möglichkeit einen eigenen Datensatz zu erstellen.</w:t>
        </w:r>
      </w:ins>
      <w:del w:id="752" w:author="Ben Fels" w:date="2024-12-21T08:55:00Z" w16du:dateUtc="2024-12-21T07:55:00Z">
        <w:r w:rsidR="008B78C2" w:rsidRPr="00A04669" w:rsidDel="004B0C84">
          <w:rPr>
            <w:highlight w:val="magenta"/>
            <w:rPrChange w:id="753"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754"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755" w:author="Ben Fels" w:date="2024-12-21T08:22:00Z" w16du:dateUtc="2024-12-21T07:22:00Z">
              <w:rPr/>
            </w:rPrChange>
          </w:rPr>
          <w:fldChar w:fldCharType="end"/>
        </w:r>
      </w:del>
      <w:ins w:id="756" w:author="Ben Fels" w:date="2024-12-21T09:27:00Z" w16du:dateUtc="2024-12-21T08:27:00Z">
        <w:r w:rsidR="0033434B">
          <w:t xml:space="preserve"> </w:t>
        </w:r>
      </w:ins>
      <w:ins w:id="757" w:author="Ben Fels" w:date="2024-12-22T10:46:00Z" w16du:dateUtc="2024-12-22T09:46:00Z">
        <w:r w:rsidR="00E72D5D">
          <w:t xml:space="preserve">Der </w:t>
        </w:r>
        <w:r w:rsidR="00E72D5D" w:rsidRPr="00F917E0">
          <w:t xml:space="preserve">Schwerpunkt </w:t>
        </w:r>
        <w:r w:rsidR="00E72D5D">
          <w:t>der Un</w:t>
        </w:r>
      </w:ins>
      <w:ins w:id="758" w:author="Ben Fels" w:date="2024-12-22T10:47:00Z" w16du:dateUtc="2024-12-22T09:47:00Z">
        <w:r w:rsidR="00E72D5D">
          <w:t xml:space="preserve">tersuchung liegt </w:t>
        </w:r>
      </w:ins>
      <w:ins w:id="759" w:author="Ben Fels" w:date="2024-12-22T10:46:00Z" w16du:dateUtc="2024-12-22T09:46:00Z">
        <w:r w:rsidR="00E72D5D" w:rsidRPr="00F917E0">
          <w:t xml:space="preserve">auf der </w:t>
        </w:r>
        <w:r w:rsidR="00E72D5D" w:rsidRPr="00F917E0">
          <w:lastRenderedPageBreak/>
          <w:t xml:space="preserve">Anwendung von Eingabeaufforderungen </w:t>
        </w:r>
        <w:r w:rsidR="00E72D5D" w:rsidRPr="00A64CCD">
          <w:t>in LLMs für Argument Mining und nicht auf der sprachwissenschaftlichen Theorie zu Argumenten</w:t>
        </w:r>
      </w:ins>
      <w:ins w:id="760" w:author="Ben Fels" w:date="2024-12-22T10:47:00Z" w16du:dateUtc="2024-12-22T09:47:00Z">
        <w:r w:rsidR="00E72D5D">
          <w:t>. In Kombination</w:t>
        </w:r>
      </w:ins>
      <w:ins w:id="761" w:author="Ben Fels" w:date="2024-12-22T10:46:00Z" w16du:dateUtc="2024-12-22T09:46:00Z">
        <w:r w:rsidR="00E72D5D" w:rsidRPr="00A64CCD">
          <w:t xml:space="preserve"> </w:t>
        </w:r>
      </w:ins>
      <w:del w:id="762" w:author="Ben Fels" w:date="2024-12-22T10:47:00Z" w16du:dateUtc="2024-12-22T09:47:00Z">
        <w:r w:rsidR="00513527" w:rsidDel="00CB0D53">
          <w:delText xml:space="preserve">Aufgrund der </w:delText>
        </w:r>
      </w:del>
      <w:ins w:id="763" w:author="Ben Fels" w:date="2024-12-22T10:47:00Z" w16du:dateUtc="2024-12-22T09:47:00Z">
        <w:r w:rsidR="00CB0D53">
          <w:t xml:space="preserve">mit der </w:t>
        </w:r>
      </w:ins>
      <w:r w:rsidR="00513527">
        <w:t>Komplexität</w:t>
      </w:r>
      <w:r w:rsidR="00966754">
        <w:t xml:space="preserve"> </w:t>
      </w:r>
      <w:del w:id="764" w:author="Ben Fels" w:date="2024-12-22T10:47:00Z" w16du:dateUtc="2024-12-22T09:47:00Z">
        <w:r w:rsidR="00966754" w:rsidDel="00CB0D53">
          <w:delText xml:space="preserve">bei </w:delText>
        </w:r>
      </w:del>
      <w:r w:rsidR="00966754">
        <w:t xml:space="preserve">der Datenbeschriftung </w:t>
      </w:r>
      <w:del w:id="765" w:author="Ben Fels" w:date="2024-12-21T09:28:00Z" w16du:dateUtc="2024-12-21T08:28:00Z">
        <w:r w:rsidR="00966754" w:rsidDel="004732D9">
          <w:delText xml:space="preserve">wurde </w:delText>
        </w:r>
      </w:del>
      <w:ins w:id="766" w:author="Ben Fels" w:date="2024-12-21T09:28:00Z" w16du:dateUtc="2024-12-21T08:28:00Z">
        <w:r w:rsidR="004732D9">
          <w:t xml:space="preserve">wird </w:t>
        </w:r>
      </w:ins>
      <w:r w:rsidR="00966754">
        <w:t xml:space="preserve">sich </w:t>
      </w:r>
      <w:del w:id="767" w:author="Ben Fels" w:date="2024-12-21T09:27:00Z" w16du:dateUtc="2024-12-21T08:27:00Z">
        <w:r w:rsidR="00966754" w:rsidDel="0033434B">
          <w:delText xml:space="preserve">gegen die Erstellung eines eigenen Datensatzes </w:delText>
        </w:r>
      </w:del>
      <w:ins w:id="768" w:author="Ben Fels" w:date="2024-12-21T09:27:00Z" w16du:dateUtc="2024-12-21T08:27:00Z">
        <w:r w:rsidR="0033434B">
          <w:t xml:space="preserve">dagegen </w:t>
        </w:r>
      </w:ins>
      <w:ins w:id="769" w:author="Ben Fels" w:date="2024-12-22T10:47:00Z" w16du:dateUtc="2024-12-22T09:47:00Z">
        <w:r w:rsidR="00CB0D53">
          <w:t>die Erstellung e</w:t>
        </w:r>
      </w:ins>
      <w:ins w:id="770" w:author="Ben Fels" w:date="2024-12-22T10:48:00Z" w16du:dateUtc="2024-12-22T09:48:00Z">
        <w:r w:rsidR="00CB0D53">
          <w:t xml:space="preserve">ines eigenen Datensatzes </w:t>
        </w:r>
      </w:ins>
      <w:r w:rsidR="00966754">
        <w:t xml:space="preserve">entschieden. </w:t>
      </w:r>
      <w:ins w:id="771" w:author="Ben Fels" w:date="2024-12-21T08:42:00Z" w16du:dateUtc="2024-12-21T07:42:00Z">
        <w:r w:rsidR="00B72C1C">
          <w:t xml:space="preserve">Zur Orientierung: </w:t>
        </w:r>
      </w:ins>
      <w:ins w:id="772" w:author="Ben Fels" w:date="2024-12-21T08:43:00Z" w16du:dateUtc="2024-12-21T07:43:00Z">
        <w:r w:rsidR="00F32EC3">
          <w:t xml:space="preserve">Die Annotations-Richtlinien von </w:t>
        </w:r>
        <w:r w:rsidR="00F32EC3" w:rsidRPr="00463615">
          <w:rPr>
            <w:rFonts w:cs="Arial"/>
            <w:highlight w:val="magenta"/>
            <w:rPrChange w:id="773" w:author="Ben Fels" w:date="2024-12-21T08:43:00Z" w16du:dateUtc="2024-12-21T07:43:00Z">
              <w:rPr>
                <w:rFonts w:cs="Arial"/>
                <w:highlight w:val="magenta"/>
                <w:lang w:val="en-US"/>
              </w:rPr>
            </w:rPrChange>
          </w:rPr>
          <w:t>Stab &amp; Gurevych</w:t>
        </w:r>
        <w:r w:rsidR="00F32EC3" w:rsidRPr="00463615">
          <w:rPr>
            <w:rFonts w:cs="Arial"/>
            <w:rPrChange w:id="774" w:author="Ben Fels" w:date="2024-12-21T08:43:00Z" w16du:dateUtc="2024-12-21T07:43:00Z">
              <w:rPr>
                <w:rFonts w:cs="Arial"/>
                <w:lang w:val="en-US"/>
              </w:rPr>
            </w:rPrChange>
          </w:rPr>
          <w:t xml:space="preserve"> </w:t>
        </w:r>
      </w:ins>
      <w:r w:rsidR="00F32EC3" w:rsidRPr="00463615">
        <w:rPr>
          <w:rFonts w:cs="Arial"/>
          <w:highlight w:val="magenta"/>
          <w:lang w:val="en-US"/>
          <w:rPrChange w:id="775"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776"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777" w:author="Ben Fels" w:date="2024-12-21T08:43:00Z" w16du:dateUtc="2024-12-21T07:43:00Z">
            <w:rPr>
              <w:rFonts w:cs="Arial"/>
              <w:lang w:val="en-US"/>
            </w:rPr>
          </w:rPrChange>
        </w:rPr>
        <w:fldChar w:fldCharType="end"/>
      </w:r>
      <w:ins w:id="778" w:author="Ben Fels" w:date="2024-12-21T08:43:00Z" w16du:dateUtc="2024-12-21T07:43:00Z">
        <w:r w:rsidR="00463615" w:rsidRPr="00463615">
          <w:rPr>
            <w:rFonts w:cs="Arial"/>
            <w:rPrChange w:id="779" w:author="Ben Fels" w:date="2024-12-21T08:43:00Z" w16du:dateUtc="2024-12-21T07:43:00Z">
              <w:rPr>
                <w:rFonts w:cs="Arial"/>
                <w:lang w:val="en-US"/>
              </w:rPr>
            </w:rPrChange>
          </w:rPr>
          <w:t xml:space="preserve"> um</w:t>
        </w:r>
        <w:r w:rsidR="00463615">
          <w:rPr>
            <w:rFonts w:cs="Arial"/>
          </w:rPr>
          <w:t>fassen 31 Seiten.</w:t>
        </w:r>
      </w:ins>
      <w:ins w:id="780" w:author="Ben Fels" w:date="2024-12-21T11:35:00Z" w16du:dateUtc="2024-12-21T10:35:00Z">
        <w:r w:rsidR="00537411">
          <w:rPr>
            <w:rFonts w:cs="Arial"/>
          </w:rPr>
          <w:t xml:space="preserve"> </w:t>
        </w:r>
      </w:ins>
      <w:ins w:id="781" w:author="Ben Fels" w:date="2024-12-21T09:29:00Z" w16du:dateUtc="2024-12-21T08:29:00Z">
        <w:r w:rsidR="00AC475E">
          <w:rPr>
            <w:rFonts w:cs="Arial"/>
          </w:rPr>
          <w:t>E</w:t>
        </w:r>
      </w:ins>
      <w:ins w:id="782"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783" w:author="Ben Fels" w:date="2024-12-21T18:57:00Z" w16du:dateUtc="2024-12-21T17:57:00Z"/>
          <w:rFonts w:cs="Arial"/>
        </w:rPr>
      </w:pPr>
      <w:del w:id="784" w:author="Ben Fels" w:date="2024-12-21T09:06:00Z" w16du:dateUtc="2024-12-21T08:06:00Z">
        <w:r w:rsidRPr="004266E6" w:rsidDel="00E965FE">
          <w:rPr>
            <w:highlight w:val="red"/>
          </w:rPr>
          <w:delText xml:space="preserve">Es wurde </w:delText>
        </w:r>
      </w:del>
      <w:del w:id="785" w:author="Ben Fels" w:date="2024-12-21T09:30:00Z" w16du:dateUtc="2024-12-21T08:30:00Z">
        <w:r w:rsidRPr="004266E6" w:rsidDel="001F0DCB">
          <w:rPr>
            <w:highlight w:val="red"/>
          </w:rPr>
          <w:delText xml:space="preserve">der </w:delText>
        </w:r>
      </w:del>
      <w:ins w:id="786" w:author="Ben Fels" w:date="2024-12-21T08:45:00Z" w16du:dateUtc="2024-12-21T07:45:00Z">
        <w:r w:rsidR="00EA7E90" w:rsidRPr="004266E6">
          <w:rPr>
            <w:highlight w:val="red"/>
          </w:rPr>
          <w:t>Argument Annotated Essays (</w:t>
        </w:r>
      </w:ins>
      <w:ins w:id="787" w:author="Ben Fels" w:date="2024-12-21T09:30:00Z" w16du:dateUtc="2024-12-21T08:30:00Z">
        <w:r w:rsidR="001F0DCB" w:rsidRPr="004266E6">
          <w:rPr>
            <w:highlight w:val="red"/>
          </w:rPr>
          <w:t>V</w:t>
        </w:r>
      </w:ins>
      <w:ins w:id="788" w:author="Ben Fels" w:date="2024-12-21T08:45:00Z" w16du:dateUtc="2024-12-21T07:45:00Z">
        <w:r w:rsidR="00EA7E90" w:rsidRPr="004266E6">
          <w:rPr>
            <w:highlight w:val="red"/>
          </w:rPr>
          <w:t>ersion 2)</w:t>
        </w:r>
        <w:r w:rsidR="009F4724" w:rsidRPr="004266E6">
          <w:rPr>
            <w:highlight w:val="red"/>
          </w:rPr>
          <w:t xml:space="preserve"> </w:t>
        </w:r>
      </w:ins>
      <w:del w:id="789" w:author="Ben Fels" w:date="2024-12-21T08:45:00Z" w16du:dateUtc="2024-12-21T07:45:00Z">
        <w:r w:rsidR="00954FFB" w:rsidRPr="004266E6" w:rsidDel="00EA7E90">
          <w:rPr>
            <w:highlight w:val="red"/>
          </w:rPr>
          <w:delText xml:space="preserve">… </w:delText>
        </w:r>
      </w:del>
      <w:r w:rsidRPr="004266E6">
        <w:rPr>
          <w:highlight w:val="red"/>
        </w:rPr>
        <w:t>Datensatz</w:t>
      </w:r>
      <w:ins w:id="790" w:author="Ben Fels" w:date="2024-12-21T08:45:00Z" w16du:dateUtc="2024-12-21T07:45:00Z">
        <w:r w:rsidR="00BC6555" w:rsidRPr="004266E6">
          <w:rPr>
            <w:highlight w:val="red"/>
          </w:rPr>
          <w:t xml:space="preserve"> </w:t>
        </w:r>
      </w:ins>
      <w:ins w:id="791" w:author="Ben Fels" w:date="2024-12-21T08:54:00Z" w16du:dateUtc="2024-12-21T07:54:00Z">
        <w:r w:rsidR="00440A71" w:rsidRPr="004266E6">
          <w:rPr>
            <w:highlight w:val="red"/>
          </w:rPr>
          <w:t>(</w:t>
        </w:r>
      </w:ins>
      <w:ins w:id="792"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793"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794" w:author="Ben Fels" w:date="2024-12-21T08:46:00Z" w16du:dateUtc="2024-12-21T07:46:00Z">
            <w:rPr>
              <w:rFonts w:cs="Arial"/>
            </w:rPr>
          </w:rPrChange>
        </w:rPr>
        <w:t>2017a)</w:t>
      </w:r>
      <w:r w:rsidR="00895A9C">
        <w:fldChar w:fldCharType="end"/>
      </w:r>
      <w:r>
        <w:t xml:space="preserve"> </w:t>
      </w:r>
      <w:del w:id="795" w:author="Ben Fels" w:date="2024-12-21T09:31:00Z" w16du:dateUtc="2024-12-21T08:31:00Z">
        <w:r w:rsidDel="001F0DCB">
          <w:delText>herangezogen</w:delText>
        </w:r>
      </w:del>
      <w:ins w:id="796" w:author="Ben Fels" w:date="2024-12-21T09:31:00Z" w16du:dateUtc="2024-12-21T08:31:00Z">
        <w:r w:rsidR="001F0DCB">
          <w:t>als geeignet betrachtet</w:t>
        </w:r>
      </w:ins>
      <w:del w:id="797"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798" w:author="Ben Fels" w:date="2024-12-21T08:47:00Z" w16du:dateUtc="2024-12-21T07:47:00Z">
        <w:r w:rsidR="00615AF5">
          <w:t xml:space="preserve">Dieser Datensatz </w:t>
        </w:r>
      </w:ins>
      <w:ins w:id="799" w:author="Ben Fels" w:date="2024-12-21T08:49:00Z" w16du:dateUtc="2024-12-21T07:49:00Z">
        <w:r w:rsidR="00076BD0">
          <w:t>ist das Ergebnis der Arbeit vo</w:t>
        </w:r>
        <w:r w:rsidR="00076BD0" w:rsidRPr="00DA5B3A">
          <w:rPr>
            <w:highlight w:val="magenta"/>
            <w:rPrChange w:id="800" w:author="Ben Fels" w:date="2024-12-21T08:53:00Z" w16du:dateUtc="2024-12-21T07:53:00Z">
              <w:rPr/>
            </w:rPrChange>
          </w:rPr>
          <w:t xml:space="preserve">n </w:t>
        </w:r>
      </w:ins>
      <w:ins w:id="801" w:author="Ben Fels" w:date="2024-12-21T08:47:00Z" w16du:dateUtc="2024-12-21T07:47:00Z">
        <w:r w:rsidR="00615AF5" w:rsidRPr="00DA5B3A">
          <w:rPr>
            <w:rFonts w:cs="Arial"/>
            <w:highlight w:val="magenta"/>
            <w:rPrChange w:id="802" w:author="Ben Fels" w:date="2024-12-21T08:53:00Z" w16du:dateUtc="2024-12-21T07:53:00Z">
              <w:rPr>
                <w:rFonts w:cs="Arial"/>
              </w:rPr>
            </w:rPrChange>
          </w:rPr>
          <w:t xml:space="preserve">Stab &amp; Gurevych </w:t>
        </w:r>
      </w:ins>
      <w:r w:rsidR="00076BD0" w:rsidRPr="00DA5B3A">
        <w:rPr>
          <w:rFonts w:cs="Arial"/>
          <w:highlight w:val="magenta"/>
          <w:rPrChange w:id="803" w:author="Ben Fels" w:date="2024-12-21T08:53:00Z" w16du:dateUtc="2024-12-21T07:53:00Z">
            <w:rPr>
              <w:rFonts w:cs="Arial"/>
            </w:rPr>
          </w:rPrChange>
        </w:rPr>
        <w:fldChar w:fldCharType="begin"/>
      </w:r>
      <w:r w:rsidR="00076BD0" w:rsidRPr="00DA5B3A">
        <w:rPr>
          <w:rFonts w:cs="Arial"/>
          <w:highlight w:val="magenta"/>
          <w:rPrChange w:id="804"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805" w:author="Ben Fels" w:date="2024-12-21T08:53:00Z" w16du:dateUtc="2024-12-21T07:53:00Z">
            <w:rPr>
              <w:rFonts w:cs="Arial"/>
            </w:rPr>
          </w:rPrChange>
        </w:rPr>
        <w:fldChar w:fldCharType="separate"/>
      </w:r>
      <w:r w:rsidR="00076BD0" w:rsidRPr="00DA5B3A">
        <w:rPr>
          <w:rFonts w:cs="Arial"/>
          <w:highlight w:val="magenta"/>
          <w:rPrChange w:id="806" w:author="Ben Fels" w:date="2024-12-21T08:53:00Z" w16du:dateUtc="2024-12-21T07:53:00Z">
            <w:rPr>
              <w:rFonts w:cs="Arial"/>
            </w:rPr>
          </w:rPrChange>
        </w:rPr>
        <w:t>(2017b)</w:t>
      </w:r>
      <w:r w:rsidR="00076BD0" w:rsidRPr="00DA5B3A">
        <w:rPr>
          <w:rFonts w:cs="Arial"/>
          <w:highlight w:val="magenta"/>
          <w:rPrChange w:id="807" w:author="Ben Fels" w:date="2024-12-21T08:53:00Z" w16du:dateUtc="2024-12-21T07:53:00Z">
            <w:rPr>
              <w:rFonts w:cs="Arial"/>
            </w:rPr>
          </w:rPrChange>
        </w:rPr>
        <w:fldChar w:fldCharType="end"/>
      </w:r>
      <w:ins w:id="808"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809" w:author="Ben Fels" w:date="2024-12-21T08:47:00Z" w16du:dateUtc="2024-12-21T07:47:00Z">
        <w:r w:rsidR="0028784F">
          <w:rPr>
            <w:rFonts w:cs="Arial"/>
          </w:rPr>
          <w:t>.</w:t>
        </w:r>
      </w:ins>
      <w:ins w:id="810" w:author="Ben Fels" w:date="2024-12-21T08:53:00Z" w16du:dateUtc="2024-12-21T07:53:00Z">
        <w:r w:rsidR="00DA5B3A">
          <w:rPr>
            <w:rFonts w:cs="Arial"/>
          </w:rPr>
          <w:t xml:space="preserve"> </w:t>
        </w:r>
      </w:ins>
    </w:p>
    <w:p w14:paraId="7C38992E" w14:textId="77777777" w:rsidR="00B8286A" w:rsidRDefault="00B8286A" w:rsidP="00B8286A">
      <w:pPr>
        <w:rPr>
          <w:ins w:id="811" w:author="Ben Fels" w:date="2024-12-21T18:57:00Z" w16du:dateUtc="2024-12-21T17:57:00Z"/>
        </w:rPr>
      </w:pPr>
      <w:ins w:id="812"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813" w:author="Ben Fels" w:date="2024-12-21T09:04:00Z" w16du:dateUtc="2024-12-21T08:04:00Z"/>
        </w:rPr>
        <w:pPrChange w:id="814" w:author="Ben Fels" w:date="2024-12-21T09:29:00Z" w16du:dateUtc="2024-12-21T08:29:00Z">
          <w:pPr>
            <w:autoSpaceDE w:val="0"/>
            <w:autoSpaceDN w:val="0"/>
            <w:adjustRightInd w:val="0"/>
            <w:spacing w:after="0"/>
            <w:jc w:val="both"/>
          </w:pPr>
        </w:pPrChange>
      </w:pPr>
      <w:ins w:id="815"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816"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817" w:author="Ben Fels" w:date="2024-12-21T08:56:00Z" w16du:dateUtc="2024-12-21T07:56:00Z"/>
        </w:rPr>
        <w:pPrChange w:id="818" w:author="Ben Fels" w:date="2024-12-21T08:56:00Z" w16du:dateUtc="2024-12-21T07:56:00Z">
          <w:pPr/>
        </w:pPrChange>
      </w:pPr>
      <w:ins w:id="819" w:author="Ben Fels" w:date="2024-12-21T09:04:00Z" w16du:dateUtc="2024-12-21T08:04:00Z">
        <w:r w:rsidRPr="00DB6600">
          <w:rPr>
            <w:highlight w:val="cyan"/>
            <w:rPrChange w:id="820" w:author="Ben Fels" w:date="2024-12-21T09:04:00Z" w16du:dateUtc="2024-12-21T08:04:00Z">
              <w:rPr/>
            </w:rPrChange>
          </w:rPr>
          <w:t>Zum AAEC</w:t>
        </w:r>
      </w:ins>
    </w:p>
    <w:p w14:paraId="40A6127F" w14:textId="77777777" w:rsidR="00DB6600" w:rsidRPr="00DB6600" w:rsidRDefault="00DB6600" w:rsidP="00DB6600">
      <w:pPr>
        <w:pStyle w:val="Listenabsatz"/>
        <w:numPr>
          <w:ilvl w:val="0"/>
          <w:numId w:val="29"/>
        </w:numPr>
        <w:rPr>
          <w:ins w:id="821" w:author="Ben Fels" w:date="2024-12-21T09:04:00Z" w16du:dateUtc="2024-12-21T08:04:00Z"/>
          <w:highlight w:val="cyan"/>
          <w:rPrChange w:id="822" w:author="Ben Fels" w:date="2024-12-21T09:04:00Z" w16du:dateUtc="2024-12-21T08:04:00Z">
            <w:rPr>
              <w:ins w:id="823" w:author="Ben Fels" w:date="2024-12-21T09:04:00Z" w16du:dateUtc="2024-12-21T08:04:00Z"/>
            </w:rPr>
          </w:rPrChange>
        </w:rPr>
      </w:pPr>
      <w:ins w:id="824" w:author="Ben Fels" w:date="2024-12-21T09:04:00Z" w16du:dateUtc="2024-12-21T08:04:00Z">
        <w:r w:rsidRPr="00DB6600">
          <w:rPr>
            <w:highlight w:val="cyan"/>
            <w:rPrChange w:id="825" w:author="Ben Fels" w:date="2024-12-21T09:04:00Z" w16du:dateUtc="2024-12-21T08:04:00Z">
              <w:rPr/>
            </w:rPrChange>
          </w:rPr>
          <w:t xml:space="preserve">Korpus und Annotation-Guidelines frei verfügbar. </w:t>
        </w:r>
      </w:ins>
    </w:p>
    <w:p w14:paraId="7E1A3922" w14:textId="77777777" w:rsidR="00DB6600" w:rsidRPr="00DB6600" w:rsidRDefault="00DB6600" w:rsidP="00DB6600">
      <w:pPr>
        <w:pStyle w:val="Listenabsatz"/>
        <w:numPr>
          <w:ilvl w:val="0"/>
          <w:numId w:val="29"/>
        </w:numPr>
        <w:rPr>
          <w:ins w:id="826" w:author="Ben Fels" w:date="2024-12-21T09:04:00Z" w16du:dateUtc="2024-12-21T08:04:00Z"/>
          <w:highlight w:val="cyan"/>
          <w:lang w:val="en-US"/>
          <w:rPrChange w:id="827" w:author="Ben Fels" w:date="2024-12-21T09:04:00Z" w16du:dateUtc="2024-12-21T08:04:00Z">
            <w:rPr>
              <w:ins w:id="828" w:author="Ben Fels" w:date="2024-12-21T09:04:00Z" w16du:dateUtc="2024-12-21T08:04:00Z"/>
              <w:lang w:val="en-US"/>
            </w:rPr>
          </w:rPrChange>
        </w:rPr>
      </w:pPr>
      <w:ins w:id="829" w:author="Ben Fels" w:date="2024-12-21T09:04:00Z" w16du:dateUtc="2024-12-21T08:04:00Z">
        <w:r w:rsidRPr="00DB6600">
          <w:rPr>
            <w:highlight w:val="cyan"/>
            <w:lang w:val="en-US"/>
            <w:rPrChange w:id="830"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831" w:author="Ben Fels" w:date="2024-12-21T09:04:00Z" w16du:dateUtc="2024-12-21T08:04:00Z"/>
          <w:lang w:val="en-US"/>
        </w:rPr>
      </w:pPr>
      <w:ins w:id="832" w:author="Ben Fels" w:date="2024-12-21T09:04:00Z" w16du:dateUtc="2024-12-21T08:04:00Z">
        <w:r w:rsidRPr="00DB6600">
          <w:rPr>
            <w:highlight w:val="cyan"/>
            <w:lang w:val="en-US"/>
            <w:rPrChange w:id="833" w:author="Ben Fels" w:date="2024-12-21T09:04:00Z" w16du:dateUtc="2024-12-21T08:04:00Z">
              <w:rPr>
                <w:lang w:val="en-US"/>
              </w:rPr>
            </w:rPrChange>
          </w:rPr>
          <w:t xml:space="preserve">Die Auswahl dieses Datensatzes wird von </w:t>
        </w:r>
        <w:r w:rsidRPr="00DB6600">
          <w:rPr>
            <w:highlight w:val="cyan"/>
            <w:lang w:val="en-US"/>
            <w:rPrChange w:id="834" w:author="Ben Fels" w:date="2024-12-21T09:04:00Z" w16du:dateUtc="2024-12-21T08:04:00Z">
              <w:rPr>
                <w:highlight w:val="magenta"/>
                <w:lang w:val="en-US"/>
              </w:rPr>
            </w:rPrChange>
          </w:rPr>
          <w:fldChar w:fldCharType="begin"/>
        </w:r>
        <w:r w:rsidRPr="00DB6600">
          <w:rPr>
            <w:highlight w:val="cyan"/>
            <w:lang w:val="en-US"/>
            <w:rPrChange w:id="835"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836" w:author="Ben Fels" w:date="2024-12-21T09:04:00Z" w16du:dateUtc="2024-12-21T08:04:00Z">
              <w:rPr>
                <w:highlight w:val="magenta"/>
                <w:lang w:val="en-US"/>
              </w:rPr>
            </w:rPrChange>
          </w:rPr>
          <w:fldChar w:fldCharType="separate"/>
        </w:r>
        <w:r w:rsidRPr="00DB6600">
          <w:rPr>
            <w:rFonts w:cs="Arial"/>
            <w:highlight w:val="cyan"/>
            <w:lang w:val="en-US"/>
            <w:rPrChange w:id="837" w:author="Ben Fels" w:date="2024-12-21T09:04:00Z" w16du:dateUtc="2024-12-21T08:04:00Z">
              <w:rPr>
                <w:rFonts w:cs="Arial"/>
                <w:highlight w:val="magenta"/>
                <w:lang w:val="en-US"/>
              </w:rPr>
            </w:rPrChange>
          </w:rPr>
          <w:t>(Yeginbergen et al., 2024, S. 11688)</w:t>
        </w:r>
        <w:r w:rsidRPr="00DB6600">
          <w:rPr>
            <w:highlight w:val="cyan"/>
            <w:lang w:val="en-US"/>
            <w:rPrChange w:id="838" w:author="Ben Fels" w:date="2024-12-21T09:04:00Z" w16du:dateUtc="2024-12-21T08:04:00Z">
              <w:rPr>
                <w:highlight w:val="magenta"/>
                <w:lang w:val="en-US"/>
              </w:rPr>
            </w:rPrChange>
          </w:rPr>
          <w:fldChar w:fldCharType="end"/>
        </w:r>
        <w:r w:rsidRPr="00DB6600">
          <w:rPr>
            <w:highlight w:val="cyan"/>
            <w:lang w:val="en-US"/>
            <w:rPrChange w:id="839"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840" w:author="Ben Fels" w:date="2024-12-21T08:53:00Z" w16du:dateUtc="2024-12-21T07:53:00Z"/>
          <w:highlight w:val="green"/>
        </w:rPr>
      </w:pPr>
      <w:r>
        <w:t xml:space="preserve">Der Datensatz enthält </w:t>
      </w:r>
      <w:r w:rsidR="00800EFE">
        <w:t xml:space="preserve">sowohl die vollständigen </w:t>
      </w:r>
      <w:del w:id="841" w:author="Ben Fels" w:date="2024-12-21T08:50:00Z" w16du:dateUtc="2024-12-21T07:50:00Z">
        <w:r w:rsidR="00800EFE" w:rsidDel="00C02EE7">
          <w:delText xml:space="preserve">Essays </w:delText>
        </w:r>
      </w:del>
      <w:ins w:id="842" w:author="Ben Fels" w:date="2024-12-21T08:50:00Z" w16du:dateUtc="2024-12-21T07:50:00Z">
        <w:r w:rsidR="00C02EE7">
          <w:t xml:space="preserve">Aufsätze </w:t>
        </w:r>
      </w:ins>
      <w:r w:rsidR="00800EFE">
        <w:t xml:space="preserve">als </w:t>
      </w:r>
      <w:r>
        <w:t>Text-Datei</w:t>
      </w:r>
      <w:ins w:id="843" w:author="Ben Fels" w:date="2024-12-21T08:50:00Z" w16du:dateUtc="2024-12-21T07:50:00Z">
        <w:r w:rsidR="00EE501B">
          <w:t>en</w:t>
        </w:r>
      </w:ins>
      <w:r>
        <w:t xml:space="preserve">, als </w:t>
      </w:r>
      <w:r w:rsidR="00800EFE">
        <w:t>auch die Annotationen als ann-Dateien</w:t>
      </w:r>
      <w:r w:rsidR="00800EFE" w:rsidRPr="00CD387E">
        <w:rPr>
          <w:highlight w:val="yellow"/>
          <w:rPrChange w:id="844" w:author="Ben Fels" w:date="2024-12-21T10:15:00Z" w16du:dateUtc="2024-12-21T09:15:00Z">
            <w:rPr/>
          </w:rPrChange>
        </w:rPr>
        <w:t xml:space="preserve">. </w:t>
      </w:r>
      <w:del w:id="845" w:author="Ben Fels" w:date="2024-12-21T08:50:00Z" w16du:dateUtc="2024-12-21T07:50:00Z">
        <w:r w:rsidR="0091105B" w:rsidRPr="00CD387E" w:rsidDel="00EE501B">
          <w:rPr>
            <w:highlight w:val="yellow"/>
            <w:rPrChange w:id="846" w:author="Ben Fels" w:date="2024-12-21T10:15:00Z" w16du:dateUtc="2024-12-21T09:15:00Z">
              <w:rPr/>
            </w:rPrChange>
          </w:rPr>
          <w:delText xml:space="preserve">Es </w:delText>
        </w:r>
      </w:del>
      <w:ins w:id="847" w:author="Ben Fels" w:date="2024-12-21T08:51:00Z" w16du:dateUtc="2024-12-21T07:51:00Z">
        <w:r w:rsidR="000B14C2" w:rsidRPr="00CD387E">
          <w:rPr>
            <w:highlight w:val="yellow"/>
            <w:rPrChange w:id="848" w:author="Ben Fels" w:date="2024-12-21T10:15:00Z" w16du:dateUtc="2024-12-21T09:15:00Z">
              <w:rPr/>
            </w:rPrChange>
          </w:rPr>
          <w:t xml:space="preserve">Bei den </w:t>
        </w:r>
      </w:ins>
      <w:ins w:id="849" w:author="Ben Fels" w:date="2024-12-21T08:50:00Z" w16du:dateUtc="2024-12-21T07:50:00Z">
        <w:r w:rsidR="00EE501B" w:rsidRPr="00CD387E">
          <w:rPr>
            <w:highlight w:val="yellow"/>
            <w:rPrChange w:id="850" w:author="Ben Fels" w:date="2024-12-21T10:15:00Z" w16du:dateUtc="2024-12-21T09:15:00Z">
              <w:rPr/>
            </w:rPrChange>
          </w:rPr>
          <w:t xml:space="preserve">Annotationen </w:t>
        </w:r>
      </w:ins>
      <w:del w:id="851" w:author="Ben Fels" w:date="2024-12-21T08:51:00Z" w16du:dateUtc="2024-12-21T07:51:00Z">
        <w:r w:rsidR="0091105B" w:rsidRPr="00CD387E" w:rsidDel="00EE501B">
          <w:rPr>
            <w:highlight w:val="yellow"/>
            <w:rPrChange w:id="852" w:author="Ben Fels" w:date="2024-12-21T10:15:00Z" w16du:dateUtc="2024-12-21T09:15:00Z">
              <w:rPr/>
            </w:rPrChange>
          </w:rPr>
          <w:delText xml:space="preserve">wird </w:delText>
        </w:r>
      </w:del>
      <w:ins w:id="853" w:author="Ben Fels" w:date="2024-12-21T08:51:00Z" w16du:dateUtc="2024-12-21T07:51:00Z">
        <w:r w:rsidR="000B14C2" w:rsidRPr="00CD387E">
          <w:rPr>
            <w:highlight w:val="yellow"/>
            <w:rPrChange w:id="854" w:author="Ben Fels" w:date="2024-12-21T10:15:00Z" w16du:dateUtc="2024-12-21T09:15:00Z">
              <w:rPr/>
            </w:rPrChange>
          </w:rPr>
          <w:t xml:space="preserve">werden </w:t>
        </w:r>
        <w:r w:rsidR="000F522D" w:rsidRPr="00CD387E">
          <w:rPr>
            <w:highlight w:val="yellow"/>
            <w:rPrChange w:id="855" w:author="Ben Fels" w:date="2024-12-21T10:15:00Z" w16du:dateUtc="2024-12-21T09:15:00Z">
              <w:rPr/>
            </w:rPrChange>
          </w:rPr>
          <w:t xml:space="preserve">die Argumentationskomponenten </w:t>
        </w:r>
      </w:ins>
      <w:del w:id="856" w:author="Ben Fels" w:date="2024-12-21T08:51:00Z" w16du:dateUtc="2024-12-21T07:51:00Z">
        <w:r w:rsidR="0091105B" w:rsidRPr="00CD387E" w:rsidDel="000F522D">
          <w:rPr>
            <w:highlight w:val="yellow"/>
            <w:rPrChange w:id="857" w:author="Ben Fels" w:date="2024-12-21T10:15:00Z" w16du:dateUtc="2024-12-21T09:15:00Z">
              <w:rPr/>
            </w:rPrChange>
          </w:rPr>
          <w:delText xml:space="preserve">zwischen </w:delText>
        </w:r>
      </w:del>
      <w:r w:rsidR="000B4D81" w:rsidRPr="00CD387E">
        <w:rPr>
          <w:highlight w:val="yellow"/>
          <w:rPrChange w:id="858" w:author="Ben Fels" w:date="2024-12-21T10:15:00Z" w16du:dateUtc="2024-12-21T09:15:00Z">
            <w:rPr/>
          </w:rPrChange>
        </w:rPr>
        <w:t>Hauptaussage (</w:t>
      </w:r>
      <w:r w:rsidR="00FA4398" w:rsidRPr="00CD387E">
        <w:rPr>
          <w:highlight w:val="yellow"/>
          <w:rPrChange w:id="859" w:author="Ben Fels" w:date="2024-12-21T10:15:00Z" w16du:dateUtc="2024-12-21T09:15:00Z">
            <w:rPr/>
          </w:rPrChange>
        </w:rPr>
        <w:t>MajorClaim</w:t>
      </w:r>
      <w:r w:rsidR="00B70058" w:rsidRPr="00CD387E">
        <w:rPr>
          <w:highlight w:val="yellow"/>
          <w:rPrChange w:id="860" w:author="Ben Fels" w:date="2024-12-21T10:15:00Z" w16du:dateUtc="2024-12-21T09:15:00Z">
            <w:rPr/>
          </w:rPrChange>
        </w:rPr>
        <w:t>s</w:t>
      </w:r>
      <w:r w:rsidR="000B4D81" w:rsidRPr="00CD387E">
        <w:rPr>
          <w:highlight w:val="yellow"/>
          <w:rPrChange w:id="861" w:author="Ben Fels" w:date="2024-12-21T10:15:00Z" w16du:dateUtc="2024-12-21T09:15:00Z">
            <w:rPr/>
          </w:rPrChange>
        </w:rPr>
        <w:t>)</w:t>
      </w:r>
      <w:r w:rsidR="00FA4398" w:rsidRPr="00CD387E">
        <w:rPr>
          <w:highlight w:val="yellow"/>
          <w:rPrChange w:id="862" w:author="Ben Fels" w:date="2024-12-21T10:15:00Z" w16du:dateUtc="2024-12-21T09:15:00Z">
            <w:rPr/>
          </w:rPrChange>
        </w:rPr>
        <w:t xml:space="preserve">, </w:t>
      </w:r>
      <w:r w:rsidR="000E6805" w:rsidRPr="00CD387E">
        <w:rPr>
          <w:highlight w:val="yellow"/>
          <w:rPrChange w:id="863" w:author="Ben Fels" w:date="2024-12-21T10:15:00Z" w16du:dateUtc="2024-12-21T09:15:00Z">
            <w:rPr/>
          </w:rPrChange>
        </w:rPr>
        <w:t xml:space="preserve">Behauptungen (claims) </w:t>
      </w:r>
      <w:r w:rsidR="00FA4398" w:rsidRPr="00CD387E">
        <w:rPr>
          <w:highlight w:val="yellow"/>
          <w:rPrChange w:id="864" w:author="Ben Fels" w:date="2024-12-21T10:15:00Z" w16du:dateUtc="2024-12-21T09:15:00Z">
            <w:rPr/>
          </w:rPrChange>
        </w:rPr>
        <w:t xml:space="preserve">und </w:t>
      </w:r>
      <w:r w:rsidR="00A243E1" w:rsidRPr="00CD387E">
        <w:rPr>
          <w:highlight w:val="yellow"/>
          <w:rPrChange w:id="865" w:author="Ben Fels" w:date="2024-12-21T10:15:00Z" w16du:dateUtc="2024-12-21T09:15:00Z">
            <w:rPr/>
          </w:rPrChange>
        </w:rPr>
        <w:t>Prämissen (p</w:t>
      </w:r>
      <w:r w:rsidR="00FA4398" w:rsidRPr="00CD387E">
        <w:rPr>
          <w:highlight w:val="yellow"/>
          <w:rPrChange w:id="866" w:author="Ben Fels" w:date="2024-12-21T10:15:00Z" w16du:dateUtc="2024-12-21T09:15:00Z">
            <w:rPr/>
          </w:rPrChange>
        </w:rPr>
        <w:t>remises</w:t>
      </w:r>
      <w:r w:rsidR="00A243E1" w:rsidRPr="00CD387E">
        <w:rPr>
          <w:highlight w:val="yellow"/>
          <w:rPrChange w:id="867" w:author="Ben Fels" w:date="2024-12-21T10:15:00Z" w16du:dateUtc="2024-12-21T09:15:00Z">
            <w:rPr/>
          </w:rPrChange>
        </w:rPr>
        <w:t>)</w:t>
      </w:r>
      <w:ins w:id="868" w:author="Ben Fels" w:date="2024-12-21T08:51:00Z" w16du:dateUtc="2024-12-21T07:51:00Z">
        <w:r w:rsidR="000B14C2" w:rsidRPr="00CD387E">
          <w:rPr>
            <w:highlight w:val="yellow"/>
            <w:rPrChange w:id="869" w:author="Ben Fels" w:date="2024-12-21T10:15:00Z" w16du:dateUtc="2024-12-21T09:15:00Z">
              <w:rPr/>
            </w:rPrChange>
          </w:rPr>
          <w:t xml:space="preserve"> unterschieden</w:t>
        </w:r>
      </w:ins>
      <w:del w:id="870" w:author="Ben Fels" w:date="2024-12-21T08:51:00Z" w16du:dateUtc="2024-12-21T07:51:00Z">
        <w:r w:rsidR="00FA4398" w:rsidDel="00EE501B">
          <w:delText xml:space="preserve"> </w:delText>
        </w:r>
        <w:r w:rsidR="00FA4398" w:rsidRPr="00427043" w:rsidDel="00EE501B">
          <w:rPr>
            <w:highlight w:val="green"/>
            <w:rPrChange w:id="871" w:author="Ben Fels" w:date="2024-12-21T08:54:00Z" w16du:dateUtc="2024-12-21T07:54:00Z">
              <w:rPr/>
            </w:rPrChange>
          </w:rPr>
          <w:delText>unterschieden</w:delText>
        </w:r>
      </w:del>
      <w:r w:rsidR="00FA4398" w:rsidRPr="00427043">
        <w:rPr>
          <w:highlight w:val="green"/>
          <w:rPrChange w:id="872" w:author="Ben Fels" w:date="2024-12-21T08:54:00Z" w16du:dateUtc="2024-12-21T07:54:00Z">
            <w:rPr/>
          </w:rPrChange>
        </w:rPr>
        <w:t>.</w:t>
      </w:r>
      <w:ins w:id="873" w:author="Ben Fels" w:date="2024-12-21T09:45:00Z" w16du:dateUtc="2024-12-21T08:45:00Z">
        <w:r w:rsidR="008E4A9B">
          <w:rPr>
            <w:highlight w:val="green"/>
          </w:rPr>
          <w:t xml:space="preserve"> </w:t>
        </w:r>
      </w:ins>
      <w:ins w:id="874" w:author="Ben Fels" w:date="2024-12-21T10:06:00Z" w16du:dateUtc="2024-12-21T09:06:00Z">
        <w:r w:rsidR="008631F4">
          <w:rPr>
            <w:highlight w:val="green"/>
          </w:rPr>
          <w:t>Nach</w:t>
        </w:r>
      </w:ins>
      <w:ins w:id="875" w:author="Ben Fels" w:date="2024-12-21T10:08:00Z" w16du:dateUtc="2024-12-21T09:08:00Z">
        <w:r w:rsidR="00F072E1">
          <w:rPr>
            <w:highlight w:val="green"/>
          </w:rPr>
          <w:t xml:space="preserve"> </w:t>
        </w:r>
        <w:r w:rsidR="00F072E1" w:rsidRPr="00895A9C">
          <w:rPr>
            <w:rFonts w:cs="Arial"/>
            <w:highlight w:val="magenta"/>
          </w:rPr>
          <w:t>Stab &amp; Gurevych</w:t>
        </w:r>
      </w:ins>
      <w:ins w:id="876" w:author="Ben Fels" w:date="2024-12-21T10:06:00Z" w16du:dateUtc="2024-12-21T09:06:00Z">
        <w:r w:rsidR="008631F4">
          <w:rPr>
            <w:highlight w:val="green"/>
          </w:rPr>
          <w:t xml:space="preserve"> </w:t>
        </w:r>
      </w:ins>
      <w:r w:rsidR="00A951CF" w:rsidRPr="00F072E1">
        <w:rPr>
          <w:highlight w:val="magenta"/>
          <w:rPrChange w:id="877" w:author="Ben Fels" w:date="2024-12-21T10:07:00Z" w16du:dateUtc="2024-12-21T09:07:00Z">
            <w:rPr>
              <w:highlight w:val="green"/>
            </w:rPr>
          </w:rPrChange>
        </w:rPr>
        <w:fldChar w:fldCharType="begin"/>
      </w:r>
      <w:r w:rsidR="00A951CF" w:rsidRPr="00F072E1">
        <w:rPr>
          <w:highlight w:val="magenta"/>
          <w:rPrChange w:id="878"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879" w:author="Ben Fels" w:date="2024-12-21T10:07:00Z" w16du:dateUtc="2024-12-21T09:07:00Z">
            <w:rPr>
              <w:highlight w:val="green"/>
            </w:rPr>
          </w:rPrChange>
        </w:rPr>
        <w:fldChar w:fldCharType="separate"/>
      </w:r>
      <w:r w:rsidR="00A951CF" w:rsidRPr="00F072E1">
        <w:rPr>
          <w:rFonts w:cs="Arial"/>
          <w:highlight w:val="magenta"/>
          <w:rPrChange w:id="880" w:author="Ben Fels" w:date="2024-12-21T10:07:00Z" w16du:dateUtc="2024-12-21T09:07:00Z">
            <w:rPr>
              <w:rFonts w:cs="Arial"/>
              <w:highlight w:val="green"/>
            </w:rPr>
          </w:rPrChange>
        </w:rPr>
        <w:t>(2017b, S. 627)</w:t>
      </w:r>
      <w:r w:rsidR="00A951CF" w:rsidRPr="00F072E1">
        <w:rPr>
          <w:highlight w:val="magenta"/>
          <w:rPrChange w:id="881" w:author="Ben Fels" w:date="2024-12-21T10:07:00Z" w16du:dateUtc="2024-12-21T09:07:00Z">
            <w:rPr>
              <w:highlight w:val="green"/>
            </w:rPr>
          </w:rPrChange>
        </w:rPr>
        <w:fldChar w:fldCharType="end"/>
      </w:r>
      <w:ins w:id="882" w:author="Ben Fels" w:date="2024-12-21T10:07:00Z" w16du:dateUtc="2024-12-21T09:07:00Z">
        <w:r w:rsidR="00F072E1">
          <w:rPr>
            <w:highlight w:val="green"/>
          </w:rPr>
          <w:t xml:space="preserve"> </w:t>
        </w:r>
      </w:ins>
      <w:ins w:id="883" w:author="Ben Fels" w:date="2024-12-21T10:14:00Z" w16du:dateUtc="2024-12-21T09:14:00Z">
        <w:r w:rsidR="001B0D18">
          <w:rPr>
            <w:highlight w:val="green"/>
          </w:rPr>
          <w:t xml:space="preserve">beinhalten </w:t>
        </w:r>
      </w:ins>
      <w:ins w:id="884" w:author="Ben Fels" w:date="2024-12-21T11:11:00Z" w16du:dateUtc="2024-12-21T10:11:00Z">
        <w:r w:rsidR="00AD7B99">
          <w:rPr>
            <w:highlight w:val="green"/>
          </w:rPr>
          <w:t>solche</w:t>
        </w:r>
      </w:ins>
      <w:ins w:id="885" w:author="Ben Fels" w:date="2024-12-21T10:14:00Z" w16du:dateUtc="2024-12-21T09:14:00Z">
        <w:r w:rsidR="001B0D18">
          <w:rPr>
            <w:highlight w:val="green"/>
          </w:rPr>
          <w:t xml:space="preserve"> Aufsätze</w:t>
        </w:r>
      </w:ins>
      <w:ins w:id="886" w:author="Ben Fels" w:date="2024-12-21T10:15:00Z" w16du:dateUtc="2024-12-21T09:15:00Z">
        <w:r w:rsidR="00CD387E">
          <w:rPr>
            <w:highlight w:val="green"/>
          </w:rPr>
          <w:t xml:space="preserve"> folgende argumentative Struktur. </w:t>
        </w:r>
        <w:r w:rsidR="001B0D18">
          <w:rPr>
            <w:highlight w:val="green"/>
          </w:rPr>
          <w:t xml:space="preserve">Eine </w:t>
        </w:r>
      </w:ins>
      <w:ins w:id="887" w:author="Ben Fels" w:date="2024-12-21T10:07:00Z" w16du:dateUtc="2024-12-21T09:07:00Z">
        <w:r w:rsidR="00A951CF" w:rsidRPr="00CC31C4">
          <w:rPr>
            <w:highlight w:val="green"/>
          </w:rPr>
          <w:t xml:space="preserve">Hauptaussage </w:t>
        </w:r>
      </w:ins>
      <w:ins w:id="888" w:author="Ben Fels" w:date="2024-12-21T10:15:00Z" w16du:dateUtc="2024-12-21T09:15:00Z">
        <w:r w:rsidR="001B0D18">
          <w:rPr>
            <w:highlight w:val="green"/>
          </w:rPr>
          <w:t xml:space="preserve">spiegelt </w:t>
        </w:r>
      </w:ins>
      <w:ins w:id="889" w:author="Ben Fels" w:date="2024-12-21T09:45:00Z" w16du:dateUtc="2024-12-21T08:45:00Z">
        <w:r w:rsidR="008E4A9B" w:rsidRPr="00CC31C4">
          <w:rPr>
            <w:highlight w:val="green"/>
          </w:rPr>
          <w:t>d</w:t>
        </w:r>
      </w:ins>
      <w:ins w:id="890" w:author="Ben Fels" w:date="2024-12-21T09:46:00Z" w16du:dateUtc="2024-12-21T08:46:00Z">
        <w:r w:rsidR="005645A2" w:rsidRPr="00CC31C4">
          <w:rPr>
            <w:highlight w:val="green"/>
          </w:rPr>
          <w:t>en Standpunkt des Autoren wider</w:t>
        </w:r>
      </w:ins>
      <w:ins w:id="891" w:author="Ben Fels" w:date="2024-12-21T10:09:00Z" w16du:dateUtc="2024-12-21T09:09:00Z">
        <w:r w:rsidR="00D27617" w:rsidRPr="00CC31C4">
          <w:rPr>
            <w:rPrChange w:id="892"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893" w:author="Ben Fels" w:date="2024-12-21T10:10:00Z" w16du:dateUtc="2024-12-21T09:10:00Z">
        <w:r w:rsidR="00500497" w:rsidRPr="004C0C7E">
          <w:rPr>
            <w:highlight w:val="green"/>
          </w:rPr>
          <w:t>unterstützt oder angegriffen werden</w:t>
        </w:r>
      </w:ins>
      <w:ins w:id="894" w:author="Ben Fels" w:date="2024-12-21T10:09:00Z" w16du:dateUtc="2024-12-21T09:09:00Z">
        <w:r w:rsidR="00D27617" w:rsidRPr="004C0C7E">
          <w:rPr>
            <w:highlight w:val="green"/>
          </w:rPr>
          <w:t xml:space="preserve">. </w:t>
        </w:r>
      </w:ins>
      <w:del w:id="895" w:author="Ben Fels" w:date="2024-12-21T10:09:00Z" w16du:dateUtc="2024-12-21T09:09:00Z">
        <w:r w:rsidR="00FA4398" w:rsidRPr="004C0C7E" w:rsidDel="00D27617">
          <w:rPr>
            <w:highlight w:val="green"/>
            <w:rPrChange w:id="896" w:author="Ben Fels" w:date="2024-12-21T11:18:00Z" w16du:dateUtc="2024-12-21T10:18:00Z">
              <w:rPr/>
            </w:rPrChange>
          </w:rPr>
          <w:delText xml:space="preserve"> </w:delText>
        </w:r>
      </w:del>
      <w:ins w:id="897" w:author="Ben Fels" w:date="2024-12-21T10:06:00Z" w16du:dateUtc="2024-12-21T09:06:00Z">
        <w:r w:rsidR="008631F4" w:rsidRPr="004C0C7E">
          <w:rPr>
            <w:highlight w:val="green"/>
          </w:rPr>
          <w:t xml:space="preserve">Ein Argument besteht aus einer Behauptung und </w:t>
        </w:r>
      </w:ins>
      <w:ins w:id="898" w:author="Ben Fels" w:date="2024-12-21T10:11:00Z" w16du:dateUtc="2024-12-21T09:11:00Z">
        <w:r w:rsidR="00BF4381" w:rsidRPr="004C0C7E">
          <w:rPr>
            <w:highlight w:val="green"/>
            <w:rPrChange w:id="899" w:author="Ben Fels" w:date="2024-12-21T11:18:00Z" w16du:dateUtc="2024-12-21T10:18:00Z">
              <w:rPr/>
            </w:rPrChange>
          </w:rPr>
          <w:lastRenderedPageBreak/>
          <w:t xml:space="preserve">mindestens </w:t>
        </w:r>
      </w:ins>
      <w:ins w:id="900" w:author="Ben Fels" w:date="2024-12-21T10:06:00Z" w16du:dateUtc="2024-12-21T09:06:00Z">
        <w:r w:rsidR="008631F4" w:rsidRPr="004C0C7E">
          <w:rPr>
            <w:highlight w:val="green"/>
          </w:rPr>
          <w:t>einer Prämisse.</w:t>
        </w:r>
      </w:ins>
      <w:ins w:id="901" w:author="Ben Fels" w:date="2024-12-21T10:12:00Z" w16du:dateUtc="2024-12-21T09:12:00Z">
        <w:r w:rsidR="001D6B97" w:rsidRPr="004C0C7E">
          <w:rPr>
            <w:highlight w:val="green"/>
            <w:rPrChange w:id="902" w:author="Ben Fels" w:date="2024-12-21T11:18:00Z" w16du:dateUtc="2024-12-21T10:18:00Z">
              <w:rPr/>
            </w:rPrChange>
          </w:rPr>
          <w:t xml:space="preserve"> </w:t>
        </w:r>
      </w:ins>
      <w:ins w:id="903" w:author="Ben Fels" w:date="2024-12-21T10:18:00Z" w16du:dateUtc="2024-12-21T09:18:00Z">
        <w:r w:rsidR="009B3010" w:rsidRPr="004C0C7E">
          <w:rPr>
            <w:highlight w:val="green"/>
            <w:rPrChange w:id="904" w:author="Ben Fels" w:date="2024-12-21T11:18:00Z" w16du:dateUtc="2024-12-21T10:18:00Z">
              <w:rPr/>
            </w:rPrChange>
          </w:rPr>
          <w:t>Prämisse</w:t>
        </w:r>
      </w:ins>
      <w:ins w:id="905" w:author="Ben Fels" w:date="2024-12-21T11:13:00Z" w16du:dateUtc="2024-12-21T10:13:00Z">
        <w:r w:rsidR="00666B23" w:rsidRPr="004C0C7E">
          <w:rPr>
            <w:highlight w:val="green"/>
            <w:rPrChange w:id="906" w:author="Ben Fels" w:date="2024-12-21T11:18:00Z" w16du:dateUtc="2024-12-21T10:18:00Z">
              <w:rPr/>
            </w:rPrChange>
          </w:rPr>
          <w:t>n</w:t>
        </w:r>
      </w:ins>
      <w:ins w:id="907" w:author="Ben Fels" w:date="2024-12-21T10:18:00Z" w16du:dateUtc="2024-12-21T09:18:00Z">
        <w:r w:rsidR="009B3010" w:rsidRPr="004C0C7E">
          <w:rPr>
            <w:highlight w:val="green"/>
            <w:rPrChange w:id="908" w:author="Ben Fels" w:date="2024-12-21T11:18:00Z" w16du:dateUtc="2024-12-21T10:18:00Z">
              <w:rPr/>
            </w:rPrChange>
          </w:rPr>
          <w:t xml:space="preserve"> </w:t>
        </w:r>
      </w:ins>
      <w:ins w:id="909" w:author="Ben Fels" w:date="2024-12-21T11:13:00Z" w16du:dateUtc="2024-12-21T10:13:00Z">
        <w:r w:rsidR="00666B23" w:rsidRPr="004C0C7E">
          <w:rPr>
            <w:highlight w:val="green"/>
            <w:rPrChange w:id="910" w:author="Ben Fels" w:date="2024-12-21T11:18:00Z" w16du:dateUtc="2024-12-21T10:18:00Z">
              <w:rPr/>
            </w:rPrChange>
          </w:rPr>
          <w:t xml:space="preserve">sind </w:t>
        </w:r>
      </w:ins>
      <w:ins w:id="911" w:author="Ben Fels" w:date="2024-12-21T10:18:00Z" w16du:dateUtc="2024-12-21T09:18:00Z">
        <w:r w:rsidR="009B3010" w:rsidRPr="004C0C7E">
          <w:rPr>
            <w:highlight w:val="green"/>
            <w:rPrChange w:id="912" w:author="Ben Fels" w:date="2024-12-21T11:18:00Z" w16du:dateUtc="2024-12-21T10:18:00Z">
              <w:rPr/>
            </w:rPrChange>
          </w:rPr>
          <w:t xml:space="preserve">dabei </w:t>
        </w:r>
      </w:ins>
      <w:ins w:id="913" w:author="Ben Fels" w:date="2024-12-21T11:13:00Z" w16du:dateUtc="2024-12-21T10:13:00Z">
        <w:r w:rsidR="00666B23" w:rsidRPr="004C0C7E">
          <w:rPr>
            <w:highlight w:val="green"/>
            <w:rPrChange w:id="914" w:author="Ben Fels" w:date="2024-12-21T11:18:00Z" w16du:dateUtc="2024-12-21T10:18:00Z">
              <w:rPr/>
            </w:rPrChange>
          </w:rPr>
          <w:t xml:space="preserve">die Gründe </w:t>
        </w:r>
      </w:ins>
      <w:ins w:id="915" w:author="Ben Fels" w:date="2024-12-21T10:18:00Z" w16du:dateUtc="2024-12-21T09:18:00Z">
        <w:r w:rsidR="009B3010" w:rsidRPr="004C0C7E">
          <w:rPr>
            <w:highlight w:val="green"/>
            <w:rPrChange w:id="916" w:author="Ben Fels" w:date="2024-12-21T11:18:00Z" w16du:dateUtc="2024-12-21T10:18:00Z">
              <w:rPr/>
            </w:rPrChange>
          </w:rPr>
          <w:t>für</w:t>
        </w:r>
      </w:ins>
      <w:ins w:id="917" w:author="Ben Fels" w:date="2024-12-21T10:19:00Z" w16du:dateUtc="2024-12-21T09:19:00Z">
        <w:r w:rsidR="009B3010" w:rsidRPr="004C0C7E">
          <w:rPr>
            <w:highlight w:val="green"/>
            <w:rPrChange w:id="918" w:author="Ben Fels" w:date="2024-12-21T11:18:00Z" w16du:dateUtc="2024-12-21T10:18:00Z">
              <w:rPr/>
            </w:rPrChange>
          </w:rPr>
          <w:t xml:space="preserve"> </w:t>
        </w:r>
      </w:ins>
      <w:ins w:id="919" w:author="Ben Fels" w:date="2024-12-21T11:13:00Z" w16du:dateUtc="2024-12-21T10:13:00Z">
        <w:r w:rsidR="00C1194F" w:rsidRPr="004C0C7E">
          <w:rPr>
            <w:highlight w:val="green"/>
            <w:rPrChange w:id="920" w:author="Ben Fels" w:date="2024-12-21T11:18:00Z" w16du:dateUtc="2024-12-21T10:18:00Z">
              <w:rPr/>
            </w:rPrChange>
          </w:rPr>
          <w:t xml:space="preserve">ein </w:t>
        </w:r>
      </w:ins>
      <w:ins w:id="921" w:author="Ben Fels" w:date="2024-12-21T10:19:00Z" w16du:dateUtc="2024-12-21T09:19:00Z">
        <w:r w:rsidR="009B3010" w:rsidRPr="004C0C7E">
          <w:rPr>
            <w:highlight w:val="green"/>
            <w:rPrChange w:id="922" w:author="Ben Fels" w:date="2024-12-21T11:18:00Z" w16du:dateUtc="2024-12-21T10:18:00Z">
              <w:rPr/>
            </w:rPrChange>
          </w:rPr>
          <w:t>Argument.</w:t>
        </w:r>
      </w:ins>
      <w:ins w:id="923" w:author="Ben Fels" w:date="2024-12-21T11:13:00Z" w16du:dateUtc="2024-12-21T10:13:00Z">
        <w:r w:rsidR="004237FD" w:rsidRPr="004C0C7E">
          <w:rPr>
            <w:highlight w:val="green"/>
            <w:rPrChange w:id="924" w:author="Ben Fels" w:date="2024-12-21T11:18:00Z" w16du:dateUtc="2024-12-21T10:18:00Z">
              <w:rPr/>
            </w:rPrChange>
          </w:rPr>
          <w:t xml:space="preserve"> </w:t>
        </w:r>
      </w:ins>
      <w:ins w:id="925" w:author="Ben Fels" w:date="2024-12-21T10:12:00Z" w16du:dateUtc="2024-12-21T09:12:00Z">
        <w:r w:rsidR="001D6B97" w:rsidRPr="004C0C7E">
          <w:rPr>
            <w:highlight w:val="green"/>
            <w:rPrChange w:id="926" w:author="Ben Fels" w:date="2024-12-21T11:18:00Z" w16du:dateUtc="2024-12-21T10:18:00Z">
              <w:rPr/>
            </w:rPrChange>
          </w:rPr>
          <w:t xml:space="preserve">Um die Haltung der Argumente </w:t>
        </w:r>
      </w:ins>
      <w:ins w:id="927" w:author="Ben Fels" w:date="2024-12-21T11:15:00Z" w16du:dateUtc="2024-12-21T10:15:00Z">
        <w:r w:rsidR="000219A5" w:rsidRPr="004C0C7E">
          <w:rPr>
            <w:highlight w:val="green"/>
            <w:rPrChange w:id="928" w:author="Ben Fels" w:date="2024-12-21T11:18:00Z" w16du:dateUtc="2024-12-21T10:18:00Z">
              <w:rPr/>
            </w:rPrChange>
          </w:rPr>
          <w:t xml:space="preserve">zu </w:t>
        </w:r>
      </w:ins>
      <w:ins w:id="929" w:author="Ben Fels" w:date="2024-12-21T11:16:00Z" w16du:dateUtc="2024-12-21T10:16:00Z">
        <w:r w:rsidR="009019EC" w:rsidRPr="004C0C7E">
          <w:rPr>
            <w:highlight w:val="green"/>
            <w:rPrChange w:id="930" w:author="Ben Fels" w:date="2024-12-21T11:18:00Z" w16du:dateUtc="2024-12-21T10:18:00Z">
              <w:rPr/>
            </w:rPrChange>
          </w:rPr>
          <w:t xml:space="preserve">unterscheiden, </w:t>
        </w:r>
      </w:ins>
      <w:ins w:id="931" w:author="Ben Fels" w:date="2024-12-21T11:14:00Z" w16du:dateUtc="2024-12-21T10:14:00Z">
        <w:r w:rsidR="003D3ACB" w:rsidRPr="004C0C7E">
          <w:rPr>
            <w:highlight w:val="green"/>
            <w:rPrChange w:id="932" w:author="Ben Fels" w:date="2024-12-21T11:18:00Z" w16du:dateUtc="2024-12-21T10:18:00Z">
              <w:rPr/>
            </w:rPrChange>
          </w:rPr>
          <w:t xml:space="preserve">sind </w:t>
        </w:r>
      </w:ins>
      <w:ins w:id="933" w:author="Ben Fels" w:date="2024-12-21T11:15:00Z" w16du:dateUtc="2024-12-21T10:15:00Z">
        <w:r w:rsidR="000219A5" w:rsidRPr="004C0C7E">
          <w:rPr>
            <w:highlight w:val="green"/>
            <w:rPrChange w:id="934"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935" w:author="Ben Fels" w:date="2024-12-21T10:02:00Z" w16du:dateUtc="2024-12-21T09:02:00Z"/>
        </w:rPr>
      </w:pPr>
      <w:del w:id="936" w:author="Ben Fels" w:date="2024-12-21T11:14:00Z" w16du:dateUtc="2024-12-21T10:14:00Z">
        <w:r w:rsidRPr="004C0C7E" w:rsidDel="003D3ACB">
          <w:rPr>
            <w:highlight w:val="green"/>
            <w:rPrChange w:id="937" w:author="Ben Fels" w:date="2024-12-21T11:18:00Z" w16du:dateUtc="2024-12-21T10:18:00Z">
              <w:rPr/>
            </w:rPrChange>
          </w:rPr>
          <w:delText xml:space="preserve">Behauptungen </w:delText>
        </w:r>
      </w:del>
      <w:del w:id="938" w:author="Ben Fels" w:date="2024-12-21T10:13:00Z" w16du:dateUtc="2024-12-21T09:13:00Z">
        <w:r w:rsidRPr="004C0C7E" w:rsidDel="00C41407">
          <w:rPr>
            <w:highlight w:val="green"/>
            <w:rPrChange w:id="939" w:author="Ben Fels" w:date="2024-12-21T11:18:00Z" w16du:dateUtc="2024-12-21T10:18:00Z">
              <w:rPr/>
            </w:rPrChange>
          </w:rPr>
          <w:delText xml:space="preserve">können </w:delText>
        </w:r>
      </w:del>
      <w:ins w:id="940" w:author="Ben Fels" w:date="2024-12-21T11:14:00Z" w16du:dateUtc="2024-12-21T10:14:00Z">
        <w:r w:rsidR="003D3ACB" w:rsidRPr="004C0C7E">
          <w:rPr>
            <w:highlight w:val="green"/>
            <w:rPrChange w:id="941" w:author="Ben Fels" w:date="2024-12-21T11:18:00Z" w16du:dateUtc="2024-12-21T10:18:00Z">
              <w:rPr/>
            </w:rPrChange>
          </w:rPr>
          <w:t xml:space="preserve">als </w:t>
        </w:r>
      </w:ins>
      <w:r w:rsidRPr="004C0C7E">
        <w:rPr>
          <w:highlight w:val="green"/>
          <w:rPrChange w:id="942" w:author="Ben Fels" w:date="2024-12-21T11:18:00Z" w16du:dateUtc="2024-12-21T10:18:00Z">
            <w:rPr/>
          </w:rPrChange>
        </w:rPr>
        <w:t xml:space="preserve">für oder gegen </w:t>
      </w:r>
      <w:del w:id="943" w:author="Ben Fels" w:date="2024-12-21T10:13:00Z" w16du:dateUtc="2024-12-21T09:13:00Z">
        <w:r w:rsidRPr="004C0C7E" w:rsidDel="00FB6B31">
          <w:rPr>
            <w:highlight w:val="green"/>
            <w:rPrChange w:id="944" w:author="Ben Fels" w:date="2024-12-21T11:18:00Z" w16du:dateUtc="2024-12-21T10:18:00Z">
              <w:rPr/>
            </w:rPrChange>
          </w:rPr>
          <w:delText>die Hauptaussage sein</w:delText>
        </w:r>
      </w:del>
      <w:ins w:id="945" w:author="Ben Fels" w:date="2024-12-21T10:13:00Z" w16du:dateUtc="2024-12-21T09:13:00Z">
        <w:r w:rsidR="00FB6B31" w:rsidRPr="004C0C7E">
          <w:rPr>
            <w:highlight w:val="green"/>
            <w:rPrChange w:id="946" w:author="Ben Fels" w:date="2024-12-21T11:18:00Z" w16du:dateUtc="2024-12-21T10:18:00Z">
              <w:rPr/>
            </w:rPrChange>
          </w:rPr>
          <w:t>markiert</w:t>
        </w:r>
      </w:ins>
      <w:r w:rsidRPr="004C0C7E">
        <w:rPr>
          <w:highlight w:val="green"/>
          <w:rPrChange w:id="947"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948" w:author="Ben Fels" w:date="2024-12-21T11:18:00Z" w16du:dateUtc="2024-12-21T10:18:00Z">
            <w:rPr/>
          </w:rPrChange>
        </w:rPr>
        <w:t>a</w:t>
      </w:r>
      <w:r w:rsidRPr="004C0C7E">
        <w:rPr>
          <w:highlight w:val="green"/>
          <w:rPrChange w:id="949" w:author="Ben Fels" w:date="2024-12-21T11:18:00Z" w16du:dateUtc="2024-12-21T10:18:00Z">
            <w:rPr/>
          </w:rPrChange>
        </w:rPr>
        <w:t xml:space="preserve">ngreifen. Es ist möglich, dass es mehrere Hauptaussagen </w:t>
      </w:r>
      <w:r w:rsidR="00E51A1B" w:rsidRPr="004C0C7E">
        <w:rPr>
          <w:highlight w:val="green"/>
          <w:rPrChange w:id="950" w:author="Ben Fels" w:date="2024-12-21T11:18:00Z" w16du:dateUtc="2024-12-21T10:18:00Z">
            <w:rPr/>
          </w:rPrChange>
        </w:rPr>
        <w:t xml:space="preserve">zu einem Text </w:t>
      </w:r>
      <w:r w:rsidRPr="004C0C7E">
        <w:rPr>
          <w:highlight w:val="green"/>
          <w:rPrChange w:id="951" w:author="Ben Fels" w:date="2024-12-21T11:18:00Z" w16du:dateUtc="2024-12-21T10:18:00Z">
            <w:rPr/>
          </w:rPrChange>
        </w:rPr>
        <w:t>gibt.</w:t>
      </w:r>
      <w:r w:rsidR="003840ED" w:rsidRPr="004C0C7E">
        <w:rPr>
          <w:highlight w:val="green"/>
          <w:rPrChange w:id="952" w:author="Ben Fels" w:date="2024-12-21T11:18:00Z" w16du:dateUtc="2024-12-21T10:18:00Z">
            <w:rPr/>
          </w:rPrChange>
        </w:rPr>
        <w:t xml:space="preserve"> Hierbei wurde jedoch nicht annotiert, auf welche </w:t>
      </w:r>
      <w:r w:rsidR="00E51A1B" w:rsidRPr="004C0C7E">
        <w:rPr>
          <w:highlight w:val="green"/>
          <w:rPrChange w:id="953"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954" w:author="Ben Fels" w:date="2024-12-21T11:17:00Z" w16du:dateUtc="2024-12-21T10:17:00Z"/>
        </w:rPr>
      </w:pPr>
      <w:commentRangeStart w:id="955"/>
      <w:ins w:id="956" w:author="Ben Fels" w:date="2024-12-21T10:02:00Z" w16du:dateUtc="2024-12-21T09:02:00Z">
        <w:r w:rsidRPr="00D4435C">
          <w:rPr>
            <w:highlight w:val="cyan"/>
            <w:rPrChange w:id="957" w:author="Ben Fels" w:date="2024-12-21T10:02:00Z" w16du:dateUtc="2024-12-21T09:02:00Z">
              <w:rPr/>
            </w:rPrChange>
          </w:rPr>
          <w:t>Beschriftung einfügen</w:t>
        </w:r>
      </w:ins>
      <w:ins w:id="958" w:author="Ben Fels" w:date="2024-12-21T11:18:00Z" w16du:dateUtc="2024-12-21T10:18:00Z">
        <w:r w:rsidR="00B61886">
          <w:t xml:space="preserve">: </w:t>
        </w:r>
      </w:ins>
      <w:commentRangeEnd w:id="955"/>
      <w:ins w:id="959" w:author="Ben Fels" w:date="2024-12-21T11:19:00Z" w16du:dateUtc="2024-12-21T10:19:00Z">
        <w:r w:rsidR="00B62541">
          <w:rPr>
            <w:rStyle w:val="Kommentarzeichen"/>
          </w:rPr>
          <w:commentReference w:id="955"/>
        </w:r>
      </w:ins>
      <w:ins w:id="960" w:author="Ben Fels" w:date="2024-12-21T11:18:00Z" w16du:dateUtc="2024-12-21T10:18:00Z">
        <w:r w:rsidR="00B61886">
          <w:t>Argumentationskomponenten und deren Strukturen.</w:t>
        </w:r>
      </w:ins>
      <w:ins w:id="961" w:author="Ben Fels" w:date="2024-12-21T10:02:00Z" w16du:dateUtc="2024-12-21T09:02:00Z">
        <w:r>
          <w:t xml:space="preserve"> </w:t>
        </w:r>
        <w:r w:rsidRPr="00D4435C">
          <w:rPr>
            <w:highlight w:val="cyan"/>
            <w:rPrChange w:id="962"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963" w:author="Ben Fels" w:date="2024-12-21T10:02:00Z" w16du:dateUtc="2024-12-21T09:02:00Z"/>
        </w:rPr>
      </w:pPr>
      <w:ins w:id="964"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965" w:author="Ben Fels" w:date="2024-12-21T10:02:00Z" w16du:dateUtc="2024-12-21T09:02:00Z"/>
          <w:sz w:val="22"/>
          <w:szCs w:val="20"/>
          <w:rPrChange w:id="966" w:author="Ben Fels" w:date="2024-12-21T10:02:00Z" w16du:dateUtc="2024-12-21T09:02:00Z">
            <w:rPr>
              <w:ins w:id="967" w:author="Ben Fels" w:date="2024-12-21T10:02:00Z" w16du:dateUtc="2024-12-21T09:02:00Z"/>
            </w:rPr>
          </w:rPrChange>
        </w:rPr>
      </w:pPr>
      <w:ins w:id="968" w:author="Ben Fels" w:date="2024-12-21T10:02:00Z" w16du:dateUtc="2024-12-21T09:02:00Z">
        <w:r w:rsidRPr="00D4435C">
          <w:rPr>
            <w:sz w:val="22"/>
            <w:szCs w:val="20"/>
            <w:rPrChange w:id="969" w:author="Ben Fels" w:date="2024-12-21T10:02:00Z" w16du:dateUtc="2024-12-21T09:02:00Z">
              <w:rPr/>
            </w:rPrChange>
          </w:rPr>
          <w:t>Eigene Darstellung nach</w:t>
        </w:r>
      </w:ins>
      <w:ins w:id="970" w:author="Ben Fels" w:date="2024-12-21T11:18:00Z" w16du:dateUtc="2024-12-21T10:18:00Z">
        <w:r w:rsidR="00C351F4">
          <w:rPr>
            <w:sz w:val="22"/>
            <w:szCs w:val="20"/>
          </w:rPr>
          <w:t xml:space="preserve"> </w:t>
        </w:r>
        <w:r w:rsidR="00C351F4" w:rsidRPr="00FD2583">
          <w:rPr>
            <w:sz w:val="22"/>
            <w:szCs w:val="20"/>
            <w:rPrChange w:id="971" w:author="Ben Fels" w:date="2024-12-21T11:19:00Z" w16du:dateUtc="2024-12-21T10:19:00Z">
              <w:rPr>
                <w:rFonts w:cs="Arial"/>
                <w:highlight w:val="magenta"/>
              </w:rPr>
            </w:rPrChange>
          </w:rPr>
          <w:t>Stab &amp; Gurevych</w:t>
        </w:r>
        <w:r w:rsidR="00C351F4" w:rsidRPr="00FD2583">
          <w:rPr>
            <w:sz w:val="22"/>
            <w:szCs w:val="20"/>
            <w:rPrChange w:id="972" w:author="Ben Fels" w:date="2024-12-21T11:19:00Z" w16du:dateUtc="2024-12-21T10:19:00Z">
              <w:rPr>
                <w:highlight w:val="green"/>
              </w:rPr>
            </w:rPrChange>
          </w:rPr>
          <w:t xml:space="preserve"> </w:t>
        </w:r>
        <w:r w:rsidR="00C351F4" w:rsidRPr="00FD2583">
          <w:rPr>
            <w:sz w:val="22"/>
            <w:szCs w:val="20"/>
            <w:rPrChange w:id="973" w:author="Ben Fels" w:date="2024-12-21T11:19:00Z" w16du:dateUtc="2024-12-21T10:19:00Z">
              <w:rPr>
                <w:highlight w:val="magenta"/>
              </w:rPr>
            </w:rPrChange>
          </w:rPr>
          <w:fldChar w:fldCharType="begin"/>
        </w:r>
      </w:ins>
      <w:r w:rsidR="00FD2583" w:rsidRPr="00FD2583">
        <w:rPr>
          <w:sz w:val="22"/>
          <w:szCs w:val="20"/>
          <w:rPrChange w:id="974"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975" w:author="Ben Fels" w:date="2024-12-21T11:18:00Z" w16du:dateUtc="2024-12-21T10:18:00Z">
        <w:r w:rsidR="00C351F4" w:rsidRPr="00FD2583">
          <w:rPr>
            <w:sz w:val="22"/>
            <w:szCs w:val="20"/>
            <w:rPrChange w:id="976" w:author="Ben Fels" w:date="2024-12-21T11:19:00Z" w16du:dateUtc="2024-12-21T10:19:00Z">
              <w:rPr>
                <w:highlight w:val="magenta"/>
              </w:rPr>
            </w:rPrChange>
          </w:rPr>
          <w:fldChar w:fldCharType="separate"/>
        </w:r>
      </w:ins>
      <w:r w:rsidR="00FD2583" w:rsidRPr="00FD2583">
        <w:rPr>
          <w:sz w:val="22"/>
          <w:szCs w:val="20"/>
          <w:rPrChange w:id="977" w:author="Ben Fels" w:date="2024-12-21T11:19:00Z" w16du:dateUtc="2024-12-21T10:19:00Z">
            <w:rPr>
              <w:rFonts w:cs="Arial"/>
              <w:highlight w:val="magenta"/>
            </w:rPr>
          </w:rPrChange>
        </w:rPr>
        <w:t>(2017b)</w:t>
      </w:r>
      <w:ins w:id="978" w:author="Ben Fels" w:date="2024-12-21T11:18:00Z" w16du:dateUtc="2024-12-21T10:18:00Z">
        <w:r w:rsidR="00C351F4" w:rsidRPr="00FD2583">
          <w:rPr>
            <w:sz w:val="22"/>
            <w:szCs w:val="20"/>
            <w:rPrChange w:id="979" w:author="Ben Fels" w:date="2024-12-21T11:19:00Z" w16du:dateUtc="2024-12-21T10:19:00Z">
              <w:rPr>
                <w:highlight w:val="magenta"/>
              </w:rPr>
            </w:rPrChange>
          </w:rPr>
          <w:fldChar w:fldCharType="end"/>
        </w:r>
      </w:ins>
      <w:ins w:id="980"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981"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982" w:author="Ben Fels" w:date="2024-12-21T19:09:00Z" w16du:dateUtc="2024-12-21T18:09:00Z"/>
        </w:rPr>
      </w:pPr>
      <w:bookmarkStart w:id="983" w:name="_Toc187929387"/>
      <w:r w:rsidRPr="00911C80">
        <w:rPr>
          <w:rPrChange w:id="984" w:author="Ben Fels" w:date="2024-12-17T07:55:00Z" w16du:dateUtc="2024-12-17T06:55:00Z">
            <w:rPr>
              <w:rFonts w:eastAsiaTheme="minorHAnsi" w:cstheme="minorBidi"/>
              <w:b/>
              <w:color w:val="auto"/>
              <w:sz w:val="24"/>
              <w:szCs w:val="22"/>
              <w:lang w:val="en-US"/>
            </w:rPr>
          </w:rPrChange>
        </w:rPr>
        <w:t>Methode</w:t>
      </w:r>
      <w:bookmarkEnd w:id="983"/>
    </w:p>
    <w:p w14:paraId="370DDD7D" w14:textId="77777777" w:rsidR="00BB7A91" w:rsidRDefault="009E27CB" w:rsidP="009E27CB">
      <w:pPr>
        <w:jc w:val="both"/>
        <w:rPr>
          <w:ins w:id="985" w:author="Ben Fels" w:date="2024-12-22T10:43:00Z" w16du:dateUtc="2024-12-22T09:43:00Z"/>
        </w:rPr>
      </w:pPr>
      <w:ins w:id="986" w:author="Ben Fels" w:date="2024-12-21T19:09:00Z" w16du:dateUtc="2024-12-21T18:09:00Z">
        <w:r w:rsidRPr="00C2340B">
          <w:rPr>
            <w:highlight w:val="green"/>
          </w:rPr>
          <w:t xml:space="preserve">Im Rahmen der Abschlussarbeit wird ein experimenteller Ansatz verfolgt. Es soll explorativ untersucht werden, inwieweit die Eingabeaufforderungen zur Leistungssteigerung des LLMs für den Anwendungsfall Argument Mining beitragen können. </w:t>
        </w:r>
        <w:r w:rsidRPr="00C2340B">
          <w:rPr>
            <w:highlight w:val="green"/>
          </w:rPr>
          <w:lastRenderedPageBreak/>
          <w:t>Hierzu</w:t>
        </w:r>
        <w:r w:rsidRPr="00F917E0">
          <w:t xml:space="preserve"> </w:t>
        </w:r>
      </w:ins>
      <w:ins w:id="987" w:author="Ben Fels" w:date="2024-12-21T19:13:00Z" w16du:dateUtc="2024-12-21T18:13:00Z">
        <w:r w:rsidR="005C2ECA">
          <w:t xml:space="preserve">werden einem Modell </w:t>
        </w:r>
      </w:ins>
      <w:ins w:id="988"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989" w:author="Ben Fels" w:date="2024-12-22T10:43:00Z" w16du:dateUtc="2024-12-22T09:43:00Z">
        <w:r>
          <w:t xml:space="preserve">Der zuvor beschriebene </w:t>
        </w:r>
      </w:ins>
      <w:ins w:id="990"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991" w:author="Ben Fels" w:date="2024-12-22T10:44:00Z" w16du:dateUtc="2024-12-22T09:44:00Z">
        <w:r w:rsidR="00EC2817">
          <w:t xml:space="preserve"> </w:t>
        </w:r>
        <w:r w:rsidR="00EC2817" w:rsidRPr="00EC2817">
          <w:rPr>
            <w:highlight w:val="cyan"/>
            <w:rPrChange w:id="992" w:author="Ben Fels" w:date="2024-12-22T10:44:00Z" w16du:dateUtc="2024-12-22T09:44:00Z">
              <w:rPr/>
            </w:rPrChange>
          </w:rPr>
          <w:t>Begründung dafür</w:t>
        </w:r>
      </w:ins>
      <w:ins w:id="993" w:author="Ben Fels" w:date="2024-12-21T19:09:00Z" w16du:dateUtc="2024-12-21T18:09:00Z">
        <w:r w:rsidR="009E27CB" w:rsidRPr="00A64CCD">
          <w:t xml:space="preserve"> Die Ausgaben des LLMs </w:t>
        </w:r>
      </w:ins>
      <w:ins w:id="994" w:author="Ben Fels" w:date="2024-12-22T10:45:00Z" w16du:dateUtc="2024-12-22T09:45:00Z">
        <w:r w:rsidR="00F7358F">
          <w:t>werden</w:t>
        </w:r>
      </w:ins>
      <w:ins w:id="995"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996" w:name="_Toc187929388"/>
      <w:r>
        <w:t>Tech Stack</w:t>
      </w:r>
      <w:bookmarkEnd w:id="996"/>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420F88">
        <w:t>openai</w:t>
      </w:r>
      <w:r w:rsidR="0008511A" w:rsidRPr="00386DA0">
        <w:t xml:space="preserve"> Bibliothek </w:t>
      </w:r>
      <w:r w:rsidR="00386DA0">
        <w:t>systematisch and das LLM übergeben.</w:t>
      </w:r>
    </w:p>
    <w:p w14:paraId="5C1AC4C6" w14:textId="6E75D132" w:rsidR="00772BB6" w:rsidRDefault="0005057F" w:rsidP="009E27CB">
      <w:pPr>
        <w:jc w:val="both"/>
      </w:pPr>
      <w:r>
        <w:t>Es wird die Batch API verwendet.</w:t>
      </w:r>
    </w:p>
    <w:p w14:paraId="235474F4" w14:textId="77777777" w:rsidR="00C2340B" w:rsidRPr="00386DA0" w:rsidRDefault="00C2340B" w:rsidP="009E27CB">
      <w:pPr>
        <w:jc w:val="both"/>
      </w:pPr>
    </w:p>
    <w:p w14:paraId="0B830F64" w14:textId="75A2E9F7" w:rsidR="00243D8B" w:rsidRDefault="00243D8B">
      <w:pPr>
        <w:pStyle w:val="berschrift3"/>
        <w:rPr>
          <w:ins w:id="997" w:author="Ben Fels" w:date="2024-12-21T19:09:00Z" w16du:dateUtc="2024-12-21T18:09:00Z"/>
        </w:rPr>
        <w:pPrChange w:id="998" w:author="Ben Fels" w:date="2024-12-22T10:46:00Z" w16du:dateUtc="2024-12-22T09:46:00Z">
          <w:pPr>
            <w:jc w:val="both"/>
          </w:pPr>
        </w:pPrChange>
      </w:pPr>
      <w:bookmarkStart w:id="999" w:name="_Toc187929389"/>
      <w:ins w:id="1000" w:author="Ben Fels" w:date="2024-12-22T10:45:00Z" w16du:dateUtc="2024-12-22T09:45:00Z">
        <w:r>
          <w:t>Metriken zur Evaluation</w:t>
        </w:r>
      </w:ins>
      <w:bookmarkEnd w:id="999"/>
    </w:p>
    <w:p w14:paraId="1F7818A7" w14:textId="759535C3"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w:t>
      </w:r>
      <w:r w:rsidR="005A335A">
        <w:t>zurückgibt</w:t>
      </w:r>
      <w:r w:rsidR="00412987">
        <w:t xml:space="preserve">,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r w:rsidR="00257034">
        <w:t xml:space="preserve">Klassifikationsmetriken wie Accuracy oder Precision </w:t>
      </w:r>
      <w:r w:rsidR="00731D78">
        <w:t>würde ein Textabschnitt</w:t>
      </w:r>
      <w:r w:rsidR="00790B2B">
        <w:t>, welche</w:t>
      </w:r>
      <w:r w:rsidR="005A26BC">
        <w:t>r</w:t>
      </w:r>
      <w:r w:rsidR="00790B2B">
        <w:t xml:space="preserve"> nicht vollständig mit der Grundwahrheit übereinstimmt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w:t>
      </w:r>
      <w:r w:rsidR="00637777">
        <w:lastRenderedPageBreak/>
        <w:t xml:space="preserve">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3A97D903" w14:textId="7D5FB547" w:rsidR="00E612F4" w:rsidRDefault="00B26F9B" w:rsidP="00E612F4">
      <w:pPr>
        <w:jc w:val="both"/>
        <w:rPr>
          <w:strike/>
        </w:rPr>
      </w:pPr>
      <w:r>
        <w:t>Metriken, die auf semantischer Ähnlichkeit beruhen, wie BERTScore</w:t>
      </w:r>
      <w:r w:rsidR="009D6FAF">
        <w:t xml:space="preserve"> (</w:t>
      </w:r>
      <w:r w:rsidR="009D6FAF" w:rsidRPr="0059738C">
        <w:rPr>
          <w:highlight w:val="cyan"/>
        </w:rPr>
        <w:t>Quelle)</w:t>
      </w:r>
      <w:r>
        <w:t xml:space="preserve"> oder ROGUE </w:t>
      </w:r>
      <w:r w:rsidR="009D6FAF">
        <w:t>(</w:t>
      </w:r>
      <w:r w:rsidR="009D6FAF" w:rsidRPr="0059738C">
        <w:rPr>
          <w:highlight w:val="cyan"/>
        </w:rPr>
        <w:t>Quelle)</w:t>
      </w:r>
      <w:r w:rsidR="009D6FAF">
        <w:t xml:space="preserve"> </w:t>
      </w:r>
      <w:r>
        <w:t xml:space="preserve">werden nicht herangezogen, da die </w:t>
      </w:r>
      <w:r w:rsidR="009D6FAF">
        <w:t>Argumentationskomponenten möglichst exakt und nicht sinngemäß extrahiert werden sollen</w:t>
      </w:r>
      <w:r w:rsidR="00D416A4">
        <w:t>.</w:t>
      </w:r>
    </w:p>
    <w:p w14:paraId="1B853767" w14:textId="6011A00E" w:rsidR="00240DC7" w:rsidRDefault="00522479" w:rsidP="00395B41">
      <w:pPr>
        <w:jc w:val="both"/>
      </w:pPr>
      <w:r w:rsidRPr="00322C41">
        <w:rPr>
          <w:b/>
          <w:bCs/>
        </w:rPr>
        <w:t xml:space="preserve">BLEU </w:t>
      </w:r>
      <w:r w:rsidRPr="00B63EB8">
        <w:t>(Bilingual Evaluation Understudy)</w:t>
      </w:r>
      <w:r w:rsidRPr="00D43867">
        <w:t xml:space="preserve">: </w:t>
      </w:r>
      <w:r w:rsidR="008937FD">
        <w:t xml:space="preserve">Die Metrik wurde </w:t>
      </w:r>
      <w:r w:rsidR="00B17946">
        <w:t xml:space="preserve">von </w:t>
      </w:r>
      <w:r w:rsidR="00B17946" w:rsidRPr="00946AEF">
        <w:rPr>
          <w:rFonts w:cs="Arial"/>
          <w:highlight w:val="magenta"/>
        </w:rPr>
        <w:t xml:space="preserve">Papineni et al. </w:t>
      </w:r>
      <w:r w:rsidR="00B17946" w:rsidRPr="00946AEF">
        <w:rPr>
          <w:highlight w:val="magenta"/>
        </w:rPr>
        <w:fldChar w:fldCharType="begin"/>
      </w:r>
      <w:r w:rsidR="00DD26E9">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B17946" w:rsidRPr="00946AEF">
        <w:rPr>
          <w:highlight w:val="magenta"/>
        </w:rPr>
        <w:fldChar w:fldCharType="separate"/>
      </w:r>
      <w:r w:rsidR="00223B74" w:rsidRPr="00946AEF">
        <w:rPr>
          <w:rFonts w:cs="Arial"/>
          <w:highlight w:val="magenta"/>
        </w:rPr>
        <w:t>(2002)</w:t>
      </w:r>
      <w:r w:rsidR="00B17946" w:rsidRPr="00946AEF">
        <w:rPr>
          <w:highlight w:val="magenta"/>
        </w:rPr>
        <w:fldChar w:fldCharType="end"/>
      </w:r>
      <w:r w:rsidR="00B17946">
        <w:t xml:space="preserve"> </w:t>
      </w:r>
      <w:r w:rsidR="008937FD">
        <w:t xml:space="preserve">zur Bewertung von maschinellen Übersetzungen </w:t>
      </w:r>
      <w:r w:rsidR="00A64FAE">
        <w:t>entwickelt</w:t>
      </w:r>
      <w:r w:rsidR="006B5F55">
        <w:t xml:space="preserve"> und hat sich dort </w:t>
      </w:r>
      <w:r w:rsidR="00BC7E42">
        <w:t xml:space="preserve">nach </w:t>
      </w:r>
      <w:r w:rsidR="00BC7E42">
        <w:fldChar w:fldCharType="begin"/>
      </w:r>
      <w:r w:rsidR="005664E8">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rsidR="00BC7E42">
        <w:fldChar w:fldCharType="separate"/>
      </w:r>
      <w:r w:rsidR="00BC7E42" w:rsidRPr="00BC7E42">
        <w:rPr>
          <w:rFonts w:cs="Arial"/>
        </w:rPr>
        <w:t>(</w:t>
      </w:r>
      <w:r w:rsidR="00BC7E42" w:rsidRPr="00BD2A78">
        <w:rPr>
          <w:rFonts w:cs="Arial"/>
          <w:highlight w:val="magenta"/>
        </w:rPr>
        <w:t>Chen &amp; Cherry, 2014)</w:t>
      </w:r>
      <w:r w:rsidR="00BC7E42">
        <w:fldChar w:fldCharType="end"/>
      </w:r>
      <w:r w:rsidR="00BC7E42">
        <w:t xml:space="preserve"> als Standard etabliert.</w:t>
      </w:r>
      <w:r w:rsidR="006F32EB">
        <w:t xml:space="preserve"> </w:t>
      </w:r>
      <w:r w:rsidR="006B5F55">
        <w:t xml:space="preserve">Sie </w:t>
      </w:r>
      <w:r w:rsidR="006F32EB">
        <w:t xml:space="preserve">kann jedoch auch auf </w:t>
      </w:r>
      <w:r w:rsidR="0010606D">
        <w:t>ähnliche Aufgaben angewendet werden</w:t>
      </w:r>
      <w:r w:rsidR="00A64FAE">
        <w:t>.</w:t>
      </w:r>
      <w:r w:rsidR="005A394B">
        <w:t xml:space="preserve"> </w:t>
      </w:r>
      <w:r w:rsidR="00407710">
        <w:t xml:space="preserve">BLEU </w:t>
      </w:r>
      <w:r w:rsidR="005A394B">
        <w:t xml:space="preserve">basiert auf der </w:t>
      </w:r>
      <w:r w:rsidR="00591BD8">
        <w:t>M</w:t>
      </w:r>
      <w:r w:rsidR="005A394B">
        <w:t xml:space="preserve">etrik </w:t>
      </w:r>
      <w:r w:rsidR="00591BD8">
        <w:t>P</w:t>
      </w:r>
      <w:r w:rsidR="005A394B">
        <w:t>recisio</w:t>
      </w:r>
      <w:r w:rsidR="00591BD8">
        <w:t>n</w:t>
      </w:r>
      <w:r w:rsidR="005A394B">
        <w:t xml:space="preserve"> und </w:t>
      </w:r>
      <w:r w:rsidR="007A13A2">
        <w:t>misst,</w:t>
      </w:r>
      <w:r w:rsidR="00794CFA">
        <w:t xml:space="preserve"> wie ähnlich ein generierter Text zu einem Referenztext ist.</w:t>
      </w:r>
      <w:r w:rsidR="00F92AF4">
        <w:t xml:space="preserve"> </w:t>
      </w:r>
      <w:r w:rsidR="00490F19">
        <w:t xml:space="preserve">Laut der Beschreibung </w:t>
      </w:r>
      <w:r w:rsidR="003E3FD8">
        <w:t xml:space="preserve">von </w:t>
      </w:r>
      <w:r w:rsidR="003E3FD8" w:rsidRPr="00946AEF">
        <w:rPr>
          <w:rFonts w:cs="Arial"/>
          <w:highlight w:val="magenta"/>
        </w:rPr>
        <w:t xml:space="preserve">Papineni et al. </w:t>
      </w:r>
      <w:r w:rsidR="003E3FD8" w:rsidRPr="00946AEF">
        <w:rPr>
          <w:highlight w:val="magenta"/>
        </w:rPr>
        <w:fldChar w:fldCharType="begin"/>
      </w:r>
      <w:r w:rsidR="00DD26E9">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3E3FD8" w:rsidRPr="00946AEF">
        <w:rPr>
          <w:highlight w:val="magenta"/>
        </w:rPr>
        <w:fldChar w:fldCharType="separate"/>
      </w:r>
      <w:r w:rsidR="003E3FD8" w:rsidRPr="00946AEF">
        <w:rPr>
          <w:rFonts w:cs="Arial"/>
          <w:highlight w:val="magenta"/>
        </w:rPr>
        <w:t>(2002)</w:t>
      </w:r>
      <w:r w:rsidR="003E3FD8" w:rsidRPr="00946AEF">
        <w:rPr>
          <w:highlight w:val="magenta"/>
        </w:rPr>
        <w:fldChar w:fldCharType="end"/>
      </w:r>
      <w:r w:rsidR="003E3FD8">
        <w:t xml:space="preserve"> </w:t>
      </w:r>
      <w:r w:rsidR="00490F19">
        <w:t>werden z</w:t>
      </w:r>
      <w:r w:rsidR="00DB3F25">
        <w:t>ur Bewertung der Übereinstimmung</w:t>
      </w:r>
      <w:r w:rsidR="00490F19">
        <w:t>en</w:t>
      </w:r>
      <w:r w:rsidR="00DB3F25">
        <w:t xml:space="preserve"> n-Gramme herangezogen</w:t>
      </w:r>
      <w:r w:rsidR="007F0F62">
        <w:t>.</w:t>
      </w:r>
      <w:r w:rsidR="00676CC5">
        <w:t xml:space="preserve"> </w:t>
      </w:r>
      <w:r w:rsidR="004F3AC2">
        <w:t>Ein n-Gramm ist eine Folge von n aufeinanderfolgenden Elementen</w:t>
      </w:r>
      <w:r w:rsidR="00A5187F">
        <w:t>. Bezogen auf den vorliegenden Anwendungsfall sind die Elemente</w:t>
      </w:r>
      <w:r w:rsidR="00DF031E">
        <w:t xml:space="preserve"> Wörter in einem Text. </w:t>
      </w:r>
      <w:r w:rsidR="0032366C">
        <w:t xml:space="preserve">Dabei werden </w:t>
      </w:r>
      <w:r w:rsidR="007F0F62">
        <w:t xml:space="preserve">Wörter die häufiger </w:t>
      </w:r>
      <w:r w:rsidR="006452A6">
        <w:t xml:space="preserve">in dem generierten Text, als in dem Referenztext vorkommen, </w:t>
      </w:r>
      <w:r w:rsidR="00BE77BC">
        <w:t xml:space="preserve">sowie kurze generierte </w:t>
      </w:r>
      <w:r w:rsidR="003D4A55">
        <w:t>Texte</w:t>
      </w:r>
      <w:r w:rsidR="00BE77BC">
        <w:t xml:space="preserve"> </w:t>
      </w:r>
      <w:r w:rsidR="0032366C">
        <w:t>bestraft</w:t>
      </w:r>
      <w:r w:rsidR="00821F45">
        <w:t xml:space="preserve">. </w:t>
      </w:r>
      <w:r w:rsidR="00821F45" w:rsidRPr="000867DB">
        <w:rPr>
          <w:highlight w:val="green"/>
        </w:rPr>
        <w:t>Damit soll sichergestellt werden, dass die Texte in Länge, Wortwahl und Reihenfolge der Wörte</w:t>
      </w:r>
      <w:r w:rsidR="00BB2982" w:rsidRPr="000867DB">
        <w:rPr>
          <w:highlight w:val="green"/>
        </w:rPr>
        <w:t>r übereinstimmen</w:t>
      </w:r>
      <w:r w:rsidR="00BB2982">
        <w:t>.</w:t>
      </w:r>
      <w:r w:rsidR="00821F45">
        <w:t xml:space="preserve"> </w:t>
      </w:r>
      <w:r w:rsidR="00780360" w:rsidRPr="00A70ABD">
        <w:rPr>
          <w:highlight w:val="green"/>
        </w:rPr>
        <w:t xml:space="preserve">Der </w:t>
      </w:r>
      <w:r w:rsidR="001C302B" w:rsidRPr="00A70ABD">
        <w:rPr>
          <w:highlight w:val="green"/>
        </w:rPr>
        <w:t>B</w:t>
      </w:r>
      <w:r w:rsidR="00BA334A" w:rsidRPr="00A70ABD">
        <w:rPr>
          <w:highlight w:val="green"/>
        </w:rPr>
        <w:t>L</w:t>
      </w:r>
      <w:r w:rsidR="001C302B" w:rsidRPr="00A70ABD">
        <w:rPr>
          <w:highlight w:val="green"/>
        </w:rPr>
        <w:t>EU-Score</w:t>
      </w:r>
      <w:r w:rsidR="00780360" w:rsidRPr="00A70ABD">
        <w:rPr>
          <w:highlight w:val="green"/>
        </w:rPr>
        <w:t xml:space="preserve"> kann zwischen </w:t>
      </w:r>
      <w:r w:rsidR="001C302B" w:rsidRPr="00A70ABD">
        <w:rPr>
          <w:highlight w:val="green"/>
        </w:rPr>
        <w:t>0</w:t>
      </w:r>
      <w:r w:rsidR="00780360" w:rsidRPr="00A70ABD">
        <w:rPr>
          <w:highlight w:val="green"/>
        </w:rPr>
        <w:t xml:space="preserve"> und </w:t>
      </w:r>
      <w:r w:rsidR="001C302B" w:rsidRPr="00A70ABD">
        <w:rPr>
          <w:highlight w:val="green"/>
        </w:rPr>
        <w:t>1</w:t>
      </w:r>
      <w:r w:rsidR="00780360" w:rsidRPr="00A70ABD">
        <w:rPr>
          <w:highlight w:val="green"/>
        </w:rPr>
        <w:t xml:space="preserve"> liegen. Je höher der Wert, desto höher die Übereinstimmung</w:t>
      </w:r>
      <w:r w:rsidR="00E91000" w:rsidRPr="00A70ABD">
        <w:rPr>
          <w:highlight w:val="green"/>
        </w:rPr>
        <w:t>, mit dem Wert 1 bei einer identischen Übereinstimmung</w:t>
      </w:r>
      <w:r w:rsidR="00E91000">
        <w:t>.</w:t>
      </w:r>
      <w:r w:rsidR="00780360">
        <w:t xml:space="preserve"> </w:t>
      </w:r>
      <w:commentRangeStart w:id="1001"/>
      <w:commentRangeStart w:id="1002"/>
      <w:r w:rsidR="002623A1">
        <w:t xml:space="preserve">Bei der Berechnung des </w:t>
      </w:r>
      <w:r w:rsidR="00D75BEA">
        <w:t>BLEU</w:t>
      </w:r>
      <w:r w:rsidR="002623A1">
        <w:t>-Scores besteht das Problem</w:t>
      </w:r>
      <w:r w:rsidR="00D75BEA">
        <w:t>, dass wenn größere n-Gramme, wie bei n=4</w:t>
      </w:r>
      <w:r w:rsidR="008F2DEB">
        <w:t xml:space="preserve">, </w:t>
      </w:r>
      <w:r w:rsidR="004B1C51">
        <w:t xml:space="preserve">für einen Satz eine Precision von 0 haben, der  BLEU-Score für den </w:t>
      </w:r>
      <w:r w:rsidR="005F4696">
        <w:t>Satz ebenfalls 0</w:t>
      </w:r>
      <w:r w:rsidR="002623A1">
        <w:t xml:space="preserve"> is</w:t>
      </w:r>
      <w:r w:rsidR="005F4696">
        <w:t>, ungeachtet der Übereinstimmungen</w:t>
      </w:r>
      <w:r w:rsidR="00DD26E9">
        <w:t xml:space="preserve"> kleinerer n-Gramme</w:t>
      </w:r>
      <w:r w:rsidR="009313F1">
        <w:t>, was wiederum zu einer verzerrten Bewertung führen kann</w:t>
      </w:r>
      <w:r w:rsidR="00DD26E9">
        <w:t xml:space="preserve"> </w:t>
      </w:r>
      <w:r w:rsidR="00DD26E9" w:rsidRPr="00C4789D">
        <w:rPr>
          <w:highlight w:val="magenta"/>
        </w:rPr>
        <w:fldChar w:fldCharType="begin"/>
      </w:r>
      <w:r w:rsidR="005664E8">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00DD26E9" w:rsidRPr="00C4789D">
        <w:rPr>
          <w:highlight w:val="magenta"/>
        </w:rPr>
        <w:fldChar w:fldCharType="separate"/>
      </w:r>
      <w:r w:rsidR="00DD26E9" w:rsidRPr="00C4789D">
        <w:rPr>
          <w:rFonts w:cs="Arial"/>
          <w:highlight w:val="magenta"/>
        </w:rPr>
        <w:t>(Chen &amp; Cherry, 2014, S. 362)</w:t>
      </w:r>
      <w:r w:rsidR="00DD26E9" w:rsidRPr="00C4789D">
        <w:rPr>
          <w:highlight w:val="magenta"/>
        </w:rPr>
        <w:fldChar w:fldCharType="end"/>
      </w:r>
      <w:r w:rsidR="00DD26E9">
        <w:t>.</w:t>
      </w:r>
      <w:r w:rsidR="00C4789D">
        <w:t xml:space="preserve"> </w:t>
      </w:r>
      <w:r w:rsidR="00C4789D" w:rsidRPr="00C4789D">
        <w:rPr>
          <w:rFonts w:cs="Arial"/>
          <w:highlight w:val="magenta"/>
        </w:rPr>
        <w:t>Chen &amp; Cherry</w:t>
      </w:r>
      <w:r w:rsidR="00C4789D" w:rsidRPr="00C4789D">
        <w:rPr>
          <w:highlight w:val="magenta"/>
        </w:rPr>
        <w:t xml:space="preserve"> </w:t>
      </w:r>
      <w:r w:rsidR="00C4789D" w:rsidRPr="00C4789D">
        <w:rPr>
          <w:highlight w:val="magenta"/>
        </w:rPr>
        <w:fldChar w:fldCharType="begin"/>
      </w:r>
      <w:r w:rsidR="005664E8">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00C4789D" w:rsidRPr="00C4789D">
        <w:rPr>
          <w:highlight w:val="magenta"/>
        </w:rPr>
        <w:fldChar w:fldCharType="separate"/>
      </w:r>
      <w:r w:rsidR="00CE780C" w:rsidRPr="00CE780C">
        <w:rPr>
          <w:rFonts w:cs="Arial"/>
          <w:highlight w:val="magenta"/>
        </w:rPr>
        <w:t>(2014, S. 362)</w:t>
      </w:r>
      <w:r w:rsidR="00C4789D" w:rsidRPr="00C4789D">
        <w:rPr>
          <w:highlight w:val="magenta"/>
        </w:rPr>
        <w:fldChar w:fldCharType="end"/>
      </w:r>
      <w:r w:rsidR="00CE780C">
        <w:t xml:space="preserve"> haben deshalb </w:t>
      </w:r>
      <w:r w:rsidR="004C7F6F">
        <w:t xml:space="preserve">sieben </w:t>
      </w:r>
      <w:r w:rsidR="00CE780C">
        <w:t xml:space="preserve">verschiedene </w:t>
      </w:r>
      <w:r w:rsidR="009C01B6" w:rsidRPr="009C01B6">
        <w:t>Glättungsverfahren</w:t>
      </w:r>
      <w:r w:rsidR="009C01B6">
        <w:t xml:space="preserve"> verglichen</w:t>
      </w:r>
      <w:r w:rsidR="00D218B1">
        <w:t>, die dieses Problem beheben</w:t>
      </w:r>
      <w:r w:rsidR="0008145C">
        <w:t>.</w:t>
      </w:r>
      <w:r w:rsidR="000355CC">
        <w:t xml:space="preserve"> </w:t>
      </w:r>
      <w:r w:rsidR="000355CC" w:rsidRPr="000355CC">
        <w:t>Die Methoden wurden hinsichtlich ihrer Korrelation mit menschlicher Beurteilung</w:t>
      </w:r>
      <w:r w:rsidR="009C01B6">
        <w:t>.</w:t>
      </w:r>
      <w:r w:rsidR="00BC7707">
        <w:t xml:space="preserve"> </w:t>
      </w:r>
      <w:r w:rsidR="0008145C">
        <w:t>Demnach zeigte die</w:t>
      </w:r>
      <w:r w:rsidR="004C7F6F">
        <w:t xml:space="preserve"> 7.Glättungsfunktion</w:t>
      </w:r>
      <w:r w:rsidR="006D7FC5">
        <w:t xml:space="preserve"> </w:t>
      </w:r>
      <w:r w:rsidR="00BC7707" w:rsidRPr="00BC7707">
        <w:t>die beste Korrelation auf Satzebene</w:t>
      </w:r>
      <w:r w:rsidR="0008145C">
        <w:t xml:space="preserve">, weshalb sie </w:t>
      </w:r>
      <w:r w:rsidR="00854AF8">
        <w:t>für die Untersuchung angewendet</w:t>
      </w:r>
      <w:r w:rsidR="008C67C8">
        <w:t xml:space="preserve"> wird</w:t>
      </w:r>
      <w:commentRangeEnd w:id="1001"/>
      <w:r w:rsidR="00F94E0E">
        <w:rPr>
          <w:rStyle w:val="Kommentarzeichen"/>
        </w:rPr>
        <w:commentReference w:id="1001"/>
      </w:r>
      <w:commentRangeEnd w:id="1002"/>
      <w:r w:rsidR="007A16C6">
        <w:rPr>
          <w:rStyle w:val="Kommentarzeichen"/>
        </w:rPr>
        <w:commentReference w:id="1002"/>
      </w:r>
      <w:r w:rsidR="00854AF8">
        <w:t>.</w:t>
      </w:r>
      <w:r w:rsidR="00D72379">
        <w:t xml:space="preserve"> </w:t>
      </w:r>
      <w:r w:rsidR="00D72379" w:rsidRPr="00D72379">
        <w:t xml:space="preserve">Die Implementierung von BLEU </w:t>
      </w:r>
      <w:commentRangeStart w:id="1003"/>
      <w:r w:rsidR="00D72379" w:rsidRPr="00F94E0E">
        <w:rPr>
          <w:highlight w:val="cyan"/>
        </w:rPr>
        <w:t>inklusive der Glättungsfunktion</w:t>
      </w:r>
      <w:r w:rsidR="00D72379">
        <w:t xml:space="preserve"> </w:t>
      </w:r>
      <w:commentRangeEnd w:id="1003"/>
      <w:r w:rsidR="00F94E0E">
        <w:rPr>
          <w:rStyle w:val="Kommentarzeichen"/>
        </w:rPr>
        <w:commentReference w:id="1003"/>
      </w:r>
      <w:r w:rsidR="00D72379" w:rsidRPr="00D72379">
        <w:t>erfolgt über NLTK</w:t>
      </w:r>
      <w:r w:rsidR="00D72379">
        <w:t>.</w:t>
      </w:r>
      <w:r w:rsidR="00A27796">
        <w:t xml:space="preserve"> </w:t>
      </w:r>
      <w:r w:rsidR="008B4109">
        <w:t xml:space="preserve">Damit zwei Texte </w:t>
      </w:r>
      <w:r w:rsidR="00DA5EDD">
        <w:t xml:space="preserve">für die Untersuchung </w:t>
      </w:r>
      <w:r w:rsidR="008B4109">
        <w:t xml:space="preserve">als </w:t>
      </w:r>
      <w:r w:rsidR="00DA5EDD">
        <w:t xml:space="preserve">übereinstimmend </w:t>
      </w:r>
      <w:r w:rsidR="008B4109">
        <w:t>gelten</w:t>
      </w:r>
      <w:r w:rsidR="00757D8A">
        <w:t xml:space="preserve"> wird </w:t>
      </w:r>
      <w:r w:rsidR="00DA5EDD">
        <w:t xml:space="preserve">als Grenzwert ein BLEU-Score von </w:t>
      </w:r>
      <w:commentRangeStart w:id="1004"/>
      <w:r w:rsidR="00DA5EDD">
        <w:t>0,</w:t>
      </w:r>
      <w:r w:rsidR="00B52B1A">
        <w:t>75</w:t>
      </w:r>
      <w:r w:rsidR="00DA5EDD">
        <w:t xml:space="preserve"> </w:t>
      </w:r>
      <w:commentRangeEnd w:id="1004"/>
      <w:r w:rsidR="000A199B">
        <w:rPr>
          <w:rStyle w:val="Kommentarzeichen"/>
        </w:rPr>
        <w:commentReference w:id="1004"/>
      </w:r>
      <w:r w:rsidR="00757D8A">
        <w:t>festgelegt</w:t>
      </w:r>
      <w:r w:rsidR="00702ABB">
        <w:t>.</w:t>
      </w:r>
      <w:r w:rsidR="00BE6BDE">
        <w:t xml:space="preserve"> </w:t>
      </w:r>
      <w:r w:rsidR="00BE6BDE" w:rsidRPr="00347A6A">
        <w:rPr>
          <w:highlight w:val="cyan"/>
        </w:rPr>
        <w:t>Ggf.</w:t>
      </w:r>
      <w:r w:rsidR="00BE6BDE">
        <w:t xml:space="preserve"> </w:t>
      </w:r>
      <w:r w:rsidR="00BE6BDE" w:rsidRPr="00BE6BDE">
        <w:rPr>
          <w:highlight w:val="cyan"/>
        </w:rPr>
        <w:t>Beispiel zur Orientierung anführen, evtl. in Fußnote</w:t>
      </w:r>
    </w:p>
    <w:p w14:paraId="56C5F356" w14:textId="56FBF8D0" w:rsidR="00780360" w:rsidRDefault="00780360" w:rsidP="00395B41">
      <w:pPr>
        <w:pStyle w:val="Listenabsatz"/>
        <w:ind w:left="0"/>
        <w:jc w:val="both"/>
      </w:pPr>
      <w:r>
        <w:t>Da die argumentativen Textabschnitte extrahiert und nicht umschrieben werden sollen,</w:t>
      </w:r>
      <w:r w:rsidR="00FC5E28">
        <w:t xml:space="preserve"> und zudem die Reihenfolge der Wörter relevant ist,</w:t>
      </w:r>
      <w:r>
        <w:t xml:space="preserve"> </w:t>
      </w:r>
      <w:r w:rsidR="00FC5E28">
        <w:t xml:space="preserve">wird die </w:t>
      </w:r>
      <w:r>
        <w:t>Metrik als geeignet</w:t>
      </w:r>
      <w:r w:rsidR="00FC5E28">
        <w:t xml:space="preserve"> angesehen</w:t>
      </w:r>
      <w:r>
        <w:t>.</w:t>
      </w:r>
    </w:p>
    <w:p w14:paraId="68D1F251" w14:textId="6F8618D3" w:rsidR="006B5263" w:rsidRDefault="006B5263" w:rsidP="006B5263">
      <w:r w:rsidRPr="0058226A">
        <w:rPr>
          <w:b/>
        </w:rPr>
        <w:lastRenderedPageBreak/>
        <w:t>Konfusions</w:t>
      </w:r>
      <w:r>
        <w:rPr>
          <w:b/>
        </w:rPr>
        <w:t>m</w:t>
      </w:r>
      <w:r w:rsidRPr="0058226A">
        <w:rPr>
          <w:b/>
        </w:rPr>
        <w:t>atrix</w:t>
      </w:r>
      <w:r>
        <w:t xml:space="preserve">: Berechnung von True Positives (TP), False Positives (FP), False Negatives (FN) und True Negatives (TN), um daraus die Metriken wie Precision und Recall zu bestimmen. Dabei eine Grenze festlegen, ab wann ein Satz nahe genug der Grundwahrheit entspricht und damit als korrekt </w:t>
      </w:r>
      <w:r w:rsidR="00312847">
        <w:t>vorhergesagt</w:t>
      </w:r>
      <w:r>
        <w:t xml:space="preserve"> gilt.</w:t>
      </w:r>
    </w:p>
    <w:p w14:paraId="52AD3023" w14:textId="516B2789" w:rsidR="00AC5797" w:rsidRPr="00AC5797" w:rsidRDefault="00AC5797" w:rsidP="00522479">
      <w:r>
        <w:t xml:space="preserve">Hier </w:t>
      </w:r>
      <w:r w:rsidR="001D7CF8">
        <w:t xml:space="preserve">die </w:t>
      </w:r>
      <w:commentRangeStart w:id="1005"/>
      <w:r w:rsidR="001D7CF8">
        <w:t xml:space="preserve">Bedeutung der Felder in der Konfusionsmatrix </w:t>
      </w:r>
      <w:commentRangeEnd w:id="1005"/>
      <w:r w:rsidR="00312847">
        <w:rPr>
          <w:rStyle w:val="Kommentarzeichen"/>
        </w:rPr>
        <w:commentReference w:id="1005"/>
      </w:r>
      <w:r w:rsidR="00CF7E8B">
        <w:t xml:space="preserve">an dem Beispiel von Behauptungen. Diese lassen sich sinngemäß auf die </w:t>
      </w:r>
      <w:r w:rsidR="007B6EDC">
        <w:t>anderen Argumentationskomponenten übertrgen.</w:t>
      </w:r>
    </w:p>
    <w:p w14:paraId="2FE6856C" w14:textId="7C628802" w:rsidR="00D01181" w:rsidRDefault="00915EC7" w:rsidP="007B6EDC">
      <w:pPr>
        <w:pStyle w:val="Listenabsatz"/>
        <w:numPr>
          <w:ilvl w:val="0"/>
          <w:numId w:val="64"/>
        </w:numPr>
      </w:pPr>
      <w:r w:rsidRPr="007B6EDC">
        <w:rPr>
          <w:b/>
        </w:rPr>
        <w:t>True Positive</w:t>
      </w:r>
      <w:r w:rsidR="00890F18" w:rsidRPr="007B6EDC">
        <w:rPr>
          <w:b/>
        </w:rPr>
        <w:t xml:space="preserve"> (TP)</w:t>
      </w:r>
      <w:r w:rsidRPr="007B6EDC">
        <w:rPr>
          <w:b/>
        </w:rPr>
        <w:t xml:space="preserve">: </w:t>
      </w:r>
      <w:r>
        <w:t xml:space="preserve">Die </w:t>
      </w:r>
      <w:r w:rsidR="00304C89">
        <w:t xml:space="preserve">Textabschnitte </w:t>
      </w:r>
      <w:r w:rsidR="00990C9D">
        <w:t xml:space="preserve">werden </w:t>
      </w:r>
      <w:r w:rsidR="00304C89">
        <w:t xml:space="preserve">als </w:t>
      </w:r>
      <w:r w:rsidR="007B6EDC">
        <w:t xml:space="preserve">Behauptung </w:t>
      </w:r>
      <w:r w:rsidR="00FF2134">
        <w:t xml:space="preserve">gemäß der </w:t>
      </w:r>
      <w:r w:rsidR="00890F18">
        <w:t xml:space="preserve">Ähnlichkeitsmetrik </w:t>
      </w:r>
      <w:r w:rsidR="00EA52E3">
        <w:t xml:space="preserve">ausreichend genau </w:t>
      </w:r>
      <w:r w:rsidR="00890F18">
        <w:t>e</w:t>
      </w:r>
      <w:r w:rsidR="00FF2134">
        <w:t>rkannt.</w:t>
      </w:r>
    </w:p>
    <w:p w14:paraId="15856FC9" w14:textId="33512D0A" w:rsidR="00890F18" w:rsidRDefault="00890F18" w:rsidP="007B6EDC">
      <w:pPr>
        <w:pStyle w:val="Listenabsatz"/>
        <w:numPr>
          <w:ilvl w:val="0"/>
          <w:numId w:val="64"/>
        </w:numPr>
      </w:pPr>
      <w:r w:rsidRPr="007B6EDC">
        <w:rPr>
          <w:b/>
        </w:rPr>
        <w:t>False Negative (FN)</w:t>
      </w:r>
      <w:r>
        <w:t>:</w:t>
      </w:r>
      <w:r w:rsidR="0067242C">
        <w:t xml:space="preserve"> Die Textabschnitte </w:t>
      </w:r>
      <w:r w:rsidR="00B36B38">
        <w:t xml:space="preserve">werden nicht als </w:t>
      </w:r>
      <w:r w:rsidR="003A0EDD">
        <w:t>Behauptung vom LLM erkannt, obwohl sie es sind.</w:t>
      </w:r>
    </w:p>
    <w:p w14:paraId="23011EA7" w14:textId="5C778790" w:rsidR="00890F18" w:rsidRDefault="00890F18" w:rsidP="007B6EDC">
      <w:pPr>
        <w:pStyle w:val="Listenabsatz"/>
        <w:numPr>
          <w:ilvl w:val="0"/>
          <w:numId w:val="64"/>
        </w:numPr>
      </w:pPr>
      <w:r w:rsidRPr="007B6EDC">
        <w:rPr>
          <w:b/>
        </w:rPr>
        <w:t>False Positive (FP)</w:t>
      </w:r>
      <w:r>
        <w:t>:</w:t>
      </w:r>
      <w:r w:rsidR="00304C89">
        <w:t xml:space="preserve"> Die</w:t>
      </w:r>
      <w:r w:rsidR="00990C9D">
        <w:t xml:space="preserve"> Textabschnitte werden als</w:t>
      </w:r>
      <w:r w:rsidR="00304C89">
        <w:t xml:space="preserve"> </w:t>
      </w:r>
      <w:r w:rsidR="007B6EDC">
        <w:t>Behauptung vom LLM identifiziert, obwohl sie es nicht sind.</w:t>
      </w:r>
      <w:r w:rsidR="00304C89">
        <w:t xml:space="preserve"> </w:t>
      </w:r>
    </w:p>
    <w:p w14:paraId="1089EADA" w14:textId="01136D65" w:rsidR="0057754A" w:rsidRDefault="0057754A" w:rsidP="007F063A">
      <w:pPr>
        <w:pStyle w:val="Listenabsatz"/>
        <w:numPr>
          <w:ilvl w:val="0"/>
          <w:numId w:val="64"/>
        </w:numPr>
      </w:pPr>
      <w:r w:rsidRPr="004B3FB2">
        <w:rPr>
          <w:b/>
        </w:rPr>
        <w:t>True Negative (TN)</w:t>
      </w:r>
      <w:r>
        <w:t xml:space="preserve">: Die Textabschnitte werden korrekt nicht als Behauptung erkannt. Die Besonderheit bei dem vorliegenden Anwendungsfall ist, dass das LLM nur die </w:t>
      </w:r>
      <w:r w:rsidR="00F6091F">
        <w:t xml:space="preserve">argumentativen Texte extrahieren soll. </w:t>
      </w:r>
      <w:r w:rsidR="00120902">
        <w:t xml:space="preserve">Es gibt folglich keine korrekt vorhergesagten </w:t>
      </w:r>
      <w:r w:rsidR="004B3FB2">
        <w:t>nicht-argumentativen Texte.</w:t>
      </w:r>
    </w:p>
    <w:p w14:paraId="77CE2BD0" w14:textId="57A1B526" w:rsidR="003B067B" w:rsidRDefault="00F3361B" w:rsidP="005725A7">
      <w:pPr>
        <w:jc w:val="both"/>
      </w:pPr>
      <w:r>
        <w:t>Die</w:t>
      </w:r>
      <w:r w:rsidR="00911AA6">
        <w:t>se</w:t>
      </w:r>
      <w:r>
        <w:t xml:space="preserve"> Betrachtung erfolgt für jede Argumentationskomponente einzeln. </w:t>
      </w:r>
      <w:r w:rsidR="006E4727">
        <w:t xml:space="preserve">Eine </w:t>
      </w:r>
      <w:r>
        <w:t>Betrachtung</w:t>
      </w:r>
      <w:r w:rsidR="000865A7">
        <w:t xml:space="preserve"> in einer gemeinsamen </w:t>
      </w:r>
      <w:r w:rsidR="00DA7348">
        <w:t xml:space="preserve">Konfusionsmatrix </w:t>
      </w:r>
      <w:r w:rsidR="003603EC">
        <w:t>wird nicht vorgenommen</w:t>
      </w:r>
      <w:r w:rsidR="009E2E43">
        <w:t xml:space="preserve">. Dazu müssten die </w:t>
      </w:r>
      <w:r w:rsidR="00E53997">
        <w:t>nicht-argumentativen Texte als solche ebenfalls annotiert werde</w:t>
      </w:r>
      <w:r w:rsidR="00500E6A">
        <w:t xml:space="preserve">n. </w:t>
      </w:r>
    </w:p>
    <w:p w14:paraId="0E41F0EB" w14:textId="66C94BB8" w:rsidR="00485C0C" w:rsidRDefault="00DD297A" w:rsidP="00ED0608">
      <w:pPr>
        <w:jc w:val="both"/>
      </w:pPr>
      <w:r>
        <w:t xml:space="preserve">Man kann sich die argumentativen und nicht-argumentativen Textabschnitte in einem Text wie Bausteine vorstellen. </w:t>
      </w:r>
      <w:r w:rsidR="000C69B2">
        <w:t>Jeder Textbaustein hat feste Grenzen</w:t>
      </w:r>
      <w:r w:rsidR="00D941F1">
        <w:t xml:space="preserve">, mit denen er an anliegende Textbausteine angrenzt. </w:t>
      </w:r>
      <w:r w:rsidR="003B6755">
        <w:t xml:space="preserve">Für eine Evaluation </w:t>
      </w:r>
      <w:r w:rsidR="00DA7348">
        <w:t xml:space="preserve">im Sinne einer gemeinsamen Konfusionsmatrix </w:t>
      </w:r>
      <w:r w:rsidR="00796DBB">
        <w:t xml:space="preserve">müssen für alle </w:t>
      </w:r>
      <w:r w:rsidR="008A1987">
        <w:t>Textbausteine mit seinen festen Grenzen</w:t>
      </w:r>
      <w:r w:rsidR="00796DBB">
        <w:t xml:space="preserve"> eine Klasse </w:t>
      </w:r>
      <w:r w:rsidR="00C47C6E">
        <w:t xml:space="preserve">vorhergesagt werden und eine Grundwahrheit vorhanden sein. </w:t>
      </w:r>
      <w:r w:rsidR="00FE453A">
        <w:t>Würde das Modell nun einen Textbaustein nicht korrekt vorhersagen</w:t>
      </w:r>
      <w:r w:rsidR="00D74825">
        <w:t xml:space="preserve">, </w:t>
      </w:r>
    </w:p>
    <w:p w14:paraId="60092041" w14:textId="2927CE64" w:rsidR="00210865" w:rsidRDefault="00FE453A" w:rsidP="00ED0608">
      <w:pPr>
        <w:jc w:val="both"/>
      </w:pPr>
      <w:r>
        <w:t>Die Aufgabe ist somit nicht nur eine Klassifikation</w:t>
      </w:r>
      <w:r w:rsidR="0015569E">
        <w:t xml:space="preserve"> von Textbausteinen</w:t>
      </w:r>
      <w:r>
        <w:t xml:space="preserve">, sondern auch </w:t>
      </w:r>
      <w:r w:rsidR="0015569E">
        <w:t xml:space="preserve">die </w:t>
      </w:r>
      <w:r w:rsidR="00434FD8">
        <w:t xml:space="preserve">korrekte </w:t>
      </w:r>
      <w:r w:rsidR="0015569E">
        <w:t>Textextraktion</w:t>
      </w:r>
    </w:p>
    <w:p w14:paraId="4277AE46" w14:textId="2B225AFB" w:rsidR="003A3B5A" w:rsidRDefault="00C47C6E" w:rsidP="00ED0608">
      <w:pPr>
        <w:jc w:val="both"/>
      </w:pPr>
      <w:r>
        <w:t>A</w:t>
      </w:r>
      <w:r w:rsidR="00ED0608">
        <w:t xml:space="preserve">ufgrund des Phänomens von Halluzinationen </w:t>
      </w:r>
      <w:r w:rsidR="00ED0608" w:rsidRPr="00C550EA">
        <w:rPr>
          <w:highlight w:val="cyan"/>
        </w:rPr>
        <w:t>(Hier noch beschreiben was es ist mit Quelle)</w:t>
      </w:r>
      <w:r w:rsidR="00ED0608">
        <w:t xml:space="preserve"> bei einem LLM</w:t>
      </w:r>
      <w:r w:rsidR="00402130">
        <w:t xml:space="preserve"> kann es </w:t>
      </w:r>
      <w:r w:rsidR="00ED0608">
        <w:t>trotz klarer Anweisungen dazu kommen, dass Wörter ergänzt werden</w:t>
      </w:r>
      <w:r w:rsidR="00DD35EF">
        <w:t xml:space="preserve"> oder entfallen</w:t>
      </w:r>
      <w:r w:rsidR="00ED0608">
        <w:t xml:space="preserve">. Es </w:t>
      </w:r>
      <w:r w:rsidR="00DD35EF">
        <w:t xml:space="preserve">würde </w:t>
      </w:r>
      <w:r w:rsidR="00ED0608">
        <w:t xml:space="preserve">somit </w:t>
      </w:r>
      <w:r w:rsidR="003A3B5A">
        <w:t xml:space="preserve">Textbausteine </w:t>
      </w:r>
      <w:r w:rsidR="00DD35EF">
        <w:t>vorliegen</w:t>
      </w:r>
      <w:r w:rsidR="003A3B5A">
        <w:t xml:space="preserve"> die so in dem Text nicht existieren</w:t>
      </w:r>
    </w:p>
    <w:p w14:paraId="1359565D" w14:textId="12A1AD92" w:rsidR="0045158A" w:rsidRDefault="003B6755" w:rsidP="005725A7">
      <w:pPr>
        <w:jc w:val="both"/>
      </w:pPr>
      <w:r>
        <w:lastRenderedPageBreak/>
        <w:t>Aufgrund der zuvor erläuterten möglichen Abweichungen in den Grenzen der extrahierten Textabschnitte würden zusätzliche Komplikationen entstehen.</w:t>
      </w:r>
    </w:p>
    <w:p w14:paraId="0D400D2D" w14:textId="4734FDEF" w:rsidR="00860735" w:rsidRDefault="00750260" w:rsidP="005963E1">
      <w:pPr>
        <w:jc w:val="both"/>
      </w:pPr>
      <w:r>
        <w:t xml:space="preserve">Bei </w:t>
      </w:r>
      <w:r w:rsidR="005725A7">
        <w:t>eine saubere</w:t>
      </w:r>
      <w:r>
        <w:t>n</w:t>
      </w:r>
      <w:r w:rsidR="005725A7">
        <w:t xml:space="preserve"> Klassifizierung </w:t>
      </w:r>
      <w:r>
        <w:t xml:space="preserve">der </w:t>
      </w:r>
      <w:r w:rsidR="005725A7">
        <w:t xml:space="preserve">Textabschnitte </w:t>
      </w:r>
      <w:r w:rsidR="009A36B2">
        <w:t xml:space="preserve">eines Aufsatzes </w:t>
      </w:r>
      <w:r w:rsidR="00982F70">
        <w:t>in die drei Argumentationskomponenten und nicht-argumentativen Text</w:t>
      </w:r>
      <w:r>
        <w:t>abschnitte</w:t>
      </w:r>
      <w:r w:rsidR="00982F70">
        <w:t xml:space="preserve"> </w:t>
      </w:r>
      <w:r w:rsidR="008350F1">
        <w:t xml:space="preserve">ist jedes Wort einer der Klassen zuzuordnen. </w:t>
      </w:r>
      <w:r w:rsidR="00500E6A">
        <w:t xml:space="preserve">Der </w:t>
      </w:r>
      <w:r w:rsidR="00D91DD3">
        <w:t xml:space="preserve">damit verbundene </w:t>
      </w:r>
      <w:r w:rsidR="00500E6A">
        <w:t xml:space="preserve">Aufwand </w:t>
      </w:r>
      <w:r w:rsidR="00D91DD3">
        <w:t xml:space="preserve">wird als </w:t>
      </w:r>
      <w:r w:rsidR="00F566F1">
        <w:t>zu hoch</w:t>
      </w:r>
      <w:r w:rsidR="00D91DD3">
        <w:t xml:space="preserve"> bewerten</w:t>
      </w:r>
      <w:r w:rsidR="00F566F1">
        <w:t xml:space="preserve">, mit keiner </w:t>
      </w:r>
      <w:r w:rsidR="00E60B8C">
        <w:t>zu geringen Erfolgsaussicht</w:t>
      </w:r>
      <w:r w:rsidR="00F566F1">
        <w:t>.</w:t>
      </w:r>
      <w:r w:rsidR="00EA7327">
        <w:t xml:space="preserve"> </w:t>
      </w:r>
      <w:r w:rsidR="002C528F">
        <w:t>Nichtsdestotrotz lassen sich a</w:t>
      </w:r>
      <w:r w:rsidR="00860735">
        <w:t>us den Werten der Konfusionsmatrix die</w:t>
      </w:r>
      <w:r w:rsidR="00A87C18">
        <w:t>jenigen</w:t>
      </w:r>
      <w:r w:rsidR="00860735">
        <w:t xml:space="preserve"> Klassifikationsmetriken</w:t>
      </w:r>
      <w:r w:rsidR="005B25EF">
        <w:t xml:space="preserve"> berechnen</w:t>
      </w:r>
      <w:r w:rsidR="00ED6DBC">
        <w:t xml:space="preserve">, </w:t>
      </w:r>
      <w:r w:rsidR="00A87C18">
        <w:t xml:space="preserve">für die </w:t>
      </w:r>
      <w:r w:rsidR="00ED6DBC">
        <w:t>FN</w:t>
      </w:r>
      <w:r w:rsidR="005B355A">
        <w:t xml:space="preserve"> </w:t>
      </w:r>
      <w:r w:rsidR="00A87C18">
        <w:t xml:space="preserve">nicht </w:t>
      </w:r>
      <w:r w:rsidR="005B355A">
        <w:t>benötig</w:t>
      </w:r>
      <w:r w:rsidR="00A87C18">
        <w:t>t werden</w:t>
      </w:r>
      <w:r w:rsidR="005B355A">
        <w:t>.</w:t>
      </w:r>
      <w:r w:rsidR="00827E10">
        <w:t xml:space="preserve"> </w:t>
      </w:r>
      <w:r w:rsidR="00231BF3">
        <w:t>Somit können Precision,</w:t>
      </w:r>
      <w:r w:rsidR="000C6D05">
        <w:t xml:space="preserve"> Recall und F1-Score berechnet werden.</w:t>
      </w:r>
      <w:r w:rsidR="00A17822">
        <w:t xml:space="preserve"> </w:t>
      </w:r>
    </w:p>
    <w:p w14:paraId="5D542A12" w14:textId="1E40C163" w:rsidR="0052074E" w:rsidRPr="005F0478" w:rsidRDefault="00F916EF" w:rsidP="00210939">
      <w:pPr>
        <w:jc w:val="both"/>
        <w:rPr>
          <w:ins w:id="1006" w:author="Ben Fels" w:date="2024-12-16T22:14:00Z" w16du:dateUtc="2024-12-16T21:14:00Z"/>
          <w:highlight w:val="green"/>
        </w:rPr>
      </w:pPr>
      <w:r w:rsidRPr="00E83763">
        <w:rPr>
          <w:highlight w:val="green"/>
        </w:rPr>
        <w:t xml:space="preserve">Zum besseren Verständnis werden die </w:t>
      </w:r>
      <w:r w:rsidR="00D44F0D" w:rsidRPr="00E83763">
        <w:rPr>
          <w:highlight w:val="green"/>
        </w:rPr>
        <w:t xml:space="preserve">Metriken erneut an dem </w:t>
      </w:r>
      <w:r w:rsidR="001E54CA" w:rsidRPr="00E83763">
        <w:rPr>
          <w:highlight w:val="green"/>
        </w:rPr>
        <w:t xml:space="preserve">Beispiel der Argumentationskomponente Behauptung </w:t>
      </w:r>
      <w:r w:rsidR="00D44F0D" w:rsidRPr="00E83763">
        <w:rPr>
          <w:highlight w:val="green"/>
        </w:rPr>
        <w:t xml:space="preserve">erläutert. </w:t>
      </w:r>
      <w:r w:rsidR="00BE7C9A" w:rsidRPr="00E83763">
        <w:rPr>
          <w:highlight w:val="green"/>
        </w:rPr>
        <w:t>Precision</w:t>
      </w:r>
      <w:r w:rsidR="00554204" w:rsidRPr="00E83763">
        <w:rPr>
          <w:highlight w:val="green"/>
        </w:rPr>
        <w:t xml:space="preserve"> </w:t>
      </w:r>
      <w:r w:rsidR="00D44F0D" w:rsidRPr="00E83763">
        <w:rPr>
          <w:highlight w:val="green"/>
        </w:rPr>
        <w:t xml:space="preserve">misst </w:t>
      </w:r>
      <w:r w:rsidR="00F30F89" w:rsidRPr="00E83763">
        <w:rPr>
          <w:highlight w:val="green"/>
        </w:rPr>
        <w:t>den Anteil</w:t>
      </w:r>
      <w:r w:rsidR="00F30F89" w:rsidRPr="00E83763">
        <w:rPr>
          <w:highlight w:val="green"/>
        </w:rPr>
        <w:t xml:space="preserve"> </w:t>
      </w:r>
      <w:r w:rsidR="00B74EB9" w:rsidRPr="00E83763">
        <w:rPr>
          <w:highlight w:val="green"/>
        </w:rPr>
        <w:t>der identifizierten Behauptungen</w:t>
      </w:r>
      <w:r w:rsidR="00A665E4" w:rsidRPr="00E83763">
        <w:rPr>
          <w:highlight w:val="green"/>
        </w:rPr>
        <w:t xml:space="preserve">, </w:t>
      </w:r>
      <w:r w:rsidR="00755D98" w:rsidRPr="00E83763">
        <w:rPr>
          <w:highlight w:val="green"/>
        </w:rPr>
        <w:t xml:space="preserve">die </w:t>
      </w:r>
      <w:r w:rsidR="00FF678C" w:rsidRPr="00E83763">
        <w:rPr>
          <w:highlight w:val="green"/>
        </w:rPr>
        <w:t>tatsächlich Behauptungen sind</w:t>
      </w:r>
      <w:r w:rsidR="007337FC" w:rsidRPr="00E83763">
        <w:rPr>
          <w:highlight w:val="green"/>
        </w:rPr>
        <w:t xml:space="preserve">. </w:t>
      </w:r>
      <w:r w:rsidR="00C13A80" w:rsidRPr="00E83763">
        <w:rPr>
          <w:highlight w:val="green"/>
        </w:rPr>
        <w:t xml:space="preserve">Recall </w:t>
      </w:r>
      <w:r w:rsidR="007337FC" w:rsidRPr="00E83763">
        <w:rPr>
          <w:highlight w:val="green"/>
        </w:rPr>
        <w:t>ist hingegen</w:t>
      </w:r>
      <w:r w:rsidR="00FC4BB5" w:rsidRPr="00E83763">
        <w:rPr>
          <w:highlight w:val="green"/>
        </w:rPr>
        <w:t xml:space="preserve"> der Anteil </w:t>
      </w:r>
      <w:r w:rsidR="00FA5B6E" w:rsidRPr="00E83763">
        <w:rPr>
          <w:highlight w:val="green"/>
        </w:rPr>
        <w:t>der t</w:t>
      </w:r>
      <w:r w:rsidR="001C6DCA" w:rsidRPr="00E83763">
        <w:rPr>
          <w:highlight w:val="green"/>
        </w:rPr>
        <w:t>atsächlichen Behauptungen,</w:t>
      </w:r>
      <w:r w:rsidR="006372F0" w:rsidRPr="00E83763">
        <w:rPr>
          <w:highlight w:val="green"/>
        </w:rPr>
        <w:t xml:space="preserve"> die korrekt </w:t>
      </w:r>
      <w:r w:rsidR="00B74EB9" w:rsidRPr="00E83763">
        <w:rPr>
          <w:highlight w:val="green"/>
        </w:rPr>
        <w:t xml:space="preserve">als solche </w:t>
      </w:r>
      <w:r w:rsidR="00626CD6" w:rsidRPr="00E83763">
        <w:rPr>
          <w:highlight w:val="green"/>
        </w:rPr>
        <w:t xml:space="preserve">extrahiert </w:t>
      </w:r>
      <w:r w:rsidR="006372F0" w:rsidRPr="00E83763">
        <w:rPr>
          <w:highlight w:val="green"/>
        </w:rPr>
        <w:t>wurden</w:t>
      </w:r>
      <w:r w:rsidR="006372F0">
        <w:t>.</w:t>
      </w:r>
      <w:r w:rsidR="00B03B84">
        <w:t xml:space="preserve"> </w:t>
      </w:r>
      <w:commentRangeStart w:id="1007"/>
      <w:r w:rsidR="00563DAE" w:rsidRPr="003E440C">
        <w:rPr>
          <w:highlight w:val="green"/>
        </w:rPr>
        <w:t xml:space="preserve">Eine hohe </w:t>
      </w:r>
      <w:r w:rsidR="00563DAE" w:rsidRPr="003E440C">
        <w:rPr>
          <w:highlight w:val="green"/>
        </w:rPr>
        <w:t xml:space="preserve">Precision </w:t>
      </w:r>
      <w:r w:rsidR="00563DAE" w:rsidRPr="003E440C">
        <w:rPr>
          <w:highlight w:val="green"/>
        </w:rPr>
        <w:t xml:space="preserve">allein könnte </w:t>
      </w:r>
      <w:r w:rsidR="00F8001C" w:rsidRPr="003E440C">
        <w:rPr>
          <w:highlight w:val="green"/>
        </w:rPr>
        <w:t>bedeuten</w:t>
      </w:r>
      <w:r w:rsidR="00563DAE" w:rsidRPr="003E440C">
        <w:rPr>
          <w:highlight w:val="green"/>
        </w:rPr>
        <w:t xml:space="preserve">, dass nur wenige </w:t>
      </w:r>
      <w:r w:rsidR="00A32CDF" w:rsidRPr="003E440C">
        <w:rPr>
          <w:highlight w:val="green"/>
        </w:rPr>
        <w:t xml:space="preserve">tatsächliche </w:t>
      </w:r>
      <w:r w:rsidR="00563DAE" w:rsidRPr="003E440C">
        <w:rPr>
          <w:highlight w:val="green"/>
        </w:rPr>
        <w:t xml:space="preserve">Behauptungen </w:t>
      </w:r>
      <w:r w:rsidR="006A015C" w:rsidRPr="003E440C">
        <w:rPr>
          <w:highlight w:val="green"/>
        </w:rPr>
        <w:t xml:space="preserve">vom LLM </w:t>
      </w:r>
      <w:r w:rsidR="00563DAE" w:rsidRPr="003E440C">
        <w:rPr>
          <w:highlight w:val="green"/>
        </w:rPr>
        <w:t>identifiziert werden</w:t>
      </w:r>
      <w:commentRangeEnd w:id="1007"/>
      <w:r w:rsidR="0036667B" w:rsidRPr="003E440C">
        <w:rPr>
          <w:rStyle w:val="Kommentarzeichen"/>
          <w:highlight w:val="green"/>
        </w:rPr>
        <w:commentReference w:id="1007"/>
      </w:r>
      <w:r w:rsidR="00563DAE" w:rsidRPr="003E440C">
        <w:rPr>
          <w:highlight w:val="green"/>
        </w:rPr>
        <w:t xml:space="preserve">. </w:t>
      </w:r>
      <w:r w:rsidR="00C9130F" w:rsidRPr="003E440C">
        <w:rPr>
          <w:highlight w:val="green"/>
        </w:rPr>
        <w:t xml:space="preserve">Der Fokus auf einen hohen </w:t>
      </w:r>
      <w:r w:rsidR="00563DAE" w:rsidRPr="003E440C">
        <w:rPr>
          <w:highlight w:val="green"/>
        </w:rPr>
        <w:t xml:space="preserve">Recall </w:t>
      </w:r>
      <w:r w:rsidR="00B0596A" w:rsidRPr="003E440C">
        <w:rPr>
          <w:highlight w:val="green"/>
        </w:rPr>
        <w:t>oh</w:t>
      </w:r>
      <w:r w:rsidR="00F660A2" w:rsidRPr="003E440C">
        <w:rPr>
          <w:highlight w:val="green"/>
        </w:rPr>
        <w:t xml:space="preserve">ne ausreichende Precision </w:t>
      </w:r>
      <w:r w:rsidR="00604159" w:rsidRPr="003E440C">
        <w:rPr>
          <w:highlight w:val="green"/>
        </w:rPr>
        <w:t xml:space="preserve">könnte hingegen bedeuten, dass </w:t>
      </w:r>
      <w:r w:rsidR="0037160D" w:rsidRPr="003E440C">
        <w:rPr>
          <w:highlight w:val="green"/>
        </w:rPr>
        <w:t xml:space="preserve">das LLM </w:t>
      </w:r>
      <w:r w:rsidR="00604159" w:rsidRPr="003E440C">
        <w:rPr>
          <w:highlight w:val="green"/>
        </w:rPr>
        <w:t>viele tatsächliche Behauptungen erk</w:t>
      </w:r>
      <w:r w:rsidR="0037160D" w:rsidRPr="003E440C">
        <w:rPr>
          <w:highlight w:val="green"/>
        </w:rPr>
        <w:t>e</w:t>
      </w:r>
      <w:r w:rsidR="00604159" w:rsidRPr="003E440C">
        <w:rPr>
          <w:highlight w:val="green"/>
        </w:rPr>
        <w:t>nn</w:t>
      </w:r>
      <w:r w:rsidR="0037160D" w:rsidRPr="003E440C">
        <w:rPr>
          <w:highlight w:val="green"/>
        </w:rPr>
        <w:t>t</w:t>
      </w:r>
      <w:r w:rsidR="00604159" w:rsidRPr="003E440C">
        <w:rPr>
          <w:highlight w:val="green"/>
        </w:rPr>
        <w:t xml:space="preserve">, </w:t>
      </w:r>
      <w:r w:rsidR="003D4B90" w:rsidRPr="003E440C">
        <w:rPr>
          <w:highlight w:val="green"/>
        </w:rPr>
        <w:t xml:space="preserve">aber auch viele </w:t>
      </w:r>
      <w:r w:rsidR="00A21F60" w:rsidRPr="003E440C">
        <w:rPr>
          <w:highlight w:val="green"/>
        </w:rPr>
        <w:t xml:space="preserve">Argumentationskomponenten </w:t>
      </w:r>
      <w:r w:rsidR="00342FEE" w:rsidRPr="003E440C">
        <w:rPr>
          <w:highlight w:val="green"/>
        </w:rPr>
        <w:t>fälschlicherweise als Behauptungen</w:t>
      </w:r>
      <w:r w:rsidR="00B50ACA" w:rsidRPr="003E440C">
        <w:rPr>
          <w:highlight w:val="green"/>
        </w:rPr>
        <w:t xml:space="preserve"> klassifiziert.</w:t>
      </w:r>
      <w:r w:rsidR="00787E80" w:rsidRPr="003E440C">
        <w:rPr>
          <w:highlight w:val="green"/>
        </w:rPr>
        <w:t xml:space="preserve"> </w:t>
      </w:r>
      <w:r w:rsidR="00520CD7" w:rsidRPr="003E440C">
        <w:rPr>
          <w:highlight w:val="green"/>
        </w:rPr>
        <w:t xml:space="preserve">Es ist somit sinnvoll ein ausgewogenes Verhältnis </w:t>
      </w:r>
      <w:r w:rsidR="00210939" w:rsidRPr="003E440C">
        <w:rPr>
          <w:highlight w:val="green"/>
        </w:rPr>
        <w:t xml:space="preserve">zwischen den beiden Metriken </w:t>
      </w:r>
      <w:r w:rsidR="004102C1" w:rsidRPr="003E440C">
        <w:rPr>
          <w:highlight w:val="green"/>
        </w:rPr>
        <w:t xml:space="preserve">zur </w:t>
      </w:r>
      <w:r w:rsidR="001B7C24" w:rsidRPr="003E440C">
        <w:rPr>
          <w:highlight w:val="green"/>
        </w:rPr>
        <w:t>Bewertung der Gesamtleistung des LLMs</w:t>
      </w:r>
      <w:r w:rsidR="00210939" w:rsidRPr="003E440C">
        <w:rPr>
          <w:highlight w:val="green"/>
        </w:rPr>
        <w:t xml:space="preserve"> zu </w:t>
      </w:r>
      <w:r w:rsidR="00BB3EF3" w:rsidRPr="003E440C">
        <w:rPr>
          <w:highlight w:val="green"/>
        </w:rPr>
        <w:t>heranzuziehen</w:t>
      </w:r>
      <w:r w:rsidR="00210939" w:rsidRPr="003E440C">
        <w:rPr>
          <w:highlight w:val="green"/>
        </w:rPr>
        <w:t>.</w:t>
      </w:r>
      <w:r w:rsidR="001B7C24" w:rsidRPr="003E440C">
        <w:rPr>
          <w:highlight w:val="green"/>
        </w:rPr>
        <w:t xml:space="preserve"> </w:t>
      </w:r>
      <w:r w:rsidR="002B0AED" w:rsidRPr="003E440C">
        <w:rPr>
          <w:highlight w:val="green"/>
        </w:rPr>
        <w:t xml:space="preserve">Hierfür eignet sich der </w:t>
      </w:r>
      <w:r w:rsidR="00BB3EF3" w:rsidRPr="003E440C">
        <w:rPr>
          <w:highlight w:val="green"/>
        </w:rPr>
        <w:t>F1-Score</w:t>
      </w:r>
      <w:r w:rsidR="002B0AED" w:rsidRPr="003E440C">
        <w:rPr>
          <w:highlight w:val="green"/>
        </w:rPr>
        <w:t>, welcher</w:t>
      </w:r>
      <w:r w:rsidR="00BB3EF3" w:rsidRPr="003E440C">
        <w:rPr>
          <w:highlight w:val="green"/>
        </w:rPr>
        <w:t xml:space="preserve"> </w:t>
      </w:r>
      <w:r w:rsidR="00A22713" w:rsidRPr="003E440C">
        <w:rPr>
          <w:highlight w:val="green"/>
        </w:rPr>
        <w:t>Precision und Recall in einem Wert vereint</w:t>
      </w:r>
      <w:r w:rsidR="00EC4305" w:rsidRPr="003E440C">
        <w:rPr>
          <w:highlight w:val="green"/>
        </w:rPr>
        <w:t xml:space="preserve">, indem </w:t>
      </w:r>
      <w:r w:rsidR="00420520" w:rsidRPr="003E440C">
        <w:rPr>
          <w:highlight w:val="green"/>
        </w:rPr>
        <w:t xml:space="preserve">das harmonische Mittel aus </w:t>
      </w:r>
      <w:r w:rsidR="001B7C24" w:rsidRPr="003E440C">
        <w:rPr>
          <w:highlight w:val="green"/>
        </w:rPr>
        <w:t>ihnen</w:t>
      </w:r>
      <w:r w:rsidR="00CA7B3C" w:rsidRPr="003E440C">
        <w:rPr>
          <w:highlight w:val="green"/>
        </w:rPr>
        <w:t xml:space="preserve"> </w:t>
      </w:r>
      <w:r w:rsidR="00EC4305" w:rsidRPr="003E440C">
        <w:rPr>
          <w:highlight w:val="green"/>
        </w:rPr>
        <w:t>gebildet wird</w:t>
      </w:r>
      <w:r w:rsidR="00EC4305">
        <w:t xml:space="preserve"> </w:t>
      </w:r>
      <w:r w:rsidR="00503FDA" w:rsidRPr="000800F4">
        <w:rPr>
          <w:highlight w:val="magenta"/>
        </w:rPr>
        <w:fldChar w:fldCharType="begin"/>
      </w:r>
      <w:r w:rsidR="004919E0">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00503FDA" w:rsidRPr="000800F4">
        <w:rPr>
          <w:highlight w:val="magenta"/>
        </w:rPr>
        <w:fldChar w:fldCharType="separate"/>
      </w:r>
      <w:r w:rsidR="00B91FAC" w:rsidRPr="00B91FAC">
        <w:rPr>
          <w:rFonts w:cs="Arial"/>
        </w:rPr>
        <w:t>(</w:t>
      </w:r>
      <w:r w:rsidR="00B91FAC" w:rsidRPr="00B91FAC">
        <w:rPr>
          <w:rFonts w:cs="Arial"/>
          <w:highlight w:val="magenta"/>
        </w:rPr>
        <w:t>Géron, 2022, S. 111)</w:t>
      </w:r>
      <w:r w:rsidR="00503FDA" w:rsidRPr="000800F4">
        <w:rPr>
          <w:highlight w:val="magenta"/>
        </w:rPr>
        <w:fldChar w:fldCharType="end"/>
      </w:r>
      <w:r w:rsidR="004F4193">
        <w:t>.</w:t>
      </w:r>
    </w:p>
    <w:p w14:paraId="0CF61BB7" w14:textId="2BD69DEE" w:rsidR="00522479" w:rsidRPr="00EC4305" w:rsidRDefault="00522479" w:rsidP="00522479">
      <w:pPr>
        <w:rPr>
          <w:ins w:id="1008" w:author="Ben Fels" w:date="2024-12-16T22:14:00Z" w16du:dateUtc="2024-12-16T21:14:00Z"/>
        </w:rPr>
      </w:pPr>
    </w:p>
    <w:p w14:paraId="73E78363" w14:textId="2C0D337E" w:rsidR="00522479" w:rsidRPr="004A62D9" w:rsidRDefault="00522479" w:rsidP="009E08AA">
      <w:pPr>
        <w:pStyle w:val="Listenabsatz"/>
        <w:numPr>
          <w:ilvl w:val="0"/>
          <w:numId w:val="63"/>
        </w:numPr>
        <w:rPr>
          <w:lang w:val="en-US"/>
        </w:rPr>
      </w:pPr>
      <w:ins w:id="1009"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010" w:author="Ben Fels" w:date="2024-12-16T22:14:00Z" w16du:dateUtc="2024-12-16T21:14:00Z">
        <w:r w:rsidRPr="004A62D9">
          <w:rPr>
            <w:lang w:val="en-US"/>
          </w:rPr>
          <w:t>score</w:t>
        </w:r>
      </w:ins>
      <w:r w:rsidR="00EB7A79">
        <w:rPr>
          <w:lang w:val="en-US"/>
        </w:rPr>
        <w:t xml:space="preserve"> calculated at sequence level</w:t>
      </w:r>
      <w:ins w:id="1011"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Meulder, 2003).</w:t>
      </w:r>
    </w:p>
    <w:p w14:paraId="2D507569" w14:textId="59412B2B" w:rsidR="009E08AA" w:rsidRDefault="009E08AA" w:rsidP="009E08AA">
      <w:pPr>
        <w:pStyle w:val="Listenabsatz"/>
        <w:numPr>
          <w:ilvl w:val="0"/>
          <w:numId w:val="63"/>
        </w:numPr>
      </w:pPr>
      <w:r>
        <w:t xml:space="preserve">Stance Classification </w:t>
      </w:r>
      <w:r>
        <w:sym w:font="Wingdings" w:char="F0E0"/>
      </w:r>
      <w:r>
        <w:t xml:space="preserve"> Macro F1</w:t>
      </w:r>
    </w:p>
    <w:p w14:paraId="0B3B6039" w14:textId="1831A6D3" w:rsidR="00E14488" w:rsidRPr="00FD1A46" w:rsidRDefault="00E14488" w:rsidP="009E08AA">
      <w:pPr>
        <w:pStyle w:val="Listenabsatz"/>
        <w:numPr>
          <w:ilvl w:val="0"/>
          <w:numId w:val="63"/>
        </w:numPr>
        <w:rPr>
          <w:ins w:id="1012" w:author="Ben Fels" w:date="2024-12-16T22:14:00Z" w16du:dateUtc="2024-12-16T21:14:00Z"/>
          <w:lang w:val="en-US"/>
        </w:rPr>
      </w:pPr>
      <w:r w:rsidRPr="00FD1A46">
        <w:rPr>
          <w:lang w:val="en-US"/>
        </w:rPr>
        <w:lastRenderedPageBreak/>
        <w:t>Stab &amp; Gurevych</w:t>
      </w:r>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Pr)</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013" w:author="Ben Fels" w:date="2024-12-16T22:14:00Z" w16du:dateUtc="2024-12-16T21:14:00Z"/>
        </w:rPr>
      </w:pPr>
      <w:ins w:id="1014"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015" w:author="Ben Fels" w:date="2024-12-21T19:09:00Z" w16du:dateUtc="2024-12-21T18:09:00Z">
            <w:rPr>
              <w:b/>
              <w:lang w:val="en-US"/>
            </w:rPr>
          </w:rPrChange>
        </w:rPr>
        <w:pPrChange w:id="1016"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1017" w:name="_Toc187929390"/>
      <w:r w:rsidRPr="00911C80">
        <w:rPr>
          <w:rPrChange w:id="1018"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1017"/>
    </w:p>
    <w:p w14:paraId="5776A0BA" w14:textId="77777777" w:rsidR="00907B43" w:rsidRDefault="003C4443" w:rsidP="003C4443">
      <w:pPr>
        <w:jc w:val="both"/>
      </w:pPr>
      <w:r w:rsidRPr="0015571F">
        <w:t xml:space="preserve">Anstatt Modelle für jede einzelne Teilaufgabe zu trainieren, soll sich die Lernfähigkeit von LLMs zunutze gemacht werden. </w:t>
      </w:r>
    </w:p>
    <w:p w14:paraId="49C543BB" w14:textId="178E3366" w:rsidR="002C461A" w:rsidRDefault="00724691" w:rsidP="0015399A">
      <w:pPr>
        <w:rPr>
          <w:ins w:id="1019" w:author="Ben Fels" w:date="2024-12-21T11:40:00Z" w16du:dateUtc="2024-12-21T10:40:00Z"/>
        </w:rPr>
      </w:pPr>
      <w:r>
        <w:t xml:space="preserve">Wie zuvor beschrieben, können die Prompts </w:t>
      </w:r>
      <w:r w:rsidR="009731C3">
        <w:t xml:space="preserve">anhand der Anzahl der übergebenen Beispiele in </w:t>
      </w:r>
      <w:r w:rsidR="00244F65">
        <w:t>Zero-Shot Learning, One-Shot-Learning und Few-Shot Learning unterteilt werden.</w:t>
      </w:r>
      <w:del w:id="1020" w:author="Ben Fels" w:date="2024-12-22T10:04:00Z" w16du:dateUtc="2024-12-22T09:04:00Z">
        <w:r w:rsidR="001A4072"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001A4072"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001A4072" w:rsidRPr="00D63603" w:rsidDel="00C73095">
          <w:rPr>
            <w:highlight w:val="magenta"/>
          </w:rPr>
          <w:fldChar w:fldCharType="separate"/>
        </w:r>
        <w:r w:rsidR="001A4072" w:rsidRPr="00D63603" w:rsidDel="00C73095">
          <w:rPr>
            <w:rFonts w:cs="Arial"/>
            <w:highlight w:val="magenta"/>
          </w:rPr>
          <w:delText>(Tunstall et al., 2023, S. 289)</w:delText>
        </w:r>
        <w:r w:rsidR="001A4072" w:rsidRPr="00D63603" w:rsidDel="00C73095">
          <w:rPr>
            <w:highlight w:val="magenta"/>
          </w:rPr>
          <w:fldChar w:fldCharType="end"/>
        </w:r>
        <w:r w:rsidR="001A4072" w:rsidDel="00C73095">
          <w:delText xml:space="preserve">. </w:delText>
        </w:r>
      </w:del>
    </w:p>
    <w:p w14:paraId="62FABD68" w14:textId="64EC1BFF" w:rsidR="001A4072" w:rsidRPr="002B403B" w:rsidDel="003A08DE" w:rsidRDefault="001A4072" w:rsidP="00883B42">
      <w:pPr>
        <w:jc w:val="both"/>
        <w:rPr>
          <w:del w:id="1021" w:author="Ben Fels" w:date="2024-12-21T11:37:00Z" w16du:dateUtc="2024-12-21T10:37:00Z"/>
          <w:lang w:val="en-US"/>
        </w:rPr>
      </w:pPr>
      <w:del w:id="1022"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023" w:author="Ben Fels" w:date="2024-12-21T11:41:00Z" w16du:dateUtc="2024-12-21T10:41:00Z">
        <w:r w:rsidR="003A08DE" w:rsidRPr="002F4B5A">
          <w:rPr>
            <w:b/>
            <w:rPrChange w:id="1024" w:author="Ben Fels" w:date="2024-12-21T18:19:00Z" w16du:dateUtc="2024-12-21T17:19:00Z">
              <w:rPr/>
            </w:rPrChange>
          </w:rPr>
          <w:t>Zero-Shot Learning</w:t>
        </w:r>
      </w:ins>
      <w:r w:rsidR="000B2502">
        <w:rPr>
          <w:b/>
        </w:rPr>
        <w:t>/Prompting</w:t>
      </w:r>
      <w:r w:rsidR="002B403B">
        <w:rPr>
          <w:b/>
        </w:rPr>
        <w:t xml:space="preserve"> (ZS)</w:t>
      </w:r>
      <w:r w:rsidR="000B2502">
        <w:rPr>
          <w:b/>
        </w:rPr>
        <w:t xml:space="preserve">: </w:t>
      </w:r>
      <w:r w:rsidR="00FD7E96">
        <w:t xml:space="preserve">Beim </w:t>
      </w:r>
      <w:r w:rsidR="002B403B">
        <w:t xml:space="preserve">ZS </w:t>
      </w:r>
      <w:r w:rsidR="000B2502">
        <w:t>werden in dem Prompt k</w:t>
      </w:r>
      <w:ins w:id="1025" w:author="Ben Fels" w:date="2024-12-21T11:46:00Z" w16du:dateUtc="2024-12-21T10:46:00Z">
        <w:r w:rsidR="00014402" w:rsidRPr="002F4B5A">
          <w:t>ei</w:t>
        </w:r>
        <w:r w:rsidR="00014402" w:rsidRPr="002F4B5A">
          <w:rPr>
            <w:rPrChange w:id="1026"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027"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028" w:author="Ben Fels" w:date="2024-12-21T11:41:00Z" w16du:dateUtc="2024-12-21T10:41:00Z"/>
          <w:lang w:val="en-US"/>
        </w:rPr>
      </w:pPr>
    </w:p>
    <w:p w14:paraId="43A0CED7" w14:textId="09C3F011" w:rsidR="003A08DE" w:rsidRPr="00F93D27" w:rsidRDefault="003A08DE" w:rsidP="00883B42">
      <w:pPr>
        <w:jc w:val="both"/>
        <w:rPr>
          <w:ins w:id="1029" w:author="Ben Fels" w:date="2024-12-21T11:41:00Z" w16du:dateUtc="2024-12-21T10:41:00Z"/>
          <w:b/>
          <w:highlight w:val="cyan"/>
          <w:rPrChange w:id="1030" w:author="Ben Fels" w:date="2024-12-21T18:19:00Z" w16du:dateUtc="2024-12-21T17:19:00Z">
            <w:rPr>
              <w:ins w:id="1031" w:author="Ben Fels" w:date="2024-12-21T11:41:00Z" w16du:dateUtc="2024-12-21T10:41:00Z"/>
            </w:rPr>
          </w:rPrChange>
        </w:rPr>
      </w:pPr>
      <w:ins w:id="1032" w:author="Ben Fels" w:date="2024-12-21T11:41:00Z" w16du:dateUtc="2024-12-21T10:41:00Z">
        <w:r w:rsidRPr="004930E1">
          <w:rPr>
            <w:b/>
            <w:rPrChange w:id="1033" w:author="Ben Fels" w:date="2024-12-21T18:19:00Z" w16du:dateUtc="2024-12-21T17:19:00Z">
              <w:rPr/>
            </w:rPrChange>
          </w:rPr>
          <w:t>One-Shot Learning</w:t>
        </w:r>
      </w:ins>
      <w:r w:rsidR="002B403B" w:rsidRPr="004930E1">
        <w:rPr>
          <w:b/>
        </w:rPr>
        <w:t xml:space="preserve"> (OS)</w:t>
      </w:r>
      <w:r w:rsidR="00FE5C78" w:rsidRPr="004930E1">
        <w:rPr>
          <w:b/>
        </w:rPr>
        <w:t xml:space="preserve">: </w:t>
      </w:r>
      <w:r w:rsidR="002B403B" w:rsidRPr="004930E1">
        <w:t>Beim OS wird in dem Prompt hingegen neben der Aufgabenbeschreibung zusätzlich ein Beisp</w:t>
      </w:r>
      <w:r w:rsidR="002C34A8" w:rsidRPr="004930E1">
        <w:t xml:space="preserve">iel aufgeführt </w:t>
      </w:r>
      <w:r w:rsidR="002C34A8" w:rsidRPr="00170A19">
        <w:rPr>
          <w:highlight w:val="magenta"/>
        </w:rPr>
        <w:fldChar w:fldCharType="begin"/>
      </w:r>
      <w:r w:rsidR="002C34A8" w:rsidRPr="004930E1">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4930E1">
        <w:rPr>
          <w:highlight w:val="magenta"/>
        </w:rPr>
        <w:instrText>ne-tuning on a speci</w:instrText>
      </w:r>
      <w:r w:rsidR="002C34A8" w:rsidRPr="00170A19">
        <w:rPr>
          <w:highlight w:val="magenta"/>
        </w:rPr>
        <w:instrText>ﬁ</w:instrText>
      </w:r>
      <w:r w:rsidR="002C34A8" w:rsidRPr="004930E1">
        <w:rPr>
          <w:highlight w:val="magenta"/>
        </w:rPr>
        <w:instrText>c task. While typically task-agnostic in architecture, this method still requires task-speci</w:instrText>
      </w:r>
      <w:r w:rsidR="002C34A8" w:rsidRPr="00170A19">
        <w:rPr>
          <w:highlight w:val="magenta"/>
        </w:rPr>
        <w:instrText>ﬁ</w:instrText>
      </w:r>
      <w:r w:rsidR="002C34A8" w:rsidRPr="004930E1">
        <w:rPr>
          <w:highlight w:val="magenta"/>
        </w:rPr>
        <w:instrText xml:space="preserve">c </w:instrText>
      </w:r>
      <w:r w:rsidR="002C34A8" w:rsidRPr="00170A19">
        <w:rPr>
          <w:highlight w:val="magenta"/>
        </w:rPr>
        <w:instrText>ﬁ</w:instrText>
      </w:r>
      <w:r w:rsidR="002C34A8" w:rsidRPr="004930E1">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4930E1">
        <w:rPr>
          <w:highlight w:val="magenta"/>
        </w:rPr>
        <w:instrText>netuning approaches. Speci</w:instrText>
      </w:r>
      <w:r w:rsidR="002C34A8" w:rsidRPr="00170A19">
        <w:rPr>
          <w:highlight w:val="magenta"/>
        </w:rPr>
        <w:instrText>ﬁ</w:instrText>
      </w:r>
      <w:r w:rsidR="002C34A8" w:rsidRPr="004930E1">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4930E1">
        <w:rPr>
          <w:highlight w:val="magenta"/>
        </w:rPr>
        <w:instrText>ne-tuning, with tasks and few-shot demonstrations speci</w:instrText>
      </w:r>
      <w:r w:rsidR="002C34A8" w:rsidRPr="00170A19">
        <w:rPr>
          <w:highlight w:val="magenta"/>
        </w:rPr>
        <w:instrText>ﬁ</w:instrText>
      </w:r>
      <w:r w:rsidR="002C34A8" w:rsidRPr="004930E1">
        <w:rPr>
          <w:highlight w:val="magenta"/>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4930E1">
        <w:rPr>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4930E1">
        <w:rPr>
          <w:highlight w:val="magenta"/>
        </w:rPr>
        <w:instrText>nd that GPT-3 can generate samples of news articles which human evaluators have dif</w:instrText>
      </w:r>
      <w:r w:rsidR="002C34A8" w:rsidRPr="00170A19">
        <w:rPr>
          <w:highlight w:val="magenta"/>
        </w:rPr>
        <w:instrText>ﬁ</w:instrText>
      </w:r>
      <w:r w:rsidR="002C34A8" w:rsidRPr="004930E1">
        <w:rPr>
          <w:highlight w:val="magenta"/>
        </w:rPr>
        <w:instrText xml:space="preserve">culty distinguishing from articles written by humans. We discuss broader societal impacts of this </w:instrText>
      </w:r>
      <w:r w:rsidR="002C34A8" w:rsidRPr="00170A19">
        <w:rPr>
          <w:highlight w:val="magenta"/>
        </w:rPr>
        <w:instrText>ﬁ</w:instrText>
      </w:r>
      <w:r w:rsidR="002C34A8" w:rsidRPr="004930E1">
        <w:rPr>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034" w:author="Ben Fels" w:date="2024-12-22T12:25:00Z" w16du:dateUtc="2024-12-22T11:25:00Z">
        <w:r w:rsidR="0068611E">
          <w:t>Input</w:t>
        </w:r>
      </w:ins>
      <w:r w:rsidR="009E1511">
        <w:t xml:space="preserve"> und gewünschtem </w:t>
      </w:r>
      <w:ins w:id="1035"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036" w:author="Ben Fels" w:date="2024-12-22T17:22:00Z" w16du:dateUtc="2024-12-22T16:22:00Z">
        <w:r w:rsidRPr="00F93D27">
          <w:rPr>
            <w:highlight w:val="cyan"/>
          </w:rPr>
          <w:t xml:space="preserve">Das Beispiel wird zufällig aus dem </w:t>
        </w:r>
      </w:ins>
      <w:ins w:id="1037" w:author="Ben Fels" w:date="2024-12-22T17:23:00Z" w16du:dateUtc="2024-12-22T16:23:00Z">
        <w:r w:rsidRPr="00F93D27">
          <w:rPr>
            <w:highlight w:val="cyan"/>
          </w:rPr>
          <w:t>Datensatz ausgewählt vs. Aufgrund der</w:t>
        </w:r>
        <w:r w:rsidR="00F7074C" w:rsidRPr="00F93D27">
          <w:rPr>
            <w:highlight w:val="cyan"/>
          </w:rPr>
          <w:t xml:space="preserve"> Tokenanzahl wird das Beispiel mit der geringsten Tokenanzahl ausgewählt.</w:t>
        </w:r>
      </w:ins>
    </w:p>
    <w:p w14:paraId="04D03823" w14:textId="3F7CAA42" w:rsidR="001A4072" w:rsidRPr="005C290E" w:rsidDel="003A08DE" w:rsidRDefault="003A08DE" w:rsidP="00883B42">
      <w:pPr>
        <w:pStyle w:val="Listenabsatz"/>
        <w:numPr>
          <w:ilvl w:val="0"/>
          <w:numId w:val="61"/>
        </w:numPr>
        <w:ind w:left="720"/>
        <w:jc w:val="both"/>
        <w:rPr>
          <w:del w:id="1038" w:author="Ben Fels" w:date="2024-12-21T11:40:00Z" w16du:dateUtc="2024-12-21T10:40:00Z"/>
          <w:lang w:val="en-US"/>
          <w:rPrChange w:id="1039" w:author="Ben Fels" w:date="2024-12-21T11:41:00Z" w16du:dateUtc="2024-12-21T10:41:00Z">
            <w:rPr>
              <w:del w:id="1040" w:author="Ben Fels" w:date="2024-12-21T11:40:00Z" w16du:dateUtc="2024-12-21T10:40:00Z"/>
            </w:rPr>
          </w:rPrChange>
        </w:rPr>
      </w:pPr>
      <w:ins w:id="1041" w:author="Ben Fels" w:date="2024-12-21T11:41:00Z" w16du:dateUtc="2024-12-21T10:41:00Z">
        <w:r w:rsidRPr="005C290E">
          <w:rPr>
            <w:b/>
            <w:lang w:val="en-US"/>
            <w:rPrChange w:id="1042" w:author="Ben Fels" w:date="2024-12-21T11:41:00Z" w16du:dateUtc="2024-12-21T10:41:00Z">
              <w:rPr/>
            </w:rPrChange>
          </w:rPr>
          <w:t>Few-shot Learning</w:t>
        </w:r>
      </w:ins>
      <w:r w:rsidR="00F93D27" w:rsidRPr="005C290E">
        <w:rPr>
          <w:b/>
          <w:lang w:val="en-US"/>
        </w:rPr>
        <w:t>/Promping (FS):</w:t>
      </w:r>
      <w:del w:id="1043" w:author="Ben Fels" w:date="2024-12-21T11:40:00Z" w16du:dateUtc="2024-12-21T10:40:00Z">
        <w:r w:rsidR="001A4072" w:rsidRPr="005C290E" w:rsidDel="0015399A">
          <w:rPr>
            <w:b/>
            <w:lang w:val="en-US"/>
            <w:rPrChange w:id="1044"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045" w:author="Ben Fels" w:date="2024-12-21T11:41:00Z" w16du:dateUtc="2024-12-21T10:41:00Z">
              <w:rPr>
                <w:highlight w:val="magenta"/>
              </w:rPr>
            </w:rPrChange>
          </w:rPr>
          <w:fldChar w:fldCharType="begin"/>
        </w:r>
        <w:r w:rsidR="001A4072" w:rsidRPr="005C290E" w:rsidDel="0015399A">
          <w:rPr>
            <w:b/>
            <w:highlight w:val="magenta"/>
            <w:lang w:val="en-US"/>
            <w:rPrChange w:id="1046"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047"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048" w:author="Ben Fels" w:date="2024-12-21T11:41:00Z" w16du:dateUtc="2024-12-21T10:41:00Z">
              <w:rPr>
                <w:rFonts w:cs="Arial"/>
                <w:highlight w:val="magenta"/>
              </w:rPr>
            </w:rPrChange>
          </w:rPr>
          <w:delText>(Tunstall et al., 2023, S. 330)</w:delText>
        </w:r>
        <w:r w:rsidR="001A4072" w:rsidRPr="005C290E" w:rsidDel="0015399A">
          <w:rPr>
            <w:b/>
            <w:highlight w:val="magenta"/>
            <w:rPrChange w:id="1049" w:author="Ben Fels" w:date="2024-12-21T11:41:00Z" w16du:dateUtc="2024-12-21T10:41:00Z">
              <w:rPr>
                <w:highlight w:val="magenta"/>
              </w:rPr>
            </w:rPrChange>
          </w:rPr>
          <w:fldChar w:fldCharType="end"/>
        </w:r>
        <w:r w:rsidR="001A4072" w:rsidRPr="005C290E" w:rsidDel="0015399A">
          <w:rPr>
            <w:b/>
            <w:lang w:val="en-US"/>
            <w:rPrChange w:id="1050" w:author="Ben Fels" w:date="2024-12-21T11:41:00Z" w16du:dateUtc="2024-12-21T10:41:00Z">
              <w:rPr/>
            </w:rPrChange>
          </w:rPr>
          <w:delText>. Stimmt nicht ganz, da man bei few-shot-learning auch aus gelabelten Daten einen Nutzen ziehen kann.</w:delText>
        </w:r>
      </w:del>
    </w:p>
    <w:p w14:paraId="49105EB2" w14:textId="35EF420A" w:rsidR="00F93D27" w:rsidRPr="000C61A4" w:rsidRDefault="00F93D27" w:rsidP="00D77B59">
      <w:pPr>
        <w:pStyle w:val="Listenabsatz"/>
        <w:ind w:left="0"/>
        <w:jc w:val="both"/>
      </w:pPr>
      <w:r w:rsidRPr="00204D5B">
        <w:rPr>
          <w:lang w:val="en-US"/>
        </w:rPr>
        <w:t xml:space="preserve"> </w:t>
      </w:r>
      <w:r w:rsidR="000C61A4">
        <w:t>Auch hier werden wie beim OS d</w:t>
      </w:r>
      <w:ins w:id="1051" w:author="Ben Fels" w:date="2024-12-22T12:25:00Z" w16du:dateUtc="2024-12-22T11:25:00Z">
        <w:r w:rsidR="000C61A4">
          <w:t xml:space="preserve">em Modell </w:t>
        </w:r>
      </w:ins>
      <w:r w:rsidR="000C61A4">
        <w:t xml:space="preserve">zusätzlich zur Aufgabenbeschreibung Beispiele als </w:t>
      </w:r>
      <w:ins w:id="1052" w:author="Ben Fels" w:date="2024-12-22T12:25:00Z" w16du:dateUtc="2024-12-22T11:25:00Z">
        <w:r w:rsidR="000C61A4">
          <w:t xml:space="preserve">Input-Output Paare übergeben. </w:t>
        </w:r>
      </w:ins>
      <w:ins w:id="1053" w:author="Ben Fels" w:date="2024-12-21T11:47:00Z" w16du:dateUtc="2024-12-21T10:47:00Z">
        <w:r w:rsidR="000C61A4">
          <w:t xml:space="preserve">Nach </w:t>
        </w:r>
        <w:r w:rsidR="000C61A4" w:rsidRPr="004102B3">
          <w:rPr>
            <w:rFonts w:cs="Arial"/>
            <w:highlight w:val="magenta"/>
          </w:rPr>
          <w:t xml:space="preserve">Brown et al. </w:t>
        </w:r>
        <w:commentRangeStart w:id="1054"/>
        <w:r w:rsidR="000C61A4" w:rsidRPr="004102B3">
          <w:rPr>
            <w:highlight w:val="magenta"/>
          </w:rPr>
          <w:fldChar w:fldCharType="begin"/>
        </w:r>
      </w:ins>
      <w:r w:rsidR="00992457">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055" w:author="Ben Fels" w:date="2024-12-21T11:47:00Z" w16du:dateUtc="2024-12-21T10:47:00Z">
        <w:r w:rsidR="000C61A4" w:rsidRPr="004102B3">
          <w:rPr>
            <w:highlight w:val="magenta"/>
          </w:rPr>
          <w:fldChar w:fldCharType="separate"/>
        </w:r>
      </w:ins>
      <w:r w:rsidR="00992457" w:rsidRPr="00992457">
        <w:rPr>
          <w:rFonts w:cs="Arial"/>
          <w:highlight w:val="magenta"/>
        </w:rPr>
        <w:t>(2020, S. 6, 10)</w:t>
      </w:r>
      <w:ins w:id="1056" w:author="Ben Fels" w:date="2024-12-21T11:47:00Z" w16du:dateUtc="2024-12-21T10:47:00Z">
        <w:r w:rsidR="000C61A4" w:rsidRPr="004102B3">
          <w:rPr>
            <w:highlight w:val="magenta"/>
          </w:rPr>
          <w:fldChar w:fldCharType="end"/>
        </w:r>
      </w:ins>
      <w:commentRangeEnd w:id="1054"/>
      <w:r w:rsidR="00992457">
        <w:rPr>
          <w:rStyle w:val="Kommentarzeichen"/>
        </w:rPr>
        <w:commentReference w:id="1054"/>
      </w:r>
      <w:ins w:id="1057" w:author="Ben Fels" w:date="2024-12-21T11:47:00Z" w16du:dateUtc="2024-12-21T10:47:00Z">
        <w:r w:rsidR="000C61A4">
          <w:t xml:space="preserve"> werden dabei in der Regel zwischen 10 und 100 Beispiele übergeben</w:t>
        </w:r>
      </w:ins>
      <w:r w:rsidR="00B8221D">
        <w:t>, je nach der Größe des</w:t>
      </w:r>
      <w:commentRangeStart w:id="1058"/>
      <w:r w:rsidR="00B8221D">
        <w:t xml:space="preserve"> Kontextfensters </w:t>
      </w:r>
      <w:commentRangeEnd w:id="1058"/>
      <w:r w:rsidR="00A6543F">
        <w:rPr>
          <w:rStyle w:val="Kommentarzeichen"/>
        </w:rPr>
        <w:commentReference w:id="1058"/>
      </w:r>
      <w:r w:rsidR="00B8221D">
        <w:t xml:space="preserve">des </w:t>
      </w:r>
      <w:r w:rsidR="00A6543F">
        <w:t>LLMs</w:t>
      </w:r>
      <w:ins w:id="1059" w:author="Ben Fels" w:date="2024-12-21T11:47:00Z" w16du:dateUtc="2024-12-21T10:47:00Z">
        <w:r w:rsidR="000C61A4">
          <w:t>.</w:t>
        </w:r>
      </w:ins>
      <w:r w:rsidR="006C3CFA">
        <w:t xml:space="preserve"> </w:t>
      </w:r>
      <w:r w:rsidR="00323DB6">
        <w:t xml:space="preserve">Demnach </w:t>
      </w:r>
      <w:r w:rsidR="00A35193">
        <w:t>führen mehr Beispiele meist, aber nicht immer, zu besseren Ergebnisse.</w:t>
      </w:r>
      <w:r w:rsidR="00FE2517">
        <w:t xml:space="preserve"> So weisen</w:t>
      </w:r>
      <w:ins w:id="1060" w:author="Ben Fels" w:date="2024-12-21T11:47:00Z" w16du:dateUtc="2024-12-21T10:47:00Z">
        <w:r w:rsidR="000C61A4">
          <w:t xml:space="preserve"> </w:t>
        </w:r>
      </w:ins>
      <w:r w:rsidR="000C61A4" w:rsidRPr="00584D50">
        <w:rPr>
          <w:highlight w:val="magenta"/>
        </w:rPr>
        <w:t xml:space="preserve">Google </w:t>
      </w:r>
      <w:r w:rsidR="000C61A4" w:rsidRPr="00584D50">
        <w:rPr>
          <w:highlight w:val="magenta"/>
        </w:rPr>
        <w:fldChar w:fldCharType="begin"/>
      </w:r>
      <w:r w:rsidR="005A6983">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0C61A4" w:rsidRPr="00584D50">
        <w:rPr>
          <w:highlight w:val="magenta"/>
        </w:rPr>
        <w:fldChar w:fldCharType="separate"/>
      </w:r>
      <w:r w:rsidR="005A6983" w:rsidRPr="005A6983">
        <w:rPr>
          <w:rFonts w:cs="Arial"/>
          <w:highlight w:val="magenta"/>
        </w:rPr>
        <w:t>(2024)</w:t>
      </w:r>
      <w:r w:rsidR="000C61A4" w:rsidRPr="00584D50">
        <w:rPr>
          <w:highlight w:val="magenta"/>
        </w:rPr>
        <w:fldChar w:fldCharType="end"/>
      </w:r>
      <w:r w:rsidR="000C61A4">
        <w:t xml:space="preserve"> </w:t>
      </w:r>
      <w:r w:rsidR="00333E54">
        <w:t>darauf hin</w:t>
      </w:r>
      <w:r w:rsidR="000C61A4">
        <w:t xml:space="preserve">, dass Experimente notwendig sind um die optimale Anzahl </w:t>
      </w:r>
      <w:r w:rsidR="000C61A4">
        <w:lastRenderedPageBreak/>
        <w:t xml:space="preserve">der Beispiel zu bestimmen. </w:t>
      </w:r>
      <w:r w:rsidR="00FE2517">
        <w:t xml:space="preserve">Denn </w:t>
      </w:r>
      <w:r w:rsidR="000C61A4">
        <w:t xml:space="preserve">die Übergabe von zu vielen Beispielen </w:t>
      </w:r>
      <w:r w:rsidR="00FE2517">
        <w:t xml:space="preserve">kann </w:t>
      </w:r>
      <w:r w:rsidR="000C61A4">
        <w:t xml:space="preserve">auch zum Overfitting führen. </w:t>
      </w:r>
    </w:p>
    <w:p w14:paraId="32C5B97F" w14:textId="37FEE7D3" w:rsidR="002F1C43" w:rsidRDefault="002F1C43" w:rsidP="00883B42">
      <w:pPr>
        <w:jc w:val="both"/>
        <w:rPr>
          <w:ins w:id="1061" w:author="Ben Fels" w:date="2024-12-22T12:25:00Z" w16du:dateUtc="2024-12-22T11:25:00Z"/>
        </w:rPr>
      </w:pPr>
      <w:ins w:id="1062" w:author="Ben Fels" w:date="2024-12-22T12:25:00Z" w16du:dateUtc="2024-12-22T11:25:00Z">
        <w:r w:rsidRPr="00B20F82">
          <w:t xml:space="preserve">Few-Shot-Learning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063" w:author="Ben Fels" w:date="2024-12-22T12:26:00Z" w16du:dateUtc="2024-12-22T11:26:00Z"/>
        </w:rPr>
      </w:pPr>
      <w:ins w:id="1064" w:author="Ben Fels" w:date="2024-12-22T12:26:00Z" w16du:dateUtc="2024-12-22T11:26: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6659F9AF" w14:textId="77777777" w:rsidR="00025B9B" w:rsidRDefault="00025B9B" w:rsidP="00883B42">
      <w:pPr>
        <w:autoSpaceDE w:val="0"/>
        <w:autoSpaceDN w:val="0"/>
        <w:adjustRightInd w:val="0"/>
        <w:spacing w:after="0"/>
        <w:jc w:val="both"/>
        <w:rPr>
          <w:ins w:id="1065" w:author="Ben Fels" w:date="2024-12-21T11:54:00Z" w16du:dateUtc="2024-12-21T10:54:00Z"/>
        </w:rPr>
      </w:pPr>
    </w:p>
    <w:p w14:paraId="02E93623" w14:textId="02BE0394" w:rsidR="001A4072" w:rsidRPr="002F1C43" w:rsidRDefault="00CA2D00" w:rsidP="00883B42">
      <w:pPr>
        <w:jc w:val="both"/>
      </w:pPr>
      <w:r w:rsidRPr="002F1C43">
        <w:rPr>
          <w:rFonts w:cs="Arial"/>
          <w:highlight w:val="magenta"/>
        </w:rPr>
        <w:t>Yeginbergen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Große Texte mit vielen Tokens erfordern mehr Rechenressourcen, längere Verarbeitungszeiten und Kosten somit auf mehr. Deshalb ist ein effizienter Umgang mit der Tokenanzahl ein wichtiger Aspekt bei der Anwendung von LLMs.</w:t>
      </w:r>
    </w:p>
    <w:p w14:paraId="13262BCA" w14:textId="35AC5C91" w:rsidR="006E44DC" w:rsidRPr="00935F4F" w:rsidRDefault="00E03F2A" w:rsidP="00AC2170">
      <w:pPr>
        <w:jc w:val="both"/>
        <w:rPr>
          <w:rPrChange w:id="1066" w:author="Ben Fels" w:date="2024-12-22T09:26:00Z" w16du:dateUtc="2024-12-22T08:26:00Z">
            <w:rPr>
              <w:bCs/>
              <w:i/>
              <w:lang w:val="en-US"/>
            </w:rPr>
          </w:rPrChange>
        </w:rPr>
      </w:pPr>
      <w:r>
        <w:t xml:space="preserve">Bezug auf Kontextfenster, welches </w:t>
      </w:r>
      <w:r w:rsidR="0044415E">
        <w:t>ebenfalls eine Begrenzung der Prompts ist.</w:t>
      </w:r>
    </w:p>
    <w:p w14:paraId="6F53CC63" w14:textId="7ABEC8DB" w:rsidR="00FB4F96" w:rsidRPr="00935F4F" w:rsidRDefault="00FB4F96" w:rsidP="00AC2170">
      <w:pPr>
        <w:jc w:val="both"/>
        <w:rPr>
          <w:bCs/>
          <w:rPrChange w:id="1067" w:author="Ben Fels" w:date="2024-12-21T21:02:00Z" w16du:dateUtc="2024-12-21T20:02:00Z">
            <w:rPr>
              <w:bCs/>
              <w:i/>
            </w:rPr>
          </w:rPrChange>
        </w:rPr>
      </w:pPr>
      <w:r w:rsidRPr="007041E2">
        <w:rPr>
          <w:bCs/>
          <w:rPrChange w:id="1068" w:author="Ben Fels" w:date="2024-12-22T17:45:00Z" w16du:dateUtc="2024-12-22T16:45:00Z">
            <w:rPr>
              <w:bCs/>
              <w:lang w:val="en-US"/>
            </w:rPr>
          </w:rPrChange>
        </w:rPr>
        <w:t xml:space="preserve">Neben der </w:t>
      </w:r>
      <w:r w:rsidR="00643F0B" w:rsidRPr="007041E2">
        <w:rPr>
          <w:bCs/>
          <w:rPrChange w:id="1069" w:author="Ben Fels" w:date="2024-12-22T17:45:00Z" w16du:dateUtc="2024-12-22T16:45:00Z">
            <w:rPr>
              <w:bCs/>
              <w:lang w:val="en-US"/>
            </w:rPr>
          </w:rPrChange>
        </w:rPr>
        <w:t>Ergänzung von Beispielen in den Prompts gibt es noch weitere Ansätze</w:t>
      </w:r>
      <w:r w:rsidR="007041E2" w:rsidRPr="007041E2">
        <w:rPr>
          <w:bCs/>
          <w:rPrChange w:id="1070" w:author="Ben Fels" w:date="2024-12-22T17:45:00Z" w16du:dateUtc="2024-12-22T16:45:00Z">
            <w:rPr>
              <w:bCs/>
              <w:lang w:val="en-US"/>
            </w:rPr>
          </w:rPrChange>
        </w:rPr>
        <w:t xml:space="preserve">. </w:t>
      </w:r>
      <w:r w:rsidR="007041E2" w:rsidRPr="00935F4F">
        <w:rPr>
          <w:bCs/>
        </w:rPr>
        <w:t>Dazu gehören</w:t>
      </w:r>
      <w:r w:rsidR="00E217CB" w:rsidRPr="00935F4F">
        <w:rPr>
          <w:bCs/>
        </w:rPr>
        <w:t xml:space="preserve"> beispielsweise</w:t>
      </w:r>
      <w:r w:rsidR="00643F0B" w:rsidRPr="00935F4F">
        <w:rPr>
          <w:bCs/>
        </w:rPr>
        <w:t xml:space="preserve"> </w:t>
      </w:r>
      <w:r w:rsidR="00E217CB" w:rsidRPr="00935F4F">
        <w:rPr>
          <w:rPrChange w:id="1071" w:author="Ben Fels" w:date="2024-12-22T17:45:00Z" w16du:dateUtc="2024-12-22T16:45:00Z">
            <w:rPr>
              <w:b/>
              <w:lang w:val="en-US"/>
            </w:rPr>
          </w:rPrChange>
        </w:rPr>
        <w:t>Chain-of-thought prompting</w:t>
      </w:r>
      <w:r w:rsidR="00AC2170" w:rsidRPr="00935F4F">
        <w:t xml:space="preserve"> und </w:t>
      </w:r>
      <w:r w:rsidR="00643F0B" w:rsidRPr="00935F4F">
        <w:rPr>
          <w:bCs/>
        </w:rPr>
        <w:t>Role Playing</w:t>
      </w:r>
      <w:r w:rsidR="00E217CB" w:rsidRPr="00935F4F">
        <w:rPr>
          <w:bCs/>
        </w:rPr>
        <w:t>.</w:t>
      </w:r>
    </w:p>
    <w:p w14:paraId="061D853C" w14:textId="4B84FBF6" w:rsidR="00F05175" w:rsidRPr="00F05175" w:rsidRDefault="001A4072">
      <w:pPr>
        <w:pStyle w:val="Listenabsatz"/>
        <w:numPr>
          <w:ilvl w:val="0"/>
          <w:numId w:val="58"/>
        </w:numPr>
        <w:jc w:val="both"/>
        <w:pPrChange w:id="1072" w:author="Ben Fels" w:date="2024-12-22T17:45:00Z" w16du:dateUtc="2024-12-22T16:45:00Z">
          <w:pPr>
            <w:pStyle w:val="berschrift3"/>
          </w:pPr>
        </w:pPrChange>
      </w:pPr>
      <w:r w:rsidRPr="005C290E">
        <w:rPr>
          <w:b/>
          <w:lang w:val="en-US"/>
          <w:rPrChange w:id="1073"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074"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075"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076"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4930E1">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077" w:author="Ben Fels" w:date="2024-12-22T11:53:00Z" w16du:dateUtc="2024-12-22T10:53:00Z">
            <w:rPr>
              <w:rFonts w:cs="Arial"/>
            </w:rPr>
          </w:rPrChange>
        </w:rPr>
        <w:t xml:space="preserve">Wei et al. </w:t>
      </w:r>
      <w:r w:rsidR="00324F58" w:rsidRPr="005C290E">
        <w:rPr>
          <w:bCs/>
          <w:highlight w:val="magenta"/>
          <w:rPrChange w:id="1078"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079" w:author="Ben Fels" w:date="2024-12-22T11:53:00Z" w16du:dateUtc="2024-12-22T10:53:00Z">
            <w:rPr>
              <w:bCs/>
            </w:rPr>
          </w:rPrChange>
        </w:rPr>
        <w:fldChar w:fldCharType="separate"/>
      </w:r>
      <w:r w:rsidR="00ED055E" w:rsidRPr="005C290E">
        <w:rPr>
          <w:rFonts w:cs="Arial"/>
          <w:highlight w:val="magenta"/>
          <w:rPrChange w:id="1080" w:author="Ben Fels" w:date="2024-12-22T11:53:00Z" w16du:dateUtc="2024-12-22T10:53:00Z">
            <w:rPr>
              <w:rFonts w:cs="Arial"/>
            </w:rPr>
          </w:rPrChange>
        </w:rPr>
        <w:t>(2023)</w:t>
      </w:r>
      <w:r w:rsidR="00324F58" w:rsidRPr="005C290E">
        <w:rPr>
          <w:bCs/>
          <w:highlight w:val="magenta"/>
          <w:rPrChange w:id="1081"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fine-tuning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wie beim One-Shot bzw. Few-Shot Learning</w:t>
      </w:r>
      <w:r w:rsidR="006234AC" w:rsidRPr="005C290E">
        <w:rPr>
          <w:bCs/>
        </w:rPr>
        <w:t>.</w:t>
      </w:r>
      <w:r w:rsidR="0004322C" w:rsidRPr="005C290E">
        <w:rPr>
          <w:bCs/>
        </w:rPr>
        <w:t xml:space="preserve"> </w:t>
      </w:r>
      <w:r w:rsidR="0085671A" w:rsidRPr="005C290E">
        <w:rPr>
          <w:bCs/>
        </w:rPr>
        <w:t xml:space="preserve">Auf </w:t>
      </w:r>
      <w:commentRangeStart w:id="1082"/>
      <w:r w:rsidR="0085671A" w:rsidRPr="005C290E">
        <w:rPr>
          <w:bCs/>
        </w:rPr>
        <w:t>den Anwendungsfall Argument Mining übersetzt werden dem Modell</w:t>
      </w:r>
      <w:r w:rsidR="00283FA4" w:rsidRPr="005C290E">
        <w:rPr>
          <w:bCs/>
        </w:rPr>
        <w:t xml:space="preserve"> die Teilaufgaben genannt</w:t>
      </w:r>
      <w:commentRangeEnd w:id="1082"/>
      <w:r w:rsidR="00E20AAD">
        <w:rPr>
          <w:rStyle w:val="Kommentarzeichen"/>
        </w:rPr>
        <w:commentReference w:id="1082"/>
      </w:r>
      <w:r w:rsidR="00DE7AB2" w:rsidRPr="005C290E">
        <w:rPr>
          <w:bCs/>
        </w:rPr>
        <w:t xml:space="preserve"> und die Vorgehensweise anhand eines Beispiels dargestellt.</w:t>
      </w:r>
    </w:p>
    <w:p w14:paraId="5820FF3E" w14:textId="1ECE14C3" w:rsidR="0085445A" w:rsidRPr="005C290E" w:rsidRDefault="007C6A28">
      <w:pPr>
        <w:pStyle w:val="Listenabsatz"/>
        <w:numPr>
          <w:ilvl w:val="0"/>
          <w:numId w:val="58"/>
        </w:numPr>
        <w:jc w:val="both"/>
        <w:rPr>
          <w:ins w:id="1083" w:author="Ben Fels" w:date="2024-12-22T11:51:00Z" w16du:dateUtc="2024-12-22T10:51:00Z"/>
          <w:bCs/>
          <w:lang w:val="en-US"/>
        </w:rPr>
        <w:pPrChange w:id="1084" w:author="Ben Fels" w:date="2024-12-22T19:54:00Z" w16du:dateUtc="2024-12-22T18:54:00Z">
          <w:pPr>
            <w:pStyle w:val="Listenabsatz"/>
            <w:numPr>
              <w:ilvl w:val="1"/>
              <w:numId w:val="27"/>
            </w:numPr>
            <w:ind w:left="1440" w:hanging="360"/>
          </w:pPr>
        </w:pPrChange>
      </w:pPr>
      <w:r w:rsidRPr="005C290E">
        <w:rPr>
          <w:b/>
          <w:bCs/>
        </w:rPr>
        <w:t>Role Playing</w:t>
      </w:r>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5C290E">
        <w:rPr>
          <w:bCs/>
          <w:highlight w:val="magenta"/>
        </w:rPr>
        <w:fldChar w:fldCharType="separate"/>
      </w:r>
      <w:r w:rsidR="004C2386" w:rsidRPr="004C2386">
        <w:rPr>
          <w:rFonts w:cs="Arial"/>
          <w:highlight w:val="magenta"/>
        </w:rPr>
        <w:t>(OpenAI, 2024e; Trad &amp; Chehab, 2024, S. 369)</w:t>
      </w:r>
      <w:r w:rsidRPr="005C290E">
        <w:rPr>
          <w:bCs/>
          <w:highlight w:val="magenta"/>
        </w:rPr>
        <w:fldChar w:fldCharType="end"/>
      </w:r>
      <w:r w:rsidRPr="005C290E">
        <w:rPr>
          <w:bCs/>
          <w:highlight w:val="magenta"/>
          <w:lang w:val="en-US"/>
        </w:rPr>
        <w:t>.</w:t>
      </w:r>
      <w:del w:id="1085" w:author="Ben Fels" w:date="2024-12-22T19:54:00Z" w16du:dateUtc="2024-12-22T18:54:00Z">
        <w:r w:rsidR="003C1254" w:rsidRPr="005C290E" w:rsidDel="004256BC">
          <w:rPr>
            <w:bCs/>
            <w:highlight w:val="magenta"/>
            <w:rPrChange w:id="1086"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087" w:author="Ben Fels" w:date="2024-12-22T11:10:00Z" w16du:dateUtc="2024-12-22T10:10:00Z">
              <w:rPr>
                <w:bCs/>
              </w:rPr>
            </w:rPrChange>
          </w:rPr>
          <w:fldChar w:fldCharType="separate"/>
        </w:r>
        <w:r w:rsidR="003C1254" w:rsidRPr="005C290E" w:rsidDel="004256BC">
          <w:rPr>
            <w:rFonts w:cs="Arial"/>
            <w:highlight w:val="magenta"/>
            <w:lang w:val="en-US"/>
            <w:rPrChange w:id="1088" w:author="Ben Fels" w:date="2024-12-22T11:10:00Z" w16du:dateUtc="2024-12-22T10:10:00Z">
              <w:rPr>
                <w:rFonts w:cs="Arial"/>
              </w:rPr>
            </w:rPrChange>
          </w:rPr>
          <w:delText>(Trad &amp; Chehab, 2024, S. 369)</w:delText>
        </w:r>
        <w:r w:rsidR="003C1254" w:rsidRPr="005C290E" w:rsidDel="004256BC">
          <w:rPr>
            <w:bCs/>
            <w:highlight w:val="magenta"/>
            <w:rPrChange w:id="1089" w:author="Ben Fels" w:date="2024-12-22T11:10:00Z" w16du:dateUtc="2024-12-22T10:10:00Z">
              <w:rPr>
                <w:bCs/>
              </w:rPr>
            </w:rPrChange>
          </w:rPr>
          <w:fldChar w:fldCharType="end"/>
        </w:r>
      </w:del>
    </w:p>
    <w:p w14:paraId="5AE96B26" w14:textId="6718F2DA" w:rsidR="004256BC" w:rsidRPr="00D05ADC" w:rsidRDefault="008E1D91">
      <w:pPr>
        <w:jc w:val="both"/>
        <w:rPr>
          <w:ins w:id="1090" w:author="Ben Fels" w:date="2024-12-16T22:10:00Z" w16du:dateUtc="2024-12-16T21:10:00Z"/>
          <w:bCs/>
        </w:rPr>
        <w:pPrChange w:id="1091" w:author="Ben Fels" w:date="2024-12-22T11:51:00Z" w16du:dateUtc="2024-12-22T10:51:00Z">
          <w:pPr>
            <w:pStyle w:val="Listenabsatz"/>
            <w:numPr>
              <w:ilvl w:val="1"/>
              <w:numId w:val="27"/>
            </w:numPr>
            <w:ind w:left="1440" w:hanging="360"/>
          </w:pPr>
        </w:pPrChange>
      </w:pPr>
      <w:ins w:id="1092" w:author="Ben Fels" w:date="2024-12-22T18:16:00Z" w16du:dateUtc="2024-12-22T17:16:00Z">
        <w:r w:rsidRPr="00AC2170">
          <w:rPr>
            <w:bCs/>
            <w:rPrChange w:id="1093" w:author="Ben Fels" w:date="2024-12-22T18:16:00Z" w16du:dateUtc="2024-12-22T17:16:00Z">
              <w:rPr>
                <w:bCs/>
                <w:highlight w:val="magenta"/>
              </w:rPr>
            </w:rPrChange>
          </w:rPr>
          <w:lastRenderedPageBreak/>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094" w:author="Ben Fels" w:date="2024-12-22T18:16:00Z" w16du:dateUtc="2024-12-22T17:16:00Z">
        <w:r>
          <w:rPr>
            <w:bCs/>
          </w:rPr>
          <w:t xml:space="preserve"> </w:t>
        </w:r>
      </w:ins>
      <w:ins w:id="1095" w:author="Ben Fels" w:date="2024-12-22T18:08:00Z" w16du:dateUtc="2024-12-22T17:08:00Z">
        <w:r w:rsidR="00D05ADC" w:rsidRPr="0039768F">
          <w:rPr>
            <w:bCs/>
            <w:highlight w:val="magenta"/>
            <w:rPrChange w:id="1096" w:author="Ben Fels" w:date="2024-12-22T18:10:00Z" w16du:dateUtc="2024-12-22T17:10:00Z">
              <w:rPr>
                <w:bCs/>
                <w:lang w:val="en-US"/>
              </w:rPr>
            </w:rPrChange>
          </w:rPr>
          <w:t xml:space="preserve">OpenAI </w:t>
        </w:r>
      </w:ins>
      <w:r w:rsidR="000F68E6" w:rsidRPr="008328FE">
        <w:rPr>
          <w:bCs/>
          <w:highlight w:val="magenta"/>
          <w:lang w:val="en-US"/>
          <w:rPrChange w:id="1097"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098"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099" w:author="Ben Fels" w:date="2024-12-22T18:10:00Z" w16du:dateUtc="2024-12-22T17:10:00Z">
            <w:rPr>
              <w:bCs/>
              <w:lang w:val="en-US"/>
            </w:rPr>
          </w:rPrChange>
        </w:rPr>
        <w:fldChar w:fldCharType="end"/>
      </w:r>
      <w:ins w:id="1100" w:author="Ben Fels" w:date="2024-12-22T18:08:00Z" w16du:dateUtc="2024-12-22T17:08:00Z">
        <w:r w:rsidR="00D05ADC" w:rsidRPr="00D05ADC">
          <w:rPr>
            <w:bCs/>
            <w:rPrChange w:id="1101" w:author="Ben Fels" w:date="2024-12-22T18:08:00Z" w16du:dateUtc="2024-12-22T17:08:00Z">
              <w:rPr>
                <w:bCs/>
                <w:lang w:val="en-US"/>
              </w:rPr>
            </w:rPrChange>
          </w:rPr>
          <w:t xml:space="preserve"> </w:t>
        </w:r>
        <w:r w:rsidR="00D05ADC" w:rsidRPr="00BD07B7">
          <w:rPr>
            <w:bCs/>
          </w:rPr>
          <w:t xml:space="preserve">für bessere Ergebnisse </w:t>
        </w:r>
      </w:ins>
      <w:ins w:id="1102" w:author="Ben Fels" w:date="2024-12-22T18:13:00Z" w16du:dateUtc="2024-12-22T17:13:00Z">
        <w:r w:rsidR="00427542" w:rsidRPr="00BD07B7">
          <w:rPr>
            <w:bCs/>
          </w:rPr>
          <w:t xml:space="preserve">beispielsweise </w:t>
        </w:r>
      </w:ins>
      <w:ins w:id="1103" w:author="Ben Fels" w:date="2024-12-22T18:10:00Z" w16du:dateUtc="2024-12-22T17:10:00Z">
        <w:r w:rsidR="0039768F" w:rsidRPr="00BD07B7">
          <w:rPr>
            <w:bCs/>
          </w:rPr>
          <w:t xml:space="preserve">das Schreiben von </w:t>
        </w:r>
      </w:ins>
      <w:r w:rsidR="006E16C5" w:rsidRPr="00BD07B7">
        <w:rPr>
          <w:bCs/>
        </w:rPr>
        <w:t>spezifischen</w:t>
      </w:r>
      <w:ins w:id="1104"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105" w:author="Ben Fels" w:date="2024-12-22T20:42:00Z" w16du:dateUtc="2024-12-22T19:42:00Z">
        <w:r w:rsidR="00585481" w:rsidRPr="00BD07B7">
          <w:rPr>
            <w:bCs/>
          </w:rPr>
          <w:t xml:space="preserve"> </w:t>
        </w:r>
      </w:ins>
      <w:ins w:id="1106" w:author="Ben Fels" w:date="2024-12-22T20:05:00Z" w16du:dateUtc="2024-12-22T19:05:00Z">
        <w:r w:rsidR="00A77CE4" w:rsidRPr="00BD07B7">
          <w:rPr>
            <w:bCs/>
          </w:rPr>
          <w:t xml:space="preserve">und </w:t>
        </w:r>
      </w:ins>
      <w:ins w:id="1107" w:author="Ben Fels" w:date="2024-12-22T18:13:00Z" w16du:dateUtc="2024-12-22T17:13:00Z">
        <w:r w:rsidR="00A51F5C" w:rsidRPr="00BD07B7">
          <w:rPr>
            <w:bCs/>
          </w:rPr>
          <w:t xml:space="preserve">die Verwendung </w:t>
        </w:r>
      </w:ins>
      <w:ins w:id="1108" w:author="Ben Fels" w:date="2024-12-22T18:14:00Z" w16du:dateUtc="2024-12-22T17:14:00Z">
        <w:r w:rsidR="000A7B42" w:rsidRPr="00BD07B7">
          <w:rPr>
            <w:bCs/>
          </w:rPr>
          <w:t>von Begrenzungszeichen</w:t>
        </w:r>
      </w:ins>
      <w:ins w:id="1109" w:author="Ben Fels" w:date="2024-12-22T19:55:00Z" w16du:dateUtc="2024-12-22T18:55:00Z">
        <w:r w:rsidR="0085445A" w:rsidRPr="00BD07B7">
          <w:rPr>
            <w:bCs/>
          </w:rPr>
          <w:t xml:space="preserve"> </w:t>
        </w:r>
      </w:ins>
      <w:ins w:id="1110" w:author="Ben Fels" w:date="2024-12-22T19:11:00Z" w16du:dateUtc="2024-12-22T18:11:00Z">
        <w:r w:rsidR="00DC0016" w:rsidRPr="00BD07B7">
          <w:rPr>
            <w:bCs/>
          </w:rPr>
          <w:t>sowie den systematischen T</w:t>
        </w:r>
      </w:ins>
      <w:ins w:id="1111" w:author="Ben Fels" w:date="2024-12-22T19:12:00Z" w16du:dateUtc="2024-12-22T18:12:00Z">
        <w:r w:rsidR="00DC0016" w:rsidRPr="00BD07B7">
          <w:rPr>
            <w:bCs/>
          </w:rPr>
          <w:t>est von</w:t>
        </w:r>
        <w:r w:rsidR="00447506" w:rsidRPr="00BD07B7">
          <w:rPr>
            <w:bCs/>
          </w:rPr>
          <w:t xml:space="preserve"> Veränderungen</w:t>
        </w:r>
      </w:ins>
      <w:ins w:id="1112"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766A5685" w:rsidR="00590195" w:rsidRDefault="004A0F4F">
      <w:pPr>
        <w:autoSpaceDE w:val="0"/>
        <w:autoSpaceDN w:val="0"/>
        <w:adjustRightInd w:val="0"/>
        <w:spacing w:after="0"/>
        <w:jc w:val="both"/>
      </w:pPr>
      <w:ins w:id="1113" w:author="Ben Fels" w:date="2024-12-22T11:48:00Z" w16du:dateUtc="2024-12-22T10:48:00Z">
        <w:r>
          <w:t xml:space="preserve">Dem </w:t>
        </w:r>
      </w:ins>
      <w:ins w:id="1114" w:author="Ben Fels" w:date="2024-12-22T11:47:00Z" w16du:dateUtc="2024-12-22T10:47:00Z">
        <w:r>
          <w:t xml:space="preserve">Modells wird </w:t>
        </w:r>
      </w:ins>
      <w:ins w:id="1115" w:author="Ben Fels" w:date="2024-12-22T11:48:00Z" w16du:dateUtc="2024-12-22T10:48:00Z">
        <w:r w:rsidR="00684E23">
          <w:t xml:space="preserve">JSON </w:t>
        </w:r>
        <w:r w:rsidR="008E2F22">
          <w:t xml:space="preserve">als Ausgabeformat </w:t>
        </w:r>
        <w:r w:rsidR="00684E23">
          <w:t xml:space="preserve">auferlegt. Dadurch soll sich das Modell </w:t>
        </w:r>
      </w:ins>
      <w:ins w:id="1116" w:author="Ben Fels" w:date="2024-12-22T11:49:00Z" w16du:dateUtc="2024-12-22T10:49:00Z">
        <w:r w:rsidR="005212EB">
          <w:t xml:space="preserve">bei der Ausgabe </w:t>
        </w:r>
      </w:ins>
      <w:ins w:id="1117" w:author="Ben Fels" w:date="2024-12-22T11:48:00Z" w16du:dateUtc="2024-12-22T10:48:00Z">
        <w:r w:rsidR="00684E23">
          <w:t>auf die wesentlichen</w:t>
        </w:r>
      </w:ins>
      <w:ins w:id="1118"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4C2386">
        <w:rPr>
          <w:highlight w:val="magenta"/>
        </w:rPr>
        <w:instrText xml:space="preserve"> ADDIN ZOTERO_ITEM CSL_CITATION {"citationID":"HVMUVcU4","properties":{"formattedCitation":"(OpenAI,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935685" w:rsidRPr="00935685">
        <w:rPr>
          <w:highlight w:val="magenta"/>
        </w:rPr>
        <w:fldChar w:fldCharType="separate"/>
      </w:r>
      <w:r w:rsidR="004C2386" w:rsidRPr="004C2386">
        <w:rPr>
          <w:rFonts w:cs="Arial"/>
          <w:highlight w:val="magenta"/>
        </w:rPr>
        <w:t>(OpenAI, 2024f)</w:t>
      </w:r>
      <w:r w:rsidR="00935685" w:rsidRPr="00935685">
        <w:rPr>
          <w:highlight w:val="magenta"/>
        </w:rPr>
        <w:fldChar w:fldCharType="end"/>
      </w:r>
      <w:ins w:id="1119" w:author="Ben Fels" w:date="2024-12-22T11:49:00Z" w16du:dateUtc="2024-12-22T10:49:00Z">
        <w:r w:rsidR="005212EB">
          <w:t>.</w:t>
        </w:r>
      </w:ins>
      <w:r w:rsidR="003F0B26">
        <w:t xml:space="preserve"> </w:t>
      </w:r>
      <w:ins w:id="1120" w:author="Ben Fels" w:date="2024-12-22T11:51:00Z" w16du:dateUtc="2024-12-22T10:51:00Z">
        <w:r w:rsidR="006B3770">
          <w:t xml:space="preserve">Das </w:t>
        </w:r>
      </w:ins>
      <w:r w:rsidR="007741B2">
        <w:t xml:space="preserve">eigens definierte </w:t>
      </w:r>
      <w:ins w:id="1121" w:author="Ben Fels" w:date="2024-12-22T11:51:00Z" w16du:dateUtc="2024-12-22T10:51:00Z">
        <w:r w:rsidR="006B3770">
          <w:t xml:space="preserve">Ausgabeformat wurde so </w:t>
        </w:r>
      </w:ins>
      <w:r w:rsidR="0016431D">
        <w:t>gewählt</w:t>
      </w:r>
      <w:ins w:id="1122" w:author="Ben Fels" w:date="2024-12-22T11:51:00Z" w16du:dateUtc="2024-12-22T10:51:00Z">
        <w:r w:rsidR="006B3770">
          <w:t>, dass es sich für die Weiterverarbeitung zur</w:t>
        </w:r>
        <w:r w:rsidR="002A6B77">
          <w:t xml:space="preserve"> </w:t>
        </w:r>
      </w:ins>
      <w:ins w:id="1123" w:author="Ben Fels" w:date="2024-12-22T11:52:00Z" w16du:dateUtc="2024-12-22T10:52:00Z">
        <w:r w:rsidR="002A6B77">
          <w:t>anschließenden Evaluation eignet.</w:t>
        </w:r>
      </w:ins>
      <w:r w:rsidR="003F0B26">
        <w:t xml:space="preserve"> </w:t>
      </w:r>
      <w:ins w:id="1124"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125" w:author="Ben Fels" w:date="2024-12-22T11:50:00Z" w16du:dateUtc="2024-12-22T10:50:00Z">
        <w:r w:rsidR="00AA1D07">
          <w:t xml:space="preserve">des </w:t>
        </w:r>
      </w:ins>
      <w:ins w:id="1126" w:author="Ben Fels" w:date="2024-12-22T11:05:00Z" w16du:dateUtc="2024-12-22T10:05:00Z">
        <w:r w:rsidR="00590195">
          <w:t xml:space="preserve">LLMs </w:t>
        </w:r>
      </w:ins>
      <w:ins w:id="1127" w:author="Ben Fels" w:date="2024-12-22T11:52:00Z" w16du:dateUtc="2024-12-22T10:52:00Z">
        <w:r w:rsidR="00DC30B8">
          <w:t xml:space="preserve">sind </w:t>
        </w:r>
      </w:ins>
      <w:ins w:id="1128" w:author="Ben Fels" w:date="2024-12-22T11:05:00Z" w16du:dateUtc="2024-12-22T10:05:00Z">
        <w:r w:rsidR="00590195">
          <w:t xml:space="preserve">nicht </w:t>
        </w:r>
      </w:ins>
      <w:ins w:id="1129" w:author="Ben Fels" w:date="2024-12-22T11:52:00Z" w16du:dateUtc="2024-12-22T10:52:00Z">
        <w:r w:rsidR="00DC30B8">
          <w:t>Teil dieser Untersuchung</w:t>
        </w:r>
      </w:ins>
      <w:ins w:id="1130"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131"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132" w:author="Ben Fels" w:date="2024-12-21T11:47:00Z" w16du:dateUtc="2024-12-21T10:47:00Z"/>
          <w:lang w:val="en-US"/>
          <w:rPrChange w:id="1133" w:author="Ben Fels" w:date="2024-12-21T18:24:00Z" w16du:dateUtc="2024-12-21T17:24:00Z">
            <w:rPr>
              <w:del w:id="1134" w:author="Ben Fels" w:date="2024-12-21T11:47:00Z" w16du:dateUtc="2024-12-21T10:47:00Z"/>
              <w:b/>
              <w:i/>
              <w:lang w:val="en-US"/>
            </w:rPr>
          </w:rPrChange>
        </w:rPr>
      </w:pPr>
      <w:bookmarkStart w:id="1135" w:name="_Toc185697462"/>
      <w:bookmarkStart w:id="1136" w:name="_Toc186791538"/>
      <w:bookmarkStart w:id="1137" w:name="_Toc187929391"/>
      <w:bookmarkEnd w:id="1135"/>
      <w:bookmarkEnd w:id="1136"/>
      <w:bookmarkEnd w:id="1137"/>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138" w:author="Ben Fels" w:date="2024-12-21T11:47:00Z" w16du:dateUtc="2024-12-21T10:47:00Z"/>
          <w:lang w:val="en-US"/>
          <w:rPrChange w:id="1139" w:author="Ben Fels" w:date="2024-12-21T18:24:00Z" w16du:dateUtc="2024-12-21T17:24:00Z">
            <w:rPr>
              <w:del w:id="1140" w:author="Ben Fels" w:date="2024-12-21T11:47:00Z" w16du:dateUtc="2024-12-21T10:47:00Z"/>
            </w:rPr>
          </w:rPrChange>
        </w:rPr>
      </w:pPr>
      <w:del w:id="1141" w:author="Ben Fels" w:date="2024-12-21T11:47:00Z" w16du:dateUtc="2024-12-21T10:47:00Z">
        <w:r w:rsidRPr="002F4B5A" w:rsidDel="002A4580">
          <w:rPr>
            <w:lang w:val="en-US"/>
            <w:rPrChange w:id="1142" w:author="Ben Fels" w:date="2024-12-21T18:24:00Z" w16du:dateUtc="2024-12-21T17:24:00Z">
              <w:rPr/>
            </w:rPrChange>
          </w:rPr>
          <w:delText>Zero-Shot</w:delText>
        </w:r>
        <w:r w:rsidR="00490397" w:rsidRPr="002F4B5A" w:rsidDel="002A4580">
          <w:rPr>
            <w:lang w:val="en-US"/>
            <w:rPrChange w:id="1143" w:author="Ben Fels" w:date="2024-12-21T18:24:00Z" w16du:dateUtc="2024-12-21T17:24:00Z">
              <w:rPr/>
            </w:rPrChange>
          </w:rPr>
          <w:delText>: Kein Beispiel übergeben</w:delText>
        </w:r>
        <w:bookmarkStart w:id="1144" w:name="_Toc185697463"/>
        <w:bookmarkStart w:id="1145" w:name="_Toc186791539"/>
        <w:bookmarkStart w:id="1146" w:name="_Toc187929392"/>
        <w:bookmarkEnd w:id="1144"/>
        <w:bookmarkEnd w:id="1145"/>
        <w:bookmarkEnd w:id="1146"/>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147" w:author="Ben Fels" w:date="2024-12-21T11:47:00Z" w16du:dateUtc="2024-12-21T10:47:00Z"/>
          <w:lang w:val="en-US"/>
          <w:rPrChange w:id="1148" w:author="Ben Fels" w:date="2024-12-21T18:24:00Z" w16du:dateUtc="2024-12-21T17:24:00Z">
            <w:rPr>
              <w:del w:id="1149" w:author="Ben Fels" w:date="2024-12-21T11:47:00Z" w16du:dateUtc="2024-12-21T10:47:00Z"/>
            </w:rPr>
          </w:rPrChange>
        </w:rPr>
      </w:pPr>
      <w:del w:id="1150" w:author="Ben Fels" w:date="2024-12-21T11:47:00Z" w16du:dateUtc="2024-12-21T10:47:00Z">
        <w:r w:rsidRPr="002F4B5A" w:rsidDel="002A4580">
          <w:rPr>
            <w:lang w:val="en-US"/>
            <w:rPrChange w:id="1151" w:author="Ben Fels" w:date="2024-12-21T18:24:00Z" w16du:dateUtc="2024-12-21T17:24:00Z">
              <w:rPr/>
            </w:rPrChange>
          </w:rPr>
          <w:delText>One-Shot</w:delText>
        </w:r>
        <w:r w:rsidR="00490397" w:rsidRPr="002F4B5A" w:rsidDel="002A4580">
          <w:rPr>
            <w:lang w:val="en-US"/>
            <w:rPrChange w:id="1152" w:author="Ben Fels" w:date="2024-12-21T18:24:00Z" w16du:dateUtc="2024-12-21T17:24:00Z">
              <w:rPr/>
            </w:rPrChange>
          </w:rPr>
          <w:delText>: ein Beispiel übergeben</w:delText>
        </w:r>
        <w:bookmarkStart w:id="1153" w:name="_Toc185697464"/>
        <w:bookmarkStart w:id="1154" w:name="_Toc186791540"/>
        <w:bookmarkStart w:id="1155" w:name="_Toc187929393"/>
        <w:bookmarkEnd w:id="1153"/>
        <w:bookmarkEnd w:id="1154"/>
        <w:bookmarkEnd w:id="1155"/>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156" w:author="Ben Fels" w:date="2024-12-21T11:47:00Z" w16du:dateUtc="2024-12-21T10:47:00Z"/>
          <w:lang w:val="en-US"/>
          <w:rPrChange w:id="1157" w:author="Ben Fels" w:date="2024-12-21T18:24:00Z" w16du:dateUtc="2024-12-21T17:24:00Z">
            <w:rPr>
              <w:del w:id="1158" w:author="Ben Fels" w:date="2024-12-21T11:47:00Z" w16du:dateUtc="2024-12-21T10:47:00Z"/>
            </w:rPr>
          </w:rPrChange>
        </w:rPr>
      </w:pPr>
      <w:del w:id="1159" w:author="Ben Fels" w:date="2024-12-21T11:47:00Z" w16du:dateUtc="2024-12-21T10:47:00Z">
        <w:r w:rsidRPr="002F4B5A" w:rsidDel="002A4580">
          <w:rPr>
            <w:lang w:val="en-US"/>
            <w:rPrChange w:id="1160" w:author="Ben Fels" w:date="2024-12-21T18:24:00Z" w16du:dateUtc="2024-12-21T17:24:00Z">
              <w:rPr/>
            </w:rPrChange>
          </w:rPr>
          <w:delText>Few-Shot</w:delText>
        </w:r>
        <w:r w:rsidR="00490397" w:rsidRPr="002F4B5A" w:rsidDel="002A4580">
          <w:rPr>
            <w:lang w:val="en-US"/>
            <w:rPrChange w:id="1161" w:author="Ben Fels" w:date="2024-12-21T18:24:00Z" w16du:dateUtc="2024-12-21T17:24:00Z">
              <w:rPr/>
            </w:rPrChange>
          </w:rPr>
          <w:delText xml:space="preserve">: </w:delText>
        </w:r>
        <w:r w:rsidR="00633544" w:rsidRPr="002F4B5A" w:rsidDel="002A4580">
          <w:rPr>
            <w:lang w:val="en-US"/>
            <w:rPrChange w:id="1162" w:author="Ben Fels" w:date="2024-12-21T18:24:00Z" w16du:dateUtc="2024-12-21T17:24:00Z">
              <w:rPr/>
            </w:rPrChange>
          </w:rPr>
          <w:delText xml:space="preserve">Wie viel Beispiele braucht es, damit es als Few-Shot Learning </w:delText>
        </w:r>
        <w:r w:rsidR="00163016" w:rsidRPr="002F4B5A" w:rsidDel="002A4580">
          <w:rPr>
            <w:lang w:val="en-US"/>
            <w:rPrChange w:id="1163" w:author="Ben Fels" w:date="2024-12-21T18:24:00Z" w16du:dateUtc="2024-12-21T17:24:00Z">
              <w:rPr/>
            </w:rPrChange>
          </w:rPr>
          <w:delText>zählt?</w:delText>
        </w:r>
        <w:bookmarkStart w:id="1164" w:name="_Toc185697465"/>
        <w:bookmarkStart w:id="1165" w:name="_Toc186791541"/>
        <w:bookmarkStart w:id="1166" w:name="_Toc187929394"/>
        <w:bookmarkEnd w:id="1164"/>
        <w:bookmarkEnd w:id="1165"/>
        <w:bookmarkEnd w:id="1166"/>
      </w:del>
    </w:p>
    <w:p w14:paraId="7E7209C7" w14:textId="13480A68" w:rsidR="00E150E2" w:rsidDel="002A4580" w:rsidRDefault="00E87A82" w:rsidP="00E150E2">
      <w:pPr>
        <w:autoSpaceDE w:val="0"/>
        <w:autoSpaceDN w:val="0"/>
        <w:adjustRightInd w:val="0"/>
        <w:spacing w:after="0"/>
        <w:ind w:left="360"/>
        <w:jc w:val="both"/>
        <w:rPr>
          <w:del w:id="1167" w:author="Ben Fels" w:date="2024-12-21T11:47:00Z" w16du:dateUtc="2024-12-21T10:47:00Z"/>
        </w:rPr>
      </w:pPr>
      <w:del w:id="1168" w:author="Ben Fels" w:date="2024-12-21T11:47:00Z" w16du:dateUtc="2024-12-21T10:47:00Z">
        <w:r w:rsidRPr="002F4B5A" w:rsidDel="002A4580">
          <w:rPr>
            <w:lang w:val="en-US"/>
            <w:rPrChange w:id="1169" w:author="Ben Fels" w:date="2024-12-21T18:24:00Z" w16du:dateUtc="2024-12-21T17:24:00Z">
              <w:rPr/>
            </w:rPrChange>
          </w:rPr>
          <w:delText xml:space="preserve">Nach </w:delText>
        </w:r>
        <w:r w:rsidRPr="002F4B5A" w:rsidDel="002A4580">
          <w:rPr>
            <w:rFonts w:cs="Arial"/>
            <w:highlight w:val="magenta"/>
            <w:lang w:val="en-US"/>
            <w:rPrChange w:id="1170"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171"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172"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173"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174"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175"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176" w:name="_Toc185697466"/>
        <w:bookmarkStart w:id="1177" w:name="_Toc186791542"/>
        <w:bookmarkStart w:id="1178" w:name="_Toc187929395"/>
        <w:bookmarkEnd w:id="1176"/>
        <w:bookmarkEnd w:id="1177"/>
        <w:bookmarkEnd w:id="1178"/>
      </w:del>
    </w:p>
    <w:p w14:paraId="0FA3FEE0" w14:textId="0404AE21" w:rsidR="003F347A" w:rsidDel="002A4580" w:rsidRDefault="00F74FD5" w:rsidP="00E150E2">
      <w:pPr>
        <w:autoSpaceDE w:val="0"/>
        <w:autoSpaceDN w:val="0"/>
        <w:adjustRightInd w:val="0"/>
        <w:spacing w:after="0"/>
        <w:ind w:left="360"/>
        <w:jc w:val="both"/>
        <w:rPr>
          <w:del w:id="1179" w:author="Ben Fels" w:date="2024-12-21T11:47:00Z" w16du:dateUtc="2024-12-21T10:47:00Z"/>
        </w:rPr>
      </w:pPr>
      <w:del w:id="1180"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181" w:name="_Toc185697467"/>
        <w:bookmarkStart w:id="1182" w:name="_Toc186791543"/>
        <w:bookmarkStart w:id="1183" w:name="_Toc187929396"/>
        <w:bookmarkEnd w:id="1181"/>
        <w:bookmarkEnd w:id="1182"/>
        <w:bookmarkEnd w:id="1183"/>
      </w:del>
    </w:p>
    <w:p w14:paraId="55A6E6F9" w14:textId="42D9A0F9" w:rsidR="00027FDA" w:rsidDel="002A4580" w:rsidRDefault="00027FDA" w:rsidP="00E150E2">
      <w:pPr>
        <w:autoSpaceDE w:val="0"/>
        <w:autoSpaceDN w:val="0"/>
        <w:adjustRightInd w:val="0"/>
        <w:spacing w:after="0"/>
        <w:ind w:left="360"/>
        <w:jc w:val="both"/>
        <w:rPr>
          <w:del w:id="1184" w:author="Ben Fels" w:date="2024-12-21T11:47:00Z" w16du:dateUtc="2024-12-21T10:47:00Z"/>
        </w:rPr>
      </w:pPr>
      <w:del w:id="1185"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186" w:name="_Toc185697468"/>
        <w:bookmarkStart w:id="1187" w:name="_Toc186791544"/>
        <w:bookmarkStart w:id="1188" w:name="_Toc187929397"/>
        <w:bookmarkEnd w:id="1186"/>
        <w:bookmarkEnd w:id="1187"/>
        <w:bookmarkEnd w:id="1188"/>
      </w:del>
    </w:p>
    <w:p w14:paraId="03AD6F39" w14:textId="4864511F" w:rsidR="00E150E2" w:rsidDel="002A4580" w:rsidRDefault="006B0454" w:rsidP="00E150E2">
      <w:pPr>
        <w:autoSpaceDE w:val="0"/>
        <w:autoSpaceDN w:val="0"/>
        <w:adjustRightInd w:val="0"/>
        <w:spacing w:after="0"/>
        <w:ind w:left="360"/>
        <w:jc w:val="both"/>
        <w:rPr>
          <w:del w:id="1189" w:author="Ben Fels" w:date="2024-12-21T11:47:00Z" w16du:dateUtc="2024-12-21T10:47:00Z"/>
        </w:rPr>
      </w:pPr>
      <w:del w:id="1190"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191"/>
        <w:r w:rsidR="002C1227" w:rsidDel="002A4580">
          <w:delText xml:space="preserve">Kontext-Fenster </w:delText>
        </w:r>
        <w:commentRangeEnd w:id="1191"/>
        <w:r w:rsidR="002B52F5" w:rsidDel="002A4580">
          <w:rPr>
            <w:rStyle w:val="Kommentarzeichen"/>
          </w:rPr>
          <w:commentReference w:id="1191"/>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192" w:name="_Toc185697469"/>
        <w:bookmarkStart w:id="1193" w:name="_Toc186791545"/>
        <w:bookmarkStart w:id="1194" w:name="_Toc187929398"/>
        <w:bookmarkEnd w:id="1192"/>
        <w:bookmarkEnd w:id="1193"/>
        <w:bookmarkEnd w:id="1194"/>
      </w:del>
    </w:p>
    <w:p w14:paraId="434B60CC" w14:textId="1E310227" w:rsidR="00CB7B5E" w:rsidDel="002A4580" w:rsidRDefault="000C21AE" w:rsidP="00E150E2">
      <w:pPr>
        <w:autoSpaceDE w:val="0"/>
        <w:autoSpaceDN w:val="0"/>
        <w:adjustRightInd w:val="0"/>
        <w:spacing w:after="0"/>
        <w:ind w:left="360"/>
        <w:jc w:val="both"/>
        <w:rPr>
          <w:del w:id="1195" w:author="Ben Fels" w:date="2024-12-21T11:47:00Z" w16du:dateUtc="2024-12-21T10:47:00Z"/>
        </w:rPr>
      </w:pPr>
      <w:del w:id="1196"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197" w:name="_Toc185697470"/>
        <w:bookmarkStart w:id="1198" w:name="_Toc186791546"/>
        <w:bookmarkStart w:id="1199" w:name="_Toc187929399"/>
        <w:bookmarkEnd w:id="1197"/>
        <w:bookmarkEnd w:id="1198"/>
        <w:bookmarkEnd w:id="1199"/>
      </w:del>
    </w:p>
    <w:p w14:paraId="244D8D59" w14:textId="68D27281" w:rsidR="00B62C78" w:rsidDel="002A4580" w:rsidRDefault="00CB7B5E" w:rsidP="00B62C78">
      <w:pPr>
        <w:autoSpaceDE w:val="0"/>
        <w:autoSpaceDN w:val="0"/>
        <w:adjustRightInd w:val="0"/>
        <w:spacing w:after="0"/>
        <w:ind w:left="360"/>
        <w:jc w:val="both"/>
        <w:rPr>
          <w:del w:id="1200" w:author="Ben Fels" w:date="2024-12-21T11:47:00Z" w16du:dateUtc="2024-12-21T10:47:00Z"/>
        </w:rPr>
      </w:pPr>
      <w:del w:id="1201"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202" w:name="_Toc185697471"/>
        <w:bookmarkStart w:id="1203" w:name="_Toc186791547"/>
        <w:bookmarkStart w:id="1204" w:name="_Toc187929400"/>
        <w:bookmarkEnd w:id="1202"/>
        <w:bookmarkEnd w:id="1203"/>
        <w:bookmarkEnd w:id="1204"/>
      </w:del>
    </w:p>
    <w:p w14:paraId="00088147" w14:textId="59709C11" w:rsidR="0043331A" w:rsidDel="002A4580" w:rsidRDefault="00174375" w:rsidP="00B62C78">
      <w:pPr>
        <w:autoSpaceDE w:val="0"/>
        <w:autoSpaceDN w:val="0"/>
        <w:adjustRightInd w:val="0"/>
        <w:spacing w:after="0"/>
        <w:ind w:left="360"/>
        <w:jc w:val="both"/>
        <w:rPr>
          <w:del w:id="1205" w:author="Ben Fels" w:date="2024-12-21T11:47:00Z" w16du:dateUtc="2024-12-21T10:47:00Z"/>
        </w:rPr>
      </w:pPr>
      <w:del w:id="1206"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207" w:name="_Toc185697472"/>
        <w:bookmarkStart w:id="1208" w:name="_Toc186791548"/>
        <w:bookmarkStart w:id="1209" w:name="_Toc187929401"/>
        <w:bookmarkEnd w:id="1207"/>
        <w:bookmarkEnd w:id="1208"/>
        <w:bookmarkEnd w:id="1209"/>
      </w:del>
    </w:p>
    <w:p w14:paraId="2B4492D6" w14:textId="77847175" w:rsidR="00EF602A" w:rsidDel="002A4580" w:rsidRDefault="00EF602A" w:rsidP="001F7CA5">
      <w:pPr>
        <w:autoSpaceDE w:val="0"/>
        <w:autoSpaceDN w:val="0"/>
        <w:adjustRightInd w:val="0"/>
        <w:spacing w:after="0"/>
        <w:jc w:val="both"/>
        <w:rPr>
          <w:del w:id="1210" w:author="Ben Fels" w:date="2024-12-21T11:48:00Z" w16du:dateUtc="2024-12-21T10:48:00Z"/>
        </w:rPr>
      </w:pPr>
      <w:bookmarkStart w:id="1211" w:name="_Toc185697473"/>
      <w:bookmarkStart w:id="1212" w:name="_Toc186791549"/>
      <w:bookmarkStart w:id="1213" w:name="_Toc187929402"/>
      <w:bookmarkEnd w:id="1211"/>
      <w:bookmarkEnd w:id="1212"/>
      <w:bookmarkEnd w:id="1213"/>
    </w:p>
    <w:p w14:paraId="7765E13A" w14:textId="4D07F36C" w:rsidR="0043331A" w:rsidDel="002A4580" w:rsidRDefault="0043331A" w:rsidP="001F7CA5">
      <w:pPr>
        <w:autoSpaceDE w:val="0"/>
        <w:autoSpaceDN w:val="0"/>
        <w:adjustRightInd w:val="0"/>
        <w:spacing w:after="0"/>
        <w:jc w:val="both"/>
        <w:rPr>
          <w:del w:id="1214" w:author="Ben Fels" w:date="2024-12-21T11:48:00Z" w16du:dateUtc="2024-12-21T10:48:00Z"/>
        </w:rPr>
      </w:pPr>
      <w:del w:id="1215"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216" w:name="_Toc185697474"/>
        <w:bookmarkStart w:id="1217" w:name="_Toc186791550"/>
        <w:bookmarkStart w:id="1218" w:name="_Toc187929403"/>
        <w:bookmarkEnd w:id="1216"/>
        <w:bookmarkEnd w:id="1217"/>
        <w:bookmarkEnd w:id="1218"/>
      </w:del>
    </w:p>
    <w:p w14:paraId="02B7F4D9" w14:textId="0797EA93" w:rsidR="0092531F" w:rsidRPr="0092531F" w:rsidDel="002A4580" w:rsidRDefault="0092531F" w:rsidP="001F7CA5">
      <w:pPr>
        <w:autoSpaceDE w:val="0"/>
        <w:autoSpaceDN w:val="0"/>
        <w:adjustRightInd w:val="0"/>
        <w:spacing w:after="0"/>
        <w:jc w:val="both"/>
        <w:rPr>
          <w:del w:id="1219" w:author="Ben Fels" w:date="2024-12-21T11:48:00Z" w16du:dateUtc="2024-12-21T10:48:00Z"/>
          <w:lang w:val="en-US"/>
        </w:rPr>
      </w:pPr>
      <w:del w:id="1220" w:author="Ben Fels" w:date="2024-12-21T11:48:00Z" w16du:dateUtc="2024-12-21T10:48:00Z">
        <w:r w:rsidRPr="0092531F" w:rsidDel="002A4580">
          <w:rPr>
            <w:lang w:val="en-US"/>
          </w:rPr>
          <w:delText>Temperatur = 0 predictable; Temp =1 more r</w:delText>
        </w:r>
        <w:r w:rsidDel="002A4580">
          <w:rPr>
            <w:lang w:val="en-US"/>
          </w:rPr>
          <w:delText>andom</w:delText>
        </w:r>
        <w:bookmarkStart w:id="1221" w:name="_Toc185697475"/>
        <w:bookmarkStart w:id="1222" w:name="_Toc186791551"/>
        <w:bookmarkStart w:id="1223" w:name="_Toc187929404"/>
        <w:bookmarkEnd w:id="1221"/>
        <w:bookmarkEnd w:id="1222"/>
        <w:bookmarkEnd w:id="1223"/>
      </w:del>
    </w:p>
    <w:p w14:paraId="35A1C4A1" w14:textId="42AF1975" w:rsidR="00690A2C" w:rsidRPr="001F04C6" w:rsidRDefault="00690A2C" w:rsidP="004A5A26">
      <w:pPr>
        <w:pStyle w:val="berschrift1"/>
      </w:pPr>
      <w:bookmarkStart w:id="1224" w:name="_Toc187929405"/>
      <w:r w:rsidRPr="001F04C6">
        <w:t>Ergebnisse</w:t>
      </w:r>
      <w:bookmarkEnd w:id="1224"/>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lastRenderedPageBreak/>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3F9CA55" w14:textId="29B0D67C" w:rsidR="00200913" w:rsidRDefault="00200913" w:rsidP="000B6E62"/>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E86EDA" w:rsidRDefault="00AC06CA" w:rsidP="000B6E62">
      <w:r w:rsidRPr="00E86EDA">
        <w:t>Er</w:t>
      </w:r>
      <w:r w:rsidR="00E86EDA" w:rsidRPr="00E86EDA">
        <w:t xml:space="preserve">gebnisse nur beschreiben, nicht </w:t>
      </w:r>
      <w:r w:rsidR="00E86EDA">
        <w:t>interpretieren</w:t>
      </w:r>
    </w:p>
    <w:p w14:paraId="76E85420" w14:textId="77777777" w:rsidR="00555261" w:rsidRDefault="00555261" w:rsidP="00555261">
      <w:ins w:id="1225" w:author="Ben Fels" w:date="2024-12-22T12:35:00Z" w16du:dateUtc="2024-12-22T11:35:00Z">
        <w:r>
          <w:t xml:space="preserve">Es wurde sich explizit für die Darstellung in Abhängigkeit der </w:t>
        </w:r>
      </w:ins>
      <w:ins w:id="1226" w:author="Ben Fels" w:date="2024-12-22T12:36:00Z" w16du:dateUtc="2024-12-22T11:36:00Z">
        <w:r>
          <w:t xml:space="preserve">Tokenanzahl anstelle der tatsächlichen kosten entschieden, </w:t>
        </w:r>
      </w:ins>
      <w:del w:id="1227" w:author="Ben Fels" w:date="2024-12-22T12:36:00Z" w16du:dateUtc="2024-12-22T11:36:00Z">
        <w:r w:rsidDel="00CB57F4">
          <w:delText xml:space="preserve">Auch wenn die </w:delText>
        </w:r>
      </w:del>
      <w:ins w:id="1228" w:author="Ben Fels" w:date="2024-12-22T12:36:00Z" w16du:dateUtc="2024-12-22T11:36:00Z">
        <w:r>
          <w:t xml:space="preserve">da die </w:t>
        </w:r>
      </w:ins>
      <w:r>
        <w:t xml:space="preserve">Kosten pro Token </w:t>
      </w:r>
      <w:del w:id="1229" w:author="Ben Fels" w:date="2024-12-22T12:36:00Z" w16du:dateUtc="2024-12-22T11:36:00Z">
        <w:r w:rsidDel="005B7EA7">
          <w:delText xml:space="preserve">pro </w:delText>
        </w:r>
      </w:del>
      <w:ins w:id="1230" w:author="Ben Fels" w:date="2024-12-22T12:36:00Z" w16du:dateUtc="2024-12-22T11:36:00Z">
        <w:r>
          <w:t xml:space="preserve">individuell für jedes </w:t>
        </w:r>
      </w:ins>
      <w:r>
        <w:t xml:space="preserve">Modell </w:t>
      </w:r>
      <w:del w:id="1231" w:author="Ben Fels" w:date="2024-12-22T12:36:00Z" w16du:dateUtc="2024-12-22T11:36:00Z">
        <w:r w:rsidDel="005B7EA7">
          <w:delText>abweichen</w:delText>
        </w:r>
      </w:del>
      <w:ins w:id="1232" w:author="Ben Fels" w:date="2024-12-22T12:36:00Z" w16du:dateUtc="2024-12-22T11:36:00Z">
        <w:r>
          <w:t>sind.</w:t>
        </w:r>
      </w:ins>
      <w:del w:id="1233" w:author="Ben Fels" w:date="2024-12-22T12:37:00Z" w16du:dateUtc="2024-12-22T11:37:00Z">
        <w:r w:rsidDel="005B7EA7">
          <w:delText>,</w:delText>
        </w:r>
      </w:del>
      <w:r>
        <w:t xml:space="preserve"> </w:t>
      </w:r>
      <w:del w:id="1234" w:author="Ben Fels" w:date="2024-12-22T12:37:00Z" w16du:dateUtc="2024-12-22T11:37:00Z">
        <w:r w:rsidDel="005B7EA7">
          <w:delText xml:space="preserve">können sie </w:delText>
        </w:r>
      </w:del>
      <w:ins w:id="1235" w:author="Ben Fels" w:date="2024-12-22T12:37:00Z" w16du:dateUtc="2024-12-22T11:37:00Z">
        <w:r>
          <w:t xml:space="preserve">Die Tokenanzahl kann als </w:t>
        </w:r>
      </w:ins>
      <w:del w:id="1236" w:author="Ben Fels" w:date="2024-12-22T12:37:00Z" w16du:dateUtc="2024-12-22T11:37:00Z">
        <w:r w:rsidDel="00C76172">
          <w:delText xml:space="preserve">als </w:delText>
        </w:r>
      </w:del>
      <w:r>
        <w:t xml:space="preserve">Kostentreiber </w:t>
      </w:r>
      <w:del w:id="1237" w:author="Ben Fels" w:date="2024-12-22T12:37:00Z" w16du:dateUtc="2024-12-22T11:37:00Z">
        <w:r w:rsidDel="00AC4F51">
          <w:delText xml:space="preserve">verstanden </w:delText>
        </w:r>
      </w:del>
      <w:ins w:id="1238" w:author="Ben Fels" w:date="2024-12-22T12:37:00Z" w16du:dateUtc="2024-12-22T11:37:00Z">
        <w:r>
          <w:t xml:space="preserve">herangezogen </w:t>
        </w:r>
      </w:ins>
      <w:r>
        <w:t>werden.</w:t>
      </w:r>
    </w:p>
    <w:p w14:paraId="3A913D43" w14:textId="2267FB51" w:rsidR="00405BFF" w:rsidRDefault="00405BFF" w:rsidP="00555261">
      <w:r>
        <w:t xml:space="preserve">Die nachfolgende Abbildung zeigt </w:t>
      </w:r>
      <w:r w:rsidR="00957BC5">
        <w:t xml:space="preserve">in vier Graphen </w:t>
      </w:r>
      <w:r>
        <w:t xml:space="preserve">den F1-Score </w:t>
      </w:r>
      <w:r w:rsidR="0025262C">
        <w:t xml:space="preserve">in Abhängigkeit der Tokenanzahl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73D3F01F" w14:textId="0B0FC9D5" w:rsidR="004D5EF0" w:rsidRPr="00E86EDA" w:rsidRDefault="004D5EF0" w:rsidP="000B6E62">
      <w:r>
        <w:t>Beispielbild</w:t>
      </w:r>
      <w:r w:rsidR="00657DE6">
        <w:t xml:space="preserve">. F1-Score für </w:t>
      </w:r>
      <w:commentRangeStart w:id="1239"/>
      <w:r w:rsidR="00147AB9">
        <w:t>Hauptaussage, Behauptungen, Prämissen und Beziehungen</w:t>
      </w:r>
      <w:commentRangeEnd w:id="1239"/>
      <w:r w:rsidR="00276390">
        <w:rPr>
          <w:rStyle w:val="Kommentarzeichen"/>
        </w:rPr>
        <w:commentReference w:id="1239"/>
      </w:r>
      <w:r w:rsidR="00147AB9">
        <w:t xml:space="preserve"> pro Prompt.</w:t>
      </w:r>
    </w:p>
    <w:p w14:paraId="67D17CE8" w14:textId="28342780" w:rsidR="00091E0B" w:rsidRDefault="004D5EF0" w:rsidP="000B6E62">
      <w:r w:rsidRPr="004D5EF0">
        <w:rPr>
          <w:noProof/>
        </w:rPr>
        <w:lastRenderedPageBreak/>
        <w:drawing>
          <wp:inline distT="0" distB="0" distL="0" distR="0" wp14:anchorId="73DC0FE5" wp14:editId="038A69ED">
            <wp:extent cx="5579745" cy="4470400"/>
            <wp:effectExtent l="0" t="0" r="1905" b="6350"/>
            <wp:docPr id="793314391"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391" name="Grafik 1" descr="Ein Bild, das Text, Diagramm, Plan, Reihe enthält.&#10;&#10;Automatisch generierte Beschreibung"/>
                    <pic:cNvPicPr/>
                  </pic:nvPicPr>
                  <pic:blipFill>
                    <a:blip r:embed="rId21"/>
                    <a:stretch>
                      <a:fillRect/>
                    </a:stretch>
                  </pic:blipFill>
                  <pic:spPr>
                    <a:xfrm>
                      <a:off x="0" y="0"/>
                      <a:ext cx="5579745" cy="4470400"/>
                    </a:xfrm>
                    <a:prstGeom prst="rect">
                      <a:avLst/>
                    </a:prstGeom>
                  </pic:spPr>
                </pic:pic>
              </a:graphicData>
            </a:graphic>
          </wp:inline>
        </w:drawing>
      </w:r>
    </w:p>
    <w:p w14:paraId="6E7B14BA" w14:textId="5C97823E" w:rsidR="004D5EF0" w:rsidRPr="00E86EDA" w:rsidRDefault="004D5EF0" w:rsidP="000B6E62">
      <w:r>
        <w:t>Eigene Darstellung.</w:t>
      </w:r>
    </w:p>
    <w:p w14:paraId="6F0D2BC8" w14:textId="54734E1A" w:rsidR="000949E2"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p>
    <w:p w14:paraId="57681ED9" w14:textId="77777777" w:rsidR="000949E2" w:rsidRDefault="000949E2" w:rsidP="000949E2"/>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1240" w:author="Ben Fels" w:date="2024-12-21T12:01:00Z" w16du:dateUtc="2024-12-21T11:01:00Z"/>
        </w:rPr>
      </w:pPr>
      <w:ins w:id="1241"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1242" w:author="Ben Fels" w:date="2024-12-21T12:01:00Z" w16du:dateUtc="2024-12-21T11:01:00Z"/>
        </w:rPr>
      </w:pPr>
      <w:ins w:id="1243" w:author="Ben Fels" w:date="2024-12-21T12:01:00Z" w16du:dateUtc="2024-12-21T11:01:00Z">
        <w:r w:rsidRPr="0069646E">
          <w:rPr>
            <w:noProof/>
          </w:rPr>
          <w:lastRenderedPageBreak/>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1244" w:author="Ben Fels" w:date="2024-12-21T12:01:00Z" w16du:dateUtc="2024-12-21T11:01:00Z"/>
        </w:rPr>
      </w:pPr>
      <w:ins w:id="1245"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1246" w:name="_Toc187929406"/>
      <w:r w:rsidRPr="001F04C6">
        <w:t>Diskussion und Handlungsempfehlungen</w:t>
      </w:r>
      <w:bookmarkEnd w:id="1246"/>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Unterscheidung für MajorClaims, Claims, Premisses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t>Die Ergänzung von Beispielen in Prompt verhält sich ähnlich zum Grenznutzen. Übersetzt auf den Anwendungsfall bedeutet dies, dass jedes weitere Beispiel einen geringeren Leistungszuwachs beiträgt,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lastRenderedPageBreak/>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„speziellen Promptteile“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77777777" w:rsidR="005F1CE4" w:rsidRDefault="005F1CE4" w:rsidP="00517118"/>
    <w:p w14:paraId="2DE04359" w14:textId="1F37957C" w:rsidR="00517118" w:rsidRDefault="00517118" w:rsidP="00256D66">
      <w:r>
        <w:t xml:space="preserve">Unter Berücksichtigung der Tokenanzahl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Pr="007D5D63" w:rsidRDefault="0067198E" w:rsidP="00256D66">
      <w:r>
        <w:t>Auch wenn es keine bessere Leistung hat</w:t>
      </w:r>
      <w:r w:rsidR="00C00A5C">
        <w:t>, ist es wesentlich leichter umzusetzen, da kein Expertenwissen benötigt wird und damit auch günstiger.</w:t>
      </w:r>
    </w:p>
    <w:p w14:paraId="78113B2D" w14:textId="7543C381" w:rsidR="00E669D3" w:rsidRPr="006167B1" w:rsidRDefault="00E669D3" w:rsidP="00256D66">
      <w:pPr>
        <w:rPr>
          <w:ins w:id="1247" w:author="Ben Fels" w:date="2024-12-21T19:09:00Z" w16du:dateUtc="2024-12-21T18:09:00Z"/>
          <w:b/>
          <w:u w:val="single"/>
        </w:rPr>
      </w:pPr>
      <w:ins w:id="1248" w:author="Ben Fels" w:date="2024-12-21T19:09:00Z" w16du:dateUtc="2024-12-21T18:09:00Z">
        <w:r w:rsidRPr="006167B1">
          <w:rPr>
            <w:b/>
            <w:u w:val="single"/>
          </w:rPr>
          <w:t>Praktischer Mehrwert</w:t>
        </w:r>
      </w:ins>
    </w:p>
    <w:p w14:paraId="4DACF765" w14:textId="77777777" w:rsidR="001B1E51" w:rsidRDefault="009B1E46" w:rsidP="00E669D3">
      <w:pPr>
        <w:jc w:val="both"/>
      </w:pPr>
      <w:r>
        <w:t xml:space="preserve">Die vorliegende Untersuchung gibt </w:t>
      </w:r>
      <w:ins w:id="1249"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 </w:t>
        </w:r>
        <w:r w:rsidR="00E669D3">
          <w:t xml:space="preserve">Prompt Engineering Techniken in diesem Zusammenhang </w:t>
        </w:r>
        <w:r w:rsidR="00E669D3" w:rsidRPr="002B6366">
          <w:t>die besten Ergebnisse liefern</w:t>
        </w:r>
        <w:r w:rsidR="00E669D3">
          <w:t xml:space="preserve">. </w:t>
        </w:r>
        <w:r w:rsidR="00E669D3" w:rsidRPr="000B24F9">
          <w:t xml:space="preserve">Sie </w:t>
        </w:r>
      </w:ins>
      <w:r w:rsidR="001B1E51">
        <w:t xml:space="preserve">trägt damit </w:t>
      </w:r>
      <w:ins w:id="1250" w:author="Ben Fels" w:date="2024-12-21T19:09:00Z" w16du:dateUtc="2024-12-21T18:09:00Z">
        <w:r w:rsidR="00E669D3" w:rsidRPr="000B24F9">
          <w:t xml:space="preserve">sowohl zur Weiterentwicklung der Forschung auf </w:t>
        </w:r>
        <w:r w:rsidR="00E669D3">
          <w:t xml:space="preserve">dem Gebiet des Argument Minings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1251"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1252" w:author="Ben Fels" w:date="2024-12-21T19:09:00Z" w16du:dateUtc="2024-12-21T18:09:00Z"/>
        </w:rPr>
      </w:pPr>
      <w:ins w:id="1253"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254"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255"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256"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1257" w:author="Ben Fels" w:date="2024-12-16T22:07:00Z" w16du:dateUtc="2024-12-16T21:07:00Z"/>
        </w:rPr>
      </w:pPr>
    </w:p>
    <w:p w14:paraId="7B5EC7D0" w14:textId="15AFCE54" w:rsidR="00D5092C" w:rsidRPr="00D5092C" w:rsidRDefault="00D5092C" w:rsidP="00777574">
      <w:pPr>
        <w:rPr>
          <w:b/>
          <w:rPrChange w:id="1258" w:author="Ben Fels" w:date="2024-12-16T22:08:00Z" w16du:dateUtc="2024-12-16T21:08:00Z">
            <w:rPr/>
          </w:rPrChange>
        </w:rPr>
      </w:pPr>
      <w:ins w:id="1259" w:author="Ben Fels" w:date="2024-12-16T22:07:00Z" w16du:dateUtc="2024-12-16T21:07:00Z">
        <w:r w:rsidRPr="00D5092C">
          <w:rPr>
            <w:b/>
            <w:rPrChange w:id="1260" w:author="Ben Fels" w:date="2024-12-16T22:08:00Z" w16du:dateUtc="2024-12-16T21:08:00Z">
              <w:rPr/>
            </w:rPrChange>
          </w:rPr>
          <w:t>Ha</w:t>
        </w:r>
      </w:ins>
      <w:ins w:id="1261" w:author="Ben Fels" w:date="2024-12-16T22:08:00Z" w16du:dateUtc="2024-12-16T21:08:00Z">
        <w:r w:rsidRPr="00D5092C">
          <w:rPr>
            <w:b/>
            <w:rPrChange w:id="1262"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263" w:author="Ben Fels" w:date="2024-12-16T22:09:00Z" w16du:dateUtc="2024-12-16T21:09:00Z"/>
        </w:rPr>
      </w:pPr>
      <w:ins w:id="1264"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265" w:author="Ben Fels" w:date="2024-12-16T22:08:00Z" w16du:dateUtc="2024-12-16T21:08:00Z"/>
        </w:rPr>
      </w:pPr>
      <w:ins w:id="1266"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267" w:author="Ben Fels" w:date="2024-12-17T09:18:00Z" w16du:dateUtc="2024-12-17T08:18:00Z"/>
        </w:rPr>
      </w:pPr>
      <w:ins w:id="1268" w:author="Ben Fels" w:date="2024-12-16T22:09:00Z" w16du:dateUtc="2024-12-16T21:09:00Z">
        <w:r>
          <w:t>Anwendung von Fine-Tuning.</w:t>
        </w:r>
      </w:ins>
    </w:p>
    <w:p w14:paraId="30FF29DF" w14:textId="2A6E8E49" w:rsidR="005755D9" w:rsidRDefault="005755D9">
      <w:pPr>
        <w:pStyle w:val="Listenabsatz"/>
        <w:numPr>
          <w:ilvl w:val="0"/>
          <w:numId w:val="51"/>
        </w:numPr>
        <w:rPr>
          <w:ins w:id="1269" w:author="Ben Fels" w:date="2024-12-21T11:51:00Z" w16du:dateUtc="2024-12-21T10:51:00Z"/>
        </w:rPr>
      </w:pPr>
      <w:ins w:id="1270" w:author="Ben Fels" w:date="2024-12-17T09:18:00Z" w16du:dateUtc="2024-12-17T08:18:00Z">
        <w:r>
          <w:t>Untersuchung für weitere Sprachen</w:t>
        </w:r>
      </w:ins>
    </w:p>
    <w:p w14:paraId="697734C1" w14:textId="5262811E" w:rsidR="003228A7" w:rsidRDefault="003228A7">
      <w:pPr>
        <w:pStyle w:val="Listenabsatz"/>
        <w:numPr>
          <w:ilvl w:val="0"/>
          <w:numId w:val="51"/>
        </w:numPr>
      </w:pPr>
      <w:ins w:id="1271" w:author="Ben Fels" w:date="2024-12-21T11:51:00Z" w16du:dateUtc="2024-12-21T10:51:00Z">
        <w:r>
          <w:t>Weiterentwicklung indem Argumentationsstrukturen in Strukt</w:t>
        </w:r>
        <w:r w:rsidR="00AB38A4">
          <w:t>urdiagrammen aufgeführt werden</w:t>
        </w:r>
      </w:ins>
      <w:ins w:id="1272"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273" w:author="Ben Fels" w:date="2024-12-21T11:53:00Z" w16du:dateUtc="2024-12-21T10:53:00Z"/>
        </w:rPr>
      </w:pPr>
    </w:p>
    <w:p w14:paraId="477E00C6" w14:textId="6C1710C7" w:rsidR="00FD56D1" w:rsidDel="00025B9B" w:rsidRDefault="006C0364" w:rsidP="00CF7AE6">
      <w:pPr>
        <w:pStyle w:val="berschrift1"/>
        <w:rPr>
          <w:del w:id="1274" w:author="Ben Fels" w:date="2024-12-21T11:53:00Z" w16du:dateUtc="2024-12-21T10:53:00Z"/>
        </w:rPr>
      </w:pPr>
      <w:del w:id="1275" w:author="Ben Fels" w:date="2024-12-21T11:53:00Z" w16du:dateUtc="2024-12-21T10:53:00Z">
        <w:r w:rsidRPr="00CF7AE6" w:rsidDel="00025B9B">
          <w:delText>Einleitung</w:delText>
        </w:r>
      </w:del>
    </w:p>
    <w:p w14:paraId="1AE165AD" w14:textId="7D232C11" w:rsidR="004A1650" w:rsidDel="00F34A39" w:rsidRDefault="00E02325" w:rsidP="00E02325">
      <w:pPr>
        <w:rPr>
          <w:del w:id="1276" w:author="Ben Fels" w:date="2024-12-21T11:50:00Z" w16du:dateUtc="2024-12-21T10:50:00Z"/>
        </w:rPr>
      </w:pPr>
      <w:del w:id="1277"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278" w:author="Ben Fels" w:date="2024-12-21T11:53:00Z" w16du:dateUtc="2024-12-21T10:53:00Z"/>
          <w:moveFrom w:id="1279" w:author="Ben Fels" w:date="2024-12-21T11:50:00Z" w16du:dateUtc="2024-12-21T10:50:00Z"/>
        </w:rPr>
      </w:pPr>
      <w:moveFromRangeStart w:id="1280" w:author="Ben Fels" w:date="2024-12-21T11:50:00Z" w:name="move185674234"/>
      <w:moveFrom w:id="1281" w:author="Ben Fels" w:date="2024-12-21T11:50:00Z" w16du:dateUtc="2024-12-21T10:50:00Z">
        <w:del w:id="1282"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283" w:author="Ben Fels" w:date="2024-12-21T11:53:00Z" w16du:dateUtc="2024-12-21T10:53:00Z"/>
          <w:moveFrom w:id="1284" w:author="Ben Fels" w:date="2024-12-21T11:50:00Z" w16du:dateUtc="2024-12-21T10:50:00Z"/>
        </w:rPr>
      </w:pPr>
      <w:moveFrom w:id="1285" w:author="Ben Fels" w:date="2024-12-21T11:50:00Z" w16du:dateUtc="2024-12-21T10:50:00Z">
        <w:del w:id="1286"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287" w:author="Ben Fels" w:date="2024-12-21T11:53:00Z" w16du:dateUtc="2024-12-21T10:53:00Z"/>
          <w:moveFrom w:id="1288" w:author="Ben Fels" w:date="2024-12-21T11:51:00Z" w16du:dateUtc="2024-12-21T10:51:00Z"/>
        </w:rPr>
      </w:pPr>
      <w:moveFromRangeStart w:id="1289" w:author="Ben Fels" w:date="2024-12-21T11:51:00Z" w:name="move185674280"/>
      <w:moveFromRangeEnd w:id="1280"/>
      <w:moveFrom w:id="1290" w:author="Ben Fels" w:date="2024-12-21T11:51:00Z" w16du:dateUtc="2024-12-21T10:51:00Z">
        <w:del w:id="1291"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292" w:author="Ben Fels" w:date="2024-12-21T11:53:00Z" w16du:dateUtc="2024-12-21T10:53:00Z"/>
          <w:moveFrom w:id="1293" w:author="Ben Fels" w:date="2024-12-21T11:51:00Z" w16du:dateUtc="2024-12-21T10:51:00Z"/>
        </w:rPr>
      </w:pPr>
      <w:moveFrom w:id="1294" w:author="Ben Fels" w:date="2024-12-21T11:51:00Z" w16du:dateUtc="2024-12-21T10:51:00Z">
        <w:del w:id="1295"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289"/>
    <w:p w14:paraId="70C0F28B" w14:textId="36D74A7D" w:rsidR="0010647F" w:rsidDel="009C2379" w:rsidRDefault="0010647F" w:rsidP="0010647F">
      <w:pPr>
        <w:rPr>
          <w:del w:id="1296" w:author="Ben Fels" w:date="2024-12-21T11:50:00Z" w16du:dateUtc="2024-12-21T10:50:00Z"/>
        </w:rPr>
      </w:pPr>
      <w:del w:id="1297" w:author="Ben Fels" w:date="2024-12-21T11:50:00Z" w16du:dateUtc="2024-12-21T10:50:00Z">
        <w:r w:rsidDel="009C2379">
          <w:delText xml:space="preserve">Dieser Beriech kann in die Teilaufgaben argument detection und argument stance classification unterschieden werden </w:delText>
        </w:r>
        <w:commentRangeStart w:id="1298"/>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298"/>
        <w:r w:rsidRPr="00C0539F" w:rsidDel="009C2379">
          <w:rPr>
            <w:rStyle w:val="Kommentarzeichen"/>
            <w:highlight w:val="magenta"/>
          </w:rPr>
          <w:commentReference w:id="1298"/>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299" w:author="Ben Fels" w:date="2024-12-21T11:53:00Z" w16du:dateUtc="2024-12-21T10:53:00Z"/>
        </w:rPr>
      </w:pPr>
    </w:p>
    <w:p w14:paraId="04C535D0" w14:textId="125255CA" w:rsidR="00E02325" w:rsidDel="005C0688" w:rsidRDefault="00E02325" w:rsidP="00E02325">
      <w:pPr>
        <w:rPr>
          <w:moveFrom w:id="1300" w:author="Ben Fels" w:date="2024-12-21T11:52:00Z" w16du:dateUtc="2024-12-21T10:52:00Z"/>
        </w:rPr>
      </w:pPr>
      <w:moveFromRangeStart w:id="1301" w:author="Ben Fels" w:date="2024-12-21T11:52:00Z" w:name="move185674394"/>
      <w:moveFrom w:id="1302"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303"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304" w:author="Ben Fels" w:date="2024-12-21T11:52:00Z" w16du:dateUtc="2024-12-21T10:52:00Z"/>
        </w:rPr>
      </w:pPr>
      <w:moveFrom w:id="1305" w:author="Ben Fels" w:date="2024-12-21T11:52:00Z" w16du:dateUtc="2024-12-21T10:52:00Z">
        <w:r w:rsidDel="005C0688">
          <w:t>Ansatz zum automatisieren des Prozesses, zum Überführen von unstrukturierten daten (Text) in strukturierte Argumente.</w:t>
        </w:r>
      </w:moveFrom>
    </w:p>
    <w:moveFromRangeEnd w:id="1301"/>
    <w:p w14:paraId="520E4361" w14:textId="353C4B0E" w:rsidR="0073273D" w:rsidDel="00A35D5E" w:rsidRDefault="0073273D" w:rsidP="00CF7AE6">
      <w:pPr>
        <w:rPr>
          <w:del w:id="1306" w:author="Ben Fels" w:date="2024-12-21T11:53:00Z" w16du:dateUtc="2024-12-21T10:53:00Z"/>
        </w:rPr>
      </w:pPr>
    </w:p>
    <w:p w14:paraId="0206FFF2" w14:textId="6465B599" w:rsidR="00D43596" w:rsidDel="00A35D5E" w:rsidRDefault="00601509" w:rsidP="00CF7AE6">
      <w:pPr>
        <w:rPr>
          <w:moveFrom w:id="1307" w:author="Ben Fels" w:date="2024-12-21T11:53:00Z" w16du:dateUtc="2024-12-21T10:53:00Z"/>
        </w:rPr>
      </w:pPr>
      <w:moveFromRangeStart w:id="1308" w:author="Ben Fels" w:date="2024-12-21T11:53:00Z" w:name="move185674422"/>
      <w:moveFrom w:id="1309"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310" w:author="Ben Fels" w:date="2024-12-21T11:53:00Z" w16du:dateUtc="2024-12-21T10:53:00Z"/>
        </w:rPr>
      </w:pPr>
      <w:moveFrom w:id="1311"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312" w:author="Ben Fels" w:date="2024-12-21T11:53:00Z" w16du:dateUtc="2024-12-21T10:53:00Z"/>
        </w:rPr>
      </w:pPr>
      <w:moveFrom w:id="1313"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314" w:author="Ben Fels" w:date="2024-12-21T11:53:00Z" w16du:dateUtc="2024-12-21T10:53:00Z"/>
        </w:rPr>
      </w:pPr>
      <w:moveFrom w:id="1315" w:author="Ben Fels" w:date="2024-12-21T11:53:00Z" w16du:dateUtc="2024-12-21T10:53:00Z">
        <w:r w:rsidRPr="00664C71" w:rsidDel="00A35D5E">
          <w:rPr>
            <w:rPrChange w:id="1316"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317"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318" w:author="Ben Fels" w:date="2024-12-21T11:53:00Z" w16du:dateUtc="2024-12-21T10:53:00Z"/>
        </w:rPr>
      </w:pPr>
      <w:moveFrom w:id="1319"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320"/>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320"/>
        <w:r w:rsidR="004D5E3E" w:rsidDel="00A35D5E">
          <w:rPr>
            <w:rStyle w:val="Kommentarzeichen"/>
          </w:rPr>
          <w:commentReference w:id="1320"/>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321" w:author="Ben Fels" w:date="2024-12-21T11:53:00Z" w16du:dateUtc="2024-12-21T10:53:00Z"/>
        </w:rPr>
      </w:pPr>
      <w:moveFrom w:id="1322"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323" w:author="Ben Fels" w:date="2024-12-21T11:53:00Z" w16du:dateUtc="2024-12-21T10:53:00Z"/>
          <w:rPrChange w:id="1324" w:author="Ben Fels" w:date="2024-12-21T18:08:00Z" w16du:dateUtc="2024-12-21T17:08:00Z">
            <w:rPr>
              <w:moveFrom w:id="1325" w:author="Ben Fels" w:date="2024-12-21T11:53:00Z" w16du:dateUtc="2024-12-21T10:53:00Z"/>
              <w:lang w:val="en-US"/>
            </w:rPr>
          </w:rPrChange>
        </w:rPr>
      </w:pPr>
      <w:moveFrom w:id="1326" w:author="Ben Fels" w:date="2024-12-21T11:53:00Z" w16du:dateUtc="2024-12-21T10:53:00Z">
        <w:r w:rsidRPr="00664C71" w:rsidDel="00A35D5E">
          <w:rPr>
            <w:rPrChange w:id="1327" w:author="Ben Fels" w:date="2024-12-21T18:08:00Z" w16du:dateUtc="2024-12-21T17:08:00Z">
              <w:rPr>
                <w:lang w:val="en-US"/>
              </w:rPr>
            </w:rPrChange>
          </w:rPr>
          <w:t>N-Shot Learning als Transfer Learning</w:t>
        </w:r>
        <w:r w:rsidR="009743F5" w:rsidRPr="00664C71" w:rsidDel="00A35D5E">
          <w:rPr>
            <w:rPrChange w:id="1328"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329" w:author="Ben Fels" w:date="2024-12-21T11:53:00Z" w16du:dateUtc="2024-12-21T10:53:00Z"/>
        </w:rPr>
      </w:pPr>
      <w:moveFrom w:id="1330"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331" w:author="Ben Fels" w:date="2024-12-21T11:53:00Z" w16du:dateUtc="2024-12-21T10:53:00Z"/>
        </w:rPr>
      </w:pPr>
      <w:moveFrom w:id="1332"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333" w:author="Ben Fels" w:date="2024-12-21T11:53:00Z" w16du:dateUtc="2024-12-21T10:53:00Z"/>
        </w:rPr>
      </w:pPr>
      <w:moveFrom w:id="1334"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335" w:author="Ben Fels" w:date="2024-12-21T11:53:00Z" w16du:dateUtc="2024-12-21T10:53:00Z"/>
        </w:rPr>
      </w:pPr>
      <w:moveFrom w:id="1336"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337" w:author="Ben Fels" w:date="2024-12-21T11:53:00Z" w16du:dateUtc="2024-12-21T10:53:00Z"/>
        </w:rPr>
      </w:pPr>
      <w:moveFrom w:id="1338"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339" w:author="Ben Fels" w:date="2024-12-21T11:53:00Z" w16du:dateUtc="2024-12-21T10:53:00Z"/>
        </w:rPr>
      </w:pPr>
      <w:moveFrom w:id="1340"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341" w:author="Ben Fels" w:date="2024-12-21T11:53:00Z" w16du:dateUtc="2024-12-21T10:53:00Z"/>
        </w:rPr>
      </w:pPr>
      <w:moveFrom w:id="1342"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308"/>
    <w:p w14:paraId="01CF3AF4" w14:textId="089EEC34" w:rsidR="00EF199B" w:rsidDel="004328D8" w:rsidRDefault="00EF199B" w:rsidP="00CF7AE6">
      <w:pPr>
        <w:rPr>
          <w:del w:id="1343" w:author="Ben Fels" w:date="2024-12-21T12:02:00Z" w16du:dateUtc="2024-12-21T11:02:00Z"/>
        </w:rPr>
      </w:pPr>
    </w:p>
    <w:p w14:paraId="53AA7E0C" w14:textId="53D83618" w:rsidR="00664378" w:rsidDel="00025B9B" w:rsidRDefault="00A2162F" w:rsidP="00A2162F">
      <w:pPr>
        <w:pStyle w:val="berschrift1"/>
        <w:rPr>
          <w:del w:id="1344" w:author="Ben Fels" w:date="2024-12-21T11:53:00Z" w16du:dateUtc="2024-12-21T10:53:00Z"/>
        </w:rPr>
      </w:pPr>
      <w:del w:id="1345"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346" w:author="Ben Fels" w:date="2024-12-21T12:02:00Z" w16du:dateUtc="2024-12-21T11:02:00Z"/>
          <w:rFonts w:ascii="IBMPlexSans-Regular" w:hAnsi="IBMPlexSans-Regular" w:cs="IBMPlexSans-Regular"/>
          <w:sz w:val="28"/>
          <w:szCs w:val="28"/>
          <w:highlight w:val="cyan"/>
          <w:rPrChange w:id="1347" w:author="Ben Fels" w:date="2024-12-21T11:53:00Z" w16du:dateUtc="2024-12-21T10:53:00Z">
            <w:rPr>
              <w:del w:id="1348" w:author="Ben Fels" w:date="2024-12-21T12:02:00Z" w16du:dateUtc="2024-12-21T11:02:00Z"/>
              <w:highlight w:val="cyan"/>
            </w:rPr>
          </w:rPrChange>
        </w:rPr>
        <w:pPrChange w:id="1349" w:author="Ben Fels" w:date="2024-12-21T11:53:00Z" w16du:dateUtc="2024-12-21T10:53:00Z">
          <w:pPr>
            <w:autoSpaceDE w:val="0"/>
            <w:autoSpaceDN w:val="0"/>
            <w:adjustRightInd w:val="0"/>
            <w:spacing w:after="0" w:line="240" w:lineRule="auto"/>
          </w:pPr>
        </w:pPrChange>
      </w:pPr>
      <w:del w:id="1350" w:author="Ben Fels" w:date="2024-12-21T11:53:00Z" w16du:dateUtc="2024-12-21T10:53:00Z">
        <w:r w:rsidRPr="00025B9B" w:rsidDel="00025B9B">
          <w:rPr>
            <w:rFonts w:ascii="IBMPlexSans-Regular" w:hAnsi="IBMPlexSans-Regular" w:cs="IBMPlexSans-Regular"/>
            <w:sz w:val="28"/>
            <w:szCs w:val="28"/>
            <w:highlight w:val="cyan"/>
            <w:rPrChange w:id="1351"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352" w:author="Ben Fels" w:date="2024-12-21T11:54:00Z" w16du:dateUtc="2024-12-21T10:54:00Z"/>
        </w:rPr>
      </w:pPr>
    </w:p>
    <w:p w14:paraId="0F32B505" w14:textId="5A459F10" w:rsidR="00047A7E" w:rsidDel="004328D8" w:rsidRDefault="00047A7E" w:rsidP="00CF7AE6">
      <w:pPr>
        <w:rPr>
          <w:del w:id="1353" w:author="Ben Fels" w:date="2024-12-21T12:02:00Z" w16du:dateUtc="2024-12-21T11:02:00Z"/>
          <w:moveFrom w:id="1354" w:author="Ben Fels" w:date="2024-12-21T11:53:00Z" w16du:dateUtc="2024-12-21T10:53:00Z"/>
        </w:rPr>
      </w:pPr>
      <w:moveFromRangeStart w:id="1355" w:author="Ben Fels" w:date="2024-12-21T11:53:00Z" w:name="move185674449"/>
      <w:moveFrom w:id="1356" w:author="Ben Fels" w:date="2024-12-21T11:53:00Z" w16du:dateUtc="2024-12-21T10:53:00Z">
        <w:del w:id="1357"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355"/>
    <w:p w14:paraId="12026CA5" w14:textId="34868899" w:rsidR="00DE7EA5" w:rsidDel="0067136C" w:rsidRDefault="00DE7EA5" w:rsidP="00CF7AE6">
      <w:pPr>
        <w:rPr>
          <w:del w:id="1358" w:author="Ben Fels" w:date="2024-12-21T11:54:00Z" w16du:dateUtc="2024-12-21T10:54:00Z"/>
        </w:rPr>
      </w:pPr>
    </w:p>
    <w:p w14:paraId="4867E893" w14:textId="044F5E10" w:rsidR="003305CA" w:rsidDel="00025B9B" w:rsidRDefault="00771845" w:rsidP="00CF7AE6">
      <w:pPr>
        <w:rPr>
          <w:del w:id="1359" w:author="Ben Fels" w:date="2024-12-21T11:54:00Z" w16du:dateUtc="2024-12-21T10:54:00Z"/>
        </w:rPr>
      </w:pPr>
      <w:del w:id="1360"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361" w:author="Ben Fels" w:date="2024-12-21T11:56:00Z" w16du:dateUtc="2024-12-21T10:56:00Z"/>
        </w:rPr>
      </w:pPr>
      <w:del w:id="1362" w:author="Ben Fels" w:date="2024-12-21T11:56:00Z" w16du:dateUtc="2024-12-21T10:56:00Z">
        <w:r w:rsidRPr="001666F8" w:rsidDel="002C461A">
          <w:delText>Allgemein</w:delText>
        </w:r>
      </w:del>
    </w:p>
    <w:p w14:paraId="5401044D" w14:textId="4086AC4F" w:rsidR="00BF3432" w:rsidDel="002C461A" w:rsidRDefault="00BF3432" w:rsidP="00BF3432">
      <w:pPr>
        <w:rPr>
          <w:del w:id="1363" w:author="Ben Fels" w:date="2024-12-21T11:56:00Z" w16du:dateUtc="2024-12-21T10:56:00Z"/>
          <w:moveFrom w:id="1364" w:author="Ben Fels" w:date="2024-12-21T11:55:00Z" w16du:dateUtc="2024-12-21T10:55:00Z"/>
        </w:rPr>
      </w:pPr>
      <w:moveFromRangeStart w:id="1365" w:author="Ben Fels" w:date="2024-12-21T11:55:00Z" w:name="move185674546"/>
      <w:moveFrom w:id="1366" w:author="Ben Fels" w:date="2024-12-21T11:55:00Z" w16du:dateUtc="2024-12-21T10:55:00Z">
        <w:del w:id="1367"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368" w:author="Ben Fels" w:date="2024-12-21T11:56:00Z" w16du:dateUtc="2024-12-21T10:56:00Z"/>
          <w:moveFrom w:id="1369" w:author="Ben Fels" w:date="2024-12-21T11:55:00Z" w16du:dateUtc="2024-12-21T10:55:00Z"/>
        </w:rPr>
      </w:pPr>
      <w:moveFrom w:id="1370" w:author="Ben Fels" w:date="2024-12-21T11:55:00Z" w16du:dateUtc="2024-12-21T10:55:00Z">
        <w:del w:id="1371"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372" w:author="Ben Fels" w:date="2024-12-21T11:56:00Z" w16du:dateUtc="2024-12-21T10:56:00Z"/>
          <w:moveFrom w:id="1373" w:author="Ben Fels" w:date="2024-12-21T11:56:00Z" w16du:dateUtc="2024-12-21T10:56:00Z"/>
        </w:rPr>
      </w:pPr>
      <w:moveFromRangeStart w:id="1374" w:author="Ben Fels" w:date="2024-12-21T11:56:00Z" w:name="move185674583"/>
      <w:moveFromRangeEnd w:id="1365"/>
      <w:moveFrom w:id="1375" w:author="Ben Fels" w:date="2024-12-21T11:56:00Z" w16du:dateUtc="2024-12-21T10:56:00Z">
        <w:del w:id="1376"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377" w:author="Ben Fels" w:date="2024-12-21T11:56:00Z" w16du:dateUtc="2024-12-21T10:56:00Z"/>
          <w:moveFrom w:id="1378" w:author="Ben Fels" w:date="2024-12-21T11:56:00Z" w16du:dateUtc="2024-12-21T10:56:00Z"/>
          <w:rFonts w:cs="Arial"/>
        </w:rPr>
      </w:pPr>
      <w:moveFrom w:id="1379" w:author="Ben Fels" w:date="2024-12-21T11:56:00Z" w16du:dateUtc="2024-12-21T10:56:00Z">
        <w:del w:id="1380"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381" w:author="Ben Fels" w:date="2024-12-21T11:56:00Z" w16du:dateUtc="2024-12-21T10:56:00Z"/>
          <w:moveFrom w:id="1382" w:author="Ben Fels" w:date="2024-12-21T11:56:00Z" w16du:dateUtc="2024-12-21T10:56:00Z"/>
          <w:rFonts w:cs="Arial"/>
        </w:rPr>
      </w:pPr>
      <w:moveFrom w:id="1383" w:author="Ben Fels" w:date="2024-12-21T11:56:00Z" w16du:dateUtc="2024-12-21T10:56:00Z">
        <w:del w:id="1384"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385" w:author="Ben Fels" w:date="2024-12-21T11:56:00Z" w16du:dateUtc="2024-12-21T10:56:00Z"/>
          <w:moveFrom w:id="1386" w:author="Ben Fels" w:date="2024-12-21T11:56:00Z" w16du:dateUtc="2024-12-21T10:56:00Z"/>
          <w:rFonts w:cs="Arial"/>
        </w:rPr>
      </w:pPr>
      <w:moveFrom w:id="1387" w:author="Ben Fels" w:date="2024-12-21T11:56:00Z" w16du:dateUtc="2024-12-21T10:56:00Z">
        <w:del w:id="1388"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374"/>
    <w:p w14:paraId="5B564796" w14:textId="465597FD" w:rsidR="00686B86" w:rsidDel="002C461A" w:rsidRDefault="00686B86" w:rsidP="00686B86">
      <w:pPr>
        <w:rPr>
          <w:del w:id="1389" w:author="Ben Fels" w:date="2024-12-21T11:56:00Z" w16du:dateUtc="2024-12-21T10:56:00Z"/>
        </w:rPr>
      </w:pPr>
    </w:p>
    <w:p w14:paraId="18052B06" w14:textId="33198D74" w:rsidR="00686B86" w:rsidDel="002C461A" w:rsidRDefault="00686B86" w:rsidP="00686B86">
      <w:pPr>
        <w:rPr>
          <w:del w:id="1390" w:author="Ben Fels" w:date="2024-12-21T11:56:00Z" w16du:dateUtc="2024-12-21T10:56:00Z"/>
        </w:rPr>
      </w:pPr>
      <w:del w:id="1391"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392" w:author="Ben Fels" w:date="2024-12-21T11:56:00Z" w16du:dateUtc="2024-12-21T10:56:00Z"/>
        </w:rPr>
      </w:pPr>
      <w:del w:id="1393"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394" w:author="Ben Fels" w:date="2024-12-21T11:57:00Z" w16du:dateUtc="2024-12-21T10:57:00Z"/>
        </w:rPr>
      </w:pPr>
    </w:p>
    <w:p w14:paraId="324D522D" w14:textId="31602989" w:rsidR="00686B86" w:rsidRPr="00C34F32" w:rsidDel="002C461A" w:rsidRDefault="00686B86" w:rsidP="00EE19A3">
      <w:pPr>
        <w:jc w:val="both"/>
        <w:rPr>
          <w:del w:id="1395" w:author="Ben Fels" w:date="2024-12-21T11:57:00Z" w16du:dateUtc="2024-12-21T10:57:00Z"/>
          <w:rFonts w:cs="Arial"/>
        </w:rPr>
      </w:pPr>
    </w:p>
    <w:p w14:paraId="2F195DD5" w14:textId="30D9BD78" w:rsidR="00462225" w:rsidRPr="00E02FED" w:rsidDel="002C461A" w:rsidRDefault="00462225" w:rsidP="00842EB0">
      <w:pPr>
        <w:pStyle w:val="berschrift2"/>
        <w:rPr>
          <w:del w:id="1396" w:author="Ben Fels" w:date="2024-12-21T11:57:00Z" w16du:dateUtc="2024-12-21T10:57:00Z"/>
        </w:rPr>
      </w:pPr>
      <w:del w:id="1397" w:author="Ben Fels" w:date="2024-12-21T11:57:00Z" w16du:dateUtc="2024-12-21T10:57:00Z">
        <w:r w:rsidRPr="00E02FED" w:rsidDel="002C461A">
          <w:delText>Transfer-Learning</w:delText>
        </w:r>
      </w:del>
    </w:p>
    <w:p w14:paraId="7B3170FE" w14:textId="53EDD3DE" w:rsidR="00462225" w:rsidDel="004328D8" w:rsidRDefault="00462225" w:rsidP="00462225">
      <w:pPr>
        <w:rPr>
          <w:del w:id="1398" w:author="Ben Fels" w:date="2024-12-21T11:57:00Z" w16du:dateUtc="2024-12-21T10:57:00Z"/>
        </w:rPr>
      </w:pPr>
      <w:del w:id="1399"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400" w:author="Ben Fels" w:date="2024-12-21T11:57:00Z" w16du:dateUtc="2024-12-21T10:57:00Z"/>
        </w:rPr>
      </w:pPr>
      <w:del w:id="1401"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402" w:author="Ben Fels" w:date="2024-12-21T11:57:00Z" w16du:dateUtc="2024-12-21T10:57:00Z"/>
          <w:rFonts w:cs="Arial"/>
        </w:rPr>
      </w:pPr>
      <w:del w:id="1403"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404" w:author="Ben Fels" w:date="2024-12-21T11:57:00Z" w16du:dateUtc="2024-12-21T10:57:00Z"/>
          <w:rFonts w:cs="Arial"/>
        </w:rPr>
      </w:pPr>
      <w:del w:id="1405"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406" w:author="Ben Fels" w:date="2024-12-21T11:57:00Z" w16du:dateUtc="2024-12-21T10:57:00Z"/>
          <w:rFonts w:cs="Arial"/>
        </w:rPr>
      </w:pPr>
      <w:del w:id="1407"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408" w:author="Ben Fels" w:date="2024-12-21T11:57:00Z" w16du:dateUtc="2024-12-21T10:57:00Z"/>
          <w:rFonts w:cs="Arial"/>
        </w:rPr>
      </w:pPr>
      <w:del w:id="1409"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410" w:author="Ben Fels" w:date="2024-12-21T11:58:00Z" w16du:dateUtc="2024-12-21T10:58:00Z"/>
        </w:rPr>
      </w:pPr>
      <w:del w:id="1411" w:author="Ben Fels" w:date="2024-12-21T11:58:00Z" w16du:dateUtc="2024-12-21T10:58:00Z">
        <w:r w:rsidRPr="00E06605" w:rsidDel="00E139BF">
          <w:delText>Infos zu LLMs</w:delText>
        </w:r>
      </w:del>
    </w:p>
    <w:p w14:paraId="7ECA3916" w14:textId="0D927DE4" w:rsidR="001240B0" w:rsidDel="00E139BF" w:rsidRDefault="001240B0" w:rsidP="001240B0">
      <w:pPr>
        <w:rPr>
          <w:del w:id="1412" w:author="Ben Fels" w:date="2024-12-21T11:58:00Z" w16du:dateUtc="2024-12-21T10:58:00Z"/>
          <w:rFonts w:cs="Arial"/>
        </w:rPr>
      </w:pPr>
      <w:del w:id="1413"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414" w:author="Ben Fels" w:date="2024-12-21T11:58:00Z" w16du:dateUtc="2024-12-21T10:58:00Z"/>
          <w:rFonts w:cs="Arial"/>
        </w:rPr>
      </w:pPr>
      <w:del w:id="1415"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416" w:author="Ben Fels" w:date="2024-12-21T11:58:00Z" w16du:dateUtc="2024-12-21T10:58:00Z"/>
          <w:rFonts w:cs="Arial"/>
        </w:rPr>
      </w:pPr>
      <w:del w:id="1417"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418" w:author="Ben Fels" w:date="2024-12-21T11:58:00Z" w16du:dateUtc="2024-12-21T10:58:00Z"/>
          <w:rFonts w:cs="Arial"/>
        </w:rPr>
      </w:pPr>
      <w:del w:id="1419" w:author="Ben Fels" w:date="2024-12-21T11:58:00Z" w16du:dateUtc="2024-12-21T10:58:00Z">
        <w:r w:rsidRPr="00664C71" w:rsidDel="00E139BF">
          <w:rPr>
            <w:rFonts w:cs="Arial"/>
            <w:rPrChange w:id="1420"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421"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422" w:author="Ben Fels" w:date="2024-12-21T11:58:00Z" w16du:dateUtc="2024-12-21T10:58:00Z"/>
        </w:rPr>
      </w:pPr>
      <w:del w:id="1423"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424" w:author="Ben Fels" w:date="2024-12-21T11:58:00Z" w16du:dateUtc="2024-12-21T10:58:00Z"/>
        </w:rPr>
      </w:pPr>
      <w:del w:id="1425"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426" w:author="Ben Fels" w:date="2024-12-21T11:58:00Z" w16du:dateUtc="2024-12-21T10:58:00Z"/>
          <w:rFonts w:cs="Arial"/>
        </w:rPr>
      </w:pPr>
    </w:p>
    <w:p w14:paraId="33755613" w14:textId="264AAA4B" w:rsidR="00255FC0" w:rsidDel="001A4072" w:rsidRDefault="00C00FA0" w:rsidP="00842EB0">
      <w:pPr>
        <w:pStyle w:val="berschrift2"/>
        <w:rPr>
          <w:del w:id="1427" w:author="Ben Fels" w:date="2024-12-16T22:10:00Z" w16du:dateUtc="2024-12-16T21:10:00Z"/>
        </w:rPr>
      </w:pPr>
      <w:del w:id="1428"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429" w:author="Ben Fels" w:date="2024-12-16T22:10:00Z" w16du:dateUtc="2024-12-16T21:10:00Z"/>
        </w:rPr>
      </w:pPr>
    </w:p>
    <w:p w14:paraId="4FDD2C86" w14:textId="38FBBB02" w:rsidR="00AC483F" w:rsidRPr="00911C80" w:rsidDel="001A4072" w:rsidRDefault="00255FC0" w:rsidP="00AC483F">
      <w:pPr>
        <w:pStyle w:val="berschrift3"/>
        <w:rPr>
          <w:del w:id="1430" w:author="Ben Fels" w:date="2024-12-16T22:10:00Z" w16du:dateUtc="2024-12-16T21:10:00Z"/>
          <w:rPrChange w:id="1431" w:author="Ben Fels" w:date="2024-12-17T07:55:00Z" w16du:dateUtc="2024-12-17T06:55:00Z">
            <w:rPr>
              <w:del w:id="1432" w:author="Ben Fels" w:date="2024-12-16T22:10:00Z" w16du:dateUtc="2024-12-16T21:10:00Z"/>
              <w:lang w:val="en-US"/>
            </w:rPr>
          </w:rPrChange>
        </w:rPr>
      </w:pPr>
      <w:del w:id="1433" w:author="Ben Fels" w:date="2024-12-16T22:10:00Z" w16du:dateUtc="2024-12-16T21:10:00Z">
        <w:r w:rsidRPr="00911C80" w:rsidDel="001A4072">
          <w:rPr>
            <w:rPrChange w:id="1434"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435" w:author="Ben Fels" w:date="2024-12-16T22:10:00Z" w16du:dateUtc="2024-12-16T21:10:00Z"/>
          <w:b/>
          <w:bCs/>
          <w:highlight w:val="cyan"/>
        </w:rPr>
      </w:pPr>
      <w:del w:id="1436" w:author="Ben Fels" w:date="2024-12-16T22:10:00Z" w16du:dateUtc="2024-12-16T21:10:00Z">
        <w:r w:rsidRPr="00AC483F" w:rsidDel="001A4072">
          <w:rPr>
            <w:highlight w:val="cyan"/>
          </w:rPr>
          <w:delText xml:space="preserve">Brown, T., Mann, B., Ryder, N., et al . </w:delText>
        </w:r>
        <w:r w:rsidRPr="00911C80" w:rsidDel="001A4072">
          <w:rPr>
            <w:highlight w:val="cyan"/>
            <w:rPrChange w:id="1437"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438" w:author="Ben Fels" w:date="2024-12-16T22:10:00Z" w16du:dateUtc="2024-12-16T21:10:00Z"/>
          <w:b/>
          <w:bCs/>
        </w:rPr>
      </w:pPr>
      <w:del w:id="1439"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440" w:author="Ben Fels" w:date="2024-12-16T22:10:00Z" w16du:dateUtc="2024-12-16T21:10:00Z"/>
          <w:b/>
          <w:bCs/>
        </w:rPr>
      </w:pPr>
      <w:del w:id="1441" w:author="Ben Fels" w:date="2024-12-16T22:10:00Z" w16du:dateUtc="2024-12-16T21:10:00Z">
        <w:r w:rsidDel="001A4072">
          <w:delText>Systematische Auswahl der Beispiele</w:delText>
        </w:r>
      </w:del>
    </w:p>
    <w:p w14:paraId="539EFA06" w14:textId="0FCB8C48" w:rsidR="00A778C3" w:rsidDel="001A4072" w:rsidRDefault="004E5B9A" w:rsidP="00A778C3">
      <w:pPr>
        <w:rPr>
          <w:del w:id="1442" w:author="Ben Fels" w:date="2024-12-16T22:10:00Z" w16du:dateUtc="2024-12-16T21:10:00Z"/>
          <w:bCs/>
        </w:rPr>
      </w:pPr>
      <w:del w:id="1443"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444" w:author="Ben Fels" w:date="2024-12-16T22:10:00Z" w16du:dateUtc="2024-12-16T21:10:00Z"/>
          <w:bCs/>
          <w:i/>
          <w:rPrChange w:id="1445" w:author="Ben Fels" w:date="2024-12-17T07:55:00Z" w16du:dateUtc="2024-12-17T06:55:00Z">
            <w:rPr>
              <w:del w:id="1446" w:author="Ben Fels" w:date="2024-12-16T22:10:00Z" w16du:dateUtc="2024-12-16T21:10:00Z"/>
              <w:bCs/>
              <w:i/>
              <w:lang w:val="en-US"/>
            </w:rPr>
          </w:rPrChange>
        </w:rPr>
      </w:pPr>
      <w:del w:id="1447" w:author="Ben Fels" w:date="2024-12-16T22:10:00Z" w16du:dateUtc="2024-12-16T21:10:00Z">
        <w:r w:rsidRPr="00911C80" w:rsidDel="001A4072">
          <w:rPr>
            <w:bCs/>
            <w:i/>
            <w:rPrChange w:id="1448"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449"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450" w:author="Ben Fels" w:date="2024-12-17T07:55:00Z" w16du:dateUtc="2024-12-17T06:55:00Z">
              <w:rPr>
                <w:lang w:val="en-US"/>
              </w:rPr>
            </w:rPrChange>
          </w:rPr>
          <w:delText xml:space="preserve"> </w:delText>
        </w:r>
        <w:r w:rsidR="000D17B5" w:rsidRPr="00911C80" w:rsidDel="001A4072">
          <w:rPr>
            <w:bCs/>
            <w:i/>
            <w:rPrChange w:id="1451"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452"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453" w:author="Ben Fels" w:date="2024-12-17T07:55:00Z" w16du:dateUtc="2024-12-17T06:55:00Z">
              <w:rPr>
                <w:bCs/>
                <w:i/>
                <w:highlight w:val="magenta"/>
                <w:lang w:val="en-US"/>
              </w:rPr>
            </w:rPrChange>
          </w:rPr>
          <w:delText>.</w:delText>
        </w:r>
        <w:r w:rsidR="000A38CD" w:rsidRPr="00911C80" w:rsidDel="001A4072">
          <w:rPr>
            <w:bCs/>
            <w:i/>
            <w:highlight w:val="magenta"/>
            <w:rPrChange w:id="1454"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455"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56"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57"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58"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59"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60"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61"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62"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63"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64"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65"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66"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67"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468"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469" w:author="Ben Fels" w:date="2024-12-16T22:10:00Z" w16du:dateUtc="2024-12-16T21:10:00Z"/>
          <w:bCs/>
          <w:i/>
        </w:rPr>
      </w:pPr>
      <w:del w:id="1470" w:author="Ben Fels" w:date="2024-12-16T22:10:00Z" w16du:dateUtc="2024-12-16T21:10:00Z">
        <w:r w:rsidRPr="00911C80" w:rsidDel="001A4072">
          <w:rPr>
            <w:bCs/>
            <w:i/>
            <w:rPrChange w:id="1471"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472"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473"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74"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75"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76"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77"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78"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79"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80"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81"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82"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83"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84"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85"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486" w:author="Ben Fels" w:date="2024-12-16T22:10:00Z" w16du:dateUtc="2024-12-16T21:10:00Z"/>
          <w:bCs/>
          <w:i/>
        </w:rPr>
      </w:pPr>
    </w:p>
    <w:p w14:paraId="7DA1CF74" w14:textId="7C7BD9CA" w:rsidR="004E5B9A" w:rsidRPr="00A778C3" w:rsidDel="00FD62B3" w:rsidRDefault="004E5B9A" w:rsidP="00A778C3">
      <w:pPr>
        <w:rPr>
          <w:del w:id="1487" w:author="Ben Fels" w:date="2024-12-16T22:03:00Z" w16du:dateUtc="2024-12-16T21:03:00Z"/>
          <w:b/>
          <w:bCs/>
        </w:rPr>
      </w:pPr>
    </w:p>
    <w:p w14:paraId="497239B9" w14:textId="650C5E81" w:rsidR="00AC483F" w:rsidRPr="004E5B9A" w:rsidDel="001A4072" w:rsidRDefault="00255FC0" w:rsidP="00AC483F">
      <w:pPr>
        <w:pStyle w:val="berschrift3"/>
        <w:rPr>
          <w:del w:id="1488" w:author="Ben Fels" w:date="2024-12-16T22:10:00Z" w16du:dateUtc="2024-12-16T21:10:00Z"/>
        </w:rPr>
      </w:pPr>
      <w:del w:id="1489"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490" w:author="Ben Fels" w:date="2024-12-16T22:10:00Z" w16du:dateUtc="2024-12-16T21:10:00Z"/>
          <w:b/>
          <w:bCs/>
          <w:highlight w:val="cyan"/>
        </w:rPr>
      </w:pPr>
      <w:del w:id="1491"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492" w:author="Ben Fels" w:date="2024-12-16T22:10:00Z" w16du:dateUtc="2024-12-16T21:10:00Z"/>
        </w:rPr>
      </w:pPr>
      <w:del w:id="1493"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494" w:author="Ben Fels" w:date="2024-12-16T22:10:00Z" w16du:dateUtc="2024-12-16T21:10:00Z"/>
          <w:b/>
          <w:bCs/>
          <w:highlight w:val="cyan"/>
        </w:rPr>
      </w:pPr>
      <w:del w:id="1495"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496" w:author="Ben Fels" w:date="2024-12-16T22:10:00Z" w16du:dateUtc="2024-12-16T21:10:00Z"/>
          <w:bCs/>
        </w:rPr>
      </w:pPr>
      <w:del w:id="1497"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498" w:author="Ben Fels" w:date="2024-12-16T22:10:00Z" w16du:dateUtc="2024-12-16T21:10:00Z"/>
        </w:rPr>
      </w:pPr>
    </w:p>
    <w:p w14:paraId="4876537E" w14:textId="327E737A" w:rsidR="001B50DB" w:rsidRPr="001B50DB" w:rsidDel="001A4072" w:rsidRDefault="001B50DB" w:rsidP="00CF7AE6">
      <w:pPr>
        <w:rPr>
          <w:del w:id="1499" w:author="Ben Fels" w:date="2024-12-16T22:10:00Z" w16du:dateUtc="2024-12-16T21:10:00Z"/>
          <w:i/>
        </w:rPr>
      </w:pPr>
      <w:del w:id="1500"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501" w:author="Ben Fels" w:date="2024-12-16T22:03:00Z" w16du:dateUtc="2024-12-16T21:03:00Z"/>
        </w:rPr>
      </w:pPr>
    </w:p>
    <w:p w14:paraId="3CEABA39" w14:textId="0E38070F" w:rsidR="00047C35" w:rsidRPr="001B50DB" w:rsidDel="00FD62B3" w:rsidRDefault="00047C35" w:rsidP="00842EB0">
      <w:pPr>
        <w:pStyle w:val="berschrift2"/>
        <w:rPr>
          <w:del w:id="1502" w:author="Ben Fels" w:date="2024-12-16T22:03:00Z" w16du:dateUtc="2024-12-16T21:03:00Z"/>
        </w:rPr>
      </w:pPr>
      <w:del w:id="1503"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504" w:author="Ben Fels" w:date="2024-12-16T22:03:00Z" w16du:dateUtc="2024-12-16T21:03:00Z"/>
        </w:rPr>
      </w:pPr>
      <w:del w:id="1505"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506" w:author="Ben Fels" w:date="2024-12-16T22:03:00Z" w16du:dateUtc="2024-12-16T21:03:00Z"/>
        </w:rPr>
      </w:pPr>
      <w:del w:id="1507"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508" w:author="Ben Fels" w:date="2024-12-16T22:10:00Z" w16du:dateUtc="2024-12-16T21:10:00Z"/>
        </w:rPr>
      </w:pPr>
      <w:del w:id="1509"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510" w:author="Ben Fels" w:date="2024-12-21T12:00:00Z" w16du:dateUtc="2024-12-21T11:00:00Z"/>
        </w:rPr>
      </w:pPr>
    </w:p>
    <w:p w14:paraId="3B60CFA7" w14:textId="7F0B0648" w:rsidR="005241CB" w:rsidRPr="00E02FED" w:rsidDel="004328D8" w:rsidRDefault="005241CB" w:rsidP="00842EB0">
      <w:pPr>
        <w:pStyle w:val="berschrift2"/>
        <w:rPr>
          <w:del w:id="1511" w:author="Ben Fels" w:date="2024-12-21T12:00:00Z" w16du:dateUtc="2024-12-21T11:00:00Z"/>
        </w:rPr>
      </w:pPr>
      <w:del w:id="1512"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513" w:author="Ben Fels" w:date="2024-12-21T12:02:00Z" w16du:dateUtc="2024-12-21T11:02:00Z"/>
          <w:moveFrom w:id="1514" w:author="Ben Fels" w:date="2024-12-21T12:00:00Z" w16du:dateUtc="2024-12-21T11:00:00Z"/>
        </w:rPr>
      </w:pPr>
      <w:moveFromRangeStart w:id="1515" w:author="Ben Fels" w:date="2024-12-21T12:00:00Z" w:name="move185674825"/>
      <w:moveFrom w:id="1516" w:author="Ben Fels" w:date="2024-12-21T12:00:00Z" w16du:dateUtc="2024-12-21T11:00:00Z">
        <w:del w:id="1517"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518" w:author="Ben Fels" w:date="2024-12-21T12:02:00Z" w16du:dateUtc="2024-12-21T11:02:00Z"/>
          <w:moveFrom w:id="1519" w:author="Ben Fels" w:date="2024-12-21T12:00:00Z" w16du:dateUtc="2024-12-21T11:00:00Z"/>
        </w:rPr>
      </w:pPr>
      <w:moveFrom w:id="1520" w:author="Ben Fels" w:date="2024-12-21T12:00:00Z" w16du:dateUtc="2024-12-21T11:00:00Z">
        <w:del w:id="1521"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522" w:author="Ben Fels" w:date="2024-12-21T12:02:00Z" w16du:dateUtc="2024-12-21T11:02:00Z"/>
          <w:moveFrom w:id="1523" w:author="Ben Fels" w:date="2024-12-21T12:00:00Z" w16du:dateUtc="2024-12-21T11:00:00Z"/>
        </w:rPr>
      </w:pPr>
      <w:moveFrom w:id="1524" w:author="Ben Fels" w:date="2024-12-21T12:00:00Z" w16du:dateUtc="2024-12-21T11:00:00Z">
        <w:del w:id="1525"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526" w:author="Ben Fels" w:date="2024-12-21T12:02:00Z" w16du:dateUtc="2024-12-21T11:02:00Z"/>
          <w:moveFrom w:id="1527" w:author="Ben Fels" w:date="2024-12-21T12:00:00Z" w16du:dateUtc="2024-12-21T11:00:00Z"/>
        </w:rPr>
      </w:pPr>
      <w:moveFrom w:id="1528" w:author="Ben Fels" w:date="2024-12-21T12:00:00Z" w16du:dateUtc="2024-12-21T11:00:00Z">
        <w:del w:id="1529"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530" w:author="Ben Fels" w:date="2024-12-21T12:02:00Z" w16du:dateUtc="2024-12-21T11:02:00Z"/>
          <w:moveFrom w:id="1531" w:author="Ben Fels" w:date="2024-12-21T12:00:00Z" w16du:dateUtc="2024-12-21T11:00:00Z"/>
        </w:rPr>
      </w:pPr>
      <w:moveFrom w:id="1532" w:author="Ben Fels" w:date="2024-12-21T12:00:00Z" w16du:dateUtc="2024-12-21T11:00:00Z">
        <w:del w:id="1533"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534"/>
          <w:r w:rsidR="002E638C" w:rsidDel="004328D8">
            <w:delText>(</w:delText>
          </w:r>
          <w:r w:rsidR="004D5DFC" w:rsidRPr="004D5DFC" w:rsidDel="004328D8">
            <w:delText>Konzentration auf die Verortung von Argumenten und die Identifizierung ihrer Arten (z. B. Behauptungen und Prämissen)</w:delText>
          </w:r>
          <w:commentRangeEnd w:id="1534"/>
          <w:r w:rsidR="004D5DFC" w:rsidDel="004328D8">
            <w:rPr>
              <w:rStyle w:val="Kommentarzeichen"/>
            </w:rPr>
            <w:commentReference w:id="1534"/>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535" w:author="Ben Fels" w:date="2024-12-21T12:02:00Z" w16du:dateUtc="2024-12-21T11:02:00Z"/>
          <w:moveFrom w:id="1536" w:author="Ben Fels" w:date="2024-12-21T12:00:00Z" w16du:dateUtc="2024-12-21T11:00:00Z"/>
        </w:rPr>
      </w:pPr>
      <w:moveFrom w:id="1537" w:author="Ben Fels" w:date="2024-12-21T12:00:00Z" w16du:dateUtc="2024-12-21T11:00:00Z">
        <w:del w:id="1538"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539" w:author="Ben Fels" w:date="2024-12-21T12:02:00Z" w16du:dateUtc="2024-12-21T11:02:00Z"/>
          <w:moveFrom w:id="1540" w:author="Ben Fels" w:date="2024-12-21T12:00:00Z" w16du:dateUtc="2024-12-21T11:00:00Z"/>
        </w:rPr>
      </w:pPr>
    </w:p>
    <w:p w14:paraId="42FA2EB7" w14:textId="21035976" w:rsidR="00296609" w:rsidDel="004328D8" w:rsidRDefault="00296609" w:rsidP="00296609">
      <w:pPr>
        <w:rPr>
          <w:del w:id="1541" w:author="Ben Fels" w:date="2024-12-21T12:02:00Z" w16du:dateUtc="2024-12-21T11:02:00Z"/>
          <w:moveFrom w:id="1542" w:author="Ben Fels" w:date="2024-12-21T12:00:00Z" w16du:dateUtc="2024-12-21T11:00:00Z"/>
          <w:i/>
        </w:rPr>
      </w:pPr>
      <w:moveFrom w:id="1543" w:author="Ben Fels" w:date="2024-12-21T12:00:00Z" w16du:dateUtc="2024-12-21T11:00:00Z">
        <w:del w:id="1544"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545" w:author="Ben Fels" w:date="2024-12-21T12:02:00Z" w16du:dateUtc="2024-12-21T11:02:00Z"/>
          <w:moveFrom w:id="1546" w:author="Ben Fels" w:date="2024-12-21T12:00:00Z" w16du:dateUtc="2024-12-21T11:00:00Z"/>
          <w:i/>
        </w:rPr>
      </w:pPr>
      <w:moveFrom w:id="1547" w:author="Ben Fels" w:date="2024-12-21T12:00:00Z" w16du:dateUtc="2024-12-21T11:00:00Z">
        <w:del w:id="1548"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549" w:author="Ben Fels" w:date="2024-12-21T12:02:00Z" w16du:dateUtc="2024-12-21T11:02:00Z"/>
          <w:moveFrom w:id="1550" w:author="Ben Fels" w:date="2024-12-21T12:00:00Z" w16du:dateUtc="2024-12-21T11:00:00Z"/>
          <w:b/>
          <w:rPrChange w:id="1551" w:author="Ben Fels" w:date="2024-12-21T18:08:00Z" w16du:dateUtc="2024-12-21T17:08:00Z">
            <w:rPr>
              <w:del w:id="1552" w:author="Ben Fels" w:date="2024-12-21T12:02:00Z" w16du:dateUtc="2024-12-21T11:02:00Z"/>
              <w:moveFrom w:id="1553" w:author="Ben Fels" w:date="2024-12-21T12:00:00Z" w16du:dateUtc="2024-12-21T11:00:00Z"/>
              <w:b/>
              <w:lang w:val="en-US"/>
            </w:rPr>
          </w:rPrChange>
        </w:rPr>
      </w:pPr>
      <w:moveFrom w:id="1554" w:author="Ben Fels" w:date="2024-12-21T12:00:00Z" w16du:dateUtc="2024-12-21T11:00:00Z">
        <w:del w:id="1555"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556" w:author="Ben Fels" w:date="2024-12-21T12:02:00Z" w16du:dateUtc="2024-12-21T11:02:00Z"/>
          <w:moveFrom w:id="1557" w:author="Ben Fels" w:date="2024-12-21T12:00:00Z" w16du:dateUtc="2024-12-21T11:00:00Z"/>
        </w:rPr>
      </w:pPr>
      <w:moveFrom w:id="1558" w:author="Ben Fels" w:date="2024-12-21T12:00:00Z" w16du:dateUtc="2024-12-21T11:00:00Z">
        <w:del w:id="1559"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560" w:author="Ben Fels" w:date="2024-12-21T12:02:00Z" w16du:dateUtc="2024-12-21T11:02:00Z"/>
          <w:moveFrom w:id="1561" w:author="Ben Fels" w:date="2024-12-21T12:00:00Z" w16du:dateUtc="2024-12-21T11:00:00Z"/>
        </w:rPr>
      </w:pPr>
      <w:moveFrom w:id="1562" w:author="Ben Fels" w:date="2024-12-21T12:00:00Z" w16du:dateUtc="2024-12-21T11:00:00Z">
        <w:del w:id="1563" w:author="Ben Fels" w:date="2024-12-21T12:02:00Z" w16du:dateUtc="2024-12-21T11:02:00Z">
          <w:r w:rsidDel="004328D8">
            <w:delText>Doch was genau ist ein Argument?</w:delText>
          </w:r>
        </w:del>
      </w:moveFrom>
    </w:p>
    <w:moveFromRangeEnd w:id="1515"/>
    <w:p w14:paraId="2531ED4D" w14:textId="445A8A69" w:rsidR="00820B99" w:rsidRPr="00820B99" w:rsidDel="004328D8" w:rsidRDefault="00820B99" w:rsidP="009A54C3">
      <w:pPr>
        <w:pStyle w:val="berschrift2"/>
        <w:rPr>
          <w:del w:id="1564" w:author="Ben Fels" w:date="2024-12-21T12:00:00Z" w16du:dateUtc="2024-12-21T11:00:00Z"/>
        </w:rPr>
      </w:pPr>
      <w:del w:id="1565" w:author="Ben Fels" w:date="2024-12-21T12:00:00Z" w16du:dateUtc="2024-12-21T11:00:00Z">
        <w:r w:rsidRPr="00820B99" w:rsidDel="004328D8">
          <w:delText>Argument</w:delText>
        </w:r>
      </w:del>
    </w:p>
    <w:p w14:paraId="0DC96A23" w14:textId="05EE6C09" w:rsidR="0017354B" w:rsidDel="004328D8" w:rsidRDefault="00B22A20" w:rsidP="00CF7AE6">
      <w:pPr>
        <w:rPr>
          <w:del w:id="1566" w:author="Ben Fels" w:date="2024-12-21T12:00:00Z" w16du:dateUtc="2024-12-21T11:00:00Z"/>
        </w:rPr>
      </w:pPr>
      <w:del w:id="1567"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568" w:author="Ben Fels" w:date="2024-12-21T12:00:00Z" w16du:dateUtc="2024-12-21T11:00:00Z"/>
        </w:rPr>
      </w:pPr>
      <w:del w:id="1569"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570"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571" w:author="Ben Fels" w:date="2024-12-21T12:00:00Z" w16du:dateUtc="2024-12-21T11:00:00Z"/>
        </w:rPr>
      </w:pPr>
      <w:del w:id="1572"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573" w:author="Ben Fels" w:date="2024-12-21T12:00:00Z" w16du:dateUtc="2024-12-21T11:00:00Z"/>
        </w:rPr>
      </w:pPr>
      <w:del w:id="1574"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575" w:author="Ben Fels" w:date="2024-12-21T12:00:00Z" w16du:dateUtc="2024-12-21T11:00:00Z"/>
        </w:rPr>
      </w:pPr>
      <w:del w:id="1576"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577" w:author="Ben Fels" w:date="2024-12-21T12:02:00Z" w16du:dateUtc="2024-12-21T11:02:00Z"/>
        </w:rPr>
      </w:pPr>
    </w:p>
    <w:p w14:paraId="0E4F5B69" w14:textId="2D6C28B7" w:rsidR="00787132" w:rsidDel="004328D8" w:rsidRDefault="00787132" w:rsidP="00787132">
      <w:pPr>
        <w:pStyle w:val="berschrift2"/>
        <w:rPr>
          <w:del w:id="1578" w:author="Ben Fels" w:date="2024-12-21T12:02:00Z" w16du:dateUtc="2024-12-21T11:02:00Z"/>
        </w:rPr>
      </w:pPr>
      <w:del w:id="1579" w:author="Ben Fels" w:date="2024-12-21T12:02:00Z" w16du:dateUtc="2024-12-21T11:02:00Z">
        <w:r w:rsidDel="004328D8">
          <w:delText>Aufgaben des Argument Minings</w:delText>
        </w:r>
      </w:del>
    </w:p>
    <w:p w14:paraId="1246EA9D" w14:textId="4F7F9E5D" w:rsidR="00BD7A9D" w:rsidDel="004328D8" w:rsidRDefault="00F00E8F" w:rsidP="00CF7AE6">
      <w:pPr>
        <w:rPr>
          <w:del w:id="1580" w:author="Ben Fels" w:date="2024-12-21T12:02:00Z" w16du:dateUtc="2024-12-21T11:02:00Z"/>
          <w:moveFrom w:id="1581" w:author="Ben Fels" w:date="2024-12-21T12:01:00Z" w16du:dateUtc="2024-12-21T11:01:00Z"/>
        </w:rPr>
      </w:pPr>
      <w:moveFromRangeStart w:id="1582" w:author="Ben Fels" w:date="2024-12-21T12:01:00Z" w:name="move185674925"/>
      <w:moveFrom w:id="1583" w:author="Ben Fels" w:date="2024-12-21T12:01:00Z" w16du:dateUtc="2024-12-21T11:01:00Z">
        <w:del w:id="1584"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585"/>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585"/>
          <w:r w:rsidR="00485B60" w:rsidDel="004328D8">
            <w:rPr>
              <w:rStyle w:val="Kommentarzeichen"/>
            </w:rPr>
            <w:commentReference w:id="1585"/>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586" w:author="Ben Fels" w:date="2024-12-21T12:02:00Z" w16du:dateUtc="2024-12-21T11:02:00Z"/>
          <w:moveFrom w:id="1587" w:author="Ben Fels" w:date="2024-12-21T12:01:00Z" w16du:dateUtc="2024-12-21T11:01:00Z"/>
        </w:rPr>
      </w:pPr>
      <w:moveFrom w:id="1588" w:author="Ben Fels" w:date="2024-12-21T12:01:00Z" w16du:dateUtc="2024-12-21T11:01:00Z">
        <w:del w:id="1589"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590" w:author="Ben Fels" w:date="2024-12-21T12:02:00Z" w16du:dateUtc="2024-12-21T11:02:00Z"/>
          <w:moveFrom w:id="1591" w:author="Ben Fels" w:date="2024-12-21T12:01:00Z" w16du:dateUtc="2024-12-21T11:01:00Z"/>
        </w:rPr>
      </w:pPr>
      <w:moveFrom w:id="1592" w:author="Ben Fels" w:date="2024-12-21T12:01:00Z" w16du:dateUtc="2024-12-21T11:01:00Z">
        <w:del w:id="1593"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594" w:author="Ben Fels" w:date="2024-12-21T12:02:00Z" w16du:dateUtc="2024-12-21T11:02:00Z"/>
          <w:moveFrom w:id="1595" w:author="Ben Fels" w:date="2024-12-21T12:01:00Z" w16du:dateUtc="2024-12-21T11:01:00Z"/>
        </w:rPr>
      </w:pPr>
      <w:moveFrom w:id="1596" w:author="Ben Fels" w:date="2024-12-21T12:01:00Z" w16du:dateUtc="2024-12-21T11:01:00Z">
        <w:del w:id="1597"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598" w:author="Ben Fels" w:date="2024-12-21T12:02:00Z" w16du:dateUtc="2024-12-21T11:02:00Z"/>
          <w:moveFrom w:id="1599" w:author="Ben Fels" w:date="2024-12-21T12:01:00Z" w16du:dateUtc="2024-12-21T11:01:00Z"/>
        </w:rPr>
      </w:pPr>
      <w:moveFrom w:id="1600" w:author="Ben Fels" w:date="2024-12-21T12:01:00Z" w16du:dateUtc="2024-12-21T11:01:00Z">
        <w:del w:id="1601"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602" w:author="Ben Fels" w:date="2024-12-21T12:02:00Z" w16du:dateUtc="2024-12-21T11:02:00Z"/>
          <w:moveFrom w:id="1603" w:author="Ben Fels" w:date="2024-12-21T12:01:00Z" w16du:dateUtc="2024-12-21T11:01:00Z"/>
        </w:rPr>
      </w:pPr>
      <w:moveFrom w:id="1604" w:author="Ben Fels" w:date="2024-12-21T12:01:00Z" w16du:dateUtc="2024-12-21T11:01:00Z">
        <w:del w:id="1605"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606" w:author="Ben Fels" w:date="2024-12-21T12:02:00Z" w16du:dateUtc="2024-12-21T11:02:00Z"/>
          <w:moveFrom w:id="1607" w:author="Ben Fels" w:date="2024-12-21T12:01:00Z" w16du:dateUtc="2024-12-21T11:01:00Z"/>
        </w:rPr>
      </w:pPr>
      <w:moveFrom w:id="1608" w:author="Ben Fels" w:date="2024-12-21T12:01:00Z" w16du:dateUtc="2024-12-21T11:01:00Z">
        <w:del w:id="1609"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610" w:author="Ben Fels" w:date="2024-12-21T12:02:00Z" w16du:dateUtc="2024-12-21T11:02:00Z"/>
          <w:moveFrom w:id="1611" w:author="Ben Fels" w:date="2024-12-21T12:01:00Z" w16du:dateUtc="2024-12-21T11:01:00Z"/>
        </w:rPr>
      </w:pPr>
    </w:p>
    <w:p w14:paraId="4FD19C8E" w14:textId="7802FD41" w:rsidR="00156934" w:rsidDel="004328D8" w:rsidRDefault="00EA0835" w:rsidP="00CF7AE6">
      <w:pPr>
        <w:rPr>
          <w:del w:id="1612" w:author="Ben Fels" w:date="2024-12-21T12:02:00Z" w16du:dateUtc="2024-12-21T11:02:00Z"/>
          <w:moveFrom w:id="1613" w:author="Ben Fels" w:date="2024-12-21T12:01:00Z" w16du:dateUtc="2024-12-21T11:01:00Z"/>
        </w:rPr>
      </w:pPr>
      <w:moveFrom w:id="1614" w:author="Ben Fels" w:date="2024-12-21T12:01:00Z" w16du:dateUtc="2024-12-21T11:01:00Z">
        <w:del w:id="1615"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616" w:author="Ben Fels" w:date="2024-12-21T12:02:00Z" w16du:dateUtc="2024-12-21T11:02:00Z"/>
          <w:moveFrom w:id="1617" w:author="Ben Fels" w:date="2024-12-21T12:01:00Z" w16du:dateUtc="2024-12-21T11:01:00Z"/>
        </w:rPr>
      </w:pPr>
      <w:moveFrom w:id="1618" w:author="Ben Fels" w:date="2024-12-21T12:01:00Z" w16du:dateUtc="2024-12-21T11:01:00Z">
        <w:del w:id="1619"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620" w:author="Ben Fels" w:date="2024-12-21T12:02:00Z" w16du:dateUtc="2024-12-21T11:02:00Z"/>
          <w:moveFrom w:id="1621" w:author="Ben Fels" w:date="2024-12-21T12:01:00Z" w16du:dateUtc="2024-12-21T11:01:00Z"/>
        </w:rPr>
      </w:pPr>
      <w:moveFrom w:id="1622" w:author="Ben Fels" w:date="2024-12-21T12:01:00Z" w16du:dateUtc="2024-12-21T11:01:00Z">
        <w:del w:id="1623"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624" w:author="Ben Fels" w:date="2024-12-21T12:02:00Z" w16du:dateUtc="2024-12-21T11:02:00Z"/>
          <w:moveFrom w:id="1625" w:author="Ben Fels" w:date="2024-12-21T12:01:00Z" w16du:dateUtc="2024-12-21T11:01:00Z"/>
        </w:rPr>
      </w:pPr>
      <w:moveFrom w:id="1626" w:author="Ben Fels" w:date="2024-12-21T12:01:00Z" w16du:dateUtc="2024-12-21T11:01:00Z">
        <w:del w:id="1627"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628" w:author="Ben Fels" w:date="2024-12-21T12:02:00Z" w16du:dateUtc="2024-12-21T11:02:00Z"/>
          <w:moveFrom w:id="1629" w:author="Ben Fels" w:date="2024-12-21T12:01:00Z" w16du:dateUtc="2024-12-21T11:01:00Z"/>
        </w:rPr>
      </w:pPr>
      <w:moveFrom w:id="1630" w:author="Ben Fels" w:date="2024-12-21T12:01:00Z" w16du:dateUtc="2024-12-21T11:01:00Z">
        <w:del w:id="1631"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632" w:author="Ben Fels" w:date="2024-12-21T12:02:00Z" w16du:dateUtc="2024-12-21T11:02:00Z"/>
          <w:moveFrom w:id="1633" w:author="Ben Fels" w:date="2024-12-21T12:01:00Z" w16du:dateUtc="2024-12-21T11:01:00Z"/>
        </w:rPr>
      </w:pPr>
    </w:p>
    <w:p w14:paraId="560C6DC7" w14:textId="3508A237" w:rsidR="00053FB2" w:rsidDel="004328D8" w:rsidRDefault="00053FB2" w:rsidP="00CF7AE6">
      <w:pPr>
        <w:rPr>
          <w:del w:id="1634" w:author="Ben Fels" w:date="2024-12-21T12:02:00Z" w16du:dateUtc="2024-12-21T11:02:00Z"/>
          <w:moveFrom w:id="1635" w:author="Ben Fels" w:date="2024-12-21T12:01:00Z" w16du:dateUtc="2024-12-21T11:01:00Z"/>
          <w:rFonts w:cs="Arial"/>
        </w:rPr>
      </w:pPr>
      <w:moveFrom w:id="1636" w:author="Ben Fels" w:date="2024-12-21T12:01:00Z" w16du:dateUtc="2024-12-21T11:01:00Z">
        <w:del w:id="1637"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638" w:author="Ben Fels" w:date="2024-12-21T12:02:00Z" w16du:dateUtc="2024-12-21T11:02:00Z"/>
          <w:moveFrom w:id="1639" w:author="Ben Fels" w:date="2024-12-21T12:01:00Z" w16du:dateUtc="2024-12-21T11:01:00Z"/>
        </w:rPr>
      </w:pPr>
      <w:moveFrom w:id="1640" w:author="Ben Fels" w:date="2024-12-21T12:01:00Z" w16du:dateUtc="2024-12-21T11:01:00Z">
        <w:del w:id="1641"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642" w:author="Ben Fels" w:date="2024-12-21T12:02:00Z" w16du:dateUtc="2024-12-21T11:02:00Z"/>
          <w:moveFrom w:id="1643" w:author="Ben Fels" w:date="2024-12-21T12:01:00Z" w16du:dateUtc="2024-12-21T11:01:00Z"/>
        </w:rPr>
      </w:pPr>
      <w:moveFrom w:id="1644" w:author="Ben Fels" w:date="2024-12-21T12:01:00Z" w16du:dateUtc="2024-12-21T11:01:00Z">
        <w:del w:id="1645"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646" w:author="Ben Fels" w:date="2024-12-21T12:02:00Z" w16du:dateUtc="2024-12-21T11:02:00Z"/>
          <w:moveFrom w:id="1647" w:author="Ben Fels" w:date="2024-12-21T12:01:00Z" w16du:dateUtc="2024-12-21T11:01:00Z"/>
        </w:rPr>
      </w:pPr>
      <w:moveFrom w:id="1648" w:author="Ben Fels" w:date="2024-12-21T12:01:00Z" w16du:dateUtc="2024-12-21T11:01:00Z">
        <w:del w:id="1649"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650" w:author="Ben Fels" w:date="2024-12-21T12:02:00Z" w16du:dateUtc="2024-12-21T11:02:00Z"/>
          <w:moveFrom w:id="1651" w:author="Ben Fels" w:date="2024-12-21T12:01:00Z" w16du:dateUtc="2024-12-21T11:01:00Z"/>
        </w:rPr>
      </w:pPr>
      <w:moveFrom w:id="1652" w:author="Ben Fels" w:date="2024-12-21T12:01:00Z" w16du:dateUtc="2024-12-21T11:01:00Z">
        <w:del w:id="1653"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654" w:author="Ben Fels" w:date="2024-12-21T12:02:00Z" w16du:dateUtc="2024-12-21T11:02:00Z"/>
          <w:moveFrom w:id="1655" w:author="Ben Fels" w:date="2024-12-21T12:01:00Z" w16du:dateUtc="2024-12-21T11:01:00Z"/>
        </w:rPr>
      </w:pPr>
      <w:moveFrom w:id="1656" w:author="Ben Fels" w:date="2024-12-21T12:01:00Z" w16du:dateUtc="2024-12-21T11:01:00Z">
        <w:del w:id="1657"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658" w:author="Ben Fels" w:date="2024-12-21T12:02:00Z" w16du:dateUtc="2024-12-21T11:02:00Z"/>
          <w:moveFrom w:id="1659" w:author="Ben Fels" w:date="2024-12-21T12:01:00Z" w16du:dateUtc="2024-12-21T11:01:00Z"/>
        </w:rPr>
      </w:pPr>
      <w:moveFrom w:id="1660" w:author="Ben Fels" w:date="2024-12-21T12:01:00Z" w16du:dateUtc="2024-12-21T11:01:00Z">
        <w:del w:id="1661"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662" w:author="Ben Fels" w:date="2024-12-21T12:02:00Z" w16du:dateUtc="2024-12-21T11:02:00Z"/>
          <w:moveFrom w:id="1663" w:author="Ben Fels" w:date="2024-12-21T12:01:00Z" w16du:dateUtc="2024-12-21T11:01:00Z"/>
        </w:rPr>
      </w:pPr>
      <w:moveFrom w:id="1664" w:author="Ben Fels" w:date="2024-12-21T12:01:00Z" w16du:dateUtc="2024-12-21T11:01:00Z">
        <w:del w:id="1665"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666" w:author="Ben Fels" w:date="2024-12-21T12:02:00Z" w16du:dateUtc="2024-12-21T11:02:00Z"/>
          <w:moveFrom w:id="1667" w:author="Ben Fels" w:date="2024-12-21T12:01:00Z" w16du:dateUtc="2024-12-21T11:01:00Z"/>
        </w:rPr>
      </w:pPr>
      <w:moveFrom w:id="1668" w:author="Ben Fels" w:date="2024-12-21T12:01:00Z" w16du:dateUtc="2024-12-21T11:01:00Z">
        <w:del w:id="1669"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670" w:author="Ben Fels" w:date="2024-12-21T12:02:00Z" w16du:dateUtc="2024-12-21T11:02:00Z"/>
          <w:moveFrom w:id="1671" w:author="Ben Fels" w:date="2024-12-21T12:01:00Z" w16du:dateUtc="2024-12-21T11:01:00Z"/>
        </w:rPr>
      </w:pPr>
      <w:moveFrom w:id="1672" w:author="Ben Fels" w:date="2024-12-21T12:01:00Z" w16du:dateUtc="2024-12-21T11:01:00Z">
        <w:del w:id="1673"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674" w:author="Ben Fels" w:date="2024-12-21T12:02:00Z" w16du:dateUtc="2024-12-21T11:02:00Z"/>
          <w:moveFrom w:id="1675" w:author="Ben Fels" w:date="2024-12-21T12:01:00Z" w16du:dateUtc="2024-12-21T11:01:00Z"/>
        </w:rPr>
      </w:pPr>
      <w:moveFrom w:id="1676" w:author="Ben Fels" w:date="2024-12-21T12:01:00Z" w16du:dateUtc="2024-12-21T11:01:00Z">
        <w:del w:id="1677"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678" w:author="Ben Fels" w:date="2024-12-21T12:02:00Z" w16du:dateUtc="2024-12-21T11:02:00Z"/>
          <w:moveFrom w:id="1679" w:author="Ben Fels" w:date="2024-12-21T12:01:00Z" w16du:dateUtc="2024-12-21T11:01:00Z"/>
        </w:rPr>
      </w:pPr>
      <w:moveFrom w:id="1680" w:author="Ben Fels" w:date="2024-12-21T12:01:00Z" w16du:dateUtc="2024-12-21T11:01:00Z">
        <w:del w:id="1681"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682" w:author="Ben Fels" w:date="2024-12-21T12:02:00Z" w16du:dateUtc="2024-12-21T11:02:00Z"/>
          <w:moveFrom w:id="1683" w:author="Ben Fels" w:date="2024-12-21T12:01:00Z" w16du:dateUtc="2024-12-21T11:01:00Z"/>
        </w:rPr>
      </w:pPr>
      <w:moveFrom w:id="1684" w:author="Ben Fels" w:date="2024-12-21T12:01:00Z" w16du:dateUtc="2024-12-21T11:01:00Z">
        <w:del w:id="1685"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686" w:author="Ben Fels" w:date="2024-12-21T12:02:00Z" w16du:dateUtc="2024-12-21T11:02:00Z"/>
          <w:moveFrom w:id="1687" w:author="Ben Fels" w:date="2024-12-21T12:01:00Z" w16du:dateUtc="2024-12-21T11:01:00Z"/>
        </w:rPr>
      </w:pPr>
      <w:moveFrom w:id="1688" w:author="Ben Fels" w:date="2024-12-21T12:01:00Z" w16du:dateUtc="2024-12-21T11:01:00Z">
        <w:del w:id="1689"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690" w:author="Ben Fels" w:date="2024-12-21T12:02:00Z" w16du:dateUtc="2024-12-21T11:02:00Z"/>
          <w:moveFrom w:id="1691" w:author="Ben Fels" w:date="2024-12-21T12:01:00Z" w16du:dateUtc="2024-12-21T11:01:00Z"/>
          <w:b/>
        </w:rPr>
      </w:pPr>
      <w:moveFrom w:id="1692" w:author="Ben Fels" w:date="2024-12-21T12:01:00Z" w16du:dateUtc="2024-12-21T11:01:00Z">
        <w:del w:id="1693"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694" w:author="Ben Fels" w:date="2024-12-21T12:02:00Z" w16du:dateUtc="2024-12-21T11:02:00Z"/>
          <w:moveFrom w:id="1695" w:author="Ben Fels" w:date="2024-12-21T12:01:00Z" w16du:dateUtc="2024-12-21T11:01:00Z"/>
          <w:b/>
        </w:rPr>
      </w:pPr>
      <w:moveFrom w:id="1696" w:author="Ben Fels" w:date="2024-12-21T12:01:00Z" w16du:dateUtc="2024-12-21T11:01:00Z">
        <w:del w:id="1697"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698" w:author="Ben Fels" w:date="2024-12-21T12:02:00Z" w16du:dateUtc="2024-12-21T11:02:00Z"/>
          <w:moveFrom w:id="1699" w:author="Ben Fels" w:date="2024-12-21T12:01:00Z" w16du:dateUtc="2024-12-21T11:01:00Z"/>
          <w:b/>
        </w:rPr>
      </w:pPr>
    </w:p>
    <w:p w14:paraId="59FD6A33" w14:textId="2485C384" w:rsidR="00E4126F" w:rsidRPr="00ED7173" w:rsidDel="004328D8" w:rsidRDefault="00E4126F" w:rsidP="00E4126F">
      <w:pPr>
        <w:rPr>
          <w:del w:id="1700" w:author="Ben Fels" w:date="2024-12-21T12:02:00Z" w16du:dateUtc="2024-12-21T11:02:00Z"/>
          <w:moveFrom w:id="1701" w:author="Ben Fels" w:date="2024-12-21T12:01:00Z" w16du:dateUtc="2024-12-21T11:01:00Z"/>
          <w:b/>
        </w:rPr>
      </w:pPr>
    </w:p>
    <w:p w14:paraId="33AC776F" w14:textId="52DD52F0" w:rsidR="002A784E" w:rsidDel="004328D8" w:rsidRDefault="0010585D" w:rsidP="00E4126F">
      <w:pPr>
        <w:rPr>
          <w:del w:id="1702" w:author="Ben Fels" w:date="2024-12-21T12:02:00Z" w16du:dateUtc="2024-12-21T11:02:00Z"/>
          <w:moveFrom w:id="1703" w:author="Ben Fels" w:date="2024-12-21T12:01:00Z" w16du:dateUtc="2024-12-21T11:01:00Z"/>
          <w:b/>
        </w:rPr>
      </w:pPr>
      <w:moveFrom w:id="1704" w:author="Ben Fels" w:date="2024-12-21T12:01:00Z" w16du:dateUtc="2024-12-21T11:01:00Z">
        <w:del w:id="1705" w:author="Ben Fels" w:date="2024-12-21T12:02:00Z" w16du:dateUtc="2024-12-21T11:02:00Z">
          <w:r w:rsidRPr="00664C71" w:rsidDel="004328D8">
            <w:rPr>
              <w:rPrChange w:id="1706" w:author="Ben Fels" w:date="2024-12-21T18:08:00Z" w16du:dateUtc="2024-12-21T17:08:00Z">
                <w:rPr>
                  <w:lang w:val="en-US"/>
                </w:rPr>
              </w:rPrChange>
            </w:rPr>
            <w:delText xml:space="preserve">Argumente bestehen aus </w:delText>
          </w:r>
          <w:r w:rsidRPr="00664C71" w:rsidDel="004328D8">
            <w:rPr>
              <w:b/>
              <w:rPrChange w:id="1707"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708"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709"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710"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711" w:author="Ben Fels" w:date="2024-12-21T12:02:00Z" w16du:dateUtc="2024-12-21T11:02:00Z"/>
          <w:moveFrom w:id="1712" w:author="Ben Fels" w:date="2024-12-21T12:01:00Z" w16du:dateUtc="2024-12-21T11:01:00Z"/>
        </w:rPr>
      </w:pPr>
      <w:moveFrom w:id="1713" w:author="Ben Fels" w:date="2024-12-21T12:01:00Z" w16du:dateUtc="2024-12-21T11:01:00Z">
        <w:del w:id="1714"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715" w:author="Ben Fels" w:date="2024-12-21T12:02:00Z" w16du:dateUtc="2024-12-21T11:02:00Z"/>
          <w:moveFrom w:id="1716" w:author="Ben Fels" w:date="2024-12-21T12:01:00Z" w16du:dateUtc="2024-12-21T11:01:00Z"/>
        </w:rPr>
      </w:pPr>
      <w:moveFrom w:id="1717" w:author="Ben Fels" w:date="2024-12-21T12:01:00Z" w16du:dateUtc="2024-12-21T11:01:00Z">
        <w:del w:id="1718"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719" w:author="Ben Fels" w:date="2024-12-21T12:02:00Z" w16du:dateUtc="2024-12-21T11:02:00Z"/>
          <w:moveFrom w:id="1720" w:author="Ben Fels" w:date="2024-12-21T12:01:00Z" w16du:dateUtc="2024-12-21T11:01:00Z"/>
        </w:rPr>
      </w:pPr>
      <w:moveFrom w:id="1721" w:author="Ben Fels" w:date="2024-12-21T12:01:00Z" w16du:dateUtc="2024-12-21T11:01:00Z">
        <w:del w:id="1722"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723" w:author="Ben Fels" w:date="2024-12-21T12:02:00Z" w16du:dateUtc="2024-12-21T11:02:00Z"/>
          <w:moveFrom w:id="1724" w:author="Ben Fels" w:date="2024-12-21T12:01:00Z" w16du:dateUtc="2024-12-21T11:01:00Z"/>
        </w:rPr>
      </w:pPr>
      <w:moveFrom w:id="1725" w:author="Ben Fels" w:date="2024-12-21T12:01:00Z" w16du:dateUtc="2024-12-21T11:01:00Z">
        <w:del w:id="1726"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727" w:author="Ben Fels" w:date="2024-12-21T12:02:00Z" w16du:dateUtc="2024-12-21T11:02:00Z"/>
          <w:moveFrom w:id="1728" w:author="Ben Fels" w:date="2024-12-21T12:01:00Z" w16du:dateUtc="2024-12-21T11:01:00Z"/>
        </w:rPr>
      </w:pPr>
      <w:moveFrom w:id="1729" w:author="Ben Fels" w:date="2024-12-21T12:01:00Z" w16du:dateUtc="2024-12-21T11:01:00Z">
        <w:del w:id="1730"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731" w:author="Ben Fels" w:date="2024-12-21T12:02:00Z" w16du:dateUtc="2024-12-21T11:02:00Z"/>
          <w:moveFrom w:id="1732" w:author="Ben Fels" w:date="2024-12-21T12:01:00Z" w16du:dateUtc="2024-12-21T11:01:00Z"/>
        </w:rPr>
      </w:pPr>
      <w:moveFrom w:id="1733" w:author="Ben Fels" w:date="2024-12-21T12:01:00Z" w16du:dateUtc="2024-12-21T11:01:00Z">
        <w:del w:id="1734"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735" w:author="Ben Fels" w:date="2024-12-21T12:02:00Z" w16du:dateUtc="2024-12-21T11:02:00Z"/>
          <w:moveFrom w:id="1736" w:author="Ben Fels" w:date="2024-12-21T12:01:00Z" w16du:dateUtc="2024-12-21T11:01:00Z"/>
        </w:rPr>
      </w:pPr>
    </w:p>
    <w:p w14:paraId="372651CB" w14:textId="60E066AD" w:rsidR="00461154" w:rsidRPr="00F84302" w:rsidDel="004328D8" w:rsidRDefault="00A0667F" w:rsidP="00CF7AE6">
      <w:pPr>
        <w:rPr>
          <w:del w:id="1737" w:author="Ben Fels" w:date="2024-12-21T12:02:00Z" w16du:dateUtc="2024-12-21T11:02:00Z"/>
          <w:moveFrom w:id="1738" w:author="Ben Fels" w:date="2024-12-21T12:01:00Z" w16du:dateUtc="2024-12-21T11:01:00Z"/>
        </w:rPr>
      </w:pPr>
      <w:moveFrom w:id="1739" w:author="Ben Fels" w:date="2024-12-21T12:01:00Z" w16du:dateUtc="2024-12-21T11:01:00Z">
        <w:del w:id="1740"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741" w:author="Ben Fels" w:date="2024-12-21T12:02:00Z" w16du:dateUtc="2024-12-21T11:02:00Z"/>
          <w:moveFrom w:id="1742" w:author="Ben Fels" w:date="2024-12-21T12:01:00Z" w16du:dateUtc="2024-12-21T11:01:00Z"/>
        </w:rPr>
      </w:pPr>
      <w:moveFrom w:id="1743" w:author="Ben Fels" w:date="2024-12-21T12:01:00Z" w16du:dateUtc="2024-12-21T11:01:00Z">
        <w:del w:id="1744"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745" w:author="Ben Fels" w:date="2024-12-21T12:02:00Z" w16du:dateUtc="2024-12-21T11:02:00Z"/>
          <w:moveFrom w:id="1746" w:author="Ben Fels" w:date="2024-12-21T12:01:00Z" w16du:dateUtc="2024-12-21T11:01:00Z"/>
          <w:rPrChange w:id="1747" w:author="Ben Fels" w:date="2024-12-21T18:08:00Z" w16du:dateUtc="2024-12-21T17:08:00Z">
            <w:rPr>
              <w:del w:id="1748" w:author="Ben Fels" w:date="2024-12-21T12:02:00Z" w16du:dateUtc="2024-12-21T11:02:00Z"/>
              <w:moveFrom w:id="1749" w:author="Ben Fels" w:date="2024-12-21T12:01:00Z" w16du:dateUtc="2024-12-21T11:01:00Z"/>
              <w:lang w:val="en-US"/>
            </w:rPr>
          </w:rPrChange>
        </w:rPr>
      </w:pPr>
      <w:moveFrom w:id="1750" w:author="Ben Fels" w:date="2024-12-21T12:01:00Z" w16du:dateUtc="2024-12-21T11:01:00Z">
        <w:del w:id="1751" w:author="Ben Fels" w:date="2024-12-21T12:02:00Z" w16du:dateUtc="2024-12-21T11:02:00Z">
          <w:r w:rsidRPr="00664C71" w:rsidDel="004328D8">
            <w:rPr>
              <w:rPrChange w:id="1752" w:author="Ben Fels" w:date="2024-12-21T18:08:00Z" w16du:dateUtc="2024-12-21T17:08:00Z">
                <w:rPr>
                  <w:lang w:val="en-US"/>
                </w:rPr>
              </w:rPrChange>
            </w:rPr>
            <w:delText xml:space="preserve">Context </w:delText>
          </w:r>
          <w:r w:rsidR="00DB0843" w:rsidRPr="00664C71" w:rsidDel="004328D8">
            <w:rPr>
              <w:rPrChange w:id="1753" w:author="Ben Fels" w:date="2024-12-21T18:08:00Z" w16du:dateUtc="2024-12-21T17:08:00Z">
                <w:rPr>
                  <w:lang w:val="en-US"/>
                </w:rPr>
              </w:rPrChange>
            </w:rPr>
            <w:delText xml:space="preserve">dependent </w:delText>
          </w:r>
          <w:r w:rsidRPr="00664C71" w:rsidDel="004328D8">
            <w:rPr>
              <w:rPrChange w:id="1754" w:author="Ben Fels" w:date="2024-12-21T18:08:00Z" w16du:dateUtc="2024-12-21T17:08:00Z">
                <w:rPr>
                  <w:lang w:val="en-US"/>
                </w:rPr>
              </w:rPrChange>
            </w:rPr>
            <w:delText xml:space="preserve">claim detection </w:delText>
          </w:r>
          <w:r w:rsidR="00CF2774" w:rsidRPr="00664C71" w:rsidDel="004328D8">
            <w:rPr>
              <w:rPrChange w:id="1755" w:author="Ben Fels" w:date="2024-12-21T18:08:00Z" w16du:dateUtc="2024-12-21T17:08:00Z">
                <w:rPr>
                  <w:lang w:val="en-US"/>
                </w:rPr>
              </w:rPrChange>
            </w:rPr>
            <w:delText>–</w:delText>
          </w:r>
          <w:r w:rsidR="00991C10" w:rsidRPr="00664C71" w:rsidDel="004328D8">
            <w:rPr>
              <w:rPrChange w:id="1756" w:author="Ben Fels" w:date="2024-12-21T18:08:00Z" w16du:dateUtc="2024-12-21T17:08:00Z">
                <w:rPr>
                  <w:lang w:val="en-US"/>
                </w:rPr>
              </w:rPrChange>
            </w:rPr>
            <w:delText xml:space="preserve"> </w:delText>
          </w:r>
          <w:r w:rsidRPr="00664C71" w:rsidDel="004328D8">
            <w:rPr>
              <w:rPrChange w:id="1757" w:author="Ben Fels" w:date="2024-12-21T18:08:00Z" w16du:dateUtc="2024-12-21T17:08:00Z">
                <w:rPr>
                  <w:lang w:val="en-US"/>
                </w:rPr>
              </w:rPrChange>
            </w:rPr>
            <w:delText>CDCD</w:delText>
          </w:r>
          <w:r w:rsidR="00CF2774" w:rsidRPr="00664C71" w:rsidDel="004328D8">
            <w:rPr>
              <w:rPrChange w:id="1758"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759" w:author="Ben Fels" w:date="2024-12-21T12:02:00Z" w16du:dateUtc="2024-12-21T11:02:00Z"/>
          <w:moveFrom w:id="1760" w:author="Ben Fels" w:date="2024-12-21T12:01:00Z" w16du:dateUtc="2024-12-21T11:01:00Z"/>
          <w:rPrChange w:id="1761" w:author="Ben Fels" w:date="2024-12-21T18:08:00Z" w16du:dateUtc="2024-12-21T17:08:00Z">
            <w:rPr>
              <w:del w:id="1762" w:author="Ben Fels" w:date="2024-12-21T12:02:00Z" w16du:dateUtc="2024-12-21T11:02:00Z"/>
              <w:moveFrom w:id="1763" w:author="Ben Fels" w:date="2024-12-21T12:01:00Z" w16du:dateUtc="2024-12-21T11:01:00Z"/>
              <w:lang w:val="en-US"/>
            </w:rPr>
          </w:rPrChange>
        </w:rPr>
      </w:pPr>
      <w:moveFrom w:id="1764" w:author="Ben Fels" w:date="2024-12-21T12:01:00Z" w16du:dateUtc="2024-12-21T11:01:00Z">
        <w:del w:id="1765" w:author="Ben Fels" w:date="2024-12-21T12:02:00Z" w16du:dateUtc="2024-12-21T11:02:00Z">
          <w:r w:rsidRPr="00664C71" w:rsidDel="004328D8">
            <w:rPr>
              <w:rPrChange w:id="1766" w:author="Ben Fels" w:date="2024-12-21T18:08:00Z" w16du:dateUtc="2024-12-21T17:08:00Z">
                <w:rPr>
                  <w:lang w:val="en-US"/>
                </w:rPr>
              </w:rPrChange>
            </w:rPr>
            <w:delText>Claim stance classification</w:delText>
          </w:r>
          <w:r w:rsidR="00991C10" w:rsidRPr="00664C71" w:rsidDel="004328D8">
            <w:rPr>
              <w:rPrChange w:id="1767" w:author="Ben Fels" w:date="2024-12-21T18:08:00Z" w16du:dateUtc="2024-12-21T17:08:00Z">
                <w:rPr>
                  <w:lang w:val="en-US"/>
                </w:rPr>
              </w:rPrChange>
            </w:rPr>
            <w:delText xml:space="preserve"> </w:delText>
          </w:r>
          <w:r w:rsidR="00CF2774" w:rsidRPr="00664C71" w:rsidDel="004328D8">
            <w:rPr>
              <w:rPrChange w:id="1768"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769" w:author="Ben Fels" w:date="2024-12-21T12:02:00Z" w16du:dateUtc="2024-12-21T11:02:00Z"/>
          <w:moveFrom w:id="1770" w:author="Ben Fels" w:date="2024-12-21T12:01:00Z" w16du:dateUtc="2024-12-21T11:01:00Z"/>
          <w:rPrChange w:id="1771" w:author="Ben Fels" w:date="2024-12-21T18:08:00Z" w16du:dateUtc="2024-12-21T17:08:00Z">
            <w:rPr>
              <w:del w:id="1772" w:author="Ben Fels" w:date="2024-12-21T12:02:00Z" w16du:dateUtc="2024-12-21T11:02:00Z"/>
              <w:moveFrom w:id="1773" w:author="Ben Fels" w:date="2024-12-21T12:01:00Z" w16du:dateUtc="2024-12-21T11:01:00Z"/>
              <w:lang w:val="en-US"/>
            </w:rPr>
          </w:rPrChange>
        </w:rPr>
      </w:pPr>
      <w:moveFrom w:id="1774" w:author="Ben Fels" w:date="2024-12-21T12:01:00Z" w16du:dateUtc="2024-12-21T11:01:00Z">
        <w:del w:id="1775" w:author="Ben Fels" w:date="2024-12-21T12:02:00Z" w16du:dateUtc="2024-12-21T11:02:00Z">
          <w:r w:rsidRPr="00664C71" w:rsidDel="004328D8">
            <w:rPr>
              <w:rPrChange w:id="1776" w:author="Ben Fels" w:date="2024-12-21T18:08:00Z" w16du:dateUtc="2024-12-21T17:08:00Z">
                <w:rPr>
                  <w:lang w:val="en-US"/>
                </w:rPr>
              </w:rPrChange>
            </w:rPr>
            <w:delText xml:space="preserve">Context dependent evidence detection </w:delText>
          </w:r>
          <w:r w:rsidR="008267FA" w:rsidRPr="00664C71" w:rsidDel="004328D8">
            <w:rPr>
              <w:rPrChange w:id="1777" w:author="Ben Fels" w:date="2024-12-21T18:08:00Z" w16du:dateUtc="2024-12-21T17:08:00Z">
                <w:rPr>
                  <w:lang w:val="en-US"/>
                </w:rPr>
              </w:rPrChange>
            </w:rPr>
            <w:delText>–</w:delText>
          </w:r>
          <w:r w:rsidR="00991C10" w:rsidRPr="00664C71" w:rsidDel="004328D8">
            <w:rPr>
              <w:rPrChange w:id="1778" w:author="Ben Fels" w:date="2024-12-21T18:08:00Z" w16du:dateUtc="2024-12-21T17:08:00Z">
                <w:rPr>
                  <w:lang w:val="en-US"/>
                </w:rPr>
              </w:rPrChange>
            </w:rPr>
            <w:delText xml:space="preserve"> </w:delText>
          </w:r>
          <w:r w:rsidRPr="00664C71" w:rsidDel="004328D8">
            <w:rPr>
              <w:rPrChange w:id="1779" w:author="Ben Fels" w:date="2024-12-21T18:08:00Z" w16du:dateUtc="2024-12-21T17:08:00Z">
                <w:rPr>
                  <w:lang w:val="en-US"/>
                </w:rPr>
              </w:rPrChange>
            </w:rPr>
            <w:delText>CDED</w:delText>
          </w:r>
          <w:bookmarkStart w:id="1780" w:name="_Hlk179549401"/>
        </w:del>
      </w:moveFrom>
    </w:p>
    <w:bookmarkEnd w:id="1780"/>
    <w:p w14:paraId="7652B07B" w14:textId="758CF4CB" w:rsidR="00240221" w:rsidDel="004328D8" w:rsidRDefault="00E66081" w:rsidP="00CF7AE6">
      <w:pPr>
        <w:rPr>
          <w:del w:id="1781" w:author="Ben Fels" w:date="2024-12-21T12:02:00Z" w16du:dateUtc="2024-12-21T11:02:00Z"/>
          <w:moveFrom w:id="1782" w:author="Ben Fels" w:date="2024-12-21T12:01:00Z" w16du:dateUtc="2024-12-21T11:01:00Z"/>
        </w:rPr>
      </w:pPr>
      <w:moveFrom w:id="1783" w:author="Ben Fels" w:date="2024-12-21T12:01:00Z" w16du:dateUtc="2024-12-21T11:01:00Z">
        <w:del w:id="1784"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785" w:author="Ben Fels" w:date="2024-12-21T12:02:00Z" w16du:dateUtc="2024-12-21T11:02:00Z"/>
          <w:moveFrom w:id="1786" w:author="Ben Fels" w:date="2024-12-21T12:01:00Z" w16du:dateUtc="2024-12-21T11:01:00Z"/>
        </w:rPr>
      </w:pPr>
      <w:moveFrom w:id="1787" w:author="Ben Fels" w:date="2024-12-21T12:01:00Z" w16du:dateUtc="2024-12-21T11:01:00Z">
        <w:del w:id="1788"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789" w:author="Ben Fels" w:date="2024-12-21T12:02:00Z" w16du:dateUtc="2024-12-21T11:02:00Z"/>
          <w:moveFrom w:id="1790" w:author="Ben Fels" w:date="2024-12-21T12:01:00Z" w16du:dateUtc="2024-12-21T11:01:00Z"/>
        </w:rPr>
      </w:pPr>
      <w:moveFrom w:id="1791" w:author="Ben Fels" w:date="2024-12-21T12:01:00Z" w16du:dateUtc="2024-12-21T11:01:00Z">
        <w:del w:id="1792"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793" w:author="Ben Fels" w:date="2024-12-21T12:02:00Z" w16du:dateUtc="2024-12-21T11:02:00Z"/>
          <w:moveFrom w:id="1794" w:author="Ben Fels" w:date="2024-12-21T12:01:00Z" w16du:dateUtc="2024-12-21T11:01:00Z"/>
        </w:rPr>
      </w:pPr>
    </w:p>
    <w:p w14:paraId="52D9590B" w14:textId="6B49F99D" w:rsidR="00F310BC" w:rsidDel="004328D8" w:rsidRDefault="00D16D3F" w:rsidP="00CF7AE6">
      <w:pPr>
        <w:rPr>
          <w:del w:id="1795" w:author="Ben Fels" w:date="2024-12-21T12:02:00Z" w16du:dateUtc="2024-12-21T11:02:00Z"/>
          <w:moveFrom w:id="1796" w:author="Ben Fels" w:date="2024-12-21T12:01:00Z" w16du:dateUtc="2024-12-21T11:01:00Z"/>
        </w:rPr>
      </w:pPr>
      <w:moveFrom w:id="1797" w:author="Ben Fels" w:date="2024-12-21T12:01:00Z" w16du:dateUtc="2024-12-21T11:01:00Z">
        <w:del w:id="1798"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799" w:author="Ben Fels" w:date="2024-12-21T12:02:00Z" w16du:dateUtc="2024-12-21T11:02:00Z"/>
          <w:moveFrom w:id="1800" w:author="Ben Fels" w:date="2024-12-21T12:01:00Z" w16du:dateUtc="2024-12-21T11:01:00Z"/>
        </w:rPr>
      </w:pPr>
      <w:moveFrom w:id="1801" w:author="Ben Fels" w:date="2024-12-21T12:01:00Z" w16du:dateUtc="2024-12-21T11:01:00Z">
        <w:del w:id="1802"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803" w:author="Ben Fels" w:date="2024-12-21T12:02:00Z" w16du:dateUtc="2024-12-21T11:02:00Z"/>
          <w:moveFrom w:id="1804" w:author="Ben Fels" w:date="2024-12-21T12:01:00Z" w16du:dateUtc="2024-12-21T11:01:00Z"/>
        </w:rPr>
      </w:pPr>
      <w:moveFrom w:id="1805" w:author="Ben Fels" w:date="2024-12-21T12:01:00Z" w16du:dateUtc="2024-12-21T11:01:00Z">
        <w:del w:id="1806"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807" w:author="Ben Fels" w:date="2024-12-21T12:02:00Z" w16du:dateUtc="2024-12-21T11:02:00Z"/>
          <w:moveFrom w:id="1808" w:author="Ben Fels" w:date="2024-12-21T12:01:00Z" w16du:dateUtc="2024-12-21T11:01:00Z"/>
        </w:rPr>
      </w:pPr>
      <w:moveFrom w:id="1809" w:author="Ben Fels" w:date="2024-12-21T12:01:00Z" w16du:dateUtc="2024-12-21T11:01:00Z">
        <w:del w:id="1810"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811" w:author="Ben Fels" w:date="2024-12-21T12:02:00Z" w16du:dateUtc="2024-12-21T11:02:00Z"/>
          <w:moveFrom w:id="1812" w:author="Ben Fels" w:date="2024-12-21T12:01:00Z" w16du:dateUtc="2024-12-21T11:01:00Z"/>
        </w:rPr>
      </w:pPr>
      <w:moveFrom w:id="1813" w:author="Ben Fels" w:date="2024-12-21T12:01:00Z" w16du:dateUtc="2024-12-21T11:01:00Z">
        <w:del w:id="1814"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815" w:author="Ben Fels" w:date="2024-12-21T12:02:00Z" w16du:dateUtc="2024-12-21T11:02:00Z"/>
          <w:moveFrom w:id="1816" w:author="Ben Fels" w:date="2024-12-21T12:01:00Z" w16du:dateUtc="2024-12-21T11:01:00Z"/>
        </w:rPr>
      </w:pPr>
      <w:moveFrom w:id="1817" w:author="Ben Fels" w:date="2024-12-21T12:01:00Z" w16du:dateUtc="2024-12-21T11:01:00Z">
        <w:del w:id="1818"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819" w:author="Ben Fels" w:date="2024-12-21T12:02:00Z" w16du:dateUtc="2024-12-21T11:02:00Z"/>
          <w:moveFrom w:id="1820" w:author="Ben Fels" w:date="2024-12-21T12:01:00Z" w16du:dateUtc="2024-12-21T11:01:00Z"/>
        </w:rPr>
      </w:pPr>
      <w:moveFrom w:id="1821" w:author="Ben Fels" w:date="2024-12-21T12:01:00Z" w16du:dateUtc="2024-12-21T11:01:00Z">
        <w:del w:id="1822"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823" w:author="Ben Fels" w:date="2024-12-21T12:02:00Z" w16du:dateUtc="2024-12-21T11:02:00Z"/>
          <w:moveFrom w:id="1824" w:author="Ben Fels" w:date="2024-12-21T12:01:00Z" w16du:dateUtc="2024-12-21T11:01:00Z"/>
        </w:rPr>
      </w:pPr>
      <w:moveFrom w:id="1825" w:author="Ben Fels" w:date="2024-12-21T12:01:00Z" w16du:dateUtc="2024-12-21T11:01:00Z">
        <w:del w:id="1826"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827" w:author="Ben Fels" w:date="2024-12-21T12:02:00Z" w16du:dateUtc="2024-12-21T11:02:00Z"/>
          <w:moveFrom w:id="1828" w:author="Ben Fels" w:date="2024-12-21T12:01:00Z" w16du:dateUtc="2024-12-21T11:01:00Z"/>
        </w:rPr>
      </w:pPr>
    </w:p>
    <w:p w14:paraId="60F6C9AE" w14:textId="78467F77" w:rsidR="004806B5" w:rsidDel="004328D8" w:rsidRDefault="004040DC" w:rsidP="004806B5">
      <w:pPr>
        <w:rPr>
          <w:del w:id="1829" w:author="Ben Fels" w:date="2024-12-21T12:02:00Z" w16du:dateUtc="2024-12-21T11:02:00Z"/>
          <w:moveFrom w:id="1830" w:author="Ben Fels" w:date="2024-12-21T12:01:00Z" w16du:dateUtc="2024-12-21T11:01:00Z"/>
          <w:i/>
        </w:rPr>
      </w:pPr>
      <w:moveFrom w:id="1831" w:author="Ben Fels" w:date="2024-12-21T12:01:00Z" w16du:dateUtc="2024-12-21T11:01:00Z">
        <w:del w:id="1832"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833" w:author="Ben Fels" w:date="2024-12-21T12:02:00Z" w16du:dateUtc="2024-12-21T11:02:00Z"/>
          <w:moveFrom w:id="1834" w:author="Ben Fels" w:date="2024-12-21T12:01:00Z" w16du:dateUtc="2024-12-21T11:01:00Z"/>
          <w:i/>
          <w:sz w:val="22"/>
          <w:szCs w:val="20"/>
        </w:rPr>
      </w:pPr>
      <w:moveFrom w:id="1835" w:author="Ben Fels" w:date="2024-12-21T12:01:00Z" w16du:dateUtc="2024-12-21T11:01:00Z">
        <w:del w:id="1836"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837" w:author="Ben Fels" w:date="2024-12-21T12:02:00Z" w16du:dateUtc="2024-12-21T11:02:00Z"/>
          <w:moveFrom w:id="1838" w:author="Ben Fels" w:date="2024-12-21T12:01:00Z" w16du:dateUtc="2024-12-21T11:01:00Z"/>
          <w:sz w:val="22"/>
          <w:szCs w:val="20"/>
          <w:highlight w:val="magenta"/>
        </w:rPr>
      </w:pPr>
      <w:moveFrom w:id="1839" w:author="Ben Fels" w:date="2024-12-21T12:01:00Z" w16du:dateUtc="2024-12-21T11:01:00Z">
        <w:del w:id="1840"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841" w:author="Ben Fels" w:date="2024-12-21T12:02:00Z" w16du:dateUtc="2024-12-21T11:02:00Z"/>
          <w:moveFrom w:id="1842" w:author="Ben Fels" w:date="2024-12-21T12:01:00Z" w16du:dateUtc="2024-12-21T11:01:00Z"/>
          <w:sz w:val="22"/>
          <w:szCs w:val="20"/>
        </w:rPr>
      </w:pPr>
      <w:moveFrom w:id="1843" w:author="Ben Fels" w:date="2024-12-21T12:01:00Z" w16du:dateUtc="2024-12-21T11:01:00Z">
        <w:del w:id="1844"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845" w:author="Ben Fels" w:date="2024-12-21T12:02:00Z" w16du:dateUtc="2024-12-21T11:02:00Z"/>
          <w:moveFrom w:id="1846" w:author="Ben Fels" w:date="2024-12-21T12:01:00Z" w16du:dateUtc="2024-12-21T11:01:00Z"/>
          <w:sz w:val="22"/>
          <w:szCs w:val="20"/>
        </w:rPr>
      </w:pPr>
      <w:moveFrom w:id="1847" w:author="Ben Fels" w:date="2024-12-21T12:01:00Z" w16du:dateUtc="2024-12-21T11:01:00Z">
        <w:del w:id="1848"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849" w:author="Ben Fels" w:date="2024-12-21T12:02:00Z" w16du:dateUtc="2024-12-21T11:02:00Z"/>
          <w:moveFrom w:id="1850" w:author="Ben Fels" w:date="2024-12-21T12:01:00Z" w16du:dateUtc="2024-12-21T11:01:00Z"/>
          <w:sz w:val="22"/>
          <w:szCs w:val="20"/>
        </w:rPr>
      </w:pPr>
    </w:p>
    <w:p w14:paraId="1FE1A3ED" w14:textId="3450A51A" w:rsidR="004806B5" w:rsidRPr="0098098B" w:rsidDel="004328D8" w:rsidRDefault="004806B5" w:rsidP="004806B5">
      <w:pPr>
        <w:rPr>
          <w:del w:id="1851" w:author="Ben Fels" w:date="2024-12-21T12:02:00Z" w16du:dateUtc="2024-12-21T11:02:00Z"/>
          <w:moveFrom w:id="1852" w:author="Ben Fels" w:date="2024-12-21T12:01:00Z" w16du:dateUtc="2024-12-21T11:01:00Z"/>
        </w:rPr>
      </w:pPr>
    </w:p>
    <w:p w14:paraId="16C28B75" w14:textId="2743E10C" w:rsidR="00DF6B25" w:rsidDel="004328D8" w:rsidRDefault="000A4B0E" w:rsidP="00CF7AE6">
      <w:pPr>
        <w:rPr>
          <w:del w:id="1853" w:author="Ben Fels" w:date="2024-12-21T12:02:00Z" w16du:dateUtc="2024-12-21T11:02:00Z"/>
          <w:moveFrom w:id="1854" w:author="Ben Fels" w:date="2024-12-21T12:01:00Z" w16du:dateUtc="2024-12-21T11:01:00Z"/>
        </w:rPr>
      </w:pPr>
      <w:moveFrom w:id="1855" w:author="Ben Fels" w:date="2024-12-21T12:01:00Z" w16du:dateUtc="2024-12-21T11:01:00Z">
        <w:del w:id="1856"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857" w:author="Ben Fels" w:date="2024-12-21T12:02:00Z" w16du:dateUtc="2024-12-21T11:02:00Z"/>
          <w:moveFrom w:id="1858" w:author="Ben Fels" w:date="2024-12-21T12:01:00Z" w16du:dateUtc="2024-12-21T11:01:00Z"/>
        </w:rPr>
      </w:pPr>
      <w:moveFrom w:id="1859" w:author="Ben Fels" w:date="2024-12-21T12:01:00Z" w16du:dateUtc="2024-12-21T11:01:00Z">
        <w:del w:id="1860"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861" w:author="Ben Fels" w:date="2024-12-21T12:02:00Z" w16du:dateUtc="2024-12-21T11:02:00Z"/>
          <w:moveFrom w:id="1862" w:author="Ben Fels" w:date="2024-12-21T12:01:00Z" w16du:dateUtc="2024-12-21T11:01:00Z"/>
        </w:rPr>
      </w:pPr>
      <w:moveFrom w:id="1863" w:author="Ben Fels" w:date="2024-12-21T12:01:00Z" w16du:dateUtc="2024-12-21T11:01:00Z">
        <w:del w:id="1864"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865" w:author="Ben Fels" w:date="2024-12-21T12:02:00Z" w16du:dateUtc="2024-12-21T11:02:00Z"/>
          <w:moveFrom w:id="1866" w:author="Ben Fels" w:date="2024-12-21T12:01:00Z" w16du:dateUtc="2024-12-21T11:01:00Z"/>
        </w:rPr>
      </w:pPr>
      <w:moveFrom w:id="1867" w:author="Ben Fels" w:date="2024-12-21T12:01:00Z" w16du:dateUtc="2024-12-21T11:01:00Z">
        <w:del w:id="1868"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869" w:author="Ben Fels" w:date="2024-12-21T12:02:00Z" w16du:dateUtc="2024-12-21T11:02:00Z"/>
          <w:moveFrom w:id="1870" w:author="Ben Fels" w:date="2024-12-21T12:01:00Z" w16du:dateUtc="2024-12-21T11:01:00Z"/>
        </w:rPr>
      </w:pPr>
      <w:moveFrom w:id="1871" w:author="Ben Fels" w:date="2024-12-21T12:01:00Z" w16du:dateUtc="2024-12-21T11:01:00Z">
        <w:del w:id="1872"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73" w:author="Ben Fels" w:date="2024-12-21T12:02:00Z" w16du:dateUtc="2024-12-21T11:02:00Z"/>
          <w:moveFrom w:id="1874" w:author="Ben Fels" w:date="2024-12-21T12:01:00Z" w16du:dateUtc="2024-12-21T11:01:00Z"/>
          <w:i/>
          <w:u w:val="single"/>
        </w:rPr>
      </w:pPr>
      <w:moveFrom w:id="1875" w:author="Ben Fels" w:date="2024-12-21T12:01:00Z" w16du:dateUtc="2024-12-21T11:01:00Z">
        <w:del w:id="1876"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77" w:author="Ben Fels" w:date="2024-12-21T12:02:00Z" w16du:dateUtc="2024-12-21T11:02:00Z"/>
          <w:moveFrom w:id="1878" w:author="Ben Fels" w:date="2024-12-21T12:01:00Z" w16du:dateUtc="2024-12-21T11:01:00Z"/>
        </w:rPr>
      </w:pPr>
      <w:moveFrom w:id="1879" w:author="Ben Fels" w:date="2024-12-21T12:01:00Z" w16du:dateUtc="2024-12-21T11:01:00Z">
        <w:del w:id="1880"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81" w:author="Ben Fels" w:date="2024-12-21T12:02:00Z" w16du:dateUtc="2024-12-21T11:02:00Z"/>
          <w:moveFrom w:id="1882" w:author="Ben Fels" w:date="2024-12-21T12:01:00Z" w16du:dateUtc="2024-12-21T11:01:00Z"/>
        </w:rPr>
      </w:pPr>
      <w:moveFrom w:id="1883" w:author="Ben Fels" w:date="2024-12-21T12:01:00Z" w16du:dateUtc="2024-12-21T11:01:00Z">
        <w:del w:id="1884"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85" w:author="Ben Fels" w:date="2024-12-21T12:02:00Z" w16du:dateUtc="2024-12-21T11:02:00Z"/>
          <w:moveFrom w:id="1886" w:author="Ben Fels" w:date="2024-12-21T12:01:00Z" w16du:dateUtc="2024-12-21T11:01:00Z"/>
        </w:rPr>
      </w:pPr>
      <w:moveFrom w:id="1887" w:author="Ben Fels" w:date="2024-12-21T12:01:00Z" w16du:dateUtc="2024-12-21T11:01:00Z">
        <w:del w:id="1888"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89" w:author="Ben Fels" w:date="2024-12-21T12:02:00Z" w16du:dateUtc="2024-12-21T11:02:00Z"/>
          <w:moveFrom w:id="1890" w:author="Ben Fels" w:date="2024-12-21T12:01:00Z" w16du:dateUtc="2024-12-21T11:01:00Z"/>
        </w:rPr>
      </w:pPr>
      <w:moveFrom w:id="1891" w:author="Ben Fels" w:date="2024-12-21T12:01:00Z" w16du:dateUtc="2024-12-21T11:01:00Z">
        <w:del w:id="1892"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93" w:author="Ben Fels" w:date="2024-12-21T12:02:00Z" w16du:dateUtc="2024-12-21T11:02:00Z"/>
          <w:moveFrom w:id="1894" w:author="Ben Fels" w:date="2024-12-21T12:01:00Z" w16du:dateUtc="2024-12-21T11:01:00Z"/>
        </w:rPr>
      </w:pPr>
      <w:moveFrom w:id="1895" w:author="Ben Fels" w:date="2024-12-21T12:01:00Z" w16du:dateUtc="2024-12-21T11:01:00Z">
        <w:del w:id="1896"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582"/>
    <w:p w14:paraId="7D6DB4AD" w14:textId="00A030F7" w:rsidR="00E02FED" w:rsidRPr="0088488E" w:rsidDel="004328D8" w:rsidRDefault="00E02FED" w:rsidP="009A54C3">
      <w:pPr>
        <w:pStyle w:val="berschrift2"/>
        <w:rPr>
          <w:del w:id="1897" w:author="Ben Fels" w:date="2024-12-21T12:02:00Z" w16du:dateUtc="2024-12-21T11:02:00Z"/>
        </w:rPr>
      </w:pPr>
      <w:del w:id="1898"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899" w:author="Ben Fels" w:date="2024-12-21T12:02:00Z" w16du:dateUtc="2024-12-21T11:02:00Z"/>
        </w:rPr>
      </w:pPr>
      <w:del w:id="1900"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901" w:author="Ben Fels" w:date="2024-12-21T12:02:00Z" w16du:dateUtc="2024-12-21T11:02:00Z"/>
        </w:rPr>
      </w:pPr>
      <w:del w:id="1902"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903" w:author="Ben Fels" w:date="2024-12-21T12:02:00Z" w16du:dateUtc="2024-12-21T11:02:00Z"/>
          <w:highlight w:val="cyan"/>
          <w:rPrChange w:id="1904" w:author="Ben Fels" w:date="2024-12-21T18:08:00Z" w16du:dateUtc="2024-12-21T17:08:00Z">
            <w:rPr>
              <w:del w:id="1905" w:author="Ben Fels" w:date="2024-12-21T12:02:00Z" w16du:dateUtc="2024-12-21T11:02:00Z"/>
              <w:highlight w:val="cyan"/>
              <w:lang w:val="en-US"/>
            </w:rPr>
          </w:rPrChange>
        </w:rPr>
      </w:pPr>
      <w:del w:id="1906" w:author="Ben Fels" w:date="2024-12-21T12:02:00Z" w16du:dateUtc="2024-12-21T11:02:00Z">
        <w:r w:rsidRPr="00664C71" w:rsidDel="004328D8">
          <w:rPr>
            <w:highlight w:val="cyan"/>
            <w:rPrChange w:id="1907"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908" w:author="Ben Fels" w:date="2024-12-21T12:02:00Z" w16du:dateUtc="2024-12-21T11:02:00Z"/>
          <w:highlight w:val="cyan"/>
          <w:rPrChange w:id="1909" w:author="Ben Fels" w:date="2024-12-21T18:08:00Z" w16du:dateUtc="2024-12-21T17:08:00Z">
            <w:rPr>
              <w:del w:id="1910" w:author="Ben Fels" w:date="2024-12-21T12:02:00Z" w16du:dateUtc="2024-12-21T11:02:00Z"/>
              <w:highlight w:val="cyan"/>
              <w:lang w:val="en-US"/>
            </w:rPr>
          </w:rPrChange>
        </w:rPr>
      </w:pPr>
      <w:del w:id="1911" w:author="Ben Fels" w:date="2024-12-21T12:02:00Z" w16du:dateUtc="2024-12-21T11:02:00Z">
        <w:r w:rsidRPr="00664C71" w:rsidDel="004328D8">
          <w:rPr>
            <w:highlight w:val="cyan"/>
            <w:rPrChange w:id="1912"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913" w:author="Ben Fels" w:date="2024-12-21T12:02:00Z" w16du:dateUtc="2024-12-21T11:02:00Z"/>
          <w:rPrChange w:id="1914" w:author="Ben Fels" w:date="2024-12-21T18:08:00Z" w16du:dateUtc="2024-12-21T17:08:00Z">
            <w:rPr>
              <w:del w:id="1915" w:author="Ben Fels" w:date="2024-12-21T12:02:00Z" w16du:dateUtc="2024-12-21T11:02:00Z"/>
              <w:lang w:val="en-US"/>
            </w:rPr>
          </w:rPrChange>
        </w:rPr>
      </w:pPr>
    </w:p>
    <w:p w14:paraId="6E72EDCF" w14:textId="6A26F087" w:rsidR="004B4E35" w:rsidDel="007A763E" w:rsidRDefault="004B4E35" w:rsidP="009A54C3">
      <w:pPr>
        <w:pStyle w:val="berschrift2"/>
        <w:rPr>
          <w:del w:id="1916" w:author="Ben Fels" w:date="2024-12-16T22:06:00Z" w16du:dateUtc="2024-12-16T21:06:00Z"/>
        </w:rPr>
      </w:pPr>
      <w:del w:id="1917" w:author="Ben Fels" w:date="2024-12-16T22:06:00Z" w16du:dateUtc="2024-12-16T21:06:00Z">
        <w:r w:rsidRPr="00D93EB3" w:rsidDel="007A763E">
          <w:delText>Datensatz</w:delText>
        </w:r>
      </w:del>
    </w:p>
    <w:p w14:paraId="6E930610" w14:textId="24C22B13" w:rsidR="00FD1E0F" w:rsidDel="007A763E" w:rsidRDefault="00AC654E" w:rsidP="00CF7AE6">
      <w:pPr>
        <w:rPr>
          <w:del w:id="1918" w:author="Ben Fels" w:date="2024-12-16T22:06:00Z" w16du:dateUtc="2024-12-16T21:06:00Z"/>
        </w:rPr>
      </w:pPr>
      <w:del w:id="1919"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920" w:author="Ben Fels" w:date="2024-12-16T22:06:00Z" w16du:dateUtc="2024-12-16T21:06:00Z"/>
          <w:i/>
        </w:rPr>
      </w:pPr>
      <w:del w:id="1921"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922"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923"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924"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925"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926"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927" w:author="Ben Fels" w:date="2024-12-21T18:08:00Z" w16du:dateUtc="2024-12-21T17:08:00Z">
              <w:rPr>
                <w:lang w:val="en-US"/>
              </w:rPr>
            </w:rPrChange>
          </w:rPr>
          <w:delText xml:space="preserve"> </w:delText>
        </w:r>
        <w:r w:rsidR="00804DEE" w:rsidRPr="00664C71" w:rsidDel="007A763E">
          <w:rPr>
            <w:rPrChange w:id="1928"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929" w:author="Ben Fels" w:date="2024-12-16T22:06:00Z" w16du:dateUtc="2024-12-16T21:06:00Z"/>
        </w:rPr>
      </w:pPr>
      <w:del w:id="1930"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931" w:author="Ben Fels" w:date="2024-12-16T22:06:00Z" w16du:dateUtc="2024-12-16T21:06:00Z"/>
        </w:rPr>
      </w:pPr>
      <w:del w:id="1932"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933" w:author="Ben Fels" w:date="2024-12-16T22:06:00Z" w16du:dateUtc="2024-12-16T21:06:00Z"/>
          <w:i/>
        </w:rPr>
      </w:pPr>
      <w:del w:id="1934"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935" w:author="Ben Fels" w:date="2024-12-16T22:06:00Z" w16du:dateUtc="2024-12-16T21:06:00Z"/>
        </w:rPr>
      </w:pPr>
      <w:del w:id="1936"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937" w:author="Ben Fels" w:date="2024-12-16T22:06:00Z" w16du:dateUtc="2024-12-16T21:06:00Z"/>
        </w:rPr>
      </w:pPr>
      <w:del w:id="1938"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939" w:author="Ben Fels" w:date="2024-12-16T22:06:00Z" w16du:dateUtc="2024-12-16T21:06:00Z"/>
          <w:i/>
        </w:rPr>
      </w:pPr>
      <w:del w:id="1940"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941" w:author="Ben Fels" w:date="2024-12-16T22:06:00Z" w16du:dateUtc="2024-12-16T21:06:00Z"/>
        </w:rPr>
      </w:pPr>
      <w:del w:id="1942"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943" w:author="Ben Fels" w:date="2024-12-16T22:06:00Z" w16du:dateUtc="2024-12-16T21:06:00Z"/>
        </w:rPr>
      </w:pPr>
      <w:del w:id="1944"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945" w:author="Ben Fels" w:date="2024-12-16T22:06:00Z" w16du:dateUtc="2024-12-16T21:06:00Z"/>
          <w:rPrChange w:id="1946" w:author="Ben Fels" w:date="2024-12-21T18:08:00Z" w16du:dateUtc="2024-12-21T17:08:00Z">
            <w:rPr>
              <w:del w:id="1947" w:author="Ben Fels" w:date="2024-12-16T22:06:00Z" w16du:dateUtc="2024-12-16T21:06:00Z"/>
              <w:lang w:val="en-US"/>
            </w:rPr>
          </w:rPrChange>
        </w:rPr>
      </w:pPr>
      <w:del w:id="1948"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949"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950" w:author="Ben Fels" w:date="2024-12-16T22:05:00Z" w16du:dateUtc="2024-12-16T21:05:00Z"/>
          <w:rPrChange w:id="1951" w:author="Ben Fels" w:date="2024-12-21T18:08:00Z" w16du:dateUtc="2024-12-21T17:08:00Z">
            <w:rPr>
              <w:del w:id="1952" w:author="Ben Fels" w:date="2024-12-16T22:05:00Z" w16du:dateUtc="2024-12-16T21:05:00Z"/>
              <w:lang w:val="en-US"/>
            </w:rPr>
          </w:rPrChange>
        </w:rPr>
      </w:pPr>
      <w:del w:id="1953" w:author="Ben Fels" w:date="2024-12-16T22:05:00Z" w16du:dateUtc="2024-12-16T21:05:00Z">
        <w:r w:rsidRPr="00664C71" w:rsidDel="00651FF7">
          <w:rPr>
            <w:rPrChange w:id="1954" w:author="Ben Fels" w:date="2024-12-21T18:08:00Z" w16du:dateUtc="2024-12-21T17:08:00Z">
              <w:rPr>
                <w:lang w:val="en-US"/>
              </w:rPr>
            </w:rPrChange>
          </w:rPr>
          <w:delText xml:space="preserve">1: </w:delText>
        </w:r>
        <w:r w:rsidR="00210B38" w:rsidRPr="00664C71" w:rsidDel="00651FF7">
          <w:rPr>
            <w:rPrChange w:id="1955"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956" w:author="Ben Fels" w:date="2024-12-16T22:05:00Z" w16du:dateUtc="2024-12-16T21:05:00Z"/>
          <w:rPrChange w:id="1957" w:author="Ben Fels" w:date="2024-12-21T18:08:00Z" w16du:dateUtc="2024-12-21T17:08:00Z">
            <w:rPr>
              <w:del w:id="1958" w:author="Ben Fels" w:date="2024-12-16T22:05:00Z" w16du:dateUtc="2024-12-16T21:05:00Z"/>
              <w:lang w:val="en-US"/>
            </w:rPr>
          </w:rPrChange>
        </w:rPr>
      </w:pPr>
      <w:del w:id="1959" w:author="Ben Fels" w:date="2024-12-16T22:05:00Z" w16du:dateUtc="2024-12-16T21:05:00Z">
        <w:r w:rsidRPr="00664C71" w:rsidDel="00651FF7">
          <w:rPr>
            <w:rPrChange w:id="1960"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961" w:author="Ben Fels" w:date="2024-12-16T22:05:00Z" w16du:dateUtc="2024-12-16T21:05:00Z"/>
          <w:rPrChange w:id="1962" w:author="Ben Fels" w:date="2024-12-21T18:08:00Z" w16du:dateUtc="2024-12-21T17:08:00Z">
            <w:rPr>
              <w:del w:id="1963" w:author="Ben Fels" w:date="2024-12-16T22:05:00Z" w16du:dateUtc="2024-12-16T21:05:00Z"/>
              <w:lang w:val="en-US"/>
            </w:rPr>
          </w:rPrChange>
        </w:rPr>
      </w:pPr>
      <w:del w:id="1964" w:author="Ben Fels" w:date="2024-12-16T22:05:00Z" w16du:dateUtc="2024-12-16T21:05:00Z">
        <w:r w:rsidRPr="00664C71" w:rsidDel="00651FF7">
          <w:rPr>
            <w:rPrChange w:id="1965" w:author="Ben Fels" w:date="2024-12-21T18:08:00Z" w16du:dateUtc="2024-12-21T17:08:00Z">
              <w:rPr>
                <w:lang w:val="en-US"/>
              </w:rPr>
            </w:rPrChange>
          </w:rPr>
          <w:delText>annotation of claims, premises, support and attack relation</w:delText>
        </w:r>
        <w:r w:rsidR="00010C75" w:rsidRPr="00664C71" w:rsidDel="00651FF7">
          <w:rPr>
            <w:rPrChange w:id="1966" w:author="Ben Fels" w:date="2024-12-21T18:08:00Z" w16du:dateUtc="2024-12-21T17:08:00Z">
              <w:rPr>
                <w:lang w:val="en-US"/>
              </w:rPr>
            </w:rPrChange>
          </w:rPr>
          <w:delText xml:space="preserve"> (argument components and argumentative relations)</w:delText>
        </w:r>
        <w:r w:rsidRPr="00664C71" w:rsidDel="00651FF7">
          <w:rPr>
            <w:rPrChange w:id="1967"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968"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969"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970"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971"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972"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973" w:author="Ben Fels" w:date="2024-12-16T22:05:00Z" w16du:dateUtc="2024-12-16T21:05:00Z"/>
          <w:rPrChange w:id="1974" w:author="Ben Fels" w:date="2024-12-21T18:08:00Z" w16du:dateUtc="2024-12-21T17:08:00Z">
            <w:rPr>
              <w:del w:id="1975" w:author="Ben Fels" w:date="2024-12-16T22:05:00Z" w16du:dateUtc="2024-12-16T21:05:00Z"/>
              <w:lang w:val="en-US"/>
            </w:rPr>
          </w:rPrChange>
        </w:rPr>
      </w:pPr>
      <w:del w:id="1976" w:author="Ben Fels" w:date="2024-12-16T22:05:00Z" w16du:dateUtc="2024-12-16T21:05:00Z">
        <w:r w:rsidRPr="00664C71" w:rsidDel="00651FF7">
          <w:rPr>
            <w:rPrChange w:id="1977" w:author="Ben Fels" w:date="2024-12-21T18:08:00Z" w16du:dateUtc="2024-12-21T17:08:00Z">
              <w:rPr>
                <w:lang w:val="en-US"/>
              </w:rPr>
            </w:rPrChange>
          </w:rPr>
          <w:delText>3 annotators, 90 persuasive essays</w:delText>
        </w:r>
        <w:r w:rsidR="006011D7" w:rsidRPr="00664C71" w:rsidDel="00651FF7">
          <w:rPr>
            <w:rPrChange w:id="1978"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979"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980"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981" w:author="Ben Fels" w:date="2024-12-16T22:05:00Z" w16du:dateUtc="2024-12-16T21:05:00Z"/>
        </w:rPr>
      </w:pPr>
      <w:del w:id="1982"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983" w:author="Ben Fels" w:date="2024-12-16T22:05:00Z" w16du:dateUtc="2024-12-16T21:05:00Z"/>
        </w:rPr>
      </w:pPr>
      <w:del w:id="1984"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985" w:author="Ben Fels" w:date="2024-12-16T22:05:00Z" w16du:dateUtc="2024-12-16T21:05:00Z"/>
          <w:highlight w:val="magenta"/>
        </w:rPr>
      </w:pPr>
      <w:del w:id="1986"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987" w:author="Ben Fels" w:date="2024-12-16T22:06:00Z" w16du:dateUtc="2024-12-16T21:06:00Z"/>
          <w:highlight w:val="magenta"/>
        </w:rPr>
      </w:pPr>
      <w:del w:id="1988"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989" w:author="Ben Fels" w:date="2024-12-16T22:06:00Z" w16du:dateUtc="2024-12-16T21:06:00Z"/>
          <w:rPrChange w:id="1990" w:author="Ben Fels" w:date="2024-12-21T18:08:00Z" w16du:dateUtc="2024-12-21T17:08:00Z">
            <w:rPr>
              <w:del w:id="1991" w:author="Ben Fels" w:date="2024-12-16T22:06:00Z" w16du:dateUtc="2024-12-16T21:06:00Z"/>
              <w:lang w:val="en-US"/>
            </w:rPr>
          </w:rPrChange>
        </w:rPr>
      </w:pPr>
      <w:del w:id="1992" w:author="Ben Fels" w:date="2024-12-16T22:06:00Z" w16du:dateUtc="2024-12-16T21:06:00Z">
        <w:r w:rsidRPr="00664C71" w:rsidDel="007A763E">
          <w:rPr>
            <w:rPrChange w:id="1993" w:author="Ben Fels" w:date="2024-12-21T18:08:00Z" w16du:dateUtc="2024-12-21T17:08:00Z">
              <w:rPr>
                <w:lang w:val="en-US"/>
              </w:rPr>
            </w:rPrChange>
          </w:rPr>
          <w:delText xml:space="preserve">2: </w:delText>
        </w:r>
        <w:r w:rsidR="00EC4AFB" w:rsidRPr="00664C71" w:rsidDel="007A763E">
          <w:rPr>
            <w:rPrChange w:id="1994" w:author="Ben Fels" w:date="2024-12-21T18:08:00Z" w16du:dateUtc="2024-12-21T17:08:00Z">
              <w:rPr>
                <w:lang w:val="en-US"/>
              </w:rPr>
            </w:rPrChange>
          </w:rPr>
          <w:delText>Argument Annotated Essay</w:delText>
        </w:r>
        <w:r w:rsidR="00DE1063" w:rsidRPr="00664C71" w:rsidDel="007A763E">
          <w:rPr>
            <w:rPrChange w:id="1995" w:author="Ben Fels" w:date="2024-12-21T18:08:00Z" w16du:dateUtc="2024-12-21T17:08:00Z">
              <w:rPr>
                <w:lang w:val="en-US"/>
              </w:rPr>
            </w:rPrChange>
          </w:rPr>
          <w:delText xml:space="preserve"> Corpus</w:delText>
        </w:r>
        <w:r w:rsidR="00EC4AFB" w:rsidRPr="00664C71" w:rsidDel="007A763E">
          <w:rPr>
            <w:rPrChange w:id="1996" w:author="Ben Fels" w:date="2024-12-21T18:08:00Z" w16du:dateUtc="2024-12-21T17:08:00Z">
              <w:rPr>
                <w:lang w:val="en-US"/>
              </w:rPr>
            </w:rPrChange>
          </w:rPr>
          <w:delText xml:space="preserve"> (version 2)</w:delText>
        </w:r>
        <w:r w:rsidR="00DE1063" w:rsidRPr="00664C71" w:rsidDel="007A763E">
          <w:rPr>
            <w:rPrChange w:id="1997" w:author="Ben Fels" w:date="2024-12-21T18:08:00Z" w16du:dateUtc="2024-12-21T17:08:00Z">
              <w:rPr>
                <w:lang w:val="en-US"/>
              </w:rPr>
            </w:rPrChange>
          </w:rPr>
          <w:delText xml:space="preserve"> AAEC</w:delText>
        </w:r>
        <w:r w:rsidR="00EC4AFB" w:rsidRPr="00664C71" w:rsidDel="007A763E">
          <w:rPr>
            <w:rPrChange w:id="1998"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999"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000"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001" w:author="Ben Fels" w:date="2024-12-16T22:05:00Z" w16du:dateUtc="2024-12-16T21:05:00Z"/>
        </w:rPr>
      </w:pPr>
      <w:del w:id="2002"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003" w:author="Ben Fels" w:date="2024-12-16T22:06:00Z" w16du:dateUtc="2024-12-16T21:06:00Z"/>
        </w:rPr>
      </w:pPr>
      <w:del w:id="2004"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005" w:author="Ben Fels" w:date="2024-12-16T22:06:00Z" w16du:dateUtc="2024-12-16T21:06:00Z"/>
        </w:rPr>
      </w:pPr>
      <w:del w:id="2006"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007" w:author="Ben Fels" w:date="2024-12-16T22:06:00Z" w16du:dateUtc="2024-12-16T21:06:00Z"/>
          <w:rPrChange w:id="2008" w:author="Ben Fels" w:date="2024-12-21T18:08:00Z" w16du:dateUtc="2024-12-21T17:08:00Z">
            <w:rPr>
              <w:del w:id="2009" w:author="Ben Fels" w:date="2024-12-16T22:06:00Z" w16du:dateUtc="2024-12-16T21:06:00Z"/>
              <w:lang w:val="en-US"/>
            </w:rPr>
          </w:rPrChange>
        </w:rPr>
      </w:pPr>
      <w:del w:id="2010" w:author="Ben Fels" w:date="2024-12-16T22:06:00Z" w16du:dateUtc="2024-12-16T21:06:00Z">
        <w:r w:rsidRPr="00664C71" w:rsidDel="007A763E">
          <w:rPr>
            <w:rPrChange w:id="2011"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012" w:author="Ben Fels" w:date="2024-12-16T22:06:00Z" w16du:dateUtc="2024-12-16T21:06:00Z"/>
        </w:rPr>
      </w:pPr>
      <w:del w:id="2013"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014" w:author="Ben Fels" w:date="2024-12-16T22:06:00Z" w16du:dateUtc="2024-12-16T21:06:00Z"/>
          <w:rPrChange w:id="2015" w:author="Ben Fels" w:date="2024-12-21T18:08:00Z" w16du:dateUtc="2024-12-21T17:08:00Z">
            <w:rPr>
              <w:del w:id="2016" w:author="Ben Fels" w:date="2024-12-16T22:06:00Z" w16du:dateUtc="2024-12-16T21:06:00Z"/>
              <w:lang w:val="en-US"/>
            </w:rPr>
          </w:rPrChange>
        </w:rPr>
      </w:pPr>
      <w:del w:id="2017" w:author="Ben Fels" w:date="2024-12-16T22:06:00Z" w16du:dateUtc="2024-12-16T21:06:00Z">
        <w:r w:rsidRPr="00664C71" w:rsidDel="007A763E">
          <w:rPr>
            <w:rPrChange w:id="2018"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019" w:author="Ben Fels" w:date="2024-12-16T22:06:00Z" w16du:dateUtc="2024-12-16T21:06:00Z"/>
        </w:rPr>
      </w:pPr>
      <w:del w:id="2020"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021" w:author="Ben Fels" w:date="2024-12-16T22:06:00Z" w16du:dateUtc="2024-12-16T21:06:00Z"/>
        </w:rPr>
      </w:pPr>
      <w:del w:id="2022"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023" w:author="Ben Fels" w:date="2024-12-16T22:06:00Z" w16du:dateUtc="2024-12-16T21:06:00Z"/>
        </w:rPr>
      </w:pPr>
      <w:del w:id="2024"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025" w:author="Ben Fels" w:date="2024-12-16T22:06:00Z" w16du:dateUtc="2024-12-16T21:06:00Z"/>
          <w:rPrChange w:id="2026" w:author="Ben Fels" w:date="2024-12-21T18:08:00Z" w16du:dateUtc="2024-12-21T17:08:00Z">
            <w:rPr>
              <w:del w:id="2027" w:author="Ben Fels" w:date="2024-12-16T22:06:00Z" w16du:dateUtc="2024-12-16T21:06:00Z"/>
              <w:lang w:val="en-US"/>
            </w:rPr>
          </w:rPrChange>
        </w:rPr>
      </w:pPr>
      <w:del w:id="2028" w:author="Ben Fels" w:date="2024-12-16T22:06:00Z" w16du:dateUtc="2024-12-16T21:06:00Z">
        <w:r w:rsidRPr="00664C71" w:rsidDel="007A763E">
          <w:rPr>
            <w:rPrChange w:id="2029" w:author="Ben Fels" w:date="2024-12-21T18:08:00Z" w16du:dateUtc="2024-12-21T17:08:00Z">
              <w:rPr>
                <w:lang w:val="en-US"/>
              </w:rPr>
            </w:rPrChange>
          </w:rPr>
          <w:delText xml:space="preserve">  </w:delText>
        </w:r>
        <w:r w:rsidR="00E9195C" w:rsidRPr="00664C71" w:rsidDel="007A763E">
          <w:rPr>
            <w:rPrChange w:id="2030" w:author="Ben Fels" w:date="2024-12-21T18:08:00Z" w16du:dateUtc="2024-12-21T17:08:00Z">
              <w:rPr>
                <w:lang w:val="en-US"/>
              </w:rPr>
            </w:rPrChange>
          </w:rPr>
          <w:delText>Essays annotated by the expert annotator were used as training data (80%)</w:delText>
        </w:r>
        <w:r w:rsidR="00FA20B9" w:rsidRPr="00664C71" w:rsidDel="007A763E">
          <w:rPr>
            <w:rPrChange w:id="2031"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032" w:author="Ben Fels" w:date="2024-12-16T22:06:00Z" w16du:dateUtc="2024-12-16T21:06:00Z"/>
          <w:rPrChange w:id="2033" w:author="Ben Fels" w:date="2024-12-21T18:08:00Z" w16du:dateUtc="2024-12-21T17:08:00Z">
            <w:rPr>
              <w:del w:id="2034" w:author="Ben Fels" w:date="2024-12-16T22:06:00Z" w16du:dateUtc="2024-12-16T21:06:00Z"/>
              <w:lang w:val="en-US"/>
            </w:rPr>
          </w:rPrChange>
        </w:rPr>
      </w:pPr>
      <w:del w:id="2035" w:author="Ben Fels" w:date="2024-12-16T22:06:00Z" w16du:dateUtc="2024-12-16T21:06:00Z">
        <w:r w:rsidRPr="00664C71" w:rsidDel="007A763E">
          <w:rPr>
            <w:rPrChange w:id="2036"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037"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038"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039" w:author="Ben Fels" w:date="2024-12-21T18:08:00Z" w16du:dateUtc="2024-12-21T17:08:00Z">
              <w:rPr>
                <w:lang w:val="en-US"/>
              </w:rPr>
            </w:rPrChange>
          </w:rPr>
          <w:delText xml:space="preserve"> </w:delText>
        </w:r>
        <w:r w:rsidRPr="00664C71" w:rsidDel="007A763E">
          <w:rPr>
            <w:rPrChange w:id="2040"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041" w:author="Ben Fels" w:date="2024-12-16T22:06:00Z" w16du:dateUtc="2024-12-16T21:06:00Z"/>
          <w:i/>
        </w:rPr>
      </w:pPr>
      <w:del w:id="2042"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043" w:author="Ben Fels" w:date="2024-12-16T22:06:00Z" w16du:dateUtc="2024-12-16T21:06:00Z"/>
        </w:rPr>
      </w:pPr>
      <w:del w:id="2044"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045" w:author="Ben Fels" w:date="2024-12-16T22:06:00Z" w16du:dateUtc="2024-12-16T21:06:00Z"/>
        </w:rPr>
      </w:pPr>
      <w:del w:id="2046"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047" w:author="Ben Fels" w:date="2024-12-16T22:06:00Z" w16du:dateUtc="2024-12-16T21:06:00Z"/>
          <w:rPrChange w:id="2048" w:author="Ben Fels" w:date="2024-12-21T18:08:00Z" w16du:dateUtc="2024-12-21T17:08:00Z">
            <w:rPr>
              <w:del w:id="2049" w:author="Ben Fels" w:date="2024-12-16T22:06:00Z" w16du:dateUtc="2024-12-16T21:06:00Z"/>
              <w:lang w:val="en-US"/>
            </w:rPr>
          </w:rPrChange>
        </w:rPr>
      </w:pPr>
      <w:del w:id="2050" w:author="Ben Fels" w:date="2024-12-16T22:06:00Z" w16du:dateUtc="2024-12-16T21:06:00Z">
        <w:r w:rsidRPr="00664C71" w:rsidDel="007A763E">
          <w:rPr>
            <w:rPrChange w:id="2051" w:author="Ben Fels" w:date="2024-12-21T18:08:00Z" w16du:dateUtc="2024-12-21T17:08:00Z">
              <w:rPr>
                <w:lang w:val="en-US"/>
              </w:rPr>
            </w:rPrChange>
          </w:rPr>
          <w:delText xml:space="preserve">123 </w:delText>
        </w:r>
        <w:r w:rsidR="0053346D" w:rsidRPr="00664C71" w:rsidDel="007A763E">
          <w:rPr>
            <w:rPrChange w:id="2052"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053" w:author="Ben Fels" w:date="2024-12-16T22:06:00Z" w16du:dateUtc="2024-12-16T21:06:00Z"/>
        </w:rPr>
      </w:pPr>
      <w:del w:id="2054"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055" w:author="Ben Fels" w:date="2024-12-16T22:06:00Z" w16du:dateUtc="2024-12-16T21:06:00Z"/>
        </w:rPr>
      </w:pPr>
      <w:del w:id="2056"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057" w:author="Ben Fels" w:date="2024-12-16T22:06:00Z" w16du:dateUtc="2024-12-16T21:06:00Z"/>
        </w:rPr>
      </w:pPr>
      <w:del w:id="2058"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059" w:author="Ben Fels" w:date="2024-12-16T22:06:00Z" w16du:dateUtc="2024-12-16T21:06:00Z"/>
        </w:rPr>
      </w:pPr>
      <w:del w:id="2060"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061" w:author="Ben Fels" w:date="2024-12-16T22:06:00Z" w16du:dateUtc="2024-12-16T21:06:00Z"/>
        </w:rPr>
      </w:pPr>
      <w:del w:id="2062"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063" w:author="Ben Fels" w:date="2024-12-16T22:06:00Z" w16du:dateUtc="2024-12-16T21:06:00Z"/>
        </w:rPr>
      </w:pPr>
      <w:del w:id="2064"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065"/>
        <w:r w:rsidR="00F22D69" w:rsidDel="007A763E">
          <w:delText>Cohen</w:delText>
        </w:r>
        <w:r w:rsidR="006628EB" w:rsidDel="007A763E">
          <w:delText>´s kappa</w:delText>
        </w:r>
        <w:commentRangeEnd w:id="2065"/>
        <w:r w:rsidR="00196550" w:rsidDel="007A763E">
          <w:rPr>
            <w:rStyle w:val="Kommentarzeichen"/>
          </w:rPr>
          <w:commentReference w:id="2065"/>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066" w:author="Ben Fels" w:date="2024-12-16T22:06:00Z" w16du:dateUtc="2024-12-16T21:06:00Z"/>
        </w:rPr>
      </w:pPr>
      <w:del w:id="2067"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068" w:author="Ben Fels" w:date="2024-12-16T22:06:00Z" w16du:dateUtc="2024-12-16T21:06:00Z"/>
        </w:rPr>
      </w:pPr>
      <w:del w:id="2069"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070" w:author="Ben Fels" w:date="2024-12-16T22:06:00Z" w16du:dateUtc="2024-12-16T21:06:00Z"/>
        </w:rPr>
      </w:pPr>
      <w:del w:id="2071"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072" w:author="Ben Fels" w:date="2024-12-16T22:14:00Z" w16du:dateUtc="2024-12-16T21:14:00Z"/>
        </w:rPr>
      </w:pPr>
    </w:p>
    <w:p w14:paraId="6B48C4C6" w14:textId="6DF6A9A2" w:rsidR="00246FB5" w:rsidRPr="00664C71" w:rsidDel="00C06D73" w:rsidRDefault="00916D7C" w:rsidP="009A54C3">
      <w:pPr>
        <w:pStyle w:val="berschrift2"/>
        <w:rPr>
          <w:del w:id="2073" w:author="Ben Fels" w:date="2024-12-16T22:14:00Z" w16du:dateUtc="2024-12-16T21:14:00Z"/>
          <w:rPrChange w:id="2074" w:author="Ben Fels" w:date="2024-12-21T18:08:00Z" w16du:dateUtc="2024-12-21T17:08:00Z">
            <w:rPr>
              <w:del w:id="2075" w:author="Ben Fels" w:date="2024-12-16T22:14:00Z" w16du:dateUtc="2024-12-16T21:14:00Z"/>
              <w:lang w:val="en-US"/>
            </w:rPr>
          </w:rPrChange>
        </w:rPr>
      </w:pPr>
      <w:del w:id="2076" w:author="Ben Fels" w:date="2024-12-16T22:14:00Z" w16du:dateUtc="2024-12-16T21:14:00Z">
        <w:r w:rsidRPr="00664C71" w:rsidDel="00C06D73">
          <w:rPr>
            <w:rPrChange w:id="2077"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078" w:author="Ben Fels" w:date="2024-12-16T22:14:00Z" w16du:dateUtc="2024-12-16T21:14:00Z"/>
          <w:rPrChange w:id="2079" w:author="Ben Fels" w:date="2024-12-21T18:08:00Z" w16du:dateUtc="2024-12-21T17:08:00Z">
            <w:rPr>
              <w:del w:id="2080" w:author="Ben Fels" w:date="2024-12-16T22:14:00Z" w16du:dateUtc="2024-12-16T21:14:00Z"/>
              <w:lang w:val="en-US"/>
            </w:rPr>
          </w:rPrChange>
        </w:rPr>
      </w:pPr>
      <w:del w:id="2081" w:author="Ben Fels" w:date="2024-12-16T22:14:00Z" w16du:dateUtc="2024-12-16T21:14:00Z">
        <w:r w:rsidRPr="00664C71" w:rsidDel="00C06D73">
          <w:rPr>
            <w:rPrChange w:id="2082"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083"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084"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085"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086" w:author="Ben Fels" w:date="2024-12-16T22:14:00Z" w16du:dateUtc="2024-12-16T21:14:00Z"/>
          <w:rPrChange w:id="2087" w:author="Ben Fels" w:date="2024-12-21T18:08:00Z" w16du:dateUtc="2024-12-21T17:08:00Z">
            <w:rPr>
              <w:del w:id="2088" w:author="Ben Fels" w:date="2024-12-16T22:14:00Z" w16du:dateUtc="2024-12-16T21:14:00Z"/>
              <w:lang w:val="en-US"/>
            </w:rPr>
          </w:rPrChange>
        </w:rPr>
      </w:pPr>
      <w:del w:id="2089" w:author="Ben Fels" w:date="2024-12-16T22:14:00Z" w16du:dateUtc="2024-12-16T21:14:00Z">
        <w:r w:rsidRPr="00664C71" w:rsidDel="00C06D73">
          <w:rPr>
            <w:highlight w:val="cyan"/>
            <w:rPrChange w:id="2090" w:author="Ben Fels" w:date="2024-12-21T18:08:00Z" w16du:dateUtc="2024-12-21T17:08:00Z">
              <w:rPr>
                <w:highlight w:val="cyan"/>
                <w:lang w:val="en-US"/>
              </w:rPr>
            </w:rPrChange>
          </w:rPr>
          <w:delText>Mochales Palau, R., &amp; Moens, M.-F</w:delText>
        </w:r>
        <w:commentRangeStart w:id="2091"/>
        <w:r w:rsidRPr="00664C71" w:rsidDel="00C06D73">
          <w:rPr>
            <w:highlight w:val="cyan"/>
            <w:rPrChange w:id="2092" w:author="Ben Fels" w:date="2024-12-21T18:08:00Z" w16du:dateUtc="2024-12-21T17:08:00Z">
              <w:rPr>
                <w:highlight w:val="cyan"/>
                <w:lang w:val="en-US"/>
              </w:rPr>
            </w:rPrChange>
          </w:rPr>
          <w:delText xml:space="preserve">. (2009). </w:delText>
        </w:r>
        <w:commentRangeEnd w:id="2091"/>
        <w:r w:rsidR="00650BC2" w:rsidDel="00C06D73">
          <w:rPr>
            <w:rStyle w:val="Kommentarzeichen"/>
          </w:rPr>
          <w:commentReference w:id="2091"/>
        </w:r>
        <w:r w:rsidRPr="00664C71" w:rsidDel="00C06D73">
          <w:rPr>
            <w:highlight w:val="cyan"/>
            <w:rPrChange w:id="2093"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094" w:author="Ben Fels" w:date="2024-12-16T22:14:00Z" w16du:dateUtc="2024-12-16T21:14:00Z"/>
          <w:rPrChange w:id="2095" w:author="Ben Fels" w:date="2024-12-16T22:10:00Z" w16du:dateUtc="2024-12-16T21:10:00Z">
            <w:rPr>
              <w:del w:id="2096" w:author="Ben Fels" w:date="2024-12-16T22:14:00Z" w16du:dateUtc="2024-12-16T21:14:00Z"/>
              <w:lang w:val="en-US"/>
            </w:rPr>
          </w:rPrChange>
        </w:rPr>
      </w:pPr>
      <w:del w:id="2097" w:author="Ben Fels" w:date="2024-12-16T22:14:00Z" w16du:dateUtc="2024-12-16T21:14:00Z">
        <w:r w:rsidRPr="001A4072" w:rsidDel="00C06D73">
          <w:rPr>
            <w:rPrChange w:id="2098" w:author="Ben Fels" w:date="2024-12-16T22:10:00Z" w16du:dateUtc="2024-12-16T21:10:00Z">
              <w:rPr>
                <w:lang w:val="en-US"/>
              </w:rPr>
            </w:rPrChange>
          </w:rPr>
          <w:delText>F</w:delText>
        </w:r>
        <w:r w:rsidR="00981C70" w:rsidRPr="001A4072" w:rsidDel="00C06D73">
          <w:rPr>
            <w:rPrChange w:id="2099"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100"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101"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102" w:author="Ben Fels" w:date="2024-12-16T22:14:00Z" w16du:dateUtc="2024-12-16T21:14:00Z"/>
        </w:rPr>
      </w:pPr>
      <w:del w:id="2103"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104" w:name="_Toc187929407"/>
      <w:r>
        <w:t>Fragestellung</w:t>
      </w:r>
      <w:bookmarkEnd w:id="2104"/>
    </w:p>
    <w:p w14:paraId="105BCF30" w14:textId="32485173" w:rsidR="00A2162F" w:rsidRPr="00022D06" w:rsidDel="003F455C" w:rsidRDefault="00A2162F" w:rsidP="00A2162F">
      <w:pPr>
        <w:autoSpaceDE w:val="0"/>
        <w:autoSpaceDN w:val="0"/>
        <w:adjustRightInd w:val="0"/>
        <w:spacing w:after="0" w:line="240" w:lineRule="auto"/>
        <w:rPr>
          <w:del w:id="2105" w:author="Ben Fels" w:date="2024-12-16T22:14:00Z" w16du:dateUtc="2024-12-16T21:14:00Z"/>
          <w:rFonts w:ascii="IBMPlexSans-Regular" w:hAnsi="IBMPlexSans-Regular" w:cs="IBMPlexSans-Regular"/>
          <w:sz w:val="28"/>
          <w:szCs w:val="28"/>
          <w:highlight w:val="cyan"/>
          <w:lang w:val="en-US"/>
        </w:rPr>
      </w:pPr>
      <w:del w:id="2106"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107" w:author="Ben Fels" w:date="2024-12-16T22:14:00Z" w16du:dateUtc="2024-12-16T21:14:00Z"/>
          <w:lang w:val="en-US"/>
        </w:rPr>
      </w:pPr>
    </w:p>
    <w:p w14:paraId="60AD669A" w14:textId="2D98670A" w:rsidR="00F13E2D" w:rsidRPr="009464AD" w:rsidDel="003F455C" w:rsidRDefault="00F13E2D" w:rsidP="00AC796D">
      <w:pPr>
        <w:rPr>
          <w:del w:id="2108" w:author="Ben Fels" w:date="2024-12-16T22:14:00Z" w16du:dateUtc="2024-12-16T21:14:00Z"/>
          <w:b/>
          <w:lang w:val="en-US"/>
        </w:rPr>
      </w:pPr>
      <w:del w:id="2109"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110"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111"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112" w:author="Ben Fels" w:date="2024-12-21T12:02:00Z" w16du:dateUtc="2024-12-21T11:02:00Z"/>
        </w:rPr>
      </w:pPr>
    </w:p>
    <w:p w14:paraId="52B92A07" w14:textId="39AA5423" w:rsidR="00CF7AE6" w:rsidRPr="00CF7AE6" w:rsidDel="00EB3762" w:rsidRDefault="00CF7AE6" w:rsidP="00CF7AE6">
      <w:pPr>
        <w:rPr>
          <w:del w:id="2113" w:author="Ben Fels" w:date="2024-12-21T12:02:00Z" w16du:dateUtc="2024-12-21T11:02:00Z"/>
        </w:rPr>
      </w:pPr>
    </w:p>
    <w:p w14:paraId="248E40D0" w14:textId="7A55141F" w:rsidR="002379BD" w:rsidDel="00EB3762" w:rsidRDefault="002379BD" w:rsidP="00CF7AE6">
      <w:pPr>
        <w:rPr>
          <w:del w:id="2114"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115" w:name="_Toc187929408"/>
      <w:r>
        <w:t xml:space="preserve">Literaturverzeichnis / </w:t>
      </w:r>
      <w:commentRangeStart w:id="2116"/>
      <w:r>
        <w:t>Quellenv</w:t>
      </w:r>
      <w:commentRangeEnd w:id="2116"/>
      <w:r w:rsidR="000A16D0">
        <w:rPr>
          <w:rStyle w:val="Kommentarzeichen"/>
          <w:rFonts w:eastAsiaTheme="minorHAnsi" w:cstheme="minorBidi"/>
          <w:color w:val="auto"/>
        </w:rPr>
        <w:commentReference w:id="2116"/>
      </w:r>
      <w:r>
        <w:t>erzeichnis</w:t>
      </w:r>
      <w:bookmarkEnd w:id="2115"/>
    </w:p>
    <w:p w14:paraId="5F74CFF1" w14:textId="77777777" w:rsidR="004919E0" w:rsidRPr="004919E0" w:rsidRDefault="002F409C" w:rsidP="004919E0">
      <w:pPr>
        <w:pStyle w:val="Literaturverzeichnis"/>
        <w:rPr>
          <w:rFonts w:cs="Arial"/>
          <w:lang w:val="en-US"/>
        </w:rPr>
      </w:pPr>
      <w:r>
        <w:fldChar w:fldCharType="begin"/>
      </w:r>
      <w:r w:rsidRPr="00B63A6E">
        <w:rPr>
          <w:lang w:val="en-US"/>
        </w:rPr>
        <w:instrText xml:space="preserve"> ADDIN ZOTERO_BIBL {"uncited":[],"omitted":[],"custom":[]} CSL_BIBLIOGRAPHY </w:instrText>
      </w:r>
      <w:r>
        <w:fldChar w:fldCharType="separate"/>
      </w:r>
      <w:r w:rsidR="004919E0" w:rsidRPr="004919E0">
        <w:rPr>
          <w:rFonts w:cs="Arial"/>
          <w:lang w:val="en-US"/>
        </w:rPr>
        <w:t xml:space="preserve">Anadkat (OpenAI), S. (2023). </w:t>
      </w:r>
      <w:r w:rsidR="004919E0" w:rsidRPr="004919E0">
        <w:rPr>
          <w:rFonts w:cs="Arial"/>
          <w:i/>
          <w:iCs/>
          <w:lang w:val="en-US"/>
        </w:rPr>
        <w:t>How to make your completions outputs consistent with the new seed parameter</w:t>
      </w:r>
      <w:r w:rsidR="004919E0" w:rsidRPr="004919E0">
        <w:rPr>
          <w:rFonts w:cs="Arial"/>
          <w:lang w:val="en-US"/>
        </w:rPr>
        <w:t>. https://cookbook.openai.com/examples/reproducible_outputs_with_the_seed_parameter</w:t>
      </w:r>
    </w:p>
    <w:p w14:paraId="1F5A3DE0" w14:textId="77777777" w:rsidR="004919E0" w:rsidRPr="004919E0" w:rsidRDefault="004919E0" w:rsidP="004919E0">
      <w:pPr>
        <w:pStyle w:val="Literaturverzeichnis"/>
        <w:rPr>
          <w:rFonts w:cs="Arial"/>
          <w:lang w:val="en-US"/>
        </w:rPr>
      </w:pPr>
      <w:r w:rsidRPr="004919E0">
        <w:rPr>
          <w:rFonts w:cs="Arial"/>
          <w:lang w:val="en-US"/>
        </w:rPr>
        <w:t xml:space="preserve">Brown, T. B., Mann, B., Ryder, N., Subbiah, M., Kaplan, J., Dhariwal, P., Neelakantan, A., Shyam, P., Sastry, G., Askell, A., Agarwal, S., Herbert-Voss, A., Krueger, G., Henighan, T., Child, R., Ramesh, A., Ziegler, D. M., Wu, J., Winter, C., … Amodei, D. (2020). </w:t>
      </w:r>
      <w:r w:rsidRPr="004919E0">
        <w:rPr>
          <w:rFonts w:cs="Arial"/>
          <w:i/>
          <w:iCs/>
          <w:lang w:val="en-US"/>
        </w:rPr>
        <w:t>Language Models are Few-Shot Learners</w:t>
      </w:r>
      <w:r w:rsidRPr="004919E0">
        <w:rPr>
          <w:rFonts w:cs="Arial"/>
          <w:lang w:val="en-US"/>
        </w:rPr>
        <w:t xml:space="preserve"> (arXiv:2005.14165). arXiv. http://arxiv.org/abs/2005.14165</w:t>
      </w:r>
    </w:p>
    <w:p w14:paraId="64046E60" w14:textId="77777777" w:rsidR="004919E0" w:rsidRPr="004919E0" w:rsidRDefault="004919E0" w:rsidP="004919E0">
      <w:pPr>
        <w:pStyle w:val="Literaturverzeichnis"/>
        <w:rPr>
          <w:rFonts w:cs="Arial"/>
          <w:lang w:val="en-US"/>
        </w:rPr>
      </w:pPr>
      <w:r w:rsidRPr="004919E0">
        <w:rPr>
          <w:rFonts w:cs="Arial"/>
          <w:lang w:val="en-US"/>
        </w:rPr>
        <w:t xml:space="preserve">Cabrio, E., &amp; Villata, S. (2018). Five Years of Argument Mining: A Data-driven Analysis. </w:t>
      </w:r>
      <w:r w:rsidRPr="004919E0">
        <w:rPr>
          <w:rFonts w:cs="Arial"/>
          <w:i/>
          <w:iCs/>
          <w:lang w:val="en-US"/>
        </w:rPr>
        <w:t>Proceedings of the Twenty-Seventh International Joint Conference on Artificial Intelligence</w:t>
      </w:r>
      <w:r w:rsidRPr="004919E0">
        <w:rPr>
          <w:rFonts w:cs="Arial"/>
          <w:lang w:val="en-US"/>
        </w:rPr>
        <w:t>, 5427–5433. https://doi.org/10.24963/ijcai.2018/766</w:t>
      </w:r>
    </w:p>
    <w:p w14:paraId="190B34F7" w14:textId="77777777" w:rsidR="004919E0" w:rsidRPr="004919E0" w:rsidRDefault="004919E0" w:rsidP="004919E0">
      <w:pPr>
        <w:pStyle w:val="Literaturverzeichnis"/>
        <w:rPr>
          <w:rFonts w:cs="Arial"/>
          <w:lang w:val="en-US"/>
        </w:rPr>
      </w:pPr>
      <w:r w:rsidRPr="004919E0">
        <w:rPr>
          <w:rFonts w:cs="Arial"/>
          <w:lang w:val="en-US"/>
        </w:rPr>
        <w:t xml:space="preserve">Chen, B., &amp; Cherry, C. (2014). A Systematic Comparison of Smoothing Techniques for Sentence-Level BLEU. </w:t>
      </w:r>
      <w:r w:rsidRPr="004919E0">
        <w:rPr>
          <w:rFonts w:cs="Arial"/>
          <w:i/>
          <w:iCs/>
          <w:lang w:val="en-US"/>
        </w:rPr>
        <w:t>Proceedings of the Ninth Workshop on Statistical Machine Translation</w:t>
      </w:r>
      <w:r w:rsidRPr="004919E0">
        <w:rPr>
          <w:rFonts w:cs="Arial"/>
          <w:lang w:val="en-US"/>
        </w:rPr>
        <w:t>, 362–367. https://doi.org/10.3115/v1/W14-3346</w:t>
      </w:r>
    </w:p>
    <w:p w14:paraId="5DFBA445" w14:textId="77777777" w:rsidR="004919E0" w:rsidRPr="004919E0" w:rsidRDefault="004919E0" w:rsidP="004919E0">
      <w:pPr>
        <w:pStyle w:val="Literaturverzeichnis"/>
        <w:rPr>
          <w:rFonts w:cs="Arial"/>
          <w:lang w:val="en-US"/>
        </w:rPr>
      </w:pPr>
      <w:r w:rsidRPr="004919E0">
        <w:rPr>
          <w:rFonts w:cs="Arial"/>
          <w:lang w:val="en-US"/>
        </w:rPr>
        <w:t xml:space="preserve">Cheng, L., Bing, L., He, R., Yu, Q., Zhang, Y., &amp; Si, L. (2022). IAM: A Comprehensive and Large-Scale Dataset for Integrated Argument Mining Tasks. </w:t>
      </w:r>
      <w:r w:rsidRPr="004919E0">
        <w:rPr>
          <w:rFonts w:cs="Arial"/>
          <w:i/>
          <w:iCs/>
          <w:lang w:val="en-US"/>
        </w:rPr>
        <w:t>Proceedings of the 60th Annual Meeting of the Association for Computational Linguistics (Volume 1: Long Papers)</w:t>
      </w:r>
      <w:r w:rsidRPr="004919E0">
        <w:rPr>
          <w:rFonts w:cs="Arial"/>
          <w:lang w:val="en-US"/>
        </w:rPr>
        <w:t>, 2277–2287. https://doi.org/10.18653/v1/2022.acl-long.162</w:t>
      </w:r>
    </w:p>
    <w:p w14:paraId="19D9E248" w14:textId="77777777" w:rsidR="004919E0" w:rsidRPr="004919E0" w:rsidRDefault="004919E0" w:rsidP="004919E0">
      <w:pPr>
        <w:pStyle w:val="Literaturverzeichnis"/>
        <w:rPr>
          <w:rFonts w:cs="Arial"/>
          <w:lang w:val="en-US"/>
        </w:rPr>
      </w:pPr>
      <w:r w:rsidRPr="004919E0">
        <w:rPr>
          <w:rFonts w:cs="Arial"/>
          <w:lang w:val="en-US"/>
        </w:rPr>
        <w:t xml:space="preserve">Géron, A. (2022). </w:t>
      </w:r>
      <w:r w:rsidRPr="004919E0">
        <w:rPr>
          <w:rFonts w:cs="Arial"/>
          <w:i/>
          <w:iCs/>
          <w:lang w:val="en-US"/>
        </w:rPr>
        <w:t>Hands-On Machine Learning with Scikit-Learn, Keras, and TensorFlow</w:t>
      </w:r>
      <w:r w:rsidRPr="004919E0">
        <w:rPr>
          <w:rFonts w:cs="Arial"/>
          <w:lang w:val="en-US"/>
        </w:rPr>
        <w:t xml:space="preserve"> (3. Aufl.). O’Reilly Media, Inc.</w:t>
      </w:r>
    </w:p>
    <w:p w14:paraId="56CA9742" w14:textId="77777777" w:rsidR="004919E0" w:rsidRPr="004919E0" w:rsidRDefault="004919E0" w:rsidP="004919E0">
      <w:pPr>
        <w:pStyle w:val="Literaturverzeichnis"/>
        <w:rPr>
          <w:rFonts w:cs="Arial"/>
          <w:lang w:val="en-US"/>
        </w:rPr>
      </w:pPr>
      <w:r w:rsidRPr="004919E0">
        <w:rPr>
          <w:rFonts w:cs="Arial"/>
          <w:lang w:val="en-US"/>
        </w:rPr>
        <w:t xml:space="preserve">Google. (2024). </w:t>
      </w:r>
      <w:r w:rsidRPr="004919E0">
        <w:rPr>
          <w:rFonts w:cs="Arial"/>
          <w:i/>
          <w:iCs/>
          <w:lang w:val="en-US"/>
        </w:rPr>
        <w:t>Prompt design strategies</w:t>
      </w:r>
      <w:r w:rsidRPr="004919E0">
        <w:rPr>
          <w:rFonts w:cs="Arial"/>
          <w:lang w:val="en-US"/>
        </w:rPr>
        <w:t>. https://ai.google.dev/gemini-api/docs/prompting-strategies</w:t>
      </w:r>
    </w:p>
    <w:p w14:paraId="3519942C" w14:textId="77777777" w:rsidR="004919E0" w:rsidRPr="004919E0" w:rsidRDefault="004919E0" w:rsidP="004919E0">
      <w:pPr>
        <w:pStyle w:val="Literaturverzeichnis"/>
        <w:rPr>
          <w:rFonts w:cs="Arial"/>
          <w:lang w:val="en-US"/>
        </w:rPr>
      </w:pPr>
      <w:r w:rsidRPr="004919E0">
        <w:rPr>
          <w:rFonts w:cs="Arial"/>
        </w:rPr>
        <w:t xml:space="preserve">Han, S., Wang, M., Zhang, J., Li, D., &amp; Duan, J. (2024). </w:t>
      </w:r>
      <w:r w:rsidRPr="004919E0">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4919E0">
        <w:rPr>
          <w:rFonts w:cs="Arial"/>
          <w:i/>
          <w:iCs/>
          <w:lang w:val="en-US"/>
        </w:rPr>
        <w:t>Electronics</w:t>
      </w:r>
      <w:r w:rsidRPr="004919E0">
        <w:rPr>
          <w:rFonts w:cs="Arial"/>
          <w:lang w:val="en-US"/>
        </w:rPr>
        <w:t xml:space="preserve">, </w:t>
      </w:r>
      <w:r w:rsidRPr="004919E0">
        <w:rPr>
          <w:rFonts w:cs="Arial"/>
          <w:i/>
          <w:iCs/>
          <w:lang w:val="en-US"/>
        </w:rPr>
        <w:t>13</w:t>
      </w:r>
      <w:r w:rsidRPr="004919E0">
        <w:rPr>
          <w:rFonts w:cs="Arial"/>
          <w:lang w:val="en-US"/>
        </w:rPr>
        <w:t>(24), 5040. https://doi.org/10.3390/electronics13245040</w:t>
      </w:r>
    </w:p>
    <w:p w14:paraId="3156239E" w14:textId="77777777" w:rsidR="004919E0" w:rsidRPr="004919E0" w:rsidRDefault="004919E0" w:rsidP="004919E0">
      <w:pPr>
        <w:pStyle w:val="Literaturverzeichnis"/>
        <w:rPr>
          <w:rFonts w:cs="Arial"/>
          <w:lang w:val="en-US"/>
        </w:rPr>
      </w:pPr>
      <w:r w:rsidRPr="004919E0">
        <w:rPr>
          <w:rFonts w:cs="Arial"/>
          <w:lang w:val="en-US"/>
        </w:rPr>
        <w:t xml:space="preserve">Kochmar, E. (2022). </w:t>
      </w:r>
      <w:r w:rsidRPr="004919E0">
        <w:rPr>
          <w:rFonts w:cs="Arial"/>
          <w:i/>
          <w:iCs/>
          <w:lang w:val="en-US"/>
        </w:rPr>
        <w:t>Getting started with Natural Language Processing</w:t>
      </w:r>
      <w:r w:rsidRPr="004919E0">
        <w:rPr>
          <w:rFonts w:cs="Arial"/>
          <w:lang w:val="en-US"/>
        </w:rPr>
        <w:t>. Manning Publications.</w:t>
      </w:r>
    </w:p>
    <w:p w14:paraId="50A130C0" w14:textId="77777777" w:rsidR="004919E0" w:rsidRPr="004919E0" w:rsidRDefault="004919E0" w:rsidP="004919E0">
      <w:pPr>
        <w:pStyle w:val="Literaturverzeichnis"/>
        <w:rPr>
          <w:rFonts w:cs="Arial"/>
          <w:lang w:val="en-US"/>
        </w:rPr>
      </w:pPr>
      <w:r w:rsidRPr="004919E0">
        <w:rPr>
          <w:rFonts w:cs="Arial"/>
          <w:lang w:val="en-US"/>
        </w:rPr>
        <w:t xml:space="preserve">Lawrence, J., &amp; Reed, C. (2020). Argument Mining: A Survey. </w:t>
      </w:r>
      <w:r w:rsidRPr="004919E0">
        <w:rPr>
          <w:rFonts w:cs="Arial"/>
          <w:i/>
          <w:iCs/>
          <w:lang w:val="en-US"/>
        </w:rPr>
        <w:t>Computational Linguistics</w:t>
      </w:r>
      <w:r w:rsidRPr="004919E0">
        <w:rPr>
          <w:rFonts w:cs="Arial"/>
          <w:lang w:val="en-US"/>
        </w:rPr>
        <w:t xml:space="preserve">, </w:t>
      </w:r>
      <w:r w:rsidRPr="004919E0">
        <w:rPr>
          <w:rFonts w:cs="Arial"/>
          <w:i/>
          <w:iCs/>
          <w:lang w:val="en-US"/>
        </w:rPr>
        <w:t>45</w:t>
      </w:r>
      <w:r w:rsidRPr="004919E0">
        <w:rPr>
          <w:rFonts w:cs="Arial"/>
          <w:lang w:val="en-US"/>
        </w:rPr>
        <w:t>(4), 765–818. https://doi.org/10.1162/coli_a_00364</w:t>
      </w:r>
    </w:p>
    <w:p w14:paraId="52D8131C" w14:textId="77777777" w:rsidR="004919E0" w:rsidRPr="004919E0" w:rsidRDefault="004919E0" w:rsidP="004919E0">
      <w:pPr>
        <w:pStyle w:val="Literaturverzeichnis"/>
        <w:rPr>
          <w:rFonts w:cs="Arial"/>
          <w:lang w:val="en-US"/>
        </w:rPr>
      </w:pPr>
      <w:r w:rsidRPr="004919E0">
        <w:rPr>
          <w:rFonts w:cs="Arial"/>
        </w:rPr>
        <w:t xml:space="preserve">Lu, R.-S., Lin, C.-C., &amp; Tsao, H.-Y. (2024). </w:t>
      </w:r>
      <w:r w:rsidRPr="004919E0">
        <w:rPr>
          <w:rFonts w:cs="Arial"/>
          <w:lang w:val="en-US"/>
        </w:rPr>
        <w:t xml:space="preserve">Empowering Large Language Models to Leverage Domain-Specific Knowledge in E-Learning. </w:t>
      </w:r>
      <w:r w:rsidRPr="004919E0">
        <w:rPr>
          <w:rFonts w:cs="Arial"/>
          <w:i/>
          <w:iCs/>
          <w:lang w:val="en-US"/>
        </w:rPr>
        <w:t>Applied Sciences</w:t>
      </w:r>
      <w:r w:rsidRPr="004919E0">
        <w:rPr>
          <w:rFonts w:cs="Arial"/>
          <w:lang w:val="en-US"/>
        </w:rPr>
        <w:t xml:space="preserve">, </w:t>
      </w:r>
      <w:r w:rsidRPr="004919E0">
        <w:rPr>
          <w:rFonts w:cs="Arial"/>
          <w:i/>
          <w:iCs/>
          <w:lang w:val="en-US"/>
        </w:rPr>
        <w:t>14</w:t>
      </w:r>
      <w:r w:rsidRPr="004919E0">
        <w:rPr>
          <w:rFonts w:cs="Arial"/>
          <w:lang w:val="en-US"/>
        </w:rPr>
        <w:t>(12), 5264. https://doi.org/10.3390/app14125264</w:t>
      </w:r>
    </w:p>
    <w:p w14:paraId="4661FF73" w14:textId="77777777" w:rsidR="004919E0" w:rsidRPr="004919E0" w:rsidRDefault="004919E0" w:rsidP="004919E0">
      <w:pPr>
        <w:pStyle w:val="Literaturverzeichnis"/>
        <w:rPr>
          <w:rFonts w:cs="Arial"/>
          <w:lang w:val="en-US"/>
        </w:rPr>
      </w:pPr>
      <w:r w:rsidRPr="004919E0">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4919E0">
        <w:rPr>
          <w:rFonts w:cs="Arial"/>
          <w:i/>
          <w:iCs/>
          <w:lang w:val="en-US"/>
        </w:rPr>
        <w:t>Scientific Reports</w:t>
      </w:r>
      <w:r w:rsidRPr="004919E0">
        <w:rPr>
          <w:rFonts w:cs="Arial"/>
          <w:lang w:val="en-US"/>
        </w:rPr>
        <w:t xml:space="preserve">, </w:t>
      </w:r>
      <w:r w:rsidRPr="004919E0">
        <w:rPr>
          <w:rFonts w:cs="Arial"/>
          <w:i/>
          <w:iCs/>
          <w:lang w:val="en-US"/>
        </w:rPr>
        <w:t>14</w:t>
      </w:r>
      <w:r w:rsidRPr="004919E0">
        <w:rPr>
          <w:rFonts w:cs="Arial"/>
          <w:lang w:val="en-US"/>
        </w:rPr>
        <w:t>(1), 14156. https://doi.org/10.1038/s41598-024-64827-6</w:t>
      </w:r>
    </w:p>
    <w:p w14:paraId="3891B64B" w14:textId="77777777" w:rsidR="004919E0" w:rsidRPr="004919E0" w:rsidRDefault="004919E0" w:rsidP="004919E0">
      <w:pPr>
        <w:pStyle w:val="Literaturverzeichnis"/>
        <w:rPr>
          <w:rFonts w:cs="Arial"/>
          <w:lang w:val="en-US"/>
        </w:rPr>
      </w:pPr>
      <w:r w:rsidRPr="004919E0">
        <w:rPr>
          <w:rFonts w:cs="Arial"/>
          <w:lang w:val="en-US"/>
        </w:rPr>
        <w:t xml:space="preserve">Meta. (2024). </w:t>
      </w:r>
      <w:r w:rsidRPr="004919E0">
        <w:rPr>
          <w:rFonts w:cs="Arial"/>
          <w:i/>
          <w:iCs/>
          <w:lang w:val="en-US"/>
        </w:rPr>
        <w:t>Prompting</w:t>
      </w:r>
      <w:r w:rsidRPr="004919E0">
        <w:rPr>
          <w:rFonts w:cs="Arial"/>
          <w:lang w:val="en-US"/>
        </w:rPr>
        <w:t>. How-to Guides. https://www.llama.com/docs/how-to-guides/prompting/</w:t>
      </w:r>
    </w:p>
    <w:p w14:paraId="490B3B14" w14:textId="77777777" w:rsidR="004919E0" w:rsidRPr="004919E0" w:rsidRDefault="004919E0" w:rsidP="004919E0">
      <w:pPr>
        <w:pStyle w:val="Literaturverzeichnis"/>
        <w:rPr>
          <w:rFonts w:cs="Arial"/>
          <w:lang w:val="en-US"/>
        </w:rPr>
      </w:pPr>
      <w:r w:rsidRPr="004919E0">
        <w:rPr>
          <w:rFonts w:cs="Arial"/>
          <w:lang w:val="en-US"/>
        </w:rPr>
        <w:t xml:space="preserve">OpenAI. (2024a). </w:t>
      </w:r>
      <w:r w:rsidRPr="004919E0">
        <w:rPr>
          <w:rFonts w:cs="Arial"/>
          <w:i/>
          <w:iCs/>
          <w:lang w:val="en-US"/>
        </w:rPr>
        <w:t>Chat. Temperature</w:t>
      </w:r>
      <w:r w:rsidRPr="004919E0">
        <w:rPr>
          <w:rFonts w:cs="Arial"/>
          <w:lang w:val="en-US"/>
        </w:rPr>
        <w:t>. OpenAI Platform. API Reference. https://platform.openai.com/docs/api-reference/chat/create</w:t>
      </w:r>
    </w:p>
    <w:p w14:paraId="4EE65451" w14:textId="77777777" w:rsidR="004919E0" w:rsidRPr="004919E0" w:rsidRDefault="004919E0" w:rsidP="004919E0">
      <w:pPr>
        <w:pStyle w:val="Literaturverzeichnis"/>
        <w:rPr>
          <w:rFonts w:cs="Arial"/>
          <w:lang w:val="en-US"/>
        </w:rPr>
      </w:pPr>
      <w:r w:rsidRPr="004919E0">
        <w:rPr>
          <w:rFonts w:cs="Arial"/>
          <w:lang w:val="en-US"/>
        </w:rPr>
        <w:t xml:space="preserve">OpenAI. (2024b). </w:t>
      </w:r>
      <w:r w:rsidRPr="004919E0">
        <w:rPr>
          <w:rFonts w:cs="Arial"/>
          <w:i/>
          <w:iCs/>
          <w:lang w:val="en-US"/>
        </w:rPr>
        <w:t>GPT-4o mini: Advancing cost-efficient intelligence</w:t>
      </w:r>
      <w:r w:rsidRPr="004919E0">
        <w:rPr>
          <w:rFonts w:cs="Arial"/>
          <w:lang w:val="en-US"/>
        </w:rPr>
        <w:t>. Openai.Com. https://openai.com/index/gpt-4o-mini-advancing-cost-efficient-intelligence/</w:t>
      </w:r>
    </w:p>
    <w:p w14:paraId="753D9066" w14:textId="77777777" w:rsidR="004919E0" w:rsidRPr="004919E0" w:rsidRDefault="004919E0" w:rsidP="004919E0">
      <w:pPr>
        <w:pStyle w:val="Literaturverzeichnis"/>
        <w:rPr>
          <w:rFonts w:cs="Arial"/>
          <w:lang w:val="en-US"/>
        </w:rPr>
      </w:pPr>
      <w:r w:rsidRPr="004919E0">
        <w:rPr>
          <w:rFonts w:cs="Arial"/>
          <w:lang w:val="en-US"/>
        </w:rPr>
        <w:t xml:space="preserve">OpenAI. (2024c). </w:t>
      </w:r>
      <w:r w:rsidRPr="004919E0">
        <w:rPr>
          <w:rFonts w:cs="Arial"/>
          <w:i/>
          <w:iCs/>
          <w:lang w:val="en-US"/>
        </w:rPr>
        <w:t>Models</w:t>
      </w:r>
      <w:r w:rsidRPr="004919E0">
        <w:rPr>
          <w:rFonts w:cs="Arial"/>
          <w:lang w:val="en-US"/>
        </w:rPr>
        <w:t>. OpenAI Platform. https://platform.openai.com/docs/models/</w:t>
      </w:r>
    </w:p>
    <w:p w14:paraId="55D98540" w14:textId="77777777" w:rsidR="004919E0" w:rsidRPr="004919E0" w:rsidRDefault="004919E0" w:rsidP="004919E0">
      <w:pPr>
        <w:pStyle w:val="Literaturverzeichnis"/>
        <w:rPr>
          <w:rFonts w:cs="Arial"/>
        </w:rPr>
      </w:pPr>
      <w:r w:rsidRPr="004919E0">
        <w:rPr>
          <w:rFonts w:cs="Arial"/>
          <w:lang w:val="en-US"/>
        </w:rPr>
        <w:t xml:space="preserve">OpenAI. (2024d). </w:t>
      </w:r>
      <w:r w:rsidRPr="004919E0">
        <w:rPr>
          <w:rFonts w:cs="Arial"/>
          <w:i/>
          <w:iCs/>
          <w:lang w:val="en-US"/>
        </w:rPr>
        <w:t>Optimizing LLM Accuracy</w:t>
      </w:r>
      <w:r w:rsidRPr="004919E0">
        <w:rPr>
          <w:rFonts w:cs="Arial"/>
          <w:lang w:val="en-US"/>
        </w:rPr>
        <w:t xml:space="preserve">. </w:t>
      </w:r>
      <w:r w:rsidRPr="004919E0">
        <w:rPr>
          <w:rFonts w:cs="Arial"/>
        </w:rPr>
        <w:t>OpenAI Platform. Docs. https://platform.openai.com/docs/guides/optimizing-llm-accuracy</w:t>
      </w:r>
    </w:p>
    <w:p w14:paraId="14D9CD2E" w14:textId="77777777" w:rsidR="004919E0" w:rsidRPr="004919E0" w:rsidRDefault="004919E0" w:rsidP="004919E0">
      <w:pPr>
        <w:pStyle w:val="Literaturverzeichnis"/>
        <w:rPr>
          <w:rFonts w:cs="Arial"/>
          <w:lang w:val="en-US"/>
        </w:rPr>
      </w:pPr>
      <w:r w:rsidRPr="004919E0">
        <w:rPr>
          <w:rFonts w:cs="Arial"/>
        </w:rPr>
        <w:t xml:space="preserve">OpenAI. (2024e). </w:t>
      </w:r>
      <w:r w:rsidRPr="004919E0">
        <w:rPr>
          <w:rFonts w:cs="Arial"/>
          <w:i/>
          <w:iCs/>
          <w:lang w:val="en-US"/>
        </w:rPr>
        <w:t>Prompt engineering</w:t>
      </w:r>
      <w:r w:rsidRPr="004919E0">
        <w:rPr>
          <w:rFonts w:cs="Arial"/>
          <w:lang w:val="en-US"/>
        </w:rPr>
        <w:t>. OpenAI Platform. Docs. https://platform.openai.com/docs/guides/prompt-engineering</w:t>
      </w:r>
    </w:p>
    <w:p w14:paraId="02A12AE4" w14:textId="77777777" w:rsidR="004919E0" w:rsidRPr="004919E0" w:rsidRDefault="004919E0" w:rsidP="004919E0">
      <w:pPr>
        <w:pStyle w:val="Literaturverzeichnis"/>
        <w:rPr>
          <w:rFonts w:cs="Arial"/>
          <w:lang w:val="en-US"/>
        </w:rPr>
      </w:pPr>
      <w:r w:rsidRPr="004919E0">
        <w:rPr>
          <w:rFonts w:cs="Arial"/>
          <w:lang w:val="en-US"/>
        </w:rPr>
        <w:t xml:space="preserve">OpenAI. (2024f). </w:t>
      </w:r>
      <w:r w:rsidRPr="004919E0">
        <w:rPr>
          <w:rFonts w:cs="Arial"/>
          <w:i/>
          <w:iCs/>
          <w:lang w:val="en-US"/>
        </w:rPr>
        <w:t>Structured Outputs</w:t>
      </w:r>
      <w:r w:rsidRPr="004919E0">
        <w:rPr>
          <w:rFonts w:cs="Arial"/>
          <w:lang w:val="en-US"/>
        </w:rPr>
        <w:t>. Docs. https://platform.openai.com/docs/guides/structured-outputs</w:t>
      </w:r>
    </w:p>
    <w:p w14:paraId="7BF723BF" w14:textId="77777777" w:rsidR="004919E0" w:rsidRPr="004919E0" w:rsidRDefault="004919E0" w:rsidP="004919E0">
      <w:pPr>
        <w:pStyle w:val="Literaturverzeichnis"/>
        <w:rPr>
          <w:rFonts w:cs="Arial"/>
          <w:lang w:val="en-US"/>
        </w:rPr>
      </w:pPr>
      <w:r w:rsidRPr="004919E0">
        <w:rPr>
          <w:rFonts w:cs="Arial"/>
          <w:lang w:val="en-US"/>
        </w:rPr>
        <w:t xml:space="preserve">OpenAI. (2025). </w:t>
      </w:r>
      <w:r w:rsidRPr="004919E0">
        <w:rPr>
          <w:rFonts w:cs="Arial"/>
          <w:i/>
          <w:iCs/>
          <w:lang w:val="en-US"/>
        </w:rPr>
        <w:t>Advanced usage</w:t>
      </w:r>
      <w:r w:rsidRPr="004919E0">
        <w:rPr>
          <w:rFonts w:cs="Arial"/>
          <w:lang w:val="en-US"/>
        </w:rPr>
        <w:t>. OpenAI Platform. https://platform.openai.com</w:t>
      </w:r>
    </w:p>
    <w:p w14:paraId="53235C0F" w14:textId="77777777" w:rsidR="004919E0" w:rsidRPr="004919E0" w:rsidRDefault="004919E0" w:rsidP="004919E0">
      <w:pPr>
        <w:pStyle w:val="Literaturverzeichnis"/>
        <w:rPr>
          <w:rFonts w:cs="Arial"/>
        </w:rPr>
      </w:pPr>
      <w:r w:rsidRPr="004919E0">
        <w:rPr>
          <w:rFonts w:cs="Arial"/>
        </w:rPr>
        <w:t xml:space="preserve">Ozdemir, S. (2024). </w:t>
      </w:r>
      <w:r w:rsidRPr="004919E0">
        <w:rPr>
          <w:rFonts w:cs="Arial"/>
          <w:i/>
          <w:iCs/>
        </w:rPr>
        <w:t>Praxiseinstieg Large Language Models: Strategien und Best Practices für den Einsatz von ChatGPT und anderen LLMs</w:t>
      </w:r>
      <w:r w:rsidRPr="004919E0">
        <w:rPr>
          <w:rFonts w:cs="Arial"/>
        </w:rPr>
        <w:t xml:space="preserve"> (F. Langenau, Übers.; 1. Aufl., deutsche Ausgabe). O’Reilly.</w:t>
      </w:r>
    </w:p>
    <w:p w14:paraId="0E8F9E2B" w14:textId="77777777" w:rsidR="004919E0" w:rsidRPr="004919E0" w:rsidRDefault="004919E0" w:rsidP="004919E0">
      <w:pPr>
        <w:pStyle w:val="Literaturverzeichnis"/>
        <w:rPr>
          <w:rFonts w:cs="Arial"/>
          <w:lang w:val="en-US"/>
        </w:rPr>
      </w:pPr>
      <w:r w:rsidRPr="004919E0">
        <w:rPr>
          <w:rFonts w:cs="Arial"/>
        </w:rPr>
        <w:t xml:space="preserve">Papineni, K., Roukos, S., Ward, T., &amp; Zhu, W.-J. (2002). </w:t>
      </w:r>
      <w:r w:rsidRPr="004919E0">
        <w:rPr>
          <w:rFonts w:cs="Arial"/>
          <w:lang w:val="en-US"/>
        </w:rPr>
        <w:t xml:space="preserve">BLEU: A method for automatic evaluation of machine translation. </w:t>
      </w:r>
      <w:r w:rsidRPr="004919E0">
        <w:rPr>
          <w:rFonts w:cs="Arial"/>
          <w:i/>
          <w:iCs/>
          <w:lang w:val="en-US"/>
        </w:rPr>
        <w:t>Proceedings of the 40th Annual Meeting on Association for Computational Linguistics  - ACL ’02</w:t>
      </w:r>
      <w:r w:rsidRPr="004919E0">
        <w:rPr>
          <w:rFonts w:cs="Arial"/>
          <w:lang w:val="en-US"/>
        </w:rPr>
        <w:t>, 311–318. https://doi.org/10.3115/1073083.1073135</w:t>
      </w:r>
    </w:p>
    <w:p w14:paraId="36B38E9F" w14:textId="77777777" w:rsidR="004919E0" w:rsidRPr="004919E0" w:rsidRDefault="004919E0" w:rsidP="004919E0">
      <w:pPr>
        <w:pStyle w:val="Literaturverzeichnis"/>
        <w:rPr>
          <w:rFonts w:cs="Arial"/>
          <w:lang w:val="en-US"/>
        </w:rPr>
      </w:pPr>
      <w:r w:rsidRPr="004919E0">
        <w:rPr>
          <w:rFonts w:cs="Arial"/>
          <w:lang w:val="en-US"/>
        </w:rPr>
        <w:t xml:space="preserve">Patil, R., &amp; Gudivada, V. (2024). A Review of Current Trends, Techniques, and Challenges in Large Language Models (LLMs). </w:t>
      </w:r>
      <w:r w:rsidRPr="004919E0">
        <w:rPr>
          <w:rFonts w:cs="Arial"/>
          <w:i/>
          <w:iCs/>
          <w:lang w:val="en-US"/>
        </w:rPr>
        <w:t>Applied Sciences</w:t>
      </w:r>
      <w:r w:rsidRPr="004919E0">
        <w:rPr>
          <w:rFonts w:cs="Arial"/>
          <w:lang w:val="en-US"/>
        </w:rPr>
        <w:t xml:space="preserve">, </w:t>
      </w:r>
      <w:r w:rsidRPr="004919E0">
        <w:rPr>
          <w:rFonts w:cs="Arial"/>
          <w:i/>
          <w:iCs/>
          <w:lang w:val="en-US"/>
        </w:rPr>
        <w:t>14</w:t>
      </w:r>
      <w:r w:rsidRPr="004919E0">
        <w:rPr>
          <w:rFonts w:cs="Arial"/>
          <w:lang w:val="en-US"/>
        </w:rPr>
        <w:t>(5), 2074. https://doi.org/10.3390/app14052074</w:t>
      </w:r>
    </w:p>
    <w:p w14:paraId="217329AE" w14:textId="77777777" w:rsidR="004919E0" w:rsidRPr="004919E0" w:rsidRDefault="004919E0" w:rsidP="004919E0">
      <w:pPr>
        <w:pStyle w:val="Literaturverzeichnis"/>
        <w:rPr>
          <w:rFonts w:cs="Arial"/>
          <w:lang w:val="en-US"/>
        </w:rPr>
      </w:pPr>
      <w:r w:rsidRPr="004919E0">
        <w:rPr>
          <w:rFonts w:cs="Arial"/>
          <w:lang w:val="en-US"/>
        </w:rPr>
        <w:t xml:space="preserve">Peldszus, A., &amp; Stede, M. (2013). From Argument Diagrams to Argumentation Mining in Texts: A Survey. </w:t>
      </w:r>
      <w:r w:rsidRPr="004919E0">
        <w:rPr>
          <w:rFonts w:cs="Arial"/>
          <w:i/>
          <w:iCs/>
          <w:lang w:val="en-US"/>
        </w:rPr>
        <w:t>International Journal of Cognitive Informatics and Natural Intelligence</w:t>
      </w:r>
      <w:r w:rsidRPr="004919E0">
        <w:rPr>
          <w:rFonts w:cs="Arial"/>
          <w:lang w:val="en-US"/>
        </w:rPr>
        <w:t xml:space="preserve">, </w:t>
      </w:r>
      <w:r w:rsidRPr="004919E0">
        <w:rPr>
          <w:rFonts w:cs="Arial"/>
          <w:i/>
          <w:iCs/>
          <w:lang w:val="en-US"/>
        </w:rPr>
        <w:t>7</w:t>
      </w:r>
      <w:r w:rsidRPr="004919E0">
        <w:rPr>
          <w:rFonts w:cs="Arial"/>
          <w:lang w:val="en-US"/>
        </w:rPr>
        <w:t>(1), 1–31. https://doi.org/10.4018/jcini.2013010101</w:t>
      </w:r>
    </w:p>
    <w:p w14:paraId="5A12A95D" w14:textId="77777777" w:rsidR="004919E0" w:rsidRPr="004919E0" w:rsidRDefault="004919E0" w:rsidP="004919E0">
      <w:pPr>
        <w:pStyle w:val="Literaturverzeichnis"/>
        <w:rPr>
          <w:rFonts w:cs="Arial"/>
          <w:lang w:val="en-US"/>
        </w:rPr>
      </w:pPr>
      <w:r w:rsidRPr="004919E0">
        <w:rPr>
          <w:rFonts w:cs="Arial"/>
          <w:lang w:val="en-US"/>
        </w:rPr>
        <w:t xml:space="preserve">Sanders, T. (2022, Dezember 16). </w:t>
      </w:r>
      <w:r w:rsidRPr="004919E0">
        <w:rPr>
          <w:rFonts w:cs="Arial"/>
          <w:i/>
          <w:iCs/>
          <w:lang w:val="en-US"/>
        </w:rPr>
        <w:t>How to count tokens with Tiktoken</w:t>
      </w:r>
      <w:r w:rsidRPr="004919E0">
        <w:rPr>
          <w:rFonts w:cs="Arial"/>
          <w:lang w:val="en-US"/>
        </w:rPr>
        <w:t>. OpenAI Cookbook. https://cookbook.openai.com/examples/how_to_count_tokens_with_tiktoken</w:t>
      </w:r>
    </w:p>
    <w:p w14:paraId="18F8349F" w14:textId="77777777" w:rsidR="004919E0" w:rsidRPr="004919E0" w:rsidRDefault="004919E0" w:rsidP="004919E0">
      <w:pPr>
        <w:pStyle w:val="Literaturverzeichnis"/>
        <w:rPr>
          <w:rFonts w:cs="Arial"/>
          <w:lang w:val="en-US"/>
        </w:rPr>
      </w:pPr>
      <w:r w:rsidRPr="004919E0">
        <w:rPr>
          <w:rFonts w:cs="Arial"/>
          <w:lang w:val="en-US"/>
        </w:rPr>
        <w:t xml:space="preserve">Stab, C., &amp; Gurevych, I. (2014). </w:t>
      </w:r>
      <w:r w:rsidRPr="004919E0">
        <w:rPr>
          <w:rFonts w:cs="Arial"/>
          <w:i/>
          <w:iCs/>
          <w:lang w:val="en-US"/>
        </w:rPr>
        <w:t>Annotating Argument Components and Relations in Persuasive Essays</w:t>
      </w:r>
      <w:r w:rsidRPr="004919E0">
        <w:rPr>
          <w:rFonts w:cs="Arial"/>
          <w:lang w:val="en-US"/>
        </w:rPr>
        <w:t>.</w:t>
      </w:r>
    </w:p>
    <w:p w14:paraId="05077774" w14:textId="77777777" w:rsidR="004919E0" w:rsidRPr="004919E0" w:rsidRDefault="004919E0" w:rsidP="004919E0">
      <w:pPr>
        <w:pStyle w:val="Literaturverzeichnis"/>
        <w:rPr>
          <w:rFonts w:cs="Arial"/>
          <w:lang w:val="en-US"/>
        </w:rPr>
      </w:pPr>
      <w:r w:rsidRPr="004919E0">
        <w:rPr>
          <w:rFonts w:cs="Arial"/>
          <w:lang w:val="en-US"/>
        </w:rPr>
        <w:t xml:space="preserve">Stab, C., &amp; Gurevych, I. (2017a). </w:t>
      </w:r>
      <w:r w:rsidRPr="004919E0">
        <w:rPr>
          <w:rFonts w:cs="Arial"/>
          <w:i/>
          <w:iCs/>
          <w:lang w:val="en-US"/>
        </w:rPr>
        <w:t>Argument Annotated Essays (version 2)</w:t>
      </w:r>
      <w:r w:rsidRPr="004919E0">
        <w:rPr>
          <w:rFonts w:cs="Arial"/>
          <w:lang w:val="en-US"/>
        </w:rPr>
        <w:t xml:space="preserve"> [Dataset]. https://tudatalib.ulb.tu-darmstadt.de/handle/tudatalib/2422</w:t>
      </w:r>
    </w:p>
    <w:p w14:paraId="0A7E5FC1" w14:textId="77777777" w:rsidR="004919E0" w:rsidRPr="004919E0" w:rsidRDefault="004919E0" w:rsidP="004919E0">
      <w:pPr>
        <w:pStyle w:val="Literaturverzeichnis"/>
        <w:rPr>
          <w:rFonts w:cs="Arial"/>
          <w:lang w:val="en-US"/>
        </w:rPr>
      </w:pPr>
      <w:r w:rsidRPr="004919E0">
        <w:rPr>
          <w:rFonts w:cs="Arial"/>
          <w:lang w:val="en-US"/>
        </w:rPr>
        <w:t xml:space="preserve">Stab, C., &amp; Gurevych, I. (2017b). Parsing Argumentation Structures in Persuasive Essays. </w:t>
      </w:r>
      <w:r w:rsidRPr="004919E0">
        <w:rPr>
          <w:rFonts w:cs="Arial"/>
          <w:i/>
          <w:iCs/>
          <w:lang w:val="en-US"/>
        </w:rPr>
        <w:t>Computational Linguistics</w:t>
      </w:r>
      <w:r w:rsidRPr="004919E0">
        <w:rPr>
          <w:rFonts w:cs="Arial"/>
          <w:lang w:val="en-US"/>
        </w:rPr>
        <w:t xml:space="preserve">, </w:t>
      </w:r>
      <w:r w:rsidRPr="004919E0">
        <w:rPr>
          <w:rFonts w:cs="Arial"/>
          <w:i/>
          <w:iCs/>
          <w:lang w:val="en-US"/>
        </w:rPr>
        <w:t>43</w:t>
      </w:r>
      <w:r w:rsidRPr="004919E0">
        <w:rPr>
          <w:rFonts w:cs="Arial"/>
          <w:lang w:val="en-US"/>
        </w:rPr>
        <w:t>(3), 619–659. https://doi.org/10.1162/COLI_a_00295</w:t>
      </w:r>
    </w:p>
    <w:p w14:paraId="2D2C34F3" w14:textId="77777777" w:rsidR="004919E0" w:rsidRPr="004919E0" w:rsidRDefault="004919E0" w:rsidP="004919E0">
      <w:pPr>
        <w:pStyle w:val="Literaturverzeichnis"/>
        <w:rPr>
          <w:rFonts w:cs="Arial"/>
          <w:lang w:val="en-US"/>
        </w:rPr>
      </w:pPr>
      <w:r w:rsidRPr="004919E0">
        <w:rPr>
          <w:rFonts w:cs="Arial"/>
          <w:lang w:val="en-US"/>
        </w:rPr>
        <w:t xml:space="preserve">Trad, F., &amp; Chehab, A. (2024). Prompt Engineering or Fine-Tuning? A Case Study on Phishing Detection with Large Language Models. </w:t>
      </w:r>
      <w:r w:rsidRPr="004919E0">
        <w:rPr>
          <w:rFonts w:cs="Arial"/>
          <w:i/>
          <w:iCs/>
          <w:lang w:val="en-US"/>
        </w:rPr>
        <w:t>Machine Learning and Knowledge Extraction</w:t>
      </w:r>
      <w:r w:rsidRPr="004919E0">
        <w:rPr>
          <w:rFonts w:cs="Arial"/>
          <w:lang w:val="en-US"/>
        </w:rPr>
        <w:t xml:space="preserve">, </w:t>
      </w:r>
      <w:r w:rsidRPr="004919E0">
        <w:rPr>
          <w:rFonts w:cs="Arial"/>
          <w:i/>
          <w:iCs/>
          <w:lang w:val="en-US"/>
        </w:rPr>
        <w:t>6</w:t>
      </w:r>
      <w:r w:rsidRPr="004919E0">
        <w:rPr>
          <w:rFonts w:cs="Arial"/>
          <w:lang w:val="en-US"/>
        </w:rPr>
        <w:t>(1), 367–384. https://doi.org/10.3390/make6010018</w:t>
      </w:r>
    </w:p>
    <w:p w14:paraId="13F80CD8" w14:textId="77777777" w:rsidR="004919E0" w:rsidRPr="004919E0" w:rsidRDefault="004919E0" w:rsidP="004919E0">
      <w:pPr>
        <w:pStyle w:val="Literaturverzeichnis"/>
        <w:rPr>
          <w:rFonts w:cs="Arial"/>
        </w:rPr>
      </w:pPr>
      <w:r w:rsidRPr="004919E0">
        <w:rPr>
          <w:rFonts w:cs="Arial"/>
          <w:lang w:val="en-US"/>
        </w:rPr>
        <w:t xml:space="preserve">Tunstall, L., Werra, L. von, Wolf, T., &amp; Géron, A. (2023). </w:t>
      </w:r>
      <w:r w:rsidRPr="004919E0">
        <w:rPr>
          <w:rFonts w:cs="Arial"/>
          <w:i/>
          <w:iCs/>
        </w:rPr>
        <w:t>Natural Language Processing mit Transformern: Sprachanwendungen mit Hugging Face erstellen</w:t>
      </w:r>
      <w:r w:rsidRPr="004919E0">
        <w:rPr>
          <w:rFonts w:cs="Arial"/>
        </w:rPr>
        <w:t xml:space="preserve"> (M. Fraaß, Übers.; 2. Aufl.). O’Reilly.</w:t>
      </w:r>
    </w:p>
    <w:p w14:paraId="2E1187A5" w14:textId="77777777" w:rsidR="004919E0" w:rsidRPr="004919E0" w:rsidRDefault="004919E0" w:rsidP="004919E0">
      <w:pPr>
        <w:pStyle w:val="Literaturverzeichnis"/>
        <w:rPr>
          <w:rFonts w:cs="Arial"/>
          <w:lang w:val="en-US"/>
        </w:rPr>
      </w:pPr>
      <w:r w:rsidRPr="004919E0">
        <w:rPr>
          <w:rFonts w:cs="Arial"/>
        </w:rPr>
        <w:t xml:space="preserve">Wei, J., Wang, X., Schuurmans, D., Bosma, M., Ichter, B., Xia, F., Chi, E., Le, Q., &amp; Zhou, D. (2023). </w:t>
      </w:r>
      <w:r w:rsidRPr="004919E0">
        <w:rPr>
          <w:rFonts w:cs="Arial"/>
          <w:i/>
          <w:iCs/>
          <w:lang w:val="en-US"/>
        </w:rPr>
        <w:t>Chain-of-Thought Prompting Elicits Reasoning in Large Language Models</w:t>
      </w:r>
      <w:r w:rsidRPr="004919E0">
        <w:rPr>
          <w:rFonts w:cs="Arial"/>
          <w:lang w:val="en-US"/>
        </w:rPr>
        <w:t xml:space="preserve"> (arXiv:2201.11903). arXiv. http://arxiv.org/abs/2201.11903</w:t>
      </w:r>
    </w:p>
    <w:p w14:paraId="718DA239" w14:textId="77777777" w:rsidR="004919E0" w:rsidRPr="004919E0" w:rsidRDefault="004919E0" w:rsidP="004919E0">
      <w:pPr>
        <w:pStyle w:val="Literaturverzeichnis"/>
        <w:rPr>
          <w:rFonts w:cs="Arial"/>
          <w:lang w:val="en-US"/>
        </w:rPr>
      </w:pPr>
      <w:r w:rsidRPr="004919E0">
        <w:rPr>
          <w:rFonts w:cs="Arial"/>
        </w:rPr>
        <w:t xml:space="preserve">Yeginbergen, A., Oronoz, M., &amp; Agerri, R. (2024). </w:t>
      </w:r>
      <w:r w:rsidRPr="004919E0">
        <w:rPr>
          <w:rFonts w:cs="Arial"/>
          <w:lang w:val="en-US"/>
        </w:rPr>
        <w:t xml:space="preserve">Argument Mining in Data Scarce Settings: Cross-lingual Transfer and Few-shot Techniques. </w:t>
      </w:r>
      <w:r w:rsidRPr="004919E0">
        <w:rPr>
          <w:rFonts w:cs="Arial"/>
          <w:i/>
          <w:iCs/>
          <w:lang w:val="en-US"/>
        </w:rPr>
        <w:t>Proceedings of the 62nd Annual Meeting of the Association for Computational Linguistics (Volume 1: Long Papers)</w:t>
      </w:r>
      <w:r w:rsidRPr="004919E0">
        <w:rPr>
          <w:rFonts w:cs="Arial"/>
          <w:lang w:val="en-US"/>
        </w:rPr>
        <w:t>, 11687–11699. https://doi.org/10.18653/v1/2024.acl-long.628</w:t>
      </w:r>
    </w:p>
    <w:p w14:paraId="71AE7E49" w14:textId="3C1EE6E0"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117" w:name="_Toc187929409"/>
      <w:r w:rsidRPr="00D44F48">
        <w:t>Anhänge &amp; Projektdokumentation</w:t>
      </w:r>
      <w:bookmarkEnd w:id="2117"/>
    </w:p>
    <w:p w14:paraId="1A1AB6CB" w14:textId="6384CA5A" w:rsidR="002E1F8F" w:rsidRDefault="002E1F8F" w:rsidP="002E1F8F">
      <w:r w:rsidRPr="004B4879">
        <w:rPr>
          <w:highlight w:val="yellow"/>
          <w:rPrChange w:id="2118"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119" w:name="_Toc187929410"/>
      <w:r>
        <w:t>Modellvergleich</w:t>
      </w:r>
      <w:bookmarkEnd w:id="2119"/>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4930E1"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4930E1"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4930E1"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4930E1"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4930E1"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4930E1"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120" w:author="Ben Fels" w:date="2024-12-22T11:41:00Z" w16du:dateUtc="2024-12-22T10:41:00Z"/>
        </w:rPr>
      </w:pPr>
    </w:p>
    <w:p w14:paraId="22CF2F80" w14:textId="16BEF577" w:rsidR="005F44ED" w:rsidRDefault="005F44ED">
      <w:pPr>
        <w:pStyle w:val="berschrift2"/>
      </w:pPr>
      <w:bookmarkStart w:id="2121" w:name="_Toc187929411"/>
      <w:ins w:id="2122" w:author="Ben Fels" w:date="2024-12-22T11:41:00Z" w16du:dateUtc="2024-12-22T10:41:00Z">
        <w:r>
          <w:t xml:space="preserve">Prompt </w:t>
        </w:r>
        <w:r w:rsidR="007F7952">
          <w:t>Templates</w:t>
        </w:r>
      </w:ins>
      <w:bookmarkEnd w:id="2121"/>
    </w:p>
    <w:p w14:paraId="6B04A080" w14:textId="170F5D59" w:rsidR="00662763" w:rsidRPr="00662763" w:rsidRDefault="00662763" w:rsidP="00662763">
      <w:pPr>
        <w:rPr>
          <w:ins w:id="2123" w:author="Ben Fels" w:date="2024-12-22T11:41:00Z" w16du:dateUtc="2024-12-22T10:41:00Z"/>
        </w:rPr>
      </w:pPr>
      <w:r>
        <w:t xml:space="preserve">Hier die </w:t>
      </w:r>
      <w:r w:rsidR="004664A3">
        <w:t>Prompts abbilden. Zum einen schema</w:t>
      </w:r>
      <w:r w:rsidR="0063441A">
        <w:t xml:space="preserve">tisch aus dem beschreibenen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6"/>
      <w:footerReference w:type="first" r:id="rId27"/>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en Fels" w:date="2025-01-13T07:07:00Z" w:initials="BF">
    <w:p w14:paraId="612BC775" w14:textId="77777777" w:rsidR="00D65E52" w:rsidRDefault="00D65E52" w:rsidP="00D65E52">
      <w:pPr>
        <w:pStyle w:val="Kommentartext"/>
      </w:pPr>
      <w:r>
        <w:rPr>
          <w:rStyle w:val="Kommentarzeichen"/>
        </w:rPr>
        <w:annotationRef/>
      </w:r>
      <w:r>
        <w:t>Hinweis zum Gendern in Fußzeile</w:t>
      </w:r>
    </w:p>
  </w:comment>
  <w:comment w:id="160"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217"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322"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323" w:author="Ben Fels" w:date="2025-01-13T07:19:00Z" w:initials="BF">
    <w:p w14:paraId="1D77C598" w14:textId="77777777" w:rsidR="00252304" w:rsidRDefault="00252304" w:rsidP="00252304">
      <w:pPr>
        <w:pStyle w:val="Kommentartext"/>
      </w:pPr>
      <w:r>
        <w:rPr>
          <w:rStyle w:val="Kommentarzeichen"/>
        </w:rPr>
        <w:annotationRef/>
      </w:r>
      <w:r>
        <w:rPr>
          <w:color w:val="0000FF"/>
        </w:rPr>
        <w:t>(Peldszus &amp; Stede, 2013, S. 2)</w:t>
      </w:r>
    </w:p>
  </w:comment>
  <w:comment w:id="416" w:author="Ben Fels" w:date="2025-01-13T07:25:00Z" w:initials="BF">
    <w:p w14:paraId="2FDBEB32" w14:textId="77777777" w:rsidR="00EE61BF" w:rsidRDefault="00EE61BF" w:rsidP="00EE61BF">
      <w:pPr>
        <w:pStyle w:val="Kommentartext"/>
      </w:pPr>
      <w:r>
        <w:rPr>
          <w:rStyle w:val="Kommentarzeichen"/>
        </w:rPr>
        <w:annotationRef/>
      </w:r>
      <w:r>
        <w:t>In dem Datensatz wird zusätzlich die Hauptaussage des Textes unterschieden</w:t>
      </w:r>
    </w:p>
  </w:comment>
  <w:comment w:id="575"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606" w:author="Ben Fels" w:date="2025-01-15T07:11:00Z" w:initials="BF">
    <w:p w14:paraId="484F7D57" w14:textId="77777777" w:rsidR="00FF727B" w:rsidRDefault="00FF727B" w:rsidP="00FF727B">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618" w:author="Ben Fels" w:date="2025-01-15T07:24:00Z" w:initials="BF">
    <w:p w14:paraId="677A16A7" w14:textId="77777777" w:rsidR="00B9084A" w:rsidRDefault="00B9084A" w:rsidP="00B9084A">
      <w:pPr>
        <w:pStyle w:val="Kommentartext"/>
      </w:pPr>
      <w:r>
        <w:rPr>
          <w:rStyle w:val="Kommentarzeichen"/>
        </w:rPr>
        <w:annotationRef/>
      </w:r>
      <w:r>
        <w:t>Passt hier m.E. nicht ganz so gut dazu</w:t>
      </w:r>
    </w:p>
  </w:comment>
  <w:comment w:id="640" w:author="Ben Fels" w:date="2025-01-15T08:03:00Z" w:initials="BF">
    <w:p w14:paraId="09887ABC" w14:textId="77777777" w:rsidR="00001ED8" w:rsidRDefault="00001ED8" w:rsidP="00001ED8">
      <w:pPr>
        <w:pStyle w:val="Kommentartext"/>
      </w:pPr>
      <w:r>
        <w:rPr>
          <w:rStyle w:val="Kommentarzeichen"/>
        </w:rPr>
        <w:annotationRef/>
      </w:r>
      <w:r>
        <w:t>Seitenzahl der Quelle prüfen</w:t>
      </w:r>
    </w:p>
  </w:comment>
  <w:comment w:id="645" w:author="Ben Fels" w:date="2025-01-15T07:27:00Z" w:initials="BF">
    <w:p w14:paraId="382D53A7" w14:textId="267907A3" w:rsidR="00403AC4" w:rsidRDefault="00403AC4" w:rsidP="00403AC4">
      <w:pPr>
        <w:pStyle w:val="Kommentartext"/>
      </w:pPr>
      <w:r>
        <w:rPr>
          <w:rStyle w:val="Kommentarzeichen"/>
        </w:rPr>
        <w:annotationRef/>
      </w:r>
      <w:r>
        <w:t>Rechtschreibung prüfen und bestenfalls eine Quelle hierfür finden.</w:t>
      </w:r>
    </w:p>
  </w:comment>
  <w:comment w:id="690" w:author="Ben Fels" w:date="2025-01-03T09:37:00Z" w:initials="BF">
    <w:p w14:paraId="4C54286A" w14:textId="77777777" w:rsidR="000133A9" w:rsidRDefault="000133A9" w:rsidP="000133A9">
      <w:pPr>
        <w:pStyle w:val="Kommentartext"/>
      </w:pPr>
      <w:r>
        <w:rPr>
          <w:rStyle w:val="Kommentarzeichen"/>
        </w:rPr>
        <w:annotationRef/>
      </w:r>
      <w:r>
        <w:t>Vorher oder ggf. auch hier Token definieren.</w:t>
      </w:r>
    </w:p>
  </w:comment>
  <w:comment w:id="691" w:author="Ben Fels" w:date="2025-01-03T09:00:00Z" w:initials="BF">
    <w:p w14:paraId="4F7F0344" w14:textId="49997646" w:rsidR="00B63A6E" w:rsidRDefault="00B63A6E" w:rsidP="00B63A6E">
      <w:pPr>
        <w:pStyle w:val="Kommentartext"/>
      </w:pPr>
      <w:r>
        <w:rPr>
          <w:rStyle w:val="Kommentarzeichen"/>
        </w:rPr>
        <w:annotationRef/>
      </w:r>
      <w:r>
        <w:t>Prüfen, ob Angabe de Fa. Wirklich notwendig ist, da jemand als Autor angegeben wurde</w:t>
      </w:r>
    </w:p>
  </w:comment>
  <w:comment w:id="696"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705" w:author="Ben Fels" w:date="2025-01-03T16:12:00Z" w:initials="BF">
    <w:p w14:paraId="3E27C705" w14:textId="77777777" w:rsidR="00956256" w:rsidRDefault="00956256" w:rsidP="00956256">
      <w:pPr>
        <w:pStyle w:val="Kommentartext"/>
      </w:pPr>
      <w:r>
        <w:rPr>
          <w:rStyle w:val="Kommentarzeichen"/>
        </w:rPr>
        <w:annotationRef/>
      </w:r>
      <w:r>
        <w:t>Ggf. system_fingerprint und model_name detailliert in Fußnote nennen?</w:t>
      </w:r>
    </w:p>
  </w:comment>
  <w:comment w:id="955"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1001" w:author="Ben Fels" w:date="2025-01-12T15:29:00Z" w:initials="BF">
    <w:p w14:paraId="40736A5C" w14:textId="77777777" w:rsidR="00F94E0E" w:rsidRDefault="00F94E0E" w:rsidP="00F94E0E">
      <w:pPr>
        <w:pStyle w:val="Kommentartext"/>
      </w:pPr>
      <w:r>
        <w:rPr>
          <w:rStyle w:val="Kommentarzeichen"/>
        </w:rPr>
        <w:annotationRef/>
      </w:r>
      <w:r>
        <w:t>Muss entfallen, da die Smoothing function in nltk nicht korrekt implementiert ist. Hinweis in Fußzeile vermerken.</w:t>
      </w:r>
    </w:p>
  </w:comment>
  <w:comment w:id="1002" w:author="Ben Fels" w:date="2025-01-12T15:33:00Z" w:initials="BF">
    <w:p w14:paraId="5B50B537" w14:textId="77777777" w:rsidR="007A16C6" w:rsidRDefault="007A16C6" w:rsidP="007A16C6">
      <w:pPr>
        <w:pStyle w:val="Kommentartext"/>
      </w:pPr>
      <w:r>
        <w:rPr>
          <w:rStyle w:val="Kommentarzeichen"/>
        </w:rPr>
        <w:annotationRef/>
      </w:r>
      <w:r>
        <w:t>Oder darauf hinweisen und auf eine andere Smoothing function zurück greifen.</w:t>
      </w:r>
    </w:p>
  </w:comment>
  <w:comment w:id="1003" w:author="Ben Fels" w:date="2025-01-12T15:29:00Z" w:initials="BF">
    <w:p w14:paraId="5D090800" w14:textId="78FEF647" w:rsidR="00F94E0E" w:rsidRDefault="00F94E0E" w:rsidP="00F94E0E">
      <w:pPr>
        <w:pStyle w:val="Kommentartext"/>
      </w:pPr>
      <w:r>
        <w:rPr>
          <w:rStyle w:val="Kommentarzeichen"/>
        </w:rPr>
        <w:annotationRef/>
      </w:r>
      <w:r>
        <w:t>s.o.</w:t>
      </w:r>
    </w:p>
  </w:comment>
  <w:comment w:id="1004" w:author="Ben Fels" w:date="2025-01-12T15:31:00Z" w:initials="BF">
    <w:p w14:paraId="0DA00502" w14:textId="77777777" w:rsidR="000A199B" w:rsidRDefault="000A199B" w:rsidP="000A199B">
      <w:pPr>
        <w:pStyle w:val="Kommentartext"/>
      </w:pPr>
      <w:r>
        <w:rPr>
          <w:rStyle w:val="Kommentarzeichen"/>
        </w:rPr>
        <w:annotationRef/>
      </w:r>
      <w:r>
        <w:t>Ggf. korrigieren, sofern geändert.</w:t>
      </w:r>
    </w:p>
  </w:comment>
  <w:comment w:id="1005" w:author="Ben Fels" w:date="2025-01-02T10:01:00Z" w:initials="BF">
    <w:p w14:paraId="06734D7E" w14:textId="73AA886D" w:rsidR="00312847" w:rsidRDefault="00312847" w:rsidP="00312847">
      <w:pPr>
        <w:pStyle w:val="Kommentartext"/>
      </w:pPr>
      <w:r>
        <w:rPr>
          <w:rStyle w:val="Kommentarzeichen"/>
        </w:rPr>
        <w:annotationRef/>
      </w:r>
      <w:r>
        <w:t>Ggf. in Anhang packen</w:t>
      </w:r>
    </w:p>
  </w:comment>
  <w:comment w:id="1007" w:author="Ben Fels" w:date="2025-01-17T14:14:00Z" w:initials="BF">
    <w:p w14:paraId="695437DF" w14:textId="77777777" w:rsidR="0036667B" w:rsidRDefault="0036667B" w:rsidP="0036667B">
      <w:pPr>
        <w:pStyle w:val="Kommentartext"/>
      </w:pPr>
      <w:r>
        <w:rPr>
          <w:rStyle w:val="Kommentarzeichen"/>
        </w:rPr>
        <w:annotationRef/>
      </w:r>
      <w:r>
        <w:t xml:space="preserve">Weist auf geringen recall hin </w:t>
      </w:r>
    </w:p>
  </w:comment>
  <w:comment w:id="1054" w:author="Ben Fels" w:date="2025-01-02T11:58:00Z" w:initials="BF">
    <w:p w14:paraId="2F73160B" w14:textId="17919343" w:rsidR="00992457" w:rsidRDefault="00992457" w:rsidP="00992457">
      <w:pPr>
        <w:pStyle w:val="Kommentartext"/>
      </w:pPr>
      <w:r>
        <w:rPr>
          <w:rStyle w:val="Kommentarzeichen"/>
        </w:rPr>
        <w:annotationRef/>
      </w:r>
      <w:r>
        <w:t>Korrekte Angabe mehrere Seitenzahlen nach APA</w:t>
      </w:r>
    </w:p>
  </w:comment>
  <w:comment w:id="1058" w:author="Ben Fels" w:date="2025-01-02T11:49:00Z" w:initials="BF">
    <w:p w14:paraId="1CA5B6CE" w14:textId="745BB5F4" w:rsidR="00A6543F" w:rsidRDefault="00A6543F" w:rsidP="00A6543F">
      <w:pPr>
        <w:pStyle w:val="Kommentartext"/>
      </w:pPr>
      <w:r>
        <w:rPr>
          <w:rStyle w:val="Kommentarzeichen"/>
        </w:rPr>
        <w:annotationRef/>
      </w:r>
      <w:r>
        <w:t>Prüfen, ob Kontextfenster vorab definiert wurde.</w:t>
      </w:r>
    </w:p>
  </w:comment>
  <w:comment w:id="1082"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191"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239" w:author="Ben Fels" w:date="2025-01-15T10:15:00Z" w:initials="BF">
    <w:p w14:paraId="5791DF0A" w14:textId="77777777" w:rsidR="00276390" w:rsidRDefault="00276390" w:rsidP="00276390">
      <w:pPr>
        <w:pStyle w:val="Kommentartext"/>
      </w:pPr>
      <w:r>
        <w:rPr>
          <w:rStyle w:val="Kommentarzeichen"/>
        </w:rPr>
        <w:annotationRef/>
      </w:r>
      <w:r>
        <w:t>Bezeichnungen vereinheitlichen auch in den Abbildungen!</w:t>
      </w:r>
    </w:p>
  </w:comment>
  <w:comment w:id="1298" w:author="Ben Fels" w:date="2024-10-11T11:09:00Z" w:initials="BF">
    <w:p w14:paraId="3525A9B8" w14:textId="3A5DBAAD" w:rsidR="0010647F" w:rsidRDefault="0010647F" w:rsidP="0010647F">
      <w:pPr>
        <w:pStyle w:val="Kommentartext"/>
      </w:pPr>
      <w:r>
        <w:rPr>
          <w:rStyle w:val="Kommentarzeichen"/>
        </w:rPr>
        <w:annotationRef/>
      </w:r>
      <w:r>
        <w:t>Allgemeines Buch als Quelle, ggf. bessere Quelle finden</w:t>
      </w:r>
    </w:p>
  </w:comment>
  <w:comment w:id="1320"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534"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585"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065"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091"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116"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BC775" w15:done="0"/>
  <w15:commentEx w15:paraId="4DC4C242" w15:done="0"/>
  <w15:commentEx w15:paraId="2EF8B8A0" w15:done="0"/>
  <w15:commentEx w15:paraId="3A7B1E3F" w15:done="0"/>
  <w15:commentEx w15:paraId="1D77C598" w15:paraIdParent="3A7B1E3F" w15:done="0"/>
  <w15:commentEx w15:paraId="2FDBEB32" w15:done="0"/>
  <w15:commentEx w15:paraId="6844D945" w15:done="0"/>
  <w15:commentEx w15:paraId="484F7D57" w15:done="0"/>
  <w15:commentEx w15:paraId="677A16A7" w15:done="0"/>
  <w15:commentEx w15:paraId="09887ABC" w15:done="0"/>
  <w15:commentEx w15:paraId="382D53A7" w15:done="0"/>
  <w15:commentEx w15:paraId="4C54286A" w15:done="0"/>
  <w15:commentEx w15:paraId="4F7F0344" w15:done="0"/>
  <w15:commentEx w15:paraId="38EB9EEF" w15:done="0"/>
  <w15:commentEx w15:paraId="3E27C705" w15:done="0"/>
  <w15:commentEx w15:paraId="3E342C31" w15:done="0"/>
  <w15:commentEx w15:paraId="40736A5C" w15:done="0"/>
  <w15:commentEx w15:paraId="5B50B537" w15:paraIdParent="40736A5C" w15:done="0"/>
  <w15:commentEx w15:paraId="5D090800" w15:done="0"/>
  <w15:commentEx w15:paraId="0DA00502" w15:done="0"/>
  <w15:commentEx w15:paraId="06734D7E" w15:done="0"/>
  <w15:commentEx w15:paraId="695437DF" w15:done="0"/>
  <w15:commentEx w15:paraId="2F73160B" w15:done="0"/>
  <w15:commentEx w15:paraId="1CA5B6CE" w15:done="0"/>
  <w15:commentEx w15:paraId="01E8F5CB" w15:done="0"/>
  <w15:commentEx w15:paraId="3917B9B3" w15:done="0"/>
  <w15:commentEx w15:paraId="5791DF0A"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D11F5E" w16cex:dateUtc="2025-01-13T06:07:00Z"/>
  <w16cex:commentExtensible w16cex:durableId="01DADFCD" w16cex:dateUtc="2024-12-12T15:20:00Z"/>
  <w16cex:commentExtensible w16cex:durableId="1932D9B7" w16cex:dateUtc="2024-09-24T17:13:00Z"/>
  <w16cex:commentExtensible w16cex:durableId="6E86E437" w16cex:dateUtc="2024-12-21T12:27:00Z"/>
  <w16cex:commentExtensible w16cex:durableId="6059F665" w16cex:dateUtc="2025-01-13T06:19:00Z"/>
  <w16cex:commentExtensible w16cex:durableId="60DF0DD1" w16cex:dateUtc="2025-01-13T06:25:00Z"/>
  <w16cex:commentExtensible w16cex:durableId="2E763F5A" w16cex:dateUtc="2024-12-23T18:11:00Z"/>
  <w16cex:commentExtensible w16cex:durableId="23A83DDB" w16cex:dateUtc="2025-01-15T06:11:00Z"/>
  <w16cex:commentExtensible w16cex:durableId="42AD76E1" w16cex:dateUtc="2025-01-15T06:24:00Z"/>
  <w16cex:commentExtensible w16cex:durableId="2BB1FC92" w16cex:dateUtc="2025-01-15T07:03:00Z"/>
  <w16cex:commentExtensible w16cex:durableId="708D1B61" w16cex:dateUtc="2025-01-15T06:27:00Z"/>
  <w16cex:commentExtensible w16cex:durableId="1B1564B6" w16cex:dateUtc="2025-01-03T08:37:00Z"/>
  <w16cex:commentExtensible w16cex:durableId="63BE1282" w16cex:dateUtc="2025-01-03T08:00:00Z"/>
  <w16cex:commentExtensible w16cex:durableId="6B9AC107" w16cex:dateUtc="2025-01-03T08:12:00Z"/>
  <w16cex:commentExtensible w16cex:durableId="177183A3" w16cex:dateUtc="2025-01-03T15:12:00Z"/>
  <w16cex:commentExtensible w16cex:durableId="768114D2" w16cex:dateUtc="2024-12-21T10:19: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5A1A8571" w16cex:dateUtc="2025-01-17T13:14:00Z"/>
  <w16cex:commentExtensible w16cex:durableId="526AA139" w16cex:dateUtc="2025-01-02T10:58:00Z"/>
  <w16cex:commentExtensible w16cex:durableId="1C962EE1" w16cex:dateUtc="2025-01-02T10:49:00Z"/>
  <w16cex:commentExtensible w16cex:durableId="6C6B8973" w16cex:dateUtc="2024-12-22T11:17:00Z"/>
  <w16cex:commentExtensible w16cex:durableId="057F9DB2" w16cex:dateUtc="2024-12-16T20:53:00Z"/>
  <w16cex:commentExtensible w16cex:durableId="5999223F" w16cex:dateUtc="2025-01-15T09:1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BC775" w16cid:durableId="5FD11F5E"/>
  <w16cid:commentId w16cid:paraId="4DC4C242" w16cid:durableId="01DADFCD"/>
  <w16cid:commentId w16cid:paraId="2EF8B8A0" w16cid:durableId="1932D9B7"/>
  <w16cid:commentId w16cid:paraId="3A7B1E3F" w16cid:durableId="6E86E437"/>
  <w16cid:commentId w16cid:paraId="1D77C598" w16cid:durableId="6059F665"/>
  <w16cid:commentId w16cid:paraId="2FDBEB32" w16cid:durableId="60DF0DD1"/>
  <w16cid:commentId w16cid:paraId="6844D945" w16cid:durableId="2E763F5A"/>
  <w16cid:commentId w16cid:paraId="484F7D57" w16cid:durableId="23A83DDB"/>
  <w16cid:commentId w16cid:paraId="677A16A7" w16cid:durableId="42AD76E1"/>
  <w16cid:commentId w16cid:paraId="09887ABC" w16cid:durableId="2BB1FC92"/>
  <w16cid:commentId w16cid:paraId="382D53A7" w16cid:durableId="708D1B61"/>
  <w16cid:commentId w16cid:paraId="4C54286A" w16cid:durableId="1B1564B6"/>
  <w16cid:commentId w16cid:paraId="4F7F0344" w16cid:durableId="63BE1282"/>
  <w16cid:commentId w16cid:paraId="38EB9EEF" w16cid:durableId="6B9AC107"/>
  <w16cid:commentId w16cid:paraId="3E27C705" w16cid:durableId="177183A3"/>
  <w16cid:commentId w16cid:paraId="3E342C31" w16cid:durableId="768114D2"/>
  <w16cid:commentId w16cid:paraId="40736A5C" w16cid:durableId="14DFD212"/>
  <w16cid:commentId w16cid:paraId="5B50B537" w16cid:durableId="3B9743A7"/>
  <w16cid:commentId w16cid:paraId="5D090800" w16cid:durableId="497AA87F"/>
  <w16cid:commentId w16cid:paraId="0DA00502" w16cid:durableId="19DC09B1"/>
  <w16cid:commentId w16cid:paraId="06734D7E" w16cid:durableId="754CC8BC"/>
  <w16cid:commentId w16cid:paraId="695437DF" w16cid:durableId="5A1A8571"/>
  <w16cid:commentId w16cid:paraId="2F73160B" w16cid:durableId="526AA139"/>
  <w16cid:commentId w16cid:paraId="1CA5B6CE" w16cid:durableId="1C962EE1"/>
  <w16cid:commentId w16cid:paraId="01E8F5CB" w16cid:durableId="6C6B8973"/>
  <w16cid:commentId w16cid:paraId="3917B9B3" w16cid:durableId="057F9DB2"/>
  <w16cid:commentId w16cid:paraId="5791DF0A" w16cid:durableId="5999223F"/>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BC1195" w14:textId="77777777" w:rsidR="00B22306" w:rsidRDefault="00B22306" w:rsidP="00FD56D1">
      <w:pPr>
        <w:spacing w:after="0" w:line="240" w:lineRule="auto"/>
      </w:pPr>
      <w:r>
        <w:separator/>
      </w:r>
    </w:p>
  </w:endnote>
  <w:endnote w:type="continuationSeparator" w:id="0">
    <w:p w14:paraId="2C5CAA9B" w14:textId="77777777" w:rsidR="00B22306" w:rsidRDefault="00B22306"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18903B" w14:textId="77777777" w:rsidR="00B22306" w:rsidRDefault="00B22306" w:rsidP="00FD56D1">
      <w:pPr>
        <w:spacing w:after="0" w:line="240" w:lineRule="auto"/>
      </w:pPr>
      <w:r>
        <w:separator/>
      </w:r>
    </w:p>
  </w:footnote>
  <w:footnote w:type="continuationSeparator" w:id="0">
    <w:p w14:paraId="0CB50226" w14:textId="77777777" w:rsidR="00B22306" w:rsidRDefault="00B22306"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0"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4"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3"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0"/>
  </w:num>
  <w:num w:numId="2" w16cid:durableId="2046178012">
    <w:abstractNumId w:val="30"/>
    <w:lvlOverride w:ilvl="0">
      <w:startOverride w:val="1"/>
    </w:lvlOverride>
  </w:num>
  <w:num w:numId="3" w16cid:durableId="359935943">
    <w:abstractNumId w:val="30"/>
  </w:num>
  <w:num w:numId="4" w16cid:durableId="337511543">
    <w:abstractNumId w:val="30"/>
  </w:num>
  <w:num w:numId="5" w16cid:durableId="1617329229">
    <w:abstractNumId w:val="30"/>
  </w:num>
  <w:num w:numId="6" w16cid:durableId="1814370697">
    <w:abstractNumId w:val="30"/>
  </w:num>
  <w:num w:numId="7" w16cid:durableId="2038501985">
    <w:abstractNumId w:val="26"/>
  </w:num>
  <w:num w:numId="8" w16cid:durableId="1032078438">
    <w:abstractNumId w:val="41"/>
  </w:num>
  <w:num w:numId="9" w16cid:durableId="89936933">
    <w:abstractNumId w:val="35"/>
  </w:num>
  <w:num w:numId="10" w16cid:durableId="276184515">
    <w:abstractNumId w:val="17"/>
  </w:num>
  <w:num w:numId="11" w16cid:durableId="135994511">
    <w:abstractNumId w:val="27"/>
  </w:num>
  <w:num w:numId="12" w16cid:durableId="1972324509">
    <w:abstractNumId w:val="26"/>
  </w:num>
  <w:num w:numId="13" w16cid:durableId="1911648308">
    <w:abstractNumId w:val="26"/>
  </w:num>
  <w:num w:numId="14" w16cid:durableId="1916429761">
    <w:abstractNumId w:val="47"/>
  </w:num>
  <w:num w:numId="15" w16cid:durableId="1498228147">
    <w:abstractNumId w:val="31"/>
  </w:num>
  <w:num w:numId="16" w16cid:durableId="2010517787">
    <w:abstractNumId w:val="3"/>
  </w:num>
  <w:num w:numId="17" w16cid:durableId="2019186091">
    <w:abstractNumId w:val="25"/>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3"/>
  </w:num>
  <w:num w:numId="23" w16cid:durableId="1010254555">
    <w:abstractNumId w:val="48"/>
  </w:num>
  <w:num w:numId="24" w16cid:durableId="1207567488">
    <w:abstractNumId w:val="26"/>
  </w:num>
  <w:num w:numId="25" w16cid:durableId="1728724944">
    <w:abstractNumId w:val="22"/>
  </w:num>
  <w:num w:numId="26" w16cid:durableId="439571368">
    <w:abstractNumId w:val="45"/>
  </w:num>
  <w:num w:numId="27" w16cid:durableId="612326416">
    <w:abstractNumId w:val="8"/>
  </w:num>
  <w:num w:numId="28" w16cid:durableId="1964263734">
    <w:abstractNumId w:val="37"/>
  </w:num>
  <w:num w:numId="29" w16cid:durableId="1627198994">
    <w:abstractNumId w:val="39"/>
  </w:num>
  <w:num w:numId="30" w16cid:durableId="756444286">
    <w:abstractNumId w:val="42"/>
  </w:num>
  <w:num w:numId="31" w16cid:durableId="1744718437">
    <w:abstractNumId w:val="38"/>
  </w:num>
  <w:num w:numId="32" w16cid:durableId="989363084">
    <w:abstractNumId w:val="46"/>
  </w:num>
  <w:num w:numId="33" w16cid:durableId="1262686292">
    <w:abstractNumId w:val="13"/>
  </w:num>
  <w:num w:numId="34" w16cid:durableId="39785757">
    <w:abstractNumId w:val="7"/>
  </w:num>
  <w:num w:numId="35" w16cid:durableId="1663242361">
    <w:abstractNumId w:val="18"/>
  </w:num>
  <w:num w:numId="36" w16cid:durableId="718406644">
    <w:abstractNumId w:val="29"/>
  </w:num>
  <w:num w:numId="37" w16cid:durableId="702557090">
    <w:abstractNumId w:val="33"/>
  </w:num>
  <w:num w:numId="38" w16cid:durableId="334454838">
    <w:abstractNumId w:val="21"/>
  </w:num>
  <w:num w:numId="39" w16cid:durableId="61565964">
    <w:abstractNumId w:val="26"/>
  </w:num>
  <w:num w:numId="40" w16cid:durableId="957831328">
    <w:abstractNumId w:val="26"/>
  </w:num>
  <w:num w:numId="41" w16cid:durableId="1155217636">
    <w:abstractNumId w:val="26"/>
  </w:num>
  <w:num w:numId="42" w16cid:durableId="377511696">
    <w:abstractNumId w:val="26"/>
  </w:num>
  <w:num w:numId="43" w16cid:durableId="408624007">
    <w:abstractNumId w:val="26"/>
  </w:num>
  <w:num w:numId="44" w16cid:durableId="1820148448">
    <w:abstractNumId w:val="26"/>
  </w:num>
  <w:num w:numId="45" w16cid:durableId="13114798">
    <w:abstractNumId w:val="26"/>
  </w:num>
  <w:num w:numId="46" w16cid:durableId="1925147370">
    <w:abstractNumId w:val="26"/>
  </w:num>
  <w:num w:numId="47" w16cid:durableId="1879465115">
    <w:abstractNumId w:val="26"/>
  </w:num>
  <w:num w:numId="48" w16cid:durableId="1300499437">
    <w:abstractNumId w:val="26"/>
  </w:num>
  <w:num w:numId="49" w16cid:durableId="494344809">
    <w:abstractNumId w:val="36"/>
  </w:num>
  <w:num w:numId="50" w16cid:durableId="1938904600">
    <w:abstractNumId w:val="4"/>
  </w:num>
  <w:num w:numId="51" w16cid:durableId="1707876114">
    <w:abstractNumId w:val="20"/>
  </w:num>
  <w:num w:numId="52" w16cid:durableId="1173103392">
    <w:abstractNumId w:val="24"/>
  </w:num>
  <w:num w:numId="53" w16cid:durableId="322976955">
    <w:abstractNumId w:val="5"/>
  </w:num>
  <w:num w:numId="54" w16cid:durableId="1912538791">
    <w:abstractNumId w:val="40"/>
  </w:num>
  <w:num w:numId="55" w16cid:durableId="1013338080">
    <w:abstractNumId w:val="11"/>
  </w:num>
  <w:num w:numId="56" w16cid:durableId="1636331521">
    <w:abstractNumId w:val="2"/>
  </w:num>
  <w:num w:numId="57" w16cid:durableId="1593320635">
    <w:abstractNumId w:val="28"/>
  </w:num>
  <w:num w:numId="58" w16cid:durableId="1595166919">
    <w:abstractNumId w:val="6"/>
  </w:num>
  <w:num w:numId="59" w16cid:durableId="2089301278">
    <w:abstractNumId w:val="43"/>
  </w:num>
  <w:num w:numId="60" w16cid:durableId="1064061208">
    <w:abstractNumId w:val="32"/>
  </w:num>
  <w:num w:numId="61" w16cid:durableId="182595037">
    <w:abstractNumId w:val="19"/>
  </w:num>
  <w:num w:numId="62" w16cid:durableId="1261794624">
    <w:abstractNumId w:val="26"/>
  </w:num>
  <w:num w:numId="63" w16cid:durableId="1020740047">
    <w:abstractNumId w:val="34"/>
  </w:num>
  <w:num w:numId="64" w16cid:durableId="1151825109">
    <w:abstractNumId w:val="44"/>
  </w:num>
  <w:num w:numId="65" w16cid:durableId="440608348">
    <w:abstractNumId w:val="16"/>
  </w:num>
  <w:num w:numId="66" w16cid:durableId="1738360507">
    <w:abstractNumId w:val="1"/>
  </w:num>
  <w:num w:numId="67" w16cid:durableId="1363902161">
    <w:abstractNumId w:val="14"/>
  </w:num>
  <w:num w:numId="68" w16cid:durableId="607398538">
    <w:abstractNumId w:val="1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664"/>
    <w:rsid w:val="00002CB3"/>
    <w:rsid w:val="0000360D"/>
    <w:rsid w:val="000041EE"/>
    <w:rsid w:val="0000427A"/>
    <w:rsid w:val="0000435A"/>
    <w:rsid w:val="00004A87"/>
    <w:rsid w:val="000055E5"/>
    <w:rsid w:val="00007222"/>
    <w:rsid w:val="0000785A"/>
    <w:rsid w:val="00010C75"/>
    <w:rsid w:val="00010F36"/>
    <w:rsid w:val="00010F4B"/>
    <w:rsid w:val="00011114"/>
    <w:rsid w:val="000133A9"/>
    <w:rsid w:val="000133BA"/>
    <w:rsid w:val="000139C2"/>
    <w:rsid w:val="00013A37"/>
    <w:rsid w:val="00013E68"/>
    <w:rsid w:val="00013F2A"/>
    <w:rsid w:val="00014402"/>
    <w:rsid w:val="000149EE"/>
    <w:rsid w:val="00014C5E"/>
    <w:rsid w:val="00014E85"/>
    <w:rsid w:val="00016195"/>
    <w:rsid w:val="000166E3"/>
    <w:rsid w:val="00017D15"/>
    <w:rsid w:val="00020B0C"/>
    <w:rsid w:val="00021260"/>
    <w:rsid w:val="000216EE"/>
    <w:rsid w:val="00021991"/>
    <w:rsid w:val="000219A5"/>
    <w:rsid w:val="00022D06"/>
    <w:rsid w:val="000244BE"/>
    <w:rsid w:val="00024793"/>
    <w:rsid w:val="00025B9B"/>
    <w:rsid w:val="00026321"/>
    <w:rsid w:val="00026FF8"/>
    <w:rsid w:val="0002702E"/>
    <w:rsid w:val="00027FDA"/>
    <w:rsid w:val="00030EE8"/>
    <w:rsid w:val="00032A2A"/>
    <w:rsid w:val="00035068"/>
    <w:rsid w:val="000355CC"/>
    <w:rsid w:val="00035AC5"/>
    <w:rsid w:val="0003799E"/>
    <w:rsid w:val="0004037A"/>
    <w:rsid w:val="00040C64"/>
    <w:rsid w:val="000428B9"/>
    <w:rsid w:val="00042C75"/>
    <w:rsid w:val="0004322C"/>
    <w:rsid w:val="0004336D"/>
    <w:rsid w:val="000441C8"/>
    <w:rsid w:val="0004433F"/>
    <w:rsid w:val="00044487"/>
    <w:rsid w:val="00044E8B"/>
    <w:rsid w:val="00045489"/>
    <w:rsid w:val="00045A1D"/>
    <w:rsid w:val="00046B78"/>
    <w:rsid w:val="00047A7E"/>
    <w:rsid w:val="00047C35"/>
    <w:rsid w:val="00047CC3"/>
    <w:rsid w:val="00047DAB"/>
    <w:rsid w:val="0005057F"/>
    <w:rsid w:val="00050FC3"/>
    <w:rsid w:val="0005186A"/>
    <w:rsid w:val="000521A1"/>
    <w:rsid w:val="00052927"/>
    <w:rsid w:val="00052D14"/>
    <w:rsid w:val="000534D4"/>
    <w:rsid w:val="000537B9"/>
    <w:rsid w:val="00053FB2"/>
    <w:rsid w:val="00054F7B"/>
    <w:rsid w:val="0005574F"/>
    <w:rsid w:val="00055888"/>
    <w:rsid w:val="00056BAB"/>
    <w:rsid w:val="000573DC"/>
    <w:rsid w:val="000574A8"/>
    <w:rsid w:val="00060449"/>
    <w:rsid w:val="00060513"/>
    <w:rsid w:val="00061289"/>
    <w:rsid w:val="00061383"/>
    <w:rsid w:val="000614AA"/>
    <w:rsid w:val="000622D7"/>
    <w:rsid w:val="00062454"/>
    <w:rsid w:val="00063B0F"/>
    <w:rsid w:val="00063CC1"/>
    <w:rsid w:val="00064773"/>
    <w:rsid w:val="00066536"/>
    <w:rsid w:val="00067511"/>
    <w:rsid w:val="00072441"/>
    <w:rsid w:val="00072EE4"/>
    <w:rsid w:val="00074B66"/>
    <w:rsid w:val="000752BD"/>
    <w:rsid w:val="00075C6C"/>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BD9"/>
    <w:rsid w:val="00092F4E"/>
    <w:rsid w:val="00093497"/>
    <w:rsid w:val="00093CDD"/>
    <w:rsid w:val="00093D9B"/>
    <w:rsid w:val="000949E2"/>
    <w:rsid w:val="00095203"/>
    <w:rsid w:val="00095F2F"/>
    <w:rsid w:val="00096089"/>
    <w:rsid w:val="0009629A"/>
    <w:rsid w:val="00097A16"/>
    <w:rsid w:val="000A090A"/>
    <w:rsid w:val="000A10A3"/>
    <w:rsid w:val="000A12D1"/>
    <w:rsid w:val="000A1652"/>
    <w:rsid w:val="000A16D0"/>
    <w:rsid w:val="000A199B"/>
    <w:rsid w:val="000A3248"/>
    <w:rsid w:val="000A38CD"/>
    <w:rsid w:val="000A3B5A"/>
    <w:rsid w:val="000A3F25"/>
    <w:rsid w:val="000A4571"/>
    <w:rsid w:val="000A4B0E"/>
    <w:rsid w:val="000A4F63"/>
    <w:rsid w:val="000A7384"/>
    <w:rsid w:val="000A75B6"/>
    <w:rsid w:val="000A76B6"/>
    <w:rsid w:val="000A7B2A"/>
    <w:rsid w:val="000A7B42"/>
    <w:rsid w:val="000B0F57"/>
    <w:rsid w:val="000B14C2"/>
    <w:rsid w:val="000B2502"/>
    <w:rsid w:val="000B2AA6"/>
    <w:rsid w:val="000B300D"/>
    <w:rsid w:val="000B4D81"/>
    <w:rsid w:val="000B4E6F"/>
    <w:rsid w:val="000B4F9F"/>
    <w:rsid w:val="000B57D0"/>
    <w:rsid w:val="000B663E"/>
    <w:rsid w:val="000B675A"/>
    <w:rsid w:val="000B6E62"/>
    <w:rsid w:val="000B75DC"/>
    <w:rsid w:val="000B7DE9"/>
    <w:rsid w:val="000C2133"/>
    <w:rsid w:val="000C21AE"/>
    <w:rsid w:val="000C2D96"/>
    <w:rsid w:val="000C4AC0"/>
    <w:rsid w:val="000C4BC6"/>
    <w:rsid w:val="000C60B0"/>
    <w:rsid w:val="000C61A4"/>
    <w:rsid w:val="000C6572"/>
    <w:rsid w:val="000C69B2"/>
    <w:rsid w:val="000C6D05"/>
    <w:rsid w:val="000D0C67"/>
    <w:rsid w:val="000D12EC"/>
    <w:rsid w:val="000D152B"/>
    <w:rsid w:val="000D17B5"/>
    <w:rsid w:val="000D2762"/>
    <w:rsid w:val="000D2FF2"/>
    <w:rsid w:val="000D32BF"/>
    <w:rsid w:val="000D34A2"/>
    <w:rsid w:val="000D3BF8"/>
    <w:rsid w:val="000D48F0"/>
    <w:rsid w:val="000D539C"/>
    <w:rsid w:val="000D7307"/>
    <w:rsid w:val="000D73E1"/>
    <w:rsid w:val="000E12BD"/>
    <w:rsid w:val="000E19D8"/>
    <w:rsid w:val="000E2577"/>
    <w:rsid w:val="000E34DC"/>
    <w:rsid w:val="000E4FCA"/>
    <w:rsid w:val="000E5127"/>
    <w:rsid w:val="000E55F9"/>
    <w:rsid w:val="000E65D7"/>
    <w:rsid w:val="000E6805"/>
    <w:rsid w:val="000E7BC2"/>
    <w:rsid w:val="000E7CCE"/>
    <w:rsid w:val="000F09B5"/>
    <w:rsid w:val="000F1C7D"/>
    <w:rsid w:val="000F1C9D"/>
    <w:rsid w:val="000F2279"/>
    <w:rsid w:val="000F44E6"/>
    <w:rsid w:val="000F522D"/>
    <w:rsid w:val="000F54E6"/>
    <w:rsid w:val="000F5E3C"/>
    <w:rsid w:val="000F6139"/>
    <w:rsid w:val="000F661E"/>
    <w:rsid w:val="000F68E6"/>
    <w:rsid w:val="000F692C"/>
    <w:rsid w:val="000F7741"/>
    <w:rsid w:val="000F7FD6"/>
    <w:rsid w:val="0010048C"/>
    <w:rsid w:val="00100876"/>
    <w:rsid w:val="0010307C"/>
    <w:rsid w:val="00103266"/>
    <w:rsid w:val="00103EFE"/>
    <w:rsid w:val="001042DE"/>
    <w:rsid w:val="00104485"/>
    <w:rsid w:val="0010453C"/>
    <w:rsid w:val="00104E07"/>
    <w:rsid w:val="00104FE4"/>
    <w:rsid w:val="0010585D"/>
    <w:rsid w:val="0010606D"/>
    <w:rsid w:val="0010647F"/>
    <w:rsid w:val="001065E0"/>
    <w:rsid w:val="0010727E"/>
    <w:rsid w:val="00111AF6"/>
    <w:rsid w:val="00111EBC"/>
    <w:rsid w:val="00113685"/>
    <w:rsid w:val="00114621"/>
    <w:rsid w:val="0011466B"/>
    <w:rsid w:val="00115251"/>
    <w:rsid w:val="001153A8"/>
    <w:rsid w:val="0011700B"/>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4C18"/>
    <w:rsid w:val="00136BD8"/>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A59"/>
    <w:rsid w:val="00147AB9"/>
    <w:rsid w:val="0015037A"/>
    <w:rsid w:val="001506B1"/>
    <w:rsid w:val="00150DF2"/>
    <w:rsid w:val="0015168D"/>
    <w:rsid w:val="00152062"/>
    <w:rsid w:val="0015214C"/>
    <w:rsid w:val="0015221D"/>
    <w:rsid w:val="0015399A"/>
    <w:rsid w:val="00153AA3"/>
    <w:rsid w:val="00153BBA"/>
    <w:rsid w:val="001545AA"/>
    <w:rsid w:val="0015490B"/>
    <w:rsid w:val="00154BD4"/>
    <w:rsid w:val="00154E51"/>
    <w:rsid w:val="001552AF"/>
    <w:rsid w:val="0015569E"/>
    <w:rsid w:val="00155869"/>
    <w:rsid w:val="00156262"/>
    <w:rsid w:val="001567B8"/>
    <w:rsid w:val="00156934"/>
    <w:rsid w:val="00160361"/>
    <w:rsid w:val="001606D2"/>
    <w:rsid w:val="00160F3F"/>
    <w:rsid w:val="001627B0"/>
    <w:rsid w:val="00163016"/>
    <w:rsid w:val="00163182"/>
    <w:rsid w:val="0016431D"/>
    <w:rsid w:val="00164717"/>
    <w:rsid w:val="001647E5"/>
    <w:rsid w:val="001649A3"/>
    <w:rsid w:val="00165108"/>
    <w:rsid w:val="001655B2"/>
    <w:rsid w:val="001657E9"/>
    <w:rsid w:val="00165A68"/>
    <w:rsid w:val="001666F8"/>
    <w:rsid w:val="001669AF"/>
    <w:rsid w:val="00167223"/>
    <w:rsid w:val="00167F8D"/>
    <w:rsid w:val="0017096A"/>
    <w:rsid w:val="00170A19"/>
    <w:rsid w:val="00170A7F"/>
    <w:rsid w:val="00170F3F"/>
    <w:rsid w:val="001713AB"/>
    <w:rsid w:val="0017354B"/>
    <w:rsid w:val="00174375"/>
    <w:rsid w:val="001746D3"/>
    <w:rsid w:val="0017497C"/>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6003"/>
    <w:rsid w:val="0018602D"/>
    <w:rsid w:val="00186BD7"/>
    <w:rsid w:val="001908E1"/>
    <w:rsid w:val="00190BFD"/>
    <w:rsid w:val="00191E34"/>
    <w:rsid w:val="00192FEB"/>
    <w:rsid w:val="00194345"/>
    <w:rsid w:val="001945F0"/>
    <w:rsid w:val="00195415"/>
    <w:rsid w:val="00196550"/>
    <w:rsid w:val="00196EB3"/>
    <w:rsid w:val="00197B16"/>
    <w:rsid w:val="001A0219"/>
    <w:rsid w:val="001A0255"/>
    <w:rsid w:val="001A1E22"/>
    <w:rsid w:val="001A30E5"/>
    <w:rsid w:val="001A313A"/>
    <w:rsid w:val="001A4072"/>
    <w:rsid w:val="001A515B"/>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B7C24"/>
    <w:rsid w:val="001C0107"/>
    <w:rsid w:val="001C083F"/>
    <w:rsid w:val="001C10EA"/>
    <w:rsid w:val="001C15B8"/>
    <w:rsid w:val="001C2A47"/>
    <w:rsid w:val="001C2A8B"/>
    <w:rsid w:val="001C2DDA"/>
    <w:rsid w:val="001C302B"/>
    <w:rsid w:val="001C420E"/>
    <w:rsid w:val="001C424C"/>
    <w:rsid w:val="001C4D81"/>
    <w:rsid w:val="001C5431"/>
    <w:rsid w:val="001C665B"/>
    <w:rsid w:val="001C6DCA"/>
    <w:rsid w:val="001C7C39"/>
    <w:rsid w:val="001C7D53"/>
    <w:rsid w:val="001D084C"/>
    <w:rsid w:val="001D1CC0"/>
    <w:rsid w:val="001D3063"/>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9C3"/>
    <w:rsid w:val="001E4AA4"/>
    <w:rsid w:val="001E4CD2"/>
    <w:rsid w:val="001E4D8D"/>
    <w:rsid w:val="001E54CA"/>
    <w:rsid w:val="001E5FC5"/>
    <w:rsid w:val="001F04C6"/>
    <w:rsid w:val="001F0DC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20041F"/>
    <w:rsid w:val="00200913"/>
    <w:rsid w:val="00200A7F"/>
    <w:rsid w:val="00200D0E"/>
    <w:rsid w:val="00201933"/>
    <w:rsid w:val="00201BE0"/>
    <w:rsid w:val="00201E41"/>
    <w:rsid w:val="00202801"/>
    <w:rsid w:val="00202808"/>
    <w:rsid w:val="0020310B"/>
    <w:rsid w:val="00203269"/>
    <w:rsid w:val="002040E7"/>
    <w:rsid w:val="0020469F"/>
    <w:rsid w:val="00204D5B"/>
    <w:rsid w:val="00204D6A"/>
    <w:rsid w:val="00204DCC"/>
    <w:rsid w:val="00206467"/>
    <w:rsid w:val="00206631"/>
    <w:rsid w:val="0020785D"/>
    <w:rsid w:val="00210484"/>
    <w:rsid w:val="00210865"/>
    <w:rsid w:val="00210939"/>
    <w:rsid w:val="00210B38"/>
    <w:rsid w:val="00210CAE"/>
    <w:rsid w:val="00211CB7"/>
    <w:rsid w:val="002121D1"/>
    <w:rsid w:val="00212B8C"/>
    <w:rsid w:val="0021345F"/>
    <w:rsid w:val="00214E64"/>
    <w:rsid w:val="002152C9"/>
    <w:rsid w:val="00215630"/>
    <w:rsid w:val="00217233"/>
    <w:rsid w:val="002179EF"/>
    <w:rsid w:val="002206C5"/>
    <w:rsid w:val="00220721"/>
    <w:rsid w:val="00220756"/>
    <w:rsid w:val="00221593"/>
    <w:rsid w:val="00221D08"/>
    <w:rsid w:val="00221E1D"/>
    <w:rsid w:val="00223852"/>
    <w:rsid w:val="00223B74"/>
    <w:rsid w:val="00223F9C"/>
    <w:rsid w:val="00224014"/>
    <w:rsid w:val="002247D3"/>
    <w:rsid w:val="00224939"/>
    <w:rsid w:val="002250BA"/>
    <w:rsid w:val="00226A4E"/>
    <w:rsid w:val="002312C7"/>
    <w:rsid w:val="002318B2"/>
    <w:rsid w:val="00231BF3"/>
    <w:rsid w:val="002326DA"/>
    <w:rsid w:val="00232A9F"/>
    <w:rsid w:val="00232C87"/>
    <w:rsid w:val="002337A3"/>
    <w:rsid w:val="00233881"/>
    <w:rsid w:val="00234909"/>
    <w:rsid w:val="00234B77"/>
    <w:rsid w:val="00234D17"/>
    <w:rsid w:val="002351E4"/>
    <w:rsid w:val="00235875"/>
    <w:rsid w:val="00235A25"/>
    <w:rsid w:val="002361A0"/>
    <w:rsid w:val="0023740C"/>
    <w:rsid w:val="00237740"/>
    <w:rsid w:val="002379BD"/>
    <w:rsid w:val="00237BE7"/>
    <w:rsid w:val="00240221"/>
    <w:rsid w:val="00240495"/>
    <w:rsid w:val="002407B3"/>
    <w:rsid w:val="00240DC7"/>
    <w:rsid w:val="00240E49"/>
    <w:rsid w:val="0024263B"/>
    <w:rsid w:val="00243D8B"/>
    <w:rsid w:val="00244F65"/>
    <w:rsid w:val="002451AF"/>
    <w:rsid w:val="00245240"/>
    <w:rsid w:val="002453C8"/>
    <w:rsid w:val="00246FB5"/>
    <w:rsid w:val="00250DCB"/>
    <w:rsid w:val="0025116F"/>
    <w:rsid w:val="00251A9F"/>
    <w:rsid w:val="00252304"/>
    <w:rsid w:val="0025262C"/>
    <w:rsid w:val="0025393E"/>
    <w:rsid w:val="00253FBA"/>
    <w:rsid w:val="002545E8"/>
    <w:rsid w:val="002549EE"/>
    <w:rsid w:val="00254FE6"/>
    <w:rsid w:val="00255B91"/>
    <w:rsid w:val="00255FC0"/>
    <w:rsid w:val="00256D66"/>
    <w:rsid w:val="00257034"/>
    <w:rsid w:val="00257579"/>
    <w:rsid w:val="00257D4F"/>
    <w:rsid w:val="00260826"/>
    <w:rsid w:val="00260828"/>
    <w:rsid w:val="00261A8F"/>
    <w:rsid w:val="0026226E"/>
    <w:rsid w:val="002623A1"/>
    <w:rsid w:val="00264D07"/>
    <w:rsid w:val="002659AB"/>
    <w:rsid w:val="00267470"/>
    <w:rsid w:val="002674EF"/>
    <w:rsid w:val="00267C65"/>
    <w:rsid w:val="002718BF"/>
    <w:rsid w:val="0027434F"/>
    <w:rsid w:val="00274D8E"/>
    <w:rsid w:val="00275276"/>
    <w:rsid w:val="0027570F"/>
    <w:rsid w:val="00275ED0"/>
    <w:rsid w:val="00276390"/>
    <w:rsid w:val="002769FE"/>
    <w:rsid w:val="00276A0B"/>
    <w:rsid w:val="00277475"/>
    <w:rsid w:val="002803D0"/>
    <w:rsid w:val="00282AE0"/>
    <w:rsid w:val="00282C76"/>
    <w:rsid w:val="00283177"/>
    <w:rsid w:val="00283A6D"/>
    <w:rsid w:val="00283FA4"/>
    <w:rsid w:val="00284288"/>
    <w:rsid w:val="002854F4"/>
    <w:rsid w:val="0028784F"/>
    <w:rsid w:val="002901C5"/>
    <w:rsid w:val="002908AB"/>
    <w:rsid w:val="00291087"/>
    <w:rsid w:val="00292375"/>
    <w:rsid w:val="002925C0"/>
    <w:rsid w:val="00292A16"/>
    <w:rsid w:val="0029383E"/>
    <w:rsid w:val="00293F5C"/>
    <w:rsid w:val="00294A73"/>
    <w:rsid w:val="00296609"/>
    <w:rsid w:val="002968B5"/>
    <w:rsid w:val="00297312"/>
    <w:rsid w:val="002973DD"/>
    <w:rsid w:val="0029799E"/>
    <w:rsid w:val="002A15E8"/>
    <w:rsid w:val="002A1C45"/>
    <w:rsid w:val="002A2237"/>
    <w:rsid w:val="002A257A"/>
    <w:rsid w:val="002A357A"/>
    <w:rsid w:val="002A4580"/>
    <w:rsid w:val="002A459F"/>
    <w:rsid w:val="002A520F"/>
    <w:rsid w:val="002A5376"/>
    <w:rsid w:val="002A5784"/>
    <w:rsid w:val="002A664A"/>
    <w:rsid w:val="002A6B77"/>
    <w:rsid w:val="002A7347"/>
    <w:rsid w:val="002A784E"/>
    <w:rsid w:val="002A79C7"/>
    <w:rsid w:val="002B040B"/>
    <w:rsid w:val="002B0A95"/>
    <w:rsid w:val="002B0AED"/>
    <w:rsid w:val="002B0CEF"/>
    <w:rsid w:val="002B21CD"/>
    <w:rsid w:val="002B2730"/>
    <w:rsid w:val="002B27E3"/>
    <w:rsid w:val="002B2F61"/>
    <w:rsid w:val="002B38E4"/>
    <w:rsid w:val="002B403B"/>
    <w:rsid w:val="002B52F5"/>
    <w:rsid w:val="002B7542"/>
    <w:rsid w:val="002B7E15"/>
    <w:rsid w:val="002C0F04"/>
    <w:rsid w:val="002C1227"/>
    <w:rsid w:val="002C1B1B"/>
    <w:rsid w:val="002C2C95"/>
    <w:rsid w:val="002C34A8"/>
    <w:rsid w:val="002C461A"/>
    <w:rsid w:val="002C4DE6"/>
    <w:rsid w:val="002C528F"/>
    <w:rsid w:val="002C683F"/>
    <w:rsid w:val="002C6A20"/>
    <w:rsid w:val="002C7F11"/>
    <w:rsid w:val="002D0ABE"/>
    <w:rsid w:val="002D0D56"/>
    <w:rsid w:val="002D214F"/>
    <w:rsid w:val="002D2615"/>
    <w:rsid w:val="002D26E5"/>
    <w:rsid w:val="002D303D"/>
    <w:rsid w:val="002D354F"/>
    <w:rsid w:val="002D38EF"/>
    <w:rsid w:val="002D3BB6"/>
    <w:rsid w:val="002D5191"/>
    <w:rsid w:val="002D5E78"/>
    <w:rsid w:val="002D6596"/>
    <w:rsid w:val="002D71B9"/>
    <w:rsid w:val="002D753F"/>
    <w:rsid w:val="002D75F1"/>
    <w:rsid w:val="002E02DD"/>
    <w:rsid w:val="002E069A"/>
    <w:rsid w:val="002E08B8"/>
    <w:rsid w:val="002E1F8F"/>
    <w:rsid w:val="002E38EC"/>
    <w:rsid w:val="002E3F5A"/>
    <w:rsid w:val="002E4449"/>
    <w:rsid w:val="002E517C"/>
    <w:rsid w:val="002E5D33"/>
    <w:rsid w:val="002E638C"/>
    <w:rsid w:val="002E65AD"/>
    <w:rsid w:val="002E72E6"/>
    <w:rsid w:val="002F066A"/>
    <w:rsid w:val="002F0878"/>
    <w:rsid w:val="002F0969"/>
    <w:rsid w:val="002F0D45"/>
    <w:rsid w:val="002F1C43"/>
    <w:rsid w:val="002F2FE7"/>
    <w:rsid w:val="002F33D6"/>
    <w:rsid w:val="002F359C"/>
    <w:rsid w:val="002F409C"/>
    <w:rsid w:val="002F40FF"/>
    <w:rsid w:val="002F4B5A"/>
    <w:rsid w:val="002F5597"/>
    <w:rsid w:val="002F5DA5"/>
    <w:rsid w:val="002F7D2B"/>
    <w:rsid w:val="00300A11"/>
    <w:rsid w:val="00300B7B"/>
    <w:rsid w:val="003047CE"/>
    <w:rsid w:val="00304809"/>
    <w:rsid w:val="00304C89"/>
    <w:rsid w:val="003057B4"/>
    <w:rsid w:val="00306763"/>
    <w:rsid w:val="00307FE2"/>
    <w:rsid w:val="003100FD"/>
    <w:rsid w:val="0031042E"/>
    <w:rsid w:val="0031133C"/>
    <w:rsid w:val="00312473"/>
    <w:rsid w:val="00312847"/>
    <w:rsid w:val="003143FC"/>
    <w:rsid w:val="003147CB"/>
    <w:rsid w:val="003147E4"/>
    <w:rsid w:val="00315594"/>
    <w:rsid w:val="00317323"/>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B9C"/>
    <w:rsid w:val="00327194"/>
    <w:rsid w:val="00327316"/>
    <w:rsid w:val="00327683"/>
    <w:rsid w:val="00327D55"/>
    <w:rsid w:val="00327E8E"/>
    <w:rsid w:val="003305CA"/>
    <w:rsid w:val="00330867"/>
    <w:rsid w:val="0033088D"/>
    <w:rsid w:val="00330B78"/>
    <w:rsid w:val="003315E2"/>
    <w:rsid w:val="00332A34"/>
    <w:rsid w:val="00333219"/>
    <w:rsid w:val="0033372E"/>
    <w:rsid w:val="00333813"/>
    <w:rsid w:val="00333E54"/>
    <w:rsid w:val="0033434B"/>
    <w:rsid w:val="00335921"/>
    <w:rsid w:val="00340487"/>
    <w:rsid w:val="00340813"/>
    <w:rsid w:val="003416F8"/>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EF5"/>
    <w:rsid w:val="003525E4"/>
    <w:rsid w:val="00352C91"/>
    <w:rsid w:val="003537B9"/>
    <w:rsid w:val="00353B4D"/>
    <w:rsid w:val="00353D3B"/>
    <w:rsid w:val="00354012"/>
    <w:rsid w:val="003544B6"/>
    <w:rsid w:val="0035462B"/>
    <w:rsid w:val="00354A42"/>
    <w:rsid w:val="003553DE"/>
    <w:rsid w:val="003558AF"/>
    <w:rsid w:val="00356AB6"/>
    <w:rsid w:val="00357A5C"/>
    <w:rsid w:val="003603EC"/>
    <w:rsid w:val="0036067B"/>
    <w:rsid w:val="00360F0F"/>
    <w:rsid w:val="00361F02"/>
    <w:rsid w:val="00362401"/>
    <w:rsid w:val="003626B5"/>
    <w:rsid w:val="0036396C"/>
    <w:rsid w:val="00363DDF"/>
    <w:rsid w:val="003645CF"/>
    <w:rsid w:val="00364A2F"/>
    <w:rsid w:val="00364B09"/>
    <w:rsid w:val="00366093"/>
    <w:rsid w:val="0036667B"/>
    <w:rsid w:val="003676E5"/>
    <w:rsid w:val="00370EB9"/>
    <w:rsid w:val="0037160D"/>
    <w:rsid w:val="003723AD"/>
    <w:rsid w:val="003726C3"/>
    <w:rsid w:val="003726F7"/>
    <w:rsid w:val="003731C2"/>
    <w:rsid w:val="003740E8"/>
    <w:rsid w:val="00374B64"/>
    <w:rsid w:val="00375107"/>
    <w:rsid w:val="003769C1"/>
    <w:rsid w:val="00376C29"/>
    <w:rsid w:val="003771D8"/>
    <w:rsid w:val="003773D8"/>
    <w:rsid w:val="0038201E"/>
    <w:rsid w:val="003826D9"/>
    <w:rsid w:val="00383CBA"/>
    <w:rsid w:val="003840ED"/>
    <w:rsid w:val="00384116"/>
    <w:rsid w:val="00385494"/>
    <w:rsid w:val="00385810"/>
    <w:rsid w:val="00386A96"/>
    <w:rsid w:val="00386CD0"/>
    <w:rsid w:val="00386DA0"/>
    <w:rsid w:val="00386FF1"/>
    <w:rsid w:val="00387583"/>
    <w:rsid w:val="00387EC2"/>
    <w:rsid w:val="0039087B"/>
    <w:rsid w:val="003912EF"/>
    <w:rsid w:val="003929D4"/>
    <w:rsid w:val="003938F6"/>
    <w:rsid w:val="00393A95"/>
    <w:rsid w:val="00393B58"/>
    <w:rsid w:val="00393D94"/>
    <w:rsid w:val="0039456E"/>
    <w:rsid w:val="00394FA3"/>
    <w:rsid w:val="00395122"/>
    <w:rsid w:val="0039520C"/>
    <w:rsid w:val="00395B41"/>
    <w:rsid w:val="00395DB4"/>
    <w:rsid w:val="003966AD"/>
    <w:rsid w:val="003970D1"/>
    <w:rsid w:val="003973C1"/>
    <w:rsid w:val="0039755D"/>
    <w:rsid w:val="0039768F"/>
    <w:rsid w:val="003A0108"/>
    <w:rsid w:val="003A0406"/>
    <w:rsid w:val="003A08DE"/>
    <w:rsid w:val="003A0EDD"/>
    <w:rsid w:val="003A1F47"/>
    <w:rsid w:val="003A2571"/>
    <w:rsid w:val="003A274E"/>
    <w:rsid w:val="003A3B5A"/>
    <w:rsid w:val="003A5172"/>
    <w:rsid w:val="003A58D4"/>
    <w:rsid w:val="003A5C51"/>
    <w:rsid w:val="003A5E27"/>
    <w:rsid w:val="003A5EC9"/>
    <w:rsid w:val="003A61D8"/>
    <w:rsid w:val="003A64B5"/>
    <w:rsid w:val="003A6852"/>
    <w:rsid w:val="003A6B6F"/>
    <w:rsid w:val="003A6CA4"/>
    <w:rsid w:val="003A7433"/>
    <w:rsid w:val="003A79CB"/>
    <w:rsid w:val="003B067B"/>
    <w:rsid w:val="003B0C20"/>
    <w:rsid w:val="003B106B"/>
    <w:rsid w:val="003B2124"/>
    <w:rsid w:val="003B3024"/>
    <w:rsid w:val="003B4962"/>
    <w:rsid w:val="003B4CF5"/>
    <w:rsid w:val="003B5091"/>
    <w:rsid w:val="003B5CAB"/>
    <w:rsid w:val="003B6027"/>
    <w:rsid w:val="003B6115"/>
    <w:rsid w:val="003B6755"/>
    <w:rsid w:val="003B675C"/>
    <w:rsid w:val="003B6F7E"/>
    <w:rsid w:val="003B70A2"/>
    <w:rsid w:val="003B796A"/>
    <w:rsid w:val="003B7C1E"/>
    <w:rsid w:val="003B7D3B"/>
    <w:rsid w:val="003C1254"/>
    <w:rsid w:val="003C1D9A"/>
    <w:rsid w:val="003C2FAA"/>
    <w:rsid w:val="003C332D"/>
    <w:rsid w:val="003C4443"/>
    <w:rsid w:val="003C44B9"/>
    <w:rsid w:val="003C5439"/>
    <w:rsid w:val="003C543B"/>
    <w:rsid w:val="003C55B1"/>
    <w:rsid w:val="003C5B73"/>
    <w:rsid w:val="003D0473"/>
    <w:rsid w:val="003D0F9B"/>
    <w:rsid w:val="003D1077"/>
    <w:rsid w:val="003D15A1"/>
    <w:rsid w:val="003D1670"/>
    <w:rsid w:val="003D26AC"/>
    <w:rsid w:val="003D3027"/>
    <w:rsid w:val="003D3ACB"/>
    <w:rsid w:val="003D3C6C"/>
    <w:rsid w:val="003D4A55"/>
    <w:rsid w:val="003D4B90"/>
    <w:rsid w:val="003D5592"/>
    <w:rsid w:val="003D5D57"/>
    <w:rsid w:val="003D5DEC"/>
    <w:rsid w:val="003D6603"/>
    <w:rsid w:val="003E3441"/>
    <w:rsid w:val="003E3AF3"/>
    <w:rsid w:val="003E3BA3"/>
    <w:rsid w:val="003E3BC8"/>
    <w:rsid w:val="003E3FD8"/>
    <w:rsid w:val="003E41A4"/>
    <w:rsid w:val="003E440C"/>
    <w:rsid w:val="003E4762"/>
    <w:rsid w:val="003E4C2A"/>
    <w:rsid w:val="003E5C66"/>
    <w:rsid w:val="003E6C29"/>
    <w:rsid w:val="003E7056"/>
    <w:rsid w:val="003E7A71"/>
    <w:rsid w:val="003F027F"/>
    <w:rsid w:val="003F0B26"/>
    <w:rsid w:val="003F15F7"/>
    <w:rsid w:val="003F347A"/>
    <w:rsid w:val="003F3F0B"/>
    <w:rsid w:val="003F455C"/>
    <w:rsid w:val="003F51E2"/>
    <w:rsid w:val="003F5885"/>
    <w:rsid w:val="003F58AC"/>
    <w:rsid w:val="003F6990"/>
    <w:rsid w:val="003F72C9"/>
    <w:rsid w:val="003F7823"/>
    <w:rsid w:val="0040077F"/>
    <w:rsid w:val="00401A7E"/>
    <w:rsid w:val="00401BC9"/>
    <w:rsid w:val="00402130"/>
    <w:rsid w:val="0040283F"/>
    <w:rsid w:val="00402FE2"/>
    <w:rsid w:val="00403177"/>
    <w:rsid w:val="00403757"/>
    <w:rsid w:val="00403AC4"/>
    <w:rsid w:val="004040DC"/>
    <w:rsid w:val="0040425A"/>
    <w:rsid w:val="00404850"/>
    <w:rsid w:val="00405207"/>
    <w:rsid w:val="004055DF"/>
    <w:rsid w:val="004056DC"/>
    <w:rsid w:val="00405BFF"/>
    <w:rsid w:val="00407710"/>
    <w:rsid w:val="00407B48"/>
    <w:rsid w:val="00407E05"/>
    <w:rsid w:val="004102B3"/>
    <w:rsid w:val="004102C1"/>
    <w:rsid w:val="0041172E"/>
    <w:rsid w:val="00411AE1"/>
    <w:rsid w:val="00412987"/>
    <w:rsid w:val="004135CC"/>
    <w:rsid w:val="0041371D"/>
    <w:rsid w:val="004150A5"/>
    <w:rsid w:val="00415299"/>
    <w:rsid w:val="004166BE"/>
    <w:rsid w:val="004168F4"/>
    <w:rsid w:val="00416C01"/>
    <w:rsid w:val="00416C7E"/>
    <w:rsid w:val="00416C96"/>
    <w:rsid w:val="00417E1B"/>
    <w:rsid w:val="00420520"/>
    <w:rsid w:val="00420F88"/>
    <w:rsid w:val="00421EF9"/>
    <w:rsid w:val="0042203E"/>
    <w:rsid w:val="00422061"/>
    <w:rsid w:val="004229DF"/>
    <w:rsid w:val="00422C52"/>
    <w:rsid w:val="004237FD"/>
    <w:rsid w:val="00423F50"/>
    <w:rsid w:val="004241B4"/>
    <w:rsid w:val="00425641"/>
    <w:rsid w:val="00425699"/>
    <w:rsid w:val="004256BC"/>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58A"/>
    <w:rsid w:val="00451821"/>
    <w:rsid w:val="00451B4C"/>
    <w:rsid w:val="00451CEE"/>
    <w:rsid w:val="004565A3"/>
    <w:rsid w:val="00457386"/>
    <w:rsid w:val="00457418"/>
    <w:rsid w:val="004602C5"/>
    <w:rsid w:val="00460EAB"/>
    <w:rsid w:val="00461154"/>
    <w:rsid w:val="00461993"/>
    <w:rsid w:val="00462225"/>
    <w:rsid w:val="00462532"/>
    <w:rsid w:val="00462E37"/>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1C5"/>
    <w:rsid w:val="004732D9"/>
    <w:rsid w:val="00473438"/>
    <w:rsid w:val="00473CBA"/>
    <w:rsid w:val="0047429B"/>
    <w:rsid w:val="00474A7F"/>
    <w:rsid w:val="00474C2C"/>
    <w:rsid w:val="00475EAE"/>
    <w:rsid w:val="00475F7D"/>
    <w:rsid w:val="00477121"/>
    <w:rsid w:val="0047771E"/>
    <w:rsid w:val="00477856"/>
    <w:rsid w:val="004779F9"/>
    <w:rsid w:val="004806B5"/>
    <w:rsid w:val="00480A26"/>
    <w:rsid w:val="00480ADD"/>
    <w:rsid w:val="00481400"/>
    <w:rsid w:val="00481F0C"/>
    <w:rsid w:val="004826A0"/>
    <w:rsid w:val="0048290F"/>
    <w:rsid w:val="00484BE1"/>
    <w:rsid w:val="004851D6"/>
    <w:rsid w:val="00485B60"/>
    <w:rsid w:val="00485C0C"/>
    <w:rsid w:val="0048688E"/>
    <w:rsid w:val="00486FE0"/>
    <w:rsid w:val="00490397"/>
    <w:rsid w:val="00490F19"/>
    <w:rsid w:val="00491188"/>
    <w:rsid w:val="0049162B"/>
    <w:rsid w:val="004919E0"/>
    <w:rsid w:val="00491A04"/>
    <w:rsid w:val="004930E1"/>
    <w:rsid w:val="00493D6C"/>
    <w:rsid w:val="00494350"/>
    <w:rsid w:val="00495002"/>
    <w:rsid w:val="00495748"/>
    <w:rsid w:val="00495912"/>
    <w:rsid w:val="00495AC8"/>
    <w:rsid w:val="00497347"/>
    <w:rsid w:val="004A0037"/>
    <w:rsid w:val="004A0436"/>
    <w:rsid w:val="004A0F4F"/>
    <w:rsid w:val="004A1650"/>
    <w:rsid w:val="004A1D82"/>
    <w:rsid w:val="004A2F86"/>
    <w:rsid w:val="004A414C"/>
    <w:rsid w:val="004A42B8"/>
    <w:rsid w:val="004A4CFE"/>
    <w:rsid w:val="004A50C4"/>
    <w:rsid w:val="004A52C6"/>
    <w:rsid w:val="004A5A26"/>
    <w:rsid w:val="004A62D9"/>
    <w:rsid w:val="004A756C"/>
    <w:rsid w:val="004B015A"/>
    <w:rsid w:val="004B0377"/>
    <w:rsid w:val="004B0945"/>
    <w:rsid w:val="004B0C84"/>
    <w:rsid w:val="004B0F1C"/>
    <w:rsid w:val="004B1C51"/>
    <w:rsid w:val="004B1DD2"/>
    <w:rsid w:val="004B308A"/>
    <w:rsid w:val="004B3E05"/>
    <w:rsid w:val="004B3FB2"/>
    <w:rsid w:val="004B4807"/>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40D6"/>
    <w:rsid w:val="004C5EAD"/>
    <w:rsid w:val="004C6833"/>
    <w:rsid w:val="004C7108"/>
    <w:rsid w:val="004C78EE"/>
    <w:rsid w:val="004C7F6F"/>
    <w:rsid w:val="004D1442"/>
    <w:rsid w:val="004D154E"/>
    <w:rsid w:val="004D1741"/>
    <w:rsid w:val="004D242B"/>
    <w:rsid w:val="004D2907"/>
    <w:rsid w:val="004D2B32"/>
    <w:rsid w:val="004D2FCC"/>
    <w:rsid w:val="004D3157"/>
    <w:rsid w:val="004D39E9"/>
    <w:rsid w:val="004D4462"/>
    <w:rsid w:val="004D475F"/>
    <w:rsid w:val="004D47EA"/>
    <w:rsid w:val="004D4F35"/>
    <w:rsid w:val="004D5DFC"/>
    <w:rsid w:val="004D5E3E"/>
    <w:rsid w:val="004D5EF0"/>
    <w:rsid w:val="004D720D"/>
    <w:rsid w:val="004E043E"/>
    <w:rsid w:val="004E058D"/>
    <w:rsid w:val="004E0E12"/>
    <w:rsid w:val="004E0EAF"/>
    <w:rsid w:val="004E147B"/>
    <w:rsid w:val="004E15B9"/>
    <w:rsid w:val="004E203B"/>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EB3"/>
    <w:rsid w:val="004E7EB7"/>
    <w:rsid w:val="004F03B2"/>
    <w:rsid w:val="004F0808"/>
    <w:rsid w:val="004F0C2C"/>
    <w:rsid w:val="004F1350"/>
    <w:rsid w:val="004F3546"/>
    <w:rsid w:val="004F38A8"/>
    <w:rsid w:val="004F399B"/>
    <w:rsid w:val="004F3AC2"/>
    <w:rsid w:val="004F40EC"/>
    <w:rsid w:val="004F4193"/>
    <w:rsid w:val="004F41BB"/>
    <w:rsid w:val="004F470A"/>
    <w:rsid w:val="004F5D3B"/>
    <w:rsid w:val="004F6040"/>
    <w:rsid w:val="004F6CFB"/>
    <w:rsid w:val="004F78B9"/>
    <w:rsid w:val="005003F5"/>
    <w:rsid w:val="00500497"/>
    <w:rsid w:val="00500B6A"/>
    <w:rsid w:val="00500E6A"/>
    <w:rsid w:val="00501AEC"/>
    <w:rsid w:val="00502D3D"/>
    <w:rsid w:val="005032B9"/>
    <w:rsid w:val="00503AE4"/>
    <w:rsid w:val="00503FDA"/>
    <w:rsid w:val="00504819"/>
    <w:rsid w:val="00504AF3"/>
    <w:rsid w:val="00505C0E"/>
    <w:rsid w:val="00506019"/>
    <w:rsid w:val="00506D2E"/>
    <w:rsid w:val="00506F9B"/>
    <w:rsid w:val="00507136"/>
    <w:rsid w:val="005074E6"/>
    <w:rsid w:val="005111F8"/>
    <w:rsid w:val="0051228A"/>
    <w:rsid w:val="00512C13"/>
    <w:rsid w:val="00513527"/>
    <w:rsid w:val="00513626"/>
    <w:rsid w:val="00513C8B"/>
    <w:rsid w:val="00514362"/>
    <w:rsid w:val="00514B14"/>
    <w:rsid w:val="00515C44"/>
    <w:rsid w:val="00517118"/>
    <w:rsid w:val="005172B0"/>
    <w:rsid w:val="005206A8"/>
    <w:rsid w:val="00520740"/>
    <w:rsid w:val="0052074E"/>
    <w:rsid w:val="005207DE"/>
    <w:rsid w:val="00520A8F"/>
    <w:rsid w:val="00520CD7"/>
    <w:rsid w:val="005212EB"/>
    <w:rsid w:val="00522479"/>
    <w:rsid w:val="00522618"/>
    <w:rsid w:val="00522C11"/>
    <w:rsid w:val="00522F22"/>
    <w:rsid w:val="00523284"/>
    <w:rsid w:val="005232AE"/>
    <w:rsid w:val="005241CB"/>
    <w:rsid w:val="0052498E"/>
    <w:rsid w:val="00524F8C"/>
    <w:rsid w:val="00525734"/>
    <w:rsid w:val="00525BF5"/>
    <w:rsid w:val="00527B7F"/>
    <w:rsid w:val="0053112E"/>
    <w:rsid w:val="005312FD"/>
    <w:rsid w:val="005313F9"/>
    <w:rsid w:val="00531E88"/>
    <w:rsid w:val="00531F0B"/>
    <w:rsid w:val="005325B7"/>
    <w:rsid w:val="005326D2"/>
    <w:rsid w:val="0053346D"/>
    <w:rsid w:val="0053354F"/>
    <w:rsid w:val="00533BC3"/>
    <w:rsid w:val="00533C4C"/>
    <w:rsid w:val="005346B3"/>
    <w:rsid w:val="005349C8"/>
    <w:rsid w:val="00534D5D"/>
    <w:rsid w:val="0053517D"/>
    <w:rsid w:val="0053598A"/>
    <w:rsid w:val="00536240"/>
    <w:rsid w:val="00536D4B"/>
    <w:rsid w:val="00537411"/>
    <w:rsid w:val="0053759A"/>
    <w:rsid w:val="00537ABB"/>
    <w:rsid w:val="00537D17"/>
    <w:rsid w:val="00537F2E"/>
    <w:rsid w:val="00540A82"/>
    <w:rsid w:val="00541258"/>
    <w:rsid w:val="00543B8D"/>
    <w:rsid w:val="005478BC"/>
    <w:rsid w:val="00550443"/>
    <w:rsid w:val="00550C81"/>
    <w:rsid w:val="00552BD2"/>
    <w:rsid w:val="00552BDB"/>
    <w:rsid w:val="00552D86"/>
    <w:rsid w:val="005537D3"/>
    <w:rsid w:val="00554204"/>
    <w:rsid w:val="0055472E"/>
    <w:rsid w:val="00555261"/>
    <w:rsid w:val="0055701E"/>
    <w:rsid w:val="0055773B"/>
    <w:rsid w:val="00560169"/>
    <w:rsid w:val="00562FE9"/>
    <w:rsid w:val="0056315B"/>
    <w:rsid w:val="00563DAE"/>
    <w:rsid w:val="00563E34"/>
    <w:rsid w:val="00563F3A"/>
    <w:rsid w:val="005645A2"/>
    <w:rsid w:val="005648B7"/>
    <w:rsid w:val="00564B09"/>
    <w:rsid w:val="00564CC8"/>
    <w:rsid w:val="00566035"/>
    <w:rsid w:val="005662F2"/>
    <w:rsid w:val="005664E8"/>
    <w:rsid w:val="0056662A"/>
    <w:rsid w:val="0056734C"/>
    <w:rsid w:val="00567591"/>
    <w:rsid w:val="005675EE"/>
    <w:rsid w:val="00570631"/>
    <w:rsid w:val="00570712"/>
    <w:rsid w:val="00571197"/>
    <w:rsid w:val="00571EEF"/>
    <w:rsid w:val="005725A7"/>
    <w:rsid w:val="00573E38"/>
    <w:rsid w:val="00574189"/>
    <w:rsid w:val="00574BE6"/>
    <w:rsid w:val="005755D9"/>
    <w:rsid w:val="0057574C"/>
    <w:rsid w:val="00576A39"/>
    <w:rsid w:val="00577172"/>
    <w:rsid w:val="0057754A"/>
    <w:rsid w:val="00580D82"/>
    <w:rsid w:val="0058138E"/>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279"/>
    <w:rsid w:val="0059342E"/>
    <w:rsid w:val="005939BB"/>
    <w:rsid w:val="0059494E"/>
    <w:rsid w:val="00594D94"/>
    <w:rsid w:val="00595E82"/>
    <w:rsid w:val="00595F38"/>
    <w:rsid w:val="005963E1"/>
    <w:rsid w:val="00596EBE"/>
    <w:rsid w:val="0059738C"/>
    <w:rsid w:val="00597C5D"/>
    <w:rsid w:val="005A0685"/>
    <w:rsid w:val="005A0976"/>
    <w:rsid w:val="005A1231"/>
    <w:rsid w:val="005A1C55"/>
    <w:rsid w:val="005A23AD"/>
    <w:rsid w:val="005A26BC"/>
    <w:rsid w:val="005A2894"/>
    <w:rsid w:val="005A2947"/>
    <w:rsid w:val="005A335A"/>
    <w:rsid w:val="005A394B"/>
    <w:rsid w:val="005A3F4D"/>
    <w:rsid w:val="005A42C1"/>
    <w:rsid w:val="005A5189"/>
    <w:rsid w:val="005A520C"/>
    <w:rsid w:val="005A5829"/>
    <w:rsid w:val="005A5E56"/>
    <w:rsid w:val="005A6315"/>
    <w:rsid w:val="005A6832"/>
    <w:rsid w:val="005A6983"/>
    <w:rsid w:val="005A6EBA"/>
    <w:rsid w:val="005A72CE"/>
    <w:rsid w:val="005A76D0"/>
    <w:rsid w:val="005A7749"/>
    <w:rsid w:val="005B059B"/>
    <w:rsid w:val="005B19A3"/>
    <w:rsid w:val="005B217C"/>
    <w:rsid w:val="005B21BD"/>
    <w:rsid w:val="005B23A1"/>
    <w:rsid w:val="005B25EF"/>
    <w:rsid w:val="005B355A"/>
    <w:rsid w:val="005B4DB1"/>
    <w:rsid w:val="005B56A8"/>
    <w:rsid w:val="005B5944"/>
    <w:rsid w:val="005B5D37"/>
    <w:rsid w:val="005B614A"/>
    <w:rsid w:val="005B637D"/>
    <w:rsid w:val="005B641B"/>
    <w:rsid w:val="005B691C"/>
    <w:rsid w:val="005B6DE2"/>
    <w:rsid w:val="005B721D"/>
    <w:rsid w:val="005B7A4A"/>
    <w:rsid w:val="005B7EA7"/>
    <w:rsid w:val="005B7EE7"/>
    <w:rsid w:val="005C0688"/>
    <w:rsid w:val="005C0AC1"/>
    <w:rsid w:val="005C290E"/>
    <w:rsid w:val="005C2ECA"/>
    <w:rsid w:val="005C35F4"/>
    <w:rsid w:val="005C36D7"/>
    <w:rsid w:val="005C5518"/>
    <w:rsid w:val="005C558E"/>
    <w:rsid w:val="005C593C"/>
    <w:rsid w:val="005C613C"/>
    <w:rsid w:val="005C66C3"/>
    <w:rsid w:val="005C70B0"/>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0A85"/>
    <w:rsid w:val="005E17A1"/>
    <w:rsid w:val="005E25E7"/>
    <w:rsid w:val="005E2FBA"/>
    <w:rsid w:val="005E3FBE"/>
    <w:rsid w:val="005E4059"/>
    <w:rsid w:val="005E6A18"/>
    <w:rsid w:val="005F0478"/>
    <w:rsid w:val="005F06C2"/>
    <w:rsid w:val="005F1CE4"/>
    <w:rsid w:val="005F1D1A"/>
    <w:rsid w:val="005F21F6"/>
    <w:rsid w:val="005F2D2E"/>
    <w:rsid w:val="005F30A4"/>
    <w:rsid w:val="005F44A5"/>
    <w:rsid w:val="005F44ED"/>
    <w:rsid w:val="005F4696"/>
    <w:rsid w:val="005F6576"/>
    <w:rsid w:val="005F691C"/>
    <w:rsid w:val="005F69EC"/>
    <w:rsid w:val="0060062A"/>
    <w:rsid w:val="006011D7"/>
    <w:rsid w:val="00601509"/>
    <w:rsid w:val="00603740"/>
    <w:rsid w:val="00604159"/>
    <w:rsid w:val="006041FB"/>
    <w:rsid w:val="00604EC2"/>
    <w:rsid w:val="00604F6A"/>
    <w:rsid w:val="00605200"/>
    <w:rsid w:val="006057B2"/>
    <w:rsid w:val="00605C4B"/>
    <w:rsid w:val="0060601B"/>
    <w:rsid w:val="0060678A"/>
    <w:rsid w:val="00607BA9"/>
    <w:rsid w:val="00607F2F"/>
    <w:rsid w:val="00612136"/>
    <w:rsid w:val="00612E30"/>
    <w:rsid w:val="00612EBC"/>
    <w:rsid w:val="00613042"/>
    <w:rsid w:val="006136CF"/>
    <w:rsid w:val="006146D5"/>
    <w:rsid w:val="006146DB"/>
    <w:rsid w:val="006150AA"/>
    <w:rsid w:val="006151DE"/>
    <w:rsid w:val="006151E3"/>
    <w:rsid w:val="00615417"/>
    <w:rsid w:val="00615AF5"/>
    <w:rsid w:val="0061650C"/>
    <w:rsid w:val="006167B1"/>
    <w:rsid w:val="00617FD7"/>
    <w:rsid w:val="006202D8"/>
    <w:rsid w:val="0062142E"/>
    <w:rsid w:val="006219D8"/>
    <w:rsid w:val="0062214A"/>
    <w:rsid w:val="0062282A"/>
    <w:rsid w:val="00622CDA"/>
    <w:rsid w:val="006234AC"/>
    <w:rsid w:val="006247FF"/>
    <w:rsid w:val="0062504F"/>
    <w:rsid w:val="006253F8"/>
    <w:rsid w:val="00625650"/>
    <w:rsid w:val="00626695"/>
    <w:rsid w:val="00626CD6"/>
    <w:rsid w:val="00626DD9"/>
    <w:rsid w:val="006274DC"/>
    <w:rsid w:val="0062762B"/>
    <w:rsid w:val="00631D42"/>
    <w:rsid w:val="00632B5F"/>
    <w:rsid w:val="00633544"/>
    <w:rsid w:val="006337D1"/>
    <w:rsid w:val="0063400D"/>
    <w:rsid w:val="0063441A"/>
    <w:rsid w:val="0063569E"/>
    <w:rsid w:val="006364A3"/>
    <w:rsid w:val="00636B7C"/>
    <w:rsid w:val="00636E9B"/>
    <w:rsid w:val="006372F0"/>
    <w:rsid w:val="00637777"/>
    <w:rsid w:val="006421C1"/>
    <w:rsid w:val="00642363"/>
    <w:rsid w:val="006429E7"/>
    <w:rsid w:val="00642CE5"/>
    <w:rsid w:val="00642FEC"/>
    <w:rsid w:val="00643A9C"/>
    <w:rsid w:val="00643F0B"/>
    <w:rsid w:val="006441D4"/>
    <w:rsid w:val="006452A6"/>
    <w:rsid w:val="006452EC"/>
    <w:rsid w:val="00645987"/>
    <w:rsid w:val="00645B20"/>
    <w:rsid w:val="00645B67"/>
    <w:rsid w:val="006462FF"/>
    <w:rsid w:val="00646FC8"/>
    <w:rsid w:val="006501E1"/>
    <w:rsid w:val="00650BC2"/>
    <w:rsid w:val="00650C83"/>
    <w:rsid w:val="00651842"/>
    <w:rsid w:val="00651EB6"/>
    <w:rsid w:val="00651FF7"/>
    <w:rsid w:val="00652AF6"/>
    <w:rsid w:val="00653ECD"/>
    <w:rsid w:val="006549B7"/>
    <w:rsid w:val="00655010"/>
    <w:rsid w:val="006551EB"/>
    <w:rsid w:val="00655487"/>
    <w:rsid w:val="00655AF2"/>
    <w:rsid w:val="00656DDC"/>
    <w:rsid w:val="0065756F"/>
    <w:rsid w:val="00657DE6"/>
    <w:rsid w:val="00657F93"/>
    <w:rsid w:val="006601D2"/>
    <w:rsid w:val="00661818"/>
    <w:rsid w:val="00662763"/>
    <w:rsid w:val="006628EB"/>
    <w:rsid w:val="00662BF2"/>
    <w:rsid w:val="0066378B"/>
    <w:rsid w:val="00663FF7"/>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9DC"/>
    <w:rsid w:val="00675F54"/>
    <w:rsid w:val="00676481"/>
    <w:rsid w:val="006767DB"/>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2743"/>
    <w:rsid w:val="0069356D"/>
    <w:rsid w:val="00693EF0"/>
    <w:rsid w:val="00694E1F"/>
    <w:rsid w:val="00695097"/>
    <w:rsid w:val="00695564"/>
    <w:rsid w:val="0069646E"/>
    <w:rsid w:val="00696711"/>
    <w:rsid w:val="00696C8A"/>
    <w:rsid w:val="006976CD"/>
    <w:rsid w:val="00697ED8"/>
    <w:rsid w:val="006A015C"/>
    <w:rsid w:val="006A0198"/>
    <w:rsid w:val="006A1A45"/>
    <w:rsid w:val="006A26C1"/>
    <w:rsid w:val="006A3622"/>
    <w:rsid w:val="006A427F"/>
    <w:rsid w:val="006A4527"/>
    <w:rsid w:val="006A5767"/>
    <w:rsid w:val="006A5F0A"/>
    <w:rsid w:val="006A66F6"/>
    <w:rsid w:val="006A7365"/>
    <w:rsid w:val="006B0454"/>
    <w:rsid w:val="006B1593"/>
    <w:rsid w:val="006B219E"/>
    <w:rsid w:val="006B2411"/>
    <w:rsid w:val="006B277F"/>
    <w:rsid w:val="006B2994"/>
    <w:rsid w:val="006B2B9F"/>
    <w:rsid w:val="006B328D"/>
    <w:rsid w:val="006B32E4"/>
    <w:rsid w:val="006B3770"/>
    <w:rsid w:val="006B3EFC"/>
    <w:rsid w:val="006B5225"/>
    <w:rsid w:val="006B5263"/>
    <w:rsid w:val="006B5F55"/>
    <w:rsid w:val="006B7077"/>
    <w:rsid w:val="006B7AB8"/>
    <w:rsid w:val="006B7ECF"/>
    <w:rsid w:val="006C0364"/>
    <w:rsid w:val="006C08E7"/>
    <w:rsid w:val="006C18DB"/>
    <w:rsid w:val="006C2B2F"/>
    <w:rsid w:val="006C3123"/>
    <w:rsid w:val="006C3CFA"/>
    <w:rsid w:val="006C5A76"/>
    <w:rsid w:val="006C5FDF"/>
    <w:rsid w:val="006C6C6F"/>
    <w:rsid w:val="006C710F"/>
    <w:rsid w:val="006C73DC"/>
    <w:rsid w:val="006D09EF"/>
    <w:rsid w:val="006D11FC"/>
    <w:rsid w:val="006D23F4"/>
    <w:rsid w:val="006D25DD"/>
    <w:rsid w:val="006D260E"/>
    <w:rsid w:val="006D2E3D"/>
    <w:rsid w:val="006D2F66"/>
    <w:rsid w:val="006D3C6D"/>
    <w:rsid w:val="006D4130"/>
    <w:rsid w:val="006D4198"/>
    <w:rsid w:val="006D4BE6"/>
    <w:rsid w:val="006D51E6"/>
    <w:rsid w:val="006D5CD2"/>
    <w:rsid w:val="006D63D5"/>
    <w:rsid w:val="006D79D5"/>
    <w:rsid w:val="006D7FC5"/>
    <w:rsid w:val="006E0180"/>
    <w:rsid w:val="006E070A"/>
    <w:rsid w:val="006E14BF"/>
    <w:rsid w:val="006E16C5"/>
    <w:rsid w:val="006E2516"/>
    <w:rsid w:val="006E43E6"/>
    <w:rsid w:val="006E4467"/>
    <w:rsid w:val="006E44DC"/>
    <w:rsid w:val="006E4727"/>
    <w:rsid w:val="006E4C1F"/>
    <w:rsid w:val="006E6972"/>
    <w:rsid w:val="006E7B3E"/>
    <w:rsid w:val="006E7FED"/>
    <w:rsid w:val="006F0632"/>
    <w:rsid w:val="006F0952"/>
    <w:rsid w:val="006F0ABB"/>
    <w:rsid w:val="006F2570"/>
    <w:rsid w:val="006F2765"/>
    <w:rsid w:val="006F28A6"/>
    <w:rsid w:val="006F32EB"/>
    <w:rsid w:val="006F3392"/>
    <w:rsid w:val="006F373F"/>
    <w:rsid w:val="006F3879"/>
    <w:rsid w:val="006F3F9D"/>
    <w:rsid w:val="006F5C2D"/>
    <w:rsid w:val="006F5D81"/>
    <w:rsid w:val="006F609A"/>
    <w:rsid w:val="006F6F20"/>
    <w:rsid w:val="006F7AF6"/>
    <w:rsid w:val="00701821"/>
    <w:rsid w:val="00702ABB"/>
    <w:rsid w:val="007031B4"/>
    <w:rsid w:val="007035E1"/>
    <w:rsid w:val="007036F9"/>
    <w:rsid w:val="007041E2"/>
    <w:rsid w:val="00705F00"/>
    <w:rsid w:val="00706616"/>
    <w:rsid w:val="00706842"/>
    <w:rsid w:val="00706D0A"/>
    <w:rsid w:val="0070771E"/>
    <w:rsid w:val="00710366"/>
    <w:rsid w:val="0071067D"/>
    <w:rsid w:val="00712192"/>
    <w:rsid w:val="00713AEA"/>
    <w:rsid w:val="00714620"/>
    <w:rsid w:val="0071500A"/>
    <w:rsid w:val="007158CF"/>
    <w:rsid w:val="007159F2"/>
    <w:rsid w:val="00715EC1"/>
    <w:rsid w:val="0071647B"/>
    <w:rsid w:val="00717851"/>
    <w:rsid w:val="007200C4"/>
    <w:rsid w:val="007209D0"/>
    <w:rsid w:val="00720ABB"/>
    <w:rsid w:val="00720ACE"/>
    <w:rsid w:val="00720AD6"/>
    <w:rsid w:val="00720D6D"/>
    <w:rsid w:val="00720F87"/>
    <w:rsid w:val="00722631"/>
    <w:rsid w:val="00722777"/>
    <w:rsid w:val="00723A9C"/>
    <w:rsid w:val="0072441A"/>
    <w:rsid w:val="00724691"/>
    <w:rsid w:val="00724BAD"/>
    <w:rsid w:val="00725279"/>
    <w:rsid w:val="00725290"/>
    <w:rsid w:val="007252E1"/>
    <w:rsid w:val="007260BA"/>
    <w:rsid w:val="007268CE"/>
    <w:rsid w:val="00730409"/>
    <w:rsid w:val="007317C2"/>
    <w:rsid w:val="00731D78"/>
    <w:rsid w:val="00732099"/>
    <w:rsid w:val="0073273D"/>
    <w:rsid w:val="00732C52"/>
    <w:rsid w:val="0073318E"/>
    <w:rsid w:val="007337FC"/>
    <w:rsid w:val="00733976"/>
    <w:rsid w:val="00733A74"/>
    <w:rsid w:val="00735AC5"/>
    <w:rsid w:val="007377D8"/>
    <w:rsid w:val="007378FE"/>
    <w:rsid w:val="00737CD8"/>
    <w:rsid w:val="00741F25"/>
    <w:rsid w:val="00744545"/>
    <w:rsid w:val="00745761"/>
    <w:rsid w:val="00745F72"/>
    <w:rsid w:val="0074673F"/>
    <w:rsid w:val="00746B2B"/>
    <w:rsid w:val="00746CF9"/>
    <w:rsid w:val="00747A58"/>
    <w:rsid w:val="00747E63"/>
    <w:rsid w:val="00750260"/>
    <w:rsid w:val="007509B8"/>
    <w:rsid w:val="00750A22"/>
    <w:rsid w:val="00751D23"/>
    <w:rsid w:val="00753053"/>
    <w:rsid w:val="00754E88"/>
    <w:rsid w:val="0075552C"/>
    <w:rsid w:val="007559D4"/>
    <w:rsid w:val="00755D98"/>
    <w:rsid w:val="007567FE"/>
    <w:rsid w:val="007568B8"/>
    <w:rsid w:val="00756AB6"/>
    <w:rsid w:val="00756B41"/>
    <w:rsid w:val="00756BEF"/>
    <w:rsid w:val="00757D8A"/>
    <w:rsid w:val="007602A7"/>
    <w:rsid w:val="00760B27"/>
    <w:rsid w:val="007612A3"/>
    <w:rsid w:val="00761CC4"/>
    <w:rsid w:val="00761DFA"/>
    <w:rsid w:val="00762C51"/>
    <w:rsid w:val="0076553A"/>
    <w:rsid w:val="00765575"/>
    <w:rsid w:val="00765C3A"/>
    <w:rsid w:val="007679C2"/>
    <w:rsid w:val="0077044E"/>
    <w:rsid w:val="00771845"/>
    <w:rsid w:val="0077256B"/>
    <w:rsid w:val="007727C9"/>
    <w:rsid w:val="00772A69"/>
    <w:rsid w:val="00772BB6"/>
    <w:rsid w:val="007741B2"/>
    <w:rsid w:val="007757CB"/>
    <w:rsid w:val="00775FD8"/>
    <w:rsid w:val="00777574"/>
    <w:rsid w:val="00777B05"/>
    <w:rsid w:val="00777C95"/>
    <w:rsid w:val="00777E80"/>
    <w:rsid w:val="00780360"/>
    <w:rsid w:val="007809C7"/>
    <w:rsid w:val="00781552"/>
    <w:rsid w:val="00781968"/>
    <w:rsid w:val="007838F4"/>
    <w:rsid w:val="00783DE7"/>
    <w:rsid w:val="00784126"/>
    <w:rsid w:val="00786835"/>
    <w:rsid w:val="00786E29"/>
    <w:rsid w:val="00787132"/>
    <w:rsid w:val="0078714C"/>
    <w:rsid w:val="00787E80"/>
    <w:rsid w:val="00790B2B"/>
    <w:rsid w:val="007910C5"/>
    <w:rsid w:val="007917CD"/>
    <w:rsid w:val="007932BC"/>
    <w:rsid w:val="00793D0C"/>
    <w:rsid w:val="00794CFA"/>
    <w:rsid w:val="00795665"/>
    <w:rsid w:val="00796174"/>
    <w:rsid w:val="0079619B"/>
    <w:rsid w:val="007965FC"/>
    <w:rsid w:val="0079684C"/>
    <w:rsid w:val="00796D84"/>
    <w:rsid w:val="00796DBB"/>
    <w:rsid w:val="007A0665"/>
    <w:rsid w:val="007A1156"/>
    <w:rsid w:val="007A12A0"/>
    <w:rsid w:val="007A13A2"/>
    <w:rsid w:val="007A16C6"/>
    <w:rsid w:val="007A1731"/>
    <w:rsid w:val="007A1BC1"/>
    <w:rsid w:val="007A20C7"/>
    <w:rsid w:val="007A244F"/>
    <w:rsid w:val="007A39F8"/>
    <w:rsid w:val="007A5F08"/>
    <w:rsid w:val="007A6DD5"/>
    <w:rsid w:val="007A6F5A"/>
    <w:rsid w:val="007A763E"/>
    <w:rsid w:val="007B054C"/>
    <w:rsid w:val="007B0813"/>
    <w:rsid w:val="007B1625"/>
    <w:rsid w:val="007B1F1C"/>
    <w:rsid w:val="007B22AB"/>
    <w:rsid w:val="007B28C4"/>
    <w:rsid w:val="007B3584"/>
    <w:rsid w:val="007B4646"/>
    <w:rsid w:val="007B4A42"/>
    <w:rsid w:val="007B4D9C"/>
    <w:rsid w:val="007B51EE"/>
    <w:rsid w:val="007B5762"/>
    <w:rsid w:val="007B6EDC"/>
    <w:rsid w:val="007B6F5C"/>
    <w:rsid w:val="007B7220"/>
    <w:rsid w:val="007B766F"/>
    <w:rsid w:val="007B78D1"/>
    <w:rsid w:val="007B7C10"/>
    <w:rsid w:val="007C03E1"/>
    <w:rsid w:val="007C1863"/>
    <w:rsid w:val="007C3A77"/>
    <w:rsid w:val="007C4829"/>
    <w:rsid w:val="007C4CDD"/>
    <w:rsid w:val="007C4F32"/>
    <w:rsid w:val="007C5BAF"/>
    <w:rsid w:val="007C69BA"/>
    <w:rsid w:val="007C6A28"/>
    <w:rsid w:val="007C76BA"/>
    <w:rsid w:val="007D0580"/>
    <w:rsid w:val="007D0DC0"/>
    <w:rsid w:val="007D0E36"/>
    <w:rsid w:val="007D0E91"/>
    <w:rsid w:val="007D1D0B"/>
    <w:rsid w:val="007D2881"/>
    <w:rsid w:val="007D2933"/>
    <w:rsid w:val="007D3860"/>
    <w:rsid w:val="007D39D6"/>
    <w:rsid w:val="007D3DF8"/>
    <w:rsid w:val="007D3E42"/>
    <w:rsid w:val="007D3EC3"/>
    <w:rsid w:val="007D45AF"/>
    <w:rsid w:val="007D5D63"/>
    <w:rsid w:val="007D64BB"/>
    <w:rsid w:val="007D65BA"/>
    <w:rsid w:val="007D716E"/>
    <w:rsid w:val="007D71F8"/>
    <w:rsid w:val="007E052B"/>
    <w:rsid w:val="007E1360"/>
    <w:rsid w:val="007E2B44"/>
    <w:rsid w:val="007E380B"/>
    <w:rsid w:val="007E3928"/>
    <w:rsid w:val="007E618F"/>
    <w:rsid w:val="007F0EC6"/>
    <w:rsid w:val="007F0F62"/>
    <w:rsid w:val="007F495B"/>
    <w:rsid w:val="007F5483"/>
    <w:rsid w:val="007F570E"/>
    <w:rsid w:val="007F5E36"/>
    <w:rsid w:val="007F7270"/>
    <w:rsid w:val="007F7952"/>
    <w:rsid w:val="007F7B7E"/>
    <w:rsid w:val="007F7CEA"/>
    <w:rsid w:val="007F7DBE"/>
    <w:rsid w:val="0080055D"/>
    <w:rsid w:val="00800EF8"/>
    <w:rsid w:val="00800EFE"/>
    <w:rsid w:val="00801F62"/>
    <w:rsid w:val="0080209A"/>
    <w:rsid w:val="00802B46"/>
    <w:rsid w:val="00803244"/>
    <w:rsid w:val="00803829"/>
    <w:rsid w:val="00804174"/>
    <w:rsid w:val="0080435E"/>
    <w:rsid w:val="00804DEE"/>
    <w:rsid w:val="0080523A"/>
    <w:rsid w:val="0080624D"/>
    <w:rsid w:val="00806E4B"/>
    <w:rsid w:val="00806E52"/>
    <w:rsid w:val="0080773B"/>
    <w:rsid w:val="00807F43"/>
    <w:rsid w:val="0081164D"/>
    <w:rsid w:val="008126DE"/>
    <w:rsid w:val="00812C36"/>
    <w:rsid w:val="00812CDA"/>
    <w:rsid w:val="00812EEA"/>
    <w:rsid w:val="00815B4D"/>
    <w:rsid w:val="008172ED"/>
    <w:rsid w:val="00817657"/>
    <w:rsid w:val="00817A98"/>
    <w:rsid w:val="00820037"/>
    <w:rsid w:val="00820604"/>
    <w:rsid w:val="00820B99"/>
    <w:rsid w:val="00821D09"/>
    <w:rsid w:val="00821F45"/>
    <w:rsid w:val="00822B95"/>
    <w:rsid w:val="008231DF"/>
    <w:rsid w:val="0082333E"/>
    <w:rsid w:val="0082392C"/>
    <w:rsid w:val="00823FF5"/>
    <w:rsid w:val="0082561E"/>
    <w:rsid w:val="00825AC0"/>
    <w:rsid w:val="0082674C"/>
    <w:rsid w:val="008267FA"/>
    <w:rsid w:val="00827E10"/>
    <w:rsid w:val="008316DD"/>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1FA3"/>
    <w:rsid w:val="0084296D"/>
    <w:rsid w:val="00842B9D"/>
    <w:rsid w:val="00842EB0"/>
    <w:rsid w:val="00844391"/>
    <w:rsid w:val="00844A26"/>
    <w:rsid w:val="008464D1"/>
    <w:rsid w:val="00850934"/>
    <w:rsid w:val="008520FB"/>
    <w:rsid w:val="00852873"/>
    <w:rsid w:val="008543B9"/>
    <w:rsid w:val="0085445A"/>
    <w:rsid w:val="00854AF8"/>
    <w:rsid w:val="008554E4"/>
    <w:rsid w:val="00856224"/>
    <w:rsid w:val="0085671A"/>
    <w:rsid w:val="008569CD"/>
    <w:rsid w:val="00856B4D"/>
    <w:rsid w:val="00856BB1"/>
    <w:rsid w:val="00856CA6"/>
    <w:rsid w:val="00856E5A"/>
    <w:rsid w:val="0085732F"/>
    <w:rsid w:val="00857393"/>
    <w:rsid w:val="00857555"/>
    <w:rsid w:val="00860735"/>
    <w:rsid w:val="00860FE8"/>
    <w:rsid w:val="00861117"/>
    <w:rsid w:val="00861B43"/>
    <w:rsid w:val="00862E9B"/>
    <w:rsid w:val="008631F4"/>
    <w:rsid w:val="00863536"/>
    <w:rsid w:val="00864274"/>
    <w:rsid w:val="00864502"/>
    <w:rsid w:val="00865810"/>
    <w:rsid w:val="00865CD2"/>
    <w:rsid w:val="00870646"/>
    <w:rsid w:val="0087088B"/>
    <w:rsid w:val="00870C26"/>
    <w:rsid w:val="00871260"/>
    <w:rsid w:val="00871E9C"/>
    <w:rsid w:val="0087216D"/>
    <w:rsid w:val="0087427B"/>
    <w:rsid w:val="008757D1"/>
    <w:rsid w:val="00875D6A"/>
    <w:rsid w:val="00875E62"/>
    <w:rsid w:val="00876D8A"/>
    <w:rsid w:val="0087748B"/>
    <w:rsid w:val="008778D5"/>
    <w:rsid w:val="00877C70"/>
    <w:rsid w:val="00877DAF"/>
    <w:rsid w:val="008809DC"/>
    <w:rsid w:val="008809E9"/>
    <w:rsid w:val="00880FB2"/>
    <w:rsid w:val="00881009"/>
    <w:rsid w:val="0088122C"/>
    <w:rsid w:val="008814F7"/>
    <w:rsid w:val="00881DBC"/>
    <w:rsid w:val="008821C5"/>
    <w:rsid w:val="008833CB"/>
    <w:rsid w:val="00883B42"/>
    <w:rsid w:val="0088470D"/>
    <w:rsid w:val="00884756"/>
    <w:rsid w:val="0088486E"/>
    <w:rsid w:val="0088488E"/>
    <w:rsid w:val="00884B80"/>
    <w:rsid w:val="0088629F"/>
    <w:rsid w:val="00886386"/>
    <w:rsid w:val="0088644F"/>
    <w:rsid w:val="00886AD1"/>
    <w:rsid w:val="008870DE"/>
    <w:rsid w:val="0088721D"/>
    <w:rsid w:val="00887B44"/>
    <w:rsid w:val="00887CDB"/>
    <w:rsid w:val="0089080E"/>
    <w:rsid w:val="00890F18"/>
    <w:rsid w:val="008937FD"/>
    <w:rsid w:val="00893831"/>
    <w:rsid w:val="00893C91"/>
    <w:rsid w:val="00893D7A"/>
    <w:rsid w:val="00894C2F"/>
    <w:rsid w:val="00894CAA"/>
    <w:rsid w:val="00895A9C"/>
    <w:rsid w:val="00896368"/>
    <w:rsid w:val="00896565"/>
    <w:rsid w:val="008972E7"/>
    <w:rsid w:val="008A06AE"/>
    <w:rsid w:val="008A07C9"/>
    <w:rsid w:val="008A1502"/>
    <w:rsid w:val="008A1944"/>
    <w:rsid w:val="008A1987"/>
    <w:rsid w:val="008A3331"/>
    <w:rsid w:val="008A3763"/>
    <w:rsid w:val="008A37AB"/>
    <w:rsid w:val="008A5983"/>
    <w:rsid w:val="008A5CF9"/>
    <w:rsid w:val="008A60F7"/>
    <w:rsid w:val="008A63F8"/>
    <w:rsid w:val="008A7451"/>
    <w:rsid w:val="008B1328"/>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C6"/>
    <w:rsid w:val="008C19D8"/>
    <w:rsid w:val="008C2CDB"/>
    <w:rsid w:val="008C38A4"/>
    <w:rsid w:val="008C3B7F"/>
    <w:rsid w:val="008C48E5"/>
    <w:rsid w:val="008C4EA4"/>
    <w:rsid w:val="008C58E6"/>
    <w:rsid w:val="008C5A50"/>
    <w:rsid w:val="008C679F"/>
    <w:rsid w:val="008C67C8"/>
    <w:rsid w:val="008C77A4"/>
    <w:rsid w:val="008D1A12"/>
    <w:rsid w:val="008D1E47"/>
    <w:rsid w:val="008D2310"/>
    <w:rsid w:val="008D4021"/>
    <w:rsid w:val="008D4040"/>
    <w:rsid w:val="008D40AE"/>
    <w:rsid w:val="008D436C"/>
    <w:rsid w:val="008D437C"/>
    <w:rsid w:val="008D4D1D"/>
    <w:rsid w:val="008D50AB"/>
    <w:rsid w:val="008D58F8"/>
    <w:rsid w:val="008D5A55"/>
    <w:rsid w:val="008D6647"/>
    <w:rsid w:val="008D67C0"/>
    <w:rsid w:val="008D682B"/>
    <w:rsid w:val="008E029D"/>
    <w:rsid w:val="008E046B"/>
    <w:rsid w:val="008E1C19"/>
    <w:rsid w:val="008E1D91"/>
    <w:rsid w:val="008E2F22"/>
    <w:rsid w:val="008E390B"/>
    <w:rsid w:val="008E41D3"/>
    <w:rsid w:val="008E4A0A"/>
    <w:rsid w:val="008E4A9B"/>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872"/>
    <w:rsid w:val="009019EC"/>
    <w:rsid w:val="00902374"/>
    <w:rsid w:val="00902379"/>
    <w:rsid w:val="00902E73"/>
    <w:rsid w:val="009039BD"/>
    <w:rsid w:val="009041D6"/>
    <w:rsid w:val="0090441E"/>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201B3"/>
    <w:rsid w:val="009205AA"/>
    <w:rsid w:val="00920C6A"/>
    <w:rsid w:val="00920E48"/>
    <w:rsid w:val="00920EC0"/>
    <w:rsid w:val="00922235"/>
    <w:rsid w:val="00922B92"/>
    <w:rsid w:val="00922DF5"/>
    <w:rsid w:val="0092531F"/>
    <w:rsid w:val="00925718"/>
    <w:rsid w:val="00926BA5"/>
    <w:rsid w:val="009308A8"/>
    <w:rsid w:val="009309B1"/>
    <w:rsid w:val="009313F1"/>
    <w:rsid w:val="00931568"/>
    <w:rsid w:val="00931A51"/>
    <w:rsid w:val="00931E7D"/>
    <w:rsid w:val="00932D03"/>
    <w:rsid w:val="00932D82"/>
    <w:rsid w:val="00932E38"/>
    <w:rsid w:val="009347EA"/>
    <w:rsid w:val="00934AF5"/>
    <w:rsid w:val="00934D6E"/>
    <w:rsid w:val="00934DE6"/>
    <w:rsid w:val="00934F19"/>
    <w:rsid w:val="0093512E"/>
    <w:rsid w:val="00935685"/>
    <w:rsid w:val="00935926"/>
    <w:rsid w:val="00935F4F"/>
    <w:rsid w:val="00936112"/>
    <w:rsid w:val="0093648E"/>
    <w:rsid w:val="00936757"/>
    <w:rsid w:val="00936E8E"/>
    <w:rsid w:val="00936F59"/>
    <w:rsid w:val="0093702E"/>
    <w:rsid w:val="009370A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6AEF"/>
    <w:rsid w:val="00947ADE"/>
    <w:rsid w:val="00950610"/>
    <w:rsid w:val="009507DD"/>
    <w:rsid w:val="00951260"/>
    <w:rsid w:val="009515AE"/>
    <w:rsid w:val="00952920"/>
    <w:rsid w:val="00952C7B"/>
    <w:rsid w:val="009535E8"/>
    <w:rsid w:val="0095496D"/>
    <w:rsid w:val="00954BBF"/>
    <w:rsid w:val="00954FAF"/>
    <w:rsid w:val="00954FFB"/>
    <w:rsid w:val="009550AF"/>
    <w:rsid w:val="00956256"/>
    <w:rsid w:val="00956394"/>
    <w:rsid w:val="009563E0"/>
    <w:rsid w:val="00957999"/>
    <w:rsid w:val="00957BC5"/>
    <w:rsid w:val="00961A2A"/>
    <w:rsid w:val="00961A84"/>
    <w:rsid w:val="00962588"/>
    <w:rsid w:val="0096348C"/>
    <w:rsid w:val="00963AD3"/>
    <w:rsid w:val="009643B4"/>
    <w:rsid w:val="00965CED"/>
    <w:rsid w:val="00965EE8"/>
    <w:rsid w:val="00966511"/>
    <w:rsid w:val="00966754"/>
    <w:rsid w:val="009674D3"/>
    <w:rsid w:val="00967801"/>
    <w:rsid w:val="00970549"/>
    <w:rsid w:val="00970574"/>
    <w:rsid w:val="00970B50"/>
    <w:rsid w:val="00970FE2"/>
    <w:rsid w:val="0097103E"/>
    <w:rsid w:val="009715B6"/>
    <w:rsid w:val="00971EC0"/>
    <w:rsid w:val="009731C3"/>
    <w:rsid w:val="00973A45"/>
    <w:rsid w:val="00973AA3"/>
    <w:rsid w:val="0097426F"/>
    <w:rsid w:val="009742EE"/>
    <w:rsid w:val="009743F5"/>
    <w:rsid w:val="00974A7D"/>
    <w:rsid w:val="00975C80"/>
    <w:rsid w:val="00976E6E"/>
    <w:rsid w:val="00976EBE"/>
    <w:rsid w:val="0097711D"/>
    <w:rsid w:val="009771F7"/>
    <w:rsid w:val="009801E2"/>
    <w:rsid w:val="00980541"/>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7529"/>
    <w:rsid w:val="00987B16"/>
    <w:rsid w:val="00990184"/>
    <w:rsid w:val="00990634"/>
    <w:rsid w:val="00990C9D"/>
    <w:rsid w:val="0099140C"/>
    <w:rsid w:val="00991C10"/>
    <w:rsid w:val="0099237D"/>
    <w:rsid w:val="00992457"/>
    <w:rsid w:val="00992600"/>
    <w:rsid w:val="00992FF2"/>
    <w:rsid w:val="00993167"/>
    <w:rsid w:val="00993E5E"/>
    <w:rsid w:val="00995D0D"/>
    <w:rsid w:val="00995E10"/>
    <w:rsid w:val="00995E39"/>
    <w:rsid w:val="00996154"/>
    <w:rsid w:val="00996D37"/>
    <w:rsid w:val="00997CBA"/>
    <w:rsid w:val="009A1ACA"/>
    <w:rsid w:val="009A1C4F"/>
    <w:rsid w:val="009A1F58"/>
    <w:rsid w:val="009A222C"/>
    <w:rsid w:val="009A3330"/>
    <w:rsid w:val="009A36B2"/>
    <w:rsid w:val="009A4EF9"/>
    <w:rsid w:val="009A54C3"/>
    <w:rsid w:val="009A5BFF"/>
    <w:rsid w:val="009A6005"/>
    <w:rsid w:val="009B0495"/>
    <w:rsid w:val="009B0752"/>
    <w:rsid w:val="009B1874"/>
    <w:rsid w:val="009B1E46"/>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E97"/>
    <w:rsid w:val="009C2379"/>
    <w:rsid w:val="009C26EA"/>
    <w:rsid w:val="009C298A"/>
    <w:rsid w:val="009C31CF"/>
    <w:rsid w:val="009C5C36"/>
    <w:rsid w:val="009C73B9"/>
    <w:rsid w:val="009D0848"/>
    <w:rsid w:val="009D0930"/>
    <w:rsid w:val="009D555D"/>
    <w:rsid w:val="009D6143"/>
    <w:rsid w:val="009D6FAF"/>
    <w:rsid w:val="009E053C"/>
    <w:rsid w:val="009E08AA"/>
    <w:rsid w:val="009E1404"/>
    <w:rsid w:val="009E1511"/>
    <w:rsid w:val="009E1531"/>
    <w:rsid w:val="009E1BF7"/>
    <w:rsid w:val="009E27CB"/>
    <w:rsid w:val="009E2E43"/>
    <w:rsid w:val="009E3F92"/>
    <w:rsid w:val="009E427A"/>
    <w:rsid w:val="009E4573"/>
    <w:rsid w:val="009E5C33"/>
    <w:rsid w:val="009E662C"/>
    <w:rsid w:val="009E6789"/>
    <w:rsid w:val="009E71F3"/>
    <w:rsid w:val="009F0D64"/>
    <w:rsid w:val="009F1957"/>
    <w:rsid w:val="009F1B79"/>
    <w:rsid w:val="009F25EF"/>
    <w:rsid w:val="009F26D9"/>
    <w:rsid w:val="009F27F9"/>
    <w:rsid w:val="009F2CDB"/>
    <w:rsid w:val="009F34B2"/>
    <w:rsid w:val="009F35FC"/>
    <w:rsid w:val="009F3849"/>
    <w:rsid w:val="009F4187"/>
    <w:rsid w:val="009F4724"/>
    <w:rsid w:val="009F4B55"/>
    <w:rsid w:val="009F5B08"/>
    <w:rsid w:val="009F668D"/>
    <w:rsid w:val="009F6B90"/>
    <w:rsid w:val="009F6DC9"/>
    <w:rsid w:val="009F6F30"/>
    <w:rsid w:val="009F7637"/>
    <w:rsid w:val="009F7F86"/>
    <w:rsid w:val="00A01EBD"/>
    <w:rsid w:val="00A03F27"/>
    <w:rsid w:val="00A04669"/>
    <w:rsid w:val="00A04B92"/>
    <w:rsid w:val="00A0508D"/>
    <w:rsid w:val="00A05FF3"/>
    <w:rsid w:val="00A0667F"/>
    <w:rsid w:val="00A07568"/>
    <w:rsid w:val="00A10332"/>
    <w:rsid w:val="00A108FD"/>
    <w:rsid w:val="00A1091D"/>
    <w:rsid w:val="00A11BCF"/>
    <w:rsid w:val="00A134AE"/>
    <w:rsid w:val="00A135E2"/>
    <w:rsid w:val="00A14370"/>
    <w:rsid w:val="00A14418"/>
    <w:rsid w:val="00A1441D"/>
    <w:rsid w:val="00A14854"/>
    <w:rsid w:val="00A14B3E"/>
    <w:rsid w:val="00A16289"/>
    <w:rsid w:val="00A17822"/>
    <w:rsid w:val="00A20610"/>
    <w:rsid w:val="00A21583"/>
    <w:rsid w:val="00A2162F"/>
    <w:rsid w:val="00A21F60"/>
    <w:rsid w:val="00A22162"/>
    <w:rsid w:val="00A222A1"/>
    <w:rsid w:val="00A2252A"/>
    <w:rsid w:val="00A22644"/>
    <w:rsid w:val="00A22713"/>
    <w:rsid w:val="00A24036"/>
    <w:rsid w:val="00A243E1"/>
    <w:rsid w:val="00A248FB"/>
    <w:rsid w:val="00A2573B"/>
    <w:rsid w:val="00A26169"/>
    <w:rsid w:val="00A26CE4"/>
    <w:rsid w:val="00A26D4A"/>
    <w:rsid w:val="00A27796"/>
    <w:rsid w:val="00A2795A"/>
    <w:rsid w:val="00A27970"/>
    <w:rsid w:val="00A30D5C"/>
    <w:rsid w:val="00A30EAF"/>
    <w:rsid w:val="00A316A4"/>
    <w:rsid w:val="00A32228"/>
    <w:rsid w:val="00A32525"/>
    <w:rsid w:val="00A32655"/>
    <w:rsid w:val="00A326A8"/>
    <w:rsid w:val="00A32CDF"/>
    <w:rsid w:val="00A346F1"/>
    <w:rsid w:val="00A3491C"/>
    <w:rsid w:val="00A349F3"/>
    <w:rsid w:val="00A3519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6BA7"/>
    <w:rsid w:val="00A47D51"/>
    <w:rsid w:val="00A5057D"/>
    <w:rsid w:val="00A50D30"/>
    <w:rsid w:val="00A5187F"/>
    <w:rsid w:val="00A51F5C"/>
    <w:rsid w:val="00A54018"/>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F40"/>
    <w:rsid w:val="00A64FAE"/>
    <w:rsid w:val="00A6501E"/>
    <w:rsid w:val="00A6543F"/>
    <w:rsid w:val="00A655DD"/>
    <w:rsid w:val="00A6653C"/>
    <w:rsid w:val="00A665E4"/>
    <w:rsid w:val="00A677B2"/>
    <w:rsid w:val="00A70ABD"/>
    <w:rsid w:val="00A71639"/>
    <w:rsid w:val="00A72529"/>
    <w:rsid w:val="00A7271C"/>
    <w:rsid w:val="00A73977"/>
    <w:rsid w:val="00A73D94"/>
    <w:rsid w:val="00A74E28"/>
    <w:rsid w:val="00A75FA4"/>
    <w:rsid w:val="00A76B67"/>
    <w:rsid w:val="00A7767C"/>
    <w:rsid w:val="00A778C3"/>
    <w:rsid w:val="00A77CE4"/>
    <w:rsid w:val="00A811B2"/>
    <w:rsid w:val="00A81553"/>
    <w:rsid w:val="00A81A1F"/>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972CD"/>
    <w:rsid w:val="00AA00D1"/>
    <w:rsid w:val="00AA08F3"/>
    <w:rsid w:val="00AA11E2"/>
    <w:rsid w:val="00AA1D07"/>
    <w:rsid w:val="00AA2B99"/>
    <w:rsid w:val="00AA2CFC"/>
    <w:rsid w:val="00AA3048"/>
    <w:rsid w:val="00AA40F1"/>
    <w:rsid w:val="00AA48B8"/>
    <w:rsid w:val="00AA4FCE"/>
    <w:rsid w:val="00AA5703"/>
    <w:rsid w:val="00AA5E24"/>
    <w:rsid w:val="00AA604F"/>
    <w:rsid w:val="00AA6396"/>
    <w:rsid w:val="00AA64C3"/>
    <w:rsid w:val="00AA71FB"/>
    <w:rsid w:val="00AA74AE"/>
    <w:rsid w:val="00AB147D"/>
    <w:rsid w:val="00AB2E43"/>
    <w:rsid w:val="00AB38A4"/>
    <w:rsid w:val="00AB480C"/>
    <w:rsid w:val="00AB5CFC"/>
    <w:rsid w:val="00AB65F2"/>
    <w:rsid w:val="00AB67DD"/>
    <w:rsid w:val="00AB7B46"/>
    <w:rsid w:val="00AB7DA7"/>
    <w:rsid w:val="00AC0028"/>
    <w:rsid w:val="00AC06CA"/>
    <w:rsid w:val="00AC2170"/>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C79CD"/>
    <w:rsid w:val="00AD03D5"/>
    <w:rsid w:val="00AD0F77"/>
    <w:rsid w:val="00AD25ED"/>
    <w:rsid w:val="00AD2883"/>
    <w:rsid w:val="00AD2E5F"/>
    <w:rsid w:val="00AD31AA"/>
    <w:rsid w:val="00AD4C62"/>
    <w:rsid w:val="00AD550E"/>
    <w:rsid w:val="00AD5E49"/>
    <w:rsid w:val="00AD6DC7"/>
    <w:rsid w:val="00AD764C"/>
    <w:rsid w:val="00AD7B99"/>
    <w:rsid w:val="00AE00E8"/>
    <w:rsid w:val="00AE1F44"/>
    <w:rsid w:val="00AE23F6"/>
    <w:rsid w:val="00AE35B2"/>
    <w:rsid w:val="00AE4917"/>
    <w:rsid w:val="00AE6A32"/>
    <w:rsid w:val="00AE6A3C"/>
    <w:rsid w:val="00AE6F36"/>
    <w:rsid w:val="00AF278D"/>
    <w:rsid w:val="00AF2FB8"/>
    <w:rsid w:val="00AF45D9"/>
    <w:rsid w:val="00AF55F9"/>
    <w:rsid w:val="00AF6152"/>
    <w:rsid w:val="00AF699E"/>
    <w:rsid w:val="00AF7D22"/>
    <w:rsid w:val="00B01172"/>
    <w:rsid w:val="00B029F6"/>
    <w:rsid w:val="00B03719"/>
    <w:rsid w:val="00B03A70"/>
    <w:rsid w:val="00B03B84"/>
    <w:rsid w:val="00B057C2"/>
    <w:rsid w:val="00B0596A"/>
    <w:rsid w:val="00B05C49"/>
    <w:rsid w:val="00B06592"/>
    <w:rsid w:val="00B06639"/>
    <w:rsid w:val="00B066CF"/>
    <w:rsid w:val="00B06D3D"/>
    <w:rsid w:val="00B1066B"/>
    <w:rsid w:val="00B12C3F"/>
    <w:rsid w:val="00B13522"/>
    <w:rsid w:val="00B13CBF"/>
    <w:rsid w:val="00B14C0A"/>
    <w:rsid w:val="00B15028"/>
    <w:rsid w:val="00B1630D"/>
    <w:rsid w:val="00B16867"/>
    <w:rsid w:val="00B1740E"/>
    <w:rsid w:val="00B1789E"/>
    <w:rsid w:val="00B17946"/>
    <w:rsid w:val="00B20BF7"/>
    <w:rsid w:val="00B20F82"/>
    <w:rsid w:val="00B21691"/>
    <w:rsid w:val="00B22306"/>
    <w:rsid w:val="00B226A5"/>
    <w:rsid w:val="00B22711"/>
    <w:rsid w:val="00B229F3"/>
    <w:rsid w:val="00B22A20"/>
    <w:rsid w:val="00B22C69"/>
    <w:rsid w:val="00B232B7"/>
    <w:rsid w:val="00B236E8"/>
    <w:rsid w:val="00B2661F"/>
    <w:rsid w:val="00B26F9B"/>
    <w:rsid w:val="00B30CD8"/>
    <w:rsid w:val="00B30CF1"/>
    <w:rsid w:val="00B319A6"/>
    <w:rsid w:val="00B31CAE"/>
    <w:rsid w:val="00B333A1"/>
    <w:rsid w:val="00B336D6"/>
    <w:rsid w:val="00B33904"/>
    <w:rsid w:val="00B3513B"/>
    <w:rsid w:val="00B365E5"/>
    <w:rsid w:val="00B365FE"/>
    <w:rsid w:val="00B36738"/>
    <w:rsid w:val="00B36B38"/>
    <w:rsid w:val="00B36E3B"/>
    <w:rsid w:val="00B40158"/>
    <w:rsid w:val="00B4018E"/>
    <w:rsid w:val="00B40715"/>
    <w:rsid w:val="00B40D6B"/>
    <w:rsid w:val="00B428C1"/>
    <w:rsid w:val="00B449A1"/>
    <w:rsid w:val="00B44F05"/>
    <w:rsid w:val="00B451F9"/>
    <w:rsid w:val="00B46597"/>
    <w:rsid w:val="00B465DD"/>
    <w:rsid w:val="00B46BF1"/>
    <w:rsid w:val="00B46C22"/>
    <w:rsid w:val="00B475AA"/>
    <w:rsid w:val="00B50ACA"/>
    <w:rsid w:val="00B51C27"/>
    <w:rsid w:val="00B52ACC"/>
    <w:rsid w:val="00B52B1A"/>
    <w:rsid w:val="00B52EE3"/>
    <w:rsid w:val="00B54E65"/>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FCC"/>
    <w:rsid w:val="00B719E9"/>
    <w:rsid w:val="00B727CF"/>
    <w:rsid w:val="00B72C1C"/>
    <w:rsid w:val="00B72C60"/>
    <w:rsid w:val="00B72F27"/>
    <w:rsid w:val="00B74873"/>
    <w:rsid w:val="00B74904"/>
    <w:rsid w:val="00B74EB9"/>
    <w:rsid w:val="00B75B46"/>
    <w:rsid w:val="00B76E08"/>
    <w:rsid w:val="00B779AF"/>
    <w:rsid w:val="00B77F67"/>
    <w:rsid w:val="00B80272"/>
    <w:rsid w:val="00B81A72"/>
    <w:rsid w:val="00B8221D"/>
    <w:rsid w:val="00B8286A"/>
    <w:rsid w:val="00B83655"/>
    <w:rsid w:val="00B84280"/>
    <w:rsid w:val="00B8431D"/>
    <w:rsid w:val="00B84554"/>
    <w:rsid w:val="00B858F0"/>
    <w:rsid w:val="00B861A8"/>
    <w:rsid w:val="00B86AEF"/>
    <w:rsid w:val="00B876DB"/>
    <w:rsid w:val="00B90517"/>
    <w:rsid w:val="00B9084A"/>
    <w:rsid w:val="00B90A58"/>
    <w:rsid w:val="00B90B72"/>
    <w:rsid w:val="00B910E6"/>
    <w:rsid w:val="00B916B2"/>
    <w:rsid w:val="00B91FAC"/>
    <w:rsid w:val="00B93810"/>
    <w:rsid w:val="00B9408B"/>
    <w:rsid w:val="00B95707"/>
    <w:rsid w:val="00B95E54"/>
    <w:rsid w:val="00B9610F"/>
    <w:rsid w:val="00B967F4"/>
    <w:rsid w:val="00B96CE1"/>
    <w:rsid w:val="00BA0039"/>
    <w:rsid w:val="00BA0DD0"/>
    <w:rsid w:val="00BA1230"/>
    <w:rsid w:val="00BA13AE"/>
    <w:rsid w:val="00BA1948"/>
    <w:rsid w:val="00BA1CE8"/>
    <w:rsid w:val="00BA2245"/>
    <w:rsid w:val="00BA22D6"/>
    <w:rsid w:val="00BA2887"/>
    <w:rsid w:val="00BA334A"/>
    <w:rsid w:val="00BA4DD7"/>
    <w:rsid w:val="00BA75E2"/>
    <w:rsid w:val="00BB0C86"/>
    <w:rsid w:val="00BB1B39"/>
    <w:rsid w:val="00BB2046"/>
    <w:rsid w:val="00BB2982"/>
    <w:rsid w:val="00BB2D45"/>
    <w:rsid w:val="00BB3916"/>
    <w:rsid w:val="00BB3EF3"/>
    <w:rsid w:val="00BB41AC"/>
    <w:rsid w:val="00BB4E75"/>
    <w:rsid w:val="00BB4F9A"/>
    <w:rsid w:val="00BB500D"/>
    <w:rsid w:val="00BB78D5"/>
    <w:rsid w:val="00BB7A91"/>
    <w:rsid w:val="00BB7B37"/>
    <w:rsid w:val="00BC0D47"/>
    <w:rsid w:val="00BC12EA"/>
    <w:rsid w:val="00BC1AA6"/>
    <w:rsid w:val="00BC1D3E"/>
    <w:rsid w:val="00BC2F72"/>
    <w:rsid w:val="00BC3304"/>
    <w:rsid w:val="00BC3DF2"/>
    <w:rsid w:val="00BC3E1A"/>
    <w:rsid w:val="00BC40CC"/>
    <w:rsid w:val="00BC42D0"/>
    <w:rsid w:val="00BC46DA"/>
    <w:rsid w:val="00BC48F9"/>
    <w:rsid w:val="00BC49C5"/>
    <w:rsid w:val="00BC4A8F"/>
    <w:rsid w:val="00BC4F1B"/>
    <w:rsid w:val="00BC60FD"/>
    <w:rsid w:val="00BC6475"/>
    <w:rsid w:val="00BC6555"/>
    <w:rsid w:val="00BC700B"/>
    <w:rsid w:val="00BC7707"/>
    <w:rsid w:val="00BC7E42"/>
    <w:rsid w:val="00BC7E6E"/>
    <w:rsid w:val="00BD07B7"/>
    <w:rsid w:val="00BD0F8A"/>
    <w:rsid w:val="00BD15F8"/>
    <w:rsid w:val="00BD226D"/>
    <w:rsid w:val="00BD25EE"/>
    <w:rsid w:val="00BD2A78"/>
    <w:rsid w:val="00BD2EA6"/>
    <w:rsid w:val="00BD4F7E"/>
    <w:rsid w:val="00BD5A34"/>
    <w:rsid w:val="00BD6FAD"/>
    <w:rsid w:val="00BD79FB"/>
    <w:rsid w:val="00BD7A6F"/>
    <w:rsid w:val="00BD7A9D"/>
    <w:rsid w:val="00BE0296"/>
    <w:rsid w:val="00BE2782"/>
    <w:rsid w:val="00BE2856"/>
    <w:rsid w:val="00BE2ABD"/>
    <w:rsid w:val="00BE2FD7"/>
    <w:rsid w:val="00BE3073"/>
    <w:rsid w:val="00BE36DB"/>
    <w:rsid w:val="00BE4644"/>
    <w:rsid w:val="00BE49DD"/>
    <w:rsid w:val="00BE512A"/>
    <w:rsid w:val="00BE5DB2"/>
    <w:rsid w:val="00BE6BDE"/>
    <w:rsid w:val="00BE758B"/>
    <w:rsid w:val="00BE7654"/>
    <w:rsid w:val="00BE77BC"/>
    <w:rsid w:val="00BE79F9"/>
    <w:rsid w:val="00BE7C81"/>
    <w:rsid w:val="00BE7C9A"/>
    <w:rsid w:val="00BF1970"/>
    <w:rsid w:val="00BF28D3"/>
    <w:rsid w:val="00BF3405"/>
    <w:rsid w:val="00BF3432"/>
    <w:rsid w:val="00BF3CE8"/>
    <w:rsid w:val="00BF3FDB"/>
    <w:rsid w:val="00BF4381"/>
    <w:rsid w:val="00BF46D8"/>
    <w:rsid w:val="00BF5009"/>
    <w:rsid w:val="00BF6D43"/>
    <w:rsid w:val="00BF7A58"/>
    <w:rsid w:val="00C00A5C"/>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87D"/>
    <w:rsid w:val="00C07932"/>
    <w:rsid w:val="00C07AD6"/>
    <w:rsid w:val="00C07C47"/>
    <w:rsid w:val="00C07F2A"/>
    <w:rsid w:val="00C101CA"/>
    <w:rsid w:val="00C10EC2"/>
    <w:rsid w:val="00C1194F"/>
    <w:rsid w:val="00C12D1F"/>
    <w:rsid w:val="00C13A80"/>
    <w:rsid w:val="00C1568C"/>
    <w:rsid w:val="00C179FA"/>
    <w:rsid w:val="00C20390"/>
    <w:rsid w:val="00C20F8E"/>
    <w:rsid w:val="00C21A51"/>
    <w:rsid w:val="00C21BBA"/>
    <w:rsid w:val="00C22C5A"/>
    <w:rsid w:val="00C22F4F"/>
    <w:rsid w:val="00C2335C"/>
    <w:rsid w:val="00C2340B"/>
    <w:rsid w:val="00C25F20"/>
    <w:rsid w:val="00C26483"/>
    <w:rsid w:val="00C267E4"/>
    <w:rsid w:val="00C30D13"/>
    <w:rsid w:val="00C3385B"/>
    <w:rsid w:val="00C338F2"/>
    <w:rsid w:val="00C343C4"/>
    <w:rsid w:val="00C34F32"/>
    <w:rsid w:val="00C350DB"/>
    <w:rsid w:val="00C351F4"/>
    <w:rsid w:val="00C36A6B"/>
    <w:rsid w:val="00C370C6"/>
    <w:rsid w:val="00C407CD"/>
    <w:rsid w:val="00C40CE5"/>
    <w:rsid w:val="00C41407"/>
    <w:rsid w:val="00C41474"/>
    <w:rsid w:val="00C41553"/>
    <w:rsid w:val="00C42F66"/>
    <w:rsid w:val="00C439F1"/>
    <w:rsid w:val="00C440EC"/>
    <w:rsid w:val="00C44C58"/>
    <w:rsid w:val="00C44F06"/>
    <w:rsid w:val="00C4545C"/>
    <w:rsid w:val="00C45C14"/>
    <w:rsid w:val="00C46722"/>
    <w:rsid w:val="00C46A35"/>
    <w:rsid w:val="00C46FD3"/>
    <w:rsid w:val="00C4789D"/>
    <w:rsid w:val="00C47C68"/>
    <w:rsid w:val="00C47C6E"/>
    <w:rsid w:val="00C50AC8"/>
    <w:rsid w:val="00C512A5"/>
    <w:rsid w:val="00C523FC"/>
    <w:rsid w:val="00C54CDD"/>
    <w:rsid w:val="00C550EA"/>
    <w:rsid w:val="00C551CC"/>
    <w:rsid w:val="00C57343"/>
    <w:rsid w:val="00C61D4E"/>
    <w:rsid w:val="00C63E66"/>
    <w:rsid w:val="00C64823"/>
    <w:rsid w:val="00C64DCA"/>
    <w:rsid w:val="00C6584E"/>
    <w:rsid w:val="00C663BA"/>
    <w:rsid w:val="00C675CD"/>
    <w:rsid w:val="00C719BE"/>
    <w:rsid w:val="00C73095"/>
    <w:rsid w:val="00C73330"/>
    <w:rsid w:val="00C74548"/>
    <w:rsid w:val="00C7600E"/>
    <w:rsid w:val="00C76172"/>
    <w:rsid w:val="00C762D6"/>
    <w:rsid w:val="00C81BEC"/>
    <w:rsid w:val="00C81FC9"/>
    <w:rsid w:val="00C839AA"/>
    <w:rsid w:val="00C83B3D"/>
    <w:rsid w:val="00C85ADA"/>
    <w:rsid w:val="00C908D7"/>
    <w:rsid w:val="00C90B0A"/>
    <w:rsid w:val="00C9130F"/>
    <w:rsid w:val="00C92758"/>
    <w:rsid w:val="00C92CEE"/>
    <w:rsid w:val="00C93254"/>
    <w:rsid w:val="00C94EC0"/>
    <w:rsid w:val="00C967ED"/>
    <w:rsid w:val="00C96BD6"/>
    <w:rsid w:val="00C96DF5"/>
    <w:rsid w:val="00C97454"/>
    <w:rsid w:val="00CA037A"/>
    <w:rsid w:val="00CA0A46"/>
    <w:rsid w:val="00CA0B2C"/>
    <w:rsid w:val="00CA20E0"/>
    <w:rsid w:val="00CA2D00"/>
    <w:rsid w:val="00CA2E78"/>
    <w:rsid w:val="00CA3570"/>
    <w:rsid w:val="00CA365E"/>
    <w:rsid w:val="00CA3856"/>
    <w:rsid w:val="00CA3BAD"/>
    <w:rsid w:val="00CA40E3"/>
    <w:rsid w:val="00CA41E9"/>
    <w:rsid w:val="00CA509E"/>
    <w:rsid w:val="00CA5FF9"/>
    <w:rsid w:val="00CA7B3C"/>
    <w:rsid w:val="00CA7B99"/>
    <w:rsid w:val="00CA7F81"/>
    <w:rsid w:val="00CB0103"/>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3945"/>
    <w:rsid w:val="00CC5CFC"/>
    <w:rsid w:val="00CC6B3F"/>
    <w:rsid w:val="00CC70E6"/>
    <w:rsid w:val="00CC7287"/>
    <w:rsid w:val="00CC7BBC"/>
    <w:rsid w:val="00CC7EB5"/>
    <w:rsid w:val="00CD0164"/>
    <w:rsid w:val="00CD1725"/>
    <w:rsid w:val="00CD387E"/>
    <w:rsid w:val="00CD3A06"/>
    <w:rsid w:val="00CD4345"/>
    <w:rsid w:val="00CD4994"/>
    <w:rsid w:val="00CD53B6"/>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60B4"/>
    <w:rsid w:val="00CE6D44"/>
    <w:rsid w:val="00CE780C"/>
    <w:rsid w:val="00CE78BB"/>
    <w:rsid w:val="00CF00D2"/>
    <w:rsid w:val="00CF0196"/>
    <w:rsid w:val="00CF0648"/>
    <w:rsid w:val="00CF0848"/>
    <w:rsid w:val="00CF2774"/>
    <w:rsid w:val="00CF2CE8"/>
    <w:rsid w:val="00CF2D8F"/>
    <w:rsid w:val="00CF3100"/>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6F32"/>
    <w:rsid w:val="00D0792C"/>
    <w:rsid w:val="00D07BD4"/>
    <w:rsid w:val="00D07F52"/>
    <w:rsid w:val="00D10145"/>
    <w:rsid w:val="00D108D2"/>
    <w:rsid w:val="00D10B73"/>
    <w:rsid w:val="00D12477"/>
    <w:rsid w:val="00D13052"/>
    <w:rsid w:val="00D1389F"/>
    <w:rsid w:val="00D139F4"/>
    <w:rsid w:val="00D13BED"/>
    <w:rsid w:val="00D1402E"/>
    <w:rsid w:val="00D149A3"/>
    <w:rsid w:val="00D16D3F"/>
    <w:rsid w:val="00D17305"/>
    <w:rsid w:val="00D207C6"/>
    <w:rsid w:val="00D218B1"/>
    <w:rsid w:val="00D21C8D"/>
    <w:rsid w:val="00D23882"/>
    <w:rsid w:val="00D24379"/>
    <w:rsid w:val="00D24A1A"/>
    <w:rsid w:val="00D25430"/>
    <w:rsid w:val="00D2576A"/>
    <w:rsid w:val="00D264F3"/>
    <w:rsid w:val="00D26DEC"/>
    <w:rsid w:val="00D27617"/>
    <w:rsid w:val="00D2769B"/>
    <w:rsid w:val="00D302C5"/>
    <w:rsid w:val="00D30B49"/>
    <w:rsid w:val="00D30FE3"/>
    <w:rsid w:val="00D3144E"/>
    <w:rsid w:val="00D31470"/>
    <w:rsid w:val="00D3152B"/>
    <w:rsid w:val="00D31E52"/>
    <w:rsid w:val="00D3251E"/>
    <w:rsid w:val="00D32CE4"/>
    <w:rsid w:val="00D3480A"/>
    <w:rsid w:val="00D358CF"/>
    <w:rsid w:val="00D36BF5"/>
    <w:rsid w:val="00D401D5"/>
    <w:rsid w:val="00D40C37"/>
    <w:rsid w:val="00D416A4"/>
    <w:rsid w:val="00D41AB8"/>
    <w:rsid w:val="00D4250D"/>
    <w:rsid w:val="00D42F0F"/>
    <w:rsid w:val="00D431BA"/>
    <w:rsid w:val="00D431F0"/>
    <w:rsid w:val="00D43596"/>
    <w:rsid w:val="00D436EA"/>
    <w:rsid w:val="00D43867"/>
    <w:rsid w:val="00D43A40"/>
    <w:rsid w:val="00D4435C"/>
    <w:rsid w:val="00D44F0D"/>
    <w:rsid w:val="00D44F48"/>
    <w:rsid w:val="00D4541A"/>
    <w:rsid w:val="00D45B34"/>
    <w:rsid w:val="00D45CE2"/>
    <w:rsid w:val="00D46024"/>
    <w:rsid w:val="00D460FE"/>
    <w:rsid w:val="00D4677A"/>
    <w:rsid w:val="00D47172"/>
    <w:rsid w:val="00D47D87"/>
    <w:rsid w:val="00D47ED8"/>
    <w:rsid w:val="00D5092C"/>
    <w:rsid w:val="00D50C0A"/>
    <w:rsid w:val="00D51EC7"/>
    <w:rsid w:val="00D52C12"/>
    <w:rsid w:val="00D53177"/>
    <w:rsid w:val="00D533B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5E52"/>
    <w:rsid w:val="00D66869"/>
    <w:rsid w:val="00D66BEB"/>
    <w:rsid w:val="00D671F8"/>
    <w:rsid w:val="00D70676"/>
    <w:rsid w:val="00D707E5"/>
    <w:rsid w:val="00D72379"/>
    <w:rsid w:val="00D731FE"/>
    <w:rsid w:val="00D736C6"/>
    <w:rsid w:val="00D7446A"/>
    <w:rsid w:val="00D74825"/>
    <w:rsid w:val="00D75510"/>
    <w:rsid w:val="00D75655"/>
    <w:rsid w:val="00D75BEA"/>
    <w:rsid w:val="00D7685B"/>
    <w:rsid w:val="00D76BED"/>
    <w:rsid w:val="00D76CF8"/>
    <w:rsid w:val="00D779A6"/>
    <w:rsid w:val="00D77B59"/>
    <w:rsid w:val="00D814BB"/>
    <w:rsid w:val="00D834CD"/>
    <w:rsid w:val="00D84009"/>
    <w:rsid w:val="00D852AD"/>
    <w:rsid w:val="00D85D5B"/>
    <w:rsid w:val="00D8752A"/>
    <w:rsid w:val="00D87A19"/>
    <w:rsid w:val="00D90236"/>
    <w:rsid w:val="00D90878"/>
    <w:rsid w:val="00D90D4C"/>
    <w:rsid w:val="00D90E7E"/>
    <w:rsid w:val="00D90FF7"/>
    <w:rsid w:val="00D912E4"/>
    <w:rsid w:val="00D91DD3"/>
    <w:rsid w:val="00D92400"/>
    <w:rsid w:val="00D92997"/>
    <w:rsid w:val="00D93EB3"/>
    <w:rsid w:val="00D93F95"/>
    <w:rsid w:val="00D941F1"/>
    <w:rsid w:val="00D94487"/>
    <w:rsid w:val="00D9615E"/>
    <w:rsid w:val="00D964EA"/>
    <w:rsid w:val="00D97020"/>
    <w:rsid w:val="00D970F8"/>
    <w:rsid w:val="00DA0623"/>
    <w:rsid w:val="00DA11DF"/>
    <w:rsid w:val="00DA2A10"/>
    <w:rsid w:val="00DA4157"/>
    <w:rsid w:val="00DA47D5"/>
    <w:rsid w:val="00DA52F9"/>
    <w:rsid w:val="00DA539D"/>
    <w:rsid w:val="00DA5B3A"/>
    <w:rsid w:val="00DA5EDD"/>
    <w:rsid w:val="00DA7348"/>
    <w:rsid w:val="00DA77AF"/>
    <w:rsid w:val="00DA7D9A"/>
    <w:rsid w:val="00DB048D"/>
    <w:rsid w:val="00DB0831"/>
    <w:rsid w:val="00DB0843"/>
    <w:rsid w:val="00DB0D79"/>
    <w:rsid w:val="00DB17A0"/>
    <w:rsid w:val="00DB1C89"/>
    <w:rsid w:val="00DB2053"/>
    <w:rsid w:val="00DB20AB"/>
    <w:rsid w:val="00DB2681"/>
    <w:rsid w:val="00DB3387"/>
    <w:rsid w:val="00DB3AA2"/>
    <w:rsid w:val="00DB3F25"/>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C79DE"/>
    <w:rsid w:val="00DC7B0E"/>
    <w:rsid w:val="00DD16B4"/>
    <w:rsid w:val="00DD1BDA"/>
    <w:rsid w:val="00DD26E9"/>
    <w:rsid w:val="00DD297A"/>
    <w:rsid w:val="00DD35EF"/>
    <w:rsid w:val="00DD4BAF"/>
    <w:rsid w:val="00DD4BC2"/>
    <w:rsid w:val="00DD4CC8"/>
    <w:rsid w:val="00DD57EA"/>
    <w:rsid w:val="00DD5C7C"/>
    <w:rsid w:val="00DD60CD"/>
    <w:rsid w:val="00DD6E1A"/>
    <w:rsid w:val="00DE0A08"/>
    <w:rsid w:val="00DE1063"/>
    <w:rsid w:val="00DE1E6E"/>
    <w:rsid w:val="00DE37AE"/>
    <w:rsid w:val="00DE39E8"/>
    <w:rsid w:val="00DE3B1F"/>
    <w:rsid w:val="00DE4065"/>
    <w:rsid w:val="00DE4A7C"/>
    <w:rsid w:val="00DE4AF5"/>
    <w:rsid w:val="00DE77E2"/>
    <w:rsid w:val="00DE7AB2"/>
    <w:rsid w:val="00DE7EA5"/>
    <w:rsid w:val="00DF031E"/>
    <w:rsid w:val="00DF0B9D"/>
    <w:rsid w:val="00DF11B3"/>
    <w:rsid w:val="00DF12BF"/>
    <w:rsid w:val="00DF1370"/>
    <w:rsid w:val="00DF15F7"/>
    <w:rsid w:val="00DF1B58"/>
    <w:rsid w:val="00DF21EA"/>
    <w:rsid w:val="00DF28F2"/>
    <w:rsid w:val="00DF2E22"/>
    <w:rsid w:val="00DF3DDC"/>
    <w:rsid w:val="00DF4A1D"/>
    <w:rsid w:val="00DF4E90"/>
    <w:rsid w:val="00DF4FB5"/>
    <w:rsid w:val="00DF5396"/>
    <w:rsid w:val="00DF5A40"/>
    <w:rsid w:val="00DF5B0B"/>
    <w:rsid w:val="00DF5C96"/>
    <w:rsid w:val="00DF5E54"/>
    <w:rsid w:val="00DF60E6"/>
    <w:rsid w:val="00DF6B25"/>
    <w:rsid w:val="00DF7436"/>
    <w:rsid w:val="00DF77D5"/>
    <w:rsid w:val="00DF7867"/>
    <w:rsid w:val="00DF79FF"/>
    <w:rsid w:val="00DF7A0F"/>
    <w:rsid w:val="00DF7E30"/>
    <w:rsid w:val="00E001C8"/>
    <w:rsid w:val="00E00945"/>
    <w:rsid w:val="00E0108D"/>
    <w:rsid w:val="00E02129"/>
    <w:rsid w:val="00E022D3"/>
    <w:rsid w:val="00E02325"/>
    <w:rsid w:val="00E02F89"/>
    <w:rsid w:val="00E02FED"/>
    <w:rsid w:val="00E03A44"/>
    <w:rsid w:val="00E03F2A"/>
    <w:rsid w:val="00E045EA"/>
    <w:rsid w:val="00E0462A"/>
    <w:rsid w:val="00E046BB"/>
    <w:rsid w:val="00E04EE0"/>
    <w:rsid w:val="00E056B9"/>
    <w:rsid w:val="00E06008"/>
    <w:rsid w:val="00E06042"/>
    <w:rsid w:val="00E06605"/>
    <w:rsid w:val="00E07AFE"/>
    <w:rsid w:val="00E1096E"/>
    <w:rsid w:val="00E10D08"/>
    <w:rsid w:val="00E11575"/>
    <w:rsid w:val="00E139BF"/>
    <w:rsid w:val="00E1421E"/>
    <w:rsid w:val="00E14488"/>
    <w:rsid w:val="00E148EF"/>
    <w:rsid w:val="00E14BB0"/>
    <w:rsid w:val="00E150E2"/>
    <w:rsid w:val="00E1564B"/>
    <w:rsid w:val="00E16C0C"/>
    <w:rsid w:val="00E176CA"/>
    <w:rsid w:val="00E2056B"/>
    <w:rsid w:val="00E20695"/>
    <w:rsid w:val="00E20AAD"/>
    <w:rsid w:val="00E21016"/>
    <w:rsid w:val="00E217CB"/>
    <w:rsid w:val="00E22E0A"/>
    <w:rsid w:val="00E2443B"/>
    <w:rsid w:val="00E25235"/>
    <w:rsid w:val="00E256F4"/>
    <w:rsid w:val="00E25BB4"/>
    <w:rsid w:val="00E26042"/>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4D6"/>
    <w:rsid w:val="00E44D6C"/>
    <w:rsid w:val="00E44DED"/>
    <w:rsid w:val="00E459A2"/>
    <w:rsid w:val="00E461E9"/>
    <w:rsid w:val="00E4634A"/>
    <w:rsid w:val="00E46632"/>
    <w:rsid w:val="00E50642"/>
    <w:rsid w:val="00E50F69"/>
    <w:rsid w:val="00E51536"/>
    <w:rsid w:val="00E51A1B"/>
    <w:rsid w:val="00E51C09"/>
    <w:rsid w:val="00E520BE"/>
    <w:rsid w:val="00E520CB"/>
    <w:rsid w:val="00E5227E"/>
    <w:rsid w:val="00E525C3"/>
    <w:rsid w:val="00E52A3D"/>
    <w:rsid w:val="00E531D8"/>
    <w:rsid w:val="00E53301"/>
    <w:rsid w:val="00E53309"/>
    <w:rsid w:val="00E53911"/>
    <w:rsid w:val="00E53997"/>
    <w:rsid w:val="00E53C1E"/>
    <w:rsid w:val="00E56322"/>
    <w:rsid w:val="00E5746A"/>
    <w:rsid w:val="00E57916"/>
    <w:rsid w:val="00E57DD4"/>
    <w:rsid w:val="00E601C5"/>
    <w:rsid w:val="00E60A0A"/>
    <w:rsid w:val="00E60B8C"/>
    <w:rsid w:val="00E60CDA"/>
    <w:rsid w:val="00E612F4"/>
    <w:rsid w:val="00E61897"/>
    <w:rsid w:val="00E61CDA"/>
    <w:rsid w:val="00E61E0B"/>
    <w:rsid w:val="00E62394"/>
    <w:rsid w:val="00E635DE"/>
    <w:rsid w:val="00E63A1A"/>
    <w:rsid w:val="00E64385"/>
    <w:rsid w:val="00E64792"/>
    <w:rsid w:val="00E64BA2"/>
    <w:rsid w:val="00E66081"/>
    <w:rsid w:val="00E6693D"/>
    <w:rsid w:val="00E669D3"/>
    <w:rsid w:val="00E66A2F"/>
    <w:rsid w:val="00E67197"/>
    <w:rsid w:val="00E676E7"/>
    <w:rsid w:val="00E679AE"/>
    <w:rsid w:val="00E67D8D"/>
    <w:rsid w:val="00E67EF3"/>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0DDB"/>
    <w:rsid w:val="00E814BE"/>
    <w:rsid w:val="00E83545"/>
    <w:rsid w:val="00E83763"/>
    <w:rsid w:val="00E83C43"/>
    <w:rsid w:val="00E8418B"/>
    <w:rsid w:val="00E84D2E"/>
    <w:rsid w:val="00E85215"/>
    <w:rsid w:val="00E85249"/>
    <w:rsid w:val="00E8661F"/>
    <w:rsid w:val="00E86D62"/>
    <w:rsid w:val="00E86EDA"/>
    <w:rsid w:val="00E875F9"/>
    <w:rsid w:val="00E87A82"/>
    <w:rsid w:val="00E904C6"/>
    <w:rsid w:val="00E90D59"/>
    <w:rsid w:val="00E90DC0"/>
    <w:rsid w:val="00E91000"/>
    <w:rsid w:val="00E91317"/>
    <w:rsid w:val="00E91881"/>
    <w:rsid w:val="00E9195C"/>
    <w:rsid w:val="00E91F66"/>
    <w:rsid w:val="00E91FD3"/>
    <w:rsid w:val="00E921D2"/>
    <w:rsid w:val="00E92839"/>
    <w:rsid w:val="00E93172"/>
    <w:rsid w:val="00E93AA8"/>
    <w:rsid w:val="00E93B5E"/>
    <w:rsid w:val="00E94A77"/>
    <w:rsid w:val="00E94DED"/>
    <w:rsid w:val="00E94F5C"/>
    <w:rsid w:val="00E94F6F"/>
    <w:rsid w:val="00E95864"/>
    <w:rsid w:val="00E965FE"/>
    <w:rsid w:val="00E96636"/>
    <w:rsid w:val="00E96AFB"/>
    <w:rsid w:val="00E96B88"/>
    <w:rsid w:val="00E972D0"/>
    <w:rsid w:val="00EA01CB"/>
    <w:rsid w:val="00EA07E6"/>
    <w:rsid w:val="00EA0835"/>
    <w:rsid w:val="00EA1149"/>
    <w:rsid w:val="00EA1592"/>
    <w:rsid w:val="00EA19B3"/>
    <w:rsid w:val="00EA19E7"/>
    <w:rsid w:val="00EA1B50"/>
    <w:rsid w:val="00EA2695"/>
    <w:rsid w:val="00EA2A92"/>
    <w:rsid w:val="00EA32E7"/>
    <w:rsid w:val="00EA52E3"/>
    <w:rsid w:val="00EA53B4"/>
    <w:rsid w:val="00EA53E6"/>
    <w:rsid w:val="00EA53EB"/>
    <w:rsid w:val="00EA62FA"/>
    <w:rsid w:val="00EA7250"/>
    <w:rsid w:val="00EA7327"/>
    <w:rsid w:val="00EA754A"/>
    <w:rsid w:val="00EA7E90"/>
    <w:rsid w:val="00EB0439"/>
    <w:rsid w:val="00EB05CA"/>
    <w:rsid w:val="00EB1314"/>
    <w:rsid w:val="00EB1F25"/>
    <w:rsid w:val="00EB3762"/>
    <w:rsid w:val="00EB396C"/>
    <w:rsid w:val="00EB3CB5"/>
    <w:rsid w:val="00EB409F"/>
    <w:rsid w:val="00EB4438"/>
    <w:rsid w:val="00EB48AB"/>
    <w:rsid w:val="00EB4D37"/>
    <w:rsid w:val="00EB544A"/>
    <w:rsid w:val="00EB61E6"/>
    <w:rsid w:val="00EB64D7"/>
    <w:rsid w:val="00EB6D76"/>
    <w:rsid w:val="00EB7A79"/>
    <w:rsid w:val="00EB7FBF"/>
    <w:rsid w:val="00EC0810"/>
    <w:rsid w:val="00EC0E95"/>
    <w:rsid w:val="00EC17E9"/>
    <w:rsid w:val="00EC2817"/>
    <w:rsid w:val="00EC4305"/>
    <w:rsid w:val="00EC449E"/>
    <w:rsid w:val="00EC4AFB"/>
    <w:rsid w:val="00EC5646"/>
    <w:rsid w:val="00EC5F7B"/>
    <w:rsid w:val="00EC6426"/>
    <w:rsid w:val="00EC6466"/>
    <w:rsid w:val="00EC6710"/>
    <w:rsid w:val="00EC6739"/>
    <w:rsid w:val="00EC68F3"/>
    <w:rsid w:val="00EC6F57"/>
    <w:rsid w:val="00EC732D"/>
    <w:rsid w:val="00ED055E"/>
    <w:rsid w:val="00ED0608"/>
    <w:rsid w:val="00ED0F3D"/>
    <w:rsid w:val="00ED1346"/>
    <w:rsid w:val="00ED14E5"/>
    <w:rsid w:val="00ED16D4"/>
    <w:rsid w:val="00ED18AB"/>
    <w:rsid w:val="00ED1C40"/>
    <w:rsid w:val="00ED2D33"/>
    <w:rsid w:val="00ED3B4F"/>
    <w:rsid w:val="00ED41D2"/>
    <w:rsid w:val="00ED6DBC"/>
    <w:rsid w:val="00ED7173"/>
    <w:rsid w:val="00EE04AC"/>
    <w:rsid w:val="00EE07C6"/>
    <w:rsid w:val="00EE19A3"/>
    <w:rsid w:val="00EE1BE6"/>
    <w:rsid w:val="00EE1F71"/>
    <w:rsid w:val="00EE229F"/>
    <w:rsid w:val="00EE332F"/>
    <w:rsid w:val="00EE3522"/>
    <w:rsid w:val="00EE501B"/>
    <w:rsid w:val="00EE541B"/>
    <w:rsid w:val="00EE59EE"/>
    <w:rsid w:val="00EE5D09"/>
    <w:rsid w:val="00EE61BF"/>
    <w:rsid w:val="00EE635A"/>
    <w:rsid w:val="00EE6D67"/>
    <w:rsid w:val="00EE7946"/>
    <w:rsid w:val="00EE7F2F"/>
    <w:rsid w:val="00EF0290"/>
    <w:rsid w:val="00EF0683"/>
    <w:rsid w:val="00EF09B6"/>
    <w:rsid w:val="00EF177C"/>
    <w:rsid w:val="00EF199B"/>
    <w:rsid w:val="00EF1B0F"/>
    <w:rsid w:val="00EF1E6A"/>
    <w:rsid w:val="00EF2061"/>
    <w:rsid w:val="00EF241D"/>
    <w:rsid w:val="00EF27A6"/>
    <w:rsid w:val="00EF35E1"/>
    <w:rsid w:val="00EF41EE"/>
    <w:rsid w:val="00EF43BE"/>
    <w:rsid w:val="00EF49CB"/>
    <w:rsid w:val="00EF5586"/>
    <w:rsid w:val="00EF58B3"/>
    <w:rsid w:val="00EF602A"/>
    <w:rsid w:val="00EF661E"/>
    <w:rsid w:val="00EF7054"/>
    <w:rsid w:val="00EF77C8"/>
    <w:rsid w:val="00EF7C90"/>
    <w:rsid w:val="00F00688"/>
    <w:rsid w:val="00F00AEF"/>
    <w:rsid w:val="00F00E8F"/>
    <w:rsid w:val="00F02077"/>
    <w:rsid w:val="00F049CF"/>
    <w:rsid w:val="00F05175"/>
    <w:rsid w:val="00F05206"/>
    <w:rsid w:val="00F05279"/>
    <w:rsid w:val="00F055DA"/>
    <w:rsid w:val="00F060A1"/>
    <w:rsid w:val="00F067F0"/>
    <w:rsid w:val="00F072E1"/>
    <w:rsid w:val="00F07BB9"/>
    <w:rsid w:val="00F07C85"/>
    <w:rsid w:val="00F07DC8"/>
    <w:rsid w:val="00F10D8A"/>
    <w:rsid w:val="00F11230"/>
    <w:rsid w:val="00F1124F"/>
    <w:rsid w:val="00F1146E"/>
    <w:rsid w:val="00F13E2D"/>
    <w:rsid w:val="00F1478E"/>
    <w:rsid w:val="00F14C09"/>
    <w:rsid w:val="00F1568A"/>
    <w:rsid w:val="00F156DC"/>
    <w:rsid w:val="00F15CFB"/>
    <w:rsid w:val="00F2178F"/>
    <w:rsid w:val="00F2255E"/>
    <w:rsid w:val="00F2297D"/>
    <w:rsid w:val="00F22992"/>
    <w:rsid w:val="00F22D69"/>
    <w:rsid w:val="00F22E1C"/>
    <w:rsid w:val="00F23849"/>
    <w:rsid w:val="00F238EF"/>
    <w:rsid w:val="00F26600"/>
    <w:rsid w:val="00F268C7"/>
    <w:rsid w:val="00F26AC1"/>
    <w:rsid w:val="00F302FA"/>
    <w:rsid w:val="00F30F89"/>
    <w:rsid w:val="00F310BC"/>
    <w:rsid w:val="00F318C3"/>
    <w:rsid w:val="00F325A4"/>
    <w:rsid w:val="00F32771"/>
    <w:rsid w:val="00F32EC3"/>
    <w:rsid w:val="00F334C9"/>
    <w:rsid w:val="00F3361B"/>
    <w:rsid w:val="00F33A89"/>
    <w:rsid w:val="00F34383"/>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50CAF"/>
    <w:rsid w:val="00F50FB5"/>
    <w:rsid w:val="00F510EF"/>
    <w:rsid w:val="00F516E2"/>
    <w:rsid w:val="00F522A6"/>
    <w:rsid w:val="00F52645"/>
    <w:rsid w:val="00F53492"/>
    <w:rsid w:val="00F535A8"/>
    <w:rsid w:val="00F53632"/>
    <w:rsid w:val="00F53882"/>
    <w:rsid w:val="00F55534"/>
    <w:rsid w:val="00F55F7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33D"/>
    <w:rsid w:val="00F7358F"/>
    <w:rsid w:val="00F74623"/>
    <w:rsid w:val="00F74FD5"/>
    <w:rsid w:val="00F750C2"/>
    <w:rsid w:val="00F75F5F"/>
    <w:rsid w:val="00F7737C"/>
    <w:rsid w:val="00F7782D"/>
    <w:rsid w:val="00F8001C"/>
    <w:rsid w:val="00F8066B"/>
    <w:rsid w:val="00F80FE5"/>
    <w:rsid w:val="00F824D5"/>
    <w:rsid w:val="00F84302"/>
    <w:rsid w:val="00F85647"/>
    <w:rsid w:val="00F8641A"/>
    <w:rsid w:val="00F86991"/>
    <w:rsid w:val="00F86CE9"/>
    <w:rsid w:val="00F8755F"/>
    <w:rsid w:val="00F87758"/>
    <w:rsid w:val="00F87933"/>
    <w:rsid w:val="00F8793F"/>
    <w:rsid w:val="00F916EF"/>
    <w:rsid w:val="00F91F36"/>
    <w:rsid w:val="00F92199"/>
    <w:rsid w:val="00F92AF4"/>
    <w:rsid w:val="00F93D27"/>
    <w:rsid w:val="00F94E0E"/>
    <w:rsid w:val="00F9666F"/>
    <w:rsid w:val="00F96EA9"/>
    <w:rsid w:val="00FA083B"/>
    <w:rsid w:val="00FA18ED"/>
    <w:rsid w:val="00FA1E3F"/>
    <w:rsid w:val="00FA20B9"/>
    <w:rsid w:val="00FA2FDF"/>
    <w:rsid w:val="00FA3616"/>
    <w:rsid w:val="00FA3CDD"/>
    <w:rsid w:val="00FA40D9"/>
    <w:rsid w:val="00FA4398"/>
    <w:rsid w:val="00FA465C"/>
    <w:rsid w:val="00FA5040"/>
    <w:rsid w:val="00FA51EC"/>
    <w:rsid w:val="00FA5B6E"/>
    <w:rsid w:val="00FA5C63"/>
    <w:rsid w:val="00FA775A"/>
    <w:rsid w:val="00FA7F94"/>
    <w:rsid w:val="00FB08F1"/>
    <w:rsid w:val="00FB1A1A"/>
    <w:rsid w:val="00FB22E7"/>
    <w:rsid w:val="00FB3031"/>
    <w:rsid w:val="00FB327A"/>
    <w:rsid w:val="00FB3A1F"/>
    <w:rsid w:val="00FB4F96"/>
    <w:rsid w:val="00FB5617"/>
    <w:rsid w:val="00FB56BB"/>
    <w:rsid w:val="00FB6B31"/>
    <w:rsid w:val="00FB75F0"/>
    <w:rsid w:val="00FC0599"/>
    <w:rsid w:val="00FC19D5"/>
    <w:rsid w:val="00FC1C03"/>
    <w:rsid w:val="00FC1DEA"/>
    <w:rsid w:val="00FC2420"/>
    <w:rsid w:val="00FC3248"/>
    <w:rsid w:val="00FC4BB5"/>
    <w:rsid w:val="00FC5E28"/>
    <w:rsid w:val="00FC71F3"/>
    <w:rsid w:val="00FC7268"/>
    <w:rsid w:val="00FC7946"/>
    <w:rsid w:val="00FD0941"/>
    <w:rsid w:val="00FD19B2"/>
    <w:rsid w:val="00FD1A46"/>
    <w:rsid w:val="00FD1ACC"/>
    <w:rsid w:val="00FD1E0F"/>
    <w:rsid w:val="00FD2583"/>
    <w:rsid w:val="00FD2B42"/>
    <w:rsid w:val="00FD3752"/>
    <w:rsid w:val="00FD376A"/>
    <w:rsid w:val="00FD3A87"/>
    <w:rsid w:val="00FD3C13"/>
    <w:rsid w:val="00FD4264"/>
    <w:rsid w:val="00FD4697"/>
    <w:rsid w:val="00FD4A72"/>
    <w:rsid w:val="00FD5253"/>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15E7"/>
    <w:rsid w:val="00FF2134"/>
    <w:rsid w:val="00FF25E7"/>
    <w:rsid w:val="00FF2D43"/>
    <w:rsid w:val="00FF3884"/>
    <w:rsid w:val="00FF3C5C"/>
    <w:rsid w:val="00FF3F40"/>
    <w:rsid w:val="00FF549F"/>
    <w:rsid w:val="00FF609B"/>
    <w:rsid w:val="00FF678C"/>
    <w:rsid w:val="00FF68C4"/>
    <w:rsid w:val="00FF727B"/>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platform.openai.com/docs/models/"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oter" Target="foot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35</Pages>
  <Words>86150</Words>
  <Characters>542747</Characters>
  <Application>Microsoft Office Word</Application>
  <DocSecurity>0</DocSecurity>
  <Lines>4522</Lines>
  <Paragraphs>1255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2970</cp:revision>
  <dcterms:created xsi:type="dcterms:W3CDTF">2024-10-11T08:26:00Z</dcterms:created>
  <dcterms:modified xsi:type="dcterms:W3CDTF">2025-01-17T13:27:00Z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id="uGrt8zUp"/&gt;&lt;style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