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r>
        <w:rPr>
          <w:rFonts w:cs="Arial"/>
          <w:iCs/>
          <w:sz w:val="28"/>
          <w:szCs w:val="28"/>
        </w:rPr>
        <w:t xml:space="preserve">Masterarbeit </w:t>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C40818B" w14:textId="372EA819" w:rsidR="00223852" w:rsidRDefault="009414DD">
          <w:pPr>
            <w:pStyle w:val="Verzeichnis1"/>
            <w:tabs>
              <w:tab w:val="left" w:pos="480"/>
              <w:tab w:val="right" w:leader="dot" w:pos="8777"/>
            </w:tabs>
            <w:rPr>
              <w:ins w:id="3" w:author="Ben Fels" w:date="2024-12-16T22:16:00Z" w16du:dateUtc="2024-12-16T21:16: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4" w:author="Ben Fels" w:date="2024-12-16T22:16:00Z" w16du:dateUtc="2024-12-16T21:16:00Z">
            <w:r w:rsidR="00223852" w:rsidRPr="00ED519F">
              <w:rPr>
                <w:rStyle w:val="Hyperlink"/>
                <w:noProof/>
              </w:rPr>
              <w:fldChar w:fldCharType="begin"/>
            </w:r>
            <w:r w:rsidR="00223852" w:rsidRPr="00ED519F">
              <w:rPr>
                <w:rStyle w:val="Hyperlink"/>
                <w:noProof/>
              </w:rPr>
              <w:instrText xml:space="preserve"> </w:instrText>
            </w:r>
            <w:r w:rsidR="00223852">
              <w:rPr>
                <w:noProof/>
              </w:rPr>
              <w:instrText>HYPERLINK \l "_Toc185279827"</w:instrText>
            </w:r>
            <w:r w:rsidR="00223852" w:rsidRPr="00ED519F">
              <w:rPr>
                <w:rStyle w:val="Hyperlink"/>
                <w:noProof/>
              </w:rPr>
              <w:instrText xml:space="preserve"> </w:instrText>
            </w:r>
            <w:r w:rsidR="00223852" w:rsidRPr="00ED519F">
              <w:rPr>
                <w:rStyle w:val="Hyperlink"/>
                <w:noProof/>
              </w:rPr>
            </w:r>
            <w:r w:rsidR="00223852" w:rsidRPr="00ED519F">
              <w:rPr>
                <w:rStyle w:val="Hyperlink"/>
                <w:noProof/>
              </w:rPr>
              <w:fldChar w:fldCharType="separate"/>
            </w:r>
            <w:r w:rsidR="00223852" w:rsidRPr="00ED519F">
              <w:rPr>
                <w:rStyle w:val="Hyperlink"/>
                <w:noProof/>
              </w:rPr>
              <w:t>1</w:t>
            </w:r>
            <w:r w:rsidR="00223852">
              <w:rPr>
                <w:rFonts w:asciiTheme="minorHAnsi" w:eastAsiaTheme="minorEastAsia" w:hAnsiTheme="minorHAnsi"/>
                <w:noProof/>
                <w:kern w:val="2"/>
                <w:szCs w:val="24"/>
                <w:lang w:eastAsia="de-DE"/>
                <w14:ligatures w14:val="standardContextual"/>
              </w:rPr>
              <w:tab/>
            </w:r>
            <w:r w:rsidR="00223852" w:rsidRPr="00ED519F">
              <w:rPr>
                <w:rStyle w:val="Hyperlink"/>
                <w:noProof/>
              </w:rPr>
              <w:t>Einleitung</w:t>
            </w:r>
            <w:r w:rsidR="00223852">
              <w:rPr>
                <w:noProof/>
                <w:webHidden/>
              </w:rPr>
              <w:tab/>
            </w:r>
            <w:r w:rsidR="00223852">
              <w:rPr>
                <w:noProof/>
                <w:webHidden/>
              </w:rPr>
              <w:fldChar w:fldCharType="begin"/>
            </w:r>
            <w:r w:rsidR="00223852">
              <w:rPr>
                <w:noProof/>
                <w:webHidden/>
              </w:rPr>
              <w:instrText xml:space="preserve"> PAGEREF _Toc185279827 \h </w:instrText>
            </w:r>
          </w:ins>
          <w:r w:rsidR="00223852">
            <w:rPr>
              <w:noProof/>
              <w:webHidden/>
            </w:rPr>
          </w:r>
          <w:r w:rsidR="00223852">
            <w:rPr>
              <w:noProof/>
              <w:webHidden/>
            </w:rPr>
            <w:fldChar w:fldCharType="separate"/>
          </w:r>
          <w:ins w:id="5" w:author="Ben Fels" w:date="2024-12-16T22:16:00Z" w16du:dateUtc="2024-12-16T21:16:00Z">
            <w:r w:rsidR="00223852">
              <w:rPr>
                <w:noProof/>
                <w:webHidden/>
              </w:rPr>
              <w:t>1</w:t>
            </w:r>
            <w:r w:rsidR="00223852">
              <w:rPr>
                <w:noProof/>
                <w:webHidden/>
              </w:rPr>
              <w:fldChar w:fldCharType="end"/>
            </w:r>
            <w:r w:rsidR="00223852" w:rsidRPr="00ED519F">
              <w:rPr>
                <w:rStyle w:val="Hyperlink"/>
                <w:noProof/>
              </w:rPr>
              <w:fldChar w:fldCharType="end"/>
            </w:r>
          </w:ins>
        </w:p>
        <w:p w14:paraId="11B6953B" w14:textId="46C874C1" w:rsidR="00223852" w:rsidRDefault="00223852">
          <w:pPr>
            <w:pStyle w:val="Verzeichnis1"/>
            <w:tabs>
              <w:tab w:val="left" w:pos="480"/>
              <w:tab w:val="right" w:leader="dot" w:pos="8777"/>
            </w:tabs>
            <w:rPr>
              <w:ins w:id="6" w:author="Ben Fels" w:date="2024-12-16T22:16:00Z" w16du:dateUtc="2024-12-16T21:16:00Z"/>
              <w:rFonts w:asciiTheme="minorHAnsi" w:eastAsiaTheme="minorEastAsia" w:hAnsiTheme="minorHAnsi"/>
              <w:noProof/>
              <w:kern w:val="2"/>
              <w:szCs w:val="24"/>
              <w:lang w:eastAsia="de-DE"/>
              <w14:ligatures w14:val="standardContextual"/>
            </w:rPr>
          </w:pPr>
          <w:ins w:id="7"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"_Toc185279828"</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2</w:t>
            </w:r>
            <w:r>
              <w:rPr>
                <w:rFonts w:asciiTheme="minorHAnsi" w:eastAsiaTheme="minorEastAsia" w:hAnsiTheme="minorHAnsi"/>
                <w:noProof/>
                <w:kern w:val="2"/>
                <w:szCs w:val="24"/>
                <w:lang w:eastAsia="de-DE"/>
                <w14:ligatures w14:val="standardContextual"/>
              </w:rPr>
              <w:tab/>
            </w:r>
            <w:r w:rsidRPr="00ED519F">
              <w:rPr>
                <w:rStyle w:val="Hyperlink"/>
                <w:noProof/>
              </w:rPr>
              <w:t>Daten und Methoden</w:t>
            </w:r>
            <w:r>
              <w:rPr>
                <w:noProof/>
                <w:webHidden/>
              </w:rPr>
              <w:tab/>
            </w:r>
            <w:r>
              <w:rPr>
                <w:noProof/>
                <w:webHidden/>
              </w:rPr>
              <w:fldChar w:fldCharType="begin"/>
            </w:r>
            <w:r>
              <w:rPr>
                <w:noProof/>
                <w:webHidden/>
              </w:rPr>
              <w:instrText xml:space="preserve"> PAGEREF _Toc185279828 \h </w:instrText>
            </w:r>
          </w:ins>
          <w:r>
            <w:rPr>
              <w:noProof/>
              <w:webHidden/>
            </w:rPr>
          </w:r>
          <w:r>
            <w:rPr>
              <w:noProof/>
              <w:webHidden/>
            </w:rPr>
            <w:fldChar w:fldCharType="separate"/>
          </w:r>
          <w:ins w:id="8" w:author="Ben Fels" w:date="2024-12-16T22:16:00Z" w16du:dateUtc="2024-12-16T21:16:00Z">
            <w:r>
              <w:rPr>
                <w:noProof/>
                <w:webHidden/>
              </w:rPr>
              <w:t>1</w:t>
            </w:r>
            <w:r>
              <w:rPr>
                <w:noProof/>
                <w:webHidden/>
              </w:rPr>
              <w:fldChar w:fldCharType="end"/>
            </w:r>
            <w:r w:rsidRPr="00ED519F">
              <w:rPr>
                <w:rStyle w:val="Hyperlink"/>
                <w:noProof/>
              </w:rPr>
              <w:fldChar w:fldCharType="end"/>
            </w:r>
          </w:ins>
        </w:p>
        <w:p w14:paraId="2487A2D8" w14:textId="6CD0194B" w:rsidR="00223852" w:rsidRDefault="00223852">
          <w:pPr>
            <w:pStyle w:val="Verzeichnis3"/>
            <w:tabs>
              <w:tab w:val="left" w:pos="1440"/>
              <w:tab w:val="right" w:leader="dot" w:pos="8777"/>
            </w:tabs>
            <w:rPr>
              <w:ins w:id="9" w:author="Ben Fels" w:date="2024-12-16T22:16:00Z" w16du:dateUtc="2024-12-16T21:16:00Z"/>
              <w:rFonts w:asciiTheme="minorHAnsi" w:eastAsiaTheme="minorEastAsia" w:hAnsiTheme="minorHAnsi"/>
              <w:noProof/>
              <w:kern w:val="2"/>
              <w:szCs w:val="24"/>
              <w:lang w:eastAsia="de-DE"/>
              <w14:ligatures w14:val="standardContextual"/>
            </w:rPr>
          </w:pPr>
          <w:ins w:id="10"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"_Toc185279829"</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2.1.1</w:t>
            </w:r>
            <w:r>
              <w:rPr>
                <w:rFonts w:asciiTheme="minorHAnsi" w:eastAsiaTheme="minorEastAsia" w:hAnsiTheme="minorHAnsi"/>
                <w:noProof/>
                <w:kern w:val="2"/>
                <w:szCs w:val="24"/>
                <w:lang w:eastAsia="de-DE"/>
                <w14:ligatures w14:val="standardContextual"/>
              </w:rPr>
              <w:tab/>
            </w:r>
            <w:r w:rsidRPr="00ED519F">
              <w:rPr>
                <w:rStyle w:val="Hyperlink"/>
                <w:noProof/>
              </w:rPr>
              <w:t>Chain-of-thought</w:t>
            </w:r>
            <w:r>
              <w:rPr>
                <w:noProof/>
                <w:webHidden/>
              </w:rPr>
              <w:tab/>
            </w:r>
            <w:r>
              <w:rPr>
                <w:noProof/>
                <w:webHidden/>
              </w:rPr>
              <w:fldChar w:fldCharType="begin"/>
            </w:r>
            <w:r>
              <w:rPr>
                <w:noProof/>
                <w:webHidden/>
              </w:rPr>
              <w:instrText xml:space="preserve"> PAGEREF _Toc185279829 \h </w:instrText>
            </w:r>
          </w:ins>
          <w:r>
            <w:rPr>
              <w:noProof/>
              <w:webHidden/>
            </w:rPr>
          </w:r>
          <w:r>
            <w:rPr>
              <w:noProof/>
              <w:webHidden/>
            </w:rPr>
            <w:fldChar w:fldCharType="separate"/>
          </w:r>
          <w:ins w:id="11" w:author="Ben Fels" w:date="2024-12-16T22:16:00Z" w16du:dateUtc="2024-12-16T21:16:00Z">
            <w:r>
              <w:rPr>
                <w:noProof/>
                <w:webHidden/>
              </w:rPr>
              <w:t>8</w:t>
            </w:r>
            <w:r>
              <w:rPr>
                <w:noProof/>
                <w:webHidden/>
              </w:rPr>
              <w:fldChar w:fldCharType="end"/>
            </w:r>
            <w:r w:rsidRPr="00ED519F">
              <w:rPr>
                <w:rStyle w:val="Hyperlink"/>
                <w:noProof/>
              </w:rPr>
              <w:fldChar w:fldCharType="end"/>
            </w:r>
          </w:ins>
        </w:p>
        <w:p w14:paraId="027F0AF8" w14:textId="7B466A14" w:rsidR="00223852" w:rsidRDefault="00223852">
          <w:pPr>
            <w:pStyle w:val="Verzeichnis3"/>
            <w:tabs>
              <w:tab w:val="left" w:pos="1440"/>
              <w:tab w:val="right" w:leader="dot" w:pos="8777"/>
            </w:tabs>
            <w:rPr>
              <w:ins w:id="12" w:author="Ben Fels" w:date="2024-12-16T22:16:00Z" w16du:dateUtc="2024-12-16T21:16:00Z"/>
              <w:rFonts w:asciiTheme="minorHAnsi" w:eastAsiaTheme="minorEastAsia" w:hAnsiTheme="minorHAnsi"/>
              <w:noProof/>
              <w:kern w:val="2"/>
              <w:szCs w:val="24"/>
              <w:lang w:eastAsia="de-DE"/>
              <w14:ligatures w14:val="standardContextual"/>
            </w:rPr>
          </w:pPr>
          <w:ins w:id="13"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"_Toc185279830"</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2.1.2</w:t>
            </w:r>
            <w:r>
              <w:rPr>
                <w:rFonts w:asciiTheme="minorHAnsi" w:eastAsiaTheme="minorEastAsia" w:hAnsiTheme="minorHAnsi"/>
                <w:noProof/>
                <w:kern w:val="2"/>
                <w:szCs w:val="24"/>
                <w:lang w:eastAsia="de-DE"/>
                <w14:ligatures w14:val="standardContextual"/>
              </w:rPr>
              <w:tab/>
            </w:r>
            <w:r w:rsidRPr="00ED519F">
              <w:rPr>
                <w:rStyle w:val="Hyperlink"/>
                <w:noProof/>
              </w:rPr>
              <w:t>Self-consistency</w:t>
            </w:r>
            <w:r>
              <w:rPr>
                <w:noProof/>
                <w:webHidden/>
              </w:rPr>
              <w:tab/>
            </w:r>
            <w:r>
              <w:rPr>
                <w:noProof/>
                <w:webHidden/>
              </w:rPr>
              <w:fldChar w:fldCharType="begin"/>
            </w:r>
            <w:r>
              <w:rPr>
                <w:noProof/>
                <w:webHidden/>
              </w:rPr>
              <w:instrText xml:space="preserve"> PAGEREF _Toc185279830 \h </w:instrText>
            </w:r>
          </w:ins>
          <w:r>
            <w:rPr>
              <w:noProof/>
              <w:webHidden/>
            </w:rPr>
          </w:r>
          <w:r>
            <w:rPr>
              <w:noProof/>
              <w:webHidden/>
            </w:rPr>
            <w:fldChar w:fldCharType="separate"/>
          </w:r>
          <w:ins w:id="14" w:author="Ben Fels" w:date="2024-12-16T22:16:00Z" w16du:dateUtc="2024-12-16T21:16:00Z">
            <w:r>
              <w:rPr>
                <w:noProof/>
                <w:webHidden/>
              </w:rPr>
              <w:t>8</w:t>
            </w:r>
            <w:r>
              <w:rPr>
                <w:noProof/>
                <w:webHidden/>
              </w:rPr>
              <w:fldChar w:fldCharType="end"/>
            </w:r>
            <w:r w:rsidRPr="00ED519F">
              <w:rPr>
                <w:rStyle w:val="Hyperlink"/>
                <w:noProof/>
              </w:rPr>
              <w:fldChar w:fldCharType="end"/>
            </w:r>
          </w:ins>
        </w:p>
        <w:p w14:paraId="5ED47F0B" w14:textId="5BF971CD" w:rsidR="00223852" w:rsidRDefault="00223852">
          <w:pPr>
            <w:pStyle w:val="Verzeichnis1"/>
            <w:tabs>
              <w:tab w:val="left" w:pos="480"/>
              <w:tab w:val="right" w:leader="dot" w:pos="8777"/>
            </w:tabs>
            <w:rPr>
              <w:ins w:id="15" w:author="Ben Fels" w:date="2024-12-16T22:16:00Z" w16du:dateUtc="2024-12-16T21:16:00Z"/>
              <w:rFonts w:asciiTheme="minorHAnsi" w:eastAsiaTheme="minorEastAsia" w:hAnsiTheme="minorHAnsi"/>
              <w:noProof/>
              <w:kern w:val="2"/>
              <w:szCs w:val="24"/>
              <w:lang w:eastAsia="de-DE"/>
              <w14:ligatures w14:val="standardContextual"/>
            </w:rPr>
          </w:pPr>
          <w:ins w:id="16"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"_Toc185279831"</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3</w:t>
            </w:r>
            <w:r>
              <w:rPr>
                <w:rFonts w:asciiTheme="minorHAnsi" w:eastAsiaTheme="minorEastAsia" w:hAnsiTheme="minorHAnsi"/>
                <w:noProof/>
                <w:kern w:val="2"/>
                <w:szCs w:val="24"/>
                <w:lang w:eastAsia="de-DE"/>
                <w14:ligatures w14:val="standardContextual"/>
              </w:rPr>
              <w:tab/>
            </w:r>
            <w:r w:rsidRPr="00ED519F">
              <w:rPr>
                <w:rStyle w:val="Hyperlink"/>
                <w:noProof/>
              </w:rPr>
              <w:t>Ergebnisse</w:t>
            </w:r>
            <w:r>
              <w:rPr>
                <w:noProof/>
                <w:webHidden/>
              </w:rPr>
              <w:tab/>
            </w:r>
            <w:r>
              <w:rPr>
                <w:noProof/>
                <w:webHidden/>
              </w:rPr>
              <w:fldChar w:fldCharType="begin"/>
            </w:r>
            <w:r>
              <w:rPr>
                <w:noProof/>
                <w:webHidden/>
              </w:rPr>
              <w:instrText xml:space="preserve"> PAGEREF _Toc185279831 \h </w:instrText>
            </w:r>
          </w:ins>
          <w:r>
            <w:rPr>
              <w:noProof/>
              <w:webHidden/>
            </w:rPr>
          </w:r>
          <w:r>
            <w:rPr>
              <w:noProof/>
              <w:webHidden/>
            </w:rPr>
            <w:fldChar w:fldCharType="separate"/>
          </w:r>
          <w:ins w:id="17" w:author="Ben Fels" w:date="2024-12-16T22:16:00Z" w16du:dateUtc="2024-12-16T21:16:00Z">
            <w:r>
              <w:rPr>
                <w:noProof/>
                <w:webHidden/>
              </w:rPr>
              <w:t>10</w:t>
            </w:r>
            <w:r>
              <w:rPr>
                <w:noProof/>
                <w:webHidden/>
              </w:rPr>
              <w:fldChar w:fldCharType="end"/>
            </w:r>
            <w:r w:rsidRPr="00ED519F">
              <w:rPr>
                <w:rStyle w:val="Hyperlink"/>
                <w:noProof/>
              </w:rPr>
              <w:fldChar w:fldCharType="end"/>
            </w:r>
          </w:ins>
        </w:p>
        <w:p w14:paraId="191AB69F" w14:textId="2B0542E4" w:rsidR="00223852" w:rsidRDefault="00223852">
          <w:pPr>
            <w:pStyle w:val="Verzeichnis1"/>
            <w:tabs>
              <w:tab w:val="left" w:pos="480"/>
              <w:tab w:val="right" w:leader="dot" w:pos="8777"/>
            </w:tabs>
            <w:rPr>
              <w:ins w:id="18" w:author="Ben Fels" w:date="2024-12-16T22:16:00Z" w16du:dateUtc="2024-12-16T21:16:00Z"/>
              <w:rFonts w:asciiTheme="minorHAnsi" w:eastAsiaTheme="minorEastAsia" w:hAnsiTheme="minorHAnsi"/>
              <w:noProof/>
              <w:kern w:val="2"/>
              <w:szCs w:val="24"/>
              <w:lang w:eastAsia="de-DE"/>
              <w14:ligatures w14:val="standardContextual"/>
            </w:rPr>
          </w:pPr>
          <w:ins w:id="19"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"_Toc185279832"</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4</w:t>
            </w:r>
            <w:r>
              <w:rPr>
                <w:rFonts w:asciiTheme="minorHAnsi" w:eastAsiaTheme="minorEastAsia" w:hAnsiTheme="minorHAnsi"/>
                <w:noProof/>
                <w:kern w:val="2"/>
                <w:szCs w:val="24"/>
                <w:lang w:eastAsia="de-DE"/>
                <w14:ligatures w14:val="standardContextual"/>
              </w:rPr>
              <w:tab/>
            </w:r>
            <w:r w:rsidRPr="00ED519F">
              <w:rPr>
                <w:rStyle w:val="Hyperlink"/>
                <w:noProof/>
              </w:rPr>
              <w:t>Diskussion und Handlungsempfehlungen</w:t>
            </w:r>
            <w:r>
              <w:rPr>
                <w:noProof/>
                <w:webHidden/>
              </w:rPr>
              <w:tab/>
            </w:r>
            <w:r>
              <w:rPr>
                <w:noProof/>
                <w:webHidden/>
              </w:rPr>
              <w:fldChar w:fldCharType="begin"/>
            </w:r>
            <w:r>
              <w:rPr>
                <w:noProof/>
                <w:webHidden/>
              </w:rPr>
              <w:instrText xml:space="preserve"> PAGEREF _Toc185279832 \h </w:instrText>
            </w:r>
          </w:ins>
          <w:r>
            <w:rPr>
              <w:noProof/>
              <w:webHidden/>
            </w:rPr>
          </w:r>
          <w:r>
            <w:rPr>
              <w:noProof/>
              <w:webHidden/>
            </w:rPr>
            <w:fldChar w:fldCharType="separate"/>
          </w:r>
          <w:ins w:id="20" w:author="Ben Fels" w:date="2024-12-16T22:16:00Z" w16du:dateUtc="2024-12-16T21:16:00Z">
            <w:r>
              <w:rPr>
                <w:noProof/>
                <w:webHidden/>
              </w:rPr>
              <w:t>10</w:t>
            </w:r>
            <w:r>
              <w:rPr>
                <w:noProof/>
                <w:webHidden/>
              </w:rPr>
              <w:fldChar w:fldCharType="end"/>
            </w:r>
            <w:r w:rsidRPr="00ED519F">
              <w:rPr>
                <w:rStyle w:val="Hyperlink"/>
                <w:noProof/>
              </w:rPr>
              <w:fldChar w:fldCharType="end"/>
            </w:r>
          </w:ins>
        </w:p>
        <w:p w14:paraId="30DCB247" w14:textId="14185404" w:rsidR="00223852" w:rsidRDefault="00223852">
          <w:pPr>
            <w:pStyle w:val="Verzeichnis1"/>
            <w:tabs>
              <w:tab w:val="left" w:pos="480"/>
              <w:tab w:val="right" w:leader="dot" w:pos="8777"/>
            </w:tabs>
            <w:rPr>
              <w:ins w:id="21" w:author="Ben Fels" w:date="2024-12-16T22:16:00Z" w16du:dateUtc="2024-12-16T21:16:00Z"/>
              <w:rFonts w:asciiTheme="minorHAnsi" w:eastAsiaTheme="minorEastAsia" w:hAnsiTheme="minorHAnsi"/>
              <w:noProof/>
              <w:kern w:val="2"/>
              <w:szCs w:val="24"/>
              <w:lang w:eastAsia="de-DE"/>
              <w14:ligatures w14:val="standardContextual"/>
            </w:rPr>
          </w:pPr>
          <w:ins w:id="22"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"_Toc185279833"</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5</w:t>
            </w:r>
            <w:r>
              <w:rPr>
                <w:rFonts w:asciiTheme="minorHAnsi" w:eastAsiaTheme="minorEastAsia" w:hAnsiTheme="minorHAnsi"/>
                <w:noProof/>
                <w:kern w:val="2"/>
                <w:szCs w:val="24"/>
                <w:lang w:eastAsia="de-DE"/>
                <w14:ligatures w14:val="standardContextual"/>
              </w:rPr>
              <w:tab/>
            </w:r>
            <w:r w:rsidRPr="00ED519F">
              <w:rPr>
                <w:rStyle w:val="Hyperlink"/>
                <w:noProof/>
              </w:rPr>
              <w:t>Einleitung</w:t>
            </w:r>
            <w:r>
              <w:rPr>
                <w:noProof/>
                <w:webHidden/>
              </w:rPr>
              <w:tab/>
            </w:r>
            <w:r>
              <w:rPr>
                <w:noProof/>
                <w:webHidden/>
              </w:rPr>
              <w:fldChar w:fldCharType="begin"/>
            </w:r>
            <w:r>
              <w:rPr>
                <w:noProof/>
                <w:webHidden/>
              </w:rPr>
              <w:instrText xml:space="preserve"> PAGEREF _Toc185279833 \h </w:instrText>
            </w:r>
          </w:ins>
          <w:r>
            <w:rPr>
              <w:noProof/>
              <w:webHidden/>
            </w:rPr>
          </w:r>
          <w:r>
            <w:rPr>
              <w:noProof/>
              <w:webHidden/>
            </w:rPr>
            <w:fldChar w:fldCharType="separate"/>
          </w:r>
          <w:ins w:id="23" w:author="Ben Fels" w:date="2024-12-16T22:16:00Z" w16du:dateUtc="2024-12-16T21:16:00Z">
            <w:r>
              <w:rPr>
                <w:noProof/>
                <w:webHidden/>
              </w:rPr>
              <w:t>11</w:t>
            </w:r>
            <w:r>
              <w:rPr>
                <w:noProof/>
                <w:webHidden/>
              </w:rPr>
              <w:fldChar w:fldCharType="end"/>
            </w:r>
            <w:r w:rsidRPr="00ED519F">
              <w:rPr>
                <w:rStyle w:val="Hyperlink"/>
                <w:noProof/>
              </w:rPr>
              <w:fldChar w:fldCharType="end"/>
            </w:r>
          </w:ins>
        </w:p>
        <w:p w14:paraId="1DB01055" w14:textId="18B03426" w:rsidR="00223852" w:rsidRDefault="00223852">
          <w:pPr>
            <w:pStyle w:val="Verzeichnis1"/>
            <w:tabs>
              <w:tab w:val="left" w:pos="480"/>
              <w:tab w:val="right" w:leader="dot" w:pos="8777"/>
            </w:tabs>
            <w:rPr>
              <w:ins w:id="24" w:author="Ben Fels" w:date="2024-12-16T22:16:00Z" w16du:dateUtc="2024-12-16T21:16:00Z"/>
              <w:rFonts w:asciiTheme="minorHAnsi" w:eastAsiaTheme="minorEastAsia" w:hAnsiTheme="minorHAnsi"/>
              <w:noProof/>
              <w:kern w:val="2"/>
              <w:szCs w:val="24"/>
              <w:lang w:eastAsia="de-DE"/>
              <w14:ligatures w14:val="standardContextual"/>
            </w:rPr>
          </w:pPr>
          <w:ins w:id="25"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"_Toc185279834"</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w:t>
            </w:r>
            <w:r>
              <w:rPr>
                <w:rFonts w:asciiTheme="minorHAnsi" w:eastAsiaTheme="minorEastAsia" w:hAnsiTheme="minorHAnsi"/>
                <w:noProof/>
                <w:kern w:val="2"/>
                <w:szCs w:val="24"/>
                <w:lang w:eastAsia="de-DE"/>
                <w14:ligatures w14:val="standardContextual"/>
              </w:rPr>
              <w:tab/>
            </w:r>
            <w:r w:rsidRPr="00ED519F">
              <w:rPr>
                <w:rStyle w:val="Hyperlink"/>
                <w:noProof/>
              </w:rPr>
              <w:t>Stand der Forschung</w:t>
            </w:r>
            <w:r>
              <w:rPr>
                <w:noProof/>
                <w:webHidden/>
              </w:rPr>
              <w:tab/>
            </w:r>
            <w:r>
              <w:rPr>
                <w:noProof/>
                <w:webHidden/>
              </w:rPr>
              <w:fldChar w:fldCharType="begin"/>
            </w:r>
            <w:r>
              <w:rPr>
                <w:noProof/>
                <w:webHidden/>
              </w:rPr>
              <w:instrText xml:space="preserve"> PAGEREF _Toc185279834 \h </w:instrText>
            </w:r>
          </w:ins>
          <w:r>
            <w:rPr>
              <w:noProof/>
              <w:webHidden/>
            </w:rPr>
          </w:r>
          <w:r>
            <w:rPr>
              <w:noProof/>
              <w:webHidden/>
            </w:rPr>
            <w:fldChar w:fldCharType="separate"/>
          </w:r>
          <w:ins w:id="26" w:author="Ben Fels" w:date="2024-12-16T22:16:00Z" w16du:dateUtc="2024-12-16T21:16:00Z">
            <w:r>
              <w:rPr>
                <w:noProof/>
                <w:webHidden/>
              </w:rPr>
              <w:t>14</w:t>
            </w:r>
            <w:r>
              <w:rPr>
                <w:noProof/>
                <w:webHidden/>
              </w:rPr>
              <w:fldChar w:fldCharType="end"/>
            </w:r>
            <w:r w:rsidRPr="00ED519F">
              <w:rPr>
                <w:rStyle w:val="Hyperlink"/>
                <w:noProof/>
              </w:rPr>
              <w:fldChar w:fldCharType="end"/>
            </w:r>
          </w:ins>
        </w:p>
        <w:p w14:paraId="066F4BBF" w14:textId="0AC56967" w:rsidR="00223852" w:rsidRDefault="00223852">
          <w:pPr>
            <w:pStyle w:val="Verzeichnis2"/>
            <w:tabs>
              <w:tab w:val="left" w:pos="960"/>
              <w:tab w:val="right" w:leader="dot" w:pos="8777"/>
            </w:tabs>
            <w:rPr>
              <w:ins w:id="27" w:author="Ben Fels" w:date="2024-12-16T22:16:00Z" w16du:dateUtc="2024-12-16T21:16:00Z"/>
              <w:rFonts w:asciiTheme="minorHAnsi" w:eastAsiaTheme="minorEastAsia" w:hAnsiTheme="minorHAnsi"/>
              <w:noProof/>
              <w:kern w:val="2"/>
              <w:szCs w:val="24"/>
              <w:lang w:eastAsia="de-DE"/>
              <w14:ligatures w14:val="standardContextual"/>
            </w:rPr>
          </w:pPr>
          <w:ins w:id="28"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"_Toc185279835"</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6.1</w:t>
            </w:r>
            <w:r>
              <w:rPr>
                <w:rFonts w:asciiTheme="minorHAnsi" w:eastAsiaTheme="minorEastAsia" w:hAnsiTheme="minorHAnsi"/>
                <w:noProof/>
                <w:kern w:val="2"/>
                <w:szCs w:val="24"/>
                <w:lang w:eastAsia="de-DE"/>
                <w14:ligatures w14:val="standardContextual"/>
              </w:rPr>
              <w:tab/>
            </w:r>
            <w:r w:rsidRPr="00ED519F">
              <w:rPr>
                <w:rStyle w:val="Hyperlink"/>
                <w:noProof/>
              </w:rPr>
              <w:t>Allgemein</w:t>
            </w:r>
            <w:r>
              <w:rPr>
                <w:noProof/>
                <w:webHidden/>
              </w:rPr>
              <w:tab/>
            </w:r>
            <w:r>
              <w:rPr>
                <w:noProof/>
                <w:webHidden/>
              </w:rPr>
              <w:fldChar w:fldCharType="begin"/>
            </w:r>
            <w:r>
              <w:rPr>
                <w:noProof/>
                <w:webHidden/>
              </w:rPr>
              <w:instrText xml:space="preserve"> PAGEREF _Toc185279835 \h </w:instrText>
            </w:r>
          </w:ins>
          <w:r>
            <w:rPr>
              <w:noProof/>
              <w:webHidden/>
            </w:rPr>
          </w:r>
          <w:r>
            <w:rPr>
              <w:noProof/>
              <w:webHidden/>
            </w:rPr>
            <w:fldChar w:fldCharType="separate"/>
          </w:r>
          <w:ins w:id="29" w:author="Ben Fels" w:date="2024-12-16T22:16:00Z" w16du:dateUtc="2024-12-16T21:16:00Z">
            <w:r>
              <w:rPr>
                <w:noProof/>
                <w:webHidden/>
              </w:rPr>
              <w:t>14</w:t>
            </w:r>
            <w:r>
              <w:rPr>
                <w:noProof/>
                <w:webHidden/>
              </w:rPr>
              <w:fldChar w:fldCharType="end"/>
            </w:r>
            <w:r w:rsidRPr="00ED519F">
              <w:rPr>
                <w:rStyle w:val="Hyperlink"/>
                <w:noProof/>
              </w:rPr>
              <w:fldChar w:fldCharType="end"/>
            </w:r>
          </w:ins>
        </w:p>
        <w:p w14:paraId="76B9A112" w14:textId="00D43A8E" w:rsidR="00223852" w:rsidRDefault="00223852">
          <w:pPr>
            <w:pStyle w:val="Verzeichnis2"/>
            <w:tabs>
              <w:tab w:val="left" w:pos="960"/>
              <w:tab w:val="right" w:leader="dot" w:pos="8777"/>
            </w:tabs>
            <w:rPr>
              <w:ins w:id="30" w:author="Ben Fels" w:date="2024-12-16T22:16:00Z" w16du:dateUtc="2024-12-16T21:16:00Z"/>
              <w:rFonts w:asciiTheme="minorHAnsi" w:eastAsiaTheme="minorEastAsia" w:hAnsiTheme="minorHAnsi"/>
              <w:noProof/>
              <w:kern w:val="2"/>
              <w:szCs w:val="24"/>
              <w:lang w:eastAsia="de-DE"/>
              <w14:ligatures w14:val="standardContextual"/>
            </w:rPr>
          </w:pPr>
          <w:ins w:id="31"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"_Toc185279836"</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6.2</w:t>
            </w:r>
            <w:r>
              <w:rPr>
                <w:rFonts w:asciiTheme="minorHAnsi" w:eastAsiaTheme="minorEastAsia" w:hAnsiTheme="minorHAnsi"/>
                <w:noProof/>
                <w:kern w:val="2"/>
                <w:szCs w:val="24"/>
                <w:lang w:eastAsia="de-DE"/>
                <w14:ligatures w14:val="standardContextual"/>
              </w:rPr>
              <w:tab/>
            </w:r>
            <w:r w:rsidRPr="00ED519F">
              <w:rPr>
                <w:rStyle w:val="Hyperlink"/>
                <w:noProof/>
              </w:rPr>
              <w:t>Transfer-Learning</w:t>
            </w:r>
            <w:r>
              <w:rPr>
                <w:noProof/>
                <w:webHidden/>
              </w:rPr>
              <w:tab/>
            </w:r>
            <w:r>
              <w:rPr>
                <w:noProof/>
                <w:webHidden/>
              </w:rPr>
              <w:fldChar w:fldCharType="begin"/>
            </w:r>
            <w:r>
              <w:rPr>
                <w:noProof/>
                <w:webHidden/>
              </w:rPr>
              <w:instrText xml:space="preserve"> PAGEREF _Toc185279836 \h </w:instrText>
            </w:r>
          </w:ins>
          <w:r>
            <w:rPr>
              <w:noProof/>
              <w:webHidden/>
            </w:rPr>
          </w:r>
          <w:r>
            <w:rPr>
              <w:noProof/>
              <w:webHidden/>
            </w:rPr>
            <w:fldChar w:fldCharType="separate"/>
          </w:r>
          <w:ins w:id="32" w:author="Ben Fels" w:date="2024-12-16T22:16:00Z" w16du:dateUtc="2024-12-16T21:16:00Z">
            <w:r>
              <w:rPr>
                <w:noProof/>
                <w:webHidden/>
              </w:rPr>
              <w:t>16</w:t>
            </w:r>
            <w:r>
              <w:rPr>
                <w:noProof/>
                <w:webHidden/>
              </w:rPr>
              <w:fldChar w:fldCharType="end"/>
            </w:r>
            <w:r w:rsidRPr="00ED519F">
              <w:rPr>
                <w:rStyle w:val="Hyperlink"/>
                <w:noProof/>
              </w:rPr>
              <w:fldChar w:fldCharType="end"/>
            </w:r>
          </w:ins>
        </w:p>
        <w:p w14:paraId="4A6522B4" w14:textId="52A45E3C" w:rsidR="00223852" w:rsidRDefault="00223852">
          <w:pPr>
            <w:pStyle w:val="Verzeichnis2"/>
            <w:tabs>
              <w:tab w:val="left" w:pos="960"/>
              <w:tab w:val="right" w:leader="dot" w:pos="8777"/>
            </w:tabs>
            <w:rPr>
              <w:ins w:id="33" w:author="Ben Fels" w:date="2024-12-16T22:16:00Z" w16du:dateUtc="2024-12-16T21:16:00Z"/>
              <w:rFonts w:asciiTheme="minorHAnsi" w:eastAsiaTheme="minorEastAsia" w:hAnsiTheme="minorHAnsi"/>
              <w:noProof/>
              <w:kern w:val="2"/>
              <w:szCs w:val="24"/>
              <w:lang w:eastAsia="de-DE"/>
              <w14:ligatures w14:val="standardContextual"/>
            </w:rPr>
          </w:pPr>
          <w:ins w:id="34"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"_Toc185279837"</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6.3</w:t>
            </w:r>
            <w:r>
              <w:rPr>
                <w:rFonts w:asciiTheme="minorHAnsi" w:eastAsiaTheme="minorEastAsia" w:hAnsiTheme="minorHAnsi"/>
                <w:noProof/>
                <w:kern w:val="2"/>
                <w:szCs w:val="24"/>
                <w:lang w:eastAsia="de-DE"/>
                <w14:ligatures w14:val="standardContextual"/>
              </w:rPr>
              <w:tab/>
            </w:r>
            <w:r w:rsidRPr="00ED519F">
              <w:rPr>
                <w:rStyle w:val="Hyperlink"/>
                <w:noProof/>
              </w:rPr>
              <w:t>Infos zu LLMs</w:t>
            </w:r>
            <w:r>
              <w:rPr>
                <w:noProof/>
                <w:webHidden/>
              </w:rPr>
              <w:tab/>
            </w:r>
            <w:r>
              <w:rPr>
                <w:noProof/>
                <w:webHidden/>
              </w:rPr>
              <w:fldChar w:fldCharType="begin"/>
            </w:r>
            <w:r>
              <w:rPr>
                <w:noProof/>
                <w:webHidden/>
              </w:rPr>
              <w:instrText xml:space="preserve"> PAGEREF _Toc185279837 \h </w:instrText>
            </w:r>
          </w:ins>
          <w:r>
            <w:rPr>
              <w:noProof/>
              <w:webHidden/>
            </w:rPr>
          </w:r>
          <w:r>
            <w:rPr>
              <w:noProof/>
              <w:webHidden/>
            </w:rPr>
            <w:fldChar w:fldCharType="separate"/>
          </w:r>
          <w:ins w:id="35" w:author="Ben Fels" w:date="2024-12-16T22:16:00Z" w16du:dateUtc="2024-12-16T21:16:00Z">
            <w:r>
              <w:rPr>
                <w:noProof/>
                <w:webHidden/>
              </w:rPr>
              <w:t>16</w:t>
            </w:r>
            <w:r>
              <w:rPr>
                <w:noProof/>
                <w:webHidden/>
              </w:rPr>
              <w:fldChar w:fldCharType="end"/>
            </w:r>
            <w:r w:rsidRPr="00ED519F">
              <w:rPr>
                <w:rStyle w:val="Hyperlink"/>
                <w:noProof/>
              </w:rPr>
              <w:fldChar w:fldCharType="end"/>
            </w:r>
          </w:ins>
        </w:p>
        <w:p w14:paraId="24F13446" w14:textId="1D756726" w:rsidR="00223852" w:rsidRDefault="00223852">
          <w:pPr>
            <w:pStyle w:val="Verzeichnis2"/>
            <w:tabs>
              <w:tab w:val="left" w:pos="960"/>
              <w:tab w:val="right" w:leader="dot" w:pos="8777"/>
            </w:tabs>
            <w:rPr>
              <w:ins w:id="36" w:author="Ben Fels" w:date="2024-12-16T22:16:00Z" w16du:dateUtc="2024-12-16T21:16:00Z"/>
              <w:rFonts w:asciiTheme="minorHAnsi" w:eastAsiaTheme="minorEastAsia" w:hAnsiTheme="minorHAnsi"/>
              <w:noProof/>
              <w:kern w:val="2"/>
              <w:szCs w:val="24"/>
              <w:lang w:eastAsia="de-DE"/>
              <w14:ligatures w14:val="standardContextual"/>
            </w:rPr>
          </w:pPr>
          <w:ins w:id="37"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"_Toc185279838"</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6.4</w:t>
            </w:r>
            <w:r>
              <w:rPr>
                <w:rFonts w:asciiTheme="minorHAnsi" w:eastAsiaTheme="minorEastAsia" w:hAnsiTheme="minorHAnsi"/>
                <w:noProof/>
                <w:kern w:val="2"/>
                <w:szCs w:val="24"/>
                <w:lang w:eastAsia="de-DE"/>
                <w14:ligatures w14:val="standardContextual"/>
              </w:rPr>
              <w:tab/>
            </w:r>
            <w:r w:rsidRPr="00ED519F">
              <w:rPr>
                <w:rStyle w:val="Hyperlink"/>
                <w:noProof/>
              </w:rPr>
              <w:t>Argument Mining /argumentation mining</w:t>
            </w:r>
            <w:r>
              <w:rPr>
                <w:noProof/>
                <w:webHidden/>
              </w:rPr>
              <w:tab/>
            </w:r>
            <w:r>
              <w:rPr>
                <w:noProof/>
                <w:webHidden/>
              </w:rPr>
              <w:fldChar w:fldCharType="begin"/>
            </w:r>
            <w:r>
              <w:rPr>
                <w:noProof/>
                <w:webHidden/>
              </w:rPr>
              <w:instrText xml:space="preserve"> PAGEREF _Toc185279838 \h </w:instrText>
            </w:r>
          </w:ins>
          <w:r>
            <w:rPr>
              <w:noProof/>
              <w:webHidden/>
            </w:rPr>
          </w:r>
          <w:r>
            <w:rPr>
              <w:noProof/>
              <w:webHidden/>
            </w:rPr>
            <w:fldChar w:fldCharType="separate"/>
          </w:r>
          <w:ins w:id="38" w:author="Ben Fels" w:date="2024-12-16T22:16:00Z" w16du:dateUtc="2024-12-16T21:16:00Z">
            <w:r>
              <w:rPr>
                <w:noProof/>
                <w:webHidden/>
              </w:rPr>
              <w:t>17</w:t>
            </w:r>
            <w:r>
              <w:rPr>
                <w:noProof/>
                <w:webHidden/>
              </w:rPr>
              <w:fldChar w:fldCharType="end"/>
            </w:r>
            <w:r w:rsidRPr="00ED519F">
              <w:rPr>
                <w:rStyle w:val="Hyperlink"/>
                <w:noProof/>
              </w:rPr>
              <w:fldChar w:fldCharType="end"/>
            </w:r>
          </w:ins>
        </w:p>
        <w:p w14:paraId="546F35F3" w14:textId="3FA287D9" w:rsidR="00223852" w:rsidRDefault="00223852">
          <w:pPr>
            <w:pStyle w:val="Verzeichnis2"/>
            <w:tabs>
              <w:tab w:val="left" w:pos="960"/>
              <w:tab w:val="right" w:leader="dot" w:pos="8777"/>
            </w:tabs>
            <w:rPr>
              <w:ins w:id="39" w:author="Ben Fels" w:date="2024-12-16T22:16:00Z" w16du:dateUtc="2024-12-16T21:16:00Z"/>
              <w:rFonts w:asciiTheme="minorHAnsi" w:eastAsiaTheme="minorEastAsia" w:hAnsiTheme="minorHAnsi"/>
              <w:noProof/>
              <w:kern w:val="2"/>
              <w:szCs w:val="24"/>
              <w:lang w:eastAsia="de-DE"/>
              <w14:ligatures w14:val="standardContextual"/>
            </w:rPr>
          </w:pPr>
          <w:ins w:id="40"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"_Toc185279839"</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6.5</w:t>
            </w:r>
            <w:r>
              <w:rPr>
                <w:rFonts w:asciiTheme="minorHAnsi" w:eastAsiaTheme="minorEastAsia" w:hAnsiTheme="minorHAnsi"/>
                <w:noProof/>
                <w:kern w:val="2"/>
                <w:szCs w:val="24"/>
                <w:lang w:eastAsia="de-DE"/>
                <w14:ligatures w14:val="standardContextual"/>
              </w:rPr>
              <w:tab/>
            </w:r>
            <w:r w:rsidRPr="00ED519F">
              <w:rPr>
                <w:rStyle w:val="Hyperlink"/>
                <w:noProof/>
              </w:rPr>
              <w:t>Argument</w:t>
            </w:r>
            <w:r>
              <w:rPr>
                <w:noProof/>
                <w:webHidden/>
              </w:rPr>
              <w:tab/>
            </w:r>
            <w:r>
              <w:rPr>
                <w:noProof/>
                <w:webHidden/>
              </w:rPr>
              <w:fldChar w:fldCharType="begin"/>
            </w:r>
            <w:r>
              <w:rPr>
                <w:noProof/>
                <w:webHidden/>
              </w:rPr>
              <w:instrText xml:space="preserve"> PAGEREF _Toc185279839 \h </w:instrText>
            </w:r>
          </w:ins>
          <w:r>
            <w:rPr>
              <w:noProof/>
              <w:webHidden/>
            </w:rPr>
          </w:r>
          <w:r>
            <w:rPr>
              <w:noProof/>
              <w:webHidden/>
            </w:rPr>
            <w:fldChar w:fldCharType="separate"/>
          </w:r>
          <w:ins w:id="41" w:author="Ben Fels" w:date="2024-12-16T22:16:00Z" w16du:dateUtc="2024-12-16T21:16:00Z">
            <w:r>
              <w:rPr>
                <w:noProof/>
                <w:webHidden/>
              </w:rPr>
              <w:t>19</w:t>
            </w:r>
            <w:r>
              <w:rPr>
                <w:noProof/>
                <w:webHidden/>
              </w:rPr>
              <w:fldChar w:fldCharType="end"/>
            </w:r>
            <w:r w:rsidRPr="00ED519F">
              <w:rPr>
                <w:rStyle w:val="Hyperlink"/>
                <w:noProof/>
              </w:rPr>
              <w:fldChar w:fldCharType="end"/>
            </w:r>
          </w:ins>
        </w:p>
        <w:p w14:paraId="497580EC" w14:textId="6764100F" w:rsidR="00223852" w:rsidRDefault="00223852">
          <w:pPr>
            <w:pStyle w:val="Verzeichnis2"/>
            <w:tabs>
              <w:tab w:val="left" w:pos="960"/>
              <w:tab w:val="right" w:leader="dot" w:pos="8777"/>
            </w:tabs>
            <w:rPr>
              <w:ins w:id="42" w:author="Ben Fels" w:date="2024-12-16T22:16:00Z" w16du:dateUtc="2024-12-16T21:16:00Z"/>
              <w:rFonts w:asciiTheme="minorHAnsi" w:eastAsiaTheme="minorEastAsia" w:hAnsiTheme="minorHAnsi"/>
              <w:noProof/>
              <w:kern w:val="2"/>
              <w:szCs w:val="24"/>
              <w:lang w:eastAsia="de-DE"/>
              <w14:ligatures w14:val="standardContextual"/>
            </w:rPr>
          </w:pPr>
          <w:ins w:id="43"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"_Toc185279840"</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6.6</w:t>
            </w:r>
            <w:r>
              <w:rPr>
                <w:rFonts w:asciiTheme="minorHAnsi" w:eastAsiaTheme="minorEastAsia" w:hAnsiTheme="minorHAnsi"/>
                <w:noProof/>
                <w:kern w:val="2"/>
                <w:szCs w:val="24"/>
                <w:lang w:eastAsia="de-DE"/>
                <w14:ligatures w14:val="standardContextual"/>
              </w:rPr>
              <w:tab/>
            </w:r>
            <w:r w:rsidRPr="00ED519F">
              <w:rPr>
                <w:rStyle w:val="Hyperlink"/>
                <w:noProof/>
              </w:rPr>
              <w:t>Aufgaben des Argument Minings</w:t>
            </w:r>
            <w:r>
              <w:rPr>
                <w:noProof/>
                <w:webHidden/>
              </w:rPr>
              <w:tab/>
            </w:r>
            <w:r>
              <w:rPr>
                <w:noProof/>
                <w:webHidden/>
              </w:rPr>
              <w:fldChar w:fldCharType="begin"/>
            </w:r>
            <w:r>
              <w:rPr>
                <w:noProof/>
                <w:webHidden/>
              </w:rPr>
              <w:instrText xml:space="preserve"> PAGEREF _Toc185279840 \h </w:instrText>
            </w:r>
          </w:ins>
          <w:r>
            <w:rPr>
              <w:noProof/>
              <w:webHidden/>
            </w:rPr>
          </w:r>
          <w:r>
            <w:rPr>
              <w:noProof/>
              <w:webHidden/>
            </w:rPr>
            <w:fldChar w:fldCharType="separate"/>
          </w:r>
          <w:ins w:id="44" w:author="Ben Fels" w:date="2024-12-16T22:16:00Z" w16du:dateUtc="2024-12-16T21:16:00Z">
            <w:r>
              <w:rPr>
                <w:noProof/>
                <w:webHidden/>
              </w:rPr>
              <w:t>19</w:t>
            </w:r>
            <w:r>
              <w:rPr>
                <w:noProof/>
                <w:webHidden/>
              </w:rPr>
              <w:fldChar w:fldCharType="end"/>
            </w:r>
            <w:r w:rsidRPr="00ED519F">
              <w:rPr>
                <w:rStyle w:val="Hyperlink"/>
                <w:noProof/>
              </w:rPr>
              <w:fldChar w:fldCharType="end"/>
            </w:r>
          </w:ins>
        </w:p>
        <w:p w14:paraId="3BDFA8D0" w14:textId="7993D0A2" w:rsidR="00223852" w:rsidRDefault="00223852">
          <w:pPr>
            <w:pStyle w:val="Verzeichnis2"/>
            <w:tabs>
              <w:tab w:val="left" w:pos="960"/>
              <w:tab w:val="right" w:leader="dot" w:pos="8777"/>
            </w:tabs>
            <w:rPr>
              <w:ins w:id="45" w:author="Ben Fels" w:date="2024-12-16T22:16:00Z" w16du:dateUtc="2024-12-16T21:16:00Z"/>
              <w:rFonts w:asciiTheme="minorHAnsi" w:eastAsiaTheme="minorEastAsia" w:hAnsiTheme="minorHAnsi"/>
              <w:noProof/>
              <w:kern w:val="2"/>
              <w:szCs w:val="24"/>
              <w:lang w:eastAsia="de-DE"/>
              <w14:ligatures w14:val="standardContextual"/>
            </w:rPr>
          </w:pPr>
          <w:ins w:id="46"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"_Toc185279841"</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6.7</w:t>
            </w:r>
            <w:r>
              <w:rPr>
                <w:rFonts w:asciiTheme="minorHAnsi" w:eastAsiaTheme="minorEastAsia" w:hAnsiTheme="minorHAnsi"/>
                <w:noProof/>
                <w:kern w:val="2"/>
                <w:szCs w:val="24"/>
                <w:lang w:eastAsia="de-DE"/>
                <w14:ligatures w14:val="standardContextual"/>
              </w:rPr>
              <w:tab/>
            </w:r>
            <w:r w:rsidRPr="00ED519F">
              <w:rPr>
                <w:rStyle w:val="Hyperlink"/>
                <w:noProof/>
              </w:rPr>
              <w:t>Argument diagramming techniques / Argument Schemes</w:t>
            </w:r>
            <w:r>
              <w:rPr>
                <w:noProof/>
                <w:webHidden/>
              </w:rPr>
              <w:tab/>
            </w:r>
            <w:r>
              <w:rPr>
                <w:noProof/>
                <w:webHidden/>
              </w:rPr>
              <w:fldChar w:fldCharType="begin"/>
            </w:r>
            <w:r>
              <w:rPr>
                <w:noProof/>
                <w:webHidden/>
              </w:rPr>
              <w:instrText xml:space="preserve"> PAGEREF _Toc185279841 \h </w:instrText>
            </w:r>
          </w:ins>
          <w:r>
            <w:rPr>
              <w:noProof/>
              <w:webHidden/>
            </w:rPr>
          </w:r>
          <w:r>
            <w:rPr>
              <w:noProof/>
              <w:webHidden/>
            </w:rPr>
            <w:fldChar w:fldCharType="separate"/>
          </w:r>
          <w:ins w:id="47" w:author="Ben Fels" w:date="2024-12-16T22:16:00Z" w16du:dateUtc="2024-12-16T21:16:00Z">
            <w:r>
              <w:rPr>
                <w:noProof/>
                <w:webHidden/>
              </w:rPr>
              <w:t>29</w:t>
            </w:r>
            <w:r>
              <w:rPr>
                <w:noProof/>
                <w:webHidden/>
              </w:rPr>
              <w:fldChar w:fldCharType="end"/>
            </w:r>
            <w:r w:rsidRPr="00ED519F">
              <w:rPr>
                <w:rStyle w:val="Hyperlink"/>
                <w:noProof/>
              </w:rPr>
              <w:fldChar w:fldCharType="end"/>
            </w:r>
          </w:ins>
        </w:p>
        <w:p w14:paraId="0E5C0D8E" w14:textId="31BBE8D7" w:rsidR="00223852" w:rsidRDefault="00223852">
          <w:pPr>
            <w:pStyle w:val="Verzeichnis1"/>
            <w:tabs>
              <w:tab w:val="left" w:pos="480"/>
              <w:tab w:val="right" w:leader="dot" w:pos="8777"/>
            </w:tabs>
            <w:rPr>
              <w:ins w:id="48" w:author="Ben Fels" w:date="2024-12-16T22:16:00Z" w16du:dateUtc="2024-12-16T21:16:00Z"/>
              <w:rFonts w:asciiTheme="minorHAnsi" w:eastAsiaTheme="minorEastAsia" w:hAnsiTheme="minorHAnsi"/>
              <w:noProof/>
              <w:kern w:val="2"/>
              <w:szCs w:val="24"/>
              <w:lang w:eastAsia="de-DE"/>
              <w14:ligatures w14:val="standardContextual"/>
            </w:rPr>
          </w:pPr>
          <w:ins w:id="49"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"_Toc185279842"</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7</w:t>
            </w:r>
            <w:r>
              <w:rPr>
                <w:rFonts w:asciiTheme="minorHAnsi" w:eastAsiaTheme="minorEastAsia" w:hAnsiTheme="minorHAnsi"/>
                <w:noProof/>
                <w:kern w:val="2"/>
                <w:szCs w:val="24"/>
                <w:lang w:eastAsia="de-DE"/>
                <w14:ligatures w14:val="standardContextual"/>
              </w:rPr>
              <w:tab/>
            </w:r>
            <w:r w:rsidRPr="00ED519F">
              <w:rPr>
                <w:rStyle w:val="Hyperlink"/>
                <w:noProof/>
              </w:rPr>
              <w:t>Fragestellung</w:t>
            </w:r>
            <w:r>
              <w:rPr>
                <w:noProof/>
                <w:webHidden/>
              </w:rPr>
              <w:tab/>
            </w:r>
            <w:r>
              <w:rPr>
                <w:noProof/>
                <w:webHidden/>
              </w:rPr>
              <w:fldChar w:fldCharType="begin"/>
            </w:r>
            <w:r>
              <w:rPr>
                <w:noProof/>
                <w:webHidden/>
              </w:rPr>
              <w:instrText xml:space="preserve"> PAGEREF _Toc185279842 \h </w:instrText>
            </w:r>
          </w:ins>
          <w:r>
            <w:rPr>
              <w:noProof/>
              <w:webHidden/>
            </w:rPr>
          </w:r>
          <w:r>
            <w:rPr>
              <w:noProof/>
              <w:webHidden/>
            </w:rPr>
            <w:fldChar w:fldCharType="separate"/>
          </w:r>
          <w:ins w:id="50" w:author="Ben Fels" w:date="2024-12-16T22:16:00Z" w16du:dateUtc="2024-12-16T21:16:00Z">
            <w:r>
              <w:rPr>
                <w:noProof/>
                <w:webHidden/>
              </w:rPr>
              <w:t>29</w:t>
            </w:r>
            <w:r>
              <w:rPr>
                <w:noProof/>
                <w:webHidden/>
              </w:rPr>
              <w:fldChar w:fldCharType="end"/>
            </w:r>
            <w:r w:rsidRPr="00ED519F">
              <w:rPr>
                <w:rStyle w:val="Hyperlink"/>
                <w:noProof/>
              </w:rPr>
              <w:fldChar w:fldCharType="end"/>
            </w:r>
          </w:ins>
        </w:p>
        <w:p w14:paraId="7C80B9D4" w14:textId="2F7D1E0A" w:rsidR="00223852" w:rsidRDefault="00223852">
          <w:pPr>
            <w:pStyle w:val="Verzeichnis1"/>
            <w:tabs>
              <w:tab w:val="left" w:pos="480"/>
              <w:tab w:val="right" w:leader="dot" w:pos="8777"/>
            </w:tabs>
            <w:rPr>
              <w:ins w:id="51" w:author="Ben Fels" w:date="2024-12-16T22:16:00Z" w16du:dateUtc="2024-12-16T21:16:00Z"/>
              <w:rFonts w:asciiTheme="minorHAnsi" w:eastAsiaTheme="minorEastAsia" w:hAnsiTheme="minorHAnsi"/>
              <w:noProof/>
              <w:kern w:val="2"/>
              <w:szCs w:val="24"/>
              <w:lang w:eastAsia="de-DE"/>
              <w14:ligatures w14:val="standardContextual"/>
            </w:rPr>
          </w:pPr>
          <w:ins w:id="52"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"_Toc185279843"</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8</w:t>
            </w:r>
            <w:r>
              <w:rPr>
                <w:rFonts w:asciiTheme="minorHAnsi" w:eastAsiaTheme="minorEastAsia" w:hAnsiTheme="minorHAnsi"/>
                <w:noProof/>
                <w:kern w:val="2"/>
                <w:szCs w:val="24"/>
                <w:lang w:eastAsia="de-DE"/>
                <w14:ligatures w14:val="standardContextual"/>
              </w:rPr>
              <w:tab/>
            </w:r>
            <w:r w:rsidRPr="00ED519F">
              <w:rPr>
                <w:rStyle w:val="Hyperlink"/>
                <w:noProof/>
              </w:rPr>
              <w:t>Literaturverzeichnis / Quellenverzeichnis</w:t>
            </w:r>
            <w:r>
              <w:rPr>
                <w:noProof/>
                <w:webHidden/>
              </w:rPr>
              <w:tab/>
            </w:r>
            <w:r>
              <w:rPr>
                <w:noProof/>
                <w:webHidden/>
              </w:rPr>
              <w:fldChar w:fldCharType="begin"/>
            </w:r>
            <w:r>
              <w:rPr>
                <w:noProof/>
                <w:webHidden/>
              </w:rPr>
              <w:instrText xml:space="preserve"> PAGEREF _Toc185279843 \h </w:instrText>
            </w:r>
          </w:ins>
          <w:r>
            <w:rPr>
              <w:noProof/>
              <w:webHidden/>
            </w:rPr>
          </w:r>
          <w:r>
            <w:rPr>
              <w:noProof/>
              <w:webHidden/>
            </w:rPr>
            <w:fldChar w:fldCharType="separate"/>
          </w:r>
          <w:ins w:id="53" w:author="Ben Fels" w:date="2024-12-16T22:16:00Z" w16du:dateUtc="2024-12-16T21:16:00Z">
            <w:r>
              <w:rPr>
                <w:noProof/>
                <w:webHidden/>
              </w:rPr>
              <w:t>31</w:t>
            </w:r>
            <w:r>
              <w:rPr>
                <w:noProof/>
                <w:webHidden/>
              </w:rPr>
              <w:fldChar w:fldCharType="end"/>
            </w:r>
            <w:r w:rsidRPr="00ED519F">
              <w:rPr>
                <w:rStyle w:val="Hyperlink"/>
                <w:noProof/>
              </w:rPr>
              <w:fldChar w:fldCharType="end"/>
            </w:r>
          </w:ins>
        </w:p>
        <w:p w14:paraId="7165F186" w14:textId="146B03AD" w:rsidR="00223852" w:rsidRDefault="00223852">
          <w:pPr>
            <w:pStyle w:val="Verzeichnis1"/>
            <w:tabs>
              <w:tab w:val="left" w:pos="480"/>
              <w:tab w:val="right" w:leader="dot" w:pos="8777"/>
            </w:tabs>
            <w:rPr>
              <w:ins w:id="54" w:author="Ben Fels" w:date="2024-12-16T22:16:00Z" w16du:dateUtc="2024-12-16T21:16:00Z"/>
              <w:rFonts w:asciiTheme="minorHAnsi" w:eastAsiaTheme="minorEastAsia" w:hAnsiTheme="minorHAnsi"/>
              <w:noProof/>
              <w:kern w:val="2"/>
              <w:szCs w:val="24"/>
              <w:lang w:eastAsia="de-DE"/>
              <w14:ligatures w14:val="standardContextual"/>
            </w:rPr>
          </w:pPr>
          <w:ins w:id="55"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"_Toc185279844"</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9</w:t>
            </w:r>
            <w:r>
              <w:rPr>
                <w:rFonts w:asciiTheme="minorHAnsi" w:eastAsiaTheme="minorEastAsia" w:hAnsiTheme="minorHAnsi"/>
                <w:noProof/>
                <w:kern w:val="2"/>
                <w:szCs w:val="24"/>
                <w:lang w:eastAsia="de-DE"/>
                <w14:ligatures w14:val="standardContextual"/>
              </w:rPr>
              <w:tab/>
            </w:r>
            <w:r w:rsidRPr="00ED519F">
              <w:rPr>
                <w:rStyle w:val="Hyperlink"/>
                <w:noProof/>
              </w:rPr>
              <w:t>Anhänge &amp; Projektdokumentation</w:t>
            </w:r>
            <w:r>
              <w:rPr>
                <w:noProof/>
                <w:webHidden/>
              </w:rPr>
              <w:tab/>
            </w:r>
            <w:r>
              <w:rPr>
                <w:noProof/>
                <w:webHidden/>
              </w:rPr>
              <w:fldChar w:fldCharType="begin"/>
            </w:r>
            <w:r>
              <w:rPr>
                <w:noProof/>
                <w:webHidden/>
              </w:rPr>
              <w:instrText xml:space="preserve"> PAGEREF _Toc185279844 \h </w:instrText>
            </w:r>
          </w:ins>
          <w:r>
            <w:rPr>
              <w:noProof/>
              <w:webHidden/>
            </w:rPr>
          </w:r>
          <w:r>
            <w:rPr>
              <w:noProof/>
              <w:webHidden/>
            </w:rPr>
            <w:fldChar w:fldCharType="separate"/>
          </w:r>
          <w:ins w:id="56" w:author="Ben Fels" w:date="2024-12-16T22:16:00Z" w16du:dateUtc="2024-12-16T21:16:00Z">
            <w:r>
              <w:rPr>
                <w:noProof/>
                <w:webHidden/>
              </w:rPr>
              <w:t>34</w:t>
            </w:r>
            <w:r>
              <w:rPr>
                <w:noProof/>
                <w:webHidden/>
              </w:rPr>
              <w:fldChar w:fldCharType="end"/>
            </w:r>
            <w:r w:rsidRPr="00ED519F">
              <w:rPr>
                <w:rStyle w:val="Hyperlink"/>
                <w:noProof/>
              </w:rPr>
              <w:fldChar w:fldCharType="end"/>
            </w:r>
          </w:ins>
        </w:p>
        <w:p w14:paraId="6EEF9717" w14:textId="4FABB981" w:rsidR="00223852" w:rsidRDefault="00223852">
          <w:pPr>
            <w:pStyle w:val="Verzeichnis2"/>
            <w:tabs>
              <w:tab w:val="left" w:pos="960"/>
              <w:tab w:val="right" w:leader="dot" w:pos="8777"/>
            </w:tabs>
            <w:rPr>
              <w:ins w:id="57" w:author="Ben Fels" w:date="2024-12-16T22:16:00Z" w16du:dateUtc="2024-12-16T21:16:00Z"/>
              <w:rFonts w:asciiTheme="minorHAnsi" w:eastAsiaTheme="minorEastAsia" w:hAnsiTheme="minorHAnsi"/>
              <w:noProof/>
              <w:kern w:val="2"/>
              <w:szCs w:val="24"/>
              <w:lang w:eastAsia="de-DE"/>
              <w14:ligatures w14:val="standardContextual"/>
            </w:rPr>
          </w:pPr>
          <w:ins w:id="58"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"_Toc185279845"</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9.1</w:t>
            </w:r>
            <w:r>
              <w:rPr>
                <w:rFonts w:asciiTheme="minorHAnsi" w:eastAsiaTheme="minorEastAsia" w:hAnsiTheme="minorHAnsi"/>
                <w:noProof/>
                <w:kern w:val="2"/>
                <w:szCs w:val="24"/>
                <w:lang w:eastAsia="de-DE"/>
                <w14:ligatures w14:val="standardContextual"/>
              </w:rPr>
              <w:tab/>
            </w:r>
            <w:r w:rsidRPr="00ED519F">
              <w:rPr>
                <w:rStyle w:val="Hyperlink"/>
                <w:noProof/>
              </w:rPr>
              <w:t>Modellvergleich</w:t>
            </w:r>
            <w:r>
              <w:rPr>
                <w:noProof/>
                <w:webHidden/>
              </w:rPr>
              <w:tab/>
            </w:r>
            <w:r>
              <w:rPr>
                <w:noProof/>
                <w:webHidden/>
              </w:rPr>
              <w:fldChar w:fldCharType="begin"/>
            </w:r>
            <w:r>
              <w:rPr>
                <w:noProof/>
                <w:webHidden/>
              </w:rPr>
              <w:instrText xml:space="preserve"> PAGEREF _Toc185279845 \h </w:instrText>
            </w:r>
          </w:ins>
          <w:r>
            <w:rPr>
              <w:noProof/>
              <w:webHidden/>
            </w:rPr>
          </w:r>
          <w:r>
            <w:rPr>
              <w:noProof/>
              <w:webHidden/>
            </w:rPr>
            <w:fldChar w:fldCharType="separate"/>
          </w:r>
          <w:ins w:id="59" w:author="Ben Fels" w:date="2024-12-16T22:16:00Z" w16du:dateUtc="2024-12-16T21:16:00Z">
            <w:r>
              <w:rPr>
                <w:noProof/>
                <w:webHidden/>
              </w:rPr>
              <w:t>34</w:t>
            </w:r>
            <w:r>
              <w:rPr>
                <w:noProof/>
                <w:webHidden/>
              </w:rPr>
              <w:fldChar w:fldCharType="end"/>
            </w:r>
            <w:r w:rsidRPr="00ED519F">
              <w:rPr>
                <w:rStyle w:val="Hyperlink"/>
                <w:noProof/>
              </w:rPr>
              <w:fldChar w:fldCharType="end"/>
            </w:r>
          </w:ins>
        </w:p>
        <w:p w14:paraId="3C3D0687" w14:textId="78843F78"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8" w:author="Ben Fels" w:date="2024-12-16T22:16:00Z" w16du:dateUtc="2024-12-16T21:16:00Z"/>
              <w:rFonts w:asciiTheme="minorHAnsi" w:eastAsiaTheme="minorEastAsia" w:hAnsiTheme="minorHAnsi"/>
              <w:noProof/>
              <w:kern w:val="2"/>
              <w:szCs w:val="24"/>
              <w:lang w:eastAsia="de-DE"/>
              <w14:ligatures w14:val="standardContextual"/>
            </w:rPr>
          </w:pPr>
          <w:del w:id="79"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4" w:author="Ben Fels" w:date="2024-12-16T22:16:00Z" w16du:dateUtc="2024-12-16T21:16:00Z"/>
              <w:noProof/>
            </w:rPr>
          </w:pPr>
          <w:del w:id="85"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6" w:author="Ben Fels" w:date="2024-12-16T22:16:00Z" w16du:dateUtc="2024-12-16T21:16:00Z"/>
              <w:rFonts w:asciiTheme="minorHAnsi" w:eastAsiaTheme="minorEastAsia" w:hAnsiTheme="minorHAnsi"/>
              <w:noProof/>
              <w:kern w:val="2"/>
              <w:szCs w:val="24"/>
              <w:lang w:eastAsia="de-DE"/>
              <w14:ligatures w14:val="standardContextual"/>
            </w:rPr>
          </w:pPr>
          <w:del w:id="107"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8" w:name="_Toc185279827"/>
      <w:r>
        <w:lastRenderedPageBreak/>
        <w:t>Einleitung</w:t>
      </w:r>
      <w:bookmarkEnd w:id="108"/>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r w:rsidRPr="00E14BB0">
        <w:t xml:space="preserve">Peldszus </w:t>
      </w:r>
      <w:commentRangeStart w:id="109"/>
      <w:r w:rsidRPr="00E14BB0">
        <w: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109"/>
      <w:r w:rsidR="003F72C9">
        <w:rPr>
          <w:rStyle w:val="Kommentarzeichen"/>
        </w:rPr>
        <w:commentReference w:id="109"/>
      </w:r>
    </w:p>
    <w:p w14:paraId="320E311A" w14:textId="77777777" w:rsidR="00911C80" w:rsidRDefault="00911C80" w:rsidP="001F7CA5">
      <w:pPr>
        <w:jc w:val="both"/>
        <w:rPr>
          <w:ins w:id="110" w:author="Ben Fels" w:date="2024-12-17T07:55:00Z" w16du:dateUtc="2024-12-17T06:55:00Z"/>
          <w:highlight w:val="cyan"/>
        </w:rPr>
      </w:pPr>
    </w:p>
    <w:p w14:paraId="407C4F16" w14:textId="0F47016B" w:rsidR="00CB5525" w:rsidRDefault="00915CF8" w:rsidP="001F7CA5">
      <w:pPr>
        <w:jc w:val="both"/>
      </w:pPr>
      <w:r w:rsidRPr="00915CF8">
        <w:rPr>
          <w:highlight w:val="cyan"/>
        </w:rPr>
        <w:t>Warum Training eines eigenen Models und fine-tuning keine Alternativen sind:</w:t>
      </w:r>
    </w:p>
    <w:p w14:paraId="5C37B1E9" w14:textId="35C9F8F1" w:rsidR="00911C80" w:rsidRDefault="003232BA" w:rsidP="001F7CA5">
      <w:pPr>
        <w:jc w:val="both"/>
      </w:pPr>
      <w:ins w:id="111" w:author="Ben Fels" w:date="2024-12-17T07:55:00Z" w16du:dateUtc="2024-12-17T06:55:00Z">
        <w:r>
          <w:t>Leistung von LLMs, die für</w:t>
        </w:r>
      </w:ins>
      <w:ins w:id="112" w:author="Ben Fels" w:date="2024-12-17T07:56:00Z" w16du:dateUtc="2024-12-17T06:56:00Z">
        <w:r>
          <w:t xml:space="preserve"> „jederman“ verfügbar sind bei komplexen Aufgaben. </w:t>
        </w:r>
      </w:ins>
    </w:p>
    <w:p w14:paraId="3BC0BE02" w14:textId="540A4486" w:rsidR="00491A04" w:rsidRDefault="00491A04" w:rsidP="001F7CA5">
      <w:pPr>
        <w:jc w:val="both"/>
        <w:rPr>
          <w:ins w:id="113" w:author="Ben Fels" w:date="2024-12-16T22:04:00Z" w16du:dateUtc="2024-12-16T21:04:00Z"/>
        </w:rPr>
      </w:pPr>
      <w:r w:rsidRPr="00143A9F">
        <w:rPr>
          <w:b/>
        </w:rPr>
        <w:t>Forschungsfrage</w:t>
      </w:r>
      <w:r>
        <w:t xml:space="preserve">: </w:t>
      </w:r>
      <w:r w:rsidRPr="00B13CBF">
        <w:rPr>
          <w:highlight w:val="yellow"/>
          <w:rPrChange w:id="114" w:author="Ben Fels" w:date="2024-12-16T22:17:00Z" w16du:dateUtc="2024-12-16T21:17:00Z">
            <w:rPr/>
          </w:rPrChange>
        </w:rPr>
        <w:t>Wie beeinflusst der Einsatz von Prompt Engineering Techniken die Leistung von Large Language Models bei der automatisierten Erkennung von Argumentationskomponenten und deren Strukturen</w:t>
      </w:r>
      <w:r w:rsidRPr="00491A04">
        <w:t>?</w:t>
      </w:r>
    </w:p>
    <w:p w14:paraId="20582599" w14:textId="2EB8DB56" w:rsidR="00AD550E" w:rsidDel="00AD550E" w:rsidRDefault="00AD550E" w:rsidP="001F7CA5">
      <w:pPr>
        <w:jc w:val="both"/>
        <w:rPr>
          <w:del w:id="115" w:author="Ben Fels" w:date="2024-12-16T22:04:00Z" w16du:dateUtc="2024-12-16T21:04:00Z"/>
        </w:rPr>
      </w:pPr>
    </w:p>
    <w:p w14:paraId="18F3FB5D" w14:textId="328A12CF" w:rsidR="00AC5562" w:rsidRPr="00AC5562" w:rsidRDefault="00AC5562" w:rsidP="001F7CA5">
      <w:pPr>
        <w:jc w:val="both"/>
        <w:rPr>
          <w:b/>
        </w:rPr>
      </w:pPr>
      <w:r w:rsidRPr="00AC5562">
        <w:rPr>
          <w:b/>
        </w:rPr>
        <w:t>Begriffsdefinition</w:t>
      </w:r>
    </w:p>
    <w:p w14:paraId="2709E15D" w14:textId="51893CF2" w:rsidR="00844391" w:rsidRDefault="00844391" w:rsidP="001F7CA5">
      <w:pPr>
        <w:jc w:val="both"/>
      </w:pPr>
      <w:r>
        <w:t>Definition von wesentlichen Begriffen aus der Forschungsfrage:</w:t>
      </w:r>
    </w:p>
    <w:p w14:paraId="7472AC9D" w14:textId="529CA19A" w:rsidR="00844391" w:rsidRPr="009B2EDD" w:rsidRDefault="00844391" w:rsidP="009B2EDD">
      <w:pPr>
        <w:pStyle w:val="Listenabsatz"/>
        <w:numPr>
          <w:ilvl w:val="0"/>
          <w:numId w:val="49"/>
        </w:numPr>
        <w:jc w:val="both"/>
        <w:rPr>
          <w:lang w:val="en-US"/>
        </w:rPr>
      </w:pPr>
      <w:r w:rsidRPr="009B2EDD">
        <w:rPr>
          <w:lang w:val="en-US"/>
        </w:rPr>
        <w:t>Prompt Engineering &amp; Prompt Engineering Techniken</w:t>
      </w:r>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2516D395" w14:textId="0A9061F1" w:rsidR="00AC5562" w:rsidRPr="000A4F63" w:rsidRDefault="000A4F63" w:rsidP="00AC5562">
      <w:pPr>
        <w:jc w:val="both"/>
        <w:rPr>
          <w:b/>
          <w:lang w:val="en-US"/>
          <w:rPrChange w:id="116" w:author="Ben Fels" w:date="2024-12-16T22:04:00Z" w16du:dateUtc="2024-12-16T21:04:00Z">
            <w:rPr>
              <w:lang w:val="en-US"/>
            </w:rPr>
          </w:rPrChange>
        </w:rPr>
      </w:pPr>
      <w:ins w:id="117" w:author="Ben Fels" w:date="2024-12-16T22:04:00Z" w16du:dateUtc="2024-12-16T21:04:00Z">
        <w:r w:rsidRPr="000A4F63">
          <w:rPr>
            <w:b/>
            <w:lang w:val="en-US"/>
            <w:rPrChange w:id="118" w:author="Ben Fels" w:date="2024-12-16T22:04:00Z" w16du:dateUtc="2024-12-16T21:04:00Z">
              <w:rPr>
                <w:lang w:val="en-US"/>
              </w:rPr>
            </w:rPrChange>
          </w:rPr>
          <w:t>Stand der Forschung</w:t>
        </w:r>
      </w:ins>
    </w:p>
    <w:p w14:paraId="1742C3BA" w14:textId="77777777" w:rsidR="00AC5562" w:rsidRPr="00AC5562" w:rsidRDefault="00AC5562" w:rsidP="00AC5562">
      <w:pPr>
        <w:jc w:val="both"/>
        <w:rPr>
          <w:lang w:val="en-US"/>
        </w:rPr>
      </w:pPr>
    </w:p>
    <w:p w14:paraId="33DBDB4A" w14:textId="5E2A330A" w:rsidR="00690A2C" w:rsidRPr="001153A8" w:rsidRDefault="00690A2C" w:rsidP="004A5A26">
      <w:pPr>
        <w:pStyle w:val="berschrift1"/>
      </w:pPr>
      <w:bookmarkStart w:id="119" w:name="_Toc185279828"/>
      <w:r w:rsidRPr="001153A8">
        <w:t>Daten und Methoden</w:t>
      </w:r>
      <w:bookmarkEnd w:id="119"/>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lastRenderedPageBreak/>
        <w:t>- Vorgehen und Methoden der Datenanalyse</w:t>
      </w:r>
    </w:p>
    <w:p w14:paraId="1AD2FD43" w14:textId="14F08417" w:rsidR="007A763E" w:rsidRPr="00F5684F" w:rsidRDefault="00EE7F2F" w:rsidP="001F7CA5">
      <w:pPr>
        <w:autoSpaceDE w:val="0"/>
        <w:autoSpaceDN w:val="0"/>
        <w:adjustRightInd w:val="0"/>
        <w:spacing w:after="0"/>
        <w:jc w:val="both"/>
        <w:rPr>
          <w:ins w:id="120" w:author="Ben Fels" w:date="2024-12-17T09:00:00Z" w16du:dateUtc="2024-12-17T08:00:00Z"/>
          <w:b/>
          <w:rPrChange w:id="121" w:author="Ben Fels" w:date="2024-12-17T09:00:00Z" w16du:dateUtc="2024-12-17T08:00:00Z">
            <w:rPr>
              <w:ins w:id="122" w:author="Ben Fels" w:date="2024-12-17T09:00:00Z" w16du:dateUtc="2024-12-17T08:00:00Z"/>
            </w:rPr>
          </w:rPrChange>
        </w:rPr>
      </w:pPr>
      <w:ins w:id="123" w:author="Ben Fels" w:date="2024-12-17T09:00:00Z" w16du:dateUtc="2024-12-17T08:00:00Z">
        <w:r w:rsidRPr="00F5684F">
          <w:rPr>
            <w:b/>
            <w:rPrChange w:id="124" w:author="Ben Fels" w:date="2024-12-17T09:00:00Z" w16du:dateUtc="2024-12-17T08:00:00Z">
              <w:rPr/>
            </w:rPrChange>
          </w:rPr>
          <w:t>Modelle</w:t>
        </w:r>
      </w:ins>
    </w:p>
    <w:p w14:paraId="70835FE2" w14:textId="64129212" w:rsidR="00EE7F2F" w:rsidRDefault="00F5684F" w:rsidP="001F7CA5">
      <w:pPr>
        <w:autoSpaceDE w:val="0"/>
        <w:autoSpaceDN w:val="0"/>
        <w:adjustRightInd w:val="0"/>
        <w:spacing w:after="0"/>
        <w:jc w:val="both"/>
        <w:rPr>
          <w:ins w:id="125" w:author="Ben Fels" w:date="2024-12-17T09:00:00Z" w16du:dateUtc="2024-12-17T08:00:00Z"/>
        </w:rPr>
      </w:pPr>
      <w:ins w:id="126"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rPr>
          <w:ins w:id="127" w:author="Ben Fels" w:date="2024-12-16T22:07:00Z" w16du:dateUtc="2024-12-16T21:07:00Z"/>
        </w:rPr>
      </w:pPr>
      <w:ins w:id="128" w:author="Ben Fels" w:date="2024-12-17T09:00:00Z" w16du:dateUtc="2024-12-17T08:00:00Z">
        <w:r>
          <w:t>Abgleich mit Llama 3.2-1B instruct und GPT?</w:t>
        </w:r>
      </w:ins>
    </w:p>
    <w:p w14:paraId="189BB60C" w14:textId="3326A256" w:rsidR="007A763E" w:rsidRPr="007A763E" w:rsidRDefault="007A763E" w:rsidP="001F7CA5">
      <w:pPr>
        <w:autoSpaceDE w:val="0"/>
        <w:autoSpaceDN w:val="0"/>
        <w:adjustRightInd w:val="0"/>
        <w:spacing w:after="0"/>
        <w:jc w:val="both"/>
        <w:rPr>
          <w:ins w:id="129" w:author="Ben Fels" w:date="2024-12-16T22:07:00Z" w16du:dateUtc="2024-12-16T21:07:00Z"/>
          <w:b/>
          <w:rPrChange w:id="130" w:author="Ben Fels" w:date="2024-12-16T22:07:00Z" w16du:dateUtc="2024-12-16T21:07:00Z">
            <w:rPr>
              <w:ins w:id="131" w:author="Ben Fels" w:date="2024-12-16T22:07:00Z" w16du:dateUtc="2024-12-16T21:07:00Z"/>
            </w:rPr>
          </w:rPrChange>
        </w:rPr>
      </w:pPr>
      <w:ins w:id="132" w:author="Ben Fels" w:date="2024-12-16T22:07:00Z" w16du:dateUtc="2024-12-16T21:07:00Z">
        <w:r w:rsidRPr="007A763E">
          <w:rPr>
            <w:b/>
            <w:rPrChange w:id="133" w:author="Ben Fels" w:date="2024-12-16T22:07:00Z" w16du:dateUtc="2024-12-16T21:07:00Z">
              <w:rPr/>
            </w:rPrChange>
          </w:rPr>
          <w:t>Datensatzbeschreibung</w:t>
        </w:r>
      </w:ins>
    </w:p>
    <w:p w14:paraId="39CD142A" w14:textId="77777777" w:rsidR="00887B44" w:rsidRDefault="00887B44" w:rsidP="00887B44">
      <w:pPr>
        <w:rPr>
          <w:ins w:id="134" w:author="Ben Fels" w:date="2024-12-16T22:07:00Z" w16du:dateUtc="2024-12-16T21:07:00Z"/>
        </w:rPr>
      </w:pPr>
      <w:ins w:id="135" w:author="Ben Fels" w:date="2024-12-16T22:07:00Z" w16du:dateUtc="2024-12-16T21:07:00Z">
        <w:r>
          <w:t>Man könnte für jede Teilaufgabe einen eigenen Datensatz verwenden. Besser wäre es jedoch einen Datensatz zu verwenden, welcher sich für alle drei Teilaufgaben verwenden lässt. Damit bedarf eines annotierten Datensatzes, in dem die argument-Komponenten und den argumentativen Beziehungen ausgewiesen werden. Anhand der Grundwahrheit kann die Ausgabe des LLMs evaluiert werden.</w:t>
        </w:r>
      </w:ins>
    </w:p>
    <w:p w14:paraId="0B8B69B3" w14:textId="77777777" w:rsidR="00887B44" w:rsidRPr="00804DEE" w:rsidRDefault="00887B44" w:rsidP="00887B44">
      <w:pPr>
        <w:rPr>
          <w:ins w:id="136" w:author="Ben Fels" w:date="2024-12-16T22:07:00Z" w16du:dateUtc="2024-12-16T21:07:00Z"/>
          <w:i/>
        </w:rPr>
      </w:pPr>
      <w:ins w:id="137" w:author="Ben Fels" w:date="2024-12-16T22:07:00Z" w16du:dateUtc="2024-12-16T21:07:00Z">
        <w:r w:rsidRPr="008D1A12">
          <w:rPr>
            <w:i/>
          </w:rPr>
          <w:t>„Für beide Hauptaufgaben des Argument Mining werden qualitativ hochwertige annotierte Korpora benötigt, um die Leistung automatisierter Ansätze zu trainieren und zu bewerten</w:t>
        </w:r>
        <w:r>
          <w:rPr>
            <w:i/>
          </w:rPr>
          <w:t xml:space="preserve">. </w:t>
        </w:r>
        <w:r w:rsidRPr="0020041F">
          <w:rPr>
            <w:i/>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9B1874">
          <w:t xml:space="preserve"> </w:t>
        </w:r>
        <w:r w:rsidRPr="009B1874">
          <w:rPr>
            <w:i/>
          </w:rPr>
          <w:t>Bei der Erstellung eines Datensatzes für die Vorhersage von Beziehungen ist das statistische Maß für die Berechnung der Übereinstimmung zwischen den von den Kommentatoren vergebenen Bezeichnungen der Cohen's Kappa-Koeffizient</w:t>
        </w:r>
        <w:r>
          <w:rPr>
            <w:i/>
          </w:rPr>
          <w:t xml:space="preserve">. </w:t>
        </w:r>
        <w:r w:rsidRPr="00E41FD3">
          <w:rPr>
            <w:i/>
          </w:rPr>
          <w:t>Wenn die Bewerter vollständig 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911C80">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024793">
          <w:sym w:font="Wingdings" w:char="F0E0"/>
        </w:r>
        <w:r w:rsidRPr="00804DEE">
          <w:rPr>
            <w:lang w:val="en-US"/>
          </w:rPr>
          <w:t xml:space="preserve"> For more details about inter-annotator agreement, we refer the reader to [Artstein, 2017]</w:t>
        </w:r>
        <w:r>
          <w:rPr>
            <w:lang w:val="en-US"/>
          </w:rPr>
          <w:t xml:space="preserve"> </w:t>
        </w:r>
        <w:r w:rsidRPr="00224939">
          <w:rPr>
            <w:lang w:val="en-US"/>
          </w:rPr>
          <w:sym w:font="Wingdings" w:char="F0E0"/>
        </w:r>
        <w:r>
          <w:rPr>
            <w:lang w:val="en-US"/>
          </w:rPr>
          <w:t xml:space="preserve">  </w:t>
        </w:r>
        <w:r w:rsidRPr="00224939">
          <w:rPr>
            <w:lang w:val="en-US"/>
          </w:rPr>
          <w:t xml:space="preserve">[Artstein, 2017] Ron Artstein. </w:t>
        </w:r>
        <w:r w:rsidRPr="00804DEE">
          <w:t>Inter-annotator Agreement, pages 297–313. Springer Netherlands, Dordrecht, 2017.</w:t>
        </w:r>
      </w:ins>
    </w:p>
    <w:p w14:paraId="7E62B4B7" w14:textId="77777777" w:rsidR="00887B44" w:rsidRDefault="00887B44" w:rsidP="00887B44">
      <w:pPr>
        <w:rPr>
          <w:ins w:id="138" w:author="Ben Fels" w:date="2024-12-16T22:07:00Z" w16du:dateUtc="2024-12-16T21:07:00Z"/>
        </w:rPr>
      </w:pPr>
      <w:ins w:id="139" w:author="Ben Fels" w:date="2024-12-16T22:07:00Z" w16du:dateUtc="2024-12-16T21:07: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2BBBD5A1" w14:textId="77777777" w:rsidR="00887B44" w:rsidRPr="003143FC" w:rsidRDefault="00887B44" w:rsidP="00887B44">
      <w:pPr>
        <w:rPr>
          <w:ins w:id="140" w:author="Ben Fels" w:date="2024-12-16T22:07:00Z" w16du:dateUtc="2024-12-16T21:07:00Z"/>
        </w:rPr>
      </w:pPr>
      <w:ins w:id="141" w:author="Ben Fels" w:date="2024-12-16T22:07:00Z" w16du:dateUtc="2024-12-16T21:07:00Z">
        <w:r>
          <w:rPr>
            <w:i/>
          </w:rPr>
          <w:t>„</w:t>
        </w:r>
        <w:r w:rsidRPr="00D1402E">
          <w:rPr>
            <w:i/>
          </w:rPr>
          <w:t xml:space="preserve">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w:t>
        </w:r>
        <w:r w:rsidRPr="00D1402E">
          <w:rPr>
            <w:i/>
          </w:rPr>
          <w:lastRenderedPageBreak/>
          <w:t>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5FFF52C9" w14:textId="77777777" w:rsidR="00887B44" w:rsidRDefault="00887B44" w:rsidP="00887B44">
      <w:pPr>
        <w:rPr>
          <w:ins w:id="142" w:author="Ben Fels" w:date="2024-12-16T22:07:00Z" w16du:dateUtc="2024-12-16T21:07:00Z"/>
          <w:i/>
        </w:rPr>
      </w:pPr>
      <w:ins w:id="143" w:author="Ben Fels" w:date="2024-12-16T22:07:00Z" w16du:dateUtc="2024-12-16T21:07: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6117C5EE" w14:textId="77777777" w:rsidR="00887B44" w:rsidRPr="00FC7268" w:rsidRDefault="00887B44" w:rsidP="00887B44">
      <w:pPr>
        <w:rPr>
          <w:ins w:id="144" w:author="Ben Fels" w:date="2024-12-16T22:07:00Z" w16du:dateUtc="2024-12-16T21:07:00Z"/>
        </w:rPr>
      </w:pPr>
      <w:ins w:id="145" w:author="Ben Fels" w:date="2024-12-16T22:07:00Z" w16du:dateUtc="2024-12-16T21:07: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68111E4A" w14:textId="77777777" w:rsidR="00887B44" w:rsidRDefault="00887B44" w:rsidP="00887B44">
      <w:pPr>
        <w:rPr>
          <w:ins w:id="146" w:author="Ben Fels" w:date="2024-12-16T22:07:00Z" w16du:dateUtc="2024-12-16T21:07:00Z"/>
        </w:rPr>
      </w:pPr>
      <w:ins w:id="147" w:author="Ben Fels" w:date="2024-12-16T22:07:00Z" w16du:dateUtc="2024-12-16T21:07: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p>
    <w:p w14:paraId="73C3ED1F" w14:textId="77777777" w:rsidR="00887B44" w:rsidRDefault="00887B44" w:rsidP="00887B44">
      <w:pPr>
        <w:rPr>
          <w:ins w:id="148" w:author="Ben Fels" w:date="2024-12-16T22:07:00Z" w16du:dateUtc="2024-12-16T21:07:00Z"/>
          <w:i/>
        </w:rPr>
      </w:pPr>
      <w:ins w:id="149" w:author="Ben Fels" w:date="2024-12-16T22:07:00Z" w16du:dateUtc="2024-12-16T21:07:00Z">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ins>
    </w:p>
    <w:p w14:paraId="3E6CC236" w14:textId="77777777" w:rsidR="00887B44" w:rsidRPr="006364A3" w:rsidRDefault="00887B44" w:rsidP="00887B44">
      <w:pPr>
        <w:rPr>
          <w:ins w:id="150" w:author="Ben Fels" w:date="2024-12-16T22:07:00Z" w16du:dateUtc="2024-12-16T21:07:00Z"/>
        </w:rPr>
      </w:pPr>
      <w:ins w:id="151" w:author="Ben Fels" w:date="2024-12-16T22:07:00Z" w16du:dateUtc="2024-12-16T21:07:00Z">
        <w:r>
          <w:t>Um dem Mangel an annotierten Daten entgegenzuwirken, beschäftigen sich n</w:t>
        </w:r>
        <w:r w:rsidRPr="006364A3">
          <w:t>euere Arbeiten</w:t>
        </w:r>
        <w:r>
          <w:t xml:space="preserve"> mit der Erstellung von Annotation-Guidelines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bedeuten,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Einen einheitlichen Framework gibt es derzeit nicht.</w:t>
        </w:r>
      </w:ins>
    </w:p>
    <w:p w14:paraId="6D636682" w14:textId="77777777" w:rsidR="00887B44" w:rsidRDefault="00887B44" w:rsidP="00887B44">
      <w:pPr>
        <w:rPr>
          <w:ins w:id="152" w:author="Ben Fels" w:date="2024-12-16T22:07:00Z" w16du:dateUtc="2024-12-16T21:07:00Z"/>
        </w:rPr>
      </w:pPr>
      <w:ins w:id="153" w:author="Ben Fels" w:date="2024-12-16T22:07:00Z" w16du:dateUtc="2024-12-16T21:07:00Z">
        <w:r>
          <w:t xml:space="preserve">Es wurden verschiedene Datensätze betrachtet. Um möglichst realitätsnah zu sein, sollte der Datensatz vorab nicht bereits von dem nicht-argumentativen Text befreit worden sein.  </w:t>
        </w:r>
        <w:r w:rsidRPr="00732C52">
          <w:rPr>
            <w:highlight w:val="magenta"/>
          </w:rPr>
          <w:fldChar w:fldCharType="begin"/>
        </w:r>
        <w:r>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732C52">
          <w:rPr>
            <w:highlight w:val="magenta"/>
          </w:rPr>
          <w:fldChar w:fldCharType="separate"/>
        </w:r>
        <w:r w:rsidRPr="00732C52">
          <w:rPr>
            <w:rFonts w:cs="Arial"/>
            <w:highlight w:val="magenta"/>
          </w:rPr>
          <w:t>(Stab &amp; Gurevych, 2017, S. 620)</w:t>
        </w:r>
        <w:r w:rsidRPr="00732C52">
          <w:rPr>
            <w:highlight w:val="magenta"/>
          </w:rPr>
          <w:fldChar w:fldCharType="end"/>
        </w:r>
        <w:r>
          <w:t xml:space="preserve"> weisen auf dieses und weitere Probleme mit bestehenden Datensätzen hin.</w:t>
        </w:r>
      </w:ins>
    </w:p>
    <w:p w14:paraId="265CFFF5" w14:textId="77777777" w:rsidR="00887B44" w:rsidRPr="0031042E" w:rsidRDefault="00887B44" w:rsidP="00887B44">
      <w:pPr>
        <w:pStyle w:val="Listenabsatz"/>
        <w:ind w:left="360"/>
        <w:rPr>
          <w:ins w:id="154" w:author="Ben Fels" w:date="2024-12-16T22:07:00Z" w16du:dateUtc="2024-12-16T21:07:00Z"/>
          <w:highlight w:val="magenta"/>
        </w:rPr>
      </w:pPr>
    </w:p>
    <w:p w14:paraId="58D40F80" w14:textId="77777777" w:rsidR="00887B44" w:rsidRDefault="00887B44" w:rsidP="00887B44">
      <w:pPr>
        <w:rPr>
          <w:ins w:id="155" w:author="Ben Fels" w:date="2024-12-16T22:07:00Z" w16du:dateUtc="2024-12-16T21:07:00Z"/>
          <w:lang w:val="en-US"/>
        </w:rPr>
      </w:pPr>
      <w:ins w:id="156" w:author="Ben Fels" w:date="2024-12-16T22:07:00Z" w16du:dateUtc="2024-12-16T21:07:00Z">
        <w:r>
          <w:rPr>
            <w:lang w:val="en-US"/>
          </w:rPr>
          <w:t xml:space="preserve">2: </w:t>
        </w:r>
        <w:r w:rsidRPr="00EC4AFB">
          <w:rPr>
            <w:lang w:val="en-US"/>
          </w:rPr>
          <w:t>Argument Annotated Essay</w:t>
        </w:r>
        <w:r>
          <w:rPr>
            <w:lang w:val="en-US"/>
          </w:rPr>
          <w:t xml:space="preserve"> Corpus</w:t>
        </w:r>
        <w:r w:rsidRPr="00EC4AFB">
          <w:rPr>
            <w:lang w:val="en-US"/>
          </w:rPr>
          <w:t xml:space="preserve"> (version 2)</w:t>
        </w:r>
        <w:r>
          <w:rPr>
            <w:lang w:val="en-US"/>
          </w:rPr>
          <w:t xml:space="preserve"> AAEC </w:t>
        </w:r>
        <w:r w:rsidRPr="00E80773">
          <w:rPr>
            <w:highlight w:val="magenta"/>
            <w:lang w:val="en-US"/>
          </w:rPr>
          <w:fldChar w:fldCharType="begin"/>
        </w:r>
        <w:r>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E80773">
          <w:rPr>
            <w:highlight w:val="magenta"/>
            <w:lang w:val="en-US"/>
          </w:rPr>
          <w:fldChar w:fldCharType="separate"/>
        </w:r>
        <w:r w:rsidRPr="00E80773">
          <w:rPr>
            <w:rFonts w:cs="Arial"/>
            <w:highlight w:val="magenta"/>
            <w:lang w:val="en-US"/>
          </w:rPr>
          <w:t>(Stab &amp; Gurevych, 2017)</w:t>
        </w:r>
        <w:r w:rsidRPr="00E80773">
          <w:rPr>
            <w:highlight w:val="magenta"/>
            <w:lang w:val="en-US"/>
          </w:rPr>
          <w:fldChar w:fldCharType="end"/>
        </w:r>
      </w:ins>
    </w:p>
    <w:p w14:paraId="5A6395DD" w14:textId="77777777" w:rsidR="00887B44" w:rsidRDefault="00887B44" w:rsidP="00887B44">
      <w:pPr>
        <w:pStyle w:val="Listenabsatz"/>
        <w:numPr>
          <w:ilvl w:val="0"/>
          <w:numId w:val="29"/>
        </w:numPr>
        <w:rPr>
          <w:ins w:id="157" w:author="Ben Fels" w:date="2024-12-16T22:07:00Z" w16du:dateUtc="2024-12-16T21:07:00Z"/>
        </w:rPr>
      </w:pPr>
      <w:ins w:id="158" w:author="Ben Fels" w:date="2024-12-16T22:07:00Z" w16du:dateUtc="2024-12-16T21:07:00Z">
        <w:r w:rsidRPr="00375107">
          <w:lastRenderedPageBreak/>
          <w:t>420 von essayforum.com zufällig ausgewählte persuasive essays (S.630)</w:t>
        </w:r>
      </w:ins>
    </w:p>
    <w:p w14:paraId="39791C7F" w14:textId="77777777" w:rsidR="00887B44" w:rsidRPr="00375107" w:rsidRDefault="00887B44" w:rsidP="00887B44">
      <w:pPr>
        <w:pStyle w:val="Listenabsatz"/>
        <w:numPr>
          <w:ilvl w:val="0"/>
          <w:numId w:val="29"/>
        </w:numPr>
        <w:rPr>
          <w:ins w:id="159" w:author="Ben Fels" w:date="2024-12-16T22:07:00Z" w16du:dateUtc="2024-12-16T21:07:00Z"/>
        </w:rPr>
      </w:pPr>
      <w:ins w:id="160" w:author="Ben Fels" w:date="2024-12-16T22:07:00Z" w16du:dateUtc="2024-12-16T21:07:00Z">
        <w:r>
          <w:t>Der Korpus umfasst 7.116 sätze mit 147,271 token.</w:t>
        </w:r>
      </w:ins>
    </w:p>
    <w:p w14:paraId="76470C79" w14:textId="77777777" w:rsidR="00887B44" w:rsidRDefault="00887B44" w:rsidP="00887B44">
      <w:pPr>
        <w:pStyle w:val="Listenabsatz"/>
        <w:numPr>
          <w:ilvl w:val="0"/>
          <w:numId w:val="29"/>
        </w:numPr>
        <w:rPr>
          <w:ins w:id="161" w:author="Ben Fels" w:date="2024-12-16T22:07:00Z" w16du:dateUtc="2024-12-16T21:07:00Z"/>
          <w:lang w:val="en-US"/>
        </w:rPr>
      </w:pPr>
      <w:ins w:id="162" w:author="Ben Fels" w:date="2024-12-16T22:07:00Z" w16du:dateUtc="2024-12-16T21:07:00Z">
        <w:r>
          <w:rPr>
            <w:lang w:val="en-US"/>
          </w:rPr>
          <w:t>Annotated with discourse-level argumentation structures.</w:t>
        </w:r>
      </w:ins>
    </w:p>
    <w:p w14:paraId="1EB68415" w14:textId="77777777" w:rsidR="00887B44" w:rsidRDefault="00887B44" w:rsidP="00887B44">
      <w:pPr>
        <w:pStyle w:val="Listenabsatz"/>
        <w:numPr>
          <w:ilvl w:val="0"/>
          <w:numId w:val="29"/>
        </w:numPr>
        <w:rPr>
          <w:ins w:id="163" w:author="Ben Fels" w:date="2024-12-16T22:07:00Z" w16du:dateUtc="2024-12-16T21:07:00Z"/>
        </w:rPr>
      </w:pPr>
      <w:ins w:id="164" w:author="Ben Fels" w:date="2024-12-16T22:07:00Z" w16du:dateUtc="2024-12-16T21:07:00Z">
        <w:r w:rsidRPr="00B81A72">
          <w:t>Korpus und Annotation-Guidelines frei verf</w:t>
        </w:r>
        <w:r>
          <w:t>ügbar</w:t>
        </w:r>
      </w:ins>
    </w:p>
    <w:p w14:paraId="5AF5D280" w14:textId="77777777" w:rsidR="00887B44" w:rsidRDefault="00887B44" w:rsidP="00887B44">
      <w:pPr>
        <w:pStyle w:val="Listenabsatz"/>
        <w:numPr>
          <w:ilvl w:val="0"/>
          <w:numId w:val="29"/>
        </w:numPr>
        <w:rPr>
          <w:ins w:id="165" w:author="Ben Fels" w:date="2024-12-16T22:07:00Z" w16du:dateUtc="2024-12-16T21:07:00Z"/>
          <w:lang w:val="en-US"/>
        </w:rPr>
      </w:pPr>
      <w:ins w:id="166" w:author="Ben Fels" w:date="2024-12-16T22:07:00Z" w16du:dateUtc="2024-12-16T21:07:00Z">
        <w:r w:rsidRPr="006A5F0A">
          <w:rPr>
            <w:lang w:val="en-US"/>
          </w:rPr>
          <w:t>End-to-end argumentation s</w:t>
        </w:r>
        <w:r>
          <w:rPr>
            <w:lang w:val="en-US"/>
          </w:rPr>
          <w:t>tructure parser, that identifies argument components at the token level</w:t>
        </w:r>
      </w:ins>
    </w:p>
    <w:p w14:paraId="23994D2C" w14:textId="77777777" w:rsidR="00887B44" w:rsidRDefault="00887B44" w:rsidP="00887B44">
      <w:pPr>
        <w:pStyle w:val="Listenabsatz"/>
        <w:numPr>
          <w:ilvl w:val="0"/>
          <w:numId w:val="29"/>
        </w:numPr>
        <w:rPr>
          <w:ins w:id="167" w:author="Ben Fels" w:date="2024-12-16T22:07:00Z" w16du:dateUtc="2024-12-16T21:07:00Z"/>
        </w:rPr>
      </w:pPr>
      <w:ins w:id="168" w:author="Ben Fels" w:date="2024-12-16T22:07:00Z" w16du:dateUtc="2024-12-16T21:07:00Z">
        <w:r w:rsidRPr="009B6141">
          <w:t>Baut auf dem vorherigen D</w:t>
        </w:r>
        <w:r>
          <w:t>atensatz auf, welcher als zu klein bezeichnet wird (S.630)</w:t>
        </w:r>
      </w:ins>
    </w:p>
    <w:p w14:paraId="4B324E33" w14:textId="77777777" w:rsidR="00887B44" w:rsidRDefault="00887B44" w:rsidP="00887B44">
      <w:pPr>
        <w:pStyle w:val="Listenabsatz"/>
        <w:numPr>
          <w:ilvl w:val="0"/>
          <w:numId w:val="29"/>
        </w:numPr>
        <w:rPr>
          <w:ins w:id="169" w:author="Ben Fels" w:date="2024-12-16T22:07:00Z" w16du:dateUtc="2024-12-16T21:07:00Z"/>
        </w:rPr>
      </w:pPr>
      <w:ins w:id="170" w:author="Ben Fels" w:date="2024-12-16T22:07:00Z" w16du:dateUtc="2024-12-16T21:07:00Z">
        <w:r>
          <w:t>Annotation Guidelines umfassen 31 Seiten</w:t>
        </w:r>
      </w:ins>
    </w:p>
    <w:p w14:paraId="63EEE3BA" w14:textId="77777777" w:rsidR="00887B44" w:rsidRDefault="00887B44" w:rsidP="00887B44">
      <w:pPr>
        <w:pStyle w:val="Listenabsatz"/>
        <w:numPr>
          <w:ilvl w:val="0"/>
          <w:numId w:val="29"/>
        </w:numPr>
        <w:rPr>
          <w:ins w:id="171" w:author="Ben Fels" w:date="2024-12-16T22:07:00Z" w16du:dateUtc="2024-12-16T21:07:00Z"/>
        </w:rPr>
      </w:pPr>
      <w:ins w:id="172" w:author="Ben Fels" w:date="2024-12-16T22:07:00Z" w16du:dateUtc="2024-12-16T21:07:00Z">
        <w:r>
          <w:t xml:space="preserve">Verwendung des brat rapid annotation tools </w:t>
        </w:r>
        <w:r>
          <w:fldChar w:fldCharType="begin"/>
        </w:r>
        <w:r>
          <w:instrText>HYPERLINK "https://aclanthology.org/E12-2021.pdf"</w:instrText>
        </w:r>
        <w:r>
          <w:fldChar w:fldCharType="separate"/>
        </w:r>
        <w:r w:rsidRPr="00052181">
          <w:rPr>
            <w:rStyle w:val="Hyperlink"/>
          </w:rPr>
          <w:t>https://aclanthology.org/E12-2021.pdf</w:t>
        </w:r>
        <w:r>
          <w:rPr>
            <w:rStyle w:val="Hyperlink"/>
          </w:rPr>
          <w:fldChar w:fldCharType="end"/>
        </w:r>
        <w:r>
          <w:t xml:space="preserve">   // </w:t>
        </w:r>
        <w:r>
          <w:fldChar w:fldCharType="begin"/>
        </w:r>
        <w:r>
          <w:instrText>HYPERLINK "http://brat.nlplab.org/"</w:instrText>
        </w:r>
        <w:r>
          <w:fldChar w:fldCharType="separate"/>
        </w:r>
        <w:r w:rsidRPr="00052181">
          <w:rPr>
            <w:rStyle w:val="Hyperlink"/>
          </w:rPr>
          <w:t>http://brat.nlplab.org/</w:t>
        </w:r>
        <w:r>
          <w:rPr>
            <w:rStyle w:val="Hyperlink"/>
          </w:rPr>
          <w:fldChar w:fldCharType="end"/>
        </w:r>
        <w:r>
          <w:t xml:space="preserve"> </w:t>
        </w:r>
      </w:ins>
    </w:p>
    <w:p w14:paraId="5EA3314F" w14:textId="77777777" w:rsidR="00887B44" w:rsidRDefault="00887B44" w:rsidP="00887B44">
      <w:pPr>
        <w:pStyle w:val="Listenabsatz"/>
        <w:numPr>
          <w:ilvl w:val="0"/>
          <w:numId w:val="29"/>
        </w:numPr>
        <w:rPr>
          <w:ins w:id="173" w:author="Ben Fels" w:date="2024-12-16T22:07:00Z" w16du:dateUtc="2024-12-16T21:07:00Z"/>
          <w:lang w:val="en-US"/>
        </w:rPr>
      </w:pPr>
      <w:ins w:id="174" w:author="Ben Fels" w:date="2024-12-16T22:07:00Z" w16du:dateUtc="2024-12-16T21:07:00Z">
        <w:r w:rsidRPr="00E9195C">
          <w:rPr>
            <w:lang w:val="en-US"/>
          </w:rPr>
          <w:t xml:space="preserve">  Essays annotated by the e</w:t>
        </w:r>
        <w:r>
          <w:rPr>
            <w:lang w:val="en-US"/>
          </w:rPr>
          <w:t>xpert annotator were used as training data (80%), essays annotated by the other annotators used as test data (20%)</w:t>
        </w:r>
      </w:ins>
    </w:p>
    <w:p w14:paraId="35A77C44" w14:textId="77777777" w:rsidR="00887B44" w:rsidRDefault="00887B44" w:rsidP="00887B44">
      <w:pPr>
        <w:pStyle w:val="Listenabsatz"/>
        <w:numPr>
          <w:ilvl w:val="0"/>
          <w:numId w:val="29"/>
        </w:numPr>
        <w:rPr>
          <w:ins w:id="175" w:author="Ben Fels" w:date="2024-12-16T22:07:00Z" w16du:dateUtc="2024-12-16T21:07:00Z"/>
          <w:lang w:val="en-US"/>
        </w:rPr>
      </w:pPr>
      <w:ins w:id="176" w:author="Ben Fels" w:date="2024-12-16T22:07:00Z" w16du:dateUtc="2024-12-16T21:07:00Z">
        <w:r>
          <w:rPr>
            <w:lang w:val="en-US"/>
          </w:rPr>
          <w:t xml:space="preserve">Wird von </w:t>
        </w:r>
        <w:r w:rsidRPr="00D63F15">
          <w:rPr>
            <w:highlight w:val="magenta"/>
            <w:lang w:val="en-US"/>
          </w:rPr>
          <w:fldChar w:fldCharType="begin"/>
        </w:r>
        <w:r>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63F15">
          <w:rPr>
            <w:highlight w:val="magenta"/>
            <w:lang w:val="en-US"/>
          </w:rPr>
          <w:fldChar w:fldCharType="separate"/>
        </w:r>
        <w:r w:rsidRPr="00D63F15">
          <w:rPr>
            <w:rFonts w:cs="Arial"/>
            <w:highlight w:val="magenta"/>
            <w:lang w:val="en-US"/>
          </w:rPr>
          <w:t>(Yeginbergen et al., 2024, S. 11688)</w:t>
        </w:r>
        <w:r w:rsidRPr="00D63F15">
          <w:rPr>
            <w:highlight w:val="magenta"/>
            <w:lang w:val="en-US"/>
          </w:rPr>
          <w:fldChar w:fldCharType="end"/>
        </w:r>
        <w:r>
          <w:rPr>
            <w:lang w:val="en-US"/>
          </w:rPr>
          <w:t xml:space="preserve"> als “</w:t>
        </w:r>
        <w:r w:rsidRPr="005B691C">
          <w:rPr>
            <w:lang w:val="en-US"/>
          </w:rPr>
          <w:t>perhaps the most popular NLP dataset manually annotated with argument structures</w:t>
        </w:r>
        <w:r>
          <w:rPr>
            <w:lang w:val="en-US"/>
          </w:rPr>
          <w:t>” bezeichnet</w:t>
        </w:r>
      </w:ins>
    </w:p>
    <w:p w14:paraId="75570B00" w14:textId="77777777" w:rsidR="00887B44" w:rsidRPr="00C74548" w:rsidRDefault="00887B44" w:rsidP="00887B44">
      <w:pPr>
        <w:pStyle w:val="Listenabsatz"/>
        <w:numPr>
          <w:ilvl w:val="0"/>
          <w:numId w:val="29"/>
        </w:numPr>
        <w:rPr>
          <w:ins w:id="177" w:author="Ben Fels" w:date="2024-12-16T22:07:00Z" w16du:dateUtc="2024-12-16T21:07:00Z"/>
          <w:i/>
        </w:rPr>
      </w:pPr>
      <w:ins w:id="178" w:author="Ben Fels" w:date="2024-12-16T22:07:00Z" w16du:dateUtc="2024-12-16T21:07:00Z">
        <w:r w:rsidRPr="00C74548">
          <w:rPr>
            <w:i/>
          </w:rPr>
          <w:t>„In einem überzeugenden Aufsatz wird ein bestimmtes Thema erläutert und versucht, das Publikum davon zu überzeugen, dass der Standpunkt des Sprechers die sachkundigste, logischste und gültigste Sichtweise des Themas ist.</w:t>
        </w:r>
        <w:r>
          <w:rPr>
            <w:i/>
          </w:rPr>
          <w:t xml:space="preserve"> Weshalb sie sich gut für AM Aufgaben eignen</w:t>
        </w:r>
        <w:r w:rsidRPr="00C74548">
          <w:rPr>
            <w:i/>
          </w:rPr>
          <w:t>”</w:t>
        </w:r>
        <w:r>
          <w:rPr>
            <w:i/>
          </w:rPr>
          <w:t xml:space="preserve"> </w:t>
        </w:r>
        <w:r w:rsidRPr="00B90517">
          <w:rPr>
            <w:i/>
            <w:highlight w:val="magenta"/>
          </w:rPr>
          <w:fldChar w:fldCharType="begin"/>
        </w:r>
        <w:r>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(Cabrio &amp; Villata, 2018, S. 5429)</w:t>
        </w:r>
        <w:r w:rsidRPr="00B90517">
          <w:rPr>
            <w:i/>
            <w:highlight w:val="magenta"/>
          </w:rPr>
          <w:fldChar w:fldCharType="end"/>
        </w:r>
      </w:ins>
    </w:p>
    <w:p w14:paraId="31C4D003" w14:textId="77777777" w:rsidR="007A763E" w:rsidRDefault="007A763E" w:rsidP="001F7CA5">
      <w:pPr>
        <w:autoSpaceDE w:val="0"/>
        <w:autoSpaceDN w:val="0"/>
        <w:adjustRightInd w:val="0"/>
        <w:spacing w:after="0"/>
        <w:jc w:val="both"/>
        <w:rPr>
          <w:ins w:id="179" w:author="Ben Fels" w:date="2024-12-16T22:07:00Z" w16du:dateUtc="2024-12-16T21:07:00Z"/>
        </w:rPr>
      </w:pPr>
    </w:p>
    <w:p w14:paraId="0DE67AF3" w14:textId="77777777" w:rsidR="007A763E" w:rsidRDefault="007A763E" w:rsidP="001F7CA5">
      <w:pPr>
        <w:autoSpaceDE w:val="0"/>
        <w:autoSpaceDN w:val="0"/>
        <w:adjustRightInd w:val="0"/>
        <w:spacing w:after="0"/>
        <w:jc w:val="both"/>
        <w:rPr>
          <w:ins w:id="180" w:author="Ben Fels" w:date="2024-12-16T22:07:00Z" w16du:dateUtc="2024-12-16T21:07:00Z"/>
        </w:rPr>
      </w:pPr>
    </w:p>
    <w:p w14:paraId="2D944876" w14:textId="7DC1C66F" w:rsidR="00513527" w:rsidRDefault="00513527" w:rsidP="001F7CA5">
      <w:pPr>
        <w:autoSpaceDE w:val="0"/>
        <w:autoSpaceDN w:val="0"/>
        <w:adjustRightInd w:val="0"/>
        <w:spacing w:after="0"/>
        <w:jc w:val="both"/>
      </w:pPr>
      <w:r>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Annotationen als ann-Dateien. </w:t>
      </w:r>
      <w:r w:rsidR="0091105B">
        <w:t xml:space="preserve">Es wird zwischen </w:t>
      </w:r>
      <w:r w:rsidR="000B4D81">
        <w:t>Hauptaussage (</w:t>
      </w:r>
      <w:r w:rsidR="00FA4398">
        <w:t>MajorClaim</w:t>
      </w:r>
      <w:r w:rsidR="00B70058">
        <w:t>s</w:t>
      </w:r>
      <w:r w:rsidR="000B4D81">
        <w:t>)</w:t>
      </w:r>
      <w:r w:rsidR="00FA4398">
        <w:t xml:space="preserve">, </w:t>
      </w:r>
      <w:r w:rsidR="000E6805">
        <w:t xml:space="preserve">Behauptungen (claims) </w:t>
      </w:r>
      <w:r w:rsidR="00FA4398">
        <w:t xml:space="preserve">und </w:t>
      </w:r>
      <w:r w:rsidR="00A243E1">
        <w:t>Prämissen (p</w:t>
      </w:r>
      <w:r w:rsidR="00FA4398">
        <w:t>remises</w:t>
      </w:r>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81" w:author="Ben Fels" w:date="2024-12-16T22:07:00Z" w16du:dateUtc="2024-12-16T21:07:00Z"/>
        </w:rPr>
      </w:pPr>
      <w:r>
        <w:lastRenderedPageBreak/>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82" w:author="Ben Fels" w:date="2024-12-16T22:07:00Z" w16du:dateUtc="2024-12-16T21:07:00Z"/>
        </w:rPr>
      </w:pPr>
    </w:p>
    <w:p w14:paraId="6267B7A4" w14:textId="77777777" w:rsidR="007A763E" w:rsidRDefault="007A763E" w:rsidP="001F7CA5">
      <w:pPr>
        <w:autoSpaceDE w:val="0"/>
        <w:autoSpaceDN w:val="0"/>
        <w:adjustRightInd w:val="0"/>
        <w:spacing w:after="0"/>
        <w:jc w:val="both"/>
        <w:rPr>
          <w:ins w:id="183"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Pr="00911C80" w:rsidRDefault="00633544" w:rsidP="001F7CA5">
      <w:pPr>
        <w:autoSpaceDE w:val="0"/>
        <w:autoSpaceDN w:val="0"/>
        <w:adjustRightInd w:val="0"/>
        <w:spacing w:after="0"/>
        <w:jc w:val="both"/>
        <w:rPr>
          <w:b/>
          <w:rPrChange w:id="184" w:author="Ben Fels" w:date="2024-12-17T07:55:00Z" w16du:dateUtc="2024-12-17T06:55:00Z">
            <w:rPr>
              <w:b/>
              <w:lang w:val="en-US"/>
            </w:rPr>
          </w:rPrChange>
        </w:rPr>
      </w:pPr>
      <w:r w:rsidRPr="00911C80">
        <w:rPr>
          <w:b/>
          <w:rPrChange w:id="185" w:author="Ben Fels" w:date="2024-12-17T07:55:00Z" w16du:dateUtc="2024-12-17T06:55:00Z">
            <w:rPr>
              <w:b/>
              <w:lang w:val="en-US"/>
            </w:rPr>
          </w:rPrChange>
        </w:rPr>
        <w:t>Methode</w:t>
      </w:r>
    </w:p>
    <w:p w14:paraId="16D64ABA" w14:textId="196FDD0A" w:rsidR="00FF3884" w:rsidRPr="00911C80" w:rsidRDefault="00FF3884" w:rsidP="001F7CA5">
      <w:pPr>
        <w:autoSpaceDE w:val="0"/>
        <w:autoSpaceDN w:val="0"/>
        <w:adjustRightInd w:val="0"/>
        <w:spacing w:after="0"/>
        <w:jc w:val="both"/>
        <w:rPr>
          <w:ins w:id="186" w:author="Ben Fels" w:date="2024-12-16T22:11:00Z" w16du:dateUtc="2024-12-16T21:11:00Z"/>
          <w:b/>
          <w:i/>
          <w:rPrChange w:id="187" w:author="Ben Fels" w:date="2024-12-17T07:55:00Z" w16du:dateUtc="2024-12-17T06:55:00Z">
            <w:rPr>
              <w:ins w:id="188" w:author="Ben Fels" w:date="2024-12-16T22:11:00Z" w16du:dateUtc="2024-12-16T21:11:00Z"/>
              <w:b/>
              <w:i/>
              <w:lang w:val="en-US"/>
            </w:rPr>
          </w:rPrChange>
        </w:rPr>
      </w:pPr>
      <w:r w:rsidRPr="00911C80">
        <w:rPr>
          <w:b/>
          <w:i/>
          <w:rPrChange w:id="189" w:author="Ben Fels" w:date="2024-12-17T07:55:00Z" w16du:dateUtc="2024-12-17T06:55:00Z">
            <w:rPr>
              <w:b/>
              <w:i/>
              <w:lang w:val="en-US"/>
            </w:rPr>
          </w:rPrChange>
        </w:rPr>
        <w:t>Eingabeaufforderungen</w:t>
      </w:r>
    </w:p>
    <w:p w14:paraId="542322CC" w14:textId="77777777" w:rsidR="001A4072" w:rsidRDefault="001A4072" w:rsidP="001A4072">
      <w:pPr>
        <w:rPr>
          <w:moveTo w:id="190" w:author="Ben Fels" w:date="2024-12-16T22:11:00Z" w16du:dateUtc="2024-12-16T21:11:00Z"/>
        </w:rPr>
      </w:pPr>
      <w:moveToRangeStart w:id="191" w:author="Ben Fels" w:date="2024-12-16T22:11:00Z" w:name="move185279483"/>
      <w:moveTo w:id="192" w:author="Ben Fels" w:date="2024-12-16T22:11:00Z" w16du:dateUtc="2024-12-16T21:11:00Z">
        <w:r>
          <w:t xml:space="preserve">Es benötigt in der Regel große Datensätze, um ein Modell mit ausreichender Performance zu trainieren. Nicht immer besteht jedoch die Möglichkeit einen großen Datensatz mit annotierten Daten zusammenzustellen, da dies zeitaufwändig und kostspielig sein kann </w:t>
        </w:r>
        <w:r w:rsidRPr="00D63603">
          <w:rPr>
            <w:highlight w:val="magenta"/>
          </w:rPr>
          <w:fldChar w:fldCharType="begin"/>
        </w:r>
        <w:r>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D63603">
          <w:rPr>
            <w:highlight w:val="magenta"/>
          </w:rPr>
          <w:fldChar w:fldCharType="separate"/>
        </w:r>
        <w:r w:rsidRPr="00D63603">
          <w:rPr>
            <w:rFonts w:cs="Arial"/>
            <w:highlight w:val="magenta"/>
          </w:rPr>
          <w:t>(Tunstall et al., 2023, S. 289)</w:t>
        </w:r>
        <w:r w:rsidRPr="00D63603">
          <w:rPr>
            <w:highlight w:val="magenta"/>
          </w:rPr>
          <w:fldChar w:fldCharType="end"/>
        </w:r>
        <w:r>
          <w:t xml:space="preserve">. Zwei Methoden aus dem Prompt Engineering, um damit umzugehen sind Zero-Shot- und Few-Shot-Learning </w:t>
        </w:r>
        <w:r w:rsidRPr="006F0ABB">
          <w:rPr>
            <w:highlight w:val="magenta"/>
          </w:rPr>
          <w:fldChar w:fldCharType="begin"/>
        </w:r>
        <w:r>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6F0ABB">
          <w:rPr>
            <w:highlight w:val="magenta"/>
          </w:rPr>
          <w:fldChar w:fldCharType="separate"/>
        </w:r>
        <w:r w:rsidRPr="006F0ABB">
          <w:rPr>
            <w:rFonts w:cs="Arial"/>
            <w:highlight w:val="magenta"/>
          </w:rPr>
          <w:t>(Tunstall et al., 2023, S. 189)</w:t>
        </w:r>
        <w:r w:rsidRPr="006F0ABB">
          <w:rPr>
            <w:highlight w:val="magenta"/>
          </w:rPr>
          <w:fldChar w:fldCharType="end"/>
        </w:r>
        <w:r>
          <w:t>.</w:t>
        </w:r>
      </w:moveTo>
    </w:p>
    <w:p w14:paraId="62FABD68" w14:textId="77777777" w:rsidR="001A4072" w:rsidRDefault="001A4072" w:rsidP="001A4072">
      <w:pPr>
        <w:rPr>
          <w:moveTo w:id="193" w:author="Ben Fels" w:date="2024-12-16T22:11:00Z" w16du:dateUtc="2024-12-16T21:11:00Z"/>
        </w:rPr>
      </w:pPr>
      <w:moveTo w:id="194" w:author="Ben Fels" w:date="2024-12-16T22:11:00Z" w16du:dateUtc="2024-12-16T21:11:00Z">
        <w:r w:rsidRPr="00FE6C24">
          <w:t>Prompting bezieht sich auf die Methode, einem LLM bestimmte Eingaben zu machen, um eine gewünschte Reaktion hervorzurufen</w:t>
        </w:r>
        <w:r>
          <w:t xml:space="preserve"> </w:t>
        </w:r>
        <w:r w:rsidRPr="00FE6C24">
          <w:rPr>
            <w:highlight w:val="magenta"/>
          </w:rPr>
          <w:fldChar w:fldCharType="begin"/>
        </w:r>
        <w:r>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(Maharjan et al., 2024, S. 8)</w:t>
        </w:r>
        <w:r w:rsidRPr="00FE6C24">
          <w:rPr>
            <w:highlight w:val="magenta"/>
          </w:rPr>
          <w:fldChar w:fldCharType="end"/>
        </w:r>
        <w:r>
          <w:t xml:space="preserve">. </w:t>
        </w:r>
      </w:moveTo>
    </w:p>
    <w:p w14:paraId="48411BB1" w14:textId="77777777" w:rsidR="001A4072" w:rsidRPr="0088488E" w:rsidRDefault="001A4072" w:rsidP="001A4072">
      <w:pPr>
        <w:rPr>
          <w:moveTo w:id="195" w:author="Ben Fels" w:date="2024-12-16T22:11:00Z" w16du:dateUtc="2024-12-16T21:11:00Z"/>
        </w:rPr>
      </w:pPr>
      <w:moveTo w:id="196" w:author="Ben Fels" w:date="2024-12-16T22:11:00Z" w16du:dateUtc="2024-12-16T21:11:00Z">
        <w:r>
          <w:t xml:space="preserve">LLMs sind in der Lage Aufgaben zu erfüllen, für welche sie während des Trainings nicht trainiert wurden. </w:t>
        </w:r>
        <w:r w:rsidRPr="004C1888">
          <w:rPr>
            <w:highlight w:val="cyan"/>
            <w:lang w:val="en-US"/>
          </w:rPr>
          <w:t xml:space="preserve">Wei, J., Tay, Y., Bommasani, R., et al . Emergent abilities of large language models. </w:t>
        </w:r>
        <w:r w:rsidRPr="0088488E">
          <w:rPr>
            <w:highlight w:val="cyan"/>
          </w:rPr>
          <w:t>Trans. Mach. Learn. Res. (2022). https://doi.org/ 10.48550/arXiv.2206.07682.</w:t>
        </w:r>
      </w:moveTo>
    </w:p>
    <w:p w14:paraId="04D03823" w14:textId="77777777" w:rsidR="001A4072" w:rsidRDefault="001A4072" w:rsidP="001A4072">
      <w:pPr>
        <w:rPr>
          <w:moveTo w:id="197" w:author="Ben Fels" w:date="2024-12-16T22:11:00Z" w16du:dateUtc="2024-12-16T21:11:00Z"/>
        </w:rPr>
      </w:pPr>
      <w:moveTo w:id="198" w:author="Ben Fels" w:date="2024-12-16T22:11:00Z" w16du:dateUtc="2024-12-16T21:11:00Z">
        <w:r>
          <w:t xml:space="preserve">Vorteil gegenüber feintuning: Es werden keine Trainingsdaten benötigt. Nachteil gegenüber feintuning: Man kann keinen Nutzen aus den gelabelten Daten ziehen, selbst wenn man diese zur Verfügung stehen hat </w:t>
        </w:r>
        <w:r w:rsidRPr="00F53632">
          <w:rPr>
            <w:highlight w:val="magenta"/>
          </w:rPr>
          <w:fldChar w:fldCharType="begin"/>
        </w:r>
        <w:r>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F53632">
          <w:rPr>
            <w:highlight w:val="magenta"/>
          </w:rPr>
          <w:fldChar w:fldCharType="separate"/>
        </w:r>
        <w:r w:rsidRPr="005241CB">
          <w:rPr>
            <w:rFonts w:cs="Arial"/>
            <w:highlight w:val="magenta"/>
          </w:rPr>
          <w:t>(Tunstall et al., 2023, S. 330)</w:t>
        </w:r>
        <w:r w:rsidRPr="00F53632">
          <w:rPr>
            <w:highlight w:val="magenta"/>
          </w:rPr>
          <w:fldChar w:fldCharType="end"/>
        </w:r>
        <w:r>
          <w:t>. Stimmt nicht ganz, da man bei few-shot-learning auch aus gelabelten Daten einen Nutzen ziehen kann.</w:t>
        </w:r>
      </w:moveTo>
    </w:p>
    <w:p w14:paraId="43063A3B" w14:textId="77777777" w:rsidR="001A4072" w:rsidRPr="003057B4" w:rsidRDefault="001A4072" w:rsidP="001A4072">
      <w:pPr>
        <w:rPr>
          <w:moveTo w:id="199" w:author="Ben Fels" w:date="2024-12-16T22:11:00Z" w16du:dateUtc="2024-12-16T21:11:00Z"/>
        </w:rPr>
      </w:pPr>
      <w:moveTo w:id="200" w:author="Ben Fels" w:date="2024-12-16T22:11:00Z" w16du:dateUtc="2024-12-16T21:11:00Z">
        <w:r w:rsidRPr="004C1888">
          <w:rPr>
            <w:lang w:val="en-US"/>
          </w:rPr>
          <w:lastRenderedPageBreak/>
          <w:t xml:space="preserve">Language Models are Few-Shot-Learners </w:t>
        </w:r>
        <w:r w:rsidRPr="003D0473">
          <w:rPr>
            <w:highlight w:val="magenta"/>
            <w:lang w:val="en-US"/>
          </w:rPr>
          <w:fldChar w:fldCharType="begin"/>
        </w:r>
        <w:r>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Pr="00911C80">
          <w:rPr>
            <w:highlight w:val="magenta"/>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moveTo>
    </w:p>
    <w:p w14:paraId="60F4C704" w14:textId="77777777" w:rsidR="001A4072" w:rsidRDefault="001A4072" w:rsidP="001A4072">
      <w:pPr>
        <w:rPr>
          <w:moveTo w:id="201" w:author="Ben Fels" w:date="2024-12-16T22:11:00Z" w16du:dateUtc="2024-12-16T21:11:00Z"/>
        </w:rPr>
      </w:pPr>
      <w:moveTo w:id="202" w:author="Ben Fels" w:date="2024-12-16T22:11:00Z" w16du:dateUtc="2024-12-16T21:11:00Z">
        <w:r w:rsidRPr="003057B4">
          <w:t>Few-shot Learning erhöht die Leistung des Modells, ohne es feintunen zu müssen. D.h. die Gewichtung des Modells wird nicht verändert.</w:t>
        </w:r>
      </w:moveTo>
    </w:p>
    <w:p w14:paraId="2983DFA3" w14:textId="77777777" w:rsidR="001A4072" w:rsidRDefault="001A4072" w:rsidP="001A4072">
      <w:pPr>
        <w:rPr>
          <w:moveTo w:id="203" w:author="Ben Fels" w:date="2024-12-16T22:11:00Z" w16du:dateUtc="2024-12-16T21:11:00Z"/>
        </w:rPr>
      </w:pPr>
      <w:moveTo w:id="204" w:author="Ben Fels" w:date="2024-12-16T22:11:00Z" w16du:dateUtc="2024-12-16T21:11:00Z">
        <w:r w:rsidRPr="003057B4">
          <w:t xml:space="preserve">Few-Shot-Learning ermöglicht es dem LLM sich mit wenigen Trainingsdaten auf die neue Aufgabe anzupassen </w:t>
        </w:r>
        <w:r w:rsidRPr="004C6833">
          <w:rPr>
            <w:highlight w:val="magenta"/>
          </w:rPr>
          <w:fldChar w:fldCharType="begin"/>
        </w:r>
        <w:r>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(Ozdemir,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(Tunstall et al., 2023, S. 330)</w:t>
        </w:r>
        <w:r w:rsidRPr="00403757">
          <w:rPr>
            <w:highlight w:val="magenta"/>
          </w:rPr>
          <w:fldChar w:fldCharType="end"/>
        </w:r>
        <w:r w:rsidRPr="004B1DD2">
          <w:t xml:space="preserve">.  </w:t>
        </w:r>
      </w:moveTo>
    </w:p>
    <w:p w14:paraId="43273B5E" w14:textId="77777777" w:rsidR="001A4072" w:rsidRDefault="001A4072" w:rsidP="001A4072">
      <w:pPr>
        <w:rPr>
          <w:moveTo w:id="205" w:author="Ben Fels" w:date="2024-12-16T22:11:00Z" w16du:dateUtc="2024-12-16T21:11:00Z"/>
        </w:rPr>
      </w:pPr>
      <w:moveTo w:id="206" w:author="Ben Fels" w:date="2024-12-16T22:11:00Z" w16du:dateUtc="2024-12-16T21:11: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Dabei werden die Daten anhand von zwei Methoden aufgeteilt:</w:t>
        </w:r>
      </w:moveTo>
    </w:p>
    <w:p w14:paraId="531D661B" w14:textId="77777777" w:rsidR="001A4072" w:rsidRDefault="001A4072" w:rsidP="001A4072">
      <w:pPr>
        <w:pStyle w:val="Listenabsatz"/>
        <w:numPr>
          <w:ilvl w:val="0"/>
          <w:numId w:val="35"/>
        </w:numPr>
        <w:rPr>
          <w:moveTo w:id="207" w:author="Ben Fels" w:date="2024-12-16T22:11:00Z" w16du:dateUtc="2024-12-16T21:11:00Z"/>
        </w:rPr>
      </w:pPr>
      <w:moveTo w:id="208" w:author="Ben Fels" w:date="2024-12-16T22:11:00Z" w16du:dateUtc="2024-12-16T21:11:00Z">
        <w:r>
          <w:t xml:space="preserve">k-shot: </w:t>
        </w:r>
        <w:r w:rsidRPr="009370FC">
          <w:t xml:space="preserve">jede der Teilmengen </w:t>
        </w:r>
        <w:r>
          <w:t xml:space="preserve">enthält </w:t>
        </w:r>
        <w:r w:rsidRPr="009370FC">
          <w:t xml:space="preserve">genau k Argumentkomponentenfolgen von </w:t>
        </w:r>
        <w:r>
          <w:t>Behauptung</w:t>
        </w:r>
        <w:r w:rsidRPr="009370FC">
          <w:t xml:space="preserve"> und Prämisse.</w:t>
        </w:r>
      </w:moveTo>
    </w:p>
    <w:p w14:paraId="29E2F54C" w14:textId="77777777" w:rsidR="001A4072" w:rsidRDefault="001A4072" w:rsidP="001A4072">
      <w:pPr>
        <w:pStyle w:val="Listenabsatz"/>
        <w:numPr>
          <w:ilvl w:val="0"/>
          <w:numId w:val="35"/>
        </w:numPr>
        <w:rPr>
          <w:moveTo w:id="209" w:author="Ben Fels" w:date="2024-12-16T22:11:00Z" w16du:dateUtc="2024-12-16T21:11:00Z"/>
        </w:rPr>
      </w:pPr>
      <w:moveTo w:id="210" w:author="Ben Fels" w:date="2024-12-16T22:11:00Z" w16du:dateUtc="2024-12-16T21:11:00Z">
        <w:r>
          <w:t xml:space="preserve">k-percent: </w:t>
        </w:r>
        <w:r w:rsidRPr="00DF5E54">
          <w:t xml:space="preserve">berechnen </w:t>
        </w:r>
        <w:r>
          <w:t xml:space="preserve">des </w:t>
        </w:r>
        <w:r w:rsidRPr="00DF5E54">
          <w:t>k-Anteil</w:t>
        </w:r>
        <w:r>
          <w:t>s</w:t>
        </w:r>
        <w:r w:rsidRPr="00DF5E54">
          <w:t xml:space="preserve"> für jede Argumentkomponente aus den vollständigen Daten, um die Verteilung widerzuspiegeln.</w:t>
        </w:r>
      </w:moveTo>
    </w:p>
    <w:p w14:paraId="02E93623" w14:textId="77777777" w:rsidR="001A4072" w:rsidRPr="004B1DD2" w:rsidRDefault="001A4072" w:rsidP="001A4072">
      <w:pPr>
        <w:rPr>
          <w:moveTo w:id="211" w:author="Ben Fels" w:date="2024-12-16T22:11:00Z" w16du:dateUtc="2024-12-16T21:11:00Z"/>
        </w:rPr>
      </w:pPr>
      <w:moveTo w:id="212" w:author="Ben Fels" w:date="2024-12-16T22:11:00Z" w16du:dateUtc="2024-12-16T21:11:00Z">
        <w:r>
          <w:t xml:space="preserve">In dem Zusammenhang ist es wichtig auch Beispiele aufzunehmen, welche keine Argumentationskomponenten beinhalten  </w:t>
        </w:r>
        <w:r w:rsidRPr="00CC7BBC">
          <w:rPr>
            <w:highlight w:val="magenta"/>
          </w:rPr>
          <w:fldChar w:fldCharType="begin"/>
        </w:r>
        <w:r>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w:t>
        </w:r>
      </w:moveTo>
    </w:p>
    <w:p w14:paraId="47CE81CE" w14:textId="77777777" w:rsidR="001A4072" w:rsidRPr="0088488E" w:rsidRDefault="001A4072" w:rsidP="001A4072">
      <w:pPr>
        <w:rPr>
          <w:moveTo w:id="213" w:author="Ben Fels" w:date="2024-12-16T22:11:00Z" w16du:dateUtc="2024-12-16T21:11:00Z"/>
          <w:lang w:val="en-US"/>
        </w:rPr>
      </w:pPr>
      <w:moveTo w:id="214" w:author="Ben Fels" w:date="2024-12-16T22:11:00Z" w16du:dateUtc="2024-12-16T21:11:00Z">
        <w:r w:rsidRPr="003057B4">
          <w:t xml:space="preserve">„Neuere Untersuchungen der Forscher von Hugging Face legen nahe, dass ein solcher Ansatz dateneffizienter sein kann als einen benutzerdefinierten Head feinzutunen.“ </w:t>
        </w:r>
        <w:r w:rsidRPr="004B1DD2">
          <w:rPr>
            <w:highlight w:val="magenta"/>
            <w:lang w:val="en-US"/>
          </w:rPr>
          <w:t>T. Le Scao und A.M. Rush, »How Many Data Points Is a Prompt Worth?«</w:t>
        </w:r>
        <w:r w:rsidRPr="004B1DD2">
          <w:rPr>
            <w:lang w:val="en-US"/>
          </w:rPr>
          <w:t xml:space="preserve"> </w:t>
        </w:r>
        <w:r w:rsidRPr="0088488E">
          <w:rPr>
            <w:lang w:val="en-US"/>
          </w:rPr>
          <w:t>(</w:t>
        </w:r>
        <w:r w:rsidRPr="0088488E">
          <w:rPr>
            <w:i/>
            <w:iCs/>
            <w:highlight w:val="magenta"/>
            <w:lang w:val="en-US"/>
          </w:rPr>
          <w:t>https://arxiv.org/abs/2103.08493</w:t>
        </w:r>
        <w:r w:rsidRPr="0088488E">
          <w:rPr>
            <w:highlight w:val="magenta"/>
            <w:lang w:val="en-US"/>
          </w:rPr>
          <w:t>), (2021).</w:t>
        </w:r>
      </w:moveTo>
    </w:p>
    <w:p w14:paraId="5856924E" w14:textId="77777777" w:rsidR="001A4072" w:rsidRDefault="001A4072" w:rsidP="001A4072">
      <w:pPr>
        <w:rPr>
          <w:moveTo w:id="215" w:author="Ben Fels" w:date="2024-12-16T22:11:00Z" w16du:dateUtc="2024-12-16T21:11:00Z"/>
          <w:lang w:val="en-US"/>
        </w:rPr>
      </w:pPr>
      <w:moveTo w:id="216" w:author="Ben Fels" w:date="2024-12-16T22:11:00Z" w16du:dateUtc="2024-12-16T21:11:00Z">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r>
          <w:fldChar w:fldCharType="begin"/>
        </w:r>
        <w:r w:rsidRPr="00CB7B5E">
          <w:rPr>
            <w:lang w:val="en-US"/>
          </w:rPr>
          <w:instrText>HYPERLINK "https://promptengineering.org/unlocking-ai-with-priming-enhancing-context-and-conversation-in-llms-like-chatgpt/" \t "_blank"</w:instrText>
        </w:r>
      </w:moveTo>
      <w:ins w:id="217" w:author="Ben Fels" w:date="2024-12-16T22:11:00Z" w16du:dateUtc="2024-12-16T21:11:00Z"/>
      <w:moveTo w:id="218" w:author="Ben Fels" w:date="2024-12-16T22:11:00Z" w16du:dateUtc="2024-12-16T21:11:00Z">
        <w:r>
          <w:fldChar w:fldCharType="separate"/>
        </w:r>
        <w:r w:rsidRPr="00202808">
          <w:rPr>
            <w:rStyle w:val="Hyperlink"/>
            <w:lang w:val="en-US"/>
          </w:rPr>
          <w:t>By using primers, these models can generate more accurate, relevant, and contextually appropriate replies</w:t>
        </w:r>
        <w:r>
          <w:rPr>
            <w:rStyle w:val="Hyperlink"/>
            <w:lang w:val="en-US"/>
          </w:rPr>
          <w:fldChar w:fldCharType="end"/>
        </w:r>
        <w:r w:rsidRPr="00BB3916">
          <w:rPr>
            <w:lang w:val="en-US"/>
          </w:rPr>
          <w:t>.</w:t>
        </w:r>
        <w:r>
          <w:rPr>
            <w:lang w:val="en-US"/>
          </w:rPr>
          <w:t xml:space="preserve"> </w:t>
        </w:r>
      </w:moveTo>
    </w:p>
    <w:p w14:paraId="0C379C58" w14:textId="77777777" w:rsidR="001A4072" w:rsidRDefault="001A4072" w:rsidP="001A4072">
      <w:pPr>
        <w:rPr>
          <w:moveTo w:id="219" w:author="Ben Fels" w:date="2024-12-16T22:11:00Z" w16du:dateUtc="2024-12-16T21:11:00Z"/>
        </w:rPr>
      </w:pPr>
      <w:moveTo w:id="220" w:author="Ben Fels" w:date="2024-12-16T22:11:00Z" w16du:dateUtc="2024-12-16T21:11:00Z">
        <w:r>
          <w:t>Idee: Zusätzlich zur Variation der übergebenen Beispiele dem Modell testweise mitteilen, was Argumente sind und wie man sie erkennt</w:t>
        </w:r>
      </w:moveTo>
    </w:p>
    <w:p w14:paraId="4C75A5EC" w14:textId="77777777" w:rsidR="001A4072" w:rsidRDefault="001A4072" w:rsidP="001A4072">
      <w:pPr>
        <w:rPr>
          <w:moveTo w:id="221" w:author="Ben Fels" w:date="2024-12-16T22:11:00Z" w16du:dateUtc="2024-12-16T21:11:00Z"/>
        </w:rPr>
      </w:pPr>
      <w:moveTo w:id="222" w:author="Ben Fels" w:date="2024-12-16T22:11:00Z" w16du:dateUtc="2024-12-16T21:11:00Z">
        <w:r>
          <w:t xml:space="preserve">In </w:t>
        </w:r>
        <w:r w:rsidRPr="00563E34">
          <w:rPr>
            <w:highlight w:val="magenta"/>
          </w:rPr>
          <w:fldChar w:fldCharType="begin"/>
        </w:r>
        <w:r>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moveTo>
    </w:p>
    <w:p w14:paraId="586B3349" w14:textId="77777777" w:rsidR="001A4072" w:rsidRPr="00E02FED" w:rsidRDefault="001A4072" w:rsidP="001A4072">
      <w:pPr>
        <w:rPr>
          <w:moveTo w:id="223" w:author="Ben Fels" w:date="2024-12-16T22:11:00Z" w16du:dateUtc="2024-12-16T21:11:00Z"/>
          <w:bCs/>
          <w:lang w:val="en-US"/>
        </w:rPr>
      </w:pPr>
      <w:moveTo w:id="224" w:author="Ben Fels" w:date="2024-12-16T22:11:00Z" w16du:dateUtc="2024-12-16T21:11:00Z">
        <w:r w:rsidRPr="001E4AA4">
          <w:rPr>
            <w:bCs/>
            <w:highlight w:val="cyan"/>
            <w:lang w:val="en-US"/>
          </w:rPr>
          <w:lastRenderedPageBreak/>
          <w:t xml:space="preserve">Prompt engineering as an important emerging skill for medical professionals: Tutorial. J. Med. Internet Res. 25. Epub ahead of print 4 October 2023. </w:t>
        </w:r>
        <w:r>
          <w:fldChar w:fldCharType="begin"/>
        </w:r>
        <w:r w:rsidRPr="00CB7B5E">
          <w:rPr>
            <w:lang w:val="en-US"/>
          </w:rPr>
          <w:instrText>HYPERLINK "https://doi.org/10.2196/50638"</w:instrText>
        </w:r>
      </w:moveTo>
      <w:ins w:id="225" w:author="Ben Fels" w:date="2024-12-16T22:11:00Z" w16du:dateUtc="2024-12-16T21:11:00Z"/>
      <w:moveTo w:id="226" w:author="Ben Fels" w:date="2024-12-16T22:11:00Z" w16du:dateUtc="2024-12-16T21:11:00Z">
        <w:r>
          <w:fldChar w:fldCharType="separate"/>
        </w:r>
        <w:r w:rsidRPr="00E02FED">
          <w:rPr>
            <w:rStyle w:val="Hyperlink"/>
            <w:bCs/>
            <w:highlight w:val="cyan"/>
            <w:lang w:val="en-US"/>
          </w:rPr>
          <w:t>https://doi.org/10.2196/50638</w:t>
        </w:r>
        <w:r>
          <w:rPr>
            <w:rStyle w:val="Hyperlink"/>
            <w:bCs/>
            <w:highlight w:val="cyan"/>
            <w:lang w:val="en-US"/>
          </w:rPr>
          <w:fldChar w:fldCharType="end"/>
        </w:r>
        <w:r w:rsidRPr="00E02FED">
          <w:rPr>
            <w:bCs/>
            <w:highlight w:val="cyan"/>
            <w:lang w:val="en-US"/>
          </w:rPr>
          <w:t>.</w:t>
        </w:r>
      </w:moveTo>
    </w:p>
    <w:p w14:paraId="239B6E95" w14:textId="77777777" w:rsidR="001A4072" w:rsidRPr="00E769E5" w:rsidRDefault="001A4072" w:rsidP="001A4072">
      <w:pPr>
        <w:rPr>
          <w:moveTo w:id="227" w:author="Ben Fels" w:date="2024-12-16T22:11:00Z" w16du:dateUtc="2024-12-16T21:11:00Z"/>
          <w:bCs/>
          <w:lang w:val="en-US"/>
          <w:rPrChange w:id="228" w:author="Ben Fels" w:date="2024-12-16T22:11:00Z" w16du:dateUtc="2024-12-16T21:11:00Z">
            <w:rPr>
              <w:moveTo w:id="229" w:author="Ben Fels" w:date="2024-12-16T22:11:00Z" w16du:dateUtc="2024-12-16T21:11:00Z"/>
              <w:bCs/>
            </w:rPr>
          </w:rPrChange>
        </w:rPr>
      </w:pPr>
      <w:moveTo w:id="230" w:author="Ben Fels" w:date="2024-12-16T22:11:00Z" w16du:dateUtc="2024-12-16T21:11:00Z">
        <w:r w:rsidRPr="001A4072">
          <w:rPr>
            <w:bCs/>
            <w:highlight w:val="cyan"/>
            <w:rPrChange w:id="231" w:author="Ben Fels" w:date="2024-12-16T22:11:00Z" w16du:dateUtc="2024-12-16T21:11:00Z">
              <w:rPr>
                <w:bCs/>
                <w:highlight w:val="cyan"/>
                <w:lang w:val="en-US"/>
              </w:rPr>
            </w:rPrChange>
          </w:rPr>
          <w:t xml:space="preserve">Nori, H., Lee, Y.T., Zhang, S., et al . </w:t>
        </w:r>
        <w:r w:rsidRPr="00987529">
          <w:rPr>
            <w:bCs/>
            <w:highlight w:val="cyan"/>
            <w:lang w:val="en-US"/>
          </w:rPr>
          <w:t xml:space="preserve">Can generalist foundation models outcompete special-purpose tuning? </w:t>
        </w:r>
        <w:r w:rsidRPr="00E769E5">
          <w:rPr>
            <w:bCs/>
            <w:highlight w:val="cyan"/>
            <w:lang w:val="en-US"/>
            <w:rPrChange w:id="232" w:author="Ben Fels" w:date="2024-12-16T22:11:00Z" w16du:dateUtc="2024-12-16T21:11:00Z">
              <w:rPr>
                <w:bCs/>
                <w:highlight w:val="cyan"/>
              </w:rPr>
            </w:rPrChange>
          </w:rPr>
          <w:t>Case study in medicine. http://arxiv.org/abs/2311.16452</w:t>
        </w:r>
      </w:moveTo>
    </w:p>
    <w:moveToRangeEnd w:id="191"/>
    <w:p w14:paraId="451E1D3B" w14:textId="7321E113" w:rsidR="001A4072" w:rsidRPr="001A4072" w:rsidRDefault="00E769E5" w:rsidP="001F7CA5">
      <w:pPr>
        <w:autoSpaceDE w:val="0"/>
        <w:autoSpaceDN w:val="0"/>
        <w:adjustRightInd w:val="0"/>
        <w:spacing w:after="0"/>
        <w:jc w:val="both"/>
        <w:rPr>
          <w:ins w:id="233" w:author="Ben Fels" w:date="2024-12-16T22:10:00Z" w16du:dateUtc="2024-12-16T21:10:00Z"/>
          <w:b/>
          <w:lang w:val="en-US"/>
          <w:rPrChange w:id="234" w:author="Ben Fels" w:date="2024-12-16T22:11:00Z" w16du:dateUtc="2024-12-16T21:11:00Z">
            <w:rPr>
              <w:ins w:id="235" w:author="Ben Fels" w:date="2024-12-16T22:10:00Z" w16du:dateUtc="2024-12-16T21:10:00Z"/>
              <w:b/>
              <w:i/>
              <w:lang w:val="en-US"/>
            </w:rPr>
          </w:rPrChange>
        </w:rPr>
      </w:pPr>
      <w:ins w:id="236" w:author="Ben Fels" w:date="2024-12-16T22:11:00Z" w16du:dateUtc="2024-12-16T21:11:00Z">
        <w:r>
          <w:rPr>
            <w:b/>
            <w:lang w:val="en-US"/>
          </w:rPr>
          <w:t>Few-Shot</w:t>
        </w:r>
      </w:ins>
    </w:p>
    <w:p w14:paraId="16C7C2DD" w14:textId="77777777" w:rsidR="001A4072" w:rsidRPr="0080523A" w:rsidRDefault="001A4072">
      <w:pPr>
        <w:pStyle w:val="Listenabsatz"/>
        <w:numPr>
          <w:ilvl w:val="0"/>
          <w:numId w:val="27"/>
        </w:numPr>
        <w:rPr>
          <w:ins w:id="237" w:author="Ben Fels" w:date="2024-12-16T22:10:00Z" w16du:dateUtc="2024-12-16T21:10:00Z"/>
          <w:b/>
          <w:bCs/>
        </w:rPr>
        <w:pPrChange w:id="238" w:author="Ben Fels" w:date="2024-12-16T22:11:00Z" w16du:dateUtc="2024-12-16T21:11:00Z">
          <w:pPr>
            <w:pStyle w:val="Listenabsatz"/>
            <w:numPr>
              <w:ilvl w:val="1"/>
              <w:numId w:val="27"/>
            </w:numPr>
            <w:ind w:left="1440" w:hanging="360"/>
          </w:pPr>
        </w:pPrChange>
      </w:pPr>
      <w:ins w:id="239" w:author="Ben Fels" w:date="2024-12-16T22:10:00Z" w16du:dateUtc="2024-12-16T21:10:00Z">
        <w:r>
          <w:t>Zufällige Auswahl der Beispiele</w:t>
        </w:r>
      </w:ins>
    </w:p>
    <w:p w14:paraId="088B5967" w14:textId="77777777" w:rsidR="001A4072" w:rsidRPr="00A778C3" w:rsidRDefault="001A4072">
      <w:pPr>
        <w:pStyle w:val="Listenabsatz"/>
        <w:numPr>
          <w:ilvl w:val="0"/>
          <w:numId w:val="27"/>
        </w:numPr>
        <w:rPr>
          <w:ins w:id="240" w:author="Ben Fels" w:date="2024-12-16T22:10:00Z" w16du:dateUtc="2024-12-16T21:10:00Z"/>
          <w:b/>
          <w:bCs/>
        </w:rPr>
        <w:pPrChange w:id="241" w:author="Ben Fels" w:date="2024-12-16T22:11:00Z" w16du:dateUtc="2024-12-16T21:11:00Z">
          <w:pPr>
            <w:pStyle w:val="Listenabsatz"/>
            <w:numPr>
              <w:ilvl w:val="1"/>
              <w:numId w:val="27"/>
            </w:numPr>
            <w:ind w:left="1440" w:hanging="360"/>
          </w:pPr>
        </w:pPrChange>
      </w:pPr>
      <w:ins w:id="242" w:author="Ben Fels" w:date="2024-12-16T22:10:00Z" w16du:dateUtc="2024-12-16T21:10:00Z">
        <w:r>
          <w:t>Systematische Auswahl der Beispiele</w:t>
        </w:r>
      </w:ins>
    </w:p>
    <w:p w14:paraId="64F171F9" w14:textId="77777777" w:rsidR="001A4072" w:rsidRDefault="001A4072" w:rsidP="001A4072">
      <w:pPr>
        <w:rPr>
          <w:ins w:id="243" w:author="Ben Fels" w:date="2024-12-16T22:10:00Z" w16du:dateUtc="2024-12-16T21:10:00Z"/>
          <w:bCs/>
        </w:rPr>
      </w:pPr>
      <w:ins w:id="244" w:author="Ben Fels" w:date="2024-12-16T22:10:00Z" w16du:dateUtc="2024-12-16T21:10:00Z">
        <w:r w:rsidRPr="00865810">
          <w:rPr>
            <w:b/>
            <w:bCs/>
            <w:highlight w:val="magenta"/>
          </w:rPr>
          <w:fldChar w:fldCharType="begin"/>
        </w:r>
        <w:r>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 „scaling up language models greatly improves task-agnostik few-shot performance“, Dafür wurde GPT-3 ohne „gradient updates“ oder fine-tuning angewendet.</w:t>
        </w:r>
      </w:ins>
    </w:p>
    <w:p w14:paraId="1DAE4815" w14:textId="77777777" w:rsidR="001A4072" w:rsidRPr="004E412F" w:rsidRDefault="001A4072" w:rsidP="001A4072">
      <w:pPr>
        <w:rPr>
          <w:ins w:id="245" w:author="Ben Fels" w:date="2024-12-16T22:10:00Z" w16du:dateUtc="2024-12-16T21:10:00Z"/>
          <w:bCs/>
          <w:i/>
          <w:lang w:val="en-US"/>
        </w:rPr>
      </w:pPr>
      <w:ins w:id="246" w:author="Ben Fels" w:date="2024-12-16T22:10:00Z" w16du:dateUtc="2024-12-16T21:10:00Z">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Pr="000D17B5">
          <w:rPr>
            <w:lang w:val="en-US"/>
          </w:rPr>
          <w:t xml:space="preserve"> </w:t>
        </w:r>
        <w:r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Pr>
            <w:bCs/>
            <w:i/>
            <w:lang w:val="en-US"/>
          </w:rPr>
          <w:t xml:space="preserve"> </w:t>
        </w:r>
        <w:r w:rsidRPr="00C20390">
          <w:rPr>
            <w:bCs/>
            <w:i/>
            <w:lang w:val="en-US"/>
          </w:rPr>
          <w:t xml:space="preserve">sufficient to enable a human to perform a new task to at least a reasonable degree </w:t>
        </w:r>
        <w:r w:rsidRPr="00C20390">
          <w:rPr>
            <w:bCs/>
            <w:i/>
            <w:lang w:val="en-US"/>
          </w:rPr>
          <w:lastRenderedPageBreak/>
          <w:t>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t>
        </w:r>
        <w:r w:rsidRPr="004E412F">
          <w:rPr>
            <w:bCs/>
            <w:i/>
            <w:highlight w:val="magenta"/>
            <w:lang w:val="en-US"/>
          </w:rPr>
          <w:t xml:space="preserve">. </w:t>
        </w:r>
        <w:r w:rsidRPr="004E412F">
          <w:rPr>
            <w:bCs/>
            <w:i/>
            <w:highlight w:val="magenta"/>
          </w:rPr>
          <w:fldChar w:fldCharType="begin"/>
        </w:r>
        <w:r>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Pr="004E412F">
          <w:rPr>
            <w:bCs/>
            <w:i/>
            <w:highlight w:val="magenta"/>
          </w:rPr>
          <w:fldChar w:fldCharType="separate"/>
        </w:r>
        <w:r w:rsidRPr="004E412F">
          <w:rPr>
            <w:rFonts w:cs="Arial"/>
            <w:highlight w:val="magenta"/>
            <w:lang w:val="en-US"/>
          </w:rPr>
          <w:t>(Brown et al., 2020, S. 3–4)</w:t>
        </w:r>
        <w:r w:rsidRPr="004E412F">
          <w:rPr>
            <w:bCs/>
            <w:i/>
            <w:highlight w:val="magenta"/>
          </w:rPr>
          <w:fldChar w:fldCharType="end"/>
        </w:r>
      </w:ins>
    </w:p>
    <w:p w14:paraId="42101350" w14:textId="77777777" w:rsidR="001A4072" w:rsidRDefault="001A4072" w:rsidP="001A4072">
      <w:pPr>
        <w:rPr>
          <w:ins w:id="247" w:author="Ben Fels" w:date="2024-12-16T22:10:00Z" w16du:dateUtc="2024-12-16T21:10:00Z"/>
          <w:bCs/>
          <w:i/>
        </w:rPr>
      </w:pPr>
      <w:ins w:id="248" w:author="Ben Fels" w:date="2024-12-16T22:10:00Z" w16du:dateUtc="2024-12-16T21:10:00Z">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911C80">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Pr="004722C8">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ins>
    </w:p>
    <w:p w14:paraId="7DC1BB0D" w14:textId="77777777" w:rsidR="001A4072" w:rsidRPr="000A38CD" w:rsidRDefault="001A4072" w:rsidP="001A4072">
      <w:pPr>
        <w:rPr>
          <w:ins w:id="249" w:author="Ben Fels" w:date="2024-12-16T22:10:00Z" w16du:dateUtc="2024-12-16T21:10:00Z"/>
          <w:bCs/>
          <w:i/>
        </w:rPr>
      </w:pPr>
    </w:p>
    <w:p w14:paraId="0C31DD82" w14:textId="77777777" w:rsidR="001A4072" w:rsidRPr="004E5B9A" w:rsidRDefault="001A4072" w:rsidP="001A4072">
      <w:pPr>
        <w:pStyle w:val="berschrift3"/>
        <w:rPr>
          <w:ins w:id="250" w:author="Ben Fels" w:date="2024-12-16T22:10:00Z" w16du:dateUtc="2024-12-16T21:10:00Z"/>
        </w:rPr>
      </w:pPr>
      <w:bookmarkStart w:id="251" w:name="_Toc185279829"/>
      <w:ins w:id="252" w:author="Ben Fels" w:date="2024-12-16T22:10:00Z" w16du:dateUtc="2024-12-16T21:10:00Z">
        <w:r w:rsidRPr="004E5B9A">
          <w:t>Chain-of-thought</w:t>
        </w:r>
        <w:bookmarkEnd w:id="251"/>
      </w:ins>
    </w:p>
    <w:p w14:paraId="700B7A66" w14:textId="77777777" w:rsidR="001A4072" w:rsidRDefault="001A4072" w:rsidP="001A4072">
      <w:pPr>
        <w:rPr>
          <w:ins w:id="253" w:author="Ben Fels" w:date="2024-12-16T22:11:00Z" w16du:dateUtc="2024-12-16T21:11:00Z"/>
          <w:highlight w:val="cyan"/>
        </w:rPr>
      </w:pPr>
      <w:ins w:id="254" w:author="Ben Fels" w:date="2024-12-16T22:10:00Z" w16du:dateUtc="2024-12-16T21:10:00Z">
        <w:r w:rsidRPr="00AC483F">
          <w:rPr>
            <w:highlight w:val="cyan"/>
          </w:rPr>
          <w:t xml:space="preserve">Wei, J., Wang, X., Schuurmans, D., et al . </w:t>
        </w:r>
        <w:r w:rsidRPr="004E5B9A">
          <w:rPr>
            <w:highlight w:val="cyan"/>
          </w:rPr>
          <w:t xml:space="preserve">Chain-of-thought prompting elicits reasoning in large language models. in Neural Information Processing Systems. </w:t>
        </w:r>
        <w:r w:rsidRPr="00AC483F">
          <w:rPr>
            <w:highlight w:val="cyan"/>
          </w:rPr>
          <w:t>New Orleans, LA, 2022</w:t>
        </w:r>
      </w:ins>
    </w:p>
    <w:p w14:paraId="17F2E9C5" w14:textId="77777777" w:rsidR="000C60B0" w:rsidRPr="00AC483F" w:rsidRDefault="000C60B0" w:rsidP="001A4072">
      <w:pPr>
        <w:rPr>
          <w:ins w:id="255" w:author="Ben Fels" w:date="2024-12-16T22:10:00Z" w16du:dateUtc="2024-12-16T21:10:00Z"/>
          <w:b/>
          <w:bCs/>
          <w:highlight w:val="cyan"/>
        </w:rPr>
      </w:pPr>
    </w:p>
    <w:p w14:paraId="03638169" w14:textId="77777777" w:rsidR="001A4072" w:rsidRPr="004E5B9A" w:rsidRDefault="001A4072" w:rsidP="001A4072">
      <w:pPr>
        <w:pStyle w:val="berschrift3"/>
        <w:rPr>
          <w:ins w:id="256" w:author="Ben Fels" w:date="2024-12-16T22:10:00Z" w16du:dateUtc="2024-12-16T21:10:00Z"/>
        </w:rPr>
      </w:pPr>
      <w:bookmarkStart w:id="257" w:name="_Toc185279830"/>
      <w:ins w:id="258" w:author="Ben Fels" w:date="2024-12-16T22:10:00Z" w16du:dateUtc="2024-12-16T21:10:00Z">
        <w:r w:rsidRPr="004E5B9A">
          <w:t>Self-consistency</w:t>
        </w:r>
        <w:bookmarkEnd w:id="257"/>
      </w:ins>
    </w:p>
    <w:p w14:paraId="1B68516B" w14:textId="77777777" w:rsidR="001A4072" w:rsidRPr="00AC483F" w:rsidRDefault="001A4072" w:rsidP="001A4072">
      <w:pPr>
        <w:rPr>
          <w:ins w:id="259" w:author="Ben Fels" w:date="2024-12-16T22:10:00Z" w16du:dateUtc="2024-12-16T21:10:00Z"/>
          <w:b/>
          <w:bCs/>
          <w:highlight w:val="cyan"/>
        </w:rPr>
      </w:pPr>
      <w:ins w:id="260" w:author="Ben Fels" w:date="2024-12-16T22:10:00Z" w16du:dateUtc="2024-12-16T21:10:00Z">
        <w:r w:rsidRPr="00AC483F">
          <w:t xml:space="preserve"> </w:t>
        </w:r>
        <w:r w:rsidRPr="00AC483F">
          <w:rPr>
            <w:highlight w:val="cyan"/>
          </w:rPr>
          <w:t xml:space="preserve">Wang, X., Wei, J., Schuurmans, D., et al . </w:t>
        </w:r>
        <w:r w:rsidRPr="00911C80">
          <w:rPr>
            <w:highlight w:val="cyan"/>
          </w:rPr>
          <w:t xml:space="preserve">Self-consistency improves chain of thought reasoning in language models. </w:t>
        </w:r>
        <w:r w:rsidRPr="00AC483F">
          <w:rPr>
            <w:highlight w:val="cyan"/>
          </w:rPr>
          <w:t xml:space="preserve">Epub ahead of print 2023. </w:t>
        </w:r>
        <w:r>
          <w:fldChar w:fldCharType="begin"/>
        </w:r>
        <w:r>
          <w:instrText>HYPERLINK "https://doi.org/10.48550/arXiv.2203.11171"</w:instrText>
        </w:r>
        <w:r>
          <w:fldChar w:fldCharType="separate"/>
        </w:r>
        <w:r w:rsidRPr="00AC483F">
          <w:rPr>
            <w:rStyle w:val="Hyperlink"/>
            <w:highlight w:val="cyan"/>
          </w:rPr>
          <w:t>https://doi.org/10.48550/arXiv.2203.11171</w:t>
        </w:r>
        <w:r>
          <w:rPr>
            <w:rStyle w:val="Hyperlink"/>
            <w:highlight w:val="cyan"/>
          </w:rPr>
          <w:fldChar w:fldCharType="end"/>
        </w:r>
        <w:r w:rsidRPr="00AC483F">
          <w:rPr>
            <w:highlight w:val="cyan"/>
          </w:rPr>
          <w:t>.</w:t>
        </w:r>
      </w:ins>
    </w:p>
    <w:p w14:paraId="0C083929" w14:textId="77777777" w:rsidR="001A4072" w:rsidRPr="004E5B9A" w:rsidRDefault="001A4072" w:rsidP="001A4072">
      <w:pPr>
        <w:pStyle w:val="Listenabsatz"/>
        <w:numPr>
          <w:ilvl w:val="1"/>
          <w:numId w:val="27"/>
        </w:numPr>
        <w:rPr>
          <w:ins w:id="261" w:author="Ben Fels" w:date="2024-12-16T22:10:00Z" w16du:dateUtc="2024-12-16T21:10:00Z"/>
          <w:bCs/>
        </w:rPr>
      </w:pPr>
      <w:ins w:id="262" w:author="Ben Fels" w:date="2024-12-16T22:10:00Z" w16du:dateUtc="2024-12-16T21:10:00Z">
        <w:r w:rsidRPr="004E5B9A">
          <w:rPr>
            <w:bCs/>
          </w:rPr>
          <w:t>where we run the prompt multiple times through the model and implement a majority voting strategy to get the answer</w:t>
        </w:r>
      </w:ins>
    </w:p>
    <w:p w14:paraId="328591B8" w14:textId="77777777" w:rsidR="001A4072" w:rsidRPr="00EC68F3" w:rsidRDefault="001A4072" w:rsidP="001A4072">
      <w:pPr>
        <w:rPr>
          <w:ins w:id="263" w:author="Ben Fels" w:date="2024-12-16T22:10:00Z" w16du:dateUtc="2024-12-16T21:10:00Z"/>
        </w:rPr>
      </w:pPr>
    </w:p>
    <w:p w14:paraId="4933FFAF" w14:textId="77777777" w:rsidR="001A4072" w:rsidRPr="001B50DB" w:rsidRDefault="001A4072" w:rsidP="001A4072">
      <w:pPr>
        <w:rPr>
          <w:ins w:id="264" w:author="Ben Fels" w:date="2024-12-16T22:10:00Z" w16du:dateUtc="2024-12-16T21:10:00Z"/>
          <w:i/>
        </w:rPr>
      </w:pPr>
      <w:ins w:id="265" w:author="Ben Fels" w:date="2024-12-16T22:10:00Z" w16du:dateUtc="2024-12-16T21:10:00Z">
        <w:r w:rsidRPr="001B50DB">
          <w:rPr>
            <w:i/>
          </w:rPr>
          <w:t>“</w:t>
        </w:r>
        <w:r w:rsidRPr="009535E8">
          <w:t xml:space="preserve"> </w:t>
        </w:r>
        <w:r w:rsidRPr="009535E8">
          <w:rPr>
            <w:i/>
          </w:rPr>
          <w:t xml:space="preserve">Im Gegensatz zu früheren Arbeiten zeigen wir, dass beim Argument Mining der Datentransfer bessere Ergebnisse erzielt als der Modelltransfer und </w:t>
        </w:r>
        <w:r w:rsidRPr="009F1B79">
          <w:rPr>
            <w:i/>
            <w:highlight w:val="yellow"/>
          </w:rPr>
          <w:t>dass das Finetuning besser abschneidet als few-shot-Methoden</w:t>
        </w:r>
        <w:r w:rsidRPr="009535E8">
          <w:rPr>
            <w:i/>
          </w:rPr>
          <w:t>. Bei ersterem scheint die Domäne des für den Datentransfer verwendeten Datensatzes ein entscheidender Faktor zu sein, während sich bei few-shot die Art der Aufgabe (Länge und Komplexität der Sequenzspannen) und die Stichprobenmethode als entscheidend erweisen.</w:t>
        </w:r>
        <w:r w:rsidRPr="001B50DB">
          <w:rPr>
            <w:i/>
          </w:rPr>
          <w:t>”</w:t>
        </w:r>
        <w:r>
          <w:rPr>
            <w:i/>
          </w:rPr>
          <w:t xml:space="preserve"> </w:t>
        </w:r>
        <w:r w:rsidRPr="00FF74A5">
          <w:rPr>
            <w:i/>
            <w:highlight w:val="magenta"/>
          </w:rPr>
          <w:fldChar w:fldCharType="begin"/>
        </w:r>
        <w:r>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FF74A5">
          <w:rPr>
            <w:i/>
            <w:highlight w:val="magenta"/>
          </w:rPr>
          <w:fldChar w:fldCharType="separate"/>
        </w:r>
        <w:r w:rsidRPr="00FF74A5">
          <w:rPr>
            <w:rFonts w:cs="Arial"/>
            <w:highlight w:val="magenta"/>
          </w:rPr>
          <w:t>(Yeginbergen et al., 2024, S. 11687)</w:t>
        </w:r>
        <w:r w:rsidRPr="00FF74A5">
          <w:rPr>
            <w:i/>
            <w:highlight w:val="magenta"/>
          </w:rPr>
          <w:fldChar w:fldCharType="end"/>
        </w:r>
      </w:ins>
    </w:p>
    <w:p w14:paraId="6AE4AD1F" w14:textId="77777777" w:rsidR="001A4072" w:rsidRDefault="001A4072" w:rsidP="001A4072">
      <w:pPr>
        <w:rPr>
          <w:ins w:id="266" w:author="Ben Fels" w:date="2024-12-16T22:10:00Z" w16du:dateUtc="2024-12-16T21:10:00Z"/>
        </w:rPr>
      </w:pPr>
      <w:ins w:id="267" w:author="Ben Fels" w:date="2024-12-16T22:10:00Z" w16du:dateUtc="2024-12-16T21:10:00Z">
        <w:r>
          <w:lastRenderedPageBreak/>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2913186B" w14:textId="10637465" w:rsidR="001A4072" w:rsidRDefault="009A6005" w:rsidP="001F7CA5">
      <w:pPr>
        <w:autoSpaceDE w:val="0"/>
        <w:autoSpaceDN w:val="0"/>
        <w:adjustRightInd w:val="0"/>
        <w:spacing w:after="0"/>
        <w:jc w:val="both"/>
        <w:rPr>
          <w:ins w:id="268" w:author="Ben Fels" w:date="2024-12-17T09:18:00Z" w16du:dateUtc="2024-12-17T08:18:00Z"/>
        </w:rPr>
      </w:pPr>
      <w:ins w:id="269" w:author="Ben Fels" w:date="2024-12-17T09:17:00Z" w16du:dateUtc="2024-12-17T08:17:00Z">
        <w:r w:rsidRPr="009A6005">
          <w:rPr>
            <w:rPrChange w:id="270" w:author="Ben Fels" w:date="2024-12-17T09:17:00Z" w16du:dateUtc="2024-12-17T08:17:00Z">
              <w:rPr>
                <w:lang w:val="en-US"/>
              </w:rPr>
            </w:rPrChange>
          </w:rPr>
          <w:t xml:space="preserve">Eingabeaufforderungen </w:t>
        </w:r>
      </w:ins>
      <w:ins w:id="271" w:author="Ben Fels" w:date="2024-12-17T09:18:00Z" w16du:dateUtc="2024-12-17T08:18:00Z">
        <w:r w:rsidR="00A464A9" w:rsidRPr="00A464A9">
          <w:t>in Englisch</w:t>
        </w:r>
      </w:ins>
      <w:ins w:id="272" w:author="Ben Fels" w:date="2024-12-17T09:17:00Z" w16du:dateUtc="2024-12-17T08:17:00Z">
        <w:r w:rsidRPr="009A6005">
          <w:rPr>
            <w:rPrChange w:id="273" w:author="Ben Fels" w:date="2024-12-17T09:17:00Z" w16du:dateUtc="2024-12-17T08:17:00Z">
              <w:rPr>
                <w:lang w:val="en-US"/>
              </w:rPr>
            </w:rPrChange>
          </w:rPr>
          <w:t>, da</w:t>
        </w:r>
        <w:r>
          <w:t xml:space="preserve"> </w:t>
        </w:r>
        <w:r w:rsidR="005755D9">
          <w:t xml:space="preserve">der Datensatz </w:t>
        </w:r>
      </w:ins>
      <w:ins w:id="274" w:author="Ben Fels" w:date="2024-12-17T09:18:00Z" w16du:dateUtc="2024-12-17T08:18:00Z">
        <w:r w:rsidR="00A464A9">
          <w:t>in Englisch</w:t>
        </w:r>
      </w:ins>
      <w:ins w:id="275" w:author="Ben Fels" w:date="2024-12-17T09:17:00Z" w16du:dateUtc="2024-12-17T08:17:00Z">
        <w:r w:rsidR="005755D9">
          <w:t xml:space="preserve"> ist </w:t>
        </w:r>
      </w:ins>
      <w:ins w:id="276" w:author="Ben Fels" w:date="2024-12-17T09:18:00Z" w16du:dateUtc="2024-12-17T08:18:00Z">
        <w:r w:rsidR="00A464A9">
          <w:t>die Sprachen nicht gemischt werden sollte</w:t>
        </w:r>
        <w:r w:rsidR="00B858F0">
          <w:t>n.</w:t>
        </w:r>
      </w:ins>
    </w:p>
    <w:p w14:paraId="2C8F23F5" w14:textId="77777777" w:rsidR="00507136" w:rsidRPr="009A6005" w:rsidRDefault="00507136" w:rsidP="001F7CA5">
      <w:pPr>
        <w:autoSpaceDE w:val="0"/>
        <w:autoSpaceDN w:val="0"/>
        <w:adjustRightInd w:val="0"/>
        <w:spacing w:after="0"/>
        <w:jc w:val="both"/>
        <w:rPr>
          <w:rPrChange w:id="277" w:author="Ben Fels" w:date="2024-12-17T09:17:00Z" w16du:dateUtc="2024-12-17T08:17:00Z">
            <w:rPr>
              <w:b/>
              <w:i/>
              <w:lang w:val="en-US"/>
            </w:rPr>
          </w:rPrChange>
        </w:rPr>
      </w:pPr>
    </w:p>
    <w:p w14:paraId="7D6BBBB5" w14:textId="61179BDE" w:rsidR="00633544" w:rsidRPr="00490397" w:rsidRDefault="000B675A" w:rsidP="00490397">
      <w:pPr>
        <w:pStyle w:val="Listenabsatz"/>
        <w:numPr>
          <w:ilvl w:val="0"/>
          <w:numId w:val="50"/>
        </w:numPr>
        <w:autoSpaceDE w:val="0"/>
        <w:autoSpaceDN w:val="0"/>
        <w:adjustRightInd w:val="0"/>
        <w:spacing w:after="0"/>
        <w:jc w:val="both"/>
      </w:pPr>
      <w:r w:rsidRPr="00490397">
        <w:t>Zero-Shot</w:t>
      </w:r>
      <w:r w:rsidR="00490397" w:rsidRPr="00490397">
        <w:t>: Kein Beispiel über</w:t>
      </w:r>
      <w:r w:rsidR="00490397">
        <w:t>geben</w:t>
      </w:r>
    </w:p>
    <w:p w14:paraId="54EDCC67" w14:textId="3CD744CE" w:rsidR="000B675A" w:rsidRPr="00490397" w:rsidRDefault="000B675A" w:rsidP="00490397">
      <w:pPr>
        <w:pStyle w:val="Listenabsatz"/>
        <w:numPr>
          <w:ilvl w:val="0"/>
          <w:numId w:val="50"/>
        </w:numPr>
        <w:autoSpaceDE w:val="0"/>
        <w:autoSpaceDN w:val="0"/>
        <w:adjustRightInd w:val="0"/>
        <w:spacing w:after="0"/>
        <w:jc w:val="both"/>
      </w:pPr>
      <w:r w:rsidRPr="00490397">
        <w:t>One-Shot</w:t>
      </w:r>
      <w:r w:rsidR="00490397" w:rsidRPr="00490397">
        <w:t>: ein Beispiel ü</w:t>
      </w:r>
      <w:r w:rsidR="00490397">
        <w:t>bergeben</w:t>
      </w:r>
    </w:p>
    <w:p w14:paraId="729F5A5F" w14:textId="0632D87D" w:rsidR="00633544" w:rsidRDefault="000B675A" w:rsidP="00A36F8E">
      <w:pPr>
        <w:pStyle w:val="Listenabsatz"/>
        <w:numPr>
          <w:ilvl w:val="0"/>
          <w:numId w:val="50"/>
        </w:numPr>
        <w:autoSpaceDE w:val="0"/>
        <w:autoSpaceDN w:val="0"/>
        <w:adjustRightInd w:val="0"/>
        <w:spacing w:after="0"/>
        <w:jc w:val="both"/>
      </w:pPr>
      <w:r w:rsidRPr="00490397">
        <w:t>Few-Shot</w:t>
      </w:r>
      <w:r w:rsidR="00490397" w:rsidRPr="00490397">
        <w:t xml:space="preserve">: </w:t>
      </w:r>
      <w:r w:rsidR="00633544">
        <w:t xml:space="preserve">Wie viel Beispiele braucht es, damit es als Few-Shot Learning </w:t>
      </w:r>
      <w:r w:rsidR="00163016">
        <w:t>zählt?</w:t>
      </w:r>
    </w:p>
    <w:p w14:paraId="7E7209C7" w14:textId="77777777" w:rsidR="00E150E2" w:rsidRDefault="00E87A82" w:rsidP="00E150E2">
      <w:pPr>
        <w:autoSpaceDE w:val="0"/>
        <w:autoSpaceDN w:val="0"/>
        <w:adjustRightInd w:val="0"/>
        <w:spacing w:after="0"/>
        <w:ind w:left="360"/>
        <w:jc w:val="both"/>
      </w:pPr>
      <w:r>
        <w:t xml:space="preserve">Nach </w:t>
      </w:r>
      <w:r w:rsidRPr="004102B3">
        <w:rPr>
          <w:rFonts w:cs="Arial"/>
          <w:highlight w:val="magenta"/>
        </w:rPr>
        <w:t xml:space="preserve">Brown et al.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w:t>
      </w:r>
    </w:p>
    <w:p w14:paraId="0FA3FEE0" w14:textId="3FC2E640" w:rsidR="003F347A" w:rsidRDefault="00F74FD5" w:rsidP="00E150E2">
      <w:pPr>
        <w:autoSpaceDE w:val="0"/>
        <w:autoSpaceDN w:val="0"/>
        <w:adjustRightInd w:val="0"/>
        <w:spacing w:after="0"/>
        <w:ind w:left="360"/>
        <w:jc w:val="both"/>
      </w:pPr>
      <w:r>
        <w:t>Das Problem ist,</w:t>
      </w:r>
      <w:r w:rsidR="00812C36">
        <w:t xml:space="preserve"> das die maximalen Token</w:t>
      </w:r>
      <w:r w:rsidR="000F692C">
        <w:t>anzahl bei 4096 liegt</w:t>
      </w:r>
      <w:r w:rsidR="00717851">
        <w:t>.</w:t>
      </w:r>
      <w:r w:rsidR="00C04E7B">
        <w:t xml:space="preserve"> Das bedeutet, dass in </w:t>
      </w:r>
      <w:r w:rsidR="00646FC8">
        <w:t xml:space="preserve">Summe die </w:t>
      </w:r>
      <w:r w:rsidR="00C04E7B">
        <w:t xml:space="preserve">Eingabe </w:t>
      </w:r>
      <w:r w:rsidR="00646FC8">
        <w:t xml:space="preserve">Token </w:t>
      </w:r>
      <w:r w:rsidR="00C04E7B">
        <w:t xml:space="preserve">und </w:t>
      </w:r>
      <w:r w:rsidR="00646FC8">
        <w:t>die Ausgabe Tokens diesen Wert nicht überschreiten</w:t>
      </w:r>
      <w:r w:rsidR="00FE70CD">
        <w:t xml:space="preserve"> dürfen</w:t>
      </w:r>
      <w:r w:rsidR="00646FC8">
        <w:t>.</w:t>
      </w:r>
      <w:r w:rsidR="00717851">
        <w:t xml:space="preserve"> Eingabeaufforderungen oberhalb dieser Begrenzung landen </w:t>
      </w:r>
      <w:r w:rsidR="006B2411">
        <w:t>in einer Fehlermeldung</w:t>
      </w:r>
      <w:r w:rsidR="00717851">
        <w:t>.</w:t>
      </w:r>
      <w:r w:rsidR="000C21AE">
        <w:t xml:space="preserve"> </w:t>
      </w:r>
      <w:r w:rsidR="000E2577">
        <w:t xml:space="preserve">Die </w:t>
      </w:r>
      <w:r w:rsidR="004D2B32">
        <w:t xml:space="preserve">maximale </w:t>
      </w:r>
      <w:r w:rsidR="000E2577">
        <w:t xml:space="preserve">Ausgabetokens </w:t>
      </w:r>
      <w:r w:rsidR="004D2B32">
        <w:t xml:space="preserve">müssen sich somit auch </w:t>
      </w:r>
      <w:r w:rsidR="00781968">
        <w:t>so gewählt werden, sodass die Ausgaben nicht zu früh abgebrochen werden.</w:t>
      </w:r>
    </w:p>
    <w:p w14:paraId="55A6E6F9" w14:textId="29695AA6" w:rsidR="00027FDA" w:rsidRDefault="00027FDA" w:rsidP="00E150E2">
      <w:pPr>
        <w:autoSpaceDE w:val="0"/>
        <w:autoSpaceDN w:val="0"/>
        <w:adjustRightInd w:val="0"/>
        <w:spacing w:after="0"/>
        <w:ind w:left="360"/>
        <w:jc w:val="both"/>
      </w:pPr>
      <w:r>
        <w:t xml:space="preserve">Dies hat ebenfalls zur Folge, dass </w:t>
      </w:r>
      <w:r w:rsidR="00DB413D">
        <w:t>in den Eingabeaufforderungen nicht unbegrenzt viele Beispiele übergeben werden können. Be</w:t>
      </w:r>
      <w:r w:rsidR="00AB65F2">
        <w:t xml:space="preserve">i </w:t>
      </w:r>
      <w:r w:rsidR="00995E39">
        <w:t>100 ausgabetoken dürfen 3000 tokens eingegeben werden. D</w:t>
      </w:r>
      <w:r w:rsidR="00A74E28">
        <w:t>ies wird bereits bei 3 Beispielen überschritten</w:t>
      </w:r>
    </w:p>
    <w:p w14:paraId="03AD6F39" w14:textId="3D1A38D2" w:rsidR="00E150E2" w:rsidRDefault="006B0454" w:rsidP="00E150E2">
      <w:pPr>
        <w:autoSpaceDE w:val="0"/>
        <w:autoSpaceDN w:val="0"/>
        <w:adjustRightInd w:val="0"/>
        <w:spacing w:after="0"/>
        <w:ind w:left="360"/>
        <w:jc w:val="both"/>
      </w:pPr>
      <w:r>
        <w:t xml:space="preserve">Diese Grenze ist bereits bei </w:t>
      </w:r>
      <w:r w:rsidRPr="006B0454">
        <w:rPr>
          <w:highlight w:val="cyan"/>
        </w:rPr>
        <w:t>X</w:t>
      </w:r>
      <w:r>
        <w:t xml:space="preserve"> Beispielen erreicht. </w:t>
      </w:r>
      <w:r w:rsidR="00111EBC">
        <w:t xml:space="preserve">Es ist somit notwendig </w:t>
      </w:r>
      <w:r w:rsidR="00FA3CDD">
        <w:t>ein</w:t>
      </w:r>
      <w:r w:rsidR="002C1227">
        <w:t xml:space="preserve">e andere Möglichkeit zu finden, um dem Daten die relevanten Informationen zu übergeben, ohne diese Grenze zu überschreiten. Dafür wird das </w:t>
      </w:r>
      <w:commentRangeStart w:id="278"/>
      <w:r w:rsidR="002C1227">
        <w:t xml:space="preserve">Kontext-Fenster </w:t>
      </w:r>
      <w:commentRangeEnd w:id="278"/>
      <w:r w:rsidR="002B52F5">
        <w:rPr>
          <w:rStyle w:val="Kommentarzeichen"/>
        </w:rPr>
        <w:commentReference w:id="278"/>
      </w:r>
      <w:r w:rsidR="002C1227">
        <w:t xml:space="preserve">des Modells herangezogen, welches mit 128 Tsd. Token </w:t>
      </w:r>
      <w:r w:rsidR="00F325A4" w:rsidRPr="00F325A4">
        <w:rPr>
          <w:highlight w:val="cyan"/>
        </w:rPr>
        <w:t>Quelle</w:t>
      </w:r>
      <w:r w:rsidR="00F325A4">
        <w:t xml:space="preserve"> </w:t>
      </w:r>
      <w:r w:rsidR="002C1227">
        <w:t xml:space="preserve">größer ist, als die </w:t>
      </w:r>
      <w:r w:rsidR="008A3763">
        <w:t>Grenze bei Eingabeaufforderungen.</w:t>
      </w:r>
    </w:p>
    <w:p w14:paraId="434B60CC" w14:textId="77777777" w:rsidR="00CB7B5E" w:rsidRDefault="000C21AE" w:rsidP="00E150E2">
      <w:pPr>
        <w:autoSpaceDE w:val="0"/>
        <w:autoSpaceDN w:val="0"/>
        <w:adjustRightInd w:val="0"/>
        <w:spacing w:after="0"/>
        <w:ind w:left="360"/>
        <w:jc w:val="both"/>
      </w:pPr>
      <w:r>
        <w:t xml:space="preserve">Das Modell besitzt jedoch ein größeres </w:t>
      </w:r>
      <w:r w:rsidR="00F67D46">
        <w:t xml:space="preserve">Kontext-Fenster </w:t>
      </w:r>
      <w:r w:rsidR="00541258" w:rsidRPr="00541258">
        <w:rPr>
          <w:highlight w:val="cyan"/>
        </w:rPr>
        <w:t>Quelle</w:t>
      </w:r>
      <w:r w:rsidR="00F67D46">
        <w:t>.</w:t>
      </w:r>
      <w:r>
        <w:t xml:space="preserve"> Ggf. kann das </w:t>
      </w:r>
      <w:r w:rsidR="00C908D7">
        <w:t>ausgenutzt werden, indem die Beispiele nacheinander übergeben werden.</w:t>
      </w:r>
      <w:r w:rsidR="00CB7B5E">
        <w:t xml:space="preserve"> </w:t>
      </w:r>
    </w:p>
    <w:p w14:paraId="244D8D59" w14:textId="77777777" w:rsidR="00B62C78" w:rsidRDefault="00CB7B5E" w:rsidP="00B62C78">
      <w:pPr>
        <w:autoSpaceDE w:val="0"/>
        <w:autoSpaceDN w:val="0"/>
        <w:adjustRightInd w:val="0"/>
        <w:spacing w:after="0"/>
        <w:ind w:left="360"/>
        <w:jc w:val="both"/>
      </w:pPr>
      <w:r>
        <w:t xml:space="preserve">ODER Teilaufgaben in aufeinanderfolgenden Prompts ausführen lassen. Der Output </w:t>
      </w:r>
      <w:r w:rsidR="00710366">
        <w:t>eines Prompts wird von dem darauffolgenden Prompt genutzt</w:t>
      </w:r>
      <w:r w:rsidR="000F1C9D">
        <w:t xml:space="preserve"> (refinement, prompt chaining</w:t>
      </w:r>
      <w:r w:rsidR="00276A0B">
        <w:t>, sequential few-shot prompting</w:t>
      </w:r>
      <w:r w:rsidR="00DF7867">
        <w:t>, iterative re-prompting</w:t>
      </w:r>
      <w:r w:rsidR="000F1C9D">
        <w:t>)</w:t>
      </w:r>
      <w:r w:rsidR="00F65257">
        <w:t>.</w:t>
      </w:r>
      <w:r w:rsidR="00710366">
        <w:t xml:space="preserve"> </w:t>
      </w:r>
    </w:p>
    <w:p w14:paraId="00088147" w14:textId="31A9114E" w:rsidR="0043331A" w:rsidRDefault="00174375" w:rsidP="00B62C78">
      <w:pPr>
        <w:autoSpaceDE w:val="0"/>
        <w:autoSpaceDN w:val="0"/>
        <w:adjustRightInd w:val="0"/>
        <w:spacing w:after="0"/>
        <w:ind w:left="360"/>
        <w:jc w:val="both"/>
      </w:pPr>
      <w:r>
        <w:t xml:space="preserve">Ansätze wie </w:t>
      </w:r>
      <w:r w:rsidR="00B62C78">
        <w:t xml:space="preserve">die automatische Begrenzung der Eingabeaufforderung </w:t>
      </w:r>
      <w:r w:rsidR="00957999" w:rsidRPr="00957999">
        <w:rPr>
          <w:highlight w:val="cyan"/>
        </w:rPr>
        <w:t>(quelle)</w:t>
      </w:r>
      <w:r w:rsidR="00957999">
        <w:t xml:space="preserve"> </w:t>
      </w:r>
      <w:r w:rsidR="00B62C78">
        <w:t xml:space="preserve">bei erreichen der Token-Grenze würden </w:t>
      </w:r>
      <w:r w:rsidR="00C014C1">
        <w:t>wesentliche Informationen beschneiden.</w:t>
      </w:r>
      <w:r w:rsidR="00EF602A">
        <w:t xml:space="preserve"> </w:t>
      </w:r>
      <w:r w:rsidR="00EF602A">
        <w:lastRenderedPageBreak/>
        <w:t>Auch die Unterteilung der Essays in Teilabschnitte würde das gesamtheitliche Verständnis des Textes verzerren.</w:t>
      </w:r>
    </w:p>
    <w:p w14:paraId="2B4492D6" w14:textId="77777777" w:rsidR="00EF602A" w:rsidRDefault="00EF602A" w:rsidP="001F7CA5">
      <w:pPr>
        <w:autoSpaceDE w:val="0"/>
        <w:autoSpaceDN w:val="0"/>
        <w:adjustRightInd w:val="0"/>
        <w:spacing w:after="0"/>
        <w:jc w:val="both"/>
      </w:pPr>
    </w:p>
    <w:p w14:paraId="7765E13A" w14:textId="2E311021" w:rsidR="0043331A" w:rsidRDefault="0043331A" w:rsidP="001F7CA5">
      <w:pPr>
        <w:autoSpaceDE w:val="0"/>
        <w:autoSpaceDN w:val="0"/>
        <w:adjustRightInd w:val="0"/>
        <w:spacing w:after="0"/>
        <w:jc w:val="both"/>
      </w:pPr>
      <w:r>
        <w:t xml:space="preserve">Wichtig ist die </w:t>
      </w:r>
      <w:r w:rsidRPr="00982D21">
        <w:rPr>
          <w:b/>
        </w:rPr>
        <w:t>Reproduzierbarkeit</w:t>
      </w:r>
      <w:r>
        <w:t>.</w:t>
      </w:r>
      <w:r w:rsidR="008F0DD9">
        <w:t xml:space="preserve"> LLMs geben nicht immer konstante Ausgaben, bei gleichbleibenden Eingaben. Um die Variabilität zu verringern wurde</w:t>
      </w:r>
      <w:r w:rsidR="00092367">
        <w:t xml:space="preserve"> der Parameter Temperatur auf </w:t>
      </w:r>
      <w:r w:rsidR="00092367" w:rsidRPr="00092367">
        <w:rPr>
          <w:highlight w:val="cyan"/>
        </w:rPr>
        <w:t>…</w:t>
      </w:r>
      <w:r w:rsidR="00092367">
        <w:t xml:space="preserve"> gesetzt </w:t>
      </w:r>
      <w:r w:rsidR="00092367" w:rsidRPr="00092367">
        <w:rPr>
          <w:highlight w:val="cyan"/>
        </w:rPr>
        <w:t>Quelle</w:t>
      </w:r>
      <w:r w:rsidR="00092367">
        <w:t>.</w:t>
      </w:r>
    </w:p>
    <w:p w14:paraId="02B7F4D9" w14:textId="57A34DF6" w:rsidR="0092531F" w:rsidRPr="0092531F" w:rsidRDefault="0092531F" w:rsidP="001F7CA5">
      <w:pPr>
        <w:autoSpaceDE w:val="0"/>
        <w:autoSpaceDN w:val="0"/>
        <w:adjustRightInd w:val="0"/>
        <w:spacing w:after="0"/>
        <w:jc w:val="both"/>
        <w:rPr>
          <w:lang w:val="en-US"/>
        </w:rPr>
      </w:pPr>
      <w:r w:rsidRPr="0092531F">
        <w:rPr>
          <w:lang w:val="en-US"/>
        </w:rPr>
        <w:t>Temperatur = 0 predictable; Temp =1 more r</w:t>
      </w:r>
      <w:r>
        <w:rPr>
          <w:lang w:val="en-US"/>
        </w:rPr>
        <w:t>andom</w:t>
      </w:r>
    </w:p>
    <w:p w14:paraId="35A1C4A1" w14:textId="42AF1975" w:rsidR="00690A2C" w:rsidRPr="001F04C6" w:rsidRDefault="00690A2C" w:rsidP="004A5A26">
      <w:pPr>
        <w:pStyle w:val="berschrift1"/>
      </w:pPr>
      <w:bookmarkStart w:id="279" w:name="_Toc185279831"/>
      <w:r w:rsidRPr="001F04C6">
        <w:t>Ergebnisse</w:t>
      </w:r>
      <w:bookmarkEnd w:id="279"/>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63F44522"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Auch wenn die Kosten pro Token pro Modell abweichen, </w:t>
      </w:r>
      <w:r w:rsidR="00934AF5">
        <w:t>können sie als Kostentreiber verstanden 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280" w:name="_Toc185279832"/>
      <w:r w:rsidRPr="001F04C6">
        <w:t>Diskussion und Handlungsempfehlungen</w:t>
      </w:r>
      <w:bookmarkEnd w:id="280"/>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r>
        <w:t>BERTScore: misst semantische Ähnlichkeit. Soll es auf huggingface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Klassische Klassifikationsmetriken: Accuracy, Precision, Recall, F1-Score,…</w:t>
      </w:r>
    </w:p>
    <w:p w14:paraId="6EA35AB7" w14:textId="77777777" w:rsidR="00571EEF" w:rsidRDefault="00571EEF" w:rsidP="00256D66">
      <w:pPr>
        <w:rPr>
          <w:ins w:id="281" w:author="Ben Fels" w:date="2024-12-16T22:14:00Z" w16du:dateUtc="2024-12-16T21:14:00Z"/>
          <w:b/>
        </w:rPr>
      </w:pPr>
    </w:p>
    <w:p w14:paraId="36A4213A" w14:textId="77777777" w:rsidR="007932BC" w:rsidRDefault="007932BC" w:rsidP="007932BC">
      <w:pPr>
        <w:rPr>
          <w:ins w:id="282" w:author="Ben Fels" w:date="2024-12-16T22:14:00Z" w16du:dateUtc="2024-12-16T21:14:00Z"/>
          <w:lang w:val="en-US"/>
        </w:rPr>
      </w:pPr>
      <w:ins w:id="283"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 xml:space="preserve">The </w:t>
        </w:r>
        <w:r w:rsidRPr="00650BC2">
          <w:rPr>
            <w:lang w:val="en-US"/>
          </w:rPr>
          <w:lastRenderedPageBreak/>
          <w:t>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284" w:author="Ben Fels" w:date="2024-12-16T22:14:00Z" w16du:dateUtc="2024-12-16T21:14:00Z"/>
          <w:lang w:val="en-US"/>
        </w:rPr>
      </w:pPr>
      <w:ins w:id="285" w:author="Ben Fels" w:date="2024-12-16T22:14:00Z" w16du:dateUtc="2024-12-16T21:14:00Z">
        <w:r w:rsidRPr="00650BC2">
          <w:rPr>
            <w:highlight w:val="cyan"/>
            <w:lang w:val="en-US"/>
          </w:rPr>
          <w:t>Mochales Palau, R., &amp; Moens, M.-F</w:t>
        </w:r>
        <w:commentRangeStart w:id="286"/>
        <w:r w:rsidRPr="00650BC2">
          <w:rPr>
            <w:highlight w:val="cyan"/>
            <w:lang w:val="en-US"/>
          </w:rPr>
          <w:t xml:space="preserve">. (2009). </w:t>
        </w:r>
        <w:commentRangeEnd w:id="286"/>
        <w:r>
          <w:rPr>
            <w:rStyle w:val="Kommentarzeichen"/>
          </w:rPr>
          <w:commentReference w:id="286"/>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7932BC" w:rsidRDefault="007932BC" w:rsidP="007932BC">
      <w:pPr>
        <w:rPr>
          <w:ins w:id="287" w:author="Ben Fels" w:date="2024-12-16T22:14:00Z" w16du:dateUtc="2024-12-16T21:14:00Z"/>
          <w:lang w:val="en-US"/>
          <w:rPrChange w:id="288" w:author="Ben Fels" w:date="2024-12-16T22:14:00Z" w16du:dateUtc="2024-12-16T21:14:00Z">
            <w:rPr>
              <w:ins w:id="289" w:author="Ben Fels" w:date="2024-12-16T22:14:00Z" w16du:dateUtc="2024-12-16T21:14:00Z"/>
            </w:rPr>
          </w:rPrChange>
        </w:rPr>
      </w:pPr>
      <w:ins w:id="290" w:author="Ben Fels" w:date="2024-12-16T22:14:00Z" w16du:dateUtc="2024-12-16T21:14:00Z">
        <w:r w:rsidRPr="007932BC">
          <w:rPr>
            <w:lang w:val="en-US"/>
            <w:rPrChange w:id="291" w:author="Ben Fels" w:date="2024-12-16T22:14:00Z" w16du:dateUtc="2024-12-16T21:14:00Z">
              <w:rPr/>
            </w:rPrChange>
          </w:rPr>
          <w:t xml:space="preserve">F1-score  </w:t>
        </w:r>
        <w:r w:rsidRPr="00CC7BBC">
          <w:rPr>
            <w:highlight w:val="magenta"/>
          </w:rPr>
          <w:fldChar w:fldCharType="begin"/>
        </w:r>
        <w:r w:rsidRPr="007932BC">
          <w:rPr>
            <w:highlight w:val="magenta"/>
            <w:lang w:val="en-US"/>
            <w:rPrChange w:id="292" w:author="Ben Fels" w:date="2024-12-16T22:14:00Z" w16du:dateUtc="2024-12-16T21:14:00Z">
              <w:rPr>
                <w:highlight w:val="magenta"/>
              </w:rPr>
            </w:rPrChange>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7932BC">
          <w:rPr>
            <w:rFonts w:cs="Arial"/>
            <w:highlight w:val="magenta"/>
            <w:lang w:val="en-US"/>
            <w:rPrChange w:id="293" w:author="Ben Fels" w:date="2024-12-16T22:14:00Z" w16du:dateUtc="2024-12-16T21:14:00Z">
              <w:rPr>
                <w:rFonts w:cs="Arial"/>
                <w:highlight w:val="magenta"/>
              </w:rPr>
            </w:rPrChange>
          </w:rPr>
          <w:t>(Yeginbergen et al., 2024, S. 11691)</w:t>
        </w:r>
        <w:r w:rsidRPr="00CC7BBC">
          <w:rPr>
            <w:highlight w:val="magenta"/>
          </w:rPr>
          <w:fldChar w:fldCharType="end"/>
        </w:r>
      </w:ins>
    </w:p>
    <w:p w14:paraId="63C37D66" w14:textId="77777777" w:rsidR="007932BC" w:rsidRDefault="007932BC" w:rsidP="007932BC">
      <w:pPr>
        <w:rPr>
          <w:ins w:id="294" w:author="Ben Fels" w:date="2024-12-16T22:14:00Z" w16du:dateUtc="2024-12-16T21:14:00Z"/>
        </w:rPr>
      </w:pPr>
      <w:ins w:id="295"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pPr>
        <w:rPr>
          <w:ins w:id="296" w:author="Ben Fels" w:date="2024-12-17T09:18:00Z" w16du:dateUtc="2024-12-17T08:18:00Z"/>
        </w:rPr>
      </w:pPr>
      <w:r>
        <w:t xml:space="preserve">Die Ergebnisse gelten nur für die untersuchten LLMs </w:t>
      </w:r>
    </w:p>
    <w:p w14:paraId="290026DF" w14:textId="6F5CC58D" w:rsidR="005755D9" w:rsidRDefault="005755D9" w:rsidP="00777574">
      <w:pPr>
        <w:rPr>
          <w:ins w:id="297" w:author="Ben Fels" w:date="2024-12-16T22:07:00Z" w16du:dateUtc="2024-12-16T21:07:00Z"/>
        </w:rPr>
      </w:pPr>
      <w:ins w:id="298" w:author="Ben Fels" w:date="2024-12-17T09:18:00Z" w16du:dateUtc="2024-12-17T08:18:00Z">
        <w:r>
          <w:t>Nur für englische Sprache</w:t>
        </w:r>
      </w:ins>
    </w:p>
    <w:p w14:paraId="3C98EEAF" w14:textId="77777777" w:rsidR="00D5092C" w:rsidRDefault="00D5092C" w:rsidP="00777574">
      <w:pPr>
        <w:rPr>
          <w:ins w:id="299" w:author="Ben Fels" w:date="2024-12-16T22:07:00Z" w16du:dateUtc="2024-12-16T21:07:00Z"/>
        </w:rPr>
      </w:pPr>
    </w:p>
    <w:p w14:paraId="7B5EC7D0" w14:textId="15AFCE54" w:rsidR="00D5092C" w:rsidRPr="00D5092C" w:rsidRDefault="00D5092C" w:rsidP="00777574">
      <w:pPr>
        <w:rPr>
          <w:b/>
          <w:rPrChange w:id="300" w:author="Ben Fels" w:date="2024-12-16T22:08:00Z" w16du:dateUtc="2024-12-16T21:08:00Z">
            <w:rPr/>
          </w:rPrChange>
        </w:rPr>
      </w:pPr>
      <w:ins w:id="301" w:author="Ben Fels" w:date="2024-12-16T22:07:00Z" w16du:dateUtc="2024-12-16T21:07:00Z">
        <w:r w:rsidRPr="00D5092C">
          <w:rPr>
            <w:b/>
            <w:rPrChange w:id="302" w:author="Ben Fels" w:date="2024-12-16T22:08:00Z" w16du:dateUtc="2024-12-16T21:08:00Z">
              <w:rPr/>
            </w:rPrChange>
          </w:rPr>
          <w:t>Ha</w:t>
        </w:r>
      </w:ins>
      <w:ins w:id="303" w:author="Ben Fels" w:date="2024-12-16T22:08:00Z" w16du:dateUtc="2024-12-16T21:08:00Z">
        <w:r w:rsidRPr="00D5092C">
          <w:rPr>
            <w:b/>
            <w:rPrChange w:id="304"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305" w:author="Ben Fels" w:date="2024-12-16T22:09:00Z" w16du:dateUtc="2024-12-16T21:09:00Z"/>
        </w:rPr>
      </w:pPr>
      <w:ins w:id="306"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307" w:author="Ben Fels" w:date="2024-12-16T22:08:00Z" w16du:dateUtc="2024-12-16T21:08:00Z"/>
        </w:rPr>
      </w:pPr>
      <w:ins w:id="308"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309" w:author="Ben Fels" w:date="2024-12-17T09:18:00Z" w16du:dateUtc="2024-12-17T08:18:00Z"/>
        </w:rPr>
      </w:pPr>
      <w:ins w:id="310" w:author="Ben Fels" w:date="2024-12-16T22:09:00Z" w16du:dateUtc="2024-12-16T21:09:00Z">
        <w:r>
          <w:t>Anwendung von Fine-Tuning.</w:t>
        </w:r>
      </w:ins>
    </w:p>
    <w:p w14:paraId="30FF29DF" w14:textId="2A6E8E49" w:rsidR="005755D9" w:rsidRDefault="005755D9">
      <w:pPr>
        <w:pStyle w:val="Listenabsatz"/>
        <w:numPr>
          <w:ilvl w:val="0"/>
          <w:numId w:val="51"/>
        </w:numPr>
        <w:pPrChange w:id="311" w:author="Ben Fels" w:date="2024-12-16T22:08:00Z" w16du:dateUtc="2024-12-16T21:08:00Z">
          <w:pPr/>
        </w:pPrChange>
      </w:pPr>
      <w:ins w:id="312" w:author="Ben Fels" w:date="2024-12-17T09:18:00Z" w16du:dateUtc="2024-12-17T08:18:00Z">
        <w:r>
          <w:t>Untersuchung für weitere Sprachen</w:t>
        </w:r>
      </w:ins>
    </w:p>
    <w:p w14:paraId="46243102" w14:textId="77777777" w:rsidR="003537B9" w:rsidRDefault="003537B9" w:rsidP="003537B9"/>
    <w:p w14:paraId="477E00C6" w14:textId="5914B141" w:rsidR="00FD56D1" w:rsidRDefault="006C0364" w:rsidP="00CF7AE6">
      <w:pPr>
        <w:pStyle w:val="berschrift1"/>
      </w:pPr>
      <w:bookmarkStart w:id="313" w:name="_Toc185279833"/>
      <w:r w:rsidRPr="00CF7AE6">
        <w:t>Einleitung</w:t>
      </w:r>
      <w:bookmarkEnd w:id="313"/>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707E12BC" w:rsidR="00DA52F9" w:rsidRDefault="00DA52F9" w:rsidP="00E02325">
      <w:r>
        <w:lastRenderedPageBreak/>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(Stab &amp; Gurevych,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identifikation von Argumenten in Texten und die Beziehung untereinander auseinandersetzt ist Argument Mining. </w:t>
      </w:r>
    </w:p>
    <w:p w14:paraId="70C0F28B" w14:textId="77777777" w:rsidR="0010647F" w:rsidRDefault="0010647F" w:rsidP="0010647F">
      <w:r>
        <w:t xml:space="preserve">Dieser Beriech kann in die Teilaufgaben argument detection und argument stance classification unterschieden werden </w:t>
      </w:r>
      <w:commentRangeStart w:id="314"/>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314"/>
      <w:r w:rsidRPr="00C0539F">
        <w:rPr>
          <w:rStyle w:val="Kommentarzeichen"/>
          <w:highlight w:val="magenta"/>
        </w:rPr>
        <w:commentReference w:id="314"/>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3714C8D0" w:rsidR="00E176CA" w:rsidRDefault="009A222C" w:rsidP="009A222C">
      <w:r>
        <w:lastRenderedPageBreak/>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t xml:space="preserve">Die herausragende Leistung </w:t>
      </w:r>
      <w:r w:rsidR="009A222C" w:rsidRPr="00354012">
        <w:t>zeigt sich unter anderem darin, dass es im n</w:t>
      </w:r>
      <w:r w:rsidR="009A222C">
        <w:t xml:space="preserve">euesten ChatGPT verwendet wird. </w:t>
      </w:r>
      <w:r w:rsidR="009A222C" w:rsidRPr="00354012">
        <w:t>Aber auch andere Unternehmen wie Meta mit Llama, Google m</w:t>
      </w:r>
      <w:r w:rsidR="009A222C">
        <w:t>it Geminin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315"/>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315"/>
      <w:r w:rsidR="004D5E3E">
        <w:rPr>
          <w:rStyle w:val="Kommentarzeichen"/>
        </w:rPr>
        <w:commentReference w:id="315"/>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N-Shot Learning als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t xml:space="preserve">LLMs werden mit großen Text-Korpora vortrainiert und können dann mittels fine-tuning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fine-tuning/transfer learning, RAG oder Prompt Engineering. </w:t>
      </w:r>
      <w:r w:rsidR="00D93F95">
        <w:t xml:space="preserve">Das trainieren eines eigenen Modells </w:t>
      </w:r>
      <w:r w:rsidR="005648B7">
        <w:t>benötigt viele Daten und ist kostenintensiv aufgrund der benötigten Hardware. Fine-Tuning ist günstiger, da</w:t>
      </w:r>
      <w:r w:rsidR="00E96AFB">
        <w:t xml:space="preserve"> ein vortrainiertes Modell verwendet werden kann. Benötigt aber </w:t>
      </w:r>
      <w:r w:rsidR="00E96AFB">
        <w:lastRenderedPageBreak/>
        <w:t>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gar keine Daten zum trainieren.</w:t>
      </w:r>
    </w:p>
    <w:p w14:paraId="44508A3E" w14:textId="13C6DE39" w:rsidR="00E904C6" w:rsidRDefault="00F57718" w:rsidP="00CF7AE6">
      <w:r>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pre-trained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(foundation) können mit der Performance von spezialisierten Modellen (fine-tuned)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316" w:name="_Toc185279834"/>
      <w:r>
        <w:t>Stand der Forschung</w:t>
      </w:r>
      <w:bookmarkEnd w:id="316"/>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das Thema Prompt Engineering + Argument mining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echenressourcen und längere Verarbeitungszeiten, deshalb ist die Effiziente handhabe der Tokenanzahl ein wichtiger Aspekt bei der Entwicklung von generative AI-Modellen.</w:t>
      </w:r>
    </w:p>
    <w:p w14:paraId="4878B2B5" w14:textId="563C17DE" w:rsidR="00191E34" w:rsidRDefault="001666F8" w:rsidP="00842EB0">
      <w:pPr>
        <w:pStyle w:val="berschrift2"/>
      </w:pPr>
      <w:bookmarkStart w:id="317" w:name="_Toc185279835"/>
      <w:r w:rsidRPr="001666F8">
        <w:t>Allgemein</w:t>
      </w:r>
      <w:bookmarkEnd w:id="317"/>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Pre-trained Transformer (GPT), welcher sich hinter ChatGPT verbirgt. </w:t>
      </w:r>
    </w:p>
    <w:p w14:paraId="460EEAEB" w14:textId="77777777" w:rsidR="00BF3432" w:rsidRDefault="00BF3432" w:rsidP="00BF3432">
      <w:r>
        <w:lastRenderedPageBreak/>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r w:rsidR="00235A25" w:rsidRPr="00235A25">
        <w:rPr>
          <w:i/>
        </w:rPr>
        <w:t>pretraining</w:t>
      </w:r>
      <w:r w:rsidR="00235A25">
        <w:t xml:space="preserve"> </w:t>
      </w:r>
      <w:r w:rsidR="0080773B">
        <w:t>zusätzlich mit domänenspezifischen Informationen</w:t>
      </w:r>
      <w:r w:rsidR="00A108FD">
        <w:t xml:space="preserve"> aus dem Bereich 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Prompting-Techniken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Chehab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phising-URLs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r w:rsidRPr="005B217C">
        <w:rPr>
          <w:rFonts w:cs="Arial"/>
        </w:rPr>
        <w:t>Pre-training und fine-tuning führen zwar</w:t>
      </w:r>
      <w:r>
        <w:rPr>
          <w:rFonts w:cs="Arial"/>
        </w:rPr>
        <w:t xml:space="preserve"> meist zu einer besseren Performance gegenüber </w:t>
      </w:r>
      <w:r w:rsidR="00C07AD6">
        <w:rPr>
          <w:rFonts w:cs="Arial"/>
        </w:rPr>
        <w:t>den Grundmodellen (foundation-modell)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Große Texte mit vielen Tokens erfordern mehr Rechenressourcen und längere Verarbeitungszeiten, deshalb ist die Effiziente handhabe der Tokenanzahl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lastRenderedPageBreak/>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318" w:name="_Toc185279836"/>
      <w:r w:rsidRPr="00E02FED">
        <w:t>Transfer-Learning</w:t>
      </w:r>
      <w:bookmarkEnd w:id="318"/>
    </w:p>
    <w:p w14:paraId="7B3170FE" w14:textId="77777777" w:rsidR="00462225" w:rsidRDefault="00462225" w:rsidP="00462225">
      <w:r w:rsidRPr="00DD4BC2">
        <w:t xml:space="preserve">Laut Géron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r w:rsidR="004D4462">
        <w:t>fine-tuning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pretraining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r>
        <w:rPr>
          <w:rFonts w:cs="Arial"/>
        </w:rPr>
        <w:t>Pretraining nutzt</w:t>
      </w:r>
      <w:r w:rsidR="005D660A">
        <w:rPr>
          <w:rFonts w:cs="Arial"/>
        </w:rPr>
        <w:t xml:space="preserve"> ungelabelte Daten, </w:t>
      </w:r>
      <w:r w:rsidR="00014C5E">
        <w:rPr>
          <w:rFonts w:cs="Arial"/>
        </w:rPr>
        <w:t>folgt dem sel</w:t>
      </w:r>
      <w:r w:rsidR="00CE6D44">
        <w:rPr>
          <w:rFonts w:cs="Arial"/>
        </w:rPr>
        <w:t>f</w:t>
      </w:r>
      <w:r w:rsidR="00014C5E">
        <w:rPr>
          <w:rFonts w:cs="Arial"/>
        </w:rPr>
        <w:t>-supervised-Ansatz; Transfer-</w:t>
      </w:r>
      <w:r w:rsidR="00CE6D44">
        <w:rPr>
          <w:rFonts w:cs="Arial"/>
        </w:rPr>
        <w:t>folgt supervised Ansatz mit für die geplante Nutzung gelabelten Daten</w:t>
      </w:r>
      <w:r w:rsidR="00747E63">
        <w:rPr>
          <w:rFonts w:cs="Arial"/>
        </w:rPr>
        <w:t>. Pretraining-Datensatz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319" w:name="_Toc185279837"/>
      <w:r w:rsidRPr="00E06605">
        <w:t>Infos zu LLMs</w:t>
      </w:r>
      <w:bookmarkEnd w:id="319"/>
    </w:p>
    <w:p w14:paraId="7ECA3916" w14:textId="77777777" w:rsidR="001240B0" w:rsidRDefault="001240B0" w:rsidP="001240B0">
      <w:pPr>
        <w:rPr>
          <w:rFonts w:cs="Arial"/>
        </w:rPr>
      </w:pPr>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p>
    <w:p w14:paraId="2EFCEB3E" w14:textId="5398B61D" w:rsidR="001240B0" w:rsidRDefault="001240B0" w:rsidP="001240B0">
      <w:pPr>
        <w:rPr>
          <w:rFonts w:cs="Arial"/>
        </w:rPr>
      </w:pPr>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lastRenderedPageBreak/>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r w:rsidRPr="002152C9">
        <w:rPr>
          <w:highlight w:val="yellow"/>
        </w:rPr>
        <w:t>Géron geht in seinem Buch auch auf GPT und BERT ein</w:t>
      </w:r>
    </w:p>
    <w:p w14:paraId="0173C801" w14:textId="77777777" w:rsidR="00F34383" w:rsidRPr="005A6315" w:rsidRDefault="00F34383" w:rsidP="001240B0">
      <w:pPr>
        <w:rPr>
          <w:rFonts w:cs="Arial"/>
        </w:rPr>
      </w:pPr>
    </w:p>
    <w:p w14:paraId="33755613" w14:textId="264AAA4B" w:rsidR="00255FC0" w:rsidDel="001A4072" w:rsidRDefault="00C00FA0" w:rsidP="00842EB0">
      <w:pPr>
        <w:pStyle w:val="berschrift2"/>
        <w:rPr>
          <w:del w:id="320" w:author="Ben Fels" w:date="2024-12-16T22:10:00Z" w16du:dateUtc="2024-12-16T21:10:00Z"/>
        </w:rPr>
      </w:pPr>
      <w:del w:id="321"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38945252" w14:textId="143CB664" w:rsidR="001746D3" w:rsidDel="001A4072" w:rsidRDefault="0015214C" w:rsidP="00CF7AE6">
      <w:pPr>
        <w:rPr>
          <w:moveFrom w:id="322" w:author="Ben Fels" w:date="2024-12-16T22:11:00Z" w16du:dateUtc="2024-12-16T21:11:00Z"/>
        </w:rPr>
      </w:pPr>
      <w:moveFromRangeStart w:id="323" w:author="Ben Fels" w:date="2024-12-16T22:11:00Z" w:name="move185279483"/>
      <w:moveFrom w:id="324" w:author="Ben Fels" w:date="2024-12-16T22:11:00Z" w16du:dateUtc="2024-12-16T21:11:00Z">
        <w:r w:rsidDel="001A4072">
          <w:t xml:space="preserve">Es </w:t>
        </w:r>
        <w:r w:rsidR="004B6FFF" w:rsidDel="001A4072">
          <w:t>benötigt in der Regel große Datensätze, um ein Modell mit ausreiche</w:t>
        </w:r>
        <w:r w:rsidR="00E86D62" w:rsidDel="001A4072">
          <w:t xml:space="preserve">nder Performance zu trainieren. Nicht immer besteht jedoch die Möglichkeit einen großen Datensatz </w:t>
        </w:r>
        <w:r w:rsidR="00936F59" w:rsidDel="001A4072">
          <w:t xml:space="preserve">mit annotierten Daten zusammenzustellen, da dies </w:t>
        </w:r>
        <w:r w:rsidR="004F5D3B" w:rsidDel="001A4072">
          <w:t xml:space="preserve">zeitaufwändig und kostspielig sein kann </w:t>
        </w:r>
        <w:r w:rsidR="004F5D3B" w:rsidRPr="00D63603" w:rsidDel="001A4072">
          <w:rPr>
            <w:highlight w:val="magenta"/>
          </w:rPr>
          <w:fldChar w:fldCharType="begin"/>
        </w:r>
        <w:r w:rsidR="00893D7A" w:rsidDel="001A4072">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sidDel="001A4072">
          <w:rPr>
            <w:highlight w:val="magenta"/>
          </w:rPr>
          <w:fldChar w:fldCharType="separate"/>
        </w:r>
        <w:r w:rsidR="004F5D3B" w:rsidRPr="00D63603" w:rsidDel="001A4072">
          <w:rPr>
            <w:rFonts w:cs="Arial"/>
            <w:highlight w:val="magenta"/>
          </w:rPr>
          <w:t>(Tunstall et al., 2023, S. 289)</w:t>
        </w:r>
        <w:r w:rsidR="004F5D3B" w:rsidRPr="00D63603" w:rsidDel="001A4072">
          <w:rPr>
            <w:highlight w:val="magenta"/>
          </w:rPr>
          <w:fldChar w:fldCharType="end"/>
        </w:r>
        <w:r w:rsidR="004F5D3B" w:rsidDel="001A4072">
          <w:t>.</w:t>
        </w:r>
        <w:r w:rsidR="00D63603" w:rsidDel="001A4072">
          <w:t xml:space="preserve"> </w:t>
        </w:r>
        <w:r w:rsidR="00965EE8" w:rsidDel="001A4072">
          <w:t xml:space="preserve">Zwei </w:t>
        </w:r>
        <w:r w:rsidR="00D63603" w:rsidDel="001A4072">
          <w:t>Methode</w:t>
        </w:r>
        <w:r w:rsidR="00965EE8" w:rsidDel="001A4072">
          <w:t xml:space="preserve">n </w:t>
        </w:r>
        <w:r w:rsidR="006E070A" w:rsidDel="001A4072">
          <w:t xml:space="preserve">aus dem Prompt Engineering, </w:t>
        </w:r>
        <w:r w:rsidR="00965EE8" w:rsidDel="001A4072">
          <w:t>um damit umzugehen sind</w:t>
        </w:r>
        <w:r w:rsidR="00D63603" w:rsidDel="001A4072">
          <w:t xml:space="preserve"> </w:t>
        </w:r>
        <w:r w:rsidR="00965EE8" w:rsidDel="001A4072">
          <w:t>Zero-Shot- und Few-Shot-Learning</w:t>
        </w:r>
        <w:r w:rsidR="006F0ABB" w:rsidDel="001A4072">
          <w:t xml:space="preserve"> </w:t>
        </w:r>
        <w:r w:rsidR="006F0ABB" w:rsidRPr="006F0ABB" w:rsidDel="001A4072">
          <w:rPr>
            <w:highlight w:val="magenta"/>
          </w:rPr>
          <w:fldChar w:fldCharType="begin"/>
        </w:r>
        <w:r w:rsidR="00893D7A" w:rsidDel="001A4072">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sidDel="001A4072">
          <w:rPr>
            <w:highlight w:val="magenta"/>
          </w:rPr>
          <w:fldChar w:fldCharType="separate"/>
        </w:r>
        <w:r w:rsidR="006F0ABB" w:rsidRPr="006F0ABB" w:rsidDel="001A4072">
          <w:rPr>
            <w:rFonts w:cs="Arial"/>
            <w:highlight w:val="magenta"/>
          </w:rPr>
          <w:t>(Tunstall et al., 2023, S. 189)</w:t>
        </w:r>
        <w:r w:rsidR="006F0ABB" w:rsidRPr="006F0ABB" w:rsidDel="001A4072">
          <w:rPr>
            <w:highlight w:val="magenta"/>
          </w:rPr>
          <w:fldChar w:fldCharType="end"/>
        </w:r>
        <w:r w:rsidR="006F0ABB" w:rsidDel="001A4072">
          <w:t>.</w:t>
        </w:r>
      </w:moveFrom>
    </w:p>
    <w:p w14:paraId="19637D2A" w14:textId="44C2A1FE" w:rsidR="004C1888" w:rsidDel="001A4072" w:rsidRDefault="006E070A" w:rsidP="004C1888">
      <w:pPr>
        <w:rPr>
          <w:moveFrom w:id="325" w:author="Ben Fels" w:date="2024-12-16T22:11:00Z" w16du:dateUtc="2024-12-16T21:11:00Z"/>
        </w:rPr>
      </w:pPr>
      <w:moveFrom w:id="326" w:author="Ben Fels" w:date="2024-12-16T22:11:00Z" w16du:dateUtc="2024-12-16T21:11:00Z">
        <w:r w:rsidRPr="00FE6C24" w:rsidDel="001A4072">
          <w:t>Prompting bezieht sich auf die Methode, einem LLM bestimmte Eingaben zu machen, um eine gewünschte Reaktion hervorzurufen</w:t>
        </w:r>
        <w:r w:rsidDel="001A4072">
          <w:t xml:space="preserve"> </w:t>
        </w:r>
        <w:r w:rsidRPr="00FE6C24" w:rsidDel="001A4072">
          <w:rPr>
            <w:highlight w:val="magenta"/>
          </w:rPr>
          <w:fldChar w:fldCharType="begin"/>
        </w:r>
        <w:r w:rsidR="005A7749" w:rsidDel="001A4072">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sidDel="001A4072">
          <w:rPr>
            <w:highlight w:val="magenta"/>
          </w:rPr>
          <w:fldChar w:fldCharType="separate"/>
        </w:r>
        <w:r w:rsidRPr="00FE6C24" w:rsidDel="001A4072">
          <w:rPr>
            <w:rFonts w:cs="Arial"/>
            <w:highlight w:val="magenta"/>
          </w:rPr>
          <w:t>(Maharjan et al., 2024, S. 8)</w:t>
        </w:r>
        <w:r w:rsidRPr="00FE6C24" w:rsidDel="001A4072">
          <w:rPr>
            <w:highlight w:val="magenta"/>
          </w:rPr>
          <w:fldChar w:fldCharType="end"/>
        </w:r>
        <w:r w:rsidR="006F28A6" w:rsidDel="001A4072">
          <w:t xml:space="preserve">. </w:t>
        </w:r>
      </w:moveFrom>
    </w:p>
    <w:p w14:paraId="42E4D9A3" w14:textId="1A41F1E9" w:rsidR="004C1888" w:rsidRPr="0088488E" w:rsidDel="001A4072" w:rsidRDefault="006F28A6" w:rsidP="004C1888">
      <w:pPr>
        <w:rPr>
          <w:moveFrom w:id="327" w:author="Ben Fels" w:date="2024-12-16T22:11:00Z" w16du:dateUtc="2024-12-16T21:11:00Z"/>
        </w:rPr>
      </w:pPr>
      <w:moveFrom w:id="328" w:author="Ben Fels" w:date="2024-12-16T22:11:00Z" w16du:dateUtc="2024-12-16T21:11:00Z">
        <w:r w:rsidDel="001A4072">
          <w:t>LLMs sind in der Lage Aufgaben zu erfüllen, für welche sie während des Trainings nicht trainiert wurden.</w:t>
        </w:r>
        <w:r w:rsidR="004C1888" w:rsidDel="001A4072">
          <w:t xml:space="preserve"> </w:t>
        </w:r>
        <w:r w:rsidR="004C1888" w:rsidRPr="00911C80" w:rsidDel="001A4072">
          <w:rPr>
            <w:highlight w:val="cyan"/>
            <w:rPrChange w:id="329" w:author="Ben Fels" w:date="2024-12-17T07:55:00Z" w16du:dateUtc="2024-12-17T06:55:00Z">
              <w:rPr>
                <w:highlight w:val="cyan"/>
                <w:lang w:val="en-US"/>
              </w:rPr>
            </w:rPrChange>
          </w:rPr>
          <w:t xml:space="preserve">Wei, J., Tay, Y., Bommasani, R., et al . Emergent abilities of large language models. </w:t>
        </w:r>
        <w:r w:rsidR="004C1888" w:rsidRPr="0088488E" w:rsidDel="001A4072">
          <w:rPr>
            <w:highlight w:val="cyan"/>
          </w:rPr>
          <w:t>Trans. Mach. Learn. Res. (2022). https://doi.org/ 10.48550/arXiv.2206.07682.</w:t>
        </w:r>
      </w:moveFrom>
    </w:p>
    <w:p w14:paraId="450E032E" w14:textId="30FF0301" w:rsidR="003057B4" w:rsidDel="001A4072" w:rsidRDefault="00C50AC8" w:rsidP="003057B4">
      <w:pPr>
        <w:rPr>
          <w:moveFrom w:id="330" w:author="Ben Fels" w:date="2024-12-16T22:11:00Z" w16du:dateUtc="2024-12-16T21:11:00Z"/>
        </w:rPr>
      </w:pPr>
      <w:moveFrom w:id="331" w:author="Ben Fels" w:date="2024-12-16T22:11:00Z" w16du:dateUtc="2024-12-16T21:11:00Z">
        <w:r w:rsidDel="001A4072">
          <w:t xml:space="preserve">Vorteil gegenüber feintuning: </w:t>
        </w:r>
        <w:r w:rsidR="00AD25ED" w:rsidDel="001A4072">
          <w:t>Es werden keine Trainingsdaten benötigt.</w:t>
        </w:r>
        <w:r w:rsidR="00932D82" w:rsidDel="001A4072">
          <w:t xml:space="preserve"> </w:t>
        </w:r>
        <w:r w:rsidDel="001A4072">
          <w:t>Nachteil gegenüber feintuning:</w:t>
        </w:r>
        <w:r w:rsidR="00AD25ED" w:rsidDel="001A4072">
          <w:t xml:space="preserve"> </w:t>
        </w:r>
        <w:r w:rsidR="00932D82" w:rsidDel="001A4072">
          <w:t xml:space="preserve">Man kann keinen Nutzen aus den gelabelten Daten ziehen, selbst wenn man diese zur Verfügung stehen hat </w:t>
        </w:r>
        <w:r w:rsidR="00932D82" w:rsidRPr="00F53632" w:rsidDel="001A4072">
          <w:rPr>
            <w:highlight w:val="magenta"/>
          </w:rPr>
          <w:fldChar w:fldCharType="begin"/>
        </w:r>
        <w:r w:rsidR="00893D7A" w:rsidDel="001A4072">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sidDel="001A4072">
          <w:rPr>
            <w:highlight w:val="magenta"/>
          </w:rPr>
          <w:fldChar w:fldCharType="separate"/>
        </w:r>
        <w:r w:rsidR="00932D82" w:rsidRPr="005241CB" w:rsidDel="001A4072">
          <w:rPr>
            <w:rFonts w:cs="Arial"/>
            <w:highlight w:val="magenta"/>
          </w:rPr>
          <w:t>(Tunstall et al., 2023, S. 330)</w:t>
        </w:r>
        <w:r w:rsidR="00932D82" w:rsidRPr="00F53632" w:rsidDel="001A4072">
          <w:rPr>
            <w:highlight w:val="magenta"/>
          </w:rPr>
          <w:fldChar w:fldCharType="end"/>
        </w:r>
        <w:r w:rsidR="00407E05" w:rsidDel="001A4072">
          <w:t xml:space="preserve">. Stimmt nicht ganz, da man bei few-shot-learning auch aus gelabelten Daten </w:t>
        </w:r>
        <w:r w:rsidR="0004336D" w:rsidDel="001A4072">
          <w:t>einen Nutzen ziehen kann.</w:t>
        </w:r>
      </w:moveFrom>
    </w:p>
    <w:p w14:paraId="186D55D1" w14:textId="38C8D5E7" w:rsidR="00F15CFB" w:rsidRPr="003057B4" w:rsidDel="001A4072" w:rsidRDefault="00F15CFB" w:rsidP="00F15CFB">
      <w:pPr>
        <w:rPr>
          <w:moveFrom w:id="332" w:author="Ben Fels" w:date="2024-12-16T22:11:00Z" w16du:dateUtc="2024-12-16T21:11:00Z"/>
        </w:rPr>
      </w:pPr>
      <w:moveFrom w:id="333" w:author="Ben Fels" w:date="2024-12-16T22:11:00Z" w16du:dateUtc="2024-12-16T21:11:00Z">
        <w:r w:rsidRPr="00911C80" w:rsidDel="001A4072">
          <w:rPr>
            <w:rPrChange w:id="334" w:author="Ben Fels" w:date="2024-12-17T07:55:00Z" w16du:dateUtc="2024-12-17T06:55:00Z">
              <w:rPr>
                <w:lang w:val="en-US"/>
              </w:rPr>
            </w:rPrChange>
          </w:rPr>
          <w:t xml:space="preserve">Language Models are Few-Shot-Learners </w:t>
        </w:r>
        <w:r w:rsidRPr="003D0473" w:rsidDel="001A4072">
          <w:rPr>
            <w:highlight w:val="magenta"/>
            <w:lang w:val="en-US"/>
          </w:rPr>
          <w:fldChar w:fldCharType="begin"/>
        </w:r>
        <w:r w:rsidR="00893D7A" w:rsidRPr="00911C80" w:rsidDel="001A4072">
          <w:rPr>
            <w:highlight w:val="magenta"/>
            <w:rPrChange w:id="335" w:author="Ben Fels" w:date="2024-12-17T07:55:00Z" w16du:dateUtc="2024-12-17T06:55:00Z">
              <w:rPr>
                <w:highlight w:val="magenta"/>
                <w:lang w:val="en-US"/>
              </w:rPr>
            </w:rPrChange>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w:instrText>
        </w:r>
        <w:r w:rsidR="00893D7A" w:rsidDel="001A4072">
          <w:rPr>
            <w:highlight w:val="magenta"/>
            <w:lang w:val="en-US"/>
          </w:rPr>
          <w:instrText>ﬁ</w:instrText>
        </w:r>
        <w:r w:rsidR="00893D7A" w:rsidRPr="00911C80" w:rsidDel="001A4072">
          <w:rPr>
            <w:highlight w:val="magenta"/>
            <w:rPrChange w:id="336" w:author="Ben Fels" w:date="2024-12-17T07:55:00Z" w16du:dateUtc="2024-12-17T06:55:00Z">
              <w:rPr>
                <w:highlight w:val="magenta"/>
                <w:lang w:val="en-US"/>
              </w:rPr>
            </w:rPrChange>
          </w:rPr>
          <w:instrText>ne-tuning on a speci</w:instrText>
        </w:r>
        <w:r w:rsidR="00893D7A" w:rsidDel="001A4072">
          <w:rPr>
            <w:highlight w:val="magenta"/>
            <w:lang w:val="en-US"/>
          </w:rPr>
          <w:instrText>ﬁ</w:instrText>
        </w:r>
        <w:r w:rsidR="00893D7A" w:rsidRPr="00911C80" w:rsidDel="001A4072">
          <w:rPr>
            <w:highlight w:val="magenta"/>
            <w:rPrChange w:id="337" w:author="Ben Fels" w:date="2024-12-17T07:55:00Z" w16du:dateUtc="2024-12-17T06:55:00Z">
              <w:rPr>
                <w:highlight w:val="magenta"/>
                <w:lang w:val="en-US"/>
              </w:rPr>
            </w:rPrChange>
          </w:rPr>
          <w:instrText>c task. While typically task-agnostic in architecture, this method still requires task-speci</w:instrText>
        </w:r>
        <w:r w:rsidR="00893D7A" w:rsidDel="001A4072">
          <w:rPr>
            <w:highlight w:val="magenta"/>
            <w:lang w:val="en-US"/>
          </w:rPr>
          <w:instrText>ﬁ</w:instrText>
        </w:r>
        <w:r w:rsidR="00893D7A" w:rsidRPr="00911C80" w:rsidDel="001A4072">
          <w:rPr>
            <w:highlight w:val="magenta"/>
            <w:rPrChange w:id="338" w:author="Ben Fels" w:date="2024-12-17T07:55:00Z" w16du:dateUtc="2024-12-17T06:55:00Z">
              <w:rPr>
                <w:highlight w:val="magenta"/>
                <w:lang w:val="en-US"/>
              </w:rPr>
            </w:rPrChange>
          </w:rPr>
          <w:instrText xml:space="preserve">c </w:instrText>
        </w:r>
        <w:r w:rsidR="00893D7A" w:rsidDel="001A4072">
          <w:rPr>
            <w:highlight w:val="magenta"/>
            <w:lang w:val="en-US"/>
          </w:rPr>
          <w:instrText>ﬁ</w:instrText>
        </w:r>
        <w:r w:rsidR="00893D7A" w:rsidRPr="00911C80" w:rsidDel="001A4072">
          <w:rPr>
            <w:highlight w:val="magenta"/>
            <w:rPrChange w:id="339" w:author="Ben Fels" w:date="2024-12-17T07:55:00Z" w16du:dateUtc="2024-12-17T06:55:00Z">
              <w:rPr>
                <w:highlight w:val="magenta"/>
                <w:lang w:val="en-US"/>
              </w:rPr>
            </w:rPrChange>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893D7A" w:rsidDel="001A4072">
          <w:rPr>
            <w:highlight w:val="magenta"/>
            <w:lang w:val="en-US"/>
          </w:rPr>
          <w:instrText>ﬁ</w:instrText>
        </w:r>
        <w:r w:rsidR="00893D7A" w:rsidRPr="00911C80" w:rsidDel="001A4072">
          <w:rPr>
            <w:highlight w:val="magenta"/>
            <w:rPrChange w:id="340" w:author="Ben Fels" w:date="2024-12-17T07:55:00Z" w16du:dateUtc="2024-12-17T06:55:00Z">
              <w:rPr>
                <w:highlight w:val="magenta"/>
                <w:lang w:val="en-US"/>
              </w:rPr>
            </w:rPrChange>
          </w:rPr>
          <w:instrText>netuning approaches. Speci</w:instrText>
        </w:r>
        <w:r w:rsidR="00893D7A" w:rsidDel="001A4072">
          <w:rPr>
            <w:highlight w:val="magenta"/>
            <w:lang w:val="en-US"/>
          </w:rPr>
          <w:instrText>ﬁ</w:instrText>
        </w:r>
        <w:r w:rsidR="00893D7A" w:rsidRPr="00911C80" w:rsidDel="001A4072">
          <w:rPr>
            <w:highlight w:val="magenta"/>
            <w:rPrChange w:id="341" w:author="Ben Fels" w:date="2024-12-17T07:55:00Z" w16du:dateUtc="2024-12-17T06:55:00Z">
              <w:rPr>
                <w:highlight w:val="magenta"/>
                <w:lang w:val="en-US"/>
              </w:rPr>
            </w:rPrChange>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893D7A" w:rsidDel="001A4072">
          <w:rPr>
            <w:highlight w:val="magenta"/>
            <w:lang w:val="en-US"/>
          </w:rPr>
          <w:instrText>ﬁ</w:instrText>
        </w:r>
        <w:r w:rsidR="00893D7A" w:rsidRPr="00911C80" w:rsidDel="001A4072">
          <w:rPr>
            <w:highlight w:val="magenta"/>
            <w:rPrChange w:id="342" w:author="Ben Fels" w:date="2024-12-17T07:55:00Z" w16du:dateUtc="2024-12-17T06:55:00Z">
              <w:rPr>
                <w:highlight w:val="magenta"/>
                <w:lang w:val="en-US"/>
              </w:rPr>
            </w:rPrChange>
          </w:rPr>
          <w:instrText>ne-tuning, with tasks and few-shot demonstrations speci</w:instrText>
        </w:r>
        <w:r w:rsidR="00893D7A" w:rsidDel="001A4072">
          <w:rPr>
            <w:highlight w:val="magenta"/>
            <w:lang w:val="en-US"/>
          </w:rPr>
          <w:instrText>ﬁ</w:instrText>
        </w:r>
        <w:r w:rsidR="00893D7A" w:rsidRPr="00911C80" w:rsidDel="001A4072">
          <w:rPr>
            <w:highlight w:val="magenta"/>
            <w:rPrChange w:id="343" w:author="Ben Fels" w:date="2024-12-17T07:55:00Z" w16du:dateUtc="2024-12-17T06:55:00Z">
              <w:rPr>
                <w:highlight w:val="magenta"/>
                <w:lang w:val="en-US"/>
              </w:rPr>
            </w:rPrChange>
          </w:rPr>
          <w:instrText>ed purely via text interaction with the model. GPT-3 achieves strong performance on many NLP datasets, including translation, question-answering, and cloze tasks, as well as several tasks that require on-the-</w:instrText>
        </w:r>
        <w:r w:rsidR="00893D7A" w:rsidDel="001A4072">
          <w:rPr>
            <w:highlight w:val="magenta"/>
            <w:lang w:val="en-US"/>
          </w:rPr>
          <w:instrText>ﬂ</w:instrText>
        </w:r>
        <w:r w:rsidR="00893D7A" w:rsidRPr="00911C80" w:rsidDel="001A4072">
          <w:rPr>
            <w:highlight w:val="magenta"/>
            <w:rPrChange w:id="344" w:author="Ben Fels" w:date="2024-12-17T07:55:00Z" w16du:dateUtc="2024-12-17T06:55:00Z">
              <w:rPr>
                <w:highlight w:val="magenta"/>
                <w:lang w:val="en-US"/>
              </w:rPr>
            </w:rPrChange>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893D7A" w:rsidDel="001A4072">
          <w:rPr>
            <w:highlight w:val="magenta"/>
            <w:lang w:val="en-US"/>
          </w:rPr>
          <w:instrText>ﬁ</w:instrText>
        </w:r>
        <w:r w:rsidR="00893D7A" w:rsidRPr="00911C80" w:rsidDel="001A4072">
          <w:rPr>
            <w:highlight w:val="magenta"/>
            <w:rPrChange w:id="345" w:author="Ben Fels" w:date="2024-12-17T07:55:00Z" w16du:dateUtc="2024-12-17T06:55:00Z">
              <w:rPr>
                <w:highlight w:val="magenta"/>
                <w:lang w:val="en-US"/>
              </w:rPr>
            </w:rPrChange>
          </w:rPr>
          <w:instrText>nd that GPT-3 can generate samples of news articles which human evaluators have dif</w:instrText>
        </w:r>
        <w:r w:rsidR="00893D7A" w:rsidDel="001A4072">
          <w:rPr>
            <w:highlight w:val="magenta"/>
            <w:lang w:val="en-US"/>
          </w:rPr>
          <w:instrText>ﬁ</w:instrText>
        </w:r>
        <w:r w:rsidR="00893D7A" w:rsidRPr="00911C80" w:rsidDel="001A4072">
          <w:rPr>
            <w:highlight w:val="magenta"/>
            <w:rPrChange w:id="346" w:author="Ben Fels" w:date="2024-12-17T07:55:00Z" w16du:dateUtc="2024-12-17T06:55:00Z">
              <w:rPr>
                <w:highlight w:val="magenta"/>
                <w:lang w:val="en-US"/>
              </w:rPr>
            </w:rPrChange>
          </w:rPr>
          <w:instrText xml:space="preserve">culty distinguishing from articles written by humans. We discuss broader societal impacts of this </w:instrText>
        </w:r>
        <w:r w:rsidR="00893D7A" w:rsidDel="001A4072">
          <w:rPr>
            <w:highlight w:val="magenta"/>
            <w:lang w:val="en-US"/>
          </w:rPr>
          <w:instrText>ﬁ</w:instrText>
        </w:r>
        <w:r w:rsidR="00893D7A" w:rsidRPr="00911C80" w:rsidDel="001A4072">
          <w:rPr>
            <w:highlight w:val="magenta"/>
            <w:rPrChange w:id="347" w:author="Ben Fels" w:date="2024-12-17T07:55:00Z" w16du:dateUtc="2024-12-17T06:55:00Z">
              <w:rPr>
                <w:highlight w:val="magenta"/>
                <w:lang w:val="en-US"/>
              </w:rPr>
            </w:rPrChange>
          </w:rPr>
          <w:instrText>nding and of GPT-3 in general.","language":"en","note":"done","numbe</w:instrText>
        </w:r>
        <w:r w:rsidR="00893D7A" w:rsidRPr="001A4072" w:rsidDel="001A4072">
          <w:rPr>
            <w:highlight w:val="magenta"/>
            <w:rPrChange w:id="348" w:author="Ben Fels" w:date="2024-12-16T22:10:00Z" w16du:dateUtc="2024-12-16T21:10:00Z">
              <w:rPr>
                <w:highlight w:val="magenta"/>
                <w:lang w:val="en-US"/>
              </w:rPr>
            </w:rPrChange>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893D7A" w:rsidRPr="004722C8" w:rsidDel="001A4072">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sidDel="001A4072">
          <w:rPr>
            <w:highlight w:val="magenta"/>
            <w:lang w:val="en-US"/>
          </w:rPr>
          <w:fldChar w:fldCharType="separate"/>
        </w:r>
        <w:r w:rsidRPr="003057B4" w:rsidDel="001A4072">
          <w:rPr>
            <w:rFonts w:cs="Arial"/>
            <w:highlight w:val="magenta"/>
          </w:rPr>
          <w:t>(Brown et al., 2020)</w:t>
        </w:r>
        <w:r w:rsidRPr="003D0473" w:rsidDel="001A4072">
          <w:rPr>
            <w:highlight w:val="magenta"/>
            <w:lang w:val="en-US"/>
          </w:rPr>
          <w:fldChar w:fldCharType="end"/>
        </w:r>
      </w:moveFrom>
    </w:p>
    <w:p w14:paraId="27E9538F" w14:textId="51071DBB" w:rsidR="00EA2695" w:rsidDel="001A4072" w:rsidRDefault="00733976" w:rsidP="00CF7AE6">
      <w:pPr>
        <w:rPr>
          <w:moveFrom w:id="349" w:author="Ben Fels" w:date="2024-12-16T22:11:00Z" w16du:dateUtc="2024-12-16T21:11:00Z"/>
        </w:rPr>
      </w:pPr>
      <w:moveFrom w:id="350" w:author="Ben Fels" w:date="2024-12-16T22:11:00Z" w16du:dateUtc="2024-12-16T21:11:00Z">
        <w:r w:rsidRPr="003057B4" w:rsidDel="001A4072">
          <w:t xml:space="preserve">Few-shot Learning </w:t>
        </w:r>
        <w:r w:rsidR="00BD79FB" w:rsidRPr="003057B4" w:rsidDel="001A4072">
          <w:t xml:space="preserve">erhöht die Leistung des </w:t>
        </w:r>
        <w:r w:rsidR="00221593" w:rsidRPr="003057B4" w:rsidDel="001A4072">
          <w:t>Modells,</w:t>
        </w:r>
        <w:r w:rsidR="00BD79FB" w:rsidRPr="003057B4" w:rsidDel="001A4072">
          <w:t xml:space="preserve"> ohne es </w:t>
        </w:r>
        <w:r w:rsidR="008F025E" w:rsidRPr="003057B4" w:rsidDel="001A4072">
          <w:t>fein</w:t>
        </w:r>
        <w:r w:rsidR="00BD79FB" w:rsidRPr="003057B4" w:rsidDel="001A4072">
          <w:t>tunen zu müssen.</w:t>
        </w:r>
        <w:r w:rsidR="00F44ADF" w:rsidRPr="003057B4" w:rsidDel="001A4072">
          <w:t xml:space="preserve"> D.h. die Gewichtung des Modells wird nicht verändert.</w:t>
        </w:r>
      </w:moveFrom>
    </w:p>
    <w:p w14:paraId="1474A96B" w14:textId="0C7E7C77" w:rsidR="00574BE6" w:rsidDel="001A4072" w:rsidRDefault="00574BE6" w:rsidP="00574BE6">
      <w:pPr>
        <w:rPr>
          <w:moveFrom w:id="351" w:author="Ben Fels" w:date="2024-12-16T22:11:00Z" w16du:dateUtc="2024-12-16T21:11:00Z"/>
        </w:rPr>
      </w:pPr>
      <w:moveFrom w:id="352" w:author="Ben Fels" w:date="2024-12-16T22:11:00Z" w16du:dateUtc="2024-12-16T21:11:00Z">
        <w:r w:rsidRPr="003057B4" w:rsidDel="001A4072">
          <w:t xml:space="preserve">Few-Shot-Learning ermöglicht es dem LLM sich mit wenigen Trainingsdaten auf die neue Aufgabe anzupassen </w:t>
        </w:r>
        <w:r w:rsidRPr="004C6833" w:rsidDel="001A4072">
          <w:rPr>
            <w:highlight w:val="magenta"/>
          </w:rPr>
          <w:fldChar w:fldCharType="begin"/>
        </w:r>
        <w:r w:rsidR="00893D7A" w:rsidDel="001A4072">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sidDel="001A4072">
          <w:rPr>
            <w:highlight w:val="magenta"/>
          </w:rPr>
          <w:fldChar w:fldCharType="separate"/>
        </w:r>
        <w:r w:rsidRPr="004C6833" w:rsidDel="001A4072">
          <w:rPr>
            <w:rFonts w:cs="Arial"/>
            <w:highlight w:val="magenta"/>
          </w:rPr>
          <w:t>(Ozdemir, 2024, S. 136)</w:t>
        </w:r>
        <w:r w:rsidRPr="004C6833" w:rsidDel="001A4072">
          <w:rPr>
            <w:highlight w:val="magenta"/>
          </w:rPr>
          <w:fldChar w:fldCharType="end"/>
        </w:r>
        <w:r w:rsidDel="001A4072">
          <w:t xml:space="preserve">. LLMs besitzen die Fähigkeit von den Beispielen aus dem Prompt zu lernen </w:t>
        </w:r>
        <w:r w:rsidRPr="00403757" w:rsidDel="001A4072">
          <w:rPr>
            <w:highlight w:val="magenta"/>
          </w:rPr>
          <w:fldChar w:fldCharType="begin"/>
        </w:r>
        <w:r w:rsidR="00893D7A" w:rsidDel="001A4072">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sidDel="001A4072">
          <w:rPr>
            <w:highlight w:val="magenta"/>
          </w:rPr>
          <w:fldChar w:fldCharType="separate"/>
        </w:r>
        <w:r w:rsidRPr="004B1DD2" w:rsidDel="001A4072">
          <w:rPr>
            <w:rFonts w:cs="Arial"/>
            <w:highlight w:val="magenta"/>
          </w:rPr>
          <w:t>(Tunstall et al., 2023, S. 330)</w:t>
        </w:r>
        <w:r w:rsidRPr="00403757" w:rsidDel="001A4072">
          <w:rPr>
            <w:highlight w:val="magenta"/>
          </w:rPr>
          <w:fldChar w:fldCharType="end"/>
        </w:r>
        <w:r w:rsidRPr="004B1DD2" w:rsidDel="001A4072">
          <w:t xml:space="preserve">.  </w:t>
        </w:r>
      </w:moveFrom>
    </w:p>
    <w:p w14:paraId="39E0C156" w14:textId="2A277FDD" w:rsidR="00A56700" w:rsidDel="001A4072" w:rsidRDefault="00CC7BBC" w:rsidP="00574BE6">
      <w:pPr>
        <w:rPr>
          <w:moveFrom w:id="353" w:author="Ben Fels" w:date="2024-12-16T22:11:00Z" w16du:dateUtc="2024-12-16T21:11:00Z"/>
        </w:rPr>
      </w:pPr>
      <w:moveFrom w:id="354" w:author="Ben Fels" w:date="2024-12-16T22:11:00Z" w16du:dateUtc="2024-12-16T21:11:00Z">
        <w:r w:rsidRPr="00CC7BBC" w:rsidDel="001A4072">
          <w:t>Das Hauptziel von Few-Shot Learning (FSL) ist die Verallgemeinerung beim Lernen aus einem kleinen Teil der Daten</w:t>
        </w:r>
        <w:r w:rsidDel="001A4072">
          <w:t xml:space="preserve"> </w:t>
        </w:r>
        <w:r w:rsidR="00A56700" w:rsidRPr="00CC7BBC" w:rsidDel="001A4072">
          <w:rPr>
            <w:highlight w:val="magenta"/>
          </w:rPr>
          <w:fldChar w:fldCharType="begin"/>
        </w:r>
        <w:r w:rsidR="004E5B9A" w:rsidDel="001A4072">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sidDel="001A4072">
          <w:rPr>
            <w:highlight w:val="magenta"/>
          </w:rPr>
          <w:fldChar w:fldCharType="separate"/>
        </w:r>
        <w:r w:rsidR="00A56700" w:rsidRPr="00CC7BBC" w:rsidDel="001A4072">
          <w:rPr>
            <w:rFonts w:cs="Arial"/>
            <w:highlight w:val="magenta"/>
          </w:rPr>
          <w:t>(Yeginbergen et al., 2024, S. 11690)</w:t>
        </w:r>
        <w:r w:rsidR="00A56700" w:rsidRPr="00CC7BBC" w:rsidDel="001A4072">
          <w:rPr>
            <w:highlight w:val="magenta"/>
          </w:rPr>
          <w:fldChar w:fldCharType="end"/>
        </w:r>
        <w:r w:rsidR="00364A2F" w:rsidDel="001A4072">
          <w:t>. Dabei werden die Daten anhand von zwei Methoden aufgeteilt:</w:t>
        </w:r>
      </w:moveFrom>
    </w:p>
    <w:p w14:paraId="55D8DB2F" w14:textId="00897AC5" w:rsidR="00160F3F" w:rsidDel="001A4072" w:rsidRDefault="00B1789E" w:rsidP="00B1789E">
      <w:pPr>
        <w:pStyle w:val="Listenabsatz"/>
        <w:numPr>
          <w:ilvl w:val="0"/>
          <w:numId w:val="35"/>
        </w:numPr>
        <w:rPr>
          <w:moveFrom w:id="355" w:author="Ben Fels" w:date="2024-12-16T22:11:00Z" w16du:dateUtc="2024-12-16T21:11:00Z"/>
        </w:rPr>
      </w:pPr>
      <w:moveFrom w:id="356" w:author="Ben Fels" w:date="2024-12-16T22:11:00Z" w16du:dateUtc="2024-12-16T21:11:00Z">
        <w:r w:rsidDel="001A4072">
          <w:t>k-shot</w:t>
        </w:r>
        <w:r w:rsidR="009370FC" w:rsidDel="001A4072">
          <w:t>:</w:t>
        </w:r>
        <w:r w:rsidR="000806CE" w:rsidDel="001A4072">
          <w:t xml:space="preserve"> </w:t>
        </w:r>
        <w:r w:rsidR="009370FC" w:rsidRPr="009370FC" w:rsidDel="001A4072">
          <w:t xml:space="preserve">jede der Teilmengen </w:t>
        </w:r>
        <w:r w:rsidR="009370FC" w:rsidDel="001A4072">
          <w:t xml:space="preserve">enthält </w:t>
        </w:r>
        <w:r w:rsidR="009370FC" w:rsidRPr="009370FC" w:rsidDel="001A4072">
          <w:t xml:space="preserve">genau k Argumentkomponentenfolgen von </w:t>
        </w:r>
        <w:r w:rsidR="009370FC" w:rsidDel="001A4072">
          <w:t>Behauptung</w:t>
        </w:r>
        <w:r w:rsidR="009370FC" w:rsidRPr="009370FC" w:rsidDel="001A4072">
          <w:t xml:space="preserve"> und Prämisse.</w:t>
        </w:r>
      </w:moveFrom>
    </w:p>
    <w:p w14:paraId="5C7F404D" w14:textId="7CD0E56B" w:rsidR="00B1789E" w:rsidDel="001A4072" w:rsidRDefault="00B1789E" w:rsidP="00B1789E">
      <w:pPr>
        <w:pStyle w:val="Listenabsatz"/>
        <w:numPr>
          <w:ilvl w:val="0"/>
          <w:numId w:val="35"/>
        </w:numPr>
        <w:rPr>
          <w:moveFrom w:id="357" w:author="Ben Fels" w:date="2024-12-16T22:11:00Z" w16du:dateUtc="2024-12-16T21:11:00Z"/>
        </w:rPr>
      </w:pPr>
      <w:moveFrom w:id="358" w:author="Ben Fels" w:date="2024-12-16T22:11:00Z" w16du:dateUtc="2024-12-16T21:11:00Z">
        <w:r w:rsidDel="001A4072">
          <w:t>k-percent</w:t>
        </w:r>
        <w:r w:rsidR="00DF5E54" w:rsidDel="001A4072">
          <w:t xml:space="preserve">: </w:t>
        </w:r>
        <w:r w:rsidR="00DF5E54" w:rsidRPr="00DF5E54" w:rsidDel="001A4072">
          <w:t xml:space="preserve">berechnen </w:t>
        </w:r>
        <w:r w:rsidR="00DF5E54" w:rsidDel="001A4072">
          <w:t xml:space="preserve">des </w:t>
        </w:r>
        <w:r w:rsidR="00DF5E54" w:rsidRPr="00DF5E54" w:rsidDel="001A4072">
          <w:t>k-Anteil</w:t>
        </w:r>
        <w:r w:rsidR="00DF5E54" w:rsidDel="001A4072">
          <w:t>s</w:t>
        </w:r>
        <w:r w:rsidR="00DF5E54" w:rsidRPr="00DF5E54" w:rsidDel="001A4072">
          <w:t xml:space="preserve"> für jede Argumentkomponente aus den vollständigen Daten, um die Verteilung widerzuspiegeln.</w:t>
        </w:r>
      </w:moveFrom>
    </w:p>
    <w:p w14:paraId="222A599C" w14:textId="527AA64D" w:rsidR="000A4571" w:rsidRPr="004B1DD2" w:rsidDel="001A4072" w:rsidRDefault="000A4571" w:rsidP="000A4571">
      <w:pPr>
        <w:rPr>
          <w:moveFrom w:id="359" w:author="Ben Fels" w:date="2024-12-16T22:11:00Z" w16du:dateUtc="2024-12-16T21:11:00Z"/>
        </w:rPr>
      </w:pPr>
      <w:moveFrom w:id="360" w:author="Ben Fels" w:date="2024-12-16T22:11:00Z" w16du:dateUtc="2024-12-16T21:11:00Z">
        <w:r w:rsidDel="001A4072">
          <w:t xml:space="preserve">In dem Zusammenhang ist es wichtig auch Beispiele </w:t>
        </w:r>
        <w:r w:rsidR="00DE37AE" w:rsidDel="001A4072">
          <w:t>aufzunehmen, welche keine Argumentationskomponenten beinhalten</w:t>
        </w:r>
        <w:r w:rsidR="001627B0" w:rsidDel="001A4072">
          <w:t xml:space="preserve">  </w:t>
        </w:r>
        <w:r w:rsidR="001627B0" w:rsidRPr="00CC7BBC" w:rsidDel="001A4072">
          <w:rPr>
            <w:highlight w:val="magenta"/>
          </w:rPr>
          <w:fldChar w:fldCharType="begin"/>
        </w:r>
        <w:r w:rsidR="004E5B9A" w:rsidDel="001A4072">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sidDel="001A4072">
          <w:rPr>
            <w:highlight w:val="magenta"/>
          </w:rPr>
          <w:fldChar w:fldCharType="separate"/>
        </w:r>
        <w:r w:rsidR="001627B0" w:rsidRPr="00CC7BBC" w:rsidDel="001A4072">
          <w:rPr>
            <w:rFonts w:cs="Arial"/>
            <w:highlight w:val="magenta"/>
          </w:rPr>
          <w:t>(Yeginbergen et al., 2024, S. 11690)</w:t>
        </w:r>
        <w:r w:rsidR="001627B0" w:rsidRPr="00CC7BBC" w:rsidDel="001A4072">
          <w:rPr>
            <w:highlight w:val="magenta"/>
          </w:rPr>
          <w:fldChar w:fldCharType="end"/>
        </w:r>
        <w:r w:rsidR="001627B0" w:rsidDel="001A4072">
          <w:t>.</w:t>
        </w:r>
      </w:moveFrom>
    </w:p>
    <w:p w14:paraId="71532121" w14:textId="4CE14CB2" w:rsidR="00574BE6" w:rsidRPr="00911C80" w:rsidDel="001A4072" w:rsidRDefault="00B236E8" w:rsidP="00CF7AE6">
      <w:pPr>
        <w:rPr>
          <w:moveFrom w:id="361" w:author="Ben Fels" w:date="2024-12-16T22:11:00Z" w16du:dateUtc="2024-12-16T21:11:00Z"/>
          <w:rPrChange w:id="362" w:author="Ben Fels" w:date="2024-12-17T07:55:00Z" w16du:dateUtc="2024-12-17T06:55:00Z">
            <w:rPr>
              <w:moveFrom w:id="363" w:author="Ben Fels" w:date="2024-12-16T22:11:00Z" w16du:dateUtc="2024-12-16T21:11:00Z"/>
              <w:lang w:val="en-US"/>
            </w:rPr>
          </w:rPrChange>
        </w:rPr>
      </w:pPr>
      <w:moveFrom w:id="364" w:author="Ben Fels" w:date="2024-12-16T22:11:00Z" w16du:dateUtc="2024-12-16T21:11:00Z">
        <w:r w:rsidRPr="003057B4" w:rsidDel="001A4072">
          <w:t xml:space="preserve">„Neuere Untersuchungen der Forscher von Hugging Face legen nahe, dass ein solcher Ansatz dateneffizienter sein kann als einen benutzerdefinierten Head feinzutunen.“ </w:t>
        </w:r>
        <w:r w:rsidR="00317C9D" w:rsidRPr="00911C80" w:rsidDel="001A4072">
          <w:rPr>
            <w:highlight w:val="magenta"/>
            <w:rPrChange w:id="365" w:author="Ben Fels" w:date="2024-12-17T07:55:00Z" w16du:dateUtc="2024-12-17T06:55:00Z">
              <w:rPr>
                <w:highlight w:val="magenta"/>
                <w:lang w:val="en-US"/>
              </w:rPr>
            </w:rPrChange>
          </w:rPr>
          <w:t xml:space="preserve">T. Le Scao und A.M. Rush, »How Many Data Points Is a Prompt </w:t>
        </w:r>
        <w:r w:rsidR="004F78B9" w:rsidRPr="00911C80" w:rsidDel="001A4072">
          <w:rPr>
            <w:highlight w:val="magenta"/>
            <w:rPrChange w:id="366" w:author="Ben Fels" w:date="2024-12-17T07:55:00Z" w16du:dateUtc="2024-12-17T06:55:00Z">
              <w:rPr>
                <w:highlight w:val="magenta"/>
                <w:lang w:val="en-US"/>
              </w:rPr>
            </w:rPrChange>
          </w:rPr>
          <w:t>W</w:t>
        </w:r>
        <w:r w:rsidR="00317C9D" w:rsidRPr="00911C80" w:rsidDel="001A4072">
          <w:rPr>
            <w:highlight w:val="magenta"/>
            <w:rPrChange w:id="367" w:author="Ben Fels" w:date="2024-12-17T07:55:00Z" w16du:dateUtc="2024-12-17T06:55:00Z">
              <w:rPr>
                <w:highlight w:val="magenta"/>
                <w:lang w:val="en-US"/>
              </w:rPr>
            </w:rPrChange>
          </w:rPr>
          <w:t>orth?«</w:t>
        </w:r>
        <w:r w:rsidR="00317C9D" w:rsidRPr="00911C80" w:rsidDel="001A4072">
          <w:rPr>
            <w:rPrChange w:id="368" w:author="Ben Fels" w:date="2024-12-17T07:55:00Z" w16du:dateUtc="2024-12-17T06:55:00Z">
              <w:rPr>
                <w:lang w:val="en-US"/>
              </w:rPr>
            </w:rPrChange>
          </w:rPr>
          <w:t xml:space="preserve"> (</w:t>
        </w:r>
        <w:r w:rsidR="00317C9D" w:rsidRPr="00911C80" w:rsidDel="001A4072">
          <w:rPr>
            <w:i/>
            <w:iCs/>
            <w:highlight w:val="magenta"/>
            <w:rPrChange w:id="369" w:author="Ben Fels" w:date="2024-12-17T07:55:00Z" w16du:dateUtc="2024-12-17T06:55:00Z">
              <w:rPr>
                <w:i/>
                <w:iCs/>
                <w:highlight w:val="magenta"/>
                <w:lang w:val="en-US"/>
              </w:rPr>
            </w:rPrChange>
          </w:rPr>
          <w:t>https://arxiv.org/abs/2103.08493</w:t>
        </w:r>
        <w:r w:rsidR="00317C9D" w:rsidRPr="00911C80" w:rsidDel="001A4072">
          <w:rPr>
            <w:highlight w:val="magenta"/>
            <w:rPrChange w:id="370" w:author="Ben Fels" w:date="2024-12-17T07:55:00Z" w16du:dateUtc="2024-12-17T06:55:00Z">
              <w:rPr>
                <w:highlight w:val="magenta"/>
                <w:lang w:val="en-US"/>
              </w:rPr>
            </w:rPrChange>
          </w:rPr>
          <w:t>), (2021).</w:t>
        </w:r>
      </w:moveFrom>
    </w:p>
    <w:p w14:paraId="46A2876E" w14:textId="6C4E0BFB" w:rsidR="00202808" w:rsidRPr="00911C80" w:rsidDel="001A4072" w:rsidRDefault="00202808" w:rsidP="00CF7AE6">
      <w:pPr>
        <w:rPr>
          <w:moveFrom w:id="371" w:author="Ben Fels" w:date="2024-12-16T22:11:00Z" w16du:dateUtc="2024-12-16T21:11:00Z"/>
          <w:rPrChange w:id="372" w:author="Ben Fels" w:date="2024-12-17T07:55:00Z" w16du:dateUtc="2024-12-17T06:55:00Z">
            <w:rPr>
              <w:moveFrom w:id="373" w:author="Ben Fels" w:date="2024-12-16T22:11:00Z" w16du:dateUtc="2024-12-16T21:11:00Z"/>
              <w:lang w:val="en-US"/>
            </w:rPr>
          </w:rPrChange>
        </w:rPr>
      </w:pPr>
      <w:moveFrom w:id="374" w:author="Ben Fels" w:date="2024-12-16T22:11:00Z" w16du:dateUtc="2024-12-16T21:11:00Z">
        <w:r w:rsidRPr="00911C80" w:rsidDel="001A4072">
          <w:rPr>
            <w:rPrChange w:id="375" w:author="Ben Fels" w:date="2024-12-17T07:55:00Z" w16du:dateUtc="2024-12-17T06:55:00Z">
              <w:rPr>
                <w:lang w:val="en-US"/>
              </w:rPr>
            </w:rPrChange>
          </w:rPr>
          <w:t xml:space="preserve">In the context of Large Language Models (LLMs), a </w:t>
        </w:r>
        <w:r w:rsidRPr="00911C80" w:rsidDel="001A4072">
          <w:rPr>
            <w:b/>
            <w:bCs/>
            <w:rPrChange w:id="376" w:author="Ben Fels" w:date="2024-12-17T07:55:00Z" w16du:dateUtc="2024-12-17T06:55:00Z">
              <w:rPr>
                <w:b/>
                <w:bCs/>
                <w:lang w:val="en-US"/>
              </w:rPr>
            </w:rPrChange>
          </w:rPr>
          <w:t>primer</w:t>
        </w:r>
        <w:r w:rsidRPr="00911C80" w:rsidDel="001A4072">
          <w:rPr>
            <w:rPrChange w:id="377" w:author="Ben Fels" w:date="2024-12-17T07:55:00Z" w16du:dateUtc="2024-12-17T06:55:00Z">
              <w:rPr>
                <w:lang w:val="en-US"/>
              </w:rPr>
            </w:rPrChange>
          </w:rPr>
          <w:t xml:space="preserve"> refers to an initial input or prompt provided to the model. It serves as the starting point for generating responses. When you interact with chatbot-based LLMs like ChatGPT, priming plays a crucial role in providing dynamic context. </w:t>
        </w:r>
        <w:r w:rsidDel="001A4072">
          <w:fldChar w:fldCharType="begin"/>
        </w:r>
        <w:r w:rsidRPr="00911C80" w:rsidDel="001A4072">
          <w:rPr>
            <w:rPrChange w:id="378" w:author="Ben Fels" w:date="2024-12-17T07:55:00Z" w16du:dateUtc="2024-12-17T06:55:00Z">
              <w:rPr>
                <w:lang w:val="en-US"/>
              </w:rPr>
            </w:rPrChange>
          </w:rPr>
          <w:instrText>HYPERLINK "https://promptengineering.org/unlocking-ai-with-priming-enhancing-context-and-conversation-in-llms-like-chatgpt/" \t "_blank"</w:instrText>
        </w:r>
      </w:moveFrom>
      <w:del w:id="379" w:author="Ben Fels" w:date="2024-12-16T22:11:00Z" w16du:dateUtc="2024-12-16T21:11:00Z"/>
      <w:moveFrom w:id="380" w:author="Ben Fels" w:date="2024-12-16T22:11:00Z" w16du:dateUtc="2024-12-16T21:11:00Z">
        <w:r w:rsidDel="001A4072">
          <w:fldChar w:fldCharType="separate"/>
        </w:r>
        <w:r w:rsidRPr="00911C80" w:rsidDel="001A4072">
          <w:rPr>
            <w:rStyle w:val="Hyperlink"/>
            <w:rPrChange w:id="381" w:author="Ben Fels" w:date="2024-12-17T07:55:00Z" w16du:dateUtc="2024-12-17T06:55:00Z">
              <w:rPr>
                <w:rStyle w:val="Hyperlink"/>
                <w:lang w:val="en-US"/>
              </w:rPr>
            </w:rPrChange>
          </w:rPr>
          <w:t>By using primers, these models can generate more accurate, relevant, and contextually appropriate replies</w:t>
        </w:r>
        <w:r w:rsidDel="001A4072">
          <w:rPr>
            <w:rStyle w:val="Hyperlink"/>
            <w:lang w:val="en-US"/>
          </w:rPr>
          <w:fldChar w:fldCharType="end"/>
        </w:r>
        <w:r w:rsidR="00BB3916" w:rsidRPr="00911C80" w:rsidDel="001A4072">
          <w:rPr>
            <w:rPrChange w:id="382" w:author="Ben Fels" w:date="2024-12-17T07:55:00Z" w16du:dateUtc="2024-12-17T06:55:00Z">
              <w:rPr>
                <w:lang w:val="en-US"/>
              </w:rPr>
            </w:rPrChange>
          </w:rPr>
          <w:t xml:space="preserve">. </w:t>
        </w:r>
      </w:moveFrom>
    </w:p>
    <w:p w14:paraId="2EC2B74E" w14:textId="5989126F" w:rsidR="00255FC0" w:rsidDel="001A4072" w:rsidRDefault="00255FC0" w:rsidP="00255FC0">
      <w:pPr>
        <w:rPr>
          <w:moveFrom w:id="383" w:author="Ben Fels" w:date="2024-12-16T22:11:00Z" w16du:dateUtc="2024-12-16T21:11:00Z"/>
        </w:rPr>
      </w:pPr>
      <w:moveFrom w:id="384" w:author="Ben Fels" w:date="2024-12-16T22:11:00Z" w16du:dateUtc="2024-12-16T21:11:00Z">
        <w:r w:rsidDel="001A4072">
          <w:t>Idee: Zusätzlich zur Variation der übergebenen Beispiele dem Modell testweise mitteilen, was Argumente sind und wie man sie erkennt</w:t>
        </w:r>
      </w:moveFrom>
    </w:p>
    <w:p w14:paraId="7EFEEF98" w14:textId="0CBE08C9" w:rsidR="00255FC0" w:rsidDel="001A4072" w:rsidRDefault="00255FC0" w:rsidP="00255FC0">
      <w:pPr>
        <w:rPr>
          <w:moveFrom w:id="385" w:author="Ben Fels" w:date="2024-12-16T22:11:00Z" w16du:dateUtc="2024-12-16T21:11:00Z"/>
        </w:rPr>
      </w:pPr>
      <w:moveFrom w:id="386" w:author="Ben Fels" w:date="2024-12-16T22:11:00Z" w16du:dateUtc="2024-12-16T21:11:00Z">
        <w:r w:rsidDel="001A4072">
          <w:t xml:space="preserve">In </w:t>
        </w:r>
        <w:r w:rsidRPr="00563E34" w:rsidDel="001A4072">
          <w:rPr>
            <w:highlight w:val="magenta"/>
          </w:rPr>
          <w:fldChar w:fldCharType="begin"/>
        </w:r>
        <w:r w:rsidR="005A7749" w:rsidDel="001A4072">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sidDel="001A4072">
          <w:rPr>
            <w:highlight w:val="magenta"/>
          </w:rPr>
          <w:fldChar w:fldCharType="separate"/>
        </w:r>
        <w:r w:rsidRPr="00563E34" w:rsidDel="001A4072">
          <w:rPr>
            <w:rFonts w:cs="Arial"/>
            <w:highlight w:val="magenta"/>
          </w:rPr>
          <w:t>(Maharjan et al., 2024)</w:t>
        </w:r>
        <w:r w:rsidRPr="00563E34" w:rsidDel="001A4072">
          <w:rPr>
            <w:highlight w:val="magenta"/>
          </w:rPr>
          <w:fldChar w:fldCharType="end"/>
        </w:r>
        <w:r w:rsidDel="001A4072">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moveFrom>
    </w:p>
    <w:p w14:paraId="76C5FD8A" w14:textId="674B1671" w:rsidR="00184380" w:rsidRPr="00911C80" w:rsidDel="001A4072" w:rsidRDefault="00184380" w:rsidP="00184380">
      <w:pPr>
        <w:rPr>
          <w:moveFrom w:id="387" w:author="Ben Fels" w:date="2024-12-16T22:11:00Z" w16du:dateUtc="2024-12-16T21:11:00Z"/>
          <w:bCs/>
          <w:rPrChange w:id="388" w:author="Ben Fels" w:date="2024-12-17T07:55:00Z" w16du:dateUtc="2024-12-17T06:55:00Z">
            <w:rPr>
              <w:moveFrom w:id="389" w:author="Ben Fels" w:date="2024-12-16T22:11:00Z" w16du:dateUtc="2024-12-16T21:11:00Z"/>
              <w:bCs/>
              <w:lang w:val="en-US"/>
            </w:rPr>
          </w:rPrChange>
        </w:rPr>
      </w:pPr>
      <w:moveFrom w:id="390" w:author="Ben Fels" w:date="2024-12-16T22:11:00Z" w16du:dateUtc="2024-12-16T21:11:00Z">
        <w:r w:rsidRPr="00911C80" w:rsidDel="001A4072">
          <w:rPr>
            <w:bCs/>
            <w:highlight w:val="cyan"/>
            <w:rPrChange w:id="391" w:author="Ben Fels" w:date="2024-12-17T07:55:00Z" w16du:dateUtc="2024-12-17T06:55:00Z">
              <w:rPr>
                <w:bCs/>
                <w:highlight w:val="cyan"/>
                <w:lang w:val="en-US"/>
              </w:rPr>
            </w:rPrChange>
          </w:rPr>
          <w:t xml:space="preserve">Prompt engineering as an important emerging skill for medical professionals: Tutorial. J. Med. Internet Res. 25. Epub ahead of print 4 October 2023. </w:t>
        </w:r>
        <w:r w:rsidDel="001A4072">
          <w:fldChar w:fldCharType="begin"/>
        </w:r>
        <w:r w:rsidRPr="00911C80" w:rsidDel="001A4072">
          <w:rPr>
            <w:rPrChange w:id="392" w:author="Ben Fels" w:date="2024-12-17T07:55:00Z" w16du:dateUtc="2024-12-17T06:55:00Z">
              <w:rPr>
                <w:lang w:val="en-US"/>
              </w:rPr>
            </w:rPrChange>
          </w:rPr>
          <w:instrText>HYPERLINK "https://doi.org/10.2196/50638"</w:instrText>
        </w:r>
      </w:moveFrom>
      <w:del w:id="393" w:author="Ben Fels" w:date="2024-12-16T22:11:00Z" w16du:dateUtc="2024-12-16T21:11:00Z"/>
      <w:moveFrom w:id="394" w:author="Ben Fels" w:date="2024-12-16T22:11:00Z" w16du:dateUtc="2024-12-16T21:11:00Z">
        <w:r w:rsidDel="001A4072">
          <w:fldChar w:fldCharType="separate"/>
        </w:r>
        <w:r w:rsidRPr="00911C80" w:rsidDel="001A4072">
          <w:rPr>
            <w:rStyle w:val="Hyperlink"/>
            <w:bCs/>
            <w:highlight w:val="cyan"/>
            <w:rPrChange w:id="395" w:author="Ben Fels" w:date="2024-12-17T07:55:00Z" w16du:dateUtc="2024-12-17T06:55:00Z">
              <w:rPr>
                <w:rStyle w:val="Hyperlink"/>
                <w:bCs/>
                <w:highlight w:val="cyan"/>
                <w:lang w:val="en-US"/>
              </w:rPr>
            </w:rPrChange>
          </w:rPr>
          <w:t>https://doi.org/10.2196/50638</w:t>
        </w:r>
        <w:r w:rsidDel="001A4072">
          <w:rPr>
            <w:rStyle w:val="Hyperlink"/>
            <w:bCs/>
            <w:highlight w:val="cyan"/>
            <w:lang w:val="en-US"/>
          </w:rPr>
          <w:fldChar w:fldCharType="end"/>
        </w:r>
        <w:r w:rsidRPr="00911C80" w:rsidDel="001A4072">
          <w:rPr>
            <w:bCs/>
            <w:highlight w:val="cyan"/>
            <w:rPrChange w:id="396" w:author="Ben Fels" w:date="2024-12-17T07:55:00Z" w16du:dateUtc="2024-12-17T06:55:00Z">
              <w:rPr>
                <w:bCs/>
                <w:highlight w:val="cyan"/>
                <w:lang w:val="en-US"/>
              </w:rPr>
            </w:rPrChange>
          </w:rPr>
          <w:t>.</w:t>
        </w:r>
      </w:moveFrom>
    </w:p>
    <w:p w14:paraId="249C87C1" w14:textId="1F5303CF" w:rsidR="00184380" w:rsidRPr="00EC68F3" w:rsidDel="001A4072" w:rsidRDefault="00184380" w:rsidP="00184380">
      <w:pPr>
        <w:rPr>
          <w:moveFrom w:id="397" w:author="Ben Fels" w:date="2024-12-16T22:11:00Z" w16du:dateUtc="2024-12-16T21:11:00Z"/>
          <w:bCs/>
        </w:rPr>
      </w:pPr>
      <w:moveFrom w:id="398" w:author="Ben Fels" w:date="2024-12-16T22:11:00Z" w16du:dateUtc="2024-12-16T21:11:00Z">
        <w:r w:rsidRPr="00911C80" w:rsidDel="001A4072">
          <w:rPr>
            <w:bCs/>
            <w:highlight w:val="cyan"/>
            <w:rPrChange w:id="399" w:author="Ben Fels" w:date="2024-12-17T07:55:00Z" w16du:dateUtc="2024-12-17T06:55:00Z">
              <w:rPr>
                <w:bCs/>
                <w:highlight w:val="cyan"/>
                <w:lang w:val="en-US"/>
              </w:rPr>
            </w:rPrChange>
          </w:rPr>
          <w:t xml:space="preserve">Nori, H., Lee, Y.T., Zhang, S., et al . Can generalist foundation models outcompete special-purpose tuning? </w:t>
        </w:r>
        <w:r w:rsidRPr="00EC68F3" w:rsidDel="001A4072">
          <w:rPr>
            <w:bCs/>
            <w:highlight w:val="cyan"/>
          </w:rPr>
          <w:t>Case study in medicine. http://arxiv.org/abs/2311.16452</w:t>
        </w:r>
      </w:moveFrom>
    </w:p>
    <w:moveFromRangeEnd w:id="323"/>
    <w:p w14:paraId="79A980FA" w14:textId="77777777" w:rsidR="00184380" w:rsidDel="001A4072" w:rsidRDefault="00184380" w:rsidP="00255FC0">
      <w:pPr>
        <w:rPr>
          <w:del w:id="400" w:author="Ben Fels" w:date="2024-12-16T22:10:00Z" w16du:dateUtc="2024-12-16T21:10:00Z"/>
        </w:rPr>
      </w:pPr>
    </w:p>
    <w:p w14:paraId="4FDD2C86" w14:textId="38FBBB02" w:rsidR="00AC483F" w:rsidRPr="00911C80" w:rsidDel="001A4072" w:rsidRDefault="00255FC0" w:rsidP="00AC483F">
      <w:pPr>
        <w:pStyle w:val="berschrift3"/>
        <w:rPr>
          <w:del w:id="401" w:author="Ben Fels" w:date="2024-12-16T22:10:00Z" w16du:dateUtc="2024-12-16T21:10:00Z"/>
          <w:rPrChange w:id="402" w:author="Ben Fels" w:date="2024-12-17T07:55:00Z" w16du:dateUtc="2024-12-17T06:55:00Z">
            <w:rPr>
              <w:del w:id="403" w:author="Ben Fels" w:date="2024-12-16T22:10:00Z" w16du:dateUtc="2024-12-16T21:10:00Z"/>
              <w:lang w:val="en-US"/>
            </w:rPr>
          </w:rPrChange>
        </w:rPr>
      </w:pPr>
      <w:del w:id="404" w:author="Ben Fels" w:date="2024-12-16T22:10:00Z" w16du:dateUtc="2024-12-16T21:10:00Z">
        <w:r w:rsidRPr="00911C80" w:rsidDel="001A4072">
          <w:rPr>
            <w:rPrChange w:id="405"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406" w:author="Ben Fels" w:date="2024-12-16T22:10:00Z" w16du:dateUtc="2024-12-16T21:10:00Z"/>
          <w:b/>
          <w:bCs/>
          <w:highlight w:val="cyan"/>
        </w:rPr>
      </w:pPr>
      <w:del w:id="407" w:author="Ben Fels" w:date="2024-12-16T22:10:00Z" w16du:dateUtc="2024-12-16T21:10:00Z">
        <w:r w:rsidRPr="00AC483F" w:rsidDel="001A4072">
          <w:rPr>
            <w:highlight w:val="cyan"/>
          </w:rPr>
          <w:delText xml:space="preserve">Brown, T., Mann, B., Ryder, N., et al . </w:delText>
        </w:r>
        <w:r w:rsidRPr="00911C80" w:rsidDel="001A4072">
          <w:rPr>
            <w:highlight w:val="cyan"/>
            <w:rPrChange w:id="408"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409" w:author="Ben Fels" w:date="2024-12-16T22:10:00Z" w16du:dateUtc="2024-12-16T21:10:00Z"/>
          <w:b/>
          <w:bCs/>
        </w:rPr>
      </w:pPr>
      <w:del w:id="410"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411" w:author="Ben Fels" w:date="2024-12-16T22:10:00Z" w16du:dateUtc="2024-12-16T21:10:00Z"/>
          <w:b/>
          <w:bCs/>
        </w:rPr>
      </w:pPr>
      <w:del w:id="412" w:author="Ben Fels" w:date="2024-12-16T22:10:00Z" w16du:dateUtc="2024-12-16T21:10:00Z">
        <w:r w:rsidDel="001A4072">
          <w:delText>Systematische Auswahl der Beispiele</w:delText>
        </w:r>
      </w:del>
    </w:p>
    <w:p w14:paraId="539EFA06" w14:textId="0FCB8C48" w:rsidR="00A778C3" w:rsidDel="001A4072" w:rsidRDefault="004E5B9A" w:rsidP="00A778C3">
      <w:pPr>
        <w:rPr>
          <w:del w:id="413" w:author="Ben Fels" w:date="2024-12-16T22:10:00Z" w16du:dateUtc="2024-12-16T21:10:00Z"/>
          <w:bCs/>
        </w:rPr>
      </w:pPr>
      <w:del w:id="414"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415" w:author="Ben Fels" w:date="2024-12-16T22:10:00Z" w16du:dateUtc="2024-12-16T21:10:00Z"/>
          <w:bCs/>
          <w:i/>
          <w:rPrChange w:id="416" w:author="Ben Fels" w:date="2024-12-17T07:55:00Z" w16du:dateUtc="2024-12-17T06:55:00Z">
            <w:rPr>
              <w:del w:id="417" w:author="Ben Fels" w:date="2024-12-16T22:10:00Z" w16du:dateUtc="2024-12-16T21:10:00Z"/>
              <w:bCs/>
              <w:i/>
              <w:lang w:val="en-US"/>
            </w:rPr>
          </w:rPrChange>
        </w:rPr>
      </w:pPr>
      <w:del w:id="418" w:author="Ben Fels" w:date="2024-12-16T22:10:00Z" w16du:dateUtc="2024-12-16T21:10:00Z">
        <w:r w:rsidRPr="00911C80" w:rsidDel="001A4072">
          <w:rPr>
            <w:bCs/>
            <w:i/>
            <w:rPrChange w:id="419"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420"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421" w:author="Ben Fels" w:date="2024-12-17T07:55:00Z" w16du:dateUtc="2024-12-17T06:55:00Z">
              <w:rPr>
                <w:lang w:val="en-US"/>
              </w:rPr>
            </w:rPrChange>
          </w:rPr>
          <w:delText xml:space="preserve"> </w:delText>
        </w:r>
        <w:r w:rsidR="000D17B5" w:rsidRPr="00911C80" w:rsidDel="001A4072">
          <w:rPr>
            <w:bCs/>
            <w:i/>
            <w:rPrChange w:id="422"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423"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424" w:author="Ben Fels" w:date="2024-12-17T07:55:00Z" w16du:dateUtc="2024-12-17T06:55:00Z">
              <w:rPr>
                <w:bCs/>
                <w:i/>
                <w:highlight w:val="magenta"/>
                <w:lang w:val="en-US"/>
              </w:rPr>
            </w:rPrChange>
          </w:rPr>
          <w:delText>.</w:delText>
        </w:r>
        <w:r w:rsidR="000A38CD" w:rsidRPr="00911C80" w:rsidDel="001A4072">
          <w:rPr>
            <w:bCs/>
            <w:i/>
            <w:highlight w:val="magenta"/>
            <w:rPrChange w:id="425"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426"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42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42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42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43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43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43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43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43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43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43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43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438"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439"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440" w:author="Ben Fels" w:date="2024-12-16T22:10:00Z" w16du:dateUtc="2024-12-16T21:10:00Z"/>
          <w:bCs/>
          <w:i/>
        </w:rPr>
      </w:pPr>
      <w:del w:id="441" w:author="Ben Fels" w:date="2024-12-16T22:10:00Z" w16du:dateUtc="2024-12-16T21:10:00Z">
        <w:r w:rsidRPr="00911C80" w:rsidDel="001A4072">
          <w:rPr>
            <w:bCs/>
            <w:i/>
            <w:rPrChange w:id="442"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443"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444"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44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44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44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44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44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45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45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45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45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45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45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456"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457" w:author="Ben Fels" w:date="2024-12-16T22:10:00Z" w16du:dateUtc="2024-12-16T21:10:00Z"/>
          <w:bCs/>
          <w:i/>
        </w:rPr>
      </w:pPr>
    </w:p>
    <w:p w14:paraId="7DA1CF74" w14:textId="7C7BD9CA" w:rsidR="004E5B9A" w:rsidRPr="00A778C3" w:rsidDel="00FD62B3" w:rsidRDefault="004E5B9A" w:rsidP="00A778C3">
      <w:pPr>
        <w:rPr>
          <w:del w:id="458" w:author="Ben Fels" w:date="2024-12-16T22:03:00Z" w16du:dateUtc="2024-12-16T21:03:00Z"/>
          <w:b/>
          <w:bCs/>
        </w:rPr>
      </w:pPr>
    </w:p>
    <w:p w14:paraId="497239B9" w14:textId="650C5E81" w:rsidR="00AC483F" w:rsidRPr="004E5B9A" w:rsidDel="001A4072" w:rsidRDefault="00255FC0" w:rsidP="00AC483F">
      <w:pPr>
        <w:pStyle w:val="berschrift3"/>
        <w:rPr>
          <w:del w:id="459" w:author="Ben Fels" w:date="2024-12-16T22:10:00Z" w16du:dateUtc="2024-12-16T21:10:00Z"/>
        </w:rPr>
      </w:pPr>
      <w:del w:id="460"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461" w:author="Ben Fels" w:date="2024-12-16T22:10:00Z" w16du:dateUtc="2024-12-16T21:10:00Z"/>
          <w:b/>
          <w:bCs/>
          <w:highlight w:val="cyan"/>
        </w:rPr>
      </w:pPr>
      <w:del w:id="462"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463" w:author="Ben Fels" w:date="2024-12-16T22:10:00Z" w16du:dateUtc="2024-12-16T21:10:00Z"/>
        </w:rPr>
      </w:pPr>
      <w:del w:id="464"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465" w:author="Ben Fels" w:date="2024-12-16T22:10:00Z" w16du:dateUtc="2024-12-16T21:10:00Z"/>
          <w:b/>
          <w:bCs/>
          <w:highlight w:val="cyan"/>
        </w:rPr>
      </w:pPr>
      <w:del w:id="466"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467" w:author="Ben Fels" w:date="2024-12-16T22:10:00Z" w16du:dateUtc="2024-12-16T21:10:00Z"/>
          <w:bCs/>
        </w:rPr>
      </w:pPr>
      <w:del w:id="468"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469" w:author="Ben Fels" w:date="2024-12-16T22:10:00Z" w16du:dateUtc="2024-12-16T21:10:00Z"/>
        </w:rPr>
      </w:pPr>
    </w:p>
    <w:p w14:paraId="4876537E" w14:textId="327E737A" w:rsidR="001B50DB" w:rsidRPr="001B50DB" w:rsidDel="001A4072" w:rsidRDefault="001B50DB" w:rsidP="00CF7AE6">
      <w:pPr>
        <w:rPr>
          <w:del w:id="470" w:author="Ben Fels" w:date="2024-12-16T22:10:00Z" w16du:dateUtc="2024-12-16T21:10:00Z"/>
          <w:i/>
        </w:rPr>
      </w:pPr>
      <w:del w:id="471"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472" w:author="Ben Fels" w:date="2024-12-16T22:03:00Z" w16du:dateUtc="2024-12-16T21:03:00Z"/>
        </w:rPr>
      </w:pPr>
    </w:p>
    <w:p w14:paraId="3CEABA39" w14:textId="0E38070F" w:rsidR="00047C35" w:rsidRPr="001B50DB" w:rsidDel="00FD62B3" w:rsidRDefault="00047C35" w:rsidP="00842EB0">
      <w:pPr>
        <w:pStyle w:val="berschrift2"/>
        <w:rPr>
          <w:del w:id="473" w:author="Ben Fels" w:date="2024-12-16T22:03:00Z" w16du:dateUtc="2024-12-16T21:03:00Z"/>
        </w:rPr>
      </w:pPr>
      <w:del w:id="474"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475" w:author="Ben Fels" w:date="2024-12-16T22:03:00Z" w16du:dateUtc="2024-12-16T21:03:00Z"/>
        </w:rPr>
      </w:pPr>
      <w:del w:id="476"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477" w:author="Ben Fels" w:date="2024-12-16T22:03:00Z" w16du:dateUtc="2024-12-16T21:03:00Z"/>
        </w:rPr>
      </w:pPr>
      <w:del w:id="478"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479" w:author="Ben Fels" w:date="2024-12-16T22:10:00Z" w16du:dateUtc="2024-12-16T21:10:00Z"/>
        </w:rPr>
      </w:pPr>
      <w:del w:id="480"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77777777" w:rsidR="005241CB" w:rsidRDefault="005241CB" w:rsidP="00CF7AE6"/>
    <w:p w14:paraId="3B60CFA7" w14:textId="0797EDFC" w:rsidR="005241CB" w:rsidRPr="00E02FED" w:rsidRDefault="005241CB" w:rsidP="00842EB0">
      <w:pPr>
        <w:pStyle w:val="berschrift2"/>
      </w:pPr>
      <w:bookmarkStart w:id="481" w:name="_Toc185279838"/>
      <w:r w:rsidRPr="00E02FED">
        <w:t>Argument Mining</w:t>
      </w:r>
      <w:r w:rsidR="00500B6A" w:rsidRPr="00E02FED">
        <w:t xml:space="preserve"> /argumentation mining</w:t>
      </w:r>
      <w:bookmarkEnd w:id="481"/>
    </w:p>
    <w:p w14:paraId="068F22B9" w14:textId="77777777" w:rsidR="0053759A" w:rsidRDefault="00E31B4D" w:rsidP="00CF7AE6">
      <w:r w:rsidRPr="00E31B4D">
        <w:t>Stammt aus dem Bereich d</w:t>
      </w:r>
      <w:r>
        <w:t>es Natural Language Processings</w:t>
      </w:r>
      <w:r w:rsidR="00083E0F">
        <w:t xml:space="preserve"> (NLP)</w:t>
      </w:r>
      <w:r w:rsidR="006F2765">
        <w:t xml:space="preserve">. </w:t>
      </w:r>
    </w:p>
    <w:p w14:paraId="2D9C8078" w14:textId="6DA929F7" w:rsidR="00582F57" w:rsidRPr="003E3BA3" w:rsidRDefault="00582F57" w:rsidP="00582F57">
      <w:r w:rsidRPr="0036067B">
        <w:rPr>
          <w:highlight w:val="magenta"/>
        </w:rPr>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mit dem Endziel, maschinenverarbeitbare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r w:rsidR="00374B64">
        <w:t>Minig</w:t>
      </w:r>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482"/>
      <w:r w:rsidR="002E638C">
        <w:t>(</w:t>
      </w:r>
      <w:r w:rsidR="004D5DFC" w:rsidRPr="004D5DFC">
        <w:t>Konzentration auf die Verortung von Argumenten und die Identifizierung ihrer Arten (z. B. Behauptungen und Prämissen)</w:t>
      </w:r>
      <w:commentRangeEnd w:id="482"/>
      <w:r w:rsidR="004D5DFC">
        <w:rPr>
          <w:rStyle w:val="Kommentarzeichen"/>
        </w:rPr>
        <w:commentReference w:id="482"/>
      </w:r>
      <w:r w:rsidR="004D5DFC">
        <w:t xml:space="preserve"> </w:t>
      </w:r>
      <w:r w:rsidR="002E638C">
        <w:t xml:space="preserve">und 2 </w:t>
      </w:r>
      <w:r w:rsidR="004D5DFC">
        <w:t xml:space="preserve">Klassifikation von </w:t>
      </w:r>
      <w:r w:rsidR="004D5DFC">
        <w:lastRenderedPageBreak/>
        <w:t>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t>
      </w:r>
      <w:r>
        <w:rPr>
          <w:i/>
        </w:rPr>
        <w:t>“</w:t>
      </w:r>
    </w:p>
    <w:p w14:paraId="12DEFC3F" w14:textId="508764C8" w:rsidR="00296609" w:rsidRPr="00427E3E" w:rsidRDefault="00427E3E" w:rsidP="00296609">
      <w:pPr>
        <w:rPr>
          <w:i/>
        </w:rPr>
      </w:pPr>
      <w:r w:rsidRPr="00427E3E">
        <w:rPr>
          <w:i/>
        </w:rPr>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t xml:space="preserve">„ </w:t>
      </w:r>
      <w:r w:rsidRPr="00EC0810">
        <w:t>Einer der zentralen Aspekte der menschlichen Kommunikation ist die Argumentation: der Prozess der Vermittlung von Neigungen, Einstellungen oder Meinungen 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483" w:name="_Toc185279839"/>
      <w:r w:rsidRPr="00820B99">
        <w:lastRenderedPageBreak/>
        <w:t>Argument</w:t>
      </w:r>
      <w:bookmarkEnd w:id="483"/>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r w:rsidR="003771D8" w:rsidRPr="00EC0810">
        <w:rPr>
          <w:rFonts w:cs="Arial"/>
          <w:highlight w:val="magenta"/>
        </w:rPr>
        <w:t xml:space="preserve">Peldszus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 xml:space="preserve">(claim) und </w:t>
      </w:r>
      <w:r w:rsidR="00AD764C">
        <w:t xml:space="preserve">Prämissen </w:t>
      </w:r>
      <w:r w:rsidR="00C027C1">
        <w:t>(premises)</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484" w:name="_Toc185279840"/>
      <w:r>
        <w:t>Aufgaben des Argument Minings</w:t>
      </w:r>
      <w:bookmarkEnd w:id="484"/>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485"/>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Darüber hinaus haben Argumente gerichtete argumentative Beziehungen, die die Beziehungen einer Komponente zu einer anderen beschreiben. Jede dieser Beziehungen zeigt an, dass die Ausgangskomponente entweder eine Rechtfertigung oder eine Widerlegung der Zielkomponente ist.</w:t>
      </w:r>
      <w:commentRangeEnd w:id="485"/>
      <w:r w:rsidR="00485B60">
        <w:rPr>
          <w:rStyle w:val="Kommentarzeichen"/>
        </w:rPr>
        <w:commentReference w:id="485"/>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Trennung des argumentativen Texts von nicht-argumentativen Text</w:t>
      </w:r>
      <w:r w:rsidR="002B7542" w:rsidRPr="00A9557E">
        <w:rPr>
          <w:highlight w:val="yellow"/>
        </w:rPr>
        <w:t xml:space="preserve"> (component identification)</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 xml:space="preserve">(component classification)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attack</w:t>
      </w:r>
      <w:r w:rsidR="00652AF6" w:rsidRPr="00A9557E">
        <w:rPr>
          <w:highlight w:val="yellow"/>
        </w:rPr>
        <w:t xml:space="preserve"> (structure identification)</w:t>
      </w:r>
      <w:r w:rsidR="00984983">
        <w:t>.</w:t>
      </w:r>
      <w:r w:rsidR="00A16289">
        <w:t xml:space="preserve"> </w:t>
      </w:r>
      <w:r w:rsidR="00A16289" w:rsidRPr="0008610D">
        <w:rPr>
          <w:highlight w:val="yellow"/>
        </w:rPr>
        <w:t>Laut den Autoren fehlt ein An</w:t>
      </w:r>
      <w:r w:rsidR="0008610D" w:rsidRPr="0008610D">
        <w:rPr>
          <w:highlight w:val="yellow"/>
        </w:rPr>
        <w:t xml:space="preserve">satz, welcher alle diese </w:t>
      </w:r>
      <w:r w:rsidR="0008610D" w:rsidRPr="0008610D">
        <w:rPr>
          <w:highlight w:val="yellow"/>
        </w:rPr>
        <w:lastRenderedPageBreak/>
        <w:t>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kann zwischen support und attack unterscheiden.</w:t>
      </w:r>
      <w:r w:rsidR="00A2795A">
        <w:t xml:space="preserve"> </w:t>
      </w:r>
      <w:r w:rsidR="00C92758">
        <w:t>Es ist somit ein binärer Klassifikator</w:t>
      </w:r>
      <w:r w:rsidR="009144FF">
        <w:t xml:space="preserve">. </w:t>
      </w:r>
      <w:r w:rsidR="00B55D92">
        <w:t xml:space="preserve">Der Standpunkt </w:t>
      </w:r>
      <w:r w:rsidR="00FA5C63">
        <w:t>jeder Behauptung und Prämisse wird in support oder attack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5CE78CBC" w:rsidR="00E76B7E" w:rsidRDefault="00E76B7E" w:rsidP="00CF7AE6">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(Stab &amp; Gurevych,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im argument mining framework</w:t>
      </w:r>
      <w:r w:rsidR="003E3AF3">
        <w:t xml:space="preserve">: </w:t>
      </w:r>
    </w:p>
    <w:p w14:paraId="376EE38A" w14:textId="22DE5DAF" w:rsidR="00EA0835" w:rsidRDefault="003E3AF3" w:rsidP="00D97020">
      <w:pPr>
        <w:pStyle w:val="Listenabsatz"/>
        <w:numPr>
          <w:ilvl w:val="0"/>
          <w:numId w:val="37"/>
        </w:numPr>
      </w:pPr>
      <w:r>
        <w:lastRenderedPageBreak/>
        <w:t>Argument</w:t>
      </w:r>
      <w:r w:rsidR="00156934">
        <w:t xml:space="preserve"> extraktion: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t xml:space="preserve">Argument Mining nach </w:t>
      </w:r>
      <w:r w:rsidRPr="00CF2D8F">
        <w:rPr>
          <w:rFonts w:cs="Arial"/>
          <w:highlight w:val="magenta"/>
        </w:rPr>
        <w:t>Peldszus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r w:rsidR="00D139F4">
        <w:rPr>
          <w:rFonts w:cs="Arial"/>
        </w:rPr>
        <w:t>Wie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mininmalen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Relation Identification:</w:t>
      </w:r>
      <w:r w:rsidR="00706842">
        <w:t xml:space="preserve"> </w:t>
      </w:r>
      <w:r w:rsidR="00584F9B" w:rsidRPr="00584F9B">
        <w:t>Herstellung von Beziehungen zwischen einzelnen ADUs, die möglicherweise zu einer vollständigen Baum- oder Graphenstruktur</w:t>
      </w:r>
      <w:r w:rsidR="002A1C45">
        <w:t xml:space="preserve"> zusammengeführt werden können</w:t>
      </w:r>
      <w:r w:rsidR="00E02129">
        <w:t>.</w:t>
      </w:r>
    </w:p>
    <w:p w14:paraId="4D29F8CB" w14:textId="74D716D4" w:rsidR="00C73330" w:rsidRDefault="00C73330" w:rsidP="00D57497">
      <w:pPr>
        <w:pStyle w:val="Listenabsatz"/>
        <w:numPr>
          <w:ilvl w:val="0"/>
          <w:numId w:val="31"/>
        </w:numPr>
      </w:pPr>
      <w:r>
        <w:t>Argument Completion:</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(attack) oder</w:t>
      </w:r>
      <w:r w:rsidR="00F450C4">
        <w:t xml:space="preserve"> kontern können (counter-attack)</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(Peldszus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lastRenderedPageBreak/>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(serial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r w:rsidR="00251A9F">
        <w:t>e</w:t>
      </w:r>
      <w:r>
        <w:t>xample support)</w:t>
      </w:r>
    </w:p>
    <w:p w14:paraId="7D91B7F6" w14:textId="7D65C1AF" w:rsidR="0042203E" w:rsidRDefault="0042203E" w:rsidP="0042203E">
      <w:pPr>
        <w:pStyle w:val="Listenabsatz"/>
        <w:numPr>
          <w:ilvl w:val="0"/>
          <w:numId w:val="21"/>
        </w:numPr>
      </w:pPr>
      <w:r>
        <w:t>Attack</w:t>
      </w:r>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(Peldszus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(rebut conclusion)</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t>Counter-Attack</w:t>
      </w:r>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(Peldszus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w:t>
      </w:r>
      <w:r w:rsidR="00A37621">
        <w:lastRenderedPageBreak/>
        <w:t>einfache Unterscheidung in Support/Attack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r w:rsidRPr="00E4126F">
        <w:rPr>
          <w:lang w:val="en-US"/>
        </w:rPr>
        <w:t xml:space="preserve">Argumente bestehen aus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t>„Der zentrale Begriff für jede Theorie der Diskursstruktur ist der der Kohärenzrelation, d.h. die Vorstellung, dass benachbarte Textabschnitte in einer semantischen oder pragmatischen Beziehung zueinander stehen,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Discource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r w:rsidRPr="00D87A19">
        <w:rPr>
          <w:highlight w:val="darkGray"/>
        </w:rPr>
        <w:t>sequence labelin</w:t>
      </w:r>
      <w:r w:rsidR="00D87A19" w:rsidRPr="00D87A19">
        <w:rPr>
          <w:highlight w:val="darkGray"/>
        </w:rPr>
        <w:t>g</w:t>
      </w:r>
      <w:r w:rsidRPr="00D87A19">
        <w:rPr>
          <w:highlight w:val="darkGray"/>
        </w:rPr>
        <w:t xml:space="preserve"> task?</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(Yeginbergen et al., 2024, 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(sequence-labeling task)</w:t>
      </w:r>
      <w:r w:rsidR="00636B7C">
        <w:t>.</w:t>
      </w:r>
    </w:p>
    <w:p w14:paraId="175EF70E" w14:textId="0242185A" w:rsidR="00283A6D" w:rsidRDefault="00B06639" w:rsidP="00CF7AE6">
      <w:r>
        <w:t>POS-Tagging und NER sind auch sequence labeling tasks</w:t>
      </w:r>
    </w:p>
    <w:p w14:paraId="13EC635F" w14:textId="2E02235D" w:rsidR="00896368" w:rsidRDefault="008A7451" w:rsidP="00CF7AE6">
      <w:r>
        <w:lastRenderedPageBreak/>
        <w:t xml:space="preserve">Die größte Herausforderung ist </w:t>
      </w:r>
      <w:r w:rsidR="00DC6F65">
        <w:t>die Identifikation der zentralen These des Textes, da die anderen Analyseschritte (</w:t>
      </w:r>
      <w:r w:rsidR="004C1243">
        <w:t xml:space="preserve">support, attack)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(Peldszus &amp; Stede, 2013, S. 27)</w:t>
      </w:r>
      <w:r w:rsidR="005F2D2E" w:rsidRPr="003771D8">
        <w:rPr>
          <w:highlight w:val="magenta"/>
        </w:rPr>
        <w:fldChar w:fldCharType="end"/>
      </w:r>
      <w:r w:rsidR="003A58D4">
        <w:t xml:space="preserve">. </w:t>
      </w:r>
      <w:r w:rsidR="00D56623">
        <w:t xml:space="preserve">Nach </w:t>
      </w:r>
      <w:r w:rsidR="00D56623" w:rsidRPr="00E46632">
        <w:rPr>
          <w:rFonts w:cs="Arial"/>
          <w:highlight w:val="magenta"/>
        </w:rPr>
        <w:t xml:space="preserve">Peldszus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RoBERTa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extraction, Stance Classification und Evidence extraction. </w:t>
      </w:r>
      <w:r w:rsidR="009E662C">
        <w:t xml:space="preserve">Claim extraction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r w:rsidR="00E84D2E" w:rsidRPr="00E84D2E">
        <w:t>Stance classification</w:t>
      </w:r>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r w:rsidR="00461154" w:rsidRPr="00F84302">
        <w:t>Evidence Extraction: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extraction with stance classification – CESC: Behauptungen extrahieren und die Haltung zum Thema bestimmen </w:t>
      </w:r>
      <w:r w:rsidR="00F84302" w:rsidRPr="00523284">
        <w:rPr>
          <w:highlight w:val="magenta"/>
        </w:rPr>
        <w:t>(Cheng et al., 2022, S. 2281)</w:t>
      </w:r>
      <w:r w:rsidR="003A2571">
        <w:t xml:space="preserve"> und </w:t>
      </w:r>
      <w:r w:rsidR="003A2571" w:rsidRPr="003A2571">
        <w:t xml:space="preserve">Claim-evidence pair extraction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486" w:name="_Hlk179549401"/>
    </w:p>
    <w:bookmarkEnd w:id="486"/>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argument mining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argument mining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lastRenderedPageBreak/>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r w:rsidR="005905EE">
        <w:t>strukurell,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Proprocessing unter anderem lemmatizer und </w:t>
      </w:r>
      <w:r w:rsidR="00441F7E" w:rsidRPr="004D47EA">
        <w:t>Part-of-speech-Tagger, constituent and dependency parser</w:t>
      </w:r>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lastRenderedPageBreak/>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(sequence-labeling task)</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lastRenderedPageBreak/>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argument/non-argument klassifikation</w:t>
      </w:r>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(z. B.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w:t>
      </w:r>
      <w:r w:rsidR="00AA74AE">
        <w:rPr>
          <w:sz w:val="22"/>
          <w:szCs w:val="20"/>
        </w:rPr>
        <w:lastRenderedPageBreak/>
        <w:t xml:space="preserve">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extrahieren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Stances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Evidence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lastRenderedPageBreak/>
        <w:t>P</w:t>
      </w:r>
      <w:r w:rsidR="00AF7D22" w:rsidRPr="00E001C8">
        <w:t>remise</w:t>
      </w:r>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E001C8">
        <w:t>C</w:t>
      </w:r>
      <w:r w:rsidR="001E4D8D" w:rsidRPr="00E001C8">
        <w:t>onclusion</w:t>
      </w:r>
      <w:r w:rsidR="005A42C1">
        <w:t xml:space="preserve"> – Schlussfolgerung </w:t>
      </w:r>
    </w:p>
    <w:p w14:paraId="7D6DB4AD" w14:textId="13E69D45" w:rsidR="00E02FED" w:rsidRPr="0088488E" w:rsidRDefault="00E02FED" w:rsidP="009A54C3">
      <w:pPr>
        <w:pStyle w:val="berschrift2"/>
      </w:pPr>
      <w:bookmarkStart w:id="487" w:name="_Toc185279841"/>
      <w:r w:rsidRPr="0088488E">
        <w:t xml:space="preserve">Argument </w:t>
      </w:r>
      <w:r w:rsidR="008814F7" w:rsidRPr="0088488E">
        <w:t xml:space="preserve">diagramming </w:t>
      </w:r>
      <w:r w:rsidR="006715D2" w:rsidRPr="0088488E">
        <w:t>techniques</w:t>
      </w:r>
      <w:r w:rsidR="003B5CAB" w:rsidRPr="0088488E">
        <w:t xml:space="preserve"> / Argument Schemes</w:t>
      </w:r>
      <w:bookmarkEnd w:id="487"/>
    </w:p>
    <w:p w14:paraId="29C2BC31" w14:textId="6853BBE7" w:rsidR="008814F7" w:rsidRDefault="008814F7" w:rsidP="00CF7AE6">
      <w:r w:rsidRPr="006715D2">
        <w:t>Darstellung der Argumente in einer Strukturierten Form</w:t>
      </w:r>
      <w:r w:rsidR="00346616">
        <w:t>. Kann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Macagno,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Reed, C., Walton, D., &amp; Macagno, F. (2007).Argument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6A26F087" w:rsidR="004B4E35" w:rsidDel="007A763E" w:rsidRDefault="004B4E35" w:rsidP="009A54C3">
      <w:pPr>
        <w:pStyle w:val="berschrift2"/>
        <w:rPr>
          <w:del w:id="488" w:author="Ben Fels" w:date="2024-12-16T22:06:00Z" w16du:dateUtc="2024-12-16T21:06:00Z"/>
        </w:rPr>
      </w:pPr>
      <w:del w:id="489" w:author="Ben Fels" w:date="2024-12-16T22:06:00Z" w16du:dateUtc="2024-12-16T21:06:00Z">
        <w:r w:rsidRPr="00D93EB3" w:rsidDel="007A763E">
          <w:delText>Datensatz</w:delText>
        </w:r>
      </w:del>
    </w:p>
    <w:p w14:paraId="6E930610" w14:textId="24C22B13" w:rsidR="00FD1E0F" w:rsidDel="007A763E" w:rsidRDefault="00AC654E" w:rsidP="00CF7AE6">
      <w:pPr>
        <w:rPr>
          <w:del w:id="490" w:author="Ben Fels" w:date="2024-12-16T22:06:00Z" w16du:dateUtc="2024-12-16T21:06:00Z"/>
        </w:rPr>
      </w:pPr>
      <w:del w:id="491"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492" w:author="Ben Fels" w:date="2024-12-16T22:06:00Z" w16du:dateUtc="2024-12-16T21:06:00Z"/>
          <w:i/>
        </w:rPr>
      </w:pPr>
      <w:del w:id="493"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CB7B5E" w:rsidDel="007A763E">
          <w:rPr>
            <w:i/>
            <w:highlight w:val="magenta"/>
            <w:lang w:val="en-US"/>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delInstrText>
        </w:r>
        <w:r w:rsidR="004E5B9A" w:rsidRPr="004E5B9A" w:rsidDel="007A763E">
          <w:rPr>
            <w:i/>
            <w:highlight w:val="magenta"/>
            <w:lang w:val="en-US"/>
          </w:rPr>
          <w:delInstrText xml:space="preserve">ter/csl-citation.json"} </w:delInstrText>
        </w:r>
        <w:r w:rsidRPr="00104FE4" w:rsidDel="007A763E">
          <w:rPr>
            <w:i/>
            <w:highlight w:val="magenta"/>
          </w:rPr>
          <w:fldChar w:fldCharType="separate"/>
        </w:r>
        <w:r w:rsidRPr="00804DEE" w:rsidDel="007A763E">
          <w:rPr>
            <w:rFonts w:cs="Arial"/>
            <w:highlight w:val="magenta"/>
            <w:lang w:val="en-US"/>
          </w:rPr>
          <w:delText>(Cabrio &amp; Villata, 2018, S. 5428)</w:delText>
        </w:r>
        <w:r w:rsidRPr="00104FE4" w:rsidDel="007A763E">
          <w:rPr>
            <w:i/>
            <w:highlight w:val="magenta"/>
          </w:rPr>
          <w:fldChar w:fldCharType="end"/>
        </w:r>
        <w:r w:rsidR="00024793" w:rsidRPr="00804DEE" w:rsidDel="007A763E">
          <w:rPr>
            <w:i/>
            <w:lang w:val="en-US"/>
          </w:rPr>
          <w:delText xml:space="preserve"> </w:delText>
        </w:r>
        <w:r w:rsidR="00024793" w:rsidRPr="00024793" w:rsidDel="007A763E">
          <w:sym w:font="Wingdings" w:char="F0E0"/>
        </w:r>
        <w:r w:rsidR="00024793" w:rsidRPr="00804DEE" w:rsidDel="007A763E">
          <w:rPr>
            <w:lang w:val="en-US"/>
          </w:rPr>
          <w:delText xml:space="preserve"> For more details about inter-annotator agreement, we refer the reader to [Artstein, 2017]</w:delText>
        </w:r>
        <w:r w:rsidR="00224939" w:rsidDel="007A763E">
          <w:rPr>
            <w:lang w:val="en-US"/>
          </w:rPr>
          <w:delText xml:space="preserve"> </w:delText>
        </w:r>
        <w:r w:rsidR="00224939" w:rsidRPr="00224939" w:rsidDel="007A763E">
          <w:rPr>
            <w:lang w:val="en-US"/>
          </w:rPr>
          <w:sym w:font="Wingdings" w:char="F0E0"/>
        </w:r>
        <w:r w:rsidR="00224939" w:rsidDel="007A763E">
          <w:rPr>
            <w:lang w:val="en-US"/>
          </w:rPr>
          <w:delText xml:space="preserve"> </w:delText>
        </w:r>
        <w:r w:rsidR="00804DEE" w:rsidDel="007A763E">
          <w:rPr>
            <w:lang w:val="en-US"/>
          </w:rPr>
          <w:delText xml:space="preserve"> </w:delText>
        </w:r>
        <w:r w:rsidR="00804DEE" w:rsidRPr="00224939" w:rsidDel="007A763E">
          <w:rPr>
            <w:lang w:val="en-US"/>
          </w:rPr>
          <w:delText xml:space="preserve">[Artstein,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494" w:author="Ben Fels" w:date="2024-12-16T22:06:00Z" w16du:dateUtc="2024-12-16T21:06:00Z"/>
        </w:rPr>
      </w:pPr>
      <w:del w:id="495"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496" w:author="Ben Fels" w:date="2024-12-16T22:06:00Z" w16du:dateUtc="2024-12-16T21:06:00Z"/>
        </w:rPr>
      </w:pPr>
      <w:del w:id="497"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498" w:author="Ben Fels" w:date="2024-12-16T22:06:00Z" w16du:dateUtc="2024-12-16T21:06:00Z"/>
          <w:i/>
        </w:rPr>
      </w:pPr>
      <w:del w:id="499"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500" w:author="Ben Fels" w:date="2024-12-16T22:06:00Z" w16du:dateUtc="2024-12-16T21:06:00Z"/>
        </w:rPr>
      </w:pPr>
      <w:del w:id="501"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502" w:author="Ben Fels" w:date="2024-12-16T22:06:00Z" w16du:dateUtc="2024-12-16T21:06:00Z"/>
        </w:rPr>
      </w:pPr>
      <w:del w:id="503"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504" w:author="Ben Fels" w:date="2024-12-16T22:06:00Z" w16du:dateUtc="2024-12-16T21:06:00Z"/>
          <w:i/>
        </w:rPr>
      </w:pPr>
      <w:del w:id="505"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506" w:author="Ben Fels" w:date="2024-12-16T22:06:00Z" w16du:dateUtc="2024-12-16T21:06:00Z"/>
        </w:rPr>
      </w:pPr>
      <w:del w:id="507"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508" w:author="Ben Fels" w:date="2024-12-16T22:06:00Z" w16du:dateUtc="2024-12-16T21:06:00Z"/>
        </w:rPr>
      </w:pPr>
      <w:del w:id="509"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B06639" w:rsidDel="007A763E" w:rsidRDefault="008C5A50" w:rsidP="00CF7AE6">
      <w:pPr>
        <w:rPr>
          <w:del w:id="510" w:author="Ben Fels" w:date="2024-12-16T22:06:00Z" w16du:dateUtc="2024-12-16T21:06:00Z"/>
          <w:lang w:val="en-US"/>
        </w:rPr>
      </w:pPr>
      <w:del w:id="511"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B06639" w:rsidDel="007A763E">
          <w:rPr>
            <w:lang w:val="en-US"/>
          </w:rPr>
          <w:delText>Dazu gibt es Paper</w:delText>
        </w:r>
      </w:del>
    </w:p>
    <w:p w14:paraId="5B3F8D7B" w14:textId="749CC010" w:rsidR="00876D8A" w:rsidDel="00651FF7" w:rsidRDefault="0084296D" w:rsidP="00CF7AE6">
      <w:pPr>
        <w:rPr>
          <w:del w:id="512" w:author="Ben Fels" w:date="2024-12-16T22:05:00Z" w16du:dateUtc="2024-12-16T21:05:00Z"/>
          <w:lang w:val="en-US"/>
        </w:rPr>
      </w:pPr>
      <w:del w:id="513" w:author="Ben Fels" w:date="2024-12-16T22:05:00Z" w16du:dateUtc="2024-12-16T21:05:00Z">
        <w:r w:rsidRPr="009B5B55" w:rsidDel="00651FF7">
          <w:rPr>
            <w:lang w:val="en-US"/>
          </w:rPr>
          <w:delText xml:space="preserve">1: </w:delText>
        </w:r>
        <w:r w:rsidR="00210B38" w:rsidDel="00651FF7">
          <w:rPr>
            <w:lang w:val="en-US"/>
          </w:rPr>
          <w:delText>annotating argument components and relations in persuasive essays</w:delText>
        </w:r>
      </w:del>
    </w:p>
    <w:p w14:paraId="2798DB37" w14:textId="3DFBC2E6" w:rsidR="00902E73" w:rsidDel="00651FF7" w:rsidRDefault="00902E73" w:rsidP="00876D8A">
      <w:pPr>
        <w:pStyle w:val="Listenabsatz"/>
        <w:numPr>
          <w:ilvl w:val="0"/>
          <w:numId w:val="29"/>
        </w:numPr>
        <w:rPr>
          <w:del w:id="514" w:author="Ben Fels" w:date="2024-12-16T22:05:00Z" w16du:dateUtc="2024-12-16T21:05:00Z"/>
          <w:lang w:val="en-US"/>
        </w:rPr>
      </w:pPr>
      <w:del w:id="515" w:author="Ben Fels" w:date="2024-12-16T22:05:00Z" w16du:dateUtc="2024-12-16T21:05:00Z">
        <w:r w:rsidDel="00651FF7">
          <w:rPr>
            <w:lang w:val="en-US"/>
          </w:rPr>
          <w:delText xml:space="preserve">Frei zugänglicher Datensatz </w:delText>
        </w:r>
      </w:del>
    </w:p>
    <w:p w14:paraId="628CA952" w14:textId="320461F1" w:rsidR="0084296D" w:rsidDel="00651FF7" w:rsidRDefault="009B5B55" w:rsidP="00876D8A">
      <w:pPr>
        <w:pStyle w:val="Listenabsatz"/>
        <w:numPr>
          <w:ilvl w:val="0"/>
          <w:numId w:val="29"/>
        </w:numPr>
        <w:rPr>
          <w:del w:id="516" w:author="Ben Fels" w:date="2024-12-16T22:05:00Z" w16du:dateUtc="2024-12-16T21:05:00Z"/>
          <w:lang w:val="en-US"/>
        </w:rPr>
      </w:pPr>
      <w:del w:id="517" w:author="Ben Fels" w:date="2024-12-16T22:05:00Z" w16du:dateUtc="2024-12-16T21:05:00Z">
        <w:r w:rsidRPr="00876D8A" w:rsidDel="00651FF7">
          <w:rPr>
            <w:lang w:val="en-US"/>
          </w:rPr>
          <w:delText>annotation of claims, premises, support and attack relation</w:delText>
        </w:r>
        <w:r w:rsidR="00010C75" w:rsidDel="00651FF7">
          <w:rPr>
            <w:lang w:val="en-US"/>
          </w:rPr>
          <w:delText xml:space="preserve"> (argument components and argumentative relations)</w:delText>
        </w:r>
        <w:r w:rsidRPr="00876D8A" w:rsidDel="00651FF7">
          <w:rPr>
            <w:lang w:val="en-US"/>
          </w:rPr>
          <w:delText xml:space="preserve"> </w:delText>
        </w:r>
        <w:r w:rsidRPr="00876D8A" w:rsidDel="00651FF7">
          <w:rPr>
            <w:highlight w:val="magenta"/>
            <w:lang w:val="en-US"/>
          </w:rPr>
          <w:fldChar w:fldCharType="begin"/>
        </w:r>
        <w:r w:rsidR="00893D7A" w:rsidDel="00651FF7">
          <w:rPr>
            <w:highlight w:val="magenta"/>
            <w:lang w:val="en-US"/>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FB3A1F" w:rsidDel="00651FF7">
          <w:rPr>
            <w:rFonts w:cs="Arial"/>
            <w:highlight w:val="magenta"/>
            <w:lang w:val="en-US"/>
          </w:rPr>
          <w:delText>(Stab &amp; Gurevych, 2014, S. 1501)</w:delText>
        </w:r>
        <w:r w:rsidRPr="00876D8A" w:rsidDel="00651FF7">
          <w:rPr>
            <w:highlight w:val="magenta"/>
            <w:lang w:val="en-US"/>
          </w:rPr>
          <w:fldChar w:fldCharType="end"/>
        </w:r>
      </w:del>
    </w:p>
    <w:p w14:paraId="398174C0" w14:textId="6EBC485C" w:rsidR="00876D8A" w:rsidDel="00651FF7" w:rsidRDefault="00876D8A" w:rsidP="00876D8A">
      <w:pPr>
        <w:pStyle w:val="Listenabsatz"/>
        <w:numPr>
          <w:ilvl w:val="0"/>
          <w:numId w:val="29"/>
        </w:numPr>
        <w:rPr>
          <w:del w:id="518" w:author="Ben Fels" w:date="2024-12-16T22:05:00Z" w16du:dateUtc="2024-12-16T21:05:00Z"/>
          <w:lang w:val="en-US"/>
        </w:rPr>
      </w:pPr>
      <w:del w:id="519" w:author="Ben Fels" w:date="2024-12-16T22:05:00Z" w16du:dateUtc="2024-12-16T21:05:00Z">
        <w:r w:rsidDel="00651FF7">
          <w:rPr>
            <w:lang w:val="en-US"/>
          </w:rPr>
          <w:delText>3 annotators, 90 persuasive essays</w:delText>
        </w:r>
        <w:r w:rsidR="006011D7" w:rsidDel="00651FF7">
          <w:rPr>
            <w:lang w:val="en-US"/>
          </w:rPr>
          <w:delText>; inter-rater agreement of 0.72 for argument components and 0,81 for argumentative relations</w:delText>
        </w:r>
        <w:r w:rsidR="00BC7E6E" w:rsidDel="00651FF7">
          <w:rPr>
            <w:lang w:val="en-US"/>
          </w:rPr>
          <w:delText xml:space="preserve"> </w:delText>
        </w:r>
        <w:r w:rsidR="00BC7E6E" w:rsidRPr="00BC7E6E" w:rsidDel="00651FF7">
          <w:rPr>
            <w:lang w:val="en-US"/>
          </w:rPr>
          <w:sym w:font="Wingdings" w:char="F0E0"/>
        </w:r>
        <w:r w:rsidR="00BC7E6E" w:rsidDel="00651FF7">
          <w:rPr>
            <w:lang w:val="en-US"/>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520" w:author="Ben Fels" w:date="2024-12-16T22:05:00Z" w16du:dateUtc="2024-12-16T21:05:00Z"/>
        </w:rPr>
      </w:pPr>
      <w:del w:id="52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522" w:author="Ben Fels" w:date="2024-12-16T22:05:00Z" w16du:dateUtc="2024-12-16T21:05:00Z"/>
        </w:rPr>
      </w:pPr>
      <w:del w:id="52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524" w:author="Ben Fels" w:date="2024-12-16T22:05:00Z" w16du:dateUtc="2024-12-16T21:05:00Z"/>
          <w:highlight w:val="magenta"/>
        </w:rPr>
      </w:pPr>
      <w:del w:id="52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526" w:author="Ben Fels" w:date="2024-12-16T22:06:00Z" w16du:dateUtc="2024-12-16T21:06:00Z"/>
          <w:highlight w:val="magenta"/>
        </w:rPr>
      </w:pPr>
      <w:del w:id="52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2"/>
                      <a:stretch>
                        <a:fillRect/>
                      </a:stretch>
                    </pic:blipFill>
                    <pic:spPr>
                      <a:xfrm>
                        <a:off x="0" y="0"/>
                        <a:ext cx="5349704" cy="1691787"/>
                      </a:xfrm>
                      <a:prstGeom prst="rect">
                        <a:avLst/>
                      </a:prstGeom>
                    </pic:spPr>
                  </pic:pic>
                </a:graphicData>
              </a:graphic>
            </wp:inline>
          </w:drawing>
        </w:r>
      </w:del>
    </w:p>
    <w:p w14:paraId="520319ED" w14:textId="6BEF41EE" w:rsidR="009B5B55" w:rsidDel="007A763E" w:rsidRDefault="009B5B55" w:rsidP="00CF7AE6">
      <w:pPr>
        <w:rPr>
          <w:del w:id="528" w:author="Ben Fels" w:date="2024-12-16T22:06:00Z" w16du:dateUtc="2024-12-16T21:06:00Z"/>
          <w:lang w:val="en-US"/>
        </w:rPr>
      </w:pPr>
      <w:del w:id="529" w:author="Ben Fels" w:date="2024-12-16T22:06:00Z" w16du:dateUtc="2024-12-16T21:06:00Z">
        <w:r w:rsidDel="007A763E">
          <w:rPr>
            <w:lang w:val="en-US"/>
          </w:rPr>
          <w:delText xml:space="preserve">2: </w:delText>
        </w:r>
        <w:r w:rsidR="00EC4AFB" w:rsidRPr="00EC4AFB" w:rsidDel="007A763E">
          <w:rPr>
            <w:lang w:val="en-US"/>
          </w:rPr>
          <w:delText>Argument Annotated Essay</w:delText>
        </w:r>
        <w:r w:rsidR="00DE1063" w:rsidDel="007A763E">
          <w:rPr>
            <w:lang w:val="en-US"/>
          </w:rPr>
          <w:delText xml:space="preserve"> Corpus</w:delText>
        </w:r>
        <w:r w:rsidR="00EC4AFB" w:rsidRPr="00EC4AFB" w:rsidDel="007A763E">
          <w:rPr>
            <w:lang w:val="en-US"/>
          </w:rPr>
          <w:delText xml:space="preserve"> (version 2)</w:delText>
        </w:r>
        <w:r w:rsidR="00DE1063" w:rsidDel="007A763E">
          <w:rPr>
            <w:lang w:val="en-US"/>
          </w:rPr>
          <w:delText xml:space="preserve"> AAEC</w:delText>
        </w:r>
        <w:r w:rsidR="00EC4AFB" w:rsidDel="007A763E">
          <w:rPr>
            <w:lang w:val="en-US"/>
          </w:rPr>
          <w:delText xml:space="preserve"> </w:delText>
        </w:r>
        <w:r w:rsidR="00EC4AFB" w:rsidRPr="00E80773" w:rsidDel="007A763E">
          <w:rPr>
            <w:highlight w:val="magenta"/>
            <w:lang w:val="en-US"/>
          </w:rPr>
          <w:fldChar w:fldCharType="begin"/>
        </w:r>
        <w:r w:rsidR="00D3251E" w:rsidDel="007A763E">
          <w:rPr>
            <w:highlight w:val="magenta"/>
            <w:lang w:val="en-US"/>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E80773" w:rsidDel="007A763E">
          <w:rPr>
            <w:rFonts w:cs="Arial"/>
            <w:highlight w:val="magenta"/>
            <w:lang w:val="en-US"/>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530" w:author="Ben Fels" w:date="2024-12-16T22:05:00Z" w16du:dateUtc="2024-12-16T21:05:00Z"/>
        </w:rPr>
      </w:pPr>
      <w:del w:id="53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532" w:author="Ben Fels" w:date="2024-12-16T22:06:00Z" w16du:dateUtc="2024-12-16T21:06:00Z"/>
        </w:rPr>
      </w:pPr>
      <w:del w:id="53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534" w:author="Ben Fels" w:date="2024-12-16T22:06:00Z" w16du:dateUtc="2024-12-16T21:06:00Z"/>
        </w:rPr>
      </w:pPr>
      <w:del w:id="53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Del="007A763E" w:rsidRDefault="00820604" w:rsidP="008B47E2">
      <w:pPr>
        <w:pStyle w:val="Listenabsatz"/>
        <w:numPr>
          <w:ilvl w:val="0"/>
          <w:numId w:val="29"/>
        </w:numPr>
        <w:rPr>
          <w:del w:id="536" w:author="Ben Fels" w:date="2024-12-16T22:06:00Z" w16du:dateUtc="2024-12-16T21:06:00Z"/>
          <w:lang w:val="en-US"/>
        </w:rPr>
      </w:pPr>
      <w:del w:id="537" w:author="Ben Fels" w:date="2024-12-16T22:06:00Z" w16du:dateUtc="2024-12-16T21:06:00Z">
        <w:r w:rsidDel="007A763E">
          <w:rPr>
            <w:lang w:val="en-US"/>
          </w:rPr>
          <w:delText>Annotated with discourse-level argumentation structures.</w:delText>
        </w:r>
      </w:del>
    </w:p>
    <w:p w14:paraId="76B0440D" w14:textId="7F80E19C" w:rsidR="00B81A72" w:rsidDel="007A763E" w:rsidRDefault="00B81A72" w:rsidP="008B47E2">
      <w:pPr>
        <w:pStyle w:val="Listenabsatz"/>
        <w:numPr>
          <w:ilvl w:val="0"/>
          <w:numId w:val="29"/>
        </w:numPr>
        <w:rPr>
          <w:del w:id="538" w:author="Ben Fels" w:date="2024-12-16T22:06:00Z" w16du:dateUtc="2024-12-16T21:06:00Z"/>
        </w:rPr>
      </w:pPr>
      <w:del w:id="539" w:author="Ben Fels" w:date="2024-12-16T22:06:00Z" w16du:dateUtc="2024-12-16T21:06:00Z">
        <w:r w:rsidRPr="00B81A72" w:rsidDel="007A763E">
          <w:delText>Korpus und Annotation-Guidelines frei verf</w:delText>
        </w:r>
        <w:r w:rsidDel="007A763E">
          <w:delText>ügbar</w:delText>
        </w:r>
      </w:del>
    </w:p>
    <w:p w14:paraId="6C5789AF" w14:textId="0F1D9D15" w:rsidR="006A5F0A" w:rsidDel="007A763E" w:rsidRDefault="006A5F0A" w:rsidP="008B47E2">
      <w:pPr>
        <w:pStyle w:val="Listenabsatz"/>
        <w:numPr>
          <w:ilvl w:val="0"/>
          <w:numId w:val="29"/>
        </w:numPr>
        <w:rPr>
          <w:del w:id="540" w:author="Ben Fels" w:date="2024-12-16T22:06:00Z" w16du:dateUtc="2024-12-16T21:06:00Z"/>
          <w:lang w:val="en-US"/>
        </w:rPr>
      </w:pPr>
      <w:del w:id="541" w:author="Ben Fels" w:date="2024-12-16T22:06:00Z" w16du:dateUtc="2024-12-16T21:06:00Z">
        <w:r w:rsidRPr="006A5F0A" w:rsidDel="007A763E">
          <w:rPr>
            <w:lang w:val="en-US"/>
          </w:rPr>
          <w:delText>End-to-end argumentation s</w:delText>
        </w:r>
        <w:r w:rsidDel="007A763E">
          <w:rPr>
            <w:lang w:val="en-US"/>
          </w:rPr>
          <w:delText>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542" w:author="Ben Fels" w:date="2024-12-16T22:06:00Z" w16du:dateUtc="2024-12-16T21:06:00Z"/>
        </w:rPr>
      </w:pPr>
      <w:del w:id="543"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544" w:author="Ben Fels" w:date="2024-12-16T22:06:00Z" w16du:dateUtc="2024-12-16T21:06:00Z"/>
        </w:rPr>
      </w:pPr>
      <w:del w:id="545"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546" w:author="Ben Fels" w:date="2024-12-16T22:06:00Z" w16du:dateUtc="2024-12-16T21:06:00Z"/>
        </w:rPr>
      </w:pPr>
      <w:del w:id="547"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Del="007A763E" w:rsidRDefault="000D73E1" w:rsidP="00A135E2">
      <w:pPr>
        <w:pStyle w:val="Listenabsatz"/>
        <w:numPr>
          <w:ilvl w:val="0"/>
          <w:numId w:val="29"/>
        </w:numPr>
        <w:rPr>
          <w:del w:id="548" w:author="Ben Fels" w:date="2024-12-16T22:06:00Z" w16du:dateUtc="2024-12-16T21:06:00Z"/>
          <w:lang w:val="en-US"/>
        </w:rPr>
      </w:pPr>
      <w:del w:id="549" w:author="Ben Fels" w:date="2024-12-16T22:06:00Z" w16du:dateUtc="2024-12-16T21:06:00Z">
        <w:r w:rsidRPr="00E9195C" w:rsidDel="007A763E">
          <w:rPr>
            <w:lang w:val="en-US"/>
          </w:rPr>
          <w:delText xml:space="preserve">  </w:delText>
        </w:r>
        <w:r w:rsidR="00E9195C" w:rsidRPr="00E9195C" w:rsidDel="007A763E">
          <w:rPr>
            <w:lang w:val="en-US"/>
          </w:rPr>
          <w:delText>Essays annotated by the e</w:delText>
        </w:r>
        <w:r w:rsidR="00E9195C" w:rsidDel="007A763E">
          <w:rPr>
            <w:lang w:val="en-US"/>
          </w:rPr>
          <w:delText>xpert annotator were used as training data (80%)</w:delText>
        </w:r>
        <w:r w:rsidR="00FA20B9" w:rsidDel="007A763E">
          <w:rPr>
            <w:lang w:val="en-US"/>
          </w:rPr>
          <w:delText>, essays annotated by the other annotators used as test data (20%)</w:delText>
        </w:r>
      </w:del>
    </w:p>
    <w:p w14:paraId="20A39D8A" w14:textId="35133ECF" w:rsidR="005B691C" w:rsidDel="007A763E" w:rsidRDefault="005B691C" w:rsidP="00A135E2">
      <w:pPr>
        <w:pStyle w:val="Listenabsatz"/>
        <w:numPr>
          <w:ilvl w:val="0"/>
          <w:numId w:val="29"/>
        </w:numPr>
        <w:rPr>
          <w:del w:id="550" w:author="Ben Fels" w:date="2024-12-16T22:06:00Z" w16du:dateUtc="2024-12-16T21:06:00Z"/>
          <w:lang w:val="en-US"/>
        </w:rPr>
      </w:pPr>
      <w:del w:id="551" w:author="Ben Fels" w:date="2024-12-16T22:06:00Z" w16du:dateUtc="2024-12-16T21:06:00Z">
        <w:r w:rsidDel="007A763E">
          <w:rPr>
            <w:lang w:val="en-US"/>
          </w:rPr>
          <w:delText xml:space="preserve">Wird von </w:delText>
        </w:r>
        <w:r w:rsidR="00D63F15" w:rsidRPr="00D63F15" w:rsidDel="007A763E">
          <w:rPr>
            <w:highlight w:val="magenta"/>
            <w:lang w:val="en-US"/>
          </w:rPr>
          <w:fldChar w:fldCharType="begin"/>
        </w:r>
        <w:r w:rsidR="004E5B9A" w:rsidDel="007A763E">
          <w:rPr>
            <w:highlight w:val="magenta"/>
            <w:lang w:val="en-US"/>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D63F15" w:rsidDel="007A763E">
          <w:rPr>
            <w:rFonts w:cs="Arial"/>
            <w:highlight w:val="magenta"/>
            <w:lang w:val="en-US"/>
          </w:rPr>
          <w:delText>(Yeginbergen et al., 2024, S. 11688)</w:delText>
        </w:r>
        <w:r w:rsidR="00D63F15" w:rsidRPr="00D63F15" w:rsidDel="007A763E">
          <w:rPr>
            <w:highlight w:val="magenta"/>
            <w:lang w:val="en-US"/>
          </w:rPr>
          <w:fldChar w:fldCharType="end"/>
        </w:r>
        <w:r w:rsidR="00D63F15" w:rsidDel="007A763E">
          <w:rPr>
            <w:lang w:val="en-US"/>
          </w:rPr>
          <w:delText xml:space="preserve"> </w:delText>
        </w:r>
        <w:r w:rsidDel="007A763E">
          <w:rPr>
            <w:lang w:val="en-US"/>
          </w:rPr>
          <w:delText>als “</w:delText>
        </w:r>
        <w:r w:rsidRPr="005B691C" w:rsidDel="007A763E">
          <w:rPr>
            <w:lang w:val="en-US"/>
          </w:rPr>
          <w:delText>perhaps the most popular NLP dataset manually annotated with argument structures</w:delText>
        </w:r>
        <w:r w:rsidDel="007A763E">
          <w:rPr>
            <w:lang w:val="en-US"/>
          </w:rPr>
          <w:delText>” bezeichnet</w:delText>
        </w:r>
      </w:del>
    </w:p>
    <w:p w14:paraId="7D48BFDD" w14:textId="1107E7E5" w:rsidR="00C74548" w:rsidRPr="00C74548" w:rsidDel="007A763E" w:rsidRDefault="00C74548" w:rsidP="00A135E2">
      <w:pPr>
        <w:pStyle w:val="Listenabsatz"/>
        <w:numPr>
          <w:ilvl w:val="0"/>
          <w:numId w:val="29"/>
        </w:numPr>
        <w:rPr>
          <w:del w:id="552" w:author="Ben Fels" w:date="2024-12-16T22:06:00Z" w16du:dateUtc="2024-12-16T21:06:00Z"/>
          <w:i/>
        </w:rPr>
      </w:pPr>
      <w:del w:id="553"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554" w:author="Ben Fels" w:date="2024-12-16T22:06:00Z" w16du:dateUtc="2024-12-16T21:06:00Z"/>
        </w:rPr>
      </w:pPr>
      <w:del w:id="555"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556" w:author="Ben Fels" w:date="2024-12-16T22:06:00Z" w16du:dateUtc="2024-12-16T21:06:00Z"/>
        </w:rPr>
      </w:pPr>
      <w:del w:id="557"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Del="007A763E" w:rsidRDefault="001F18FE" w:rsidP="008B47E2">
      <w:pPr>
        <w:pStyle w:val="Listenabsatz"/>
        <w:numPr>
          <w:ilvl w:val="0"/>
          <w:numId w:val="29"/>
        </w:numPr>
        <w:rPr>
          <w:del w:id="558" w:author="Ben Fels" w:date="2024-12-16T22:06:00Z" w16du:dateUtc="2024-12-16T21:06:00Z"/>
          <w:lang w:val="en-US"/>
        </w:rPr>
      </w:pPr>
      <w:del w:id="559" w:author="Ben Fels" w:date="2024-12-16T22:06:00Z" w16du:dateUtc="2024-12-16T21:06:00Z">
        <w:r w:rsidDel="007A763E">
          <w:rPr>
            <w:lang w:val="en-US"/>
          </w:rPr>
          <w:delText xml:space="preserve">123 </w:delText>
        </w:r>
        <w:r w:rsidR="0053346D" w:rsidDel="007A763E">
          <w:rPr>
            <w:lang w:val="en-US"/>
          </w:rPr>
          <w:delText>debating topics</w:delText>
        </w:r>
      </w:del>
    </w:p>
    <w:p w14:paraId="213AD4D9" w14:textId="5BF5F729" w:rsidR="0053346D" w:rsidDel="007A763E" w:rsidRDefault="00D9615E" w:rsidP="008B47E2">
      <w:pPr>
        <w:pStyle w:val="Listenabsatz"/>
        <w:numPr>
          <w:ilvl w:val="0"/>
          <w:numId w:val="29"/>
        </w:numPr>
        <w:rPr>
          <w:del w:id="560" w:author="Ben Fels" w:date="2024-12-16T22:06:00Z" w16du:dateUtc="2024-12-16T21:06:00Z"/>
        </w:rPr>
      </w:pPr>
      <w:del w:id="561"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562" w:author="Ben Fels" w:date="2024-12-16T22:06:00Z" w16du:dateUtc="2024-12-16T21:06:00Z"/>
        </w:rPr>
      </w:pPr>
      <w:del w:id="563"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564" w:author="Ben Fels" w:date="2024-12-16T22:06:00Z" w16du:dateUtc="2024-12-16T21:06:00Z"/>
        </w:rPr>
      </w:pPr>
      <w:del w:id="565"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566" w:author="Ben Fels" w:date="2024-12-16T22:06:00Z" w16du:dateUtc="2024-12-16T21:06:00Z"/>
        </w:rPr>
      </w:pPr>
      <w:del w:id="567"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568" w:author="Ben Fels" w:date="2024-12-16T22:06:00Z" w16du:dateUtc="2024-12-16T21:06:00Z"/>
        </w:rPr>
      </w:pPr>
      <w:del w:id="569"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570" w:author="Ben Fels" w:date="2024-12-16T22:06:00Z" w16du:dateUtc="2024-12-16T21:06:00Z"/>
        </w:rPr>
      </w:pPr>
      <w:del w:id="571"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572"/>
        <w:r w:rsidR="00F22D69" w:rsidDel="007A763E">
          <w:delText>Cohen</w:delText>
        </w:r>
        <w:r w:rsidR="006628EB" w:rsidDel="007A763E">
          <w:delText>´s kappa</w:delText>
        </w:r>
        <w:commentRangeEnd w:id="572"/>
        <w:r w:rsidR="00196550" w:rsidDel="007A763E">
          <w:rPr>
            <w:rStyle w:val="Kommentarzeichen"/>
          </w:rPr>
          <w:commentReference w:id="572"/>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573" w:author="Ben Fels" w:date="2024-12-16T22:06:00Z" w16du:dateUtc="2024-12-16T21:06:00Z"/>
        </w:rPr>
      </w:pPr>
      <w:del w:id="574"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575" w:author="Ben Fels" w:date="2024-12-16T22:06:00Z" w16du:dateUtc="2024-12-16T21:06:00Z"/>
        </w:rPr>
      </w:pPr>
      <w:del w:id="576"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577" w:author="Ben Fels" w:date="2024-12-16T22:06:00Z" w16du:dateUtc="2024-12-16T21:06:00Z"/>
        </w:rPr>
      </w:pPr>
      <w:del w:id="578"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579" w:author="Ben Fels" w:date="2024-12-16T22:14:00Z" w16du:dateUtc="2024-12-16T21:14:00Z"/>
        </w:rPr>
      </w:pPr>
    </w:p>
    <w:p w14:paraId="6B48C4C6" w14:textId="6DF6A9A2" w:rsidR="00246FB5" w:rsidDel="00C06D73" w:rsidRDefault="00916D7C" w:rsidP="009A54C3">
      <w:pPr>
        <w:pStyle w:val="berschrift2"/>
        <w:rPr>
          <w:del w:id="580" w:author="Ben Fels" w:date="2024-12-16T22:14:00Z" w16du:dateUtc="2024-12-16T21:14:00Z"/>
          <w:lang w:val="en-US"/>
        </w:rPr>
      </w:pPr>
      <w:del w:id="581" w:author="Ben Fels" w:date="2024-12-16T22:14:00Z" w16du:dateUtc="2024-12-16T21:14:00Z">
        <w:r w:rsidRPr="00916D7C" w:rsidDel="00C06D73">
          <w:rPr>
            <w:lang w:val="en-US"/>
          </w:rPr>
          <w:delText>Evaluation</w:delText>
        </w:r>
        <w:r w:rsidDel="00C06D73">
          <w:rPr>
            <w:lang w:val="en-US"/>
          </w:rPr>
          <w:delText xml:space="preserve"> / Evaluationsmetrik</w:delText>
        </w:r>
      </w:del>
    </w:p>
    <w:p w14:paraId="4DFF0D76" w14:textId="4EA83424" w:rsidR="007B6F5C" w:rsidDel="00C06D73" w:rsidRDefault="007B6F5C" w:rsidP="00CF7AE6">
      <w:pPr>
        <w:rPr>
          <w:del w:id="582" w:author="Ben Fels" w:date="2024-12-16T22:14:00Z" w16du:dateUtc="2024-12-16T21:14:00Z"/>
          <w:lang w:val="en-US"/>
        </w:rPr>
      </w:pPr>
      <w:del w:id="583" w:author="Ben Fels" w:date="2024-12-16T22:14:00Z" w16du:dateUtc="2024-12-16T21:14:00Z">
        <w:r w:rsidDel="00C06D73">
          <w:rPr>
            <w:lang w:val="en-US"/>
          </w:rPr>
          <w:delText>“</w:delText>
        </w:r>
        <w:r w:rsidRPr="007B6F5C" w:rsidDel="00C06D73">
          <w:rPr>
            <w:lang w:val="en-US"/>
          </w:rPr>
          <w:delTex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delText>
        </w:r>
        <w:r w:rsidDel="00C06D73">
          <w:rPr>
            <w:lang w:val="en-US"/>
          </w:rPr>
          <w:delText xml:space="preserve"> […] </w:delText>
        </w:r>
        <w:r w:rsidR="00650BC2" w:rsidRPr="00650BC2" w:rsidDel="00C06D73">
          <w:rPr>
            <w:lang w:val="en-US"/>
          </w:rPr>
          <w:delText>The second step tries to further classify the ‘argumentative’ sentences into the categories of ‘premise’ and ‘conclusion’, and here they achieved F-measures of 68% and 74%, respectively.</w:delText>
        </w:r>
        <w:r w:rsidR="00650BC2" w:rsidDel="00C06D73">
          <w:rPr>
            <w:lang w:val="en-US"/>
          </w:rPr>
          <w:delText xml:space="preserve">” </w:delText>
        </w:r>
        <w:r w:rsidR="00650BC2" w:rsidRPr="00E32262" w:rsidDel="00C06D73">
          <w:rPr>
            <w:highlight w:val="magenta"/>
            <w:lang w:val="en-US"/>
          </w:rPr>
          <w:fldChar w:fldCharType="begin"/>
        </w:r>
        <w:r w:rsidR="00D47ED8" w:rsidDel="00C06D73">
          <w:rPr>
            <w:highlight w:val="magenta"/>
            <w:lang w:val="en-US"/>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022D06" w:rsidDel="00C06D73">
          <w:rPr>
            <w:rFonts w:cs="Arial"/>
            <w:highlight w:val="magenta"/>
            <w:lang w:val="en-US"/>
          </w:rPr>
          <w:delText>(Peldszus &amp; Stede, 2013, S. 25–26)</w:delText>
        </w:r>
        <w:r w:rsidR="00650BC2" w:rsidRPr="00E32262" w:rsidDel="00C06D73">
          <w:rPr>
            <w:highlight w:val="magenta"/>
            <w:lang w:val="en-US"/>
          </w:rPr>
          <w:fldChar w:fldCharType="end"/>
        </w:r>
      </w:del>
    </w:p>
    <w:p w14:paraId="1847B19E" w14:textId="0967D40E" w:rsidR="00916D7C" w:rsidDel="00C06D73" w:rsidRDefault="00916D7C" w:rsidP="00CF7AE6">
      <w:pPr>
        <w:rPr>
          <w:del w:id="584" w:author="Ben Fels" w:date="2024-12-16T22:14:00Z" w16du:dateUtc="2024-12-16T21:14:00Z"/>
          <w:lang w:val="en-US"/>
        </w:rPr>
      </w:pPr>
      <w:del w:id="585" w:author="Ben Fels" w:date="2024-12-16T22:14:00Z" w16du:dateUtc="2024-12-16T21:14:00Z">
        <w:r w:rsidRPr="00650BC2" w:rsidDel="00C06D73">
          <w:rPr>
            <w:highlight w:val="cyan"/>
            <w:lang w:val="en-US"/>
          </w:rPr>
          <w:delText>Mochales Palau, R., &amp; Moens, M.-F</w:delText>
        </w:r>
        <w:commentRangeStart w:id="586"/>
        <w:r w:rsidRPr="00650BC2" w:rsidDel="00C06D73">
          <w:rPr>
            <w:highlight w:val="cyan"/>
            <w:lang w:val="en-US"/>
          </w:rPr>
          <w:delText xml:space="preserve">. (2009). </w:delText>
        </w:r>
        <w:commentRangeEnd w:id="586"/>
        <w:r w:rsidR="00650BC2" w:rsidDel="00C06D73">
          <w:rPr>
            <w:rStyle w:val="Kommentarzeichen"/>
          </w:rPr>
          <w:commentReference w:id="586"/>
        </w:r>
        <w:r w:rsidRPr="00650BC2" w:rsidDel="00C06D73">
          <w:rPr>
            <w:highlight w:val="cyan"/>
            <w:lang w:val="en-US"/>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587" w:author="Ben Fels" w:date="2024-12-16T22:14:00Z" w16du:dateUtc="2024-12-16T21:14:00Z"/>
          <w:rPrChange w:id="588" w:author="Ben Fels" w:date="2024-12-16T22:10:00Z" w16du:dateUtc="2024-12-16T21:10:00Z">
            <w:rPr>
              <w:del w:id="589" w:author="Ben Fels" w:date="2024-12-16T22:14:00Z" w16du:dateUtc="2024-12-16T21:14:00Z"/>
              <w:lang w:val="en-US"/>
            </w:rPr>
          </w:rPrChange>
        </w:rPr>
      </w:pPr>
      <w:del w:id="590" w:author="Ben Fels" w:date="2024-12-16T22:14:00Z" w16du:dateUtc="2024-12-16T21:14:00Z">
        <w:r w:rsidRPr="001A4072" w:rsidDel="00C06D73">
          <w:rPr>
            <w:rPrChange w:id="591" w:author="Ben Fels" w:date="2024-12-16T22:10:00Z" w16du:dateUtc="2024-12-16T21:10:00Z">
              <w:rPr>
                <w:lang w:val="en-US"/>
              </w:rPr>
            </w:rPrChange>
          </w:rPr>
          <w:delText>F</w:delText>
        </w:r>
        <w:r w:rsidR="00981C70" w:rsidRPr="001A4072" w:rsidDel="00C06D73">
          <w:rPr>
            <w:rPrChange w:id="592"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593"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594"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595" w:author="Ben Fels" w:date="2024-12-16T22:14:00Z" w16du:dateUtc="2024-12-16T21:14:00Z"/>
        </w:rPr>
      </w:pPr>
      <w:del w:id="596"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597" w:name="_Toc185279842"/>
      <w:r>
        <w:t>Fragestellung</w:t>
      </w:r>
      <w:bookmarkEnd w:id="597"/>
    </w:p>
    <w:p w14:paraId="105BCF30" w14:textId="32485173" w:rsidR="00A2162F" w:rsidRPr="00022D06" w:rsidDel="003F455C" w:rsidRDefault="00A2162F" w:rsidP="00A2162F">
      <w:pPr>
        <w:autoSpaceDE w:val="0"/>
        <w:autoSpaceDN w:val="0"/>
        <w:adjustRightInd w:val="0"/>
        <w:spacing w:after="0" w:line="240" w:lineRule="auto"/>
        <w:rPr>
          <w:del w:id="598" w:author="Ben Fels" w:date="2024-12-16T22:14:00Z" w16du:dateUtc="2024-12-16T21:14:00Z"/>
          <w:rFonts w:ascii="IBMPlexSans-Regular" w:hAnsi="IBMPlexSans-Regular" w:cs="IBMPlexSans-Regular"/>
          <w:sz w:val="28"/>
          <w:szCs w:val="28"/>
          <w:highlight w:val="cyan"/>
          <w:lang w:val="en-US"/>
        </w:rPr>
      </w:pPr>
      <w:del w:id="599"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600" w:author="Ben Fels" w:date="2024-12-16T22:14:00Z" w16du:dateUtc="2024-12-16T21:14:00Z"/>
          <w:lang w:val="en-US"/>
        </w:rPr>
      </w:pPr>
    </w:p>
    <w:p w14:paraId="60AD669A" w14:textId="2D98670A" w:rsidR="00F13E2D" w:rsidRPr="009464AD" w:rsidDel="003F455C" w:rsidRDefault="00F13E2D" w:rsidP="00AC796D">
      <w:pPr>
        <w:rPr>
          <w:del w:id="601" w:author="Ben Fels" w:date="2024-12-16T22:14:00Z" w16du:dateUtc="2024-12-16T21:14:00Z"/>
          <w:b/>
          <w:lang w:val="en-US"/>
        </w:rPr>
      </w:pPr>
      <w:del w:id="602"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603"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lastRenderedPageBreak/>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604"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605" w:name="_Toc185279843"/>
      <w:r>
        <w:lastRenderedPageBreak/>
        <w:t>Literaturverzeichnis / Quellenverzeichnis</w:t>
      </w:r>
      <w:bookmarkEnd w:id="605"/>
    </w:p>
    <w:p w14:paraId="25E47B84" w14:textId="77777777" w:rsidR="004722C8" w:rsidRPr="002453C8" w:rsidRDefault="002F409C" w:rsidP="004722C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722C8" w:rsidRPr="004722C8">
        <w:rPr>
          <w:rFonts w:cs="Arial"/>
        </w:rPr>
        <w:t xml:space="preserve">Brown, T. B., Mann, B., Ryder, N., Subbiah, M., Kaplan, J., Dhariwal, P., Neelakantan, A., Shyam, P., Sastry, G., Askell, A., Agarwal, S., Herbert-Voss, A., Krueger, G., Henighan, T., Child, R., Ramesh, A., Ziegler, D. M., Wu, J., Winter, C., … </w:t>
      </w:r>
      <w:r w:rsidR="004722C8" w:rsidRPr="002453C8">
        <w:rPr>
          <w:rFonts w:cs="Arial"/>
          <w:lang w:val="en-US"/>
        </w:rPr>
        <w:t xml:space="preserve">Amodei, D. (2020). </w:t>
      </w:r>
      <w:r w:rsidR="004722C8" w:rsidRPr="002453C8">
        <w:rPr>
          <w:rFonts w:cs="Arial"/>
          <w:i/>
          <w:iCs/>
          <w:lang w:val="en-US"/>
        </w:rPr>
        <w:t>Language Models are Few-Shot Learners</w:t>
      </w:r>
      <w:r w:rsidR="004722C8" w:rsidRPr="002453C8">
        <w:rPr>
          <w:rFonts w:cs="Arial"/>
          <w:lang w:val="en-US"/>
        </w:rPr>
        <w:t xml:space="preserve"> (arXiv:2005.14165). arXiv. http://arxiv.org/abs/2005.14165</w:t>
      </w:r>
    </w:p>
    <w:p w14:paraId="49633811" w14:textId="77777777" w:rsidR="004722C8" w:rsidRPr="002453C8" w:rsidRDefault="004722C8" w:rsidP="004722C8">
      <w:pPr>
        <w:pStyle w:val="Literaturverzeichnis"/>
        <w:rPr>
          <w:rFonts w:cs="Arial"/>
          <w:lang w:val="en-US"/>
        </w:rPr>
      </w:pPr>
      <w:r w:rsidRPr="002453C8">
        <w:rPr>
          <w:rFonts w:cs="Arial"/>
          <w:lang w:val="en-US"/>
        </w:rPr>
        <w:t xml:space="preserve">Cabrio, E., &amp; Villata, S. (2018). Five Years of Argument Mining: A Data-driven Analysis. </w:t>
      </w:r>
      <w:r w:rsidRPr="002453C8">
        <w:rPr>
          <w:rFonts w:cs="Arial"/>
          <w:i/>
          <w:iCs/>
          <w:lang w:val="en-US"/>
        </w:rPr>
        <w:t>Proceedings of the Twenty-Seventh International Joint Conference on Artificial Intelligence</w:t>
      </w:r>
      <w:r w:rsidRPr="002453C8">
        <w:rPr>
          <w:rFonts w:cs="Arial"/>
          <w:lang w:val="en-US"/>
        </w:rPr>
        <w:t>, 5427–5433. https://doi.org/10.24963/ijcai.2018/766</w:t>
      </w:r>
    </w:p>
    <w:p w14:paraId="7E6AB818" w14:textId="77777777" w:rsidR="004722C8" w:rsidRPr="002453C8" w:rsidRDefault="004722C8" w:rsidP="004722C8">
      <w:pPr>
        <w:pStyle w:val="Literaturverzeichnis"/>
        <w:rPr>
          <w:rFonts w:cs="Arial"/>
          <w:lang w:val="en-US"/>
        </w:rPr>
      </w:pPr>
      <w:r w:rsidRPr="002453C8">
        <w:rPr>
          <w:rFonts w:cs="Arial"/>
          <w:lang w:val="en-US"/>
        </w:rPr>
        <w:t xml:space="preserve">Cheng, L., Bing, L., He, R., Yu, Q., Zhang, Y., &amp; Si, L. (2022). IAM: A Comprehensive and Large-Scale Dataset for Integrated Argument Mining Tasks. </w:t>
      </w:r>
      <w:r w:rsidRPr="002453C8">
        <w:rPr>
          <w:rFonts w:cs="Arial"/>
          <w:i/>
          <w:iCs/>
          <w:lang w:val="en-US"/>
        </w:rPr>
        <w:t>Proceedings of the 60th Annual Meeting of the Association for Computational Linguistics (Volume 1: Long Papers)</w:t>
      </w:r>
      <w:r w:rsidRPr="002453C8">
        <w:rPr>
          <w:rFonts w:cs="Arial"/>
          <w:lang w:val="en-US"/>
        </w:rPr>
        <w:t>, 2277–2287. https://doi.org/10.18653/v1/2022.acl-long.162</w:t>
      </w:r>
    </w:p>
    <w:p w14:paraId="5F255B57" w14:textId="77777777" w:rsidR="004722C8" w:rsidRPr="002453C8" w:rsidRDefault="004722C8" w:rsidP="004722C8">
      <w:pPr>
        <w:pStyle w:val="Literaturverzeichnis"/>
        <w:rPr>
          <w:rFonts w:cs="Arial"/>
          <w:lang w:val="en-US"/>
        </w:rPr>
      </w:pPr>
      <w:r w:rsidRPr="002453C8">
        <w:rPr>
          <w:rFonts w:cs="Arial"/>
          <w:lang w:val="en-US"/>
        </w:rPr>
        <w:t xml:space="preserve">Géron, A. (2022). </w:t>
      </w:r>
      <w:r w:rsidRPr="002453C8">
        <w:rPr>
          <w:rFonts w:cs="Arial"/>
          <w:i/>
          <w:iCs/>
          <w:lang w:val="en-US"/>
        </w:rPr>
        <w:t>Hands-On Machine Learning with Scikit-Learn, Keras, and TensorFlow</w:t>
      </w:r>
      <w:r w:rsidRPr="002453C8">
        <w:rPr>
          <w:rFonts w:cs="Arial"/>
          <w:lang w:val="en-US"/>
        </w:rPr>
        <w:t xml:space="preserve"> (3. Aufl.). O’Reilly Media, Inc.</w:t>
      </w:r>
    </w:p>
    <w:p w14:paraId="372E04BA" w14:textId="77777777" w:rsidR="004722C8" w:rsidRPr="002453C8" w:rsidRDefault="004722C8" w:rsidP="004722C8">
      <w:pPr>
        <w:pStyle w:val="Literaturverzeichnis"/>
        <w:rPr>
          <w:rFonts w:cs="Arial"/>
          <w:lang w:val="en-US"/>
        </w:rPr>
      </w:pPr>
      <w:r w:rsidRPr="002453C8">
        <w:rPr>
          <w:rFonts w:cs="Arial"/>
          <w:lang w:val="en-US"/>
        </w:rPr>
        <w:t xml:space="preserve">Kochmar, E. (2022). </w:t>
      </w:r>
      <w:r w:rsidRPr="002453C8">
        <w:rPr>
          <w:rFonts w:cs="Arial"/>
          <w:i/>
          <w:iCs/>
          <w:lang w:val="en-US"/>
        </w:rPr>
        <w:t>Getting started with Natural Language Processing</w:t>
      </w:r>
      <w:r w:rsidRPr="002453C8">
        <w:rPr>
          <w:rFonts w:cs="Arial"/>
          <w:lang w:val="en-US"/>
        </w:rPr>
        <w:t>. Manning Publications.</w:t>
      </w:r>
    </w:p>
    <w:p w14:paraId="7B783187" w14:textId="77777777" w:rsidR="004722C8" w:rsidRPr="002453C8" w:rsidRDefault="004722C8" w:rsidP="004722C8">
      <w:pPr>
        <w:pStyle w:val="Literaturverzeichnis"/>
        <w:rPr>
          <w:rFonts w:cs="Arial"/>
          <w:lang w:val="en-US"/>
        </w:rPr>
      </w:pPr>
      <w:r w:rsidRPr="002453C8">
        <w:rPr>
          <w:rFonts w:cs="Arial"/>
          <w:lang w:val="en-US"/>
        </w:rPr>
        <w:t xml:space="preserve">Lawrence, J., &amp; Reed, C. (2020). Argument Mining: A Survey. </w:t>
      </w:r>
      <w:r w:rsidRPr="002453C8">
        <w:rPr>
          <w:rFonts w:cs="Arial"/>
          <w:i/>
          <w:iCs/>
          <w:lang w:val="en-US"/>
        </w:rPr>
        <w:t>Computational Linguistics</w:t>
      </w:r>
      <w:r w:rsidRPr="002453C8">
        <w:rPr>
          <w:rFonts w:cs="Arial"/>
          <w:lang w:val="en-US"/>
        </w:rPr>
        <w:t xml:space="preserve">, </w:t>
      </w:r>
      <w:r w:rsidRPr="002453C8">
        <w:rPr>
          <w:rFonts w:cs="Arial"/>
          <w:i/>
          <w:iCs/>
          <w:lang w:val="en-US"/>
        </w:rPr>
        <w:t>45</w:t>
      </w:r>
      <w:r w:rsidRPr="002453C8">
        <w:rPr>
          <w:rFonts w:cs="Arial"/>
          <w:lang w:val="en-US"/>
        </w:rPr>
        <w:t>(4), 765–818. https://doi.org/10.1162/coli_a_00364</w:t>
      </w:r>
    </w:p>
    <w:p w14:paraId="4D10FFB4" w14:textId="77777777" w:rsidR="004722C8" w:rsidRPr="002453C8" w:rsidRDefault="004722C8" w:rsidP="004722C8">
      <w:pPr>
        <w:pStyle w:val="Literaturverzeichnis"/>
        <w:rPr>
          <w:rFonts w:cs="Arial"/>
          <w:lang w:val="en-US"/>
        </w:rPr>
      </w:pPr>
      <w:r w:rsidRPr="004722C8">
        <w:rPr>
          <w:rFonts w:cs="Arial"/>
        </w:rPr>
        <w:t xml:space="preserve">Lu, R.-S., Lin, C.-C., &amp; Tsao, H.-Y. (2024). </w:t>
      </w:r>
      <w:r w:rsidRPr="002453C8">
        <w:rPr>
          <w:rFonts w:cs="Arial"/>
          <w:lang w:val="en-US"/>
        </w:rPr>
        <w:t xml:space="preserve">Empowering Large Language Models to Leverage Domain-Specific Knowledge in E-Learning.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(12), 5264. https://doi.org/10.3390/app14125264</w:t>
      </w:r>
    </w:p>
    <w:p w14:paraId="202E7961" w14:textId="77777777" w:rsidR="004722C8" w:rsidRPr="002453C8" w:rsidRDefault="004722C8" w:rsidP="004722C8">
      <w:pPr>
        <w:pStyle w:val="Literaturverzeichnis"/>
        <w:rPr>
          <w:rFonts w:cs="Arial"/>
          <w:lang w:val="en-US"/>
        </w:rPr>
      </w:pPr>
      <w:r w:rsidRPr="002453C8">
        <w:rPr>
          <w:rFonts w:cs="Arial"/>
          <w:lang w:val="en-US"/>
        </w:rPr>
        <w:t xml:space="preserve">Maharjan, J., Garikipati, A., Singh, N. P., Cyrus, L., Sharma, M., Ciobanu, M., Barnes, G., Thapa, R., Mao, Q., &amp; Das, R. (2024). OpenMedLM: Prompt </w:t>
      </w:r>
      <w:r w:rsidRPr="002453C8">
        <w:rPr>
          <w:rFonts w:cs="Arial"/>
          <w:lang w:val="en-US"/>
        </w:rPr>
        <w:lastRenderedPageBreak/>
        <w:t xml:space="preserve">engineering can out-perform fine-tuning in medical question-answering with open-source large language models. </w:t>
      </w:r>
      <w:r w:rsidRPr="002453C8">
        <w:rPr>
          <w:rFonts w:cs="Arial"/>
          <w:i/>
          <w:iCs/>
          <w:lang w:val="en-US"/>
        </w:rPr>
        <w:t>Scientific Reports</w:t>
      </w:r>
      <w:r w:rsidRPr="002453C8">
        <w:rPr>
          <w:rFonts w:cs="Arial"/>
          <w:lang w:val="en-US"/>
        </w:rPr>
        <w:t xml:space="preserve">, </w:t>
      </w:r>
      <w:r w:rsidRPr="002453C8">
        <w:rPr>
          <w:rFonts w:cs="Arial"/>
          <w:i/>
          <w:iCs/>
          <w:lang w:val="en-US"/>
        </w:rPr>
        <w:t>14</w:t>
      </w:r>
      <w:r w:rsidRPr="002453C8">
        <w:rPr>
          <w:rFonts w:cs="Arial"/>
          <w:lang w:val="en-US"/>
        </w:rPr>
        <w:t>(1), 14156. https://doi.org/10.1038/s41598-024-64827-6</w:t>
      </w:r>
    </w:p>
    <w:p w14:paraId="31F341AD" w14:textId="77777777" w:rsidR="004722C8" w:rsidRPr="002453C8" w:rsidRDefault="004722C8" w:rsidP="004722C8">
      <w:pPr>
        <w:pStyle w:val="Literaturverzeichnis"/>
        <w:rPr>
          <w:rFonts w:cs="Arial"/>
          <w:lang w:val="en-US"/>
        </w:rPr>
      </w:pPr>
      <w:r w:rsidRPr="002453C8">
        <w:rPr>
          <w:rFonts w:cs="Arial"/>
          <w:lang w:val="en-US"/>
        </w:rPr>
        <w:t xml:space="preserve">Marr, B., &amp; Ward, M. (2019). </w:t>
      </w:r>
      <w:r w:rsidRPr="002453C8">
        <w:rPr>
          <w:rFonts w:cs="Arial"/>
          <w:i/>
          <w:iCs/>
          <w:lang w:val="en-US"/>
        </w:rPr>
        <w:t>Artificial intelligence in practice: How 50 successful companies used artificial intelligence to solve problems</w:t>
      </w:r>
      <w:r w:rsidRPr="002453C8">
        <w:rPr>
          <w:rFonts w:cs="Arial"/>
          <w:lang w:val="en-US"/>
        </w:rPr>
        <w:t>. Wiley.</w:t>
      </w:r>
    </w:p>
    <w:p w14:paraId="5C2B4F9B" w14:textId="77777777" w:rsidR="004722C8" w:rsidRPr="002453C8" w:rsidRDefault="004722C8" w:rsidP="004722C8">
      <w:pPr>
        <w:pStyle w:val="Literaturverzeichnis"/>
        <w:rPr>
          <w:rFonts w:cs="Arial"/>
          <w:lang w:val="en-US"/>
        </w:rPr>
      </w:pPr>
      <w:r w:rsidRPr="002453C8">
        <w:rPr>
          <w:rFonts w:cs="Arial"/>
          <w:lang w:val="en-US"/>
        </w:rPr>
        <w:t xml:space="preserve">Morio, G., Ozaki, H., Morishita, T., &amp; Yanai, K. (2022). End-to-end Argument Mining with Cross-corpora Multi-task Learning. </w:t>
      </w:r>
      <w:r w:rsidRPr="002453C8">
        <w:rPr>
          <w:rFonts w:cs="Arial"/>
          <w:i/>
          <w:iCs/>
          <w:lang w:val="en-US"/>
        </w:rPr>
        <w:t>Transactions of the Association for Computational Linguistics</w:t>
      </w:r>
      <w:r w:rsidRPr="002453C8">
        <w:rPr>
          <w:rFonts w:cs="Arial"/>
          <w:lang w:val="en-US"/>
        </w:rPr>
        <w:t xml:space="preserve">, </w:t>
      </w:r>
      <w:r w:rsidRPr="002453C8">
        <w:rPr>
          <w:rFonts w:cs="Arial"/>
          <w:i/>
          <w:iCs/>
          <w:lang w:val="en-US"/>
        </w:rPr>
        <w:t>10</w:t>
      </w:r>
      <w:r w:rsidRPr="002453C8">
        <w:rPr>
          <w:rFonts w:cs="Arial"/>
          <w:lang w:val="en-US"/>
        </w:rPr>
        <w:t>, 639–658. https://doi.org/10.1162/tacl_a_00481</w:t>
      </w:r>
    </w:p>
    <w:p w14:paraId="0499CB46" w14:textId="77777777" w:rsidR="004722C8" w:rsidRPr="002453C8" w:rsidRDefault="004722C8" w:rsidP="004722C8">
      <w:pPr>
        <w:pStyle w:val="Literaturverzeichnis"/>
        <w:rPr>
          <w:rFonts w:cs="Arial"/>
          <w:lang w:val="en-US"/>
        </w:rPr>
      </w:pPr>
      <w:r w:rsidRPr="002453C8">
        <w:rPr>
          <w:rFonts w:cs="Arial"/>
          <w:lang w:val="en-US"/>
        </w:rPr>
        <w:t xml:space="preserve">Muludi, K., Fitria, K. M., Triloka, J., &amp; -, S. (2024). Retrieval-Augmented Generation Approach: Document Question Answering using Large Language Model. </w:t>
      </w:r>
      <w:r w:rsidRPr="002453C8">
        <w:rPr>
          <w:rFonts w:cs="Arial"/>
          <w:i/>
          <w:iCs/>
          <w:lang w:val="en-US"/>
        </w:rPr>
        <w:t>International Journal of Advanced Computer Science and Applications</w:t>
      </w:r>
      <w:r w:rsidRPr="002453C8">
        <w:rPr>
          <w:rFonts w:cs="Arial"/>
          <w:lang w:val="en-US"/>
        </w:rPr>
        <w:t xml:space="preserve">, </w:t>
      </w:r>
      <w:r w:rsidRPr="002453C8">
        <w:rPr>
          <w:rFonts w:cs="Arial"/>
          <w:i/>
          <w:iCs/>
          <w:lang w:val="en-US"/>
        </w:rPr>
        <w:t>15</w:t>
      </w:r>
      <w:r w:rsidRPr="002453C8">
        <w:rPr>
          <w:rFonts w:cs="Arial"/>
          <w:lang w:val="en-US"/>
        </w:rPr>
        <w:t>(3). https://doi.org/10.14569/IJACSA.2024.0150379</w:t>
      </w:r>
    </w:p>
    <w:p w14:paraId="1B17E75E" w14:textId="77777777" w:rsidR="004722C8" w:rsidRPr="002453C8" w:rsidRDefault="004722C8" w:rsidP="004722C8">
      <w:pPr>
        <w:pStyle w:val="Literaturverzeichnis"/>
        <w:rPr>
          <w:rFonts w:cs="Arial"/>
          <w:lang w:val="en-US"/>
        </w:rPr>
      </w:pPr>
      <w:r w:rsidRPr="004722C8">
        <w:rPr>
          <w:rFonts w:cs="Arial"/>
        </w:rPr>
        <w:t xml:space="preserve">Ozdemir, S. (2024). </w:t>
      </w:r>
      <w:r w:rsidRPr="004722C8">
        <w:rPr>
          <w:rFonts w:cs="Arial"/>
          <w:i/>
          <w:iCs/>
        </w:rPr>
        <w:t>Praxiseinstieg Large Language Models: Strategien und Best Practices für den Einsatz von ChatGPT und anderen LLMs</w:t>
      </w:r>
      <w:r w:rsidRPr="004722C8">
        <w:rPr>
          <w:rFonts w:cs="Arial"/>
        </w:rPr>
        <w:t xml:space="preserve"> (F. Langenau, Übers.; 1. </w:t>
      </w:r>
      <w:r w:rsidRPr="002453C8">
        <w:rPr>
          <w:rFonts w:cs="Arial"/>
          <w:lang w:val="en-US"/>
        </w:rPr>
        <w:t>Aufl., deutsche Ausgabe). O’Reilly.</w:t>
      </w:r>
    </w:p>
    <w:p w14:paraId="7F13B7B1" w14:textId="77777777" w:rsidR="004722C8" w:rsidRPr="002453C8" w:rsidRDefault="004722C8" w:rsidP="004722C8">
      <w:pPr>
        <w:pStyle w:val="Literaturverzeichnis"/>
        <w:rPr>
          <w:rFonts w:cs="Arial"/>
          <w:lang w:val="en-US"/>
        </w:rPr>
      </w:pPr>
      <w:r w:rsidRPr="002453C8">
        <w:rPr>
          <w:rFonts w:cs="Arial"/>
          <w:lang w:val="en-US"/>
        </w:rPr>
        <w:t xml:space="preserve">Patil, R., &amp; Gudivada, V. (2024). A Review of Current Trends, Techniques, and Challenges in Large Language Models (LLMs).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(5), 2074. https://doi.org/10.3390/app14052074</w:t>
      </w:r>
    </w:p>
    <w:p w14:paraId="327B0A7F" w14:textId="77777777" w:rsidR="004722C8" w:rsidRPr="002453C8" w:rsidRDefault="004722C8" w:rsidP="004722C8">
      <w:pPr>
        <w:pStyle w:val="Literaturverzeichnis"/>
        <w:rPr>
          <w:rFonts w:cs="Arial"/>
          <w:lang w:val="en-US"/>
        </w:rPr>
      </w:pPr>
      <w:r w:rsidRPr="002453C8">
        <w:rPr>
          <w:rFonts w:cs="Arial"/>
          <w:lang w:val="en-US"/>
        </w:rPr>
        <w:t xml:space="preserve">Peldszus, A., &amp; Stede, M. (2013). From Argument Diagrams to Argumentation Mining in Texts: A Survey. </w:t>
      </w:r>
      <w:r w:rsidRPr="002453C8">
        <w:rPr>
          <w:rFonts w:cs="Arial"/>
          <w:i/>
          <w:iCs/>
          <w:lang w:val="en-US"/>
        </w:rPr>
        <w:t>International Journal of Cognitive Informatics and Natural Intelligence</w:t>
      </w:r>
      <w:r w:rsidRPr="002453C8">
        <w:rPr>
          <w:rFonts w:cs="Arial"/>
          <w:lang w:val="en-US"/>
        </w:rPr>
        <w:t xml:space="preserve">, </w:t>
      </w:r>
      <w:r w:rsidRPr="002453C8">
        <w:rPr>
          <w:rFonts w:cs="Arial"/>
          <w:i/>
          <w:iCs/>
          <w:lang w:val="en-US"/>
        </w:rPr>
        <w:t>7</w:t>
      </w:r>
      <w:r w:rsidRPr="002453C8">
        <w:rPr>
          <w:rFonts w:cs="Arial"/>
          <w:lang w:val="en-US"/>
        </w:rPr>
        <w:t>(1), 1–31. https://doi.org/10.4018/jcini.2013010101</w:t>
      </w:r>
    </w:p>
    <w:p w14:paraId="354E7418" w14:textId="77777777" w:rsidR="004722C8" w:rsidRPr="002453C8" w:rsidRDefault="004722C8" w:rsidP="004722C8">
      <w:pPr>
        <w:pStyle w:val="Literaturverzeichnis"/>
        <w:rPr>
          <w:rFonts w:cs="Arial"/>
          <w:lang w:val="en-US"/>
        </w:rPr>
      </w:pPr>
      <w:r w:rsidRPr="002453C8">
        <w:rPr>
          <w:rFonts w:cs="Arial"/>
          <w:lang w:val="en-US"/>
        </w:rPr>
        <w:t xml:space="preserve">Stab, C., &amp; Gurevych, I. (2014). </w:t>
      </w:r>
      <w:r w:rsidRPr="002453C8">
        <w:rPr>
          <w:rFonts w:cs="Arial"/>
          <w:i/>
          <w:iCs/>
          <w:lang w:val="en-US"/>
        </w:rPr>
        <w:t>Annotating Argument Components and Relations in Persuasive Essays</w:t>
      </w:r>
      <w:r w:rsidRPr="002453C8">
        <w:rPr>
          <w:rFonts w:cs="Arial"/>
          <w:lang w:val="en-US"/>
        </w:rPr>
        <w:t>.</w:t>
      </w:r>
    </w:p>
    <w:p w14:paraId="1DC87AE9" w14:textId="77777777" w:rsidR="004722C8" w:rsidRPr="002453C8" w:rsidRDefault="004722C8" w:rsidP="004722C8">
      <w:pPr>
        <w:pStyle w:val="Literaturverzeichnis"/>
        <w:rPr>
          <w:rFonts w:cs="Arial"/>
          <w:lang w:val="en-US"/>
        </w:rPr>
      </w:pPr>
      <w:r w:rsidRPr="002453C8">
        <w:rPr>
          <w:rFonts w:cs="Arial"/>
          <w:lang w:val="en-US"/>
        </w:rPr>
        <w:lastRenderedPageBreak/>
        <w:t xml:space="preserve">Stab, C., &amp; Gurevych, I. (2017). Parsing Argumentation Structures in Persuasive Essays. </w:t>
      </w:r>
      <w:r w:rsidRPr="002453C8">
        <w:rPr>
          <w:rFonts w:cs="Arial"/>
          <w:i/>
          <w:iCs/>
          <w:lang w:val="en-US"/>
        </w:rPr>
        <w:t>Computational Linguistics</w:t>
      </w:r>
      <w:r w:rsidRPr="002453C8">
        <w:rPr>
          <w:rFonts w:cs="Arial"/>
          <w:lang w:val="en-US"/>
        </w:rPr>
        <w:t xml:space="preserve">, </w:t>
      </w:r>
      <w:r w:rsidRPr="002453C8">
        <w:rPr>
          <w:rFonts w:cs="Arial"/>
          <w:i/>
          <w:iCs/>
          <w:lang w:val="en-US"/>
        </w:rPr>
        <w:t>43</w:t>
      </w:r>
      <w:r w:rsidRPr="002453C8">
        <w:rPr>
          <w:rFonts w:cs="Arial"/>
          <w:lang w:val="en-US"/>
        </w:rPr>
        <w:t>(3), 619–659. https://doi.org/10.1162/COLI_a_00295</w:t>
      </w:r>
    </w:p>
    <w:p w14:paraId="2F200D58" w14:textId="77777777" w:rsidR="004722C8" w:rsidRPr="002453C8" w:rsidRDefault="004722C8" w:rsidP="004722C8">
      <w:pPr>
        <w:pStyle w:val="Literaturverzeichnis"/>
        <w:rPr>
          <w:rFonts w:cs="Arial"/>
          <w:lang w:val="en-US"/>
        </w:rPr>
      </w:pPr>
      <w:r w:rsidRPr="002453C8">
        <w:rPr>
          <w:rFonts w:cs="Arial"/>
          <w:lang w:val="en-US"/>
        </w:rPr>
        <w:t xml:space="preserve">Trad, F., &amp; Chehab, A. (2024). Prompt Engineering or Fine-Tuning? A Case Study on Phishing Detection with Large Language Models. </w:t>
      </w:r>
      <w:r w:rsidRPr="002453C8">
        <w:rPr>
          <w:rFonts w:cs="Arial"/>
          <w:i/>
          <w:iCs/>
          <w:lang w:val="en-US"/>
        </w:rPr>
        <w:t>Machine Learning and Knowledge Extraction</w:t>
      </w:r>
      <w:r w:rsidRPr="002453C8">
        <w:rPr>
          <w:rFonts w:cs="Arial"/>
          <w:lang w:val="en-US"/>
        </w:rPr>
        <w:t xml:space="preserve">, </w:t>
      </w:r>
      <w:r w:rsidRPr="002453C8">
        <w:rPr>
          <w:rFonts w:cs="Arial"/>
          <w:i/>
          <w:iCs/>
          <w:lang w:val="en-US"/>
        </w:rPr>
        <w:t>6</w:t>
      </w:r>
      <w:r w:rsidRPr="002453C8">
        <w:rPr>
          <w:rFonts w:cs="Arial"/>
          <w:lang w:val="en-US"/>
        </w:rPr>
        <w:t>(1), 367–384. https://doi.org/10.3390/make6010018</w:t>
      </w:r>
    </w:p>
    <w:p w14:paraId="7BACB47E" w14:textId="77777777" w:rsidR="004722C8" w:rsidRPr="002453C8" w:rsidRDefault="004722C8" w:rsidP="004722C8">
      <w:pPr>
        <w:pStyle w:val="Literaturverzeichnis"/>
        <w:rPr>
          <w:rFonts w:cs="Arial"/>
          <w:lang w:val="en-US"/>
        </w:rPr>
      </w:pPr>
      <w:r w:rsidRPr="002453C8">
        <w:rPr>
          <w:rFonts w:cs="Arial"/>
          <w:lang w:val="en-US"/>
        </w:rPr>
        <w:t xml:space="preserve">Tunstall, L., Werra, L. von, Wolf, T., &amp; Géron, A. (2023). </w:t>
      </w:r>
      <w:r w:rsidRPr="004722C8">
        <w:rPr>
          <w:rFonts w:cs="Arial"/>
          <w:i/>
          <w:iCs/>
        </w:rPr>
        <w:t>Natural Language Processing mit Transformern: Sprachanwendungen mit Hugging Face erstellen</w:t>
      </w:r>
      <w:r w:rsidRPr="004722C8">
        <w:rPr>
          <w:rFonts w:cs="Arial"/>
        </w:rPr>
        <w:t xml:space="preserve"> (M. Fraaß, Übers.; 2. </w:t>
      </w:r>
      <w:r w:rsidRPr="002453C8">
        <w:rPr>
          <w:rFonts w:cs="Arial"/>
          <w:lang w:val="en-US"/>
        </w:rPr>
        <w:t>Aufl.). O’Reilly.</w:t>
      </w:r>
    </w:p>
    <w:p w14:paraId="2B954993" w14:textId="77777777" w:rsidR="004722C8" w:rsidRPr="002453C8" w:rsidRDefault="004722C8" w:rsidP="004722C8">
      <w:pPr>
        <w:pStyle w:val="Literaturverzeichnis"/>
        <w:rPr>
          <w:rFonts w:cs="Arial"/>
          <w:lang w:val="en-US"/>
        </w:rPr>
      </w:pPr>
      <w:r w:rsidRPr="002453C8">
        <w:rPr>
          <w:rFonts w:cs="Arial"/>
          <w:lang w:val="en-US"/>
        </w:rPr>
        <w:t xml:space="preserve">Yeginbergen, A., Oronoz, M., &amp; Agerri, R. (2024). Argument Mining in Data Scarce Settings: Cross-lingual Transfer and Few-shot Techniques. </w:t>
      </w:r>
      <w:r w:rsidRPr="002453C8">
        <w:rPr>
          <w:rFonts w:cs="Arial"/>
          <w:i/>
          <w:iCs/>
          <w:lang w:val="en-US"/>
        </w:rPr>
        <w:t>Proceedings of the 62nd Annual Meeting of the Association for Computational Linguistics (Volume 1: Long Papers)</w:t>
      </w:r>
      <w:r w:rsidRPr="002453C8">
        <w:rPr>
          <w:rFonts w:cs="Arial"/>
          <w:lang w:val="en-US"/>
        </w:rPr>
        <w:t>, 11687–11699. https://doi.org/10.18653/v1/2024.acl-long.628</w:t>
      </w:r>
    </w:p>
    <w:p w14:paraId="71AE7E49" w14:textId="076ECAC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606" w:name="_Toc185279844"/>
      <w:r w:rsidRPr="00D44F48">
        <w:lastRenderedPageBreak/>
        <w:t>Anhänge &amp; Projektdokumentation</w:t>
      </w:r>
      <w:bookmarkEnd w:id="606"/>
    </w:p>
    <w:p w14:paraId="1A1AB6CB" w14:textId="6384CA5A" w:rsidR="002E1F8F" w:rsidRDefault="002E1F8F" w:rsidP="002E1F8F">
      <w:r w:rsidRPr="004B4879">
        <w:rPr>
          <w:highlight w:val="yellow"/>
          <w:rPrChange w:id="607"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608" w:name="_Toc185279845"/>
      <w:r>
        <w:t>Modellvergleich</w:t>
      </w:r>
      <w:bookmarkEnd w:id="608"/>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3"/>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24"/>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Claude 3.5 Sonnet</w:t>
            </w:r>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25"/>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26"/>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27"/>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28"/>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r>
              <w:t>Llama small 0B-8B</w:t>
            </w:r>
          </w:p>
        </w:tc>
        <w:tc>
          <w:tcPr>
            <w:tcW w:w="2194" w:type="dxa"/>
          </w:tcPr>
          <w:p w14:paraId="03CA3CC7" w14:textId="77777777" w:rsidR="00BC4A8F" w:rsidRDefault="00BC4A8F" w:rsidP="000B66DA">
            <w:r w:rsidRPr="003E4762">
              <w:t>$0.0004 /1K tokens</w:t>
            </w:r>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r>
              <w:t>Llama small 8B-30B</w:t>
            </w:r>
          </w:p>
        </w:tc>
        <w:tc>
          <w:tcPr>
            <w:tcW w:w="2194" w:type="dxa"/>
          </w:tcPr>
          <w:p w14:paraId="42FBE22E" w14:textId="77777777" w:rsidR="00BC4A8F" w:rsidRDefault="00BC4A8F" w:rsidP="000B66DA">
            <w:r w:rsidRPr="003E4762">
              <w:t>$0.0016 /1K tokens</w:t>
            </w:r>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r>
              <w:t>Llama small &gt;30B</w:t>
            </w:r>
          </w:p>
        </w:tc>
        <w:tc>
          <w:tcPr>
            <w:tcW w:w="2194" w:type="dxa"/>
          </w:tcPr>
          <w:p w14:paraId="7BE27755" w14:textId="77777777" w:rsidR="00BC4A8F" w:rsidRDefault="00BC4A8F" w:rsidP="000B66DA">
            <w:r w:rsidRPr="003E4762">
              <w:t>$0.0028 / 1K tokens</w:t>
            </w:r>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29"/>
      <w:footerReference w:type="first" r:id="rId30"/>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09"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278" w:author="Ben Fels" w:date="2024-12-16T21:53:00Z" w:initials="BF">
    <w:p w14:paraId="3917B9B3" w14:textId="77777777" w:rsidR="002B52F5" w:rsidRDefault="002B52F5" w:rsidP="002B52F5">
      <w:pPr>
        <w:pStyle w:val="Kommentartext"/>
      </w:pPr>
      <w:r>
        <w:rPr>
          <w:rStyle w:val="Kommentarzeichen"/>
        </w:rPr>
        <w:annotationRef/>
      </w:r>
      <w:r>
        <w:t>Erläuterung inkl. Quelle zu Kontext-Fenster anführen.</w:t>
      </w:r>
    </w:p>
  </w:comment>
  <w:comment w:id="286"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314"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315"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482"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485"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57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586"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5809" w14:textId="77777777" w:rsidR="003C543B" w:rsidRDefault="003C543B" w:rsidP="00FD56D1">
      <w:pPr>
        <w:spacing w:after="0" w:line="240" w:lineRule="auto"/>
      </w:pPr>
      <w:r>
        <w:separator/>
      </w:r>
    </w:p>
  </w:endnote>
  <w:endnote w:type="continuationSeparator" w:id="0">
    <w:p w14:paraId="71BC987F" w14:textId="77777777" w:rsidR="003C543B" w:rsidRDefault="003C543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836FC" w14:textId="77777777" w:rsidR="003C543B" w:rsidRDefault="003C543B" w:rsidP="00FD56D1">
      <w:pPr>
        <w:spacing w:after="0" w:line="240" w:lineRule="auto"/>
      </w:pPr>
      <w:r>
        <w:separator/>
      </w:r>
    </w:p>
  </w:footnote>
  <w:footnote w:type="continuationSeparator" w:id="0">
    <w:p w14:paraId="43F7ADEA" w14:textId="77777777" w:rsidR="003C543B" w:rsidRDefault="003C543B"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9"/>
  </w:num>
  <w:num w:numId="2" w16cid:durableId="2046178012">
    <w:abstractNumId w:val="19"/>
    <w:lvlOverride w:ilvl="0">
      <w:startOverride w:val="1"/>
    </w:lvlOverride>
  </w:num>
  <w:num w:numId="3" w16cid:durableId="359935943">
    <w:abstractNumId w:val="19"/>
  </w:num>
  <w:num w:numId="4" w16cid:durableId="337511543">
    <w:abstractNumId w:val="19"/>
  </w:num>
  <w:num w:numId="5" w16cid:durableId="1617329229">
    <w:abstractNumId w:val="19"/>
  </w:num>
  <w:num w:numId="6" w16cid:durableId="1814370697">
    <w:abstractNumId w:val="19"/>
  </w:num>
  <w:num w:numId="7" w16cid:durableId="2038501985">
    <w:abstractNumId w:val="16"/>
  </w:num>
  <w:num w:numId="8" w16cid:durableId="1032078438">
    <w:abstractNumId w:val="27"/>
  </w:num>
  <w:num w:numId="9" w16cid:durableId="89936933">
    <w:abstractNumId w:val="22"/>
  </w:num>
  <w:num w:numId="10" w16cid:durableId="276184515">
    <w:abstractNumId w:val="9"/>
  </w:num>
  <w:num w:numId="11" w16cid:durableId="135994511">
    <w:abstractNumId w:val="17"/>
  </w:num>
  <w:num w:numId="12" w16cid:durableId="1972324509">
    <w:abstractNumId w:val="16"/>
  </w:num>
  <w:num w:numId="13" w16cid:durableId="1911648308">
    <w:abstractNumId w:val="16"/>
  </w:num>
  <w:num w:numId="14" w16cid:durableId="1916429761">
    <w:abstractNumId w:val="31"/>
  </w:num>
  <w:num w:numId="15" w16cid:durableId="1498228147">
    <w:abstractNumId w:val="20"/>
  </w:num>
  <w:num w:numId="16" w16cid:durableId="2010517787">
    <w:abstractNumId w:val="1"/>
  </w:num>
  <w:num w:numId="17" w16cid:durableId="2019186091">
    <w:abstractNumId w:val="15"/>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4"/>
  </w:num>
  <w:num w:numId="23" w16cid:durableId="1010254555">
    <w:abstractNumId w:val="32"/>
  </w:num>
  <w:num w:numId="24" w16cid:durableId="1207567488">
    <w:abstractNumId w:val="16"/>
  </w:num>
  <w:num w:numId="25" w16cid:durableId="1728724944">
    <w:abstractNumId w:val="13"/>
  </w:num>
  <w:num w:numId="26" w16cid:durableId="439571368">
    <w:abstractNumId w:val="29"/>
  </w:num>
  <w:num w:numId="27" w16cid:durableId="612326416">
    <w:abstractNumId w:val="4"/>
  </w:num>
  <w:num w:numId="28" w16cid:durableId="1964263734">
    <w:abstractNumId w:val="24"/>
  </w:num>
  <w:num w:numId="29" w16cid:durableId="1627198994">
    <w:abstractNumId w:val="26"/>
  </w:num>
  <w:num w:numId="30" w16cid:durableId="756444286">
    <w:abstractNumId w:val="28"/>
  </w:num>
  <w:num w:numId="31" w16cid:durableId="1744718437">
    <w:abstractNumId w:val="25"/>
  </w:num>
  <w:num w:numId="32" w16cid:durableId="989363084">
    <w:abstractNumId w:val="30"/>
  </w:num>
  <w:num w:numId="33" w16cid:durableId="1262686292">
    <w:abstractNumId w:val="7"/>
  </w:num>
  <w:num w:numId="34" w16cid:durableId="39785757">
    <w:abstractNumId w:val="3"/>
  </w:num>
  <w:num w:numId="35" w16cid:durableId="1663242361">
    <w:abstractNumId w:val="10"/>
  </w:num>
  <w:num w:numId="36" w16cid:durableId="718406644">
    <w:abstractNumId w:val="18"/>
  </w:num>
  <w:num w:numId="37" w16cid:durableId="702557090">
    <w:abstractNumId w:val="21"/>
  </w:num>
  <w:num w:numId="38" w16cid:durableId="334454838">
    <w:abstractNumId w:val="12"/>
  </w:num>
  <w:num w:numId="39" w16cid:durableId="61565964">
    <w:abstractNumId w:val="16"/>
  </w:num>
  <w:num w:numId="40" w16cid:durableId="957831328">
    <w:abstractNumId w:val="16"/>
  </w:num>
  <w:num w:numId="41" w16cid:durableId="1155217636">
    <w:abstractNumId w:val="16"/>
  </w:num>
  <w:num w:numId="42" w16cid:durableId="377511696">
    <w:abstractNumId w:val="16"/>
  </w:num>
  <w:num w:numId="43" w16cid:durableId="408624007">
    <w:abstractNumId w:val="16"/>
  </w:num>
  <w:num w:numId="44" w16cid:durableId="1820148448">
    <w:abstractNumId w:val="16"/>
  </w:num>
  <w:num w:numId="45" w16cid:durableId="13114798">
    <w:abstractNumId w:val="16"/>
  </w:num>
  <w:num w:numId="46" w16cid:durableId="1925147370">
    <w:abstractNumId w:val="16"/>
  </w:num>
  <w:num w:numId="47" w16cid:durableId="1879465115">
    <w:abstractNumId w:val="16"/>
  </w:num>
  <w:num w:numId="48" w16cid:durableId="1300499437">
    <w:abstractNumId w:val="16"/>
  </w:num>
  <w:num w:numId="49" w16cid:durableId="494344809">
    <w:abstractNumId w:val="23"/>
  </w:num>
  <w:num w:numId="50" w16cid:durableId="1938904600">
    <w:abstractNumId w:val="2"/>
  </w:num>
  <w:num w:numId="51" w16cid:durableId="1707876114">
    <w:abstractNumId w:val="1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attachedTemplate r:id="rId1"/>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F2A"/>
    <w:rsid w:val="00014C5E"/>
    <w:rsid w:val="00014E85"/>
    <w:rsid w:val="00016195"/>
    <w:rsid w:val="000216EE"/>
    <w:rsid w:val="00021991"/>
    <w:rsid w:val="00022D06"/>
    <w:rsid w:val="00024793"/>
    <w:rsid w:val="00027FDA"/>
    <w:rsid w:val="00030EE8"/>
    <w:rsid w:val="00032A2A"/>
    <w:rsid w:val="00035AC5"/>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4F63"/>
    <w:rsid w:val="000A75B6"/>
    <w:rsid w:val="000A76B6"/>
    <w:rsid w:val="000B2AA6"/>
    <w:rsid w:val="000B300D"/>
    <w:rsid w:val="000B4D81"/>
    <w:rsid w:val="000B675A"/>
    <w:rsid w:val="000B6E62"/>
    <w:rsid w:val="000B7DE9"/>
    <w:rsid w:val="000C2133"/>
    <w:rsid w:val="000C21AE"/>
    <w:rsid w:val="000C4BC6"/>
    <w:rsid w:val="000C60B0"/>
    <w:rsid w:val="000C6572"/>
    <w:rsid w:val="000D152B"/>
    <w:rsid w:val="000D17B5"/>
    <w:rsid w:val="000D2762"/>
    <w:rsid w:val="000D32BF"/>
    <w:rsid w:val="000D34A2"/>
    <w:rsid w:val="000D48F0"/>
    <w:rsid w:val="000D539C"/>
    <w:rsid w:val="000D7307"/>
    <w:rsid w:val="000D73E1"/>
    <w:rsid w:val="000E12BD"/>
    <w:rsid w:val="000E2577"/>
    <w:rsid w:val="000E4FCA"/>
    <w:rsid w:val="000E65D7"/>
    <w:rsid w:val="000E6805"/>
    <w:rsid w:val="000E7BC2"/>
    <w:rsid w:val="000E7CCE"/>
    <w:rsid w:val="000F1C9D"/>
    <w:rsid w:val="000F2279"/>
    <w:rsid w:val="000F44E6"/>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375"/>
    <w:rsid w:val="001746D3"/>
    <w:rsid w:val="001752A7"/>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4072"/>
    <w:rsid w:val="001A6B7E"/>
    <w:rsid w:val="001A7B78"/>
    <w:rsid w:val="001B1120"/>
    <w:rsid w:val="001B12EC"/>
    <w:rsid w:val="001B2749"/>
    <w:rsid w:val="001B2BD6"/>
    <w:rsid w:val="001B306D"/>
    <w:rsid w:val="001B4C3F"/>
    <w:rsid w:val="001B50DB"/>
    <w:rsid w:val="001B52DD"/>
    <w:rsid w:val="001B6EE0"/>
    <w:rsid w:val="001B7031"/>
    <w:rsid w:val="001C0107"/>
    <w:rsid w:val="001C10EA"/>
    <w:rsid w:val="001C15B8"/>
    <w:rsid w:val="001C2A47"/>
    <w:rsid w:val="001C2A8B"/>
    <w:rsid w:val="001C420E"/>
    <w:rsid w:val="001C424C"/>
    <w:rsid w:val="001C665B"/>
    <w:rsid w:val="001C7C39"/>
    <w:rsid w:val="001D3063"/>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852"/>
    <w:rsid w:val="00223F9C"/>
    <w:rsid w:val="00224014"/>
    <w:rsid w:val="00224939"/>
    <w:rsid w:val="002250BA"/>
    <w:rsid w:val="00226A4E"/>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718BF"/>
    <w:rsid w:val="0027434F"/>
    <w:rsid w:val="00274D8E"/>
    <w:rsid w:val="0027570F"/>
    <w:rsid w:val="00275ED0"/>
    <w:rsid w:val="00276A0B"/>
    <w:rsid w:val="002803D0"/>
    <w:rsid w:val="00282C76"/>
    <w:rsid w:val="00283A6D"/>
    <w:rsid w:val="00284288"/>
    <w:rsid w:val="002854F4"/>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52F5"/>
    <w:rsid w:val="002B7542"/>
    <w:rsid w:val="002C0F04"/>
    <w:rsid w:val="002C1227"/>
    <w:rsid w:val="002C2C95"/>
    <w:rsid w:val="002C683F"/>
    <w:rsid w:val="002C6A20"/>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323"/>
    <w:rsid w:val="00317B39"/>
    <w:rsid w:val="00317C9D"/>
    <w:rsid w:val="00317FC6"/>
    <w:rsid w:val="00320909"/>
    <w:rsid w:val="003232BA"/>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0C47"/>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01E"/>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2FAA"/>
    <w:rsid w:val="003C44B9"/>
    <w:rsid w:val="003C543B"/>
    <w:rsid w:val="003C55B1"/>
    <w:rsid w:val="003C5B73"/>
    <w:rsid w:val="003D0473"/>
    <w:rsid w:val="003D0F9B"/>
    <w:rsid w:val="003D1670"/>
    <w:rsid w:val="003D26AC"/>
    <w:rsid w:val="003D3027"/>
    <w:rsid w:val="003D3C6C"/>
    <w:rsid w:val="003D5D57"/>
    <w:rsid w:val="003D5DEC"/>
    <w:rsid w:val="003D6603"/>
    <w:rsid w:val="003E3AF3"/>
    <w:rsid w:val="003E3BA3"/>
    <w:rsid w:val="003E3BC8"/>
    <w:rsid w:val="003E4762"/>
    <w:rsid w:val="003E4C2A"/>
    <w:rsid w:val="003E5C66"/>
    <w:rsid w:val="003E7A71"/>
    <w:rsid w:val="003F15F7"/>
    <w:rsid w:val="003F347A"/>
    <w:rsid w:val="003F455C"/>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2203E"/>
    <w:rsid w:val="00425641"/>
    <w:rsid w:val="00425699"/>
    <w:rsid w:val="00426F2D"/>
    <w:rsid w:val="00427E3E"/>
    <w:rsid w:val="00430CDD"/>
    <w:rsid w:val="00431844"/>
    <w:rsid w:val="00431AC2"/>
    <w:rsid w:val="0043331A"/>
    <w:rsid w:val="00433E4E"/>
    <w:rsid w:val="0043725F"/>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879"/>
    <w:rsid w:val="004B4C69"/>
    <w:rsid w:val="004B4E35"/>
    <w:rsid w:val="004B5435"/>
    <w:rsid w:val="004B5C23"/>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2B32"/>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07136"/>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55D9"/>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4D94"/>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558E"/>
    <w:rsid w:val="005C613C"/>
    <w:rsid w:val="005C70B0"/>
    <w:rsid w:val="005C777C"/>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1FB"/>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46FC8"/>
    <w:rsid w:val="00650BC2"/>
    <w:rsid w:val="00651842"/>
    <w:rsid w:val="00651FF7"/>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0454"/>
    <w:rsid w:val="006B2411"/>
    <w:rsid w:val="006B2B9F"/>
    <w:rsid w:val="006B328D"/>
    <w:rsid w:val="006B32E4"/>
    <w:rsid w:val="006B3EFC"/>
    <w:rsid w:val="006B7AB8"/>
    <w:rsid w:val="006C0364"/>
    <w:rsid w:val="006C08E7"/>
    <w:rsid w:val="006C18DB"/>
    <w:rsid w:val="006C3123"/>
    <w:rsid w:val="006C5FDF"/>
    <w:rsid w:val="006C710F"/>
    <w:rsid w:val="006C73DC"/>
    <w:rsid w:val="006D11F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366"/>
    <w:rsid w:val="0071067D"/>
    <w:rsid w:val="0071647B"/>
    <w:rsid w:val="00717851"/>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1968"/>
    <w:rsid w:val="00783DE7"/>
    <w:rsid w:val="00784126"/>
    <w:rsid w:val="00786835"/>
    <w:rsid w:val="00787132"/>
    <w:rsid w:val="0078714C"/>
    <w:rsid w:val="007917CD"/>
    <w:rsid w:val="007932BC"/>
    <w:rsid w:val="00793D0C"/>
    <w:rsid w:val="00795665"/>
    <w:rsid w:val="00796D84"/>
    <w:rsid w:val="007A0665"/>
    <w:rsid w:val="007A1156"/>
    <w:rsid w:val="007A1731"/>
    <w:rsid w:val="007A1BC1"/>
    <w:rsid w:val="007A244F"/>
    <w:rsid w:val="007A763E"/>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2341"/>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088B"/>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87B44"/>
    <w:rsid w:val="00893D7A"/>
    <w:rsid w:val="00894C2F"/>
    <w:rsid w:val="00894CAA"/>
    <w:rsid w:val="00896368"/>
    <w:rsid w:val="00896565"/>
    <w:rsid w:val="008972E7"/>
    <w:rsid w:val="008A1502"/>
    <w:rsid w:val="008A3331"/>
    <w:rsid w:val="008A3763"/>
    <w:rsid w:val="008A5983"/>
    <w:rsid w:val="008A63F8"/>
    <w:rsid w:val="008A7451"/>
    <w:rsid w:val="008B1328"/>
    <w:rsid w:val="008B2C96"/>
    <w:rsid w:val="008B47E2"/>
    <w:rsid w:val="008B4CC4"/>
    <w:rsid w:val="008B5F26"/>
    <w:rsid w:val="008B602D"/>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0DD9"/>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1C80"/>
    <w:rsid w:val="00912043"/>
    <w:rsid w:val="009144FF"/>
    <w:rsid w:val="0091537B"/>
    <w:rsid w:val="0091580D"/>
    <w:rsid w:val="00915CF8"/>
    <w:rsid w:val="00916D7C"/>
    <w:rsid w:val="009205AA"/>
    <w:rsid w:val="00920C6A"/>
    <w:rsid w:val="00922B92"/>
    <w:rsid w:val="0092531F"/>
    <w:rsid w:val="00925718"/>
    <w:rsid w:val="00926BA5"/>
    <w:rsid w:val="009309B1"/>
    <w:rsid w:val="00931568"/>
    <w:rsid w:val="00931E7D"/>
    <w:rsid w:val="00932D82"/>
    <w:rsid w:val="00934AF5"/>
    <w:rsid w:val="00934D6E"/>
    <w:rsid w:val="00934DE6"/>
    <w:rsid w:val="00936112"/>
    <w:rsid w:val="00936E8E"/>
    <w:rsid w:val="00936F59"/>
    <w:rsid w:val="0093702E"/>
    <w:rsid w:val="009370FC"/>
    <w:rsid w:val="009378DB"/>
    <w:rsid w:val="00937DF2"/>
    <w:rsid w:val="009414DD"/>
    <w:rsid w:val="00941F9C"/>
    <w:rsid w:val="00941FE8"/>
    <w:rsid w:val="00942466"/>
    <w:rsid w:val="009432A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57999"/>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5E39"/>
    <w:rsid w:val="00996D37"/>
    <w:rsid w:val="009A1C4F"/>
    <w:rsid w:val="009A1F58"/>
    <w:rsid w:val="009A222C"/>
    <w:rsid w:val="009A3330"/>
    <w:rsid w:val="009A54C3"/>
    <w:rsid w:val="009A6005"/>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5BC1"/>
    <w:rsid w:val="00A464A9"/>
    <w:rsid w:val="00A47D51"/>
    <w:rsid w:val="00A54018"/>
    <w:rsid w:val="00A5523C"/>
    <w:rsid w:val="00A56463"/>
    <w:rsid w:val="00A56700"/>
    <w:rsid w:val="00A614F6"/>
    <w:rsid w:val="00A62A3A"/>
    <w:rsid w:val="00A63503"/>
    <w:rsid w:val="00A64F40"/>
    <w:rsid w:val="00A655DD"/>
    <w:rsid w:val="00A677B2"/>
    <w:rsid w:val="00A73977"/>
    <w:rsid w:val="00A74E28"/>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48B8"/>
    <w:rsid w:val="00AA5703"/>
    <w:rsid w:val="00AA604F"/>
    <w:rsid w:val="00AA74AE"/>
    <w:rsid w:val="00AB147D"/>
    <w:rsid w:val="00AB65F2"/>
    <w:rsid w:val="00AB67DD"/>
    <w:rsid w:val="00AB7B46"/>
    <w:rsid w:val="00AB7DA7"/>
    <w:rsid w:val="00AC483F"/>
    <w:rsid w:val="00AC5057"/>
    <w:rsid w:val="00AC5562"/>
    <w:rsid w:val="00AC654E"/>
    <w:rsid w:val="00AC7805"/>
    <w:rsid w:val="00AC796D"/>
    <w:rsid w:val="00AD0F77"/>
    <w:rsid w:val="00AD25ED"/>
    <w:rsid w:val="00AD2E5F"/>
    <w:rsid w:val="00AD550E"/>
    <w:rsid w:val="00AD6DC7"/>
    <w:rsid w:val="00AD764C"/>
    <w:rsid w:val="00AE23F6"/>
    <w:rsid w:val="00AE35B2"/>
    <w:rsid w:val="00AE4917"/>
    <w:rsid w:val="00AF45D9"/>
    <w:rsid w:val="00AF6152"/>
    <w:rsid w:val="00AF699E"/>
    <w:rsid w:val="00AF7D22"/>
    <w:rsid w:val="00B03719"/>
    <w:rsid w:val="00B057C2"/>
    <w:rsid w:val="00B05C49"/>
    <w:rsid w:val="00B06592"/>
    <w:rsid w:val="00B06639"/>
    <w:rsid w:val="00B1066B"/>
    <w:rsid w:val="00B13CBF"/>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2C78"/>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58F0"/>
    <w:rsid w:val="00B876DB"/>
    <w:rsid w:val="00B90517"/>
    <w:rsid w:val="00B90A58"/>
    <w:rsid w:val="00B90B72"/>
    <w:rsid w:val="00B910E6"/>
    <w:rsid w:val="00B93810"/>
    <w:rsid w:val="00B9408B"/>
    <w:rsid w:val="00B95E54"/>
    <w:rsid w:val="00B967F4"/>
    <w:rsid w:val="00BA1230"/>
    <w:rsid w:val="00BA2245"/>
    <w:rsid w:val="00BA2887"/>
    <w:rsid w:val="00BA4DD7"/>
    <w:rsid w:val="00BA75E2"/>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26D"/>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14C1"/>
    <w:rsid w:val="00C027C1"/>
    <w:rsid w:val="00C040BE"/>
    <w:rsid w:val="00C04B4E"/>
    <w:rsid w:val="00C04D8E"/>
    <w:rsid w:val="00C04E7B"/>
    <w:rsid w:val="00C0539F"/>
    <w:rsid w:val="00C06AA3"/>
    <w:rsid w:val="00C06D73"/>
    <w:rsid w:val="00C073F1"/>
    <w:rsid w:val="00C07AD6"/>
    <w:rsid w:val="00C10EC2"/>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B7B5E"/>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092C"/>
    <w:rsid w:val="00D53177"/>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413D"/>
    <w:rsid w:val="00DB5682"/>
    <w:rsid w:val="00DB5737"/>
    <w:rsid w:val="00DB78BC"/>
    <w:rsid w:val="00DC2739"/>
    <w:rsid w:val="00DC2D9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5F7"/>
    <w:rsid w:val="00DF1B58"/>
    <w:rsid w:val="00DF28F2"/>
    <w:rsid w:val="00DF2E22"/>
    <w:rsid w:val="00DF4A1D"/>
    <w:rsid w:val="00DF4E90"/>
    <w:rsid w:val="00DF5A40"/>
    <w:rsid w:val="00DF5B0B"/>
    <w:rsid w:val="00DF5E54"/>
    <w:rsid w:val="00DF6B25"/>
    <w:rsid w:val="00DF7436"/>
    <w:rsid w:val="00DF7867"/>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0E2"/>
    <w:rsid w:val="00E1564B"/>
    <w:rsid w:val="00E176CA"/>
    <w:rsid w:val="00E21016"/>
    <w:rsid w:val="00E25235"/>
    <w:rsid w:val="00E256F4"/>
    <w:rsid w:val="00E25BB4"/>
    <w:rsid w:val="00E26A8E"/>
    <w:rsid w:val="00E31236"/>
    <w:rsid w:val="00E31B4D"/>
    <w:rsid w:val="00E32262"/>
    <w:rsid w:val="00E32A33"/>
    <w:rsid w:val="00E33CF6"/>
    <w:rsid w:val="00E357DC"/>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6A2F"/>
    <w:rsid w:val="00E67D8D"/>
    <w:rsid w:val="00E70C18"/>
    <w:rsid w:val="00E71A73"/>
    <w:rsid w:val="00E72220"/>
    <w:rsid w:val="00E73147"/>
    <w:rsid w:val="00E73A3D"/>
    <w:rsid w:val="00E75601"/>
    <w:rsid w:val="00E7668F"/>
    <w:rsid w:val="00E768BF"/>
    <w:rsid w:val="00E769E5"/>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544A"/>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E7F2F"/>
    <w:rsid w:val="00EF0290"/>
    <w:rsid w:val="00EF0683"/>
    <w:rsid w:val="00EF177C"/>
    <w:rsid w:val="00EF199B"/>
    <w:rsid w:val="00EF1B0F"/>
    <w:rsid w:val="00EF1E6A"/>
    <w:rsid w:val="00EF2061"/>
    <w:rsid w:val="00EF241D"/>
    <w:rsid w:val="00EF43BE"/>
    <w:rsid w:val="00EF5586"/>
    <w:rsid w:val="00EF58B3"/>
    <w:rsid w:val="00EF602A"/>
    <w:rsid w:val="00EF661E"/>
    <w:rsid w:val="00EF7C90"/>
    <w:rsid w:val="00F00688"/>
    <w:rsid w:val="00F00E8F"/>
    <w:rsid w:val="00F05206"/>
    <w:rsid w:val="00F05279"/>
    <w:rsid w:val="00F07DC8"/>
    <w:rsid w:val="00F1146E"/>
    <w:rsid w:val="00F13E2D"/>
    <w:rsid w:val="00F156DC"/>
    <w:rsid w:val="00F15CFB"/>
    <w:rsid w:val="00F22992"/>
    <w:rsid w:val="00F22D69"/>
    <w:rsid w:val="00F238EF"/>
    <w:rsid w:val="00F268C7"/>
    <w:rsid w:val="00F26AC1"/>
    <w:rsid w:val="00F302FA"/>
    <w:rsid w:val="00F310BC"/>
    <w:rsid w:val="00F325A4"/>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84F"/>
    <w:rsid w:val="00F56C6A"/>
    <w:rsid w:val="00F570C9"/>
    <w:rsid w:val="00F57718"/>
    <w:rsid w:val="00F57D8E"/>
    <w:rsid w:val="00F622EA"/>
    <w:rsid w:val="00F63DCF"/>
    <w:rsid w:val="00F64949"/>
    <w:rsid w:val="00F65257"/>
    <w:rsid w:val="00F661C1"/>
    <w:rsid w:val="00F67749"/>
    <w:rsid w:val="00F67D46"/>
    <w:rsid w:val="00F707BF"/>
    <w:rsid w:val="00F709F5"/>
    <w:rsid w:val="00F70C99"/>
    <w:rsid w:val="00F7126C"/>
    <w:rsid w:val="00F74FD5"/>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3CDD"/>
    <w:rsid w:val="00FA40D9"/>
    <w:rsid w:val="00FA4398"/>
    <w:rsid w:val="00FA465C"/>
    <w:rsid w:val="00FA5040"/>
    <w:rsid w:val="00FA51EC"/>
    <w:rsid w:val="00FA5C63"/>
    <w:rsid w:val="00FA7F94"/>
    <w:rsid w:val="00FB08F1"/>
    <w:rsid w:val="00FB3031"/>
    <w:rsid w:val="00FB3A1F"/>
    <w:rsid w:val="00FB5617"/>
    <w:rsid w:val="00FC1C03"/>
    <w:rsid w:val="00FC2420"/>
    <w:rsid w:val="00FC71F3"/>
    <w:rsid w:val="00FC7268"/>
    <w:rsid w:val="00FC7946"/>
    <w:rsid w:val="00FD0941"/>
    <w:rsid w:val="00FD19B2"/>
    <w:rsid w:val="00FD1ACC"/>
    <w:rsid w:val="00FD1E0F"/>
    <w:rsid w:val="00FD2B42"/>
    <w:rsid w:val="00FD3752"/>
    <w:rsid w:val="00FD4697"/>
    <w:rsid w:val="00FD4A72"/>
    <w:rsid w:val="00FD56D1"/>
    <w:rsid w:val="00FD62B3"/>
    <w:rsid w:val="00FE177A"/>
    <w:rsid w:val="00FE42A7"/>
    <w:rsid w:val="00FE4F86"/>
    <w:rsid w:val="00FE54E5"/>
    <w:rsid w:val="00FE6C24"/>
    <w:rsid w:val="00FE70CD"/>
    <w:rsid w:val="00FE7113"/>
    <w:rsid w:val="00FF2D43"/>
    <w:rsid w:val="00FF3884"/>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53257</Words>
  <Characters>335521</Characters>
  <Application>Microsoft Office Word</Application>
  <DocSecurity>0</DocSecurity>
  <Lines>2796</Lines>
  <Paragraphs>776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1092</cp:revision>
  <dcterms:created xsi:type="dcterms:W3CDTF">2024-10-11T08:26:00Z</dcterms:created>
  <dcterms:modified xsi:type="dcterms:W3CDTF">2024-12-17T08:18:00Z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id="EoHq0QMn"/&gt;&lt;style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