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5FDFB8" w14:textId="3420DC41" w:rsidR="007E2B44" w:rsidRPr="007E2B44" w:rsidRDefault="007F5E36" w:rsidP="0059342E">
      <w:pPr>
        <w:spacing w:after="0"/>
        <w:rPr>
          <w:rFonts w:ascii="Calibri" w:eastAsia="Times New Roman" w:hAnsi="Calibri" w:cs="Calibri"/>
          <w:sz w:val="28"/>
          <w:szCs w:val="28"/>
          <w:lang w:val="en-US" w:eastAsia="de-DE"/>
        </w:rPr>
      </w:pPr>
      <w:r>
        <w:rPr>
          <w:rFonts w:ascii="Calibri" w:eastAsia="Times New Roman" w:hAnsi="Calibri" w:cs="Calibri"/>
          <w:sz w:val="28"/>
          <w:szCs w:val="28"/>
          <w:lang w:val="en-US" w:eastAsia="de-DE"/>
        </w:rPr>
        <w:t xml:space="preserve"> </w:t>
      </w:r>
    </w:p>
    <w:p w14:paraId="301651F0" w14:textId="77777777" w:rsidR="007E2B44" w:rsidRPr="007E2B44" w:rsidRDefault="007E2B44" w:rsidP="007E2B44">
      <w:pPr>
        <w:spacing w:after="0"/>
        <w:ind w:left="6372"/>
        <w:jc w:val="center"/>
        <w:rPr>
          <w:rFonts w:ascii="Calibri" w:eastAsia="Times New Roman" w:hAnsi="Calibri" w:cs="Calibri"/>
          <w:sz w:val="28"/>
          <w:szCs w:val="28"/>
          <w:lang w:val="en-US" w:eastAsia="de-DE"/>
        </w:rPr>
      </w:pP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p>
    <w:p w14:paraId="63523196" w14:textId="77777777" w:rsidR="007E2B44" w:rsidRPr="007E2B44" w:rsidRDefault="007E2B44" w:rsidP="007E2B44">
      <w:pPr>
        <w:spacing w:after="0"/>
        <w:jc w:val="center"/>
        <w:rPr>
          <w:rFonts w:ascii="Calibri" w:eastAsia="Times New Roman" w:hAnsi="Calibri" w:cs="Calibri"/>
          <w:sz w:val="28"/>
          <w:szCs w:val="28"/>
          <w:lang w:val="en-US" w:eastAsia="de-DE"/>
        </w:rPr>
      </w:pPr>
    </w:p>
    <w:p w14:paraId="634539AE" w14:textId="77777777" w:rsidR="007E2B44" w:rsidRPr="007E2B44" w:rsidRDefault="007E2B44" w:rsidP="007E2B44">
      <w:pPr>
        <w:spacing w:after="0"/>
        <w:jc w:val="center"/>
        <w:rPr>
          <w:rFonts w:ascii="Calibri" w:eastAsia="Times New Roman" w:hAnsi="Calibri" w:cs="Calibri"/>
          <w:sz w:val="28"/>
          <w:szCs w:val="28"/>
          <w:lang w:val="en-US" w:eastAsia="de-DE"/>
        </w:rPr>
      </w:pPr>
      <w:r w:rsidRPr="007E2B44">
        <w:rPr>
          <w:rFonts w:ascii="Calibri" w:eastAsia="Times New Roman" w:hAnsi="Calibri" w:cs="Calibri"/>
          <w:sz w:val="28"/>
          <w:szCs w:val="28"/>
          <w:lang w:val="en-US" w:eastAsia="de-DE"/>
        </w:rPr>
        <w:t>Digital Business University of Applied Sciences</w:t>
      </w:r>
    </w:p>
    <w:p w14:paraId="71C2C184"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5786E814"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6D821C4F"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3384E2C2"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0BFC0139"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5DC7ABE4" w14:textId="414C5767" w:rsidR="007E2B44" w:rsidRPr="007E2B44" w:rsidRDefault="005C36D7" w:rsidP="007E2B44">
      <w:pPr>
        <w:spacing w:after="0"/>
        <w:jc w:val="center"/>
        <w:rPr>
          <w:rFonts w:ascii="Calibri" w:eastAsia="MS Mincho" w:hAnsi="Calibri" w:cs="Calibri"/>
          <w:iCs/>
          <w:sz w:val="28"/>
          <w:szCs w:val="28"/>
          <w:lang w:eastAsia="de-DE"/>
        </w:rPr>
      </w:pPr>
      <w:r>
        <w:rPr>
          <w:rFonts w:ascii="Calibri" w:eastAsia="MS Mincho" w:hAnsi="Calibri" w:cs="Calibri"/>
          <w:iCs/>
          <w:sz w:val="28"/>
          <w:szCs w:val="28"/>
          <w:lang w:eastAsia="de-DE"/>
        </w:rPr>
        <w:t xml:space="preserve">Masterarbeit </w:t>
      </w:r>
      <w:r w:rsidR="007E2B44" w:rsidRPr="007E2B44">
        <w:rPr>
          <w:rFonts w:ascii="Calibri" w:eastAsia="MS Mincho" w:hAnsi="Calibri" w:cs="Calibri"/>
          <w:iCs/>
          <w:sz w:val="28"/>
          <w:szCs w:val="28"/>
          <w:lang w:eastAsia="de-DE"/>
        </w:rPr>
        <w:t>zum Thema:</w:t>
      </w:r>
    </w:p>
    <w:p w14:paraId="501A2EE8" w14:textId="49740131" w:rsidR="007E2B44" w:rsidRDefault="00CE1082" w:rsidP="007E2B44">
      <w:pPr>
        <w:spacing w:after="0"/>
        <w:jc w:val="center"/>
        <w:rPr>
          <w:rFonts w:ascii="Calibri" w:eastAsia="MS Mincho" w:hAnsi="Calibri" w:cs="Calibri"/>
          <w:b/>
          <w:sz w:val="28"/>
          <w:szCs w:val="28"/>
          <w:lang w:eastAsia="de-DE"/>
        </w:rPr>
      </w:pPr>
      <w:r>
        <w:rPr>
          <w:rFonts w:ascii="Calibri" w:eastAsia="MS Mincho" w:hAnsi="Calibri" w:cs="Calibri"/>
          <w:b/>
          <w:sz w:val="28"/>
          <w:szCs w:val="28"/>
          <w:lang w:eastAsia="de-DE"/>
        </w:rPr>
        <w:t xml:space="preserve">Der Einfluss von Prompt Engineering auf </w:t>
      </w:r>
      <w:r w:rsidR="005C36D7">
        <w:rPr>
          <w:rFonts w:ascii="Calibri" w:eastAsia="MS Mincho" w:hAnsi="Calibri" w:cs="Calibri"/>
          <w:b/>
          <w:sz w:val="28"/>
          <w:szCs w:val="28"/>
          <w:lang w:eastAsia="de-DE"/>
        </w:rPr>
        <w:t>Large Language Models</w:t>
      </w:r>
    </w:p>
    <w:p w14:paraId="02A3E375" w14:textId="75839C1A" w:rsidR="005C36D7" w:rsidRPr="007E2B44" w:rsidRDefault="005C36D7" w:rsidP="007E2B44">
      <w:pPr>
        <w:spacing w:after="0"/>
        <w:jc w:val="center"/>
        <w:rPr>
          <w:rFonts w:ascii="Calibri" w:eastAsia="MS Mincho" w:hAnsi="Calibri" w:cs="Calibri"/>
          <w:b/>
          <w:sz w:val="28"/>
          <w:szCs w:val="28"/>
          <w:lang w:eastAsia="de-DE"/>
        </w:rPr>
      </w:pPr>
      <w:r>
        <w:rPr>
          <w:rFonts w:ascii="Calibri" w:eastAsia="MS Mincho" w:hAnsi="Calibri" w:cs="Calibri"/>
          <w:b/>
          <w:sz w:val="28"/>
          <w:szCs w:val="28"/>
          <w:lang w:eastAsia="de-DE"/>
        </w:rPr>
        <w:t>Im Argument Mining</w:t>
      </w:r>
    </w:p>
    <w:p w14:paraId="1786D8BD" w14:textId="77777777" w:rsidR="007E2B44" w:rsidRPr="007E2B44" w:rsidRDefault="007E2B44" w:rsidP="007E2B44">
      <w:pPr>
        <w:spacing w:after="0"/>
        <w:jc w:val="both"/>
        <w:rPr>
          <w:rFonts w:ascii="Calibri" w:eastAsia="MS Mincho" w:hAnsi="Calibri" w:cs="Calibri"/>
          <w:sz w:val="28"/>
          <w:szCs w:val="28"/>
          <w:lang w:eastAsia="de-DE"/>
        </w:rPr>
      </w:pPr>
    </w:p>
    <w:p w14:paraId="2B35845B" w14:textId="28C1E60F" w:rsidR="007E2B44" w:rsidRPr="007E2B44" w:rsidRDefault="007E2B44" w:rsidP="007E2B44">
      <w:pPr>
        <w:spacing w:after="0"/>
        <w:jc w:val="center"/>
        <w:rPr>
          <w:rFonts w:ascii="Calibri" w:eastAsia="MS Mincho" w:hAnsi="Calibri" w:cs="Calibri"/>
          <w:iCs/>
          <w:sz w:val="28"/>
          <w:szCs w:val="28"/>
          <w:lang w:eastAsia="de-DE"/>
        </w:rPr>
      </w:pPr>
      <w:r w:rsidRPr="007E2B44">
        <w:rPr>
          <w:rFonts w:ascii="Calibri" w:eastAsia="MS Mincho" w:hAnsi="Calibri" w:cs="Calibri"/>
          <w:iCs/>
          <w:sz w:val="28"/>
          <w:szCs w:val="28"/>
          <w:lang w:eastAsia="de-DE"/>
        </w:rPr>
        <w:t xml:space="preserve">zur Erlangung des Grades Master </w:t>
      </w:r>
      <w:proofErr w:type="spellStart"/>
      <w:r w:rsidRPr="007E2B44">
        <w:rPr>
          <w:rFonts w:ascii="Calibri" w:eastAsia="MS Mincho" w:hAnsi="Calibri" w:cs="Calibri"/>
          <w:iCs/>
          <w:sz w:val="28"/>
          <w:szCs w:val="28"/>
          <w:lang w:eastAsia="de-DE"/>
        </w:rPr>
        <w:t>of</w:t>
      </w:r>
      <w:proofErr w:type="spellEnd"/>
      <w:r w:rsidRPr="007E2B44">
        <w:rPr>
          <w:rFonts w:ascii="Calibri" w:eastAsia="MS Mincho" w:hAnsi="Calibri" w:cs="Calibri"/>
          <w:iCs/>
          <w:sz w:val="28"/>
          <w:szCs w:val="28"/>
          <w:lang w:eastAsia="de-DE"/>
        </w:rPr>
        <w:t xml:space="preserve"> Science </w:t>
      </w:r>
    </w:p>
    <w:p w14:paraId="3F236BA7" w14:textId="77777777" w:rsidR="007E2B44" w:rsidRPr="007E2B44" w:rsidRDefault="007E2B44" w:rsidP="007E2B44">
      <w:pPr>
        <w:spacing w:after="0"/>
        <w:jc w:val="center"/>
        <w:rPr>
          <w:rFonts w:ascii="Calibri" w:eastAsia="MS Mincho" w:hAnsi="Calibri" w:cs="Calibri"/>
          <w:sz w:val="28"/>
          <w:szCs w:val="28"/>
          <w:lang w:eastAsia="de-DE"/>
        </w:rPr>
      </w:pPr>
    </w:p>
    <w:p w14:paraId="4CE5C247" w14:textId="77777777" w:rsidR="007E2B44" w:rsidRPr="007E2B44" w:rsidRDefault="007E2B44" w:rsidP="007E2B44">
      <w:pPr>
        <w:spacing w:after="0"/>
        <w:jc w:val="both"/>
        <w:rPr>
          <w:rFonts w:ascii="Calibri" w:eastAsia="MS Mincho" w:hAnsi="Calibri" w:cs="Calibri"/>
          <w:sz w:val="28"/>
          <w:szCs w:val="28"/>
          <w:lang w:eastAsia="de-DE"/>
        </w:rPr>
      </w:pPr>
    </w:p>
    <w:p w14:paraId="255B0B1E" w14:textId="77777777" w:rsidR="007E2B44" w:rsidRPr="007E2B44" w:rsidRDefault="007E2B44" w:rsidP="007E2B44">
      <w:pPr>
        <w:spacing w:after="0" w:line="276" w:lineRule="auto"/>
        <w:rPr>
          <w:rFonts w:ascii="Calibri" w:eastAsia="MS Mincho" w:hAnsi="Calibri" w:cs="Calibri"/>
          <w:szCs w:val="24"/>
          <w:lang w:eastAsia="de-DE"/>
        </w:rPr>
      </w:pPr>
    </w:p>
    <w:tbl>
      <w:tblPr>
        <w:tblStyle w:val="Tabellenraster1"/>
        <w:tblW w:w="0" w:type="auto"/>
        <w:tblInd w:w="8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983"/>
      </w:tblGrid>
      <w:tr w:rsidR="0088122C" w:rsidRPr="007E2B44" w14:paraId="2E72167C" w14:textId="77777777" w:rsidTr="007E2B44">
        <w:tc>
          <w:tcPr>
            <w:tcW w:w="2127" w:type="dxa"/>
            <w:hideMark/>
          </w:tcPr>
          <w:p w14:paraId="30C631E6" w14:textId="77777777" w:rsidR="007E2B44" w:rsidRPr="007E2B44" w:rsidRDefault="007E2B44" w:rsidP="007E2B44">
            <w:pPr>
              <w:spacing w:line="276" w:lineRule="auto"/>
              <w:rPr>
                <w:rFonts w:ascii="Calibri" w:hAnsi="Calibri" w:cs="Calibri"/>
                <w:b/>
                <w:bCs/>
              </w:rPr>
            </w:pPr>
            <w:r w:rsidRPr="007E2B44">
              <w:rPr>
                <w:rFonts w:ascii="Calibri" w:hAnsi="Calibri" w:cs="Calibri"/>
                <w:b/>
                <w:bCs/>
              </w:rPr>
              <w:t>Eingereicht von</w:t>
            </w:r>
          </w:p>
        </w:tc>
        <w:tc>
          <w:tcPr>
            <w:tcW w:w="6650" w:type="dxa"/>
          </w:tcPr>
          <w:p w14:paraId="3E7520A4" w14:textId="77777777" w:rsidR="007E2B44" w:rsidRPr="007E2B44" w:rsidRDefault="007E2B44" w:rsidP="007E2B44">
            <w:pPr>
              <w:spacing w:line="276" w:lineRule="auto"/>
              <w:rPr>
                <w:rFonts w:ascii="Calibri" w:hAnsi="Calibri" w:cs="Calibri"/>
                <w:b/>
                <w:bCs/>
              </w:rPr>
            </w:pPr>
          </w:p>
        </w:tc>
      </w:tr>
      <w:tr w:rsidR="0088122C" w:rsidRPr="007E2B44" w14:paraId="7B25FF39" w14:textId="77777777" w:rsidTr="007E2B44">
        <w:tc>
          <w:tcPr>
            <w:tcW w:w="2127" w:type="dxa"/>
            <w:hideMark/>
          </w:tcPr>
          <w:p w14:paraId="69D563E4" w14:textId="77777777" w:rsidR="007E2B44" w:rsidRPr="007E2B44" w:rsidRDefault="007E2B44" w:rsidP="007E2B44">
            <w:pPr>
              <w:spacing w:line="276" w:lineRule="auto"/>
              <w:rPr>
                <w:rFonts w:ascii="Calibri" w:hAnsi="Calibri" w:cs="Calibri"/>
              </w:rPr>
            </w:pPr>
            <w:r w:rsidRPr="007E2B44">
              <w:rPr>
                <w:rFonts w:ascii="Calibri" w:hAnsi="Calibri" w:cs="Calibri"/>
              </w:rPr>
              <w:t>Vorname Name</w:t>
            </w:r>
          </w:p>
        </w:tc>
        <w:tc>
          <w:tcPr>
            <w:tcW w:w="6650" w:type="dxa"/>
          </w:tcPr>
          <w:p w14:paraId="3A6621A8" w14:textId="6688CF7A" w:rsidR="007E2B44" w:rsidRPr="007E2B44" w:rsidRDefault="007E2B44" w:rsidP="007E2B44">
            <w:pPr>
              <w:spacing w:line="276" w:lineRule="auto"/>
              <w:rPr>
                <w:rFonts w:ascii="Calibri" w:hAnsi="Calibri" w:cs="Calibri"/>
              </w:rPr>
            </w:pPr>
            <w:commentRangeStart w:id="0"/>
            <w:r>
              <w:rPr>
                <w:rFonts w:ascii="Calibri" w:hAnsi="Calibri" w:cs="Calibri"/>
              </w:rPr>
              <w:t>Benjamin F</w:t>
            </w:r>
            <w:commentRangeEnd w:id="0"/>
            <w:r w:rsidR="00513E55">
              <w:rPr>
                <w:rStyle w:val="Kommentarzeichen"/>
                <w:rFonts w:ascii="Arial" w:eastAsiaTheme="minorHAnsi" w:hAnsi="Arial" w:cstheme="minorBidi"/>
                <w:lang w:eastAsia="en-US"/>
              </w:rPr>
              <w:commentReference w:id="0"/>
            </w:r>
            <w:r>
              <w:rPr>
                <w:rFonts w:ascii="Calibri" w:hAnsi="Calibri" w:cs="Calibri"/>
              </w:rPr>
              <w:t>els</w:t>
            </w:r>
          </w:p>
        </w:tc>
      </w:tr>
      <w:tr w:rsidR="0088122C" w:rsidRPr="007E2B44" w14:paraId="49431A75" w14:textId="77777777" w:rsidTr="007E2B44">
        <w:tc>
          <w:tcPr>
            <w:tcW w:w="2127" w:type="dxa"/>
            <w:hideMark/>
          </w:tcPr>
          <w:p w14:paraId="7BBD1BB3" w14:textId="77777777" w:rsidR="007E2B44" w:rsidRPr="007E2B44" w:rsidRDefault="007E2B44" w:rsidP="007E2B44">
            <w:pPr>
              <w:spacing w:line="276" w:lineRule="auto"/>
              <w:rPr>
                <w:rFonts w:ascii="Calibri" w:hAnsi="Calibri" w:cs="Calibri"/>
              </w:rPr>
            </w:pPr>
            <w:proofErr w:type="gramStart"/>
            <w:r w:rsidRPr="007E2B44">
              <w:rPr>
                <w:rFonts w:ascii="Calibri" w:hAnsi="Calibri" w:cs="Calibri"/>
              </w:rPr>
              <w:t>Email</w:t>
            </w:r>
            <w:proofErr w:type="gramEnd"/>
          </w:p>
        </w:tc>
        <w:tc>
          <w:tcPr>
            <w:tcW w:w="6650" w:type="dxa"/>
          </w:tcPr>
          <w:p w14:paraId="20DC94BF" w14:textId="43C07AF9" w:rsidR="007E2B44" w:rsidRPr="007E2B44" w:rsidRDefault="00C92CEE" w:rsidP="007E2B44">
            <w:pPr>
              <w:spacing w:line="276" w:lineRule="auto"/>
              <w:rPr>
                <w:rFonts w:ascii="Calibri" w:hAnsi="Calibri" w:cs="Calibri"/>
              </w:rPr>
            </w:pPr>
            <w:r>
              <w:rPr>
                <w:rFonts w:ascii="Calibri" w:hAnsi="Calibri" w:cs="Calibri"/>
              </w:rPr>
              <w:t>b</w:t>
            </w:r>
            <w:r w:rsidR="007E2B44">
              <w:rPr>
                <w:rFonts w:ascii="Calibri" w:hAnsi="Calibri" w:cs="Calibri"/>
              </w:rPr>
              <w:t>enjamin.fe</w:t>
            </w:r>
            <w:r w:rsidR="0088122C">
              <w:rPr>
                <w:rFonts w:ascii="Calibri" w:hAnsi="Calibri" w:cs="Calibri"/>
              </w:rPr>
              <w:t>ls@student.dbuas.de</w:t>
            </w:r>
          </w:p>
        </w:tc>
      </w:tr>
      <w:tr w:rsidR="0088122C" w:rsidRPr="007E2B44" w14:paraId="00CF5FA7" w14:textId="77777777" w:rsidTr="007E2B44">
        <w:tc>
          <w:tcPr>
            <w:tcW w:w="2127" w:type="dxa"/>
          </w:tcPr>
          <w:p w14:paraId="2E5AE7C0" w14:textId="77777777" w:rsidR="007E2B44" w:rsidRPr="007E2B44" w:rsidRDefault="007E2B44" w:rsidP="007E2B44">
            <w:pPr>
              <w:spacing w:line="276" w:lineRule="auto"/>
              <w:rPr>
                <w:rFonts w:ascii="Calibri" w:hAnsi="Calibri" w:cs="Calibri"/>
              </w:rPr>
            </w:pPr>
          </w:p>
        </w:tc>
        <w:tc>
          <w:tcPr>
            <w:tcW w:w="6650" w:type="dxa"/>
          </w:tcPr>
          <w:p w14:paraId="70798424" w14:textId="77777777" w:rsidR="007E2B44" w:rsidRPr="007E2B44" w:rsidRDefault="007E2B44" w:rsidP="007E2B44">
            <w:pPr>
              <w:spacing w:line="276" w:lineRule="auto"/>
              <w:rPr>
                <w:rFonts w:ascii="Calibri" w:hAnsi="Calibri" w:cs="Calibri"/>
              </w:rPr>
            </w:pPr>
          </w:p>
        </w:tc>
      </w:tr>
      <w:tr w:rsidR="0088122C" w:rsidRPr="007E2B44" w14:paraId="66A8E6BE" w14:textId="77777777" w:rsidTr="007E2B44">
        <w:tc>
          <w:tcPr>
            <w:tcW w:w="2127" w:type="dxa"/>
            <w:hideMark/>
          </w:tcPr>
          <w:p w14:paraId="2E9545D6" w14:textId="77777777" w:rsidR="007E2B44" w:rsidRPr="007E2B44" w:rsidRDefault="007E2B44" w:rsidP="007E2B44">
            <w:pPr>
              <w:spacing w:line="276" w:lineRule="auto"/>
              <w:rPr>
                <w:rFonts w:ascii="Calibri" w:hAnsi="Calibri" w:cs="Calibri"/>
              </w:rPr>
            </w:pPr>
            <w:r w:rsidRPr="007E2B44">
              <w:rPr>
                <w:rFonts w:ascii="Calibri" w:hAnsi="Calibri" w:cs="Calibri"/>
              </w:rPr>
              <w:t>Matrikelnummer:</w:t>
            </w:r>
          </w:p>
        </w:tc>
        <w:tc>
          <w:tcPr>
            <w:tcW w:w="6650" w:type="dxa"/>
          </w:tcPr>
          <w:p w14:paraId="2FA4F71D" w14:textId="0208155F" w:rsidR="007E2B44" w:rsidRPr="007E2B44" w:rsidRDefault="0014013D" w:rsidP="007E2B44">
            <w:pPr>
              <w:spacing w:line="276" w:lineRule="auto"/>
              <w:rPr>
                <w:rFonts w:ascii="Calibri" w:hAnsi="Calibri" w:cs="Calibri"/>
              </w:rPr>
            </w:pPr>
            <w:r w:rsidRPr="0014013D">
              <w:rPr>
                <w:rFonts w:ascii="Calibri" w:hAnsi="Calibri" w:cs="Calibri"/>
              </w:rPr>
              <w:t>190200</w:t>
            </w:r>
          </w:p>
        </w:tc>
      </w:tr>
      <w:tr w:rsidR="0088122C" w:rsidRPr="007E2B44" w14:paraId="1329B499" w14:textId="77777777" w:rsidTr="007E2B44">
        <w:tc>
          <w:tcPr>
            <w:tcW w:w="2127" w:type="dxa"/>
            <w:hideMark/>
          </w:tcPr>
          <w:p w14:paraId="78A8E8FD" w14:textId="77777777" w:rsidR="007E2B44" w:rsidRPr="007E2B44" w:rsidRDefault="007E2B44" w:rsidP="007E2B44">
            <w:pPr>
              <w:spacing w:line="276" w:lineRule="auto"/>
              <w:rPr>
                <w:rFonts w:ascii="Calibri" w:hAnsi="Calibri" w:cs="Calibri"/>
              </w:rPr>
            </w:pPr>
            <w:r w:rsidRPr="007E2B44">
              <w:rPr>
                <w:rFonts w:ascii="Calibri" w:hAnsi="Calibri" w:cs="Calibri"/>
              </w:rPr>
              <w:t>Fachsemester:</w:t>
            </w:r>
          </w:p>
        </w:tc>
        <w:tc>
          <w:tcPr>
            <w:tcW w:w="6650" w:type="dxa"/>
          </w:tcPr>
          <w:p w14:paraId="02FF31E4" w14:textId="165B9B46" w:rsidR="007E2B44" w:rsidRPr="007E2B44" w:rsidRDefault="003B4CF5" w:rsidP="007E2B44">
            <w:pPr>
              <w:spacing w:line="276" w:lineRule="auto"/>
              <w:rPr>
                <w:rFonts w:ascii="Calibri" w:hAnsi="Calibri" w:cs="Calibri"/>
              </w:rPr>
            </w:pPr>
            <w:r>
              <w:rPr>
                <w:rFonts w:ascii="Calibri" w:hAnsi="Calibri" w:cs="Calibri"/>
              </w:rPr>
              <w:t>5</w:t>
            </w:r>
          </w:p>
        </w:tc>
      </w:tr>
      <w:tr w:rsidR="0088122C" w:rsidRPr="007E2B44" w14:paraId="3985D590" w14:textId="77777777" w:rsidTr="007E2B44">
        <w:tc>
          <w:tcPr>
            <w:tcW w:w="2127" w:type="dxa"/>
            <w:hideMark/>
          </w:tcPr>
          <w:p w14:paraId="420210F9" w14:textId="77777777" w:rsidR="007E2B44" w:rsidRPr="007E2B44" w:rsidRDefault="007E2B44" w:rsidP="007E2B44">
            <w:pPr>
              <w:spacing w:line="276" w:lineRule="auto"/>
              <w:rPr>
                <w:rFonts w:ascii="Calibri" w:hAnsi="Calibri" w:cs="Calibri"/>
              </w:rPr>
            </w:pPr>
            <w:r w:rsidRPr="007E2B44">
              <w:rPr>
                <w:rFonts w:ascii="Calibri" w:hAnsi="Calibri" w:cs="Calibri"/>
              </w:rPr>
              <w:t>Studiengang:</w:t>
            </w:r>
          </w:p>
        </w:tc>
        <w:tc>
          <w:tcPr>
            <w:tcW w:w="6650" w:type="dxa"/>
          </w:tcPr>
          <w:p w14:paraId="6452048F" w14:textId="72643878" w:rsidR="007E2B44" w:rsidRPr="007E2B44" w:rsidRDefault="0014013D" w:rsidP="007E2B44">
            <w:pPr>
              <w:spacing w:line="276" w:lineRule="auto"/>
              <w:rPr>
                <w:rFonts w:ascii="Calibri" w:hAnsi="Calibri" w:cs="Calibri"/>
              </w:rPr>
            </w:pPr>
            <w:r>
              <w:rPr>
                <w:rFonts w:ascii="Calibri" w:hAnsi="Calibri" w:cs="Calibri"/>
              </w:rPr>
              <w:t>Data Science &amp; Management</w:t>
            </w:r>
          </w:p>
        </w:tc>
      </w:tr>
      <w:tr w:rsidR="0088122C" w:rsidRPr="007E2B44" w14:paraId="1E897C4D" w14:textId="77777777" w:rsidTr="007E2B44">
        <w:tc>
          <w:tcPr>
            <w:tcW w:w="2127" w:type="dxa"/>
          </w:tcPr>
          <w:p w14:paraId="5E5ED991" w14:textId="77777777" w:rsidR="007E2B44" w:rsidRPr="007E2B44" w:rsidRDefault="007E2B44" w:rsidP="007E2B44">
            <w:pPr>
              <w:spacing w:line="276" w:lineRule="auto"/>
              <w:rPr>
                <w:rFonts w:ascii="Calibri" w:hAnsi="Calibri" w:cs="Calibri"/>
              </w:rPr>
            </w:pPr>
          </w:p>
        </w:tc>
        <w:tc>
          <w:tcPr>
            <w:tcW w:w="6650" w:type="dxa"/>
          </w:tcPr>
          <w:p w14:paraId="77CD6ADC" w14:textId="77777777" w:rsidR="007E2B44" w:rsidRPr="007E2B44" w:rsidRDefault="007E2B44" w:rsidP="007E2B44">
            <w:pPr>
              <w:spacing w:line="276" w:lineRule="auto"/>
              <w:rPr>
                <w:rFonts w:ascii="Calibri" w:hAnsi="Calibri" w:cs="Calibri"/>
              </w:rPr>
            </w:pPr>
          </w:p>
        </w:tc>
      </w:tr>
      <w:tr w:rsidR="0088122C" w:rsidRPr="007E2B44" w14:paraId="5E4AB41B" w14:textId="77777777" w:rsidTr="007E2B44">
        <w:tc>
          <w:tcPr>
            <w:tcW w:w="2127" w:type="dxa"/>
            <w:hideMark/>
          </w:tcPr>
          <w:p w14:paraId="1B724B8D" w14:textId="77777777" w:rsidR="007E2B44" w:rsidRPr="007E2B44" w:rsidRDefault="007E2B44" w:rsidP="007E2B44">
            <w:pPr>
              <w:spacing w:line="276" w:lineRule="auto"/>
              <w:rPr>
                <w:rFonts w:ascii="Calibri" w:hAnsi="Calibri" w:cs="Calibri"/>
              </w:rPr>
            </w:pPr>
            <w:r w:rsidRPr="007E2B44">
              <w:rPr>
                <w:rFonts w:ascii="Calibri" w:hAnsi="Calibri" w:cs="Calibri"/>
              </w:rPr>
              <w:t>Datum Abgabe:</w:t>
            </w:r>
          </w:p>
        </w:tc>
        <w:tc>
          <w:tcPr>
            <w:tcW w:w="6650" w:type="dxa"/>
          </w:tcPr>
          <w:p w14:paraId="0AC90ED5" w14:textId="30E9DD88" w:rsidR="007E2B44" w:rsidRPr="007E2B44" w:rsidRDefault="0014013D" w:rsidP="007E2B44">
            <w:pPr>
              <w:spacing w:line="276" w:lineRule="auto"/>
              <w:rPr>
                <w:rFonts w:ascii="Calibri" w:hAnsi="Calibri" w:cs="Calibri"/>
              </w:rPr>
            </w:pPr>
            <w:r w:rsidRPr="0014013D">
              <w:rPr>
                <w:rFonts w:ascii="Calibri" w:hAnsi="Calibri" w:cs="Calibri"/>
                <w:highlight w:val="cyan"/>
              </w:rPr>
              <w:t>31.01.2025</w:t>
            </w:r>
          </w:p>
        </w:tc>
      </w:tr>
      <w:tr w:rsidR="0088122C" w:rsidRPr="007E2B44" w14:paraId="3E73B9ED" w14:textId="77777777" w:rsidTr="007E2B44">
        <w:tc>
          <w:tcPr>
            <w:tcW w:w="2127" w:type="dxa"/>
          </w:tcPr>
          <w:p w14:paraId="72EC4885" w14:textId="77777777" w:rsidR="007E2B44" w:rsidRPr="007E2B44" w:rsidRDefault="007E2B44" w:rsidP="007E2B44">
            <w:pPr>
              <w:spacing w:line="276" w:lineRule="auto"/>
              <w:rPr>
                <w:rFonts w:ascii="Calibri" w:hAnsi="Calibri" w:cs="Calibri"/>
              </w:rPr>
            </w:pPr>
          </w:p>
        </w:tc>
        <w:tc>
          <w:tcPr>
            <w:tcW w:w="6650" w:type="dxa"/>
          </w:tcPr>
          <w:p w14:paraId="6DA718EA" w14:textId="77777777" w:rsidR="007E2B44" w:rsidRPr="007E2B44" w:rsidRDefault="007E2B44" w:rsidP="007E2B44">
            <w:pPr>
              <w:spacing w:line="276" w:lineRule="auto"/>
              <w:rPr>
                <w:rFonts w:ascii="Calibri" w:hAnsi="Calibri" w:cs="Calibri"/>
              </w:rPr>
            </w:pPr>
          </w:p>
        </w:tc>
      </w:tr>
      <w:tr w:rsidR="0088122C" w:rsidRPr="007E2B44" w14:paraId="309ADA55" w14:textId="77777777" w:rsidTr="007E2B44">
        <w:tc>
          <w:tcPr>
            <w:tcW w:w="2127" w:type="dxa"/>
            <w:hideMark/>
          </w:tcPr>
          <w:p w14:paraId="78B088BE" w14:textId="28AD5DAC" w:rsidR="007E2B44" w:rsidRPr="007E2B44" w:rsidRDefault="007E2B44" w:rsidP="007E2B44">
            <w:pPr>
              <w:spacing w:line="276" w:lineRule="auto"/>
              <w:rPr>
                <w:rFonts w:ascii="Calibri" w:hAnsi="Calibri" w:cs="Calibri"/>
              </w:rPr>
            </w:pPr>
            <w:r w:rsidRPr="007E2B44">
              <w:rPr>
                <w:rFonts w:ascii="Calibri" w:hAnsi="Calibri" w:cs="Calibri"/>
              </w:rPr>
              <w:t>Gutachter:</w:t>
            </w:r>
          </w:p>
        </w:tc>
        <w:tc>
          <w:tcPr>
            <w:tcW w:w="6650" w:type="dxa"/>
          </w:tcPr>
          <w:p w14:paraId="277AE473" w14:textId="66353082" w:rsidR="007E2B44" w:rsidRPr="007E2B44" w:rsidRDefault="007E2B44" w:rsidP="007E2B44">
            <w:pPr>
              <w:spacing w:line="276" w:lineRule="auto"/>
              <w:rPr>
                <w:rFonts w:ascii="Calibri" w:hAnsi="Calibri" w:cs="Calibri"/>
              </w:rPr>
            </w:pPr>
            <w:r>
              <w:rPr>
                <w:rFonts w:ascii="Calibri" w:hAnsi="Calibri" w:cs="Calibri"/>
              </w:rPr>
              <w:t>Prof. Dr. Marcel Hebing</w:t>
            </w:r>
          </w:p>
        </w:tc>
      </w:tr>
    </w:tbl>
    <w:p w14:paraId="3FB6BE74" w14:textId="77777777" w:rsidR="007E2B44" w:rsidRDefault="007E2B44" w:rsidP="007E2B44">
      <w:pPr>
        <w:spacing w:after="0" w:line="276" w:lineRule="auto"/>
        <w:rPr>
          <w:rFonts w:ascii="Calibri" w:eastAsia="MS Mincho" w:hAnsi="Calibri" w:cs="Calibri"/>
          <w:szCs w:val="24"/>
          <w:lang w:eastAsia="de-DE"/>
        </w:rPr>
      </w:pPr>
    </w:p>
    <w:p w14:paraId="49D02D79" w14:textId="77777777" w:rsidR="00657F93" w:rsidRPr="007E2B44" w:rsidRDefault="00657F93" w:rsidP="007E2B44">
      <w:pPr>
        <w:spacing w:after="0" w:line="276" w:lineRule="auto"/>
        <w:rPr>
          <w:rFonts w:ascii="Calibri" w:eastAsia="MS Mincho" w:hAnsi="Calibri" w:cs="Calibri"/>
          <w:szCs w:val="24"/>
          <w:lang w:eastAsia="de-DE"/>
        </w:rPr>
      </w:pPr>
    </w:p>
    <w:p w14:paraId="23F8B4F8" w14:textId="4262DB32" w:rsidR="002973DD" w:rsidRDefault="00976EBE" w:rsidP="00976EBE">
      <w:pPr>
        <w:pStyle w:val="Inhaltsverzeichnisberschrift"/>
        <w:numPr>
          <w:ilvl w:val="0"/>
          <w:numId w:val="0"/>
        </w:numPr>
      </w:pPr>
      <w:r>
        <w:lastRenderedPageBreak/>
        <w:t>Executive Summary</w:t>
      </w:r>
    </w:p>
    <w:p w14:paraId="38FF1602" w14:textId="0F558610" w:rsidR="00976EBE" w:rsidRDefault="00680618" w:rsidP="00976EBE">
      <w:pPr>
        <w:rPr>
          <w:lang w:eastAsia="de-DE"/>
        </w:rPr>
      </w:pPr>
      <w:r>
        <w:rPr>
          <w:lang w:eastAsia="de-DE"/>
        </w:rPr>
        <w:t xml:space="preserve">Eine vollständige Zusammenfassung mit Fokus aus </w:t>
      </w:r>
      <w:proofErr w:type="spellStart"/>
      <w:r>
        <w:rPr>
          <w:lang w:eastAsia="de-DE"/>
        </w:rPr>
        <w:t>actionable</w:t>
      </w:r>
      <w:proofErr w:type="spellEnd"/>
      <w:r>
        <w:rPr>
          <w:lang w:eastAsia="de-DE"/>
        </w:rPr>
        <w:t xml:space="preserve"> </w:t>
      </w:r>
      <w:proofErr w:type="spellStart"/>
      <w:r>
        <w:rPr>
          <w:lang w:eastAsia="de-DE"/>
        </w:rPr>
        <w:t>insights</w:t>
      </w:r>
      <w:proofErr w:type="spellEnd"/>
    </w:p>
    <w:p w14:paraId="60641CBA" w14:textId="7BAEE4A8" w:rsidR="00976EBE" w:rsidRDefault="00976EBE">
      <w:pPr>
        <w:rPr>
          <w:lang w:eastAsia="de-DE"/>
        </w:rPr>
      </w:pPr>
      <w:r>
        <w:rPr>
          <w:lang w:eastAsia="de-DE"/>
        </w:rPr>
        <w:br w:type="page"/>
      </w:r>
    </w:p>
    <w:sdt>
      <w:sdtPr>
        <w:rPr>
          <w:rFonts w:eastAsiaTheme="minorHAnsi" w:cstheme="minorBidi"/>
          <w:color w:val="auto"/>
          <w:sz w:val="24"/>
          <w:szCs w:val="22"/>
          <w:lang w:eastAsia="en-US"/>
        </w:rPr>
        <w:id w:val="1178014008"/>
        <w:docPartObj>
          <w:docPartGallery w:val="Table of Contents"/>
          <w:docPartUnique/>
        </w:docPartObj>
      </w:sdtPr>
      <w:sdtEndPr>
        <w:rPr>
          <w:b/>
          <w:bCs/>
        </w:rPr>
      </w:sdtEndPr>
      <w:sdtContent>
        <w:p w14:paraId="5CBAF13E" w14:textId="77777777" w:rsidR="009414DD" w:rsidRDefault="009414DD" w:rsidP="009227FD">
          <w:pPr>
            <w:pStyle w:val="Inhaltsverzeichnisberschrift"/>
            <w:numPr>
              <w:ilvl w:val="0"/>
              <w:numId w:val="0"/>
            </w:numPr>
            <w:spacing w:line="360" w:lineRule="auto"/>
          </w:pPr>
          <w:r>
            <w:t>Inhalt</w:t>
          </w:r>
          <w:r w:rsidR="00EC6426">
            <w:t>sverzeichnis</w:t>
          </w:r>
        </w:p>
        <w:p w14:paraId="28E670D1" w14:textId="7172D271" w:rsidR="00303D21" w:rsidRDefault="009414DD">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r>
            <w:fldChar w:fldCharType="begin"/>
          </w:r>
          <w:r>
            <w:instrText xml:space="preserve"> TOC \o "1-3" \h \z \u </w:instrText>
          </w:r>
          <w:r>
            <w:fldChar w:fldCharType="separate"/>
          </w:r>
          <w:hyperlink w:anchor="_Toc188683511" w:history="1">
            <w:r w:rsidR="00303D21" w:rsidRPr="005660DC">
              <w:rPr>
                <w:rStyle w:val="Hyperlink"/>
                <w:noProof/>
              </w:rPr>
              <w:t>1</w:t>
            </w:r>
            <w:r w:rsidR="00303D21">
              <w:rPr>
                <w:rFonts w:asciiTheme="minorHAnsi" w:eastAsiaTheme="minorEastAsia" w:hAnsiTheme="minorHAnsi"/>
                <w:noProof/>
                <w:kern w:val="2"/>
                <w:szCs w:val="24"/>
                <w:lang w:eastAsia="de-DE"/>
                <w14:ligatures w14:val="standardContextual"/>
              </w:rPr>
              <w:tab/>
            </w:r>
            <w:r w:rsidR="00303D21" w:rsidRPr="005660DC">
              <w:rPr>
                <w:rStyle w:val="Hyperlink"/>
                <w:noProof/>
              </w:rPr>
              <w:t>Einleitung</w:t>
            </w:r>
            <w:r w:rsidR="00303D21">
              <w:rPr>
                <w:noProof/>
                <w:webHidden/>
              </w:rPr>
              <w:tab/>
            </w:r>
            <w:r w:rsidR="00303D21">
              <w:rPr>
                <w:noProof/>
                <w:webHidden/>
              </w:rPr>
              <w:fldChar w:fldCharType="begin"/>
            </w:r>
            <w:r w:rsidR="00303D21">
              <w:rPr>
                <w:noProof/>
                <w:webHidden/>
              </w:rPr>
              <w:instrText xml:space="preserve"> PAGEREF _Toc188683511 \h </w:instrText>
            </w:r>
            <w:r w:rsidR="00303D21">
              <w:rPr>
                <w:noProof/>
                <w:webHidden/>
              </w:rPr>
            </w:r>
            <w:r w:rsidR="00303D21">
              <w:rPr>
                <w:noProof/>
                <w:webHidden/>
              </w:rPr>
              <w:fldChar w:fldCharType="separate"/>
            </w:r>
            <w:r w:rsidR="00303D21">
              <w:rPr>
                <w:noProof/>
                <w:webHidden/>
              </w:rPr>
              <w:t>1</w:t>
            </w:r>
            <w:r w:rsidR="00303D21">
              <w:rPr>
                <w:noProof/>
                <w:webHidden/>
              </w:rPr>
              <w:fldChar w:fldCharType="end"/>
            </w:r>
          </w:hyperlink>
        </w:p>
        <w:p w14:paraId="2B82BEFE" w14:textId="40F128FC" w:rsidR="00303D21" w:rsidRDefault="00303D21">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683512" w:history="1">
            <w:r w:rsidRPr="005660DC">
              <w:rPr>
                <w:rStyle w:val="Hyperlink"/>
                <w:noProof/>
                <w:lang w:val="en-US"/>
              </w:rPr>
              <w:t>2</w:t>
            </w:r>
            <w:r>
              <w:rPr>
                <w:rFonts w:asciiTheme="minorHAnsi" w:eastAsiaTheme="minorEastAsia" w:hAnsiTheme="minorHAnsi"/>
                <w:noProof/>
                <w:kern w:val="2"/>
                <w:szCs w:val="24"/>
                <w:lang w:eastAsia="de-DE"/>
                <w14:ligatures w14:val="standardContextual"/>
              </w:rPr>
              <w:tab/>
            </w:r>
            <w:r w:rsidRPr="005660DC">
              <w:rPr>
                <w:rStyle w:val="Hyperlink"/>
                <w:noProof/>
                <w:lang w:val="en-US"/>
              </w:rPr>
              <w:t>Daten und Methoden</w:t>
            </w:r>
            <w:r>
              <w:rPr>
                <w:noProof/>
                <w:webHidden/>
              </w:rPr>
              <w:tab/>
            </w:r>
            <w:r>
              <w:rPr>
                <w:noProof/>
                <w:webHidden/>
              </w:rPr>
              <w:fldChar w:fldCharType="begin"/>
            </w:r>
            <w:r>
              <w:rPr>
                <w:noProof/>
                <w:webHidden/>
              </w:rPr>
              <w:instrText xml:space="preserve"> PAGEREF _Toc188683512 \h </w:instrText>
            </w:r>
            <w:r>
              <w:rPr>
                <w:noProof/>
                <w:webHidden/>
              </w:rPr>
            </w:r>
            <w:r>
              <w:rPr>
                <w:noProof/>
                <w:webHidden/>
              </w:rPr>
              <w:fldChar w:fldCharType="separate"/>
            </w:r>
            <w:r>
              <w:rPr>
                <w:noProof/>
                <w:webHidden/>
              </w:rPr>
              <w:t>6</w:t>
            </w:r>
            <w:r>
              <w:rPr>
                <w:noProof/>
                <w:webHidden/>
              </w:rPr>
              <w:fldChar w:fldCharType="end"/>
            </w:r>
          </w:hyperlink>
        </w:p>
        <w:p w14:paraId="51E5F189" w14:textId="6F2FD4E0" w:rsidR="00303D21" w:rsidRDefault="00303D21">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8683513" w:history="1">
            <w:r w:rsidRPr="005660DC">
              <w:rPr>
                <w:rStyle w:val="Hyperlink"/>
                <w:noProof/>
                <w:lang w:val="en-US"/>
              </w:rPr>
              <w:t>2.1</w:t>
            </w:r>
            <w:r>
              <w:rPr>
                <w:rFonts w:asciiTheme="minorHAnsi" w:eastAsiaTheme="minorEastAsia" w:hAnsiTheme="minorHAnsi"/>
                <w:noProof/>
                <w:kern w:val="2"/>
                <w:szCs w:val="24"/>
                <w:lang w:eastAsia="de-DE"/>
                <w14:ligatures w14:val="standardContextual"/>
              </w:rPr>
              <w:tab/>
            </w:r>
            <w:r w:rsidRPr="005660DC">
              <w:rPr>
                <w:rStyle w:val="Hyperlink"/>
                <w:noProof/>
                <w:lang w:val="en-US"/>
              </w:rPr>
              <w:t>Large Language Model</w:t>
            </w:r>
            <w:r>
              <w:rPr>
                <w:noProof/>
                <w:webHidden/>
              </w:rPr>
              <w:tab/>
            </w:r>
            <w:r>
              <w:rPr>
                <w:noProof/>
                <w:webHidden/>
              </w:rPr>
              <w:fldChar w:fldCharType="begin"/>
            </w:r>
            <w:r>
              <w:rPr>
                <w:noProof/>
                <w:webHidden/>
              </w:rPr>
              <w:instrText xml:space="preserve"> PAGEREF _Toc188683513 \h </w:instrText>
            </w:r>
            <w:r>
              <w:rPr>
                <w:noProof/>
                <w:webHidden/>
              </w:rPr>
            </w:r>
            <w:r>
              <w:rPr>
                <w:noProof/>
                <w:webHidden/>
              </w:rPr>
              <w:fldChar w:fldCharType="separate"/>
            </w:r>
            <w:r>
              <w:rPr>
                <w:noProof/>
                <w:webHidden/>
              </w:rPr>
              <w:t>6</w:t>
            </w:r>
            <w:r>
              <w:rPr>
                <w:noProof/>
                <w:webHidden/>
              </w:rPr>
              <w:fldChar w:fldCharType="end"/>
            </w:r>
          </w:hyperlink>
        </w:p>
        <w:p w14:paraId="7D6FF7BF" w14:textId="1363030C" w:rsidR="00303D21" w:rsidRDefault="00303D21">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8683514" w:history="1">
            <w:r w:rsidRPr="005660DC">
              <w:rPr>
                <w:rStyle w:val="Hyperlink"/>
                <w:noProof/>
              </w:rPr>
              <w:t>2.2</w:t>
            </w:r>
            <w:r>
              <w:rPr>
                <w:rFonts w:asciiTheme="minorHAnsi" w:eastAsiaTheme="minorEastAsia" w:hAnsiTheme="minorHAnsi"/>
                <w:noProof/>
                <w:kern w:val="2"/>
                <w:szCs w:val="24"/>
                <w:lang w:eastAsia="de-DE"/>
                <w14:ligatures w14:val="standardContextual"/>
              </w:rPr>
              <w:tab/>
            </w:r>
            <w:r w:rsidRPr="005660DC">
              <w:rPr>
                <w:rStyle w:val="Hyperlink"/>
                <w:noProof/>
              </w:rPr>
              <w:t>Datensatz</w:t>
            </w:r>
            <w:r>
              <w:rPr>
                <w:noProof/>
                <w:webHidden/>
              </w:rPr>
              <w:tab/>
            </w:r>
            <w:r>
              <w:rPr>
                <w:noProof/>
                <w:webHidden/>
              </w:rPr>
              <w:fldChar w:fldCharType="begin"/>
            </w:r>
            <w:r>
              <w:rPr>
                <w:noProof/>
                <w:webHidden/>
              </w:rPr>
              <w:instrText xml:space="preserve"> PAGEREF _Toc188683514 \h </w:instrText>
            </w:r>
            <w:r>
              <w:rPr>
                <w:noProof/>
                <w:webHidden/>
              </w:rPr>
            </w:r>
            <w:r>
              <w:rPr>
                <w:noProof/>
                <w:webHidden/>
              </w:rPr>
              <w:fldChar w:fldCharType="separate"/>
            </w:r>
            <w:r>
              <w:rPr>
                <w:noProof/>
                <w:webHidden/>
              </w:rPr>
              <w:t>8</w:t>
            </w:r>
            <w:r>
              <w:rPr>
                <w:noProof/>
                <w:webHidden/>
              </w:rPr>
              <w:fldChar w:fldCharType="end"/>
            </w:r>
          </w:hyperlink>
        </w:p>
        <w:p w14:paraId="4B805891" w14:textId="3EAFBA0E" w:rsidR="00303D21" w:rsidRDefault="00303D21">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8683515" w:history="1">
            <w:r w:rsidRPr="005660DC">
              <w:rPr>
                <w:rStyle w:val="Hyperlink"/>
                <w:noProof/>
              </w:rPr>
              <w:t>2.3</w:t>
            </w:r>
            <w:r>
              <w:rPr>
                <w:rFonts w:asciiTheme="minorHAnsi" w:eastAsiaTheme="minorEastAsia" w:hAnsiTheme="minorHAnsi"/>
                <w:noProof/>
                <w:kern w:val="2"/>
                <w:szCs w:val="24"/>
                <w:lang w:eastAsia="de-DE"/>
                <w14:ligatures w14:val="standardContextual"/>
              </w:rPr>
              <w:tab/>
            </w:r>
            <w:r w:rsidRPr="005660DC">
              <w:rPr>
                <w:rStyle w:val="Hyperlink"/>
                <w:noProof/>
              </w:rPr>
              <w:t>Methode</w:t>
            </w:r>
            <w:r>
              <w:rPr>
                <w:noProof/>
                <w:webHidden/>
              </w:rPr>
              <w:tab/>
            </w:r>
            <w:r>
              <w:rPr>
                <w:noProof/>
                <w:webHidden/>
              </w:rPr>
              <w:fldChar w:fldCharType="begin"/>
            </w:r>
            <w:r>
              <w:rPr>
                <w:noProof/>
                <w:webHidden/>
              </w:rPr>
              <w:instrText xml:space="preserve"> PAGEREF _Toc188683515 \h </w:instrText>
            </w:r>
            <w:r>
              <w:rPr>
                <w:noProof/>
                <w:webHidden/>
              </w:rPr>
            </w:r>
            <w:r>
              <w:rPr>
                <w:noProof/>
                <w:webHidden/>
              </w:rPr>
              <w:fldChar w:fldCharType="separate"/>
            </w:r>
            <w:r>
              <w:rPr>
                <w:noProof/>
                <w:webHidden/>
              </w:rPr>
              <w:t>11</w:t>
            </w:r>
            <w:r>
              <w:rPr>
                <w:noProof/>
                <w:webHidden/>
              </w:rPr>
              <w:fldChar w:fldCharType="end"/>
            </w:r>
          </w:hyperlink>
        </w:p>
        <w:p w14:paraId="15D28806" w14:textId="099B8CC5" w:rsidR="00303D21" w:rsidRDefault="00303D21">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8683516" w:history="1">
            <w:r w:rsidRPr="005660DC">
              <w:rPr>
                <w:rStyle w:val="Hyperlink"/>
                <w:noProof/>
              </w:rPr>
              <w:t>2.3.1</w:t>
            </w:r>
            <w:r>
              <w:rPr>
                <w:rFonts w:asciiTheme="minorHAnsi" w:eastAsiaTheme="minorEastAsia" w:hAnsiTheme="minorHAnsi"/>
                <w:noProof/>
                <w:kern w:val="2"/>
                <w:szCs w:val="24"/>
                <w:lang w:eastAsia="de-DE"/>
                <w14:ligatures w14:val="standardContextual"/>
              </w:rPr>
              <w:tab/>
            </w:r>
            <w:r w:rsidRPr="005660DC">
              <w:rPr>
                <w:rStyle w:val="Hyperlink"/>
                <w:noProof/>
              </w:rPr>
              <w:t>Prompts</w:t>
            </w:r>
            <w:r>
              <w:rPr>
                <w:noProof/>
                <w:webHidden/>
              </w:rPr>
              <w:tab/>
            </w:r>
            <w:r>
              <w:rPr>
                <w:noProof/>
                <w:webHidden/>
              </w:rPr>
              <w:fldChar w:fldCharType="begin"/>
            </w:r>
            <w:r>
              <w:rPr>
                <w:noProof/>
                <w:webHidden/>
              </w:rPr>
              <w:instrText xml:space="preserve"> PAGEREF _Toc188683516 \h </w:instrText>
            </w:r>
            <w:r>
              <w:rPr>
                <w:noProof/>
                <w:webHidden/>
              </w:rPr>
            </w:r>
            <w:r>
              <w:rPr>
                <w:noProof/>
                <w:webHidden/>
              </w:rPr>
              <w:fldChar w:fldCharType="separate"/>
            </w:r>
            <w:r>
              <w:rPr>
                <w:noProof/>
                <w:webHidden/>
              </w:rPr>
              <w:t>12</w:t>
            </w:r>
            <w:r>
              <w:rPr>
                <w:noProof/>
                <w:webHidden/>
              </w:rPr>
              <w:fldChar w:fldCharType="end"/>
            </w:r>
          </w:hyperlink>
        </w:p>
        <w:p w14:paraId="48B8FD62" w14:textId="2847D7F5" w:rsidR="00303D21" w:rsidRDefault="00303D21">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8683517" w:history="1">
            <w:r w:rsidRPr="005660DC">
              <w:rPr>
                <w:rStyle w:val="Hyperlink"/>
                <w:noProof/>
              </w:rPr>
              <w:t>2.3.2</w:t>
            </w:r>
            <w:r>
              <w:rPr>
                <w:rFonts w:asciiTheme="minorHAnsi" w:eastAsiaTheme="minorEastAsia" w:hAnsiTheme="minorHAnsi"/>
                <w:noProof/>
                <w:kern w:val="2"/>
                <w:szCs w:val="24"/>
                <w:lang w:eastAsia="de-DE"/>
                <w14:ligatures w14:val="standardContextual"/>
              </w:rPr>
              <w:tab/>
            </w:r>
            <w:r w:rsidRPr="005660DC">
              <w:rPr>
                <w:rStyle w:val="Hyperlink"/>
                <w:noProof/>
              </w:rPr>
              <w:t>Metriken zur Evaluation</w:t>
            </w:r>
            <w:r>
              <w:rPr>
                <w:noProof/>
                <w:webHidden/>
              </w:rPr>
              <w:tab/>
            </w:r>
            <w:r>
              <w:rPr>
                <w:noProof/>
                <w:webHidden/>
              </w:rPr>
              <w:fldChar w:fldCharType="begin"/>
            </w:r>
            <w:r>
              <w:rPr>
                <w:noProof/>
                <w:webHidden/>
              </w:rPr>
              <w:instrText xml:space="preserve"> PAGEREF _Toc188683517 \h </w:instrText>
            </w:r>
            <w:r>
              <w:rPr>
                <w:noProof/>
                <w:webHidden/>
              </w:rPr>
            </w:r>
            <w:r>
              <w:rPr>
                <w:noProof/>
                <w:webHidden/>
              </w:rPr>
              <w:fldChar w:fldCharType="separate"/>
            </w:r>
            <w:r>
              <w:rPr>
                <w:noProof/>
                <w:webHidden/>
              </w:rPr>
              <w:t>14</w:t>
            </w:r>
            <w:r>
              <w:rPr>
                <w:noProof/>
                <w:webHidden/>
              </w:rPr>
              <w:fldChar w:fldCharType="end"/>
            </w:r>
          </w:hyperlink>
        </w:p>
        <w:p w14:paraId="7BDD8312" w14:textId="410EA4AF" w:rsidR="00303D21" w:rsidRDefault="00303D21">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683532" w:history="1">
            <w:r w:rsidRPr="005660DC">
              <w:rPr>
                <w:rStyle w:val="Hyperlink"/>
                <w:noProof/>
              </w:rPr>
              <w:t>3</w:t>
            </w:r>
            <w:r>
              <w:rPr>
                <w:rFonts w:asciiTheme="minorHAnsi" w:eastAsiaTheme="minorEastAsia" w:hAnsiTheme="minorHAnsi"/>
                <w:noProof/>
                <w:kern w:val="2"/>
                <w:szCs w:val="24"/>
                <w:lang w:eastAsia="de-DE"/>
                <w14:ligatures w14:val="standardContextual"/>
              </w:rPr>
              <w:tab/>
            </w:r>
            <w:r w:rsidRPr="005660DC">
              <w:rPr>
                <w:rStyle w:val="Hyperlink"/>
                <w:noProof/>
              </w:rPr>
              <w:t>Ergebnisse</w:t>
            </w:r>
            <w:r>
              <w:rPr>
                <w:noProof/>
                <w:webHidden/>
              </w:rPr>
              <w:tab/>
            </w:r>
            <w:r>
              <w:rPr>
                <w:noProof/>
                <w:webHidden/>
              </w:rPr>
              <w:fldChar w:fldCharType="begin"/>
            </w:r>
            <w:r>
              <w:rPr>
                <w:noProof/>
                <w:webHidden/>
              </w:rPr>
              <w:instrText xml:space="preserve"> PAGEREF _Toc188683532 \h </w:instrText>
            </w:r>
            <w:r>
              <w:rPr>
                <w:noProof/>
                <w:webHidden/>
              </w:rPr>
            </w:r>
            <w:r>
              <w:rPr>
                <w:noProof/>
                <w:webHidden/>
              </w:rPr>
              <w:fldChar w:fldCharType="separate"/>
            </w:r>
            <w:r>
              <w:rPr>
                <w:noProof/>
                <w:webHidden/>
              </w:rPr>
              <w:t>18</w:t>
            </w:r>
            <w:r>
              <w:rPr>
                <w:noProof/>
                <w:webHidden/>
              </w:rPr>
              <w:fldChar w:fldCharType="end"/>
            </w:r>
          </w:hyperlink>
        </w:p>
        <w:p w14:paraId="7BFA4E02" w14:textId="11C46C27" w:rsidR="00303D21" w:rsidRDefault="00303D21">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683533" w:history="1">
            <w:r w:rsidRPr="005660DC">
              <w:rPr>
                <w:rStyle w:val="Hyperlink"/>
                <w:noProof/>
              </w:rPr>
              <w:t>4</w:t>
            </w:r>
            <w:r>
              <w:rPr>
                <w:rFonts w:asciiTheme="minorHAnsi" w:eastAsiaTheme="minorEastAsia" w:hAnsiTheme="minorHAnsi"/>
                <w:noProof/>
                <w:kern w:val="2"/>
                <w:szCs w:val="24"/>
                <w:lang w:eastAsia="de-DE"/>
                <w14:ligatures w14:val="standardContextual"/>
              </w:rPr>
              <w:tab/>
            </w:r>
            <w:r w:rsidRPr="005660DC">
              <w:rPr>
                <w:rStyle w:val="Hyperlink"/>
                <w:noProof/>
              </w:rPr>
              <w:t>Diskussion und Handlungsempfehlungen</w:t>
            </w:r>
            <w:r>
              <w:rPr>
                <w:noProof/>
                <w:webHidden/>
              </w:rPr>
              <w:tab/>
            </w:r>
            <w:r>
              <w:rPr>
                <w:noProof/>
                <w:webHidden/>
              </w:rPr>
              <w:fldChar w:fldCharType="begin"/>
            </w:r>
            <w:r>
              <w:rPr>
                <w:noProof/>
                <w:webHidden/>
              </w:rPr>
              <w:instrText xml:space="preserve"> PAGEREF _Toc188683533 \h </w:instrText>
            </w:r>
            <w:r>
              <w:rPr>
                <w:noProof/>
                <w:webHidden/>
              </w:rPr>
            </w:r>
            <w:r>
              <w:rPr>
                <w:noProof/>
                <w:webHidden/>
              </w:rPr>
              <w:fldChar w:fldCharType="separate"/>
            </w:r>
            <w:r>
              <w:rPr>
                <w:noProof/>
                <w:webHidden/>
              </w:rPr>
              <w:t>20</w:t>
            </w:r>
            <w:r>
              <w:rPr>
                <w:noProof/>
                <w:webHidden/>
              </w:rPr>
              <w:fldChar w:fldCharType="end"/>
            </w:r>
          </w:hyperlink>
        </w:p>
        <w:p w14:paraId="4C8FA853" w14:textId="654DD89C" w:rsidR="00303D21" w:rsidRDefault="00303D21">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683534" w:history="1">
            <w:r w:rsidRPr="005660DC">
              <w:rPr>
                <w:rStyle w:val="Hyperlink"/>
                <w:noProof/>
              </w:rPr>
              <w:t>5</w:t>
            </w:r>
            <w:r>
              <w:rPr>
                <w:rFonts w:asciiTheme="minorHAnsi" w:eastAsiaTheme="minorEastAsia" w:hAnsiTheme="minorHAnsi"/>
                <w:noProof/>
                <w:kern w:val="2"/>
                <w:szCs w:val="24"/>
                <w:lang w:eastAsia="de-DE"/>
                <w14:ligatures w14:val="standardContextual"/>
              </w:rPr>
              <w:tab/>
            </w:r>
            <w:r w:rsidRPr="005660DC">
              <w:rPr>
                <w:rStyle w:val="Hyperlink"/>
                <w:noProof/>
              </w:rPr>
              <w:t>Fragestellung</w:t>
            </w:r>
            <w:r>
              <w:rPr>
                <w:noProof/>
                <w:webHidden/>
              </w:rPr>
              <w:tab/>
            </w:r>
            <w:r>
              <w:rPr>
                <w:noProof/>
                <w:webHidden/>
              </w:rPr>
              <w:fldChar w:fldCharType="begin"/>
            </w:r>
            <w:r>
              <w:rPr>
                <w:noProof/>
                <w:webHidden/>
              </w:rPr>
              <w:instrText xml:space="preserve"> PAGEREF _Toc188683534 \h </w:instrText>
            </w:r>
            <w:r>
              <w:rPr>
                <w:noProof/>
                <w:webHidden/>
              </w:rPr>
            </w:r>
            <w:r>
              <w:rPr>
                <w:noProof/>
                <w:webHidden/>
              </w:rPr>
              <w:fldChar w:fldCharType="separate"/>
            </w:r>
            <w:r>
              <w:rPr>
                <w:noProof/>
                <w:webHidden/>
              </w:rPr>
              <w:t>24</w:t>
            </w:r>
            <w:r>
              <w:rPr>
                <w:noProof/>
                <w:webHidden/>
              </w:rPr>
              <w:fldChar w:fldCharType="end"/>
            </w:r>
          </w:hyperlink>
        </w:p>
        <w:p w14:paraId="3E394CE6" w14:textId="232BBAB5" w:rsidR="00303D21" w:rsidRDefault="00303D21">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683535" w:history="1">
            <w:r w:rsidRPr="005660DC">
              <w:rPr>
                <w:rStyle w:val="Hyperlink"/>
                <w:noProof/>
              </w:rPr>
              <w:t>6</w:t>
            </w:r>
            <w:r>
              <w:rPr>
                <w:rFonts w:asciiTheme="minorHAnsi" w:eastAsiaTheme="minorEastAsia" w:hAnsiTheme="minorHAnsi"/>
                <w:noProof/>
                <w:kern w:val="2"/>
                <w:szCs w:val="24"/>
                <w:lang w:eastAsia="de-DE"/>
                <w14:ligatures w14:val="standardContextual"/>
              </w:rPr>
              <w:tab/>
            </w:r>
            <w:r w:rsidRPr="005660DC">
              <w:rPr>
                <w:rStyle w:val="Hyperlink"/>
                <w:noProof/>
              </w:rPr>
              <w:t>Literaturverzeichnis / Quellenverzeichnis</w:t>
            </w:r>
            <w:r>
              <w:rPr>
                <w:noProof/>
                <w:webHidden/>
              </w:rPr>
              <w:tab/>
            </w:r>
            <w:r>
              <w:rPr>
                <w:noProof/>
                <w:webHidden/>
              </w:rPr>
              <w:fldChar w:fldCharType="begin"/>
            </w:r>
            <w:r>
              <w:rPr>
                <w:noProof/>
                <w:webHidden/>
              </w:rPr>
              <w:instrText xml:space="preserve"> PAGEREF _Toc188683535 \h </w:instrText>
            </w:r>
            <w:r>
              <w:rPr>
                <w:noProof/>
                <w:webHidden/>
              </w:rPr>
            </w:r>
            <w:r>
              <w:rPr>
                <w:noProof/>
                <w:webHidden/>
              </w:rPr>
              <w:fldChar w:fldCharType="separate"/>
            </w:r>
            <w:r>
              <w:rPr>
                <w:noProof/>
                <w:webHidden/>
              </w:rPr>
              <w:t>25</w:t>
            </w:r>
            <w:r>
              <w:rPr>
                <w:noProof/>
                <w:webHidden/>
              </w:rPr>
              <w:fldChar w:fldCharType="end"/>
            </w:r>
          </w:hyperlink>
        </w:p>
        <w:p w14:paraId="3747D7BE" w14:textId="2EF7E771" w:rsidR="00303D21" w:rsidRDefault="00303D21">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683536" w:history="1">
            <w:r w:rsidRPr="005660DC">
              <w:rPr>
                <w:rStyle w:val="Hyperlink"/>
                <w:noProof/>
              </w:rPr>
              <w:t>7</w:t>
            </w:r>
            <w:r>
              <w:rPr>
                <w:rFonts w:asciiTheme="minorHAnsi" w:eastAsiaTheme="minorEastAsia" w:hAnsiTheme="minorHAnsi"/>
                <w:noProof/>
                <w:kern w:val="2"/>
                <w:szCs w:val="24"/>
                <w:lang w:eastAsia="de-DE"/>
                <w14:ligatures w14:val="standardContextual"/>
              </w:rPr>
              <w:tab/>
            </w:r>
            <w:r w:rsidRPr="005660DC">
              <w:rPr>
                <w:rStyle w:val="Hyperlink"/>
                <w:noProof/>
              </w:rPr>
              <w:t>Anhänge &amp; Projektdokumentation</w:t>
            </w:r>
            <w:r>
              <w:rPr>
                <w:noProof/>
                <w:webHidden/>
              </w:rPr>
              <w:tab/>
            </w:r>
            <w:r>
              <w:rPr>
                <w:noProof/>
                <w:webHidden/>
              </w:rPr>
              <w:fldChar w:fldCharType="begin"/>
            </w:r>
            <w:r>
              <w:rPr>
                <w:noProof/>
                <w:webHidden/>
              </w:rPr>
              <w:instrText xml:space="preserve"> PAGEREF _Toc188683536 \h </w:instrText>
            </w:r>
            <w:r>
              <w:rPr>
                <w:noProof/>
                <w:webHidden/>
              </w:rPr>
            </w:r>
            <w:r>
              <w:rPr>
                <w:noProof/>
                <w:webHidden/>
              </w:rPr>
              <w:fldChar w:fldCharType="separate"/>
            </w:r>
            <w:r>
              <w:rPr>
                <w:noProof/>
                <w:webHidden/>
              </w:rPr>
              <w:t>30</w:t>
            </w:r>
            <w:r>
              <w:rPr>
                <w:noProof/>
                <w:webHidden/>
              </w:rPr>
              <w:fldChar w:fldCharType="end"/>
            </w:r>
          </w:hyperlink>
        </w:p>
        <w:p w14:paraId="5A2C52BD" w14:textId="2D570329" w:rsidR="00303D21" w:rsidRDefault="00303D21">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8683537" w:history="1">
            <w:r w:rsidRPr="005660DC">
              <w:rPr>
                <w:rStyle w:val="Hyperlink"/>
                <w:noProof/>
              </w:rPr>
              <w:t>7.1</w:t>
            </w:r>
            <w:r>
              <w:rPr>
                <w:rFonts w:asciiTheme="minorHAnsi" w:eastAsiaTheme="minorEastAsia" w:hAnsiTheme="minorHAnsi"/>
                <w:noProof/>
                <w:kern w:val="2"/>
                <w:szCs w:val="24"/>
                <w:lang w:eastAsia="de-DE"/>
                <w14:ligatures w14:val="standardContextual"/>
              </w:rPr>
              <w:tab/>
            </w:r>
            <w:r w:rsidRPr="005660DC">
              <w:rPr>
                <w:rStyle w:val="Hyperlink"/>
                <w:noProof/>
              </w:rPr>
              <w:t>Modellvergleich</w:t>
            </w:r>
            <w:r>
              <w:rPr>
                <w:noProof/>
                <w:webHidden/>
              </w:rPr>
              <w:tab/>
            </w:r>
            <w:r>
              <w:rPr>
                <w:noProof/>
                <w:webHidden/>
              </w:rPr>
              <w:fldChar w:fldCharType="begin"/>
            </w:r>
            <w:r>
              <w:rPr>
                <w:noProof/>
                <w:webHidden/>
              </w:rPr>
              <w:instrText xml:space="preserve"> PAGEREF _Toc188683537 \h </w:instrText>
            </w:r>
            <w:r>
              <w:rPr>
                <w:noProof/>
                <w:webHidden/>
              </w:rPr>
            </w:r>
            <w:r>
              <w:rPr>
                <w:noProof/>
                <w:webHidden/>
              </w:rPr>
              <w:fldChar w:fldCharType="separate"/>
            </w:r>
            <w:r>
              <w:rPr>
                <w:noProof/>
                <w:webHidden/>
              </w:rPr>
              <w:t>30</w:t>
            </w:r>
            <w:r>
              <w:rPr>
                <w:noProof/>
                <w:webHidden/>
              </w:rPr>
              <w:fldChar w:fldCharType="end"/>
            </w:r>
          </w:hyperlink>
        </w:p>
        <w:p w14:paraId="716EF7C5" w14:textId="486C78C7" w:rsidR="00303D21" w:rsidRDefault="00303D21">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8683538" w:history="1">
            <w:r w:rsidRPr="005660DC">
              <w:rPr>
                <w:rStyle w:val="Hyperlink"/>
                <w:noProof/>
              </w:rPr>
              <w:t>7.2</w:t>
            </w:r>
            <w:r>
              <w:rPr>
                <w:rFonts w:asciiTheme="minorHAnsi" w:eastAsiaTheme="minorEastAsia" w:hAnsiTheme="minorHAnsi"/>
                <w:noProof/>
                <w:kern w:val="2"/>
                <w:szCs w:val="24"/>
                <w:lang w:eastAsia="de-DE"/>
                <w14:ligatures w14:val="standardContextual"/>
              </w:rPr>
              <w:tab/>
            </w:r>
            <w:r w:rsidRPr="005660DC">
              <w:rPr>
                <w:rStyle w:val="Hyperlink"/>
                <w:noProof/>
              </w:rPr>
              <w:t>Prompt Templates</w:t>
            </w:r>
            <w:r>
              <w:rPr>
                <w:noProof/>
                <w:webHidden/>
              </w:rPr>
              <w:tab/>
            </w:r>
            <w:r>
              <w:rPr>
                <w:noProof/>
                <w:webHidden/>
              </w:rPr>
              <w:fldChar w:fldCharType="begin"/>
            </w:r>
            <w:r>
              <w:rPr>
                <w:noProof/>
                <w:webHidden/>
              </w:rPr>
              <w:instrText xml:space="preserve"> PAGEREF _Toc188683538 \h </w:instrText>
            </w:r>
            <w:r>
              <w:rPr>
                <w:noProof/>
                <w:webHidden/>
              </w:rPr>
            </w:r>
            <w:r>
              <w:rPr>
                <w:noProof/>
                <w:webHidden/>
              </w:rPr>
              <w:fldChar w:fldCharType="separate"/>
            </w:r>
            <w:r>
              <w:rPr>
                <w:noProof/>
                <w:webHidden/>
              </w:rPr>
              <w:t>32</w:t>
            </w:r>
            <w:r>
              <w:rPr>
                <w:noProof/>
                <w:webHidden/>
              </w:rPr>
              <w:fldChar w:fldCharType="end"/>
            </w:r>
          </w:hyperlink>
        </w:p>
        <w:p w14:paraId="6F136838" w14:textId="49243BF9" w:rsidR="009414DD" w:rsidRDefault="009414DD">
          <w:r>
            <w:rPr>
              <w:b/>
              <w:bCs/>
            </w:rPr>
            <w:fldChar w:fldCharType="end"/>
          </w:r>
        </w:p>
      </w:sdtContent>
    </w:sdt>
    <w:p w14:paraId="7FE522E9" w14:textId="77777777" w:rsidR="009227FD" w:rsidRDefault="009227FD" w:rsidP="009227FD">
      <w:pPr>
        <w:pStyle w:val="Inhaltsverzeichnisberschrift"/>
        <w:numPr>
          <w:ilvl w:val="0"/>
          <w:numId w:val="0"/>
        </w:numPr>
        <w:spacing w:line="360" w:lineRule="auto"/>
      </w:pPr>
      <w:r>
        <w:t>Abbildungsverzeichnis</w:t>
      </w:r>
    </w:p>
    <w:p w14:paraId="356B445D" w14:textId="291386CF" w:rsidR="009227FD" w:rsidRPr="009227FD" w:rsidRDefault="009227FD">
      <w:pPr>
        <w:pStyle w:val="Abbildungsverzeichnis"/>
        <w:tabs>
          <w:tab w:val="right" w:leader="dot" w:pos="8777"/>
        </w:tabs>
        <w:rPr>
          <w:noProof/>
        </w:rPr>
      </w:pPr>
      <w:r>
        <w:fldChar w:fldCharType="begin"/>
      </w:r>
      <w:r>
        <w:instrText xml:space="preserve"> TOC \h \z \c "Abbildung" </w:instrText>
      </w:r>
      <w:r>
        <w:fldChar w:fldCharType="separate"/>
      </w:r>
      <w:hyperlink w:anchor="_Toc188555317" w:history="1">
        <w:r w:rsidRPr="009227FD">
          <w:rPr>
            <w:rStyle w:val="Hyperlink"/>
            <w:noProof/>
          </w:rPr>
          <w:t>Abbildung 1  Beispiel für argumentative Struktur der Aufsätze</w:t>
        </w:r>
        <w:r w:rsidRPr="009227FD">
          <w:rPr>
            <w:noProof/>
            <w:webHidden/>
          </w:rPr>
          <w:tab/>
        </w:r>
        <w:r w:rsidRPr="009227FD">
          <w:rPr>
            <w:noProof/>
            <w:webHidden/>
          </w:rPr>
          <w:fldChar w:fldCharType="begin"/>
        </w:r>
        <w:r w:rsidRPr="009227FD">
          <w:rPr>
            <w:noProof/>
            <w:webHidden/>
          </w:rPr>
          <w:instrText xml:space="preserve"> PAGEREF _Toc188555317 \h </w:instrText>
        </w:r>
        <w:r w:rsidRPr="009227FD">
          <w:rPr>
            <w:noProof/>
            <w:webHidden/>
          </w:rPr>
        </w:r>
        <w:r w:rsidRPr="009227FD">
          <w:rPr>
            <w:noProof/>
            <w:webHidden/>
          </w:rPr>
          <w:fldChar w:fldCharType="separate"/>
        </w:r>
        <w:r w:rsidRPr="009227FD">
          <w:rPr>
            <w:noProof/>
            <w:webHidden/>
          </w:rPr>
          <w:t>10</w:t>
        </w:r>
        <w:r w:rsidRPr="009227FD">
          <w:rPr>
            <w:noProof/>
            <w:webHidden/>
          </w:rPr>
          <w:fldChar w:fldCharType="end"/>
        </w:r>
      </w:hyperlink>
    </w:p>
    <w:p w14:paraId="6F2A6D36" w14:textId="632DE4E5" w:rsidR="009227FD" w:rsidRPr="009227FD" w:rsidRDefault="009227FD">
      <w:pPr>
        <w:pStyle w:val="Abbildungsverzeichnis"/>
        <w:tabs>
          <w:tab w:val="right" w:leader="dot" w:pos="8777"/>
        </w:tabs>
        <w:rPr>
          <w:noProof/>
        </w:rPr>
      </w:pPr>
      <w:hyperlink w:anchor="_Toc188555318" w:history="1">
        <w:r w:rsidRPr="009227FD">
          <w:rPr>
            <w:rStyle w:val="Hyperlink"/>
            <w:noProof/>
          </w:rPr>
          <w:t>Abbildung 2  F1-Score für Argumentationskomponenten und Beziehungen pro Prompt</w:t>
        </w:r>
        <w:r w:rsidRPr="009227FD">
          <w:rPr>
            <w:noProof/>
            <w:webHidden/>
          </w:rPr>
          <w:tab/>
        </w:r>
        <w:r w:rsidRPr="009227FD">
          <w:rPr>
            <w:noProof/>
            <w:webHidden/>
          </w:rPr>
          <w:fldChar w:fldCharType="begin"/>
        </w:r>
        <w:r w:rsidRPr="009227FD">
          <w:rPr>
            <w:noProof/>
            <w:webHidden/>
          </w:rPr>
          <w:instrText xml:space="preserve"> PAGEREF _Toc188555318 \h </w:instrText>
        </w:r>
        <w:r w:rsidRPr="009227FD">
          <w:rPr>
            <w:noProof/>
            <w:webHidden/>
          </w:rPr>
        </w:r>
        <w:r w:rsidRPr="009227FD">
          <w:rPr>
            <w:noProof/>
            <w:webHidden/>
          </w:rPr>
          <w:fldChar w:fldCharType="separate"/>
        </w:r>
        <w:r w:rsidRPr="009227FD">
          <w:rPr>
            <w:noProof/>
            <w:webHidden/>
          </w:rPr>
          <w:t>19</w:t>
        </w:r>
        <w:r w:rsidRPr="009227FD">
          <w:rPr>
            <w:noProof/>
            <w:webHidden/>
          </w:rPr>
          <w:fldChar w:fldCharType="end"/>
        </w:r>
      </w:hyperlink>
    </w:p>
    <w:p w14:paraId="09A0FE09" w14:textId="49ACB11E" w:rsidR="009227FD" w:rsidRDefault="009227FD">
      <w:r>
        <w:fldChar w:fldCharType="end"/>
      </w:r>
    </w:p>
    <w:p w14:paraId="732CCD38" w14:textId="77777777" w:rsidR="009227FD" w:rsidRDefault="009227FD"/>
    <w:p w14:paraId="2588B290" w14:textId="77777777" w:rsidR="009227FD" w:rsidRDefault="009227FD"/>
    <w:p w14:paraId="569231DD" w14:textId="280B1B15" w:rsidR="003E5FB5" w:rsidRDefault="003E5FB5" w:rsidP="003E5FB5">
      <w:pPr>
        <w:pStyle w:val="Inhaltsverzeichnisberschrift"/>
        <w:numPr>
          <w:ilvl w:val="0"/>
          <w:numId w:val="0"/>
        </w:numPr>
        <w:spacing w:line="360" w:lineRule="auto"/>
        <w:sectPr w:rsidR="003E5FB5" w:rsidSect="00EC6426">
          <w:footerReference w:type="default" r:id="rId12"/>
          <w:headerReference w:type="first" r:id="rId13"/>
          <w:footerReference w:type="first" r:id="rId14"/>
          <w:pgSz w:w="11906" w:h="16838"/>
          <w:pgMar w:top="1418" w:right="1701" w:bottom="1134" w:left="1418" w:header="709" w:footer="709" w:gutter="0"/>
          <w:pgNumType w:fmt="upperRoman" w:start="1"/>
          <w:cols w:space="708"/>
          <w:titlePg/>
          <w:docGrid w:linePitch="360"/>
        </w:sectPr>
      </w:pPr>
      <w:r>
        <w:t>Abkürzungsverzeichnis</w:t>
      </w:r>
    </w:p>
    <w:p w14:paraId="7F681FE8" w14:textId="082CD3F2" w:rsidR="00976EBE" w:rsidRDefault="00976EBE" w:rsidP="004F399B">
      <w:pPr>
        <w:pStyle w:val="berschrift1"/>
      </w:pPr>
      <w:bookmarkStart w:id="1" w:name="_Toc188683511"/>
      <w:r>
        <w:lastRenderedPageBreak/>
        <w:t>Einleitun</w:t>
      </w:r>
      <w:commentRangeStart w:id="2"/>
      <w:r>
        <w:t>g</w:t>
      </w:r>
      <w:commentRangeEnd w:id="2"/>
      <w:r w:rsidR="00D65E52">
        <w:rPr>
          <w:rStyle w:val="Kommentarzeichen"/>
          <w:rFonts w:eastAsiaTheme="minorHAnsi" w:cstheme="minorBidi"/>
          <w:color w:val="auto"/>
        </w:rPr>
        <w:commentReference w:id="2"/>
      </w:r>
      <w:bookmarkEnd w:id="1"/>
    </w:p>
    <w:p w14:paraId="22F2533A" w14:textId="235181A4" w:rsidR="000B6E62" w:rsidRPr="002D71B9" w:rsidRDefault="000B6E62" w:rsidP="000B6E62">
      <w:pPr>
        <w:autoSpaceDE w:val="0"/>
        <w:autoSpaceDN w:val="0"/>
        <w:adjustRightInd w:val="0"/>
        <w:spacing w:after="0" w:line="240" w:lineRule="auto"/>
        <w:rPr>
          <w:color w:val="FF0000"/>
        </w:rPr>
      </w:pPr>
      <w:r w:rsidRPr="002D71B9">
        <w:rPr>
          <w:color w:val="FF0000"/>
        </w:rPr>
        <w:t>- Vorarbeiten (eigene und extern, v.a. Literaturrecherche)</w:t>
      </w:r>
    </w:p>
    <w:p w14:paraId="456F997C" w14:textId="77777777" w:rsidR="000B6E62" w:rsidRPr="002D71B9" w:rsidRDefault="000B6E62" w:rsidP="000B6E62">
      <w:pPr>
        <w:autoSpaceDE w:val="0"/>
        <w:autoSpaceDN w:val="0"/>
        <w:adjustRightInd w:val="0"/>
        <w:spacing w:after="0" w:line="240" w:lineRule="auto"/>
        <w:rPr>
          <w:color w:val="FF0000"/>
        </w:rPr>
      </w:pPr>
      <w:r w:rsidRPr="002D71B9">
        <w:rPr>
          <w:color w:val="FF0000"/>
        </w:rPr>
        <w:t>- Kontext der Arbeit klar verständlich machen</w:t>
      </w:r>
    </w:p>
    <w:p w14:paraId="7B01CECB" w14:textId="77777777" w:rsidR="00C040BE" w:rsidRDefault="000B6E62" w:rsidP="00C040BE">
      <w:pPr>
        <w:rPr>
          <w:color w:val="FF0000"/>
        </w:rPr>
      </w:pPr>
      <w:r w:rsidRPr="002D71B9">
        <w:rPr>
          <w:color w:val="FF0000"/>
        </w:rPr>
        <w:t>- Entwicklung der Forschungsfrage(n)</w:t>
      </w:r>
    </w:p>
    <w:p w14:paraId="38644E71" w14:textId="77777777" w:rsidR="009A4548" w:rsidRDefault="003A7433" w:rsidP="00BD367F">
      <w:pPr>
        <w:jc w:val="both"/>
      </w:pPr>
      <w:ins w:id="3" w:author="Ben Fels" w:date="2024-12-21T12:41:00Z" w16du:dateUtc="2024-12-21T11:41:00Z">
        <w:r w:rsidRPr="00503748">
          <w:rPr>
            <w:highlight w:val="green"/>
          </w:rPr>
          <w:t>Argumente sind ein wichtiger Bestandteil in der menschlichen Kommunikation</w:t>
        </w:r>
        <w:r w:rsidRPr="00F37881">
          <w:t xml:space="preserve">. </w:t>
        </w:r>
      </w:ins>
      <w:ins w:id="4" w:author="Ben Fels" w:date="2024-12-21T13:18:00Z" w16du:dateUtc="2024-12-21T12:18:00Z">
        <w:r w:rsidR="00F71787" w:rsidRPr="0000785A">
          <w:rPr>
            <w:highlight w:val="magenta"/>
            <w:rPrChange w:id="5" w:author="Ben Fels" w:date="2024-12-21T13:20:00Z" w16du:dateUtc="2024-12-21T12:20:00Z">
              <w:rPr/>
            </w:rPrChange>
          </w:rPr>
          <w:fldChar w:fldCharType="begin"/>
        </w:r>
        <w:r w:rsidR="00F71787" w:rsidRPr="0000785A">
          <w:rPr>
            <w:highlight w:val="magenta"/>
            <w:rPrChange w:id="6" w:author="Ben Fels" w:date="2024-12-21T13:20:00Z" w16du:dateUtc="2024-12-21T12:20:00Z">
              <w:rPr/>
            </w:rPrChange>
          </w:rPr>
          <w:instrText xml:space="preserve"> ADDIN ZOTERO_ITEM CSL_CITATION {"citationID":"5xdvqibk","properties":{"formattedCitation":"(2013, S. 1)","plainCitation":"(2013, S. 1)","dontUpdate":true,"noteIndex":0},"citationItems":[{"id":977,"uris":["http://zotero.org/users/14644665/items/KTRCCE94"],"itemData":{"id":977,"type":"article-journal","abstract":"In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uppress-author":true}],"schema":"https://github.com/citation-style-language/schema/raw/master/csl-citation.json"} </w:instrText>
        </w:r>
        <w:r w:rsidR="00F71787" w:rsidRPr="0000785A">
          <w:rPr>
            <w:highlight w:val="magenta"/>
            <w:rPrChange w:id="7" w:author="Ben Fels" w:date="2024-12-21T13:20:00Z" w16du:dateUtc="2024-12-21T12:20:00Z">
              <w:rPr/>
            </w:rPrChange>
          </w:rPr>
          <w:fldChar w:fldCharType="separate"/>
        </w:r>
        <w:r w:rsidR="00F71787" w:rsidRPr="0000785A">
          <w:rPr>
            <w:rFonts w:cs="Arial"/>
            <w:highlight w:val="magenta"/>
            <w:rPrChange w:id="8" w:author="Ben Fels" w:date="2024-12-21T13:20:00Z" w16du:dateUtc="2024-12-21T12:20:00Z">
              <w:rPr>
                <w:rFonts w:cs="Arial"/>
              </w:rPr>
            </w:rPrChange>
          </w:rPr>
          <w:t>Peldszus &amp; Stede (2013, S. 1)</w:t>
        </w:r>
        <w:r w:rsidR="00F71787" w:rsidRPr="0000785A">
          <w:rPr>
            <w:highlight w:val="magenta"/>
            <w:rPrChange w:id="9" w:author="Ben Fels" w:date="2024-12-21T13:20:00Z" w16du:dateUtc="2024-12-21T12:20:00Z">
              <w:rPr/>
            </w:rPrChange>
          </w:rPr>
          <w:fldChar w:fldCharType="end"/>
        </w:r>
        <w:r w:rsidR="00F71787" w:rsidRPr="005918DB">
          <w:t xml:space="preserve"> </w:t>
        </w:r>
        <w:r w:rsidR="00F71787" w:rsidRPr="00503748">
          <w:rPr>
            <w:highlight w:val="green"/>
          </w:rPr>
          <w:t>bezeichnen Argumentationen sogar als einen der zentralen Aspekte der menschlichen Kommunikation</w:t>
        </w:r>
        <w:r w:rsidR="001801D0" w:rsidRPr="00503748">
          <w:rPr>
            <w:highlight w:val="green"/>
          </w:rPr>
          <w:t>.</w:t>
        </w:r>
        <w:r w:rsidR="00F71787" w:rsidRPr="00503748">
          <w:rPr>
            <w:highlight w:val="green"/>
          </w:rPr>
          <w:t xml:space="preserve"> </w:t>
        </w:r>
      </w:ins>
      <w:ins w:id="10" w:author="Ben Fels" w:date="2024-12-21T13:19:00Z" w16du:dateUtc="2024-12-21T12:19:00Z">
        <w:r w:rsidR="001801D0" w:rsidRPr="00503748">
          <w:rPr>
            <w:highlight w:val="green"/>
          </w:rPr>
          <w:t xml:space="preserve">Dabei werden </w:t>
        </w:r>
      </w:ins>
      <w:ins w:id="11" w:author="Ben Fels" w:date="2024-12-21T12:41:00Z" w16du:dateUtc="2024-12-21T11:41:00Z">
        <w:r w:rsidRPr="00503748">
          <w:rPr>
            <w:highlight w:val="green"/>
          </w:rPr>
          <w:t xml:space="preserve">Standpunkte anhand von Beispielen bestärkt </w:t>
        </w:r>
      </w:ins>
      <w:ins w:id="12" w:author="Ben Fels" w:date="2024-12-21T13:19:00Z" w16du:dateUtc="2024-12-21T12:19:00Z">
        <w:r w:rsidR="001801D0" w:rsidRPr="00503748">
          <w:rPr>
            <w:highlight w:val="green"/>
          </w:rPr>
          <w:t xml:space="preserve">mit dem Ziel </w:t>
        </w:r>
      </w:ins>
      <w:ins w:id="13" w:author="Ben Fels" w:date="2024-12-21T12:41:00Z" w16du:dateUtc="2024-12-21T11:41:00Z">
        <w:r w:rsidRPr="00503748">
          <w:rPr>
            <w:highlight w:val="green"/>
          </w:rPr>
          <w:t xml:space="preserve">die andere Seite von dem </w:t>
        </w:r>
      </w:ins>
      <w:ins w:id="14" w:author="Ben Fels" w:date="2024-12-21T13:19:00Z" w16du:dateUtc="2024-12-21T12:19:00Z">
        <w:r w:rsidR="001801D0" w:rsidRPr="00503748">
          <w:rPr>
            <w:highlight w:val="green"/>
          </w:rPr>
          <w:t xml:space="preserve">eigenen </w:t>
        </w:r>
      </w:ins>
      <w:ins w:id="15" w:author="Ben Fels" w:date="2024-12-21T12:41:00Z" w16du:dateUtc="2024-12-21T11:41:00Z">
        <w:r w:rsidRPr="00503748">
          <w:rPr>
            <w:highlight w:val="green"/>
          </w:rPr>
          <w:t xml:space="preserve">Standpunkt </w:t>
        </w:r>
      </w:ins>
      <w:ins w:id="16" w:author="Ben Fels" w:date="2024-12-21T13:19:00Z" w16du:dateUtc="2024-12-21T12:19:00Z">
        <w:r w:rsidR="001801D0" w:rsidRPr="00503748">
          <w:rPr>
            <w:highlight w:val="green"/>
          </w:rPr>
          <w:t xml:space="preserve">zu </w:t>
        </w:r>
      </w:ins>
      <w:ins w:id="17" w:author="Ben Fels" w:date="2024-12-21T12:41:00Z" w16du:dateUtc="2024-12-21T11:41:00Z">
        <w:r w:rsidRPr="00503748">
          <w:rPr>
            <w:highlight w:val="green"/>
          </w:rPr>
          <w:t xml:space="preserve">überzeugen. Gute Argumente sind </w:t>
        </w:r>
      </w:ins>
      <w:ins w:id="18" w:author="Ben Fels" w:date="2024-12-21T13:20:00Z" w16du:dateUtc="2024-12-21T12:20:00Z">
        <w:r w:rsidR="00154BD4" w:rsidRPr="00503748">
          <w:rPr>
            <w:highlight w:val="green"/>
          </w:rPr>
          <w:t xml:space="preserve">zudem </w:t>
        </w:r>
      </w:ins>
      <w:ins w:id="19" w:author="Ben Fels" w:date="2024-12-21T12:41:00Z" w16du:dateUtc="2024-12-21T11:41:00Z">
        <w:r w:rsidRPr="00503748">
          <w:rPr>
            <w:highlight w:val="green"/>
          </w:rPr>
          <w:t>die Grundlage für eine fundierte Entscheidungsfindung bei verschiedenen Standpunkten</w:t>
        </w:r>
        <w:r w:rsidRPr="00842046">
          <w:t xml:space="preserve"> </w:t>
        </w:r>
        <w:r w:rsidRPr="003A7433">
          <w:rPr>
            <w:highlight w:val="magenta"/>
            <w:rPrChange w:id="20" w:author="Ben Fels" w:date="2024-12-21T12:42:00Z" w16du:dateUtc="2024-12-21T11:42:00Z">
              <w:rPr/>
            </w:rPrChange>
          </w:rPr>
          <w:fldChar w:fldCharType="begin"/>
        </w:r>
        <w:r w:rsidRPr="003A7433">
          <w:rPr>
            <w:highlight w:val="magenta"/>
            <w:rPrChange w:id="21" w:author="Ben Fels" w:date="2024-12-21T12:42:00Z" w16du:dateUtc="2024-12-21T11:42:00Z">
              <w:rPr/>
            </w:rPrChange>
          </w:rPr>
          <w:instrText xml:space="preserve"> ADDIN ZOTERO_ITEM CSL_CITATION {"citationID":"kxiS91wI","properties":{"formattedCitation":"(Stab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3A7433">
          <w:rPr>
            <w:highlight w:val="magenta"/>
            <w:rPrChange w:id="22" w:author="Ben Fels" w:date="2024-12-21T12:42:00Z" w16du:dateUtc="2024-12-21T11:42:00Z">
              <w:rPr/>
            </w:rPrChange>
          </w:rPr>
          <w:fldChar w:fldCharType="separate"/>
        </w:r>
        <w:r w:rsidRPr="003A7433">
          <w:rPr>
            <w:rFonts w:cs="Arial"/>
            <w:highlight w:val="magenta"/>
            <w:rPrChange w:id="23" w:author="Ben Fels" w:date="2024-12-21T12:42:00Z" w16du:dateUtc="2024-12-21T11:42:00Z">
              <w:rPr>
                <w:rFonts w:cs="Arial"/>
              </w:rPr>
            </w:rPrChange>
          </w:rPr>
          <w:t>(Stab &amp; Gurevych, 2014, S. 1501)</w:t>
        </w:r>
        <w:r w:rsidRPr="003A7433">
          <w:rPr>
            <w:highlight w:val="magenta"/>
            <w:rPrChange w:id="24" w:author="Ben Fels" w:date="2024-12-21T12:42:00Z" w16du:dateUtc="2024-12-21T11:42:00Z">
              <w:rPr/>
            </w:rPrChange>
          </w:rPr>
          <w:fldChar w:fldCharType="end"/>
        </w:r>
        <w:r w:rsidRPr="00842046">
          <w:t xml:space="preserve">. </w:t>
        </w:r>
      </w:ins>
      <w:ins w:id="25" w:author="Ben Fels" w:date="2024-12-21T13:22:00Z" w16du:dateUtc="2024-12-21T12:22:00Z">
        <w:r w:rsidR="006827AF" w:rsidRPr="00503748">
          <w:rPr>
            <w:highlight w:val="green"/>
          </w:rPr>
          <w:t>Das verstehen der argumentativen Struktur macht es nachvollziehbar, warum Menschen eine gewisse Meinung</w:t>
        </w:r>
      </w:ins>
      <w:ins w:id="26" w:author="Ben Fels" w:date="2024-12-21T13:38:00Z" w16du:dateUtc="2024-12-21T12:38:00Z">
        <w:r w:rsidR="009F7637" w:rsidRPr="00503748">
          <w:rPr>
            <w:highlight w:val="green"/>
          </w:rPr>
          <w:t xml:space="preserve"> zu einem Thema</w:t>
        </w:r>
      </w:ins>
      <w:ins w:id="27" w:author="Ben Fels" w:date="2024-12-21T13:22:00Z" w16du:dateUtc="2024-12-21T12:22:00Z">
        <w:r w:rsidR="006827AF">
          <w:t xml:space="preserve"> haben </w:t>
        </w:r>
        <w:r w:rsidR="006827AF" w:rsidRPr="008833CB">
          <w:rPr>
            <w:highlight w:val="magenta"/>
          </w:rPr>
          <w:fldChar w:fldCharType="begin"/>
        </w:r>
      </w:ins>
      <w:r w:rsidR="008833CB" w:rsidRPr="008833CB">
        <w:rPr>
          <w:highlight w:val="magenta"/>
          <w:rPrChange w:id="28" w:author="Ben Fels" w:date="2024-12-21T13:37:00Z" w16du:dateUtc="2024-12-21T12:37:00Z">
            <w:rPr/>
          </w:rPrChange>
        </w:rPr>
        <w:instrText xml:space="preserve"> ADDIN ZOTERO_ITEM CSL_CITATION {"citationID":"OJTKOfCg","properties":{"formattedCitation":"(Cabrio &amp; Villata, 2018, S. 5428; Lawrence &amp; Reed, 2020, S. 765)","plainCitation":"(Cabrio &amp; Villata, 2018, S. 5428; Lawrence &amp; Reed, 2020, S. 765)","noteIndex":0},"citationItems":[{"id":953,"uris":["http://zotero.org/users/14644665/items/IQNIBDA6"],"itemData":{"id":953,"type":"paper-conference","abstract":"Argument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w:instrText>
      </w:r>
      <w:r w:rsidR="008833CB" w:rsidRPr="002F4B5A">
        <w:rPr>
          <w:highlight w:val="magenta"/>
          <w:lang w:val="en-US"/>
          <w:rPrChange w:id="29" w:author="Ben Fels" w:date="2024-12-21T18:19:00Z" w16du:dateUtc="2024-12-21T17:19:00Z">
            <w:rPr/>
          </w:rPrChange>
        </w:rPr>
        <w:instrText xml:space="preserve">[["2024",10,11]]},"issued":{"date-parts":[["2018",7]]}},"locator":"5428","label":"page"},{"id":237,"uris":["http://zotero.org/users/14644665/items/BMEGHZ9H"],"itemData":{"id":237,"type":"article-journal","abstract":"Argument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instrText>
      </w:r>
      <w:ins w:id="30" w:author="Ben Fels" w:date="2024-12-21T13:22:00Z" w16du:dateUtc="2024-12-21T12:22:00Z">
        <w:r w:rsidR="006827AF" w:rsidRPr="008833CB">
          <w:rPr>
            <w:highlight w:val="magenta"/>
          </w:rPr>
          <w:fldChar w:fldCharType="separate"/>
        </w:r>
      </w:ins>
      <w:r w:rsidR="008833CB" w:rsidRPr="002F4B5A">
        <w:rPr>
          <w:rFonts w:cs="Arial"/>
          <w:highlight w:val="magenta"/>
          <w:lang w:val="en-US"/>
          <w:rPrChange w:id="31" w:author="Ben Fels" w:date="2024-12-21T18:19:00Z" w16du:dateUtc="2024-12-21T17:19:00Z">
            <w:rPr>
              <w:rFonts w:cs="Arial"/>
            </w:rPr>
          </w:rPrChange>
        </w:rPr>
        <w:t>(Cabrio &amp; Villata, 2018, S. 5428; Lawrence &amp; Reed, 2020, S. 765)</w:t>
      </w:r>
      <w:ins w:id="32" w:author="Ben Fels" w:date="2024-12-21T13:22:00Z" w16du:dateUtc="2024-12-21T12:22:00Z">
        <w:r w:rsidR="006827AF" w:rsidRPr="008833CB">
          <w:rPr>
            <w:highlight w:val="magenta"/>
          </w:rPr>
          <w:fldChar w:fldCharType="end"/>
        </w:r>
      </w:ins>
      <w:r w:rsidR="00BB0D54" w:rsidRPr="00BB0D54">
        <w:rPr>
          <w:lang w:val="en-US"/>
        </w:rPr>
        <w:t xml:space="preserve">. </w:t>
      </w:r>
      <w:ins w:id="33" w:author="Ben Fels" w:date="2024-12-21T13:22:00Z" w16du:dateUtc="2024-12-21T12:22:00Z">
        <w:r w:rsidR="00E7589D" w:rsidRPr="003D07F3">
          <w:rPr>
            <w:lang w:val="en-US"/>
          </w:rPr>
          <w:t xml:space="preserve">Nach </w:t>
        </w:r>
        <w:proofErr w:type="spellStart"/>
        <w:r w:rsidR="00E7589D" w:rsidRPr="003D07F3">
          <w:rPr>
            <w:rFonts w:cs="Arial"/>
            <w:highlight w:val="magenta"/>
            <w:lang w:val="en-US"/>
            <w:rPrChange w:id="34" w:author="Ben Fels" w:date="2024-12-21T13:22:00Z" w16du:dateUtc="2024-12-21T12:22:00Z">
              <w:rPr>
                <w:rFonts w:cs="Arial"/>
              </w:rPr>
            </w:rPrChange>
          </w:rPr>
          <w:t>Peldszus</w:t>
        </w:r>
        <w:proofErr w:type="spellEnd"/>
        <w:r w:rsidR="00E7589D" w:rsidRPr="003D07F3">
          <w:rPr>
            <w:rFonts w:cs="Arial"/>
            <w:highlight w:val="magenta"/>
            <w:lang w:val="en-US"/>
            <w:rPrChange w:id="35" w:author="Ben Fels" w:date="2024-12-21T13:22:00Z" w16du:dateUtc="2024-12-21T12:22:00Z">
              <w:rPr>
                <w:rFonts w:cs="Arial"/>
              </w:rPr>
            </w:rPrChange>
          </w:rPr>
          <w:t xml:space="preserve"> &amp; </w:t>
        </w:r>
        <w:proofErr w:type="spellStart"/>
        <w:r w:rsidR="00E7589D" w:rsidRPr="003D07F3">
          <w:rPr>
            <w:rFonts w:cs="Arial"/>
            <w:highlight w:val="magenta"/>
            <w:lang w:val="en-US"/>
            <w:rPrChange w:id="36" w:author="Ben Fels" w:date="2024-12-21T13:22:00Z" w16du:dateUtc="2024-12-21T12:22:00Z">
              <w:rPr>
                <w:rFonts w:cs="Arial"/>
              </w:rPr>
            </w:rPrChange>
          </w:rPr>
          <w:t>Stede</w:t>
        </w:r>
        <w:proofErr w:type="spellEnd"/>
        <w:r w:rsidR="00E7589D" w:rsidRPr="003D07F3">
          <w:rPr>
            <w:highlight w:val="magenta"/>
            <w:lang w:val="en-US"/>
            <w:rPrChange w:id="37" w:author="Ben Fels" w:date="2024-12-21T13:22:00Z" w16du:dateUtc="2024-12-21T12:22:00Z">
              <w:rPr/>
            </w:rPrChange>
          </w:rPr>
          <w:t xml:space="preserve"> </w:t>
        </w:r>
        <w:r w:rsidR="00E7589D" w:rsidRPr="006827AF">
          <w:rPr>
            <w:highlight w:val="magenta"/>
            <w:rPrChange w:id="38" w:author="Ben Fels" w:date="2024-12-21T13:22:00Z" w16du:dateUtc="2024-12-21T12:22:00Z">
              <w:rPr/>
            </w:rPrChange>
          </w:rPr>
          <w:fldChar w:fldCharType="begin"/>
        </w:r>
        <w:r w:rsidR="00E7589D" w:rsidRPr="003D07F3">
          <w:rPr>
            <w:highlight w:val="magenta"/>
            <w:lang w:val="en-US"/>
            <w:rPrChange w:id="39" w:author="Ben Fels" w:date="2024-12-21T13:22:00Z" w16du:dateUtc="2024-12-21T12:22:00Z">
              <w:rPr/>
            </w:rPrChange>
          </w:rPr>
          <w:instrText xml:space="preserve"> ADDIN ZOTERO_ITEM CSL_CITATION {"citationID":"s5V7LnkX","properties":{"formattedCitation":"(2013)","plainCitation":"(2013)","noteIndex":0},"citationItems":[{"id":977,"uris":["http://zotero.org/users/14644665/items/KTRCCE94"],"itemData":{"id":977,"type":"article-journal","abstract":"In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00E7589D" w:rsidRPr="006827AF">
          <w:rPr>
            <w:highlight w:val="magenta"/>
            <w:rPrChange w:id="40" w:author="Ben Fels" w:date="2024-12-21T13:22:00Z" w16du:dateUtc="2024-12-21T12:22:00Z">
              <w:rPr/>
            </w:rPrChange>
          </w:rPr>
          <w:fldChar w:fldCharType="separate"/>
        </w:r>
        <w:r w:rsidR="00E7589D" w:rsidRPr="003D07F3">
          <w:rPr>
            <w:rFonts w:cs="Arial"/>
            <w:highlight w:val="magenta"/>
            <w:lang w:val="en-US"/>
            <w:rPrChange w:id="41" w:author="Ben Fels" w:date="2024-12-21T13:22:00Z" w16du:dateUtc="2024-12-21T12:22:00Z">
              <w:rPr>
                <w:rFonts w:cs="Arial"/>
              </w:rPr>
            </w:rPrChange>
          </w:rPr>
          <w:t>(2013)</w:t>
        </w:r>
        <w:r w:rsidR="00E7589D" w:rsidRPr="006827AF">
          <w:rPr>
            <w:highlight w:val="magenta"/>
            <w:rPrChange w:id="42" w:author="Ben Fels" w:date="2024-12-21T13:22:00Z" w16du:dateUtc="2024-12-21T12:22:00Z">
              <w:rPr/>
            </w:rPrChange>
          </w:rPr>
          <w:fldChar w:fldCharType="end"/>
        </w:r>
        <w:r w:rsidR="00E7589D" w:rsidRPr="003D07F3">
          <w:rPr>
            <w:lang w:val="en-US"/>
          </w:rPr>
          <w:t xml:space="preserve"> </w:t>
        </w:r>
        <w:proofErr w:type="spellStart"/>
        <w:r w:rsidR="00E7589D" w:rsidRPr="003D07F3">
          <w:rPr>
            <w:lang w:val="en-US"/>
          </w:rPr>
          <w:t>sowie</w:t>
        </w:r>
        <w:proofErr w:type="spellEnd"/>
        <w:r w:rsidR="00E7589D" w:rsidRPr="003D07F3">
          <w:rPr>
            <w:lang w:val="en-US"/>
          </w:rPr>
          <w:t xml:space="preserve"> </w:t>
        </w:r>
        <w:r w:rsidR="00E7589D" w:rsidRPr="003D07F3">
          <w:rPr>
            <w:rFonts w:cs="Arial"/>
            <w:highlight w:val="magenta"/>
            <w:lang w:val="en-US"/>
            <w:rPrChange w:id="43" w:author="Ben Fels" w:date="2024-12-21T13:23:00Z" w16du:dateUtc="2024-12-21T12:23:00Z">
              <w:rPr>
                <w:rFonts w:cs="Arial"/>
              </w:rPr>
            </w:rPrChange>
          </w:rPr>
          <w:t xml:space="preserve">Stab &amp; </w:t>
        </w:r>
        <w:proofErr w:type="spellStart"/>
        <w:r w:rsidR="00E7589D" w:rsidRPr="003D07F3">
          <w:rPr>
            <w:rFonts w:cs="Arial"/>
            <w:highlight w:val="magenta"/>
            <w:lang w:val="en-US"/>
            <w:rPrChange w:id="44" w:author="Ben Fels" w:date="2024-12-21T13:23:00Z" w16du:dateUtc="2024-12-21T12:23:00Z">
              <w:rPr>
                <w:rFonts w:cs="Arial"/>
              </w:rPr>
            </w:rPrChange>
          </w:rPr>
          <w:t>Gurevych</w:t>
        </w:r>
        <w:proofErr w:type="spellEnd"/>
        <w:r w:rsidR="00E7589D" w:rsidRPr="003D07F3">
          <w:rPr>
            <w:highlight w:val="magenta"/>
            <w:lang w:val="en-US"/>
            <w:rPrChange w:id="45" w:author="Ben Fels" w:date="2024-12-21T13:23:00Z" w16du:dateUtc="2024-12-21T12:23:00Z">
              <w:rPr/>
            </w:rPrChange>
          </w:rPr>
          <w:t xml:space="preserve"> </w:t>
        </w:r>
        <w:r w:rsidR="00E7589D" w:rsidRPr="006827AF">
          <w:rPr>
            <w:highlight w:val="magenta"/>
            <w:rPrChange w:id="46" w:author="Ben Fels" w:date="2024-12-21T13:23:00Z" w16du:dateUtc="2024-12-21T12:23:00Z">
              <w:rPr/>
            </w:rPrChange>
          </w:rPr>
          <w:fldChar w:fldCharType="begin"/>
        </w:r>
      </w:ins>
      <w:r w:rsidR="00E7589D" w:rsidRPr="003D07F3">
        <w:rPr>
          <w:highlight w:val="magenta"/>
          <w:lang w:val="en-US"/>
        </w:rPr>
        <w:instrText xml:space="preserve"> ADDIN ZOTERO_ITEM CSL_CITATION {"citationID":"wNmGpL1s","properties":{"formattedCitation":"(2017b)","plainCitation":"(2017b)","not</w:instrText>
      </w:r>
      <w:r w:rsidR="00E7589D" w:rsidRPr="00A86DED">
        <w:rPr>
          <w:highlight w:val="magenta"/>
        </w:rPr>
        <w:instrTex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w:instrText>
      </w:r>
      <w:r w:rsidR="00E7589D">
        <w:rPr>
          <w:highlight w:val="magenta"/>
        </w:rPr>
        <w:instrText xml:space="preserve">:{"date-parts":[["2017",9]]}},"label":"page","suppress-author":true}],"schema":"https://github.com/citation-style-language/schema/raw/master/csl-citation.json"} </w:instrText>
      </w:r>
      <w:ins w:id="47" w:author="Ben Fels" w:date="2024-12-21T13:22:00Z" w16du:dateUtc="2024-12-21T12:22:00Z">
        <w:r w:rsidR="00E7589D" w:rsidRPr="006827AF">
          <w:rPr>
            <w:highlight w:val="magenta"/>
            <w:rPrChange w:id="48" w:author="Ben Fels" w:date="2024-12-21T13:23:00Z" w16du:dateUtc="2024-12-21T12:23:00Z">
              <w:rPr/>
            </w:rPrChange>
          </w:rPr>
          <w:fldChar w:fldCharType="separate"/>
        </w:r>
      </w:ins>
      <w:r w:rsidR="00E7589D" w:rsidRPr="008833CB">
        <w:rPr>
          <w:rFonts w:cs="Arial"/>
          <w:highlight w:val="magenta"/>
        </w:rPr>
        <w:t>(2017b)</w:t>
      </w:r>
      <w:ins w:id="49" w:author="Ben Fels" w:date="2024-12-21T13:22:00Z" w16du:dateUtc="2024-12-21T12:22:00Z">
        <w:r w:rsidR="00E7589D" w:rsidRPr="006827AF">
          <w:rPr>
            <w:highlight w:val="magenta"/>
            <w:rPrChange w:id="50" w:author="Ben Fels" w:date="2024-12-21T13:23:00Z" w16du:dateUtc="2024-12-21T12:23:00Z">
              <w:rPr/>
            </w:rPrChange>
          </w:rPr>
          <w:fldChar w:fldCharType="end"/>
        </w:r>
        <w:r w:rsidR="00E7589D" w:rsidRPr="005918DB">
          <w:t xml:space="preserve"> </w:t>
        </w:r>
        <w:r w:rsidR="00E7589D" w:rsidRPr="005E17A1">
          <w:rPr>
            <w:highlight w:val="yellow"/>
            <w:rPrChange w:id="51" w:author="Ben Fels" w:date="2024-12-21T13:24:00Z" w16du:dateUtc="2024-12-21T12:24:00Z">
              <w:rPr/>
            </w:rPrChange>
          </w:rPr>
          <w:t>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t>
        </w:r>
      </w:ins>
      <w:r w:rsidR="005E0A62">
        <w:rPr>
          <w:highlight w:val="yellow"/>
        </w:rPr>
        <w:t xml:space="preserve"> </w:t>
      </w:r>
      <w:ins w:id="52" w:author="Ben Fels" w:date="2024-12-21T12:41:00Z" w16du:dateUtc="2024-12-21T11:41:00Z">
        <w:r w:rsidRPr="00DD55EB">
          <w:rPr>
            <w:rFonts w:cs="Arial"/>
            <w:highlight w:val="magenta"/>
            <w:rPrChange w:id="53" w:author="Ben Fels" w:date="2024-12-22T09:02:00Z" w16du:dateUtc="2024-12-22T08:02:00Z">
              <w:rPr>
                <w:rFonts w:cs="Arial"/>
              </w:rPr>
            </w:rPrChange>
          </w:rPr>
          <w:t xml:space="preserve">Stab &amp; </w:t>
        </w:r>
        <w:proofErr w:type="spellStart"/>
        <w:r w:rsidRPr="00DD55EB">
          <w:rPr>
            <w:rFonts w:cs="Arial"/>
            <w:highlight w:val="magenta"/>
            <w:rPrChange w:id="54" w:author="Ben Fels" w:date="2024-12-22T09:02:00Z" w16du:dateUtc="2024-12-22T08:02:00Z">
              <w:rPr>
                <w:rFonts w:cs="Arial"/>
              </w:rPr>
            </w:rPrChange>
          </w:rPr>
          <w:t>Gurevych</w:t>
        </w:r>
        <w:proofErr w:type="spellEnd"/>
        <w:r w:rsidRPr="00DD55EB">
          <w:rPr>
            <w:rFonts w:cs="Arial"/>
            <w:highlight w:val="magenta"/>
            <w:rPrChange w:id="55" w:author="Ben Fels" w:date="2024-12-22T09:02:00Z" w16du:dateUtc="2024-12-22T08:02:00Z">
              <w:rPr>
                <w:rFonts w:cs="Arial"/>
              </w:rPr>
            </w:rPrChange>
          </w:rPr>
          <w:t xml:space="preserve"> </w:t>
        </w:r>
        <w:r w:rsidRPr="003A7433">
          <w:rPr>
            <w:highlight w:val="magenta"/>
            <w:rPrChange w:id="56" w:author="Ben Fels" w:date="2024-12-21T12:42:00Z" w16du:dateUtc="2024-12-21T11:42:00Z">
              <w:rPr/>
            </w:rPrChange>
          </w:rPr>
          <w:fldChar w:fldCharType="begin"/>
        </w:r>
        <w:r w:rsidRPr="00DD55EB">
          <w:rPr>
            <w:highlight w:val="magenta"/>
            <w:rPrChange w:id="57" w:author="Ben Fels" w:date="2024-12-22T09:02:00Z" w16du:dateUtc="2024-12-22T08:02:00Z">
              <w:rPr/>
            </w:rPrChange>
          </w:rPr>
          <w:instrText xml:space="preserve"> ADDIN ZOTERO_ITEM CSL_CITATION {"citationID":"7NF2Dqic","properties":{"formattedCitation":"(2014, S. 1501)","plainCitation":"(2014,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instrText>
        </w:r>
        <w:r w:rsidRPr="003A7433">
          <w:rPr>
            <w:highlight w:val="magenta"/>
            <w:rPrChange w:id="58" w:author="Ben Fels" w:date="2024-12-21T12:42:00Z" w16du:dateUtc="2024-12-21T11:42:00Z">
              <w:rPr/>
            </w:rPrChange>
          </w:rPr>
          <w:instrText>α</w:instrText>
        </w:r>
        <w:r w:rsidRPr="00DD55EB">
          <w:rPr>
            <w:highlight w:val="magenta"/>
            <w:rPrChange w:id="59" w:author="Ben Fels" w:date="2024-12-22T09:02:00Z" w16du:dateUtc="2024-12-22T08:02:00Z">
              <w:rPr/>
            </w:rPrChange>
          </w:rPr>
          <w:instrText xml:space="preserve">U = 0.72 for argument components and </w:instrText>
        </w:r>
        <w:r w:rsidRPr="003A7433">
          <w:rPr>
            <w:highlight w:val="magenta"/>
            <w:rPrChange w:id="60" w:author="Ben Fels" w:date="2024-12-21T12:42:00Z" w16du:dateUtc="2024-12-21T11:42:00Z">
              <w:rPr/>
            </w:rPrChange>
          </w:rPr>
          <w:instrText>α</w:instrText>
        </w:r>
        <w:r w:rsidRPr="00DD55EB">
          <w:rPr>
            <w:highlight w:val="magenta"/>
            <w:rPrChange w:id="61" w:author="Ben Fels" w:date="2024-12-22T09:02:00Z" w16du:dateUtc="2024-12-22T08:02:00Z">
              <w:rPr/>
            </w:rPrChange>
          </w:rPr>
          <w:instrText xml:space="preserve"> = 0.81 for argumentative relations indicates that the proposed annotation scheme successfully guides annotators to substantial agreement. The </w:instrText>
        </w:r>
        <w:r w:rsidRPr="003A7433">
          <w:rPr>
            <w:highlight w:val="magenta"/>
            <w:rPrChange w:id="62" w:author="Ben Fels" w:date="2024-12-21T12:42:00Z" w16du:dateUtc="2024-12-21T11:42:00Z">
              <w:rPr/>
            </w:rPrChange>
          </w:rPr>
          <w:instrText>ﬁ</w:instrText>
        </w:r>
        <w:r w:rsidRPr="00DD55EB">
          <w:rPr>
            <w:highlight w:val="magenta"/>
            <w:rPrChange w:id="63" w:author="Ben Fels" w:date="2024-12-22T09:02:00Z" w16du:dateUtc="2024-12-22T08:02:00Z">
              <w:rPr/>
            </w:rPrChange>
          </w:rPr>
          <w: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Essays","author":[{"family":"Stab","given":"Christian"},{"family":"Gurevych","given":"Iryna"}],"issued":{"date-parts":[["2014"]]}},"locator":"1501","label":"page","suppress-author":true}],"schema":"https://github.com/citation-style-language/schema/raw/master/csl-citation.json"} </w:instrText>
        </w:r>
        <w:r w:rsidRPr="003A7433">
          <w:rPr>
            <w:highlight w:val="magenta"/>
            <w:rPrChange w:id="64" w:author="Ben Fels" w:date="2024-12-21T12:42:00Z" w16du:dateUtc="2024-12-21T11:42:00Z">
              <w:rPr/>
            </w:rPrChange>
          </w:rPr>
          <w:fldChar w:fldCharType="separate"/>
        </w:r>
        <w:r w:rsidRPr="00DD55EB">
          <w:rPr>
            <w:rFonts w:cs="Arial"/>
            <w:highlight w:val="magenta"/>
            <w:rPrChange w:id="65" w:author="Ben Fels" w:date="2024-12-22T09:02:00Z" w16du:dateUtc="2024-12-22T08:02:00Z">
              <w:rPr>
                <w:rFonts w:cs="Arial"/>
              </w:rPr>
            </w:rPrChange>
          </w:rPr>
          <w:t>(2014, S. 1501)</w:t>
        </w:r>
        <w:r w:rsidRPr="003A7433">
          <w:rPr>
            <w:highlight w:val="magenta"/>
            <w:rPrChange w:id="66" w:author="Ben Fels" w:date="2024-12-21T12:42:00Z" w16du:dateUtc="2024-12-21T11:42:00Z">
              <w:rPr/>
            </w:rPrChange>
          </w:rPr>
          <w:fldChar w:fldCharType="end"/>
        </w:r>
        <w:r w:rsidRPr="00DD55EB">
          <w:t xml:space="preserve"> </w:t>
        </w:r>
        <w:r w:rsidRPr="00E00D26">
          <w:rPr>
            <w:highlight w:val="green"/>
          </w:rPr>
          <w:t>führen an, dass die automatisierte Erkennung von Argumenten in Texten dazu beitragen kann, die Plausibilität der Argumentationsführung zu prüfen</w:t>
        </w:r>
        <w:r w:rsidRPr="00DD55EB">
          <w:t xml:space="preserve">. </w:t>
        </w:r>
        <w:r w:rsidRPr="00842046">
          <w:t xml:space="preserve">Der Bereich, welcher sich </w:t>
        </w:r>
      </w:ins>
      <w:r w:rsidR="002522AF">
        <w:t xml:space="preserve">mit diesem </w:t>
      </w:r>
      <w:r w:rsidR="00CC790C">
        <w:t>Prozess beschäftigt</w:t>
      </w:r>
      <w:ins w:id="67" w:author="Ben Fels" w:date="2024-12-21T12:41:00Z" w16du:dateUtc="2024-12-21T11:41:00Z">
        <w:r w:rsidRPr="00245094">
          <w:t xml:space="preserve">, nennt sich </w:t>
        </w:r>
        <w:r>
          <w:t>Argument Mining</w:t>
        </w:r>
        <w:r w:rsidRPr="00245094">
          <w:t>.</w:t>
        </w:r>
      </w:ins>
      <w:r w:rsidR="00CC790C">
        <w:t xml:space="preserve"> </w:t>
      </w:r>
    </w:p>
    <w:p w14:paraId="6552F628" w14:textId="7B56BDFB" w:rsidR="009A4548" w:rsidRPr="009A4548" w:rsidRDefault="009A4548" w:rsidP="00BD367F">
      <w:pPr>
        <w:jc w:val="both"/>
        <w:rPr>
          <w:b/>
        </w:rPr>
      </w:pPr>
      <w:r w:rsidRPr="009A4548">
        <w:rPr>
          <w:b/>
        </w:rPr>
        <w:t>Argument Mining</w:t>
      </w:r>
    </w:p>
    <w:p w14:paraId="245D42E4" w14:textId="7B22137F" w:rsidR="00BD367F" w:rsidRDefault="00BD367F" w:rsidP="00BD367F">
      <w:pPr>
        <w:jc w:val="both"/>
      </w:pPr>
      <w:ins w:id="68" w:author="Ben Fels" w:date="2024-12-21T13:22:00Z" w16du:dateUtc="2024-12-21T12:22:00Z">
        <w:r w:rsidRPr="005918DB">
          <w:t xml:space="preserve">Unter Argument Mining kann im Hinblick auf diverse Definitionen </w:t>
        </w:r>
        <w:r w:rsidRPr="005E17A1">
          <w:rPr>
            <w:highlight w:val="magenta"/>
            <w:rPrChange w:id="69" w:author="Ben Fels" w:date="2024-12-21T13:24:00Z" w16du:dateUtc="2024-12-21T12:24:00Z">
              <w:rPr/>
            </w:rPrChange>
          </w:rPr>
          <w:fldChar w:fldCharType="begin"/>
        </w:r>
        <w:r w:rsidRPr="005E17A1">
          <w:rPr>
            <w:highlight w:val="magenta"/>
            <w:rPrChange w:id="70" w:author="Ben Fels" w:date="2024-12-21T13:24:00Z" w16du:dateUtc="2024-12-21T12:24:00Z">
              <w:rPr/>
            </w:rPrChange>
          </w:rPr>
          <w:instrText xml:space="preserve"> ADDIN ZOTERO_ITEM CSL_CITATION {"citationID":"iMsnfhP2","properties":{"formattedCitation":"(Cabrio &amp; Villata, 2018, S. 5427; Lawrence &amp; Reed, 2020, S. 766; Peldszus &amp; Stede, 2013, S. 2; Yeginbergen et al., 2024, S. 11688)","plainCitation":"(Cabrio &amp; Villata, 2018, S. 5427; Lawrence &amp; Reed, 2020, S. 766; Peldszus &amp; Stede, 2013, S. 2; Yeginbergen et al., 2024, S. 11688)","noteIndex":0},"citationItems":[{"id":953,"uris":["http://zotero.org/users/14644665/items/IQNIBDA6"],"itemData":{"id":953,"type":"paper-conference","abstract":"Argument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5E17A1">
          <w:rPr>
            <w:highlight w:val="magenta"/>
            <w:rPrChange w:id="71" w:author="Ben Fels" w:date="2024-12-21T13:24:00Z" w16du:dateUtc="2024-12-21T12:24:00Z">
              <w:rPr/>
            </w:rPrChange>
          </w:rPr>
          <w:fldChar w:fldCharType="separate"/>
        </w:r>
        <w:r w:rsidRPr="005E17A1">
          <w:rPr>
            <w:rFonts w:cs="Arial"/>
            <w:highlight w:val="magenta"/>
            <w:rPrChange w:id="72" w:author="Ben Fels" w:date="2024-12-21T13:24:00Z" w16du:dateUtc="2024-12-21T12:24:00Z">
              <w:rPr>
                <w:rFonts w:cs="Arial"/>
              </w:rPr>
            </w:rPrChange>
          </w:rPr>
          <w:t>(Cabrio &amp; Villata, 2018, S. 5427; Lawrence &amp; Reed, 2020, S. 766; Peldszus &amp; Stede, 2013, S. 2; Yeginbergen et al., 2024, S. 11688)</w:t>
        </w:r>
        <w:r w:rsidRPr="005E17A1">
          <w:rPr>
            <w:highlight w:val="magenta"/>
            <w:rPrChange w:id="73" w:author="Ben Fels" w:date="2024-12-21T13:24:00Z" w16du:dateUtc="2024-12-21T12:24:00Z">
              <w:rPr/>
            </w:rPrChange>
          </w:rPr>
          <w:fldChar w:fldCharType="end"/>
        </w:r>
        <w:r w:rsidRPr="005918DB">
          <w:t xml:space="preserve"> </w:t>
        </w:r>
        <w:r w:rsidRPr="005E17A1">
          <w:rPr>
            <w:highlight w:val="yellow"/>
            <w:rPrChange w:id="74" w:author="Ben Fels" w:date="2024-12-21T13:24:00Z" w16du:dateUtc="2024-12-21T12:24:00Z">
              <w:rPr/>
            </w:rPrChange>
          </w:rPr>
          <w:t>die automatische Identifikation und Extraktion der Argumentationskomponenten</w:t>
        </w:r>
      </w:ins>
      <w:r w:rsidR="00352DD2">
        <w:rPr>
          <w:highlight w:val="yellow"/>
        </w:rPr>
        <w:t>,</w:t>
      </w:r>
      <w:ins w:id="75" w:author="Ben Fels" w:date="2024-12-21T13:22:00Z" w16du:dateUtc="2024-12-21T12:22:00Z">
        <w:r w:rsidRPr="005E17A1">
          <w:rPr>
            <w:highlight w:val="yellow"/>
            <w:rPrChange w:id="76" w:author="Ben Fels" w:date="2024-12-21T13:24:00Z" w16du:dateUtc="2024-12-21T12:24:00Z">
              <w:rPr/>
            </w:rPrChange>
          </w:rPr>
          <w:t xml:space="preserve"> und deren Beziehungen zueinander</w:t>
        </w:r>
      </w:ins>
      <w:r w:rsidR="00352DD2">
        <w:rPr>
          <w:highlight w:val="yellow"/>
        </w:rPr>
        <w:t>,</w:t>
      </w:r>
      <w:ins w:id="77" w:author="Ben Fels" w:date="2024-12-21T13:22:00Z" w16du:dateUtc="2024-12-21T12:22:00Z">
        <w:r w:rsidRPr="005E17A1">
          <w:rPr>
            <w:highlight w:val="yellow"/>
            <w:rPrChange w:id="78" w:author="Ben Fels" w:date="2024-12-21T13:24:00Z" w16du:dateUtc="2024-12-21T12:24:00Z">
              <w:rPr/>
            </w:rPrChange>
          </w:rPr>
          <w:t xml:space="preserve"> </w:t>
        </w:r>
        <w:commentRangeStart w:id="79"/>
        <w:commentRangeStart w:id="80"/>
        <w:r w:rsidRPr="005E17A1">
          <w:rPr>
            <w:highlight w:val="yellow"/>
            <w:rPrChange w:id="81" w:author="Ben Fels" w:date="2024-12-21T13:24:00Z" w16du:dateUtc="2024-12-21T12:24:00Z">
              <w:rPr/>
            </w:rPrChange>
          </w:rPr>
          <w:t xml:space="preserve">aus Texten </w:t>
        </w:r>
      </w:ins>
      <w:commentRangeEnd w:id="79"/>
      <w:ins w:id="82" w:author="Ben Fels" w:date="2024-12-21T13:27:00Z" w16du:dateUtc="2024-12-21T12:27:00Z">
        <w:r>
          <w:rPr>
            <w:rStyle w:val="Kommentarzeichen"/>
          </w:rPr>
          <w:commentReference w:id="79"/>
        </w:r>
      </w:ins>
      <w:commentRangeEnd w:id="80"/>
      <w:r>
        <w:rPr>
          <w:rStyle w:val="Kommentarzeichen"/>
        </w:rPr>
        <w:commentReference w:id="80"/>
      </w:r>
      <w:ins w:id="83" w:author="Ben Fels" w:date="2024-12-21T13:22:00Z" w16du:dateUtc="2024-12-21T12:22:00Z">
        <w:r w:rsidRPr="005E17A1">
          <w:rPr>
            <w:highlight w:val="yellow"/>
            <w:rPrChange w:id="84" w:author="Ben Fels" w:date="2024-12-21T13:24:00Z" w16du:dateUtc="2024-12-21T12:24:00Z">
              <w:rPr/>
            </w:rPrChange>
          </w:rPr>
          <w:t>verstanden werden.</w:t>
        </w:r>
        <w:r w:rsidRPr="005918DB">
          <w:t xml:space="preserve"> </w:t>
        </w:r>
        <w:r w:rsidRPr="00F23093">
          <w:rPr>
            <w:highlight w:val="green"/>
          </w:rPr>
          <w:t>Argument Mining stammt aus dem Bereich des NLP</w:t>
        </w:r>
        <w:r w:rsidRPr="005918DB">
          <w:t xml:space="preserve"> </w:t>
        </w:r>
        <w:r w:rsidRPr="005E17A1">
          <w:rPr>
            <w:highlight w:val="magenta"/>
            <w:rPrChange w:id="85" w:author="Ben Fels" w:date="2024-12-21T13:24:00Z" w16du:dateUtc="2024-12-21T12:24:00Z">
              <w:rPr/>
            </w:rPrChange>
          </w:rPr>
          <w:fldChar w:fldCharType="begin"/>
        </w:r>
        <w:r w:rsidRPr="005E17A1">
          <w:rPr>
            <w:highlight w:val="magenta"/>
            <w:rPrChange w:id="86" w:author="Ben Fels" w:date="2024-12-21T13:24:00Z" w16du:dateUtc="2024-12-21T12:24:00Z">
              <w:rPr/>
            </w:rPrChange>
          </w:rPr>
          <w:instrText xml:space="preserve"> ADDIN ZOTERO_ITEM CSL_CITATION {"citationID":"pZGJ1JLG","properties":{"formattedCitation":"(Yeginbergen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Pr="005E17A1">
          <w:rPr>
            <w:highlight w:val="magenta"/>
            <w:rPrChange w:id="87" w:author="Ben Fels" w:date="2024-12-21T13:24:00Z" w16du:dateUtc="2024-12-21T12:24:00Z">
              <w:rPr/>
            </w:rPrChange>
          </w:rPr>
          <w:fldChar w:fldCharType="separate"/>
        </w:r>
        <w:r w:rsidRPr="005E17A1">
          <w:rPr>
            <w:rFonts w:cs="Arial"/>
            <w:highlight w:val="magenta"/>
            <w:rPrChange w:id="88" w:author="Ben Fels" w:date="2024-12-21T13:24:00Z" w16du:dateUtc="2024-12-21T12:24:00Z">
              <w:rPr>
                <w:rFonts w:cs="Arial"/>
              </w:rPr>
            </w:rPrChange>
          </w:rPr>
          <w:t>(Yeginbergen et al., 2024, S. 11687)</w:t>
        </w:r>
        <w:r w:rsidRPr="005E17A1">
          <w:rPr>
            <w:highlight w:val="magenta"/>
            <w:rPrChange w:id="89" w:author="Ben Fels" w:date="2024-12-21T13:24:00Z" w16du:dateUtc="2024-12-21T12:24:00Z">
              <w:rPr/>
            </w:rPrChange>
          </w:rPr>
          <w:fldChar w:fldCharType="end"/>
        </w:r>
      </w:ins>
      <w:ins w:id="90" w:author="Ben Fels" w:date="2024-12-21T13:24:00Z" w16du:dateUtc="2024-12-21T12:24:00Z">
        <w:r>
          <w:t xml:space="preserve">, </w:t>
        </w:r>
      </w:ins>
      <w:ins w:id="91" w:author="Ben Fels" w:date="2024-12-21T13:22:00Z" w16du:dateUtc="2024-12-21T12:22:00Z">
        <w:r w:rsidRPr="00833634">
          <w:rPr>
            <w:highlight w:val="green"/>
          </w:rPr>
          <w:t>welcher wiederum ein Teil aus dem Bereich der künstlichen Intelligenz ist</w:t>
        </w:r>
        <w:r w:rsidRPr="005918DB">
          <w:t xml:space="preserve"> </w:t>
        </w:r>
        <w:r w:rsidRPr="005E17A1">
          <w:rPr>
            <w:highlight w:val="magenta"/>
            <w:rPrChange w:id="92" w:author="Ben Fels" w:date="2024-12-21T13:24:00Z" w16du:dateUtc="2024-12-21T12:24:00Z">
              <w:rPr/>
            </w:rPrChange>
          </w:rPr>
          <w:fldChar w:fldCharType="begin"/>
        </w:r>
        <w:r w:rsidRPr="005E17A1">
          <w:rPr>
            <w:highlight w:val="magenta"/>
            <w:rPrChange w:id="93" w:author="Ben Fels" w:date="2024-12-21T13:24:00Z" w16du:dateUtc="2024-12-21T12:24:00Z">
              <w:rPr/>
            </w:rPrChange>
          </w:rPr>
          <w:instrText xml:space="preserve"> ADDIN ZOTERO_ITEM CSL_CITATION {"citationID":"16iSybBO","properties":{"formattedCitation":"(Kochmar, 2022; Lu et al., 2024, S. 2)","plainCitation":"(Kochmar, 2022; Lu et al., 2024, S. 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5E17A1">
          <w:rPr>
            <w:highlight w:val="magenta"/>
            <w:rPrChange w:id="94" w:author="Ben Fels" w:date="2024-12-21T13:24:00Z" w16du:dateUtc="2024-12-21T12:24:00Z">
              <w:rPr/>
            </w:rPrChange>
          </w:rPr>
          <w:fldChar w:fldCharType="separate"/>
        </w:r>
        <w:r w:rsidRPr="005E17A1">
          <w:rPr>
            <w:rFonts w:cs="Arial"/>
            <w:highlight w:val="magenta"/>
            <w:rPrChange w:id="95" w:author="Ben Fels" w:date="2024-12-21T13:24:00Z" w16du:dateUtc="2024-12-21T12:24:00Z">
              <w:rPr>
                <w:rFonts w:cs="Arial"/>
              </w:rPr>
            </w:rPrChange>
          </w:rPr>
          <w:t>(Kochmar, 2022; Lu et al., 2024, S. 2)</w:t>
        </w:r>
        <w:r w:rsidRPr="005E17A1">
          <w:rPr>
            <w:highlight w:val="magenta"/>
            <w:rPrChange w:id="96" w:author="Ben Fels" w:date="2024-12-21T13:24:00Z" w16du:dateUtc="2024-12-21T12:24:00Z">
              <w:rPr/>
            </w:rPrChange>
          </w:rPr>
          <w:fldChar w:fldCharType="end"/>
        </w:r>
        <w:r w:rsidRPr="005E17A1">
          <w:rPr>
            <w:highlight w:val="magenta"/>
            <w:rPrChange w:id="97" w:author="Ben Fels" w:date="2024-12-21T13:24:00Z" w16du:dateUtc="2024-12-21T12:24:00Z">
              <w:rPr/>
            </w:rPrChange>
          </w:rPr>
          <w:t>.</w:t>
        </w:r>
      </w:ins>
      <w:ins w:id="98" w:author="Ben Fels" w:date="2024-12-21T13:25:00Z" w16du:dateUtc="2024-12-21T12:25:00Z">
        <w:r>
          <w:t xml:space="preserve"> </w:t>
        </w:r>
        <w:r w:rsidRPr="00204D6A">
          <w:rPr>
            <w:highlight w:val="cyan"/>
            <w:rPrChange w:id="99" w:author="Ben Fels" w:date="2024-12-21T13:25:00Z" w16du:dateUtc="2024-12-21T12:25:00Z">
              <w:rPr/>
            </w:rPrChange>
          </w:rPr>
          <w:t>Hier ggf. künstliche Intelligenz definieren</w:t>
        </w:r>
      </w:ins>
    </w:p>
    <w:p w14:paraId="17CFAC5E" w14:textId="384C8453" w:rsidR="008D0035" w:rsidRDefault="00ED0E05" w:rsidP="002107BA">
      <w:pPr>
        <w:jc w:val="both"/>
        <w:rPr>
          <w:ins w:id="100" w:author="Ben Fels" w:date="2024-12-21T19:40:00Z" w16du:dateUtc="2024-12-21T18:40:00Z"/>
        </w:rPr>
      </w:pPr>
      <w:ins w:id="101" w:author="Ben Fels" w:date="2024-12-21T13:34:00Z" w16du:dateUtc="2024-12-21T12:34:00Z">
        <w:r w:rsidRPr="007B766F">
          <w:rPr>
            <w:highlight w:val="green"/>
          </w:rPr>
          <w:t xml:space="preserve">Argument Mining lässt sich wiederum in </w:t>
        </w:r>
        <w:r w:rsidRPr="0003106D">
          <w:rPr>
            <w:b/>
            <w:highlight w:val="green"/>
          </w:rPr>
          <w:t>Teilaufgaben</w:t>
        </w:r>
        <w:r w:rsidRPr="007B766F">
          <w:rPr>
            <w:highlight w:val="green"/>
          </w:rPr>
          <w:t xml:space="preserve"> zerlegen. Auch hier gibt es in der Literatur abweichende Ansichten, wie diese Teilaufgaben zu unterteilen sind</w:t>
        </w:r>
      </w:ins>
      <w:ins w:id="102" w:author="Ben Fels" w:date="2024-12-21T20:19:00Z" w16du:dateUtc="2024-12-21T19:19:00Z">
        <w:r w:rsidRPr="007B766F">
          <w:rPr>
            <w:highlight w:val="green"/>
          </w:rPr>
          <w:t xml:space="preserve">. </w:t>
        </w:r>
        <w:r w:rsidRPr="007B766F">
          <w:rPr>
            <w:highlight w:val="green"/>
          </w:rPr>
          <w:lastRenderedPageBreak/>
          <w:t xml:space="preserve">Es werden sowohl </w:t>
        </w:r>
      </w:ins>
      <w:ins w:id="103" w:author="Ben Fels" w:date="2024-12-21T13:46:00Z" w16du:dateUtc="2024-12-21T12:46:00Z">
        <w:r w:rsidRPr="007B766F">
          <w:rPr>
            <w:highlight w:val="green"/>
            <w:rPrChange w:id="104" w:author="Ben Fels" w:date="2024-12-21T13:46:00Z" w16du:dateUtc="2024-12-21T12:46:00Z">
              <w:rPr>
                <w:lang w:val="en-US"/>
              </w:rPr>
            </w:rPrChange>
          </w:rPr>
          <w:t>zwei</w:t>
        </w:r>
      </w:ins>
      <w:ins w:id="105" w:author="Ben Fels" w:date="2024-12-21T13:49:00Z" w16du:dateUtc="2024-12-21T12:49:00Z">
        <w:r>
          <w:t xml:space="preserve"> </w:t>
        </w:r>
        <w:r>
          <w:fldChar w:fldCharType="begin"/>
        </w:r>
      </w:ins>
      <w:r>
        <w:instrText xml:space="preserve"> ADDIN ZOTERO_ITEM CSL_CITATION {"citationID":"nmPZ6igP","properties":{"formattedCitation":"(Cabrio &amp; Villata, 2018, S. 5428; Yeginbergen et al., 2024, S. 11687)","plainCitation":"(Cabrio &amp; Villata, 2018, S. 5428; Yeginbergen et al., 2024, S. 11687)","noteIndex":0},"citationItems":[{"id":953,"uris":["http://zotero.org/users/14644665/items/IQNIBDA6"],"itemData":{"id":953,"type":"paper-conference","abstract":"Argument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ins w:id="106" w:author="Ben Fels" w:date="2024-12-21T13:49:00Z" w16du:dateUtc="2024-12-21T12:49:00Z">
        <w:r>
          <w:fldChar w:fldCharType="separate"/>
        </w:r>
      </w:ins>
      <w:r w:rsidRPr="008B22DB">
        <w:rPr>
          <w:rFonts w:cs="Arial"/>
          <w:highlight w:val="magenta"/>
        </w:rPr>
        <w:t>(Cabrio &amp; Villata, 2018, S. 5428; Yeginbergen et al., 2024, S. 11687)</w:t>
      </w:r>
      <w:ins w:id="107" w:author="Ben Fels" w:date="2024-12-21T13:49:00Z" w16du:dateUtc="2024-12-21T12:49:00Z">
        <w:r>
          <w:fldChar w:fldCharType="end"/>
        </w:r>
      </w:ins>
      <w:del w:id="108" w:author="Ben Fels" w:date="2024-12-21T13:49:00Z" w16du:dateUtc="2024-12-21T12:49:00Z">
        <w:r w:rsidDel="00495AC8">
          <w:fldChar w:fldCharType="begin"/>
        </w:r>
        <w:r w:rsidRPr="00FF68C4" w:rsidDel="00495AC8">
          <w:delInstrText xml:space="preserve"> ADDIN ZOTERO_ITEM CSL_CITATION {"citationID":"apE1P2ZV","properties":{"formattedCitation":"(Stab &amp; Gurevych, 2014, 2017b)","plainCitation":"(Stab &amp; Gurevych, 2014, 2017b)","noteIndex":0},"citationItems":[{"id":966,"uris":["http://zotero.org/users/14644665/items/9DMZFE3X"],"itemData":{"id":966,"type":"article-journal","abstract":"In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Del="00495AC8">
          <w:delInstrText>α</w:delInstrText>
        </w:r>
        <w:r w:rsidRPr="00FF68C4" w:rsidDel="00495AC8">
          <w:delInstrText xml:space="preserve">U = 0.72 for argument components and </w:delInstrText>
        </w:r>
        <w:r w:rsidDel="00495AC8">
          <w:delInstrText>α</w:delInstrText>
        </w:r>
        <w:r w:rsidRPr="00FF68C4" w:rsidDel="00495AC8">
          <w:delInstrText xml:space="preserve"> = 0.81 for argumentative relations</w:delInstrText>
        </w:r>
        <w:r w:rsidRPr="008B22DB" w:rsidDel="00495AC8">
          <w:delInstrText xml:space="preserve"> indicates that the proposed annotation scheme successfully guides annotators to substantial agreement. The </w:delInstrText>
        </w:r>
        <w:r w:rsidDel="00495AC8">
          <w:delInstrText>ﬁ</w:delInstrText>
        </w:r>
        <w:r w:rsidRPr="008B22DB" w:rsidDel="00495AC8">
          <w:delInstrText>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w:delInstrText>
        </w:r>
        <w:r w:rsidRPr="00FF68C4" w:rsidDel="00495AC8">
          <w:delInstrText xml:space="preserve">ssued":{"date-parts":[["2014"]]}}},{"id":967,"uris":["http://zotero.org/users/14644665/items/TQBD3JQ9"],"itemData":{"id":967,"type":"article-journal","abstract":"In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Del="00495AC8">
          <w:fldChar w:fldCharType="separate"/>
        </w:r>
        <w:r w:rsidRPr="00FF68C4" w:rsidDel="00495AC8">
          <w:rPr>
            <w:rFonts w:cs="Arial"/>
          </w:rPr>
          <w:delText>(Stab &amp; Gurevych, 2014, 2017b)</w:delText>
        </w:r>
        <w:r w:rsidDel="00495AC8">
          <w:fldChar w:fldCharType="end"/>
        </w:r>
      </w:del>
      <w:ins w:id="109" w:author="Ben Fels" w:date="2024-12-21T20:19:00Z" w16du:dateUtc="2024-12-21T19:19:00Z">
        <w:r>
          <w:t xml:space="preserve"> a</w:t>
        </w:r>
        <w:r w:rsidRPr="007B766F">
          <w:rPr>
            <w:highlight w:val="green"/>
          </w:rPr>
          <w:t xml:space="preserve">ls auch </w:t>
        </w:r>
      </w:ins>
      <w:ins w:id="110" w:author="Ben Fels" w:date="2024-12-21T13:47:00Z" w16du:dateUtc="2024-12-21T12:47:00Z">
        <w:r w:rsidRPr="007B766F">
          <w:rPr>
            <w:highlight w:val="green"/>
          </w:rPr>
          <w:t>drei</w:t>
        </w:r>
        <w:r w:rsidRPr="00FF68C4">
          <w:t xml:space="preserve"> </w:t>
        </w:r>
      </w:ins>
      <w:ins w:id="111" w:author="Ben Fels" w:date="2024-12-21T13:49:00Z" w16du:dateUtc="2024-12-21T12:49:00Z">
        <w:r w:rsidRPr="00877DAF">
          <w:rPr>
            <w:highlight w:val="magenta"/>
            <w:rPrChange w:id="112" w:author="Ben Fels" w:date="2024-12-21T18:36:00Z" w16du:dateUtc="2024-12-21T17:36:00Z">
              <w:rPr/>
            </w:rPrChange>
          </w:rPr>
          <w:fldChar w:fldCharType="begin"/>
        </w:r>
      </w:ins>
      <w:r w:rsidRPr="00877DAF">
        <w:rPr>
          <w:highlight w:val="magenta"/>
        </w:rPr>
        <w:instrText xml:space="preserve"> ADDIN ZOTERO_ITEM CSL_CITATION {"citationID":"FTg1WLBE","properties":{"formattedCitation":"(Lawrence &amp; Reed, 2020, S. 787\\uc0\\u8211{}788; Peldszus &amp; Stede, 2013, S. 20; Stab &amp; Gurevych, 2017b, S. 620\\uc0\\u8211{}621)","plainCitation":"(Lawrence &amp; Reed, 2020, S. 787–788; Peldszus &amp; Stede, 2013, S. 20; Stab &amp; Gurevych, 2017b, S. 620–621)","noteIndex":0},"citationItems":[{"id":237,"uris":["http://zotero.org/users/14644665/items/BMEGHZ9H"],"itemData":{"id":237,"type":"article-journal","abstract":"Argument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Essays","volume":"43","author":[{"family":"Stab","given":"Christian"},{"family":"Gurevych","given":"Iryna"}],"issued":{"date-parts":[["2017",9]]}},"locator":"620-621","label":"page"}],"schema":"https://github.com/citation-style-language/schema/raw/master/csl-citation.json"} </w:instrText>
      </w:r>
      <w:ins w:id="113" w:author="Ben Fels" w:date="2024-12-21T13:49:00Z" w16du:dateUtc="2024-12-21T12:49:00Z">
        <w:r w:rsidRPr="00877DAF">
          <w:rPr>
            <w:highlight w:val="magenta"/>
            <w:rPrChange w:id="114" w:author="Ben Fels" w:date="2024-12-21T18:36:00Z" w16du:dateUtc="2024-12-21T17:36:00Z">
              <w:rPr/>
            </w:rPrChange>
          </w:rPr>
          <w:fldChar w:fldCharType="separate"/>
        </w:r>
      </w:ins>
      <w:r w:rsidRPr="00877DAF">
        <w:rPr>
          <w:rFonts w:cs="Arial"/>
          <w:highlight w:val="magenta"/>
        </w:rPr>
        <w:t>(Lawrence &amp; Reed, 2020, S. 787–788; Peldszus &amp; Stede, 2013, S. 20; Stab &amp; Gurevych, 2017b, S. 620–621)</w:t>
      </w:r>
      <w:ins w:id="115" w:author="Ben Fels" w:date="2024-12-21T13:49:00Z" w16du:dateUtc="2024-12-21T12:49:00Z">
        <w:r w:rsidRPr="00877DAF">
          <w:rPr>
            <w:highlight w:val="magenta"/>
            <w:rPrChange w:id="116" w:author="Ben Fels" w:date="2024-12-21T18:36:00Z" w16du:dateUtc="2024-12-21T17:36:00Z">
              <w:rPr/>
            </w:rPrChange>
          </w:rPr>
          <w:fldChar w:fldCharType="end"/>
        </w:r>
        <w:r w:rsidRPr="00FF68C4">
          <w:t xml:space="preserve"> </w:t>
        </w:r>
      </w:ins>
      <w:ins w:id="117" w:author="Ben Fels" w:date="2024-12-21T13:47:00Z" w16du:dateUtc="2024-12-21T12:47:00Z">
        <w:r w:rsidRPr="007B766F">
          <w:rPr>
            <w:highlight w:val="green"/>
          </w:rPr>
          <w:t>Teilaufgaben benannt.</w:t>
        </w:r>
      </w:ins>
      <w:r w:rsidRPr="007B766F">
        <w:rPr>
          <w:highlight w:val="green"/>
        </w:rPr>
        <w:t xml:space="preserve"> </w:t>
      </w:r>
      <w:ins w:id="118" w:author="Ben Fels" w:date="2024-12-21T13:47:00Z" w16du:dateUtc="2024-12-21T12:47:00Z">
        <w:r w:rsidRPr="007B766F">
          <w:rPr>
            <w:highlight w:val="green"/>
          </w:rPr>
          <w:t>Inhaltlich sind sich die Teilaufgaben sehr ähnlich und werden je nach Vorgehensweise zusammengefasst</w:t>
        </w:r>
      </w:ins>
      <w:r w:rsidRPr="007B766F">
        <w:rPr>
          <w:highlight w:val="green"/>
        </w:rPr>
        <w:t>.</w:t>
      </w:r>
      <w:r>
        <w:t xml:space="preserve"> </w:t>
      </w:r>
      <w:ins w:id="119" w:author="Ben Fels" w:date="2024-12-21T13:40:00Z" w16du:dateUtc="2024-12-21T12:40:00Z">
        <w:r w:rsidRPr="008C679F">
          <w:rPr>
            <w:highlight w:val="green"/>
            <w:rPrChange w:id="120" w:author="Ben Fels" w:date="2024-12-21T14:12:00Z" w16du:dateUtc="2024-12-21T13:12:00Z">
              <w:rPr/>
            </w:rPrChange>
          </w:rPr>
          <w:t xml:space="preserve">Für diese Untersuchung wird die folgende </w:t>
        </w:r>
      </w:ins>
      <w:ins w:id="121" w:author="Ben Fels" w:date="2024-12-21T13:51:00Z" w16du:dateUtc="2024-12-21T12:51:00Z">
        <w:r w:rsidRPr="008C679F">
          <w:rPr>
            <w:highlight w:val="green"/>
            <w:rPrChange w:id="122" w:author="Ben Fels" w:date="2024-12-21T14:12:00Z" w16du:dateUtc="2024-12-21T13:12:00Z">
              <w:rPr/>
            </w:rPrChange>
          </w:rPr>
          <w:t xml:space="preserve">dreiteilige Gliederung der </w:t>
        </w:r>
      </w:ins>
      <w:ins w:id="123" w:author="Ben Fels" w:date="2024-12-21T13:34:00Z" w16du:dateUtc="2024-12-21T12:34:00Z">
        <w:r w:rsidRPr="008C679F">
          <w:rPr>
            <w:highlight w:val="green"/>
            <w:rPrChange w:id="124" w:author="Ben Fels" w:date="2024-12-21T14:12:00Z" w16du:dateUtc="2024-12-21T13:12:00Z">
              <w:rPr/>
            </w:rPrChange>
          </w:rPr>
          <w:t xml:space="preserve">Teilaufgaben </w:t>
        </w:r>
      </w:ins>
      <w:ins w:id="125" w:author="Ben Fels" w:date="2024-12-21T13:41:00Z" w16du:dateUtc="2024-12-21T12:41:00Z">
        <w:r w:rsidRPr="008C679F">
          <w:rPr>
            <w:highlight w:val="green"/>
            <w:rPrChange w:id="126" w:author="Ben Fels" w:date="2024-12-21T14:12:00Z" w16du:dateUtc="2024-12-21T13:12:00Z">
              <w:rPr/>
            </w:rPrChange>
          </w:rPr>
          <w:t>herangezogen</w:t>
        </w:r>
      </w:ins>
      <w:ins w:id="127" w:author="Ben Fels" w:date="2024-12-21T13:34:00Z" w16du:dateUtc="2024-12-21T12:34:00Z">
        <w:r w:rsidRPr="008C679F">
          <w:rPr>
            <w:highlight w:val="green"/>
            <w:rPrChange w:id="128" w:author="Ben Fels" w:date="2024-12-21T14:12:00Z" w16du:dateUtc="2024-12-21T13:12:00Z">
              <w:rPr/>
            </w:rPrChange>
          </w:rPr>
          <w:t xml:space="preserve">. Zunächst wird der argumentative Text von dem nicht-argumentativen Text getrennt, gefolgt von der Unterteilung der Argumentationskomponenten in Behauptungen und Prämissen. Abschließend werden die argumentativen Beziehungen </w:t>
        </w:r>
      </w:ins>
      <w:r>
        <w:rPr>
          <w:highlight w:val="green"/>
        </w:rPr>
        <w:t xml:space="preserve">zwischen den Argumentationskomponenten </w:t>
      </w:r>
      <w:ins w:id="129" w:author="Ben Fels" w:date="2024-12-21T13:34:00Z" w16du:dateUtc="2024-12-21T12:34:00Z">
        <w:r w:rsidRPr="008C679F">
          <w:rPr>
            <w:highlight w:val="green"/>
            <w:rPrChange w:id="130" w:author="Ben Fels" w:date="2024-12-21T14:12:00Z" w16du:dateUtc="2024-12-21T13:12:00Z">
              <w:rPr/>
            </w:rPrChange>
          </w:rPr>
          <w:t>identifizier</w:t>
        </w:r>
        <w:r w:rsidRPr="0015571F">
          <w:t>t.</w:t>
        </w:r>
      </w:ins>
      <w:r>
        <w:t xml:space="preserve"> </w:t>
      </w:r>
      <w:ins w:id="131" w:author="Ben Fels" w:date="2024-12-21T13:45:00Z" w16du:dateUtc="2024-12-21T12:45:00Z">
        <w:r w:rsidRPr="007B766F">
          <w:rPr>
            <w:highlight w:val="green"/>
          </w:rPr>
          <w:t>Da die Teilaufgaben aufeinander aufbauen, wirken sich Fehler am Anfang negativ auf die nachfolgenden Aufgaben aus</w:t>
        </w:r>
        <w:r>
          <w:t xml:space="preserve"> </w:t>
        </w:r>
        <w:r w:rsidRPr="005F691C">
          <w:rPr>
            <w:highlight w:val="magenta"/>
          </w:rPr>
          <w:fldChar w:fldCharType="begin"/>
        </w:r>
        <w:r w:rsidRPr="005F691C">
          <w:rPr>
            <w:highlight w:val="magenta"/>
          </w:rPr>
          <w: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instrText>
        </w:r>
        <w:r w:rsidRPr="005F691C">
          <w:rPr>
            <w:highlight w:val="magenta"/>
          </w:rPr>
          <w:fldChar w:fldCharType="separate"/>
        </w:r>
        <w:r w:rsidRPr="008252B1">
          <w:rPr>
            <w:rFonts w:cs="Arial"/>
            <w:highlight w:val="magenta"/>
          </w:rPr>
          <w:t>(Stab &amp; Gurevych, 2017b, S. 648–649)</w:t>
        </w:r>
        <w:r w:rsidRPr="005F691C">
          <w:rPr>
            <w:highlight w:val="magenta"/>
          </w:rPr>
          <w:fldChar w:fldCharType="end"/>
        </w:r>
      </w:ins>
      <w:ins w:id="132" w:author="Ben Fels" w:date="2024-12-21T13:46:00Z" w16du:dateUtc="2024-12-21T12:46:00Z">
        <w:r>
          <w:t>.</w:t>
        </w:r>
      </w:ins>
      <w:ins w:id="133" w:author="Ben Fels" w:date="2024-12-21T14:01:00Z" w16du:dateUtc="2024-12-21T13:01:00Z">
        <w:r>
          <w:t xml:space="preserve"> </w:t>
        </w:r>
      </w:ins>
      <w:ins w:id="134" w:author="Ben Fels" w:date="2024-12-21T12:41:00Z" w16du:dateUtc="2024-12-21T11:41:00Z">
        <w:r w:rsidR="004A6C35" w:rsidRPr="00245094">
          <w:t xml:space="preserve">Klassische Ansätze für </w:t>
        </w:r>
        <w:r w:rsidR="004A6C35">
          <w:t>Argument Mining</w:t>
        </w:r>
        <w:r w:rsidR="004A6C35" w:rsidRPr="00245094">
          <w:t xml:space="preserve"> setzen häufig auf umfangreiche regelbasierte Verfahren oder spezialisierte maschinelle Lernmodelle, die auf spezifische Datensätze trainiert werden </w:t>
        </w:r>
        <w:r w:rsidR="004A6C35" w:rsidRPr="00232C87">
          <w:rPr>
            <w:highlight w:val="magenta"/>
            <w:rPrChange w:id="135" w:author="Ben Fels" w:date="2024-12-21T12:42:00Z" w16du:dateUtc="2024-12-21T11:42:00Z">
              <w:rPr/>
            </w:rPrChange>
          </w:rPr>
          <w:fldChar w:fldCharType="begin"/>
        </w:r>
      </w:ins>
      <w:r w:rsidR="004A6C35">
        <w:rPr>
          <w:highlight w:val="magenta"/>
        </w:rPr>
        <w:instrText xml:space="preserve"> ADDIN ZOTERO_ITEM CSL_CITATION {"citationID":"vVxyufAI","properties":{"formattedCitation":"(Lawrence &amp; Reed, 2020; Stab &amp; Gurevych, 2017b)","plainCitation":"(Lawrence &amp; Reed, 2020; Stab &amp; Gurevych, 2017b)","noteIndex":0},"citationItems":[{"id":237,"uris":["http://zotero.org/users/14644665/items/BMEGHZ9H"],"itemData":{"id":237,"type":"article-journal","abstract":"Argument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w:instrText>
      </w:r>
      <w:r w:rsidR="004A6C35" w:rsidRPr="00FD0649">
        <w:rPr>
          <w:highlight w:val="magenta"/>
          <w:lang w:val="en-US"/>
        </w:rPr>
        <w:instrText xml:space="preserve">":"Reed","given":"Chris"}],"issued":{"date-parts":[["2020",1]]}}},{"id":967,"uris":["http://zotero.org/users/14644665/items/TQBD3JQ9"],"itemData":{"id":967,"type":"article-journal","abstract":"In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ins w:id="136" w:author="Ben Fels" w:date="2024-12-21T12:41:00Z" w16du:dateUtc="2024-12-21T11:41:00Z">
        <w:r w:rsidR="004A6C35" w:rsidRPr="00232C87">
          <w:rPr>
            <w:highlight w:val="magenta"/>
            <w:rPrChange w:id="137" w:author="Ben Fels" w:date="2024-12-21T12:42:00Z" w16du:dateUtc="2024-12-21T11:42:00Z">
              <w:rPr/>
            </w:rPrChange>
          </w:rPr>
          <w:fldChar w:fldCharType="separate"/>
        </w:r>
      </w:ins>
      <w:r w:rsidR="004A6C35" w:rsidRPr="00FD0649">
        <w:rPr>
          <w:rFonts w:cs="Arial"/>
          <w:highlight w:val="magenta"/>
          <w:lang w:val="en-US"/>
        </w:rPr>
        <w:t>(Lawrence &amp; Reed, 2020; Stab &amp; Gurevych, 2017b)</w:t>
      </w:r>
      <w:ins w:id="138" w:author="Ben Fels" w:date="2024-12-21T12:41:00Z" w16du:dateUtc="2024-12-21T11:41:00Z">
        <w:r w:rsidR="004A6C35" w:rsidRPr="00232C87">
          <w:rPr>
            <w:highlight w:val="magenta"/>
            <w:rPrChange w:id="139" w:author="Ben Fels" w:date="2024-12-21T12:42:00Z" w16du:dateUtc="2024-12-21T11:42:00Z">
              <w:rPr/>
            </w:rPrChange>
          </w:rPr>
          <w:fldChar w:fldCharType="end"/>
        </w:r>
        <w:r w:rsidR="004A6C35" w:rsidRPr="00FD0649">
          <w:rPr>
            <w:lang w:val="en-US"/>
          </w:rPr>
          <w:t xml:space="preserve">. </w:t>
        </w:r>
      </w:ins>
      <w:r w:rsidR="00FD0649" w:rsidRPr="003D07F3">
        <w:rPr>
          <w:lang w:val="en-US"/>
        </w:rPr>
        <w:t xml:space="preserve">Nach </w:t>
      </w:r>
      <w:ins w:id="140" w:author="Ben Fels" w:date="2024-12-21T11:56:00Z" w16du:dateUtc="2024-12-21T10:56:00Z">
        <w:r w:rsidR="00FD0649" w:rsidRPr="003D07F3">
          <w:rPr>
            <w:rFonts w:cs="Arial"/>
            <w:highlight w:val="magenta"/>
            <w:lang w:val="en-US"/>
          </w:rPr>
          <w:t>Cabrio &amp; Villata</w:t>
        </w:r>
      </w:ins>
      <w:r w:rsidR="00FD0649" w:rsidRPr="003D07F3">
        <w:rPr>
          <w:rFonts w:cs="Arial"/>
          <w:highlight w:val="magenta"/>
          <w:lang w:val="en-US"/>
        </w:rPr>
        <w:t xml:space="preserve"> </w:t>
      </w:r>
      <w:ins w:id="141" w:author="Ben Fels" w:date="2024-12-21T11:56:00Z" w16du:dateUtc="2024-12-21T10:56:00Z">
        <w:r w:rsidR="00FD0649" w:rsidRPr="00165108">
          <w:rPr>
            <w:highlight w:val="magenta"/>
          </w:rPr>
          <w:fldChar w:fldCharType="begin"/>
        </w:r>
      </w:ins>
      <w:r w:rsidR="00FD0649" w:rsidRPr="003D07F3">
        <w:rPr>
          <w:highlight w:val="magenta"/>
          <w:lang w:val="en-US"/>
        </w:rPr>
        <w:instrText xml:space="preserve"> ADDIN ZOTERO_ITEM CSL_CITATION {"citationID":"YIoiFyiX","properties":{"formattedCitation":"(2018, S. 5431)","plainCitation":"(2018,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uppress-author":true}],"schema":"https://github.com/citation-style-language/schema/raw/master/csl-citation.json"} </w:instrText>
      </w:r>
      <w:ins w:id="142" w:author="Ben Fels" w:date="2024-12-21T11:56:00Z" w16du:dateUtc="2024-12-21T10:56:00Z">
        <w:r w:rsidR="00FD0649" w:rsidRPr="00165108">
          <w:rPr>
            <w:highlight w:val="magenta"/>
          </w:rPr>
          <w:fldChar w:fldCharType="separate"/>
        </w:r>
      </w:ins>
      <w:r w:rsidR="00FD0649" w:rsidRPr="003D07F3">
        <w:rPr>
          <w:rFonts w:cs="Arial"/>
          <w:highlight w:val="magenta"/>
          <w:lang w:val="en-US"/>
        </w:rPr>
        <w:t>(2018, S. 5431)</w:t>
      </w:r>
      <w:ins w:id="143" w:author="Ben Fels" w:date="2024-12-21T11:56:00Z" w16du:dateUtc="2024-12-21T10:56:00Z">
        <w:r w:rsidR="00FD0649" w:rsidRPr="00165108">
          <w:rPr>
            <w:highlight w:val="magenta"/>
          </w:rPr>
          <w:fldChar w:fldCharType="end"/>
        </w:r>
      </w:ins>
      <w:r w:rsidR="00FD0649" w:rsidRPr="003D07F3">
        <w:rPr>
          <w:lang w:val="en-US"/>
        </w:rPr>
        <w:t xml:space="preserve"> </w:t>
      </w:r>
      <w:proofErr w:type="spellStart"/>
      <w:r w:rsidR="00FD0649" w:rsidRPr="003D07F3">
        <w:rPr>
          <w:lang w:val="en-US"/>
        </w:rPr>
        <w:t>werden</w:t>
      </w:r>
      <w:proofErr w:type="spellEnd"/>
      <w:r w:rsidR="00FD0649" w:rsidRPr="003D07F3">
        <w:rPr>
          <w:lang w:val="en-US"/>
        </w:rPr>
        <w:t xml:space="preserve"> </w:t>
      </w:r>
      <w:proofErr w:type="spellStart"/>
      <w:r w:rsidR="00FD0649" w:rsidRPr="003D07F3">
        <w:rPr>
          <w:lang w:val="en-US"/>
        </w:rPr>
        <w:t>dabei</w:t>
      </w:r>
      <w:proofErr w:type="spellEnd"/>
      <w:r w:rsidR="00FD0649" w:rsidRPr="003D07F3">
        <w:rPr>
          <w:lang w:val="en-US"/>
        </w:rPr>
        <w:t xml:space="preserve"> </w:t>
      </w:r>
      <w:proofErr w:type="spellStart"/>
      <w:ins w:id="144" w:author="Ben Fels" w:date="2024-12-21T11:56:00Z" w16du:dateUtc="2024-12-21T10:56:00Z">
        <w:r w:rsidR="00FD0649" w:rsidRPr="003D07F3">
          <w:rPr>
            <w:lang w:val="en-US"/>
          </w:rPr>
          <w:t>syntaktische</w:t>
        </w:r>
        <w:proofErr w:type="spellEnd"/>
        <w:r w:rsidR="00FD0649" w:rsidRPr="003D07F3">
          <w:rPr>
            <w:lang w:val="en-US"/>
          </w:rPr>
          <w:t xml:space="preserve"> und </w:t>
        </w:r>
        <w:proofErr w:type="spellStart"/>
        <w:r w:rsidR="00FD0649" w:rsidRPr="003D07F3">
          <w:rPr>
            <w:lang w:val="en-US"/>
          </w:rPr>
          <w:t>positionsbezogene</w:t>
        </w:r>
        <w:proofErr w:type="spellEnd"/>
        <w:r w:rsidR="00FD0649" w:rsidRPr="003D07F3">
          <w:rPr>
            <w:lang w:val="en-US"/>
          </w:rPr>
          <w:t xml:space="preserve"> </w:t>
        </w:r>
        <w:proofErr w:type="spellStart"/>
        <w:r w:rsidR="00FD0649" w:rsidRPr="003D07F3">
          <w:rPr>
            <w:lang w:val="en-US"/>
          </w:rPr>
          <w:t>Merkmale</w:t>
        </w:r>
        <w:proofErr w:type="spellEnd"/>
        <w:r w:rsidR="00FD0649" w:rsidRPr="003D07F3">
          <w:rPr>
            <w:lang w:val="en-US"/>
          </w:rPr>
          <w:t xml:space="preserve"> am </w:t>
        </w:r>
        <w:proofErr w:type="spellStart"/>
        <w:r w:rsidR="00FD0649" w:rsidRPr="003D07F3">
          <w:rPr>
            <w:lang w:val="en-US"/>
          </w:rPr>
          <w:t>häufigsten</w:t>
        </w:r>
        <w:proofErr w:type="spellEnd"/>
        <w:r w:rsidR="00FD0649" w:rsidRPr="003D07F3">
          <w:rPr>
            <w:lang w:val="en-US"/>
          </w:rPr>
          <w:t xml:space="preserve"> </w:t>
        </w:r>
        <w:proofErr w:type="spellStart"/>
        <w:r w:rsidR="00FD0649" w:rsidRPr="003D07F3">
          <w:rPr>
            <w:lang w:val="en-US"/>
          </w:rPr>
          <w:t>verwendet</w:t>
        </w:r>
      </w:ins>
      <w:proofErr w:type="spellEnd"/>
      <w:r w:rsidR="00FD0649" w:rsidRPr="003D07F3">
        <w:rPr>
          <w:lang w:val="en-US"/>
        </w:rPr>
        <w:t>.</w:t>
      </w:r>
      <w:r w:rsidR="00572ED6" w:rsidRPr="003D07F3">
        <w:rPr>
          <w:lang w:val="en-US"/>
        </w:rPr>
        <w:t xml:space="preserve"> </w:t>
      </w:r>
      <w:ins w:id="145" w:author="Ben Fels" w:date="2024-12-21T13:56:00Z" w16du:dateUtc="2024-12-21T12:56:00Z">
        <w:r w:rsidRPr="000A16D0">
          <w:t xml:space="preserve">Neuere Argument Mining Ansätze betrachten die </w:t>
        </w:r>
      </w:ins>
      <w:r w:rsidRPr="000A16D0">
        <w:t xml:space="preserve">Extraktion der Argumente </w:t>
      </w:r>
      <w:ins w:id="146" w:author="Ben Fels" w:date="2024-12-21T13:56:00Z" w16du:dateUtc="2024-12-21T12:56:00Z">
        <w:r w:rsidRPr="000A16D0">
          <w:t>als</w:t>
        </w:r>
      </w:ins>
      <w:ins w:id="147" w:author="Ben Fels" w:date="2024-12-21T13:57:00Z" w16du:dateUtc="2024-12-21T12:57:00Z">
        <w:r w:rsidRPr="000A16D0">
          <w:t xml:space="preserve"> eine Sequenzetikettierungsaufgabe</w:t>
        </w:r>
      </w:ins>
      <w:ins w:id="148" w:author="Ben Fels" w:date="2024-12-21T13:56:00Z" w16du:dateUtc="2024-12-21T12:56:00Z">
        <w:r w:rsidRPr="000A16D0">
          <w:t xml:space="preserve"> </w:t>
        </w:r>
      </w:ins>
      <w:ins w:id="149" w:author="Ben Fels" w:date="2024-12-21T13:57:00Z" w16du:dateUtc="2024-12-21T12:57:00Z">
        <w:r w:rsidRPr="000A16D0">
          <w:t>(</w:t>
        </w:r>
      </w:ins>
      <w:r w:rsidR="00F975F7">
        <w:t xml:space="preserve">engl. </w:t>
      </w:r>
      <w:proofErr w:type="spellStart"/>
      <w:ins w:id="150" w:author="Ben Fels" w:date="2024-12-21T12:15:00Z" w16du:dateUtc="2024-12-21T11:15:00Z">
        <w:r w:rsidRPr="000A16D0">
          <w:rPr>
            <w:highlight w:val="darkGray"/>
          </w:rPr>
          <w:t>sequence</w:t>
        </w:r>
        <w:proofErr w:type="spellEnd"/>
        <w:r w:rsidRPr="000A16D0">
          <w:rPr>
            <w:highlight w:val="darkGray"/>
          </w:rPr>
          <w:t xml:space="preserve"> </w:t>
        </w:r>
        <w:proofErr w:type="spellStart"/>
        <w:r w:rsidRPr="000A16D0">
          <w:rPr>
            <w:highlight w:val="darkGray"/>
          </w:rPr>
          <w:t>labeling</w:t>
        </w:r>
        <w:proofErr w:type="spellEnd"/>
        <w:r w:rsidRPr="000A16D0">
          <w:rPr>
            <w:highlight w:val="darkGray"/>
          </w:rPr>
          <w:t xml:space="preserve"> </w:t>
        </w:r>
        <w:proofErr w:type="spellStart"/>
        <w:r w:rsidRPr="000A16D0">
          <w:rPr>
            <w:highlight w:val="darkGray"/>
          </w:rPr>
          <w:t>task</w:t>
        </w:r>
      </w:ins>
      <w:proofErr w:type="spellEnd"/>
      <w:ins w:id="151" w:author="Ben Fels" w:date="2024-12-21T13:57:00Z" w16du:dateUtc="2024-12-21T12:57:00Z">
        <w:r w:rsidRPr="000A16D0">
          <w:t>)</w:t>
        </w:r>
      </w:ins>
      <w:r>
        <w:t>,</w:t>
      </w:r>
      <w:r w:rsidRPr="00C07F2A">
        <w:t xml:space="preserve"> </w:t>
      </w:r>
      <w:r>
        <w:t xml:space="preserve">vergleichbar mit der </w:t>
      </w:r>
      <w:proofErr w:type="spellStart"/>
      <w:r>
        <w:t>Named</w:t>
      </w:r>
      <w:proofErr w:type="spellEnd"/>
      <w:r>
        <w:t xml:space="preserve"> Entity Recognition </w:t>
      </w:r>
      <w:ins w:id="152" w:author="Ben Fels" w:date="2024-12-21T12:15:00Z" w16du:dateUtc="2024-12-21T11:15:00Z">
        <w:r w:rsidRPr="0062282A">
          <w:rPr>
            <w:highlight w:val="magenta"/>
          </w:rPr>
          <w:fldChar w:fldCharType="begin"/>
        </w:r>
      </w:ins>
      <w:r w:rsidRPr="000A16D0">
        <w:rPr>
          <w:highlight w:val="magenta"/>
        </w:rPr>
        <w:instrText xml:space="preserve"> ADDIN ZOTERO_ITEM CSL_CITATION {"citationID":"JDalaSr3","properties":{"formattedCitation":"(Cheng et al., 2022, S. 2282; Stab &amp; Gurevych, 2017b, S. 636; Yeginbergen et al., 2024, S. 11688)","plainCitation":"(Cheng et al., 2022, S. 2282; Stab &amp; Gurevych, 2017b, S. 636; Yeginbergen et al., 2024, S. 11688)","noteIndex":0},"citationItems":[{"id":798,"uris":["http://zotero.org/users/14644665/items/MGAHVM39"],"itemData":{"id":798,"type":"paper-conference","container-title":"Proceedings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2282","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w:instrText>
      </w:r>
      <w:r w:rsidRPr="007A5F08">
        <w:rPr>
          <w:highlight w:val="magenta"/>
        </w:rPr>
        <w:instrText>tps://tudatalib.ulb.tu-darmstadt.de/handle/tudatalib/2422","page":"619-659","source":"DOI.org (Crossref)","title":"Parsing Argumentation Structures in Persuasive Essays","volume":"43","author":[{"family":"Stab","given":"Christian"},{"family":"Gurevych","given":"Iryna"}],"issued":{"date-parts":[["2017",9]]}},"locator":"636","label":"page"},{"id":959,"uris":["http://zotero.org/users/14644665/it</w:instrText>
      </w:r>
      <w:r>
        <w:rPr>
          <w:highlight w:val="magenta"/>
        </w:rPr>
        <w:instrText xml:space="preserve">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ins w:id="153" w:author="Ben Fels" w:date="2024-12-21T12:15:00Z" w16du:dateUtc="2024-12-21T11:15:00Z">
        <w:r w:rsidRPr="0062282A">
          <w:rPr>
            <w:highlight w:val="magenta"/>
          </w:rPr>
          <w:fldChar w:fldCharType="separate"/>
        </w:r>
      </w:ins>
      <w:r w:rsidRPr="00B62A7A">
        <w:rPr>
          <w:rFonts w:cs="Arial"/>
          <w:highlight w:val="magenta"/>
        </w:rPr>
        <w:t>(Cheng et al., 2022, S. 2282; Stab &amp; Gurevych, 2017b, S. 636; Yeginbergen et al., 2024, S. 11688)</w:t>
      </w:r>
      <w:ins w:id="154" w:author="Ben Fels" w:date="2024-12-21T12:15:00Z" w16du:dateUtc="2024-12-21T11:15:00Z">
        <w:r w:rsidRPr="0062282A">
          <w:rPr>
            <w:highlight w:val="magenta"/>
          </w:rPr>
          <w:fldChar w:fldCharType="end"/>
        </w:r>
      </w:ins>
      <w:r>
        <w:t>.</w:t>
      </w:r>
      <w:r w:rsidR="00904B4B">
        <w:t xml:space="preserve"> </w:t>
      </w:r>
      <w:r w:rsidR="00EF7616" w:rsidRPr="002107BA">
        <w:rPr>
          <w:highlight w:val="green"/>
        </w:rPr>
        <w:t xml:space="preserve">Ein Modell für jede Teilaufgabe des Argument </w:t>
      </w:r>
      <w:proofErr w:type="spellStart"/>
      <w:r w:rsidR="00EF7616" w:rsidRPr="002107BA">
        <w:rPr>
          <w:highlight w:val="green"/>
        </w:rPr>
        <w:t>Minings</w:t>
      </w:r>
      <w:proofErr w:type="spellEnd"/>
      <w:r w:rsidR="00EF7616" w:rsidRPr="002107BA">
        <w:rPr>
          <w:highlight w:val="green"/>
        </w:rPr>
        <w:t xml:space="preserve"> zu entwickeln ist mit einem hohen Aufwand und Fachwissen verbunden, wie es </w:t>
      </w:r>
      <w:ins w:id="155" w:author="Ben Fels" w:date="2024-12-21T14:02:00Z" w16du:dateUtc="2024-12-21T13:02:00Z">
        <w:r w:rsidR="00EF7616" w:rsidRPr="002107BA">
          <w:rPr>
            <w:highlight w:val="green"/>
          </w:rPr>
          <w:t xml:space="preserve">beispielsweise </w:t>
        </w:r>
      </w:ins>
      <w:r w:rsidR="00EF7616" w:rsidRPr="002107BA">
        <w:rPr>
          <w:highlight w:val="green"/>
        </w:rPr>
        <w:t>aus</w:t>
      </w:r>
      <w:r w:rsidR="00EF7616">
        <w:t xml:space="preserve"> </w:t>
      </w:r>
      <w:ins w:id="156" w:author="Ben Fels" w:date="2024-12-21T14:02:00Z" w16du:dateUtc="2024-12-21T13:02:00Z">
        <w:r w:rsidR="00EF7616" w:rsidRPr="00895A9C">
          <w:rPr>
            <w:rFonts w:cs="Arial"/>
            <w:highlight w:val="magenta"/>
          </w:rPr>
          <w:t xml:space="preserve">Stab &amp; </w:t>
        </w:r>
        <w:proofErr w:type="spellStart"/>
        <w:r w:rsidR="00EF7616" w:rsidRPr="00895A9C">
          <w:rPr>
            <w:rFonts w:cs="Arial"/>
            <w:highlight w:val="magenta"/>
          </w:rPr>
          <w:t>Gurevych</w:t>
        </w:r>
        <w:proofErr w:type="spellEnd"/>
        <w:r w:rsidR="00EF7616">
          <w:t xml:space="preserve"> </w:t>
        </w:r>
      </w:ins>
      <w:r w:rsidR="00EF7616" w:rsidRPr="00E92839">
        <w:rPr>
          <w:highlight w:val="magenta"/>
          <w:rPrChange w:id="157" w:author="Ben Fels" w:date="2024-12-21T14:02:00Z" w16du:dateUtc="2024-12-21T13:02:00Z">
            <w:rPr/>
          </w:rPrChange>
        </w:rPr>
        <w:fldChar w:fldCharType="begin"/>
      </w:r>
      <w:r w:rsidR="00EF7616" w:rsidRPr="00E92839">
        <w:rPr>
          <w:highlight w:val="magenta"/>
          <w:rPrChange w:id="158" w:author="Ben Fels" w:date="2024-12-21T14:02:00Z" w16du:dateUtc="2024-12-21T13:02:00Z">
            <w:rPr/>
          </w:rPrChange>
        </w:rPr>
        <w:instrText xml:space="preserve"> ADDIN ZOTERO_ITEM CSL_CITATION {"citationID":"ypIzVtnc","properties":{"formattedCitation":"(2017b)","plainCitation":"(2017b)","noteIndex":0},"citationItems":[{"id":967,"uris":["http://zotero.org/users/14644665/items/TQBD3JQ9"],"itemData":{"id":967,"type":"article-journal","abstract":"In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EF7616" w:rsidRPr="00E92839">
        <w:rPr>
          <w:highlight w:val="magenta"/>
          <w:rPrChange w:id="159" w:author="Ben Fels" w:date="2024-12-21T14:02:00Z" w16du:dateUtc="2024-12-21T13:02:00Z">
            <w:rPr/>
          </w:rPrChange>
        </w:rPr>
        <w:fldChar w:fldCharType="separate"/>
      </w:r>
      <w:r w:rsidR="00EF7616" w:rsidRPr="00E92839">
        <w:rPr>
          <w:rFonts w:cs="Arial"/>
          <w:highlight w:val="magenta"/>
          <w:rPrChange w:id="160" w:author="Ben Fels" w:date="2024-12-21T14:02:00Z" w16du:dateUtc="2024-12-21T13:02:00Z">
            <w:rPr>
              <w:rFonts w:cs="Arial"/>
            </w:rPr>
          </w:rPrChange>
        </w:rPr>
        <w:t>(2017b)</w:t>
      </w:r>
      <w:r w:rsidR="00EF7616" w:rsidRPr="00E92839">
        <w:rPr>
          <w:highlight w:val="magenta"/>
          <w:rPrChange w:id="161" w:author="Ben Fels" w:date="2024-12-21T14:02:00Z" w16du:dateUtc="2024-12-21T13:02:00Z">
            <w:rPr/>
          </w:rPrChange>
        </w:rPr>
        <w:fldChar w:fldCharType="end"/>
      </w:r>
      <w:ins w:id="162" w:author="Ben Fels" w:date="2024-12-21T14:03:00Z" w16du:dateUtc="2024-12-21T13:03:00Z">
        <w:r w:rsidR="00EF7616">
          <w:t xml:space="preserve"> </w:t>
        </w:r>
      </w:ins>
      <w:r w:rsidR="00EF7616" w:rsidRPr="002107BA">
        <w:rPr>
          <w:highlight w:val="green"/>
        </w:rPr>
        <w:t>hervorgeht.</w:t>
      </w:r>
      <w:r w:rsidR="00EF7616">
        <w:t xml:space="preserve"> </w:t>
      </w:r>
    </w:p>
    <w:p w14:paraId="19D4F48C" w14:textId="6B523CF2" w:rsidR="0007031B" w:rsidRPr="00290606" w:rsidRDefault="003A7433" w:rsidP="0007031B">
      <w:pPr>
        <w:jc w:val="both"/>
        <w:rPr>
          <w:bCs/>
        </w:rPr>
      </w:pPr>
      <w:ins w:id="163" w:author="Ben Fels" w:date="2024-12-21T12:41:00Z" w16du:dateUtc="2024-12-21T11:41:00Z">
        <w:r w:rsidRPr="00503748">
          <w:rPr>
            <w:highlight w:val="green"/>
          </w:rPr>
          <w:t>Große Sprachmodelle</w:t>
        </w:r>
        <w:r w:rsidRPr="00245094">
          <w:t xml:space="preserve"> (</w:t>
        </w:r>
        <w:r w:rsidRPr="00981E1A">
          <w:rPr>
            <w:highlight w:val="red"/>
            <w:rPrChange w:id="164" w:author="Ben Fels" w:date="2024-12-21T12:43:00Z" w16du:dateUtc="2024-12-21T11:43:00Z">
              <w:rPr/>
            </w:rPrChange>
          </w:rPr>
          <w:t>engl. Large Language Models, kurz LLMs</w:t>
        </w:r>
        <w:r w:rsidRPr="00245094">
          <w:t xml:space="preserve">) </w:t>
        </w:r>
        <w:r w:rsidRPr="00503748">
          <w:rPr>
            <w:highlight w:val="green"/>
          </w:rPr>
          <w:t>ermöglichen hierfür neue Ansätze. Sie liefern dem Stand der Technik entsprechende Ergebnisse bei gängigen</w:t>
        </w:r>
        <w:r w:rsidRPr="00245094">
          <w:t xml:space="preserve"> </w:t>
        </w:r>
        <w:r w:rsidRPr="00981E1A">
          <w:rPr>
            <w:highlight w:val="red"/>
            <w:rPrChange w:id="165" w:author="Ben Fels" w:date="2024-12-21T12:43:00Z" w16du:dateUtc="2024-12-21T11:43:00Z">
              <w:rPr/>
            </w:rPrChange>
          </w:rPr>
          <w:t>Natural Language Processing (NLP</w:t>
        </w:r>
        <w:r w:rsidRPr="00245094">
          <w:t xml:space="preserve">) </w:t>
        </w:r>
        <w:r w:rsidRPr="00E70EC4">
          <w:t>Aufgaben</w:t>
        </w:r>
        <w:r w:rsidRPr="00232C87">
          <w:rPr>
            <w:highlight w:val="magenta"/>
            <w:rPrChange w:id="166" w:author="Ben Fels" w:date="2024-12-21T12:42:00Z" w16du:dateUtc="2024-12-21T11:42:00Z">
              <w:rPr/>
            </w:rPrChange>
          </w:rPr>
          <w:t xml:space="preserve"> </w:t>
        </w:r>
        <w:r w:rsidRPr="00232C87">
          <w:rPr>
            <w:highlight w:val="magenta"/>
            <w:rPrChange w:id="167" w:author="Ben Fels" w:date="2024-12-21T12:42:00Z" w16du:dateUtc="2024-12-21T11:42:00Z">
              <w:rPr/>
            </w:rPrChange>
          </w:rPr>
          <w:fldChar w:fldCharType="begin"/>
        </w:r>
        <w:r w:rsidRPr="00232C87">
          <w:rPr>
            <w:highlight w:val="magenta"/>
            <w:rPrChange w:id="168" w:author="Ben Fels" w:date="2024-12-21T12:42:00Z" w16du:dateUtc="2024-12-21T11:42:00Z">
              <w:rPr/>
            </w:rPrChange>
          </w:rPr>
          <w:instrText xml:space="preserve"> ADDIN ZOTERO_ITEM CSL_CITATION {"citationID":"BcIfP7Rb","properties":{"formattedCitation":"(Ozdemir, 2024, S. 46; Patil &amp; Gudivada, 2024, S. 1)","plainCitation":"(Ozdemir, 2024, S. 46; Patil &amp; Gudivada, 2024, S. 1)","noteIndex":0},"citationItems":[{"id":197,"uris":["http://zotero.org/users/14644665/items/QCPDWWZD"],"itemData":{"id":197,"type":"book","abstract":"Das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(LLMs)","volume":"14","author":[{"family":"Patil","given":"Rajvardhan"},{"family":"Gudivada","given":"Venkat"}],"issued":{"date-parts":[["2024",3,1]]}},"locator":"1","label":"page"}],"schema":"https://github.com/citation-style-language/schema/raw/master/csl-citation.json"} </w:instrText>
        </w:r>
        <w:r w:rsidRPr="00232C87">
          <w:rPr>
            <w:highlight w:val="magenta"/>
            <w:rPrChange w:id="169" w:author="Ben Fels" w:date="2024-12-21T12:42:00Z" w16du:dateUtc="2024-12-21T11:42:00Z">
              <w:rPr/>
            </w:rPrChange>
          </w:rPr>
          <w:fldChar w:fldCharType="separate"/>
        </w:r>
        <w:r w:rsidRPr="00232C87">
          <w:rPr>
            <w:rFonts w:cs="Arial"/>
            <w:highlight w:val="magenta"/>
            <w:rPrChange w:id="170" w:author="Ben Fels" w:date="2024-12-21T12:42:00Z" w16du:dateUtc="2024-12-21T11:42:00Z">
              <w:rPr>
                <w:rFonts w:cs="Arial"/>
              </w:rPr>
            </w:rPrChange>
          </w:rPr>
          <w:t>(Ozdemir, 2024, S. 46; Patil &amp; Gudivada, 2024, S. 1)</w:t>
        </w:r>
        <w:r w:rsidRPr="00232C87">
          <w:rPr>
            <w:highlight w:val="magenta"/>
            <w:rPrChange w:id="171" w:author="Ben Fels" w:date="2024-12-21T12:42:00Z" w16du:dateUtc="2024-12-21T11:42:00Z">
              <w:rPr/>
            </w:rPrChange>
          </w:rPr>
          <w:fldChar w:fldCharType="end"/>
        </w:r>
        <w:r w:rsidRPr="00245094">
          <w:t xml:space="preserve">. </w:t>
        </w:r>
        <w:r w:rsidRPr="00E70EC4">
          <w:rPr>
            <w:highlight w:val="green"/>
          </w:rPr>
          <w:t xml:space="preserve">Zu diesen NLP-Aufgaben gehören beispielsweise maschinelle Übersetzung, Beantwortung von Fragen und </w:t>
        </w:r>
      </w:ins>
      <w:r w:rsidR="00EB23DD" w:rsidRPr="00E70EC4">
        <w:rPr>
          <w:highlight w:val="green"/>
        </w:rPr>
        <w:t>Informationsextraktion</w:t>
      </w:r>
      <w:ins w:id="172" w:author="Ben Fels" w:date="2024-12-21T12:41:00Z" w16du:dateUtc="2024-12-21T11:41:00Z">
        <w:r w:rsidRPr="00245094">
          <w:t xml:space="preserve"> </w:t>
        </w:r>
        <w:r w:rsidRPr="00232C87">
          <w:rPr>
            <w:highlight w:val="magenta"/>
            <w:rPrChange w:id="173" w:author="Ben Fels" w:date="2024-12-21T12:42:00Z" w16du:dateUtc="2024-12-21T11:42:00Z">
              <w:rPr/>
            </w:rPrChange>
          </w:rPr>
          <w:fldChar w:fldCharType="begin"/>
        </w:r>
      </w:ins>
      <w:r w:rsidR="00A25689">
        <w:rPr>
          <w:highlight w:val="magenta"/>
        </w:rPr>
        <w:instrText xml:space="preserve"> ADDIN ZOTERO_ITEM CSL_CITATION {"citationID":"1jpeJ8Av","properties":{"formattedCitation":"(Han et al., 2024, S. 5; Kochmar, 2022)","plainCitation":"(Han et al., 2024, S. 5; Kochmar, 2022)","noteIndex":0},"citationItems":[{"id":2112,"uris":["http://zotero.org/users/14644665/items/CPRX55AA"],"itemData":{"id":2112,"type":"article-journal","abstract":"Large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5","label":"page"},{"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ins w:id="174" w:author="Ben Fels" w:date="2024-12-21T12:41:00Z" w16du:dateUtc="2024-12-21T11:41:00Z">
        <w:r w:rsidRPr="00232C87">
          <w:rPr>
            <w:highlight w:val="magenta"/>
            <w:rPrChange w:id="175" w:author="Ben Fels" w:date="2024-12-21T12:42:00Z" w16du:dateUtc="2024-12-21T11:42:00Z">
              <w:rPr/>
            </w:rPrChange>
          </w:rPr>
          <w:fldChar w:fldCharType="separate"/>
        </w:r>
      </w:ins>
      <w:r w:rsidR="005B43CE" w:rsidRPr="005B43CE">
        <w:rPr>
          <w:rFonts w:cs="Arial"/>
          <w:highlight w:val="magenta"/>
        </w:rPr>
        <w:t>(Han et al., 2024, S. 5; Kochmar, 2022)</w:t>
      </w:r>
      <w:ins w:id="176" w:author="Ben Fels" w:date="2024-12-21T12:41:00Z" w16du:dateUtc="2024-12-21T11:41:00Z">
        <w:r w:rsidRPr="00232C87">
          <w:rPr>
            <w:highlight w:val="magenta"/>
            <w:rPrChange w:id="177" w:author="Ben Fels" w:date="2024-12-21T12:42:00Z" w16du:dateUtc="2024-12-21T11:42:00Z">
              <w:rPr/>
            </w:rPrChange>
          </w:rPr>
          <w:fldChar w:fldCharType="end"/>
        </w:r>
        <w:r w:rsidRPr="00245094">
          <w:t>.</w:t>
        </w:r>
      </w:ins>
      <w:r w:rsidR="00992989">
        <w:t xml:space="preserve"> </w:t>
      </w:r>
      <w:ins w:id="178" w:author="Ben Fels" w:date="2024-12-21T11:55:00Z" w16du:dateUtc="2024-12-21T10:55:00Z">
        <w:r w:rsidR="00D70BE7" w:rsidRPr="00E70EC4">
          <w:rPr>
            <w:highlight w:val="green"/>
          </w:rPr>
          <w:t xml:space="preserve">Sprachmodelle </w:t>
        </w:r>
      </w:ins>
      <w:r w:rsidR="00D70BE7" w:rsidRPr="00E70EC4">
        <w:rPr>
          <w:highlight w:val="green"/>
        </w:rPr>
        <w:t xml:space="preserve">können als </w:t>
      </w:r>
      <w:ins w:id="179" w:author="Ben Fels" w:date="2024-12-21T11:55:00Z" w16du:dateUtc="2024-12-21T10:55:00Z">
        <w:r w:rsidR="00D70BE7" w:rsidRPr="00E70EC4">
          <w:rPr>
            <w:highlight w:val="green"/>
          </w:rPr>
          <w:t>Modelle</w:t>
        </w:r>
      </w:ins>
      <w:r w:rsidR="00D70BE7" w:rsidRPr="00E70EC4">
        <w:rPr>
          <w:highlight w:val="green"/>
        </w:rPr>
        <w:t xml:space="preserve"> verstanden werden</w:t>
      </w:r>
      <w:ins w:id="180" w:author="Ben Fels" w:date="2024-12-21T11:55:00Z" w16du:dateUtc="2024-12-21T10:55:00Z">
        <w:r w:rsidR="00D70BE7" w:rsidRPr="00E70EC4">
          <w:rPr>
            <w:highlight w:val="green"/>
          </w:rPr>
          <w:t xml:space="preserve">, welche die Abfolge von </w:t>
        </w:r>
      </w:ins>
      <w:r w:rsidR="00D70BE7" w:rsidRPr="00E70EC4">
        <w:rPr>
          <w:highlight w:val="green"/>
        </w:rPr>
        <w:t xml:space="preserve">Token </w:t>
      </w:r>
      <w:ins w:id="181" w:author="Ben Fels" w:date="2024-12-21T11:55:00Z" w16du:dateUtc="2024-12-21T10:55:00Z">
        <w:r w:rsidR="00D70BE7" w:rsidRPr="00E70EC4">
          <w:rPr>
            <w:highlight w:val="green"/>
          </w:rPr>
          <w:t>vorhersagen</w:t>
        </w:r>
        <w:r w:rsidR="00D70BE7">
          <w:t xml:space="preserve"> </w:t>
        </w:r>
        <w:r w:rsidR="00D70BE7" w:rsidRPr="007D3860">
          <w:rPr>
            <w:highlight w:val="magenta"/>
          </w:rPr>
          <w:fldChar w:fldCharType="begin"/>
        </w:r>
        <w:r w:rsidR="00D70BE7">
          <w:rPr>
            <w:highlight w:val="magenta"/>
          </w:rPr>
          <w: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00D70BE7" w:rsidRPr="007D3860">
          <w:rPr>
            <w:highlight w:val="magenta"/>
          </w:rPr>
          <w:fldChar w:fldCharType="separate"/>
        </w:r>
        <w:r w:rsidR="00D70BE7" w:rsidRPr="007D3860">
          <w:rPr>
            <w:rFonts w:cs="Arial"/>
            <w:highlight w:val="magenta"/>
          </w:rPr>
          <w:t>(Patil &amp; Gudivada, 2024, S. 4)</w:t>
        </w:r>
        <w:r w:rsidR="00D70BE7" w:rsidRPr="007D3860">
          <w:rPr>
            <w:highlight w:val="magenta"/>
          </w:rPr>
          <w:fldChar w:fldCharType="end"/>
        </w:r>
        <w:r w:rsidR="00D70BE7" w:rsidRPr="007D3860">
          <w:rPr>
            <w:highlight w:val="magenta"/>
          </w:rPr>
          <w:t>.</w:t>
        </w:r>
        <w:r w:rsidR="00D70BE7">
          <w:t xml:space="preserve"> </w:t>
        </w:r>
      </w:ins>
      <w:r w:rsidR="00D70BE7" w:rsidRPr="00E70EC4">
        <w:rPr>
          <w:highlight w:val="green"/>
        </w:rPr>
        <w:t xml:space="preserve">Dabei können Token einzelne </w:t>
      </w:r>
      <w:ins w:id="182" w:author="Ben Fels" w:date="2024-12-21T11:55:00Z" w16du:dateUtc="2024-12-21T10:55:00Z">
        <w:r w:rsidR="00D70BE7" w:rsidRPr="00E70EC4">
          <w:rPr>
            <w:highlight w:val="green"/>
          </w:rPr>
          <w:t xml:space="preserve">Buchstaben </w:t>
        </w:r>
      </w:ins>
      <w:r w:rsidR="00D70BE7" w:rsidRPr="00E70EC4">
        <w:rPr>
          <w:highlight w:val="green"/>
        </w:rPr>
        <w:t xml:space="preserve">bis hin zu ganzen </w:t>
      </w:r>
      <w:ins w:id="183" w:author="Ben Fels" w:date="2024-12-21T11:55:00Z" w16du:dateUtc="2024-12-21T10:55:00Z">
        <w:r w:rsidR="00D70BE7" w:rsidRPr="00E70EC4">
          <w:rPr>
            <w:highlight w:val="green"/>
          </w:rPr>
          <w:t xml:space="preserve">Wörtern </w:t>
        </w:r>
      </w:ins>
      <w:r w:rsidR="00D70BE7" w:rsidRPr="00E70EC4">
        <w:rPr>
          <w:highlight w:val="green"/>
        </w:rPr>
        <w:t>umfass</w:t>
      </w:r>
      <w:r w:rsidR="00D70BE7">
        <w:t xml:space="preserve">en </w:t>
      </w:r>
      <w:r w:rsidR="00D70BE7">
        <w:fldChar w:fldCharType="begin"/>
      </w:r>
      <w:r w:rsidR="00D70BE7">
        <w:instrText xml:space="preserve"> ADDIN ZOTERO_ITEM CSL_CITATION {"citationID":"SF0NtVCc","properties":{"formattedCitation":"(Sanders, 2022)","plainCitation":"(Sanders, 2022)","noteIndex":0},"citationItems":[{"id":2012,"uris":["http://zotero.org/users/14644665/items/DYAJRUN7"],"itemData":{"id":2012,"type":"webpage","abstract":"Open-source examples and guides for building with the OpenAI API. Browse a collection of snippets, advanced techniques and walkthroughs. Share your own examples and guides.","container-title":"OpenAI Cookbook","language":"en","title":"How to count tokens with Tiktoken","URL":"https://cookbook.openai.com/examples/how_to_count_tokens_with_tiktoken","author":[{"family":"Sanders","given":"Ted"}],"accessed":{"date-parts":[["2025",1,3]]},"issued":{"date-parts":[["2022",12,16]]}}}],"schema":"https://github.com/citation-style-language/schema/raw/master/csl-citation.json"} </w:instrText>
      </w:r>
      <w:r w:rsidR="00D70BE7">
        <w:fldChar w:fldCharType="separate"/>
      </w:r>
      <w:r w:rsidR="00D70BE7" w:rsidRPr="00CA5FF9">
        <w:rPr>
          <w:rFonts w:cs="Arial"/>
        </w:rPr>
        <w:t>(</w:t>
      </w:r>
      <w:r w:rsidR="00D70BE7" w:rsidRPr="00E53911">
        <w:rPr>
          <w:rFonts w:cs="Arial"/>
          <w:highlight w:val="magenta"/>
        </w:rPr>
        <w:t>Sanders, 2022)</w:t>
      </w:r>
      <w:r w:rsidR="00D70BE7">
        <w:fldChar w:fldCharType="end"/>
      </w:r>
      <w:r w:rsidR="00D70BE7">
        <w:t xml:space="preserve">. </w:t>
      </w:r>
      <w:r w:rsidR="00A25689">
        <w:t>Nach</w:t>
      </w:r>
      <w:r w:rsidR="000C040C">
        <w:t xml:space="preserve"> </w:t>
      </w:r>
      <w:r w:rsidR="004E2186" w:rsidRPr="00A25689">
        <w:rPr>
          <w:rFonts w:cs="Arial"/>
          <w:highlight w:val="magenta"/>
        </w:rPr>
        <w:t>Han et al.</w:t>
      </w:r>
      <w:r w:rsidR="004E2186">
        <w:rPr>
          <w:rFonts w:cs="Arial"/>
        </w:rPr>
        <w:t xml:space="preserve"> </w:t>
      </w:r>
      <w:r w:rsidR="00A25689" w:rsidRPr="00A25689">
        <w:rPr>
          <w:highlight w:val="magenta"/>
        </w:rPr>
        <w:fldChar w:fldCharType="begin"/>
      </w:r>
      <w:r w:rsidR="000C040C">
        <w:rPr>
          <w:highlight w:val="magenta"/>
        </w:rPr>
        <w:instrText xml:space="preserve"> ADDIN ZOTERO_ITEM CSL_CITATION {"citationID":"sDgNQWnz","properties":{"formattedCitation":"(2024, S. 11)","plainCitation":"(2024, S. 11)","noteIndex":0},"citationItems":[{"id":2112,"uris":["http://zotero.org/users/14644665/items/CPRX55AA"],"itemData":{"id":2112,"type":"article-journal","abstract":"Large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11","label":"page","suppress-author":true}],"schema":"https://github.com/citation-style-language/schema/raw/master/csl-citation.json"} </w:instrText>
      </w:r>
      <w:r w:rsidR="00A25689" w:rsidRPr="00A25689">
        <w:rPr>
          <w:highlight w:val="magenta"/>
        </w:rPr>
        <w:fldChar w:fldCharType="separate"/>
      </w:r>
      <w:r w:rsidR="000C040C" w:rsidRPr="000C040C">
        <w:rPr>
          <w:rFonts w:cs="Arial"/>
          <w:highlight w:val="magenta"/>
        </w:rPr>
        <w:t>(2024, S. 11)</w:t>
      </w:r>
      <w:r w:rsidR="00A25689" w:rsidRPr="00A25689">
        <w:rPr>
          <w:highlight w:val="magenta"/>
        </w:rPr>
        <w:fldChar w:fldCharType="end"/>
      </w:r>
      <w:r w:rsidR="00A25689">
        <w:t xml:space="preserve"> </w:t>
      </w:r>
      <w:r w:rsidR="00A25689" w:rsidRPr="00EB1D29">
        <w:rPr>
          <w:highlight w:val="green"/>
        </w:rPr>
        <w:t>bezieht sich d</w:t>
      </w:r>
      <w:r w:rsidR="006B7350" w:rsidRPr="00EB1D29">
        <w:rPr>
          <w:highlight w:val="green"/>
        </w:rPr>
        <w:t>ie Bezeichnung g</w:t>
      </w:r>
      <w:ins w:id="184" w:author="Ben Fels" w:date="2024-12-21T11:55:00Z" w16du:dateUtc="2024-12-21T10:55:00Z">
        <w:r w:rsidR="00D70BE7" w:rsidRPr="00EB1D29">
          <w:rPr>
            <w:highlight w:val="green"/>
          </w:rPr>
          <w:t>roße</w:t>
        </w:r>
      </w:ins>
      <w:r w:rsidR="006B7350" w:rsidRPr="00EB1D29">
        <w:rPr>
          <w:highlight w:val="green"/>
        </w:rPr>
        <w:t>s</w:t>
      </w:r>
      <w:ins w:id="185" w:author="Ben Fels" w:date="2024-12-21T11:55:00Z" w16du:dateUtc="2024-12-21T10:55:00Z">
        <w:r w:rsidR="00D70BE7" w:rsidRPr="00EB1D29">
          <w:rPr>
            <w:highlight w:val="green"/>
          </w:rPr>
          <w:t xml:space="preserve"> Sprachmodell</w:t>
        </w:r>
      </w:ins>
      <w:r w:rsidR="00D70BE7" w:rsidRPr="00EB1D29">
        <w:rPr>
          <w:highlight w:val="green"/>
        </w:rPr>
        <w:t xml:space="preserve"> </w:t>
      </w:r>
      <w:r w:rsidR="006B7350" w:rsidRPr="00EB1D29">
        <w:rPr>
          <w:highlight w:val="green"/>
        </w:rPr>
        <w:t xml:space="preserve">auf </w:t>
      </w:r>
      <w:r w:rsidR="004E2186" w:rsidRPr="00EB1D29">
        <w:rPr>
          <w:highlight w:val="green"/>
        </w:rPr>
        <w:t>tiefe neuronale Netze mit mehr als einer Milliarde Parametern.</w:t>
      </w:r>
      <w:r w:rsidR="00D70BE7" w:rsidRPr="00EB1D29">
        <w:rPr>
          <w:highlight w:val="green"/>
        </w:rPr>
        <w:t xml:space="preserve"> </w:t>
      </w:r>
      <w:r w:rsidR="00004E0A" w:rsidRPr="00EB1D29">
        <w:rPr>
          <w:highlight w:val="green"/>
        </w:rPr>
        <w:t xml:space="preserve">Demnach </w:t>
      </w:r>
      <w:r w:rsidR="00E44F60" w:rsidRPr="00EB1D29">
        <w:rPr>
          <w:highlight w:val="green"/>
        </w:rPr>
        <w:t xml:space="preserve">besitzen </w:t>
      </w:r>
      <w:r w:rsidR="00004E0A" w:rsidRPr="00EB1D29">
        <w:rPr>
          <w:highlight w:val="green"/>
        </w:rPr>
        <w:t xml:space="preserve">sie </w:t>
      </w:r>
      <w:r w:rsidR="00E44F60" w:rsidRPr="00EB1D29">
        <w:rPr>
          <w:highlight w:val="green"/>
        </w:rPr>
        <w:t xml:space="preserve">starke Generalisierungsfähigkeiten, die es ihnen ermöglichen auf </w:t>
      </w:r>
      <w:r w:rsidR="00D47A38" w:rsidRPr="00EB1D29">
        <w:rPr>
          <w:highlight w:val="green"/>
        </w:rPr>
        <w:t xml:space="preserve">ein breites Spektrum an </w:t>
      </w:r>
      <w:r w:rsidR="00E44F60" w:rsidRPr="00EB1D29">
        <w:rPr>
          <w:highlight w:val="green"/>
        </w:rPr>
        <w:t>Aufgaben angewendet zu werde</w:t>
      </w:r>
      <w:r w:rsidR="00E44F60">
        <w:t xml:space="preserve">n </w:t>
      </w:r>
      <w:r w:rsidR="00E44F60" w:rsidRPr="00D47A38">
        <w:rPr>
          <w:highlight w:val="magenta"/>
        </w:rPr>
        <w:lastRenderedPageBreak/>
        <w:fldChar w:fldCharType="begin"/>
      </w:r>
      <w:r w:rsidR="00A25689">
        <w:rPr>
          <w:highlight w:val="magenta"/>
        </w:rPr>
        <w:instrText xml:space="preserve"> ADDIN ZOTERO_ITEM CSL_CITATION {"citationID":"qnAUospG","properties":{"formattedCitation":"(Han et al., 2024, S. 34)","plainCitation":"(Han et al., 2024, S. 34)","noteIndex":0},"citationItems":[{"id":2112,"uris":["http://zotero.org/users/14644665/items/CPRX55AA"],"itemData":{"id":2112,"type":"article-journal","abstract":"Large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34","label":"page"}],"schema":"https://github.com/citation-style-language/schema/raw/master/csl-citation.json"} </w:instrText>
      </w:r>
      <w:r w:rsidR="00E44F60" w:rsidRPr="00D47A38">
        <w:rPr>
          <w:highlight w:val="magenta"/>
        </w:rPr>
        <w:fldChar w:fldCharType="separate"/>
      </w:r>
      <w:r w:rsidR="00E44F60" w:rsidRPr="00D47A38">
        <w:rPr>
          <w:rFonts w:cs="Arial"/>
          <w:highlight w:val="magenta"/>
        </w:rPr>
        <w:t>(Han et al., 2024, S. 34)</w:t>
      </w:r>
      <w:r w:rsidR="00E44F60" w:rsidRPr="00D47A38">
        <w:rPr>
          <w:highlight w:val="magenta"/>
        </w:rPr>
        <w:fldChar w:fldCharType="end"/>
      </w:r>
      <w:r w:rsidR="00004E0A">
        <w:t>.</w:t>
      </w:r>
      <w:r w:rsidR="00EB1D29">
        <w:t xml:space="preserve"> </w:t>
      </w:r>
      <w:ins w:id="186" w:author="Ben Fels" w:date="2024-12-21T12:41:00Z" w16du:dateUtc="2024-12-21T11:41:00Z">
        <w:r w:rsidRPr="00417177">
          <w:rPr>
            <w:highlight w:val="green"/>
          </w:rPr>
          <w:t>Bekannte LLMs sind die GPT</w:t>
        </w:r>
      </w:ins>
      <w:r w:rsidR="006514F0" w:rsidRPr="00417177">
        <w:rPr>
          <w:highlight w:val="green"/>
        </w:rPr>
        <w:t>-</w:t>
      </w:r>
      <w:r w:rsidR="004607D5" w:rsidRPr="00417177">
        <w:rPr>
          <w:highlight w:val="green"/>
        </w:rPr>
        <w:t>Reihe</w:t>
      </w:r>
      <w:r w:rsidR="009A4BDD" w:rsidRPr="00417177">
        <w:rPr>
          <w:highlight w:val="green"/>
        </w:rPr>
        <w:t xml:space="preserve"> </w:t>
      </w:r>
      <w:ins w:id="187" w:author="Ben Fels" w:date="2024-12-21T12:41:00Z" w16du:dateUtc="2024-12-21T11:41:00Z">
        <w:r w:rsidRPr="00417177">
          <w:rPr>
            <w:highlight w:val="green"/>
          </w:rPr>
          <w:t>von OpenAI</w:t>
        </w:r>
      </w:ins>
      <w:r w:rsidR="006514F0" w:rsidRPr="00417177">
        <w:rPr>
          <w:highlight w:val="green"/>
        </w:rPr>
        <w:t xml:space="preserve"> oder </w:t>
      </w:r>
      <w:r w:rsidR="009A4BDD" w:rsidRPr="00417177">
        <w:rPr>
          <w:highlight w:val="green"/>
        </w:rPr>
        <w:t xml:space="preserve">die </w:t>
      </w:r>
      <w:proofErr w:type="spellStart"/>
      <w:r w:rsidR="009A4BDD" w:rsidRPr="00417177">
        <w:rPr>
          <w:highlight w:val="green"/>
        </w:rPr>
        <w:t>LLaMA</w:t>
      </w:r>
      <w:proofErr w:type="spellEnd"/>
      <w:r w:rsidR="009A4BDD" w:rsidRPr="00417177">
        <w:rPr>
          <w:highlight w:val="green"/>
        </w:rPr>
        <w:t>-</w:t>
      </w:r>
      <w:r w:rsidR="004607D5" w:rsidRPr="00417177">
        <w:rPr>
          <w:highlight w:val="green"/>
        </w:rPr>
        <w:t xml:space="preserve">Reihe </w:t>
      </w:r>
      <w:r w:rsidR="009A4BDD" w:rsidRPr="00417177">
        <w:rPr>
          <w:highlight w:val="green"/>
        </w:rPr>
        <w:t xml:space="preserve">von </w:t>
      </w:r>
      <w:proofErr w:type="spellStart"/>
      <w:r w:rsidR="00283CB8" w:rsidRPr="00417177">
        <w:rPr>
          <w:highlight w:val="green"/>
        </w:rPr>
        <w:t>Meta</w:t>
      </w:r>
      <w:proofErr w:type="spellEnd"/>
      <w:r w:rsidR="00283CB8">
        <w:t xml:space="preserve"> </w:t>
      </w:r>
      <w:r w:rsidR="00283CB8">
        <w:fldChar w:fldCharType="begin"/>
      </w:r>
      <w:r w:rsidR="00A25689">
        <w:instrText xml:space="preserve"> ADDIN ZOTERO_ITEM CSL_CITATION {"citationID":"LcpLWWaQ","properties":{"formattedCitation":"(Han et al., 2024, S. 27)","plainCitation":"(Han et al., 2024, S. 27)","noteIndex":0},"citationItems":[{"id":2112,"uris":["http://zotero.org/users/14644665/items/CPRX55AA"],"itemData":{"id":2112,"type":"article-journal","abstract":"Large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27","label":"page"}],"schema":"https://github.com/citation-style-language/schema/raw/master/csl-citation.json"} </w:instrText>
      </w:r>
      <w:r w:rsidR="00283CB8">
        <w:fldChar w:fldCharType="separate"/>
      </w:r>
      <w:r w:rsidR="00283CB8" w:rsidRPr="002B57F8">
        <w:rPr>
          <w:rFonts w:cs="Arial"/>
          <w:highlight w:val="magenta"/>
        </w:rPr>
        <w:t>(Han et al., 2024, S. 27</w:t>
      </w:r>
      <w:r w:rsidR="00283CB8" w:rsidRPr="00283CB8">
        <w:rPr>
          <w:rFonts w:cs="Arial"/>
        </w:rPr>
        <w:t>)</w:t>
      </w:r>
      <w:r w:rsidR="00283CB8">
        <w:fldChar w:fldCharType="end"/>
      </w:r>
      <w:ins w:id="188" w:author="Ben Fels" w:date="2024-12-21T12:41:00Z" w16du:dateUtc="2024-12-21T11:41:00Z">
        <w:r w:rsidRPr="00245094">
          <w:t>.</w:t>
        </w:r>
      </w:ins>
      <w:r w:rsidR="00AC7C5A">
        <w:t xml:space="preserve"> </w:t>
      </w:r>
      <w:proofErr w:type="spellStart"/>
      <w:r w:rsidR="0007031B">
        <w:rPr>
          <w:rFonts w:cs="Arial"/>
          <w:highlight w:val="magenta"/>
        </w:rPr>
        <w:t>Patil</w:t>
      </w:r>
      <w:proofErr w:type="spellEnd"/>
      <w:r w:rsidR="0007031B">
        <w:rPr>
          <w:rFonts w:cs="Arial"/>
          <w:highlight w:val="magenta"/>
        </w:rPr>
        <w:t xml:space="preserve"> &amp; </w:t>
      </w:r>
      <w:proofErr w:type="spellStart"/>
      <w:ins w:id="189" w:author="Ben Fels" w:date="2024-12-21T11:58:00Z" w16du:dateUtc="2024-12-21T10:58:00Z">
        <w:r w:rsidR="0007031B" w:rsidRPr="00E50642">
          <w:rPr>
            <w:rFonts w:cs="Arial"/>
            <w:highlight w:val="magenta"/>
          </w:rPr>
          <w:t>Gudivada</w:t>
        </w:r>
        <w:proofErr w:type="spellEnd"/>
        <w:r w:rsidR="0007031B" w:rsidRPr="00E50642">
          <w:rPr>
            <w:rFonts w:cs="Arial"/>
            <w:highlight w:val="magenta"/>
          </w:rPr>
          <w:t xml:space="preserve"> (2024, S. </w:t>
        </w:r>
        <w:r w:rsidR="0007031B">
          <w:rPr>
            <w:rFonts w:cs="Arial"/>
            <w:highlight w:val="magenta"/>
          </w:rPr>
          <w:t>3</w:t>
        </w:r>
        <w:r w:rsidR="0007031B" w:rsidRPr="00E50642">
          <w:rPr>
            <w:rFonts w:cs="Arial"/>
            <w:highlight w:val="magenta"/>
          </w:rPr>
          <w:t>)</w:t>
        </w:r>
        <w:r w:rsidR="0007031B">
          <w:rPr>
            <w:rFonts w:cs="Arial"/>
          </w:rPr>
          <w:t xml:space="preserve"> </w:t>
        </w:r>
        <w:r w:rsidR="0007031B" w:rsidRPr="000B4F9F">
          <w:rPr>
            <w:rFonts w:cs="Arial"/>
            <w:highlight w:val="green"/>
          </w:rPr>
          <w:t xml:space="preserve">unterscheiden </w:t>
        </w:r>
      </w:ins>
      <w:r w:rsidR="0007031B" w:rsidRPr="000B4F9F">
        <w:rPr>
          <w:rFonts w:cs="Arial"/>
          <w:highlight w:val="green"/>
        </w:rPr>
        <w:t>drei</w:t>
      </w:r>
      <w:ins w:id="190" w:author="Ben Fels" w:date="2024-12-21T11:58:00Z" w16du:dateUtc="2024-12-21T10:58:00Z">
        <w:r w:rsidR="0007031B" w:rsidRPr="000B4F9F">
          <w:rPr>
            <w:rFonts w:cs="Arial"/>
            <w:highlight w:val="green"/>
          </w:rPr>
          <w:t xml:space="preserve"> </w:t>
        </w:r>
      </w:ins>
      <w:r w:rsidR="0007031B" w:rsidRPr="000B4F9F">
        <w:rPr>
          <w:rFonts w:cs="Arial"/>
          <w:highlight w:val="green"/>
        </w:rPr>
        <w:t xml:space="preserve">Phasen bei </w:t>
      </w:r>
      <w:ins w:id="191" w:author="Ben Fels" w:date="2024-12-21T11:58:00Z" w16du:dateUtc="2024-12-21T10:58:00Z">
        <w:r w:rsidR="0007031B">
          <w:rPr>
            <w:rFonts w:cs="Arial"/>
          </w:rPr>
          <w:t xml:space="preserve">LLMs: </w:t>
        </w:r>
      </w:ins>
      <w:proofErr w:type="spellStart"/>
      <w:r w:rsidR="0007031B" w:rsidRPr="00BB0481">
        <w:rPr>
          <w:rFonts w:cs="Arial"/>
          <w:highlight w:val="yellow"/>
        </w:rPr>
        <w:t>P</w:t>
      </w:r>
      <w:ins w:id="192" w:author="Ben Fels" w:date="2024-12-21T11:58:00Z" w16du:dateUtc="2024-12-21T10:58:00Z">
        <w:r w:rsidR="0007031B" w:rsidRPr="00BB0481">
          <w:rPr>
            <w:rFonts w:cs="Arial"/>
            <w:highlight w:val="yellow"/>
          </w:rPr>
          <w:t>re</w:t>
        </w:r>
      </w:ins>
      <w:proofErr w:type="spellEnd"/>
      <w:r w:rsidR="0007031B" w:rsidRPr="00BB0481">
        <w:rPr>
          <w:rFonts w:cs="Arial"/>
          <w:highlight w:val="yellow"/>
        </w:rPr>
        <w:t>-</w:t>
      </w:r>
      <w:r w:rsidR="00BB0481" w:rsidRPr="00BB0481">
        <w:rPr>
          <w:rFonts w:cs="Arial"/>
          <w:highlight w:val="yellow"/>
        </w:rPr>
        <w:t>t</w:t>
      </w:r>
      <w:ins w:id="193" w:author="Ben Fels" w:date="2024-12-21T11:58:00Z" w16du:dateUtc="2024-12-21T10:58:00Z">
        <w:r w:rsidR="0007031B" w:rsidRPr="00BB0481">
          <w:rPr>
            <w:rFonts w:cs="Arial"/>
            <w:highlight w:val="yellow"/>
          </w:rPr>
          <w:t>raining</w:t>
        </w:r>
      </w:ins>
      <w:r w:rsidR="0007031B" w:rsidRPr="00BB0481">
        <w:rPr>
          <w:rFonts w:cs="Arial"/>
          <w:highlight w:val="yellow"/>
        </w:rPr>
        <w:t>, T</w:t>
      </w:r>
      <w:ins w:id="194" w:author="Ben Fels" w:date="2024-12-21T11:58:00Z" w16du:dateUtc="2024-12-21T10:58:00Z">
        <w:r w:rsidR="0007031B" w:rsidRPr="00BB0481">
          <w:rPr>
            <w:rFonts w:cs="Arial"/>
            <w:highlight w:val="yellow"/>
          </w:rPr>
          <w:t>ransfer</w:t>
        </w:r>
      </w:ins>
      <w:r w:rsidR="0007031B" w:rsidRPr="00BB0481">
        <w:rPr>
          <w:rFonts w:cs="Arial"/>
          <w:highlight w:val="yellow"/>
        </w:rPr>
        <w:t>-L</w:t>
      </w:r>
      <w:ins w:id="195" w:author="Ben Fels" w:date="2024-12-21T11:58:00Z" w16du:dateUtc="2024-12-21T10:58:00Z">
        <w:r w:rsidR="0007031B" w:rsidRPr="00BB0481">
          <w:rPr>
            <w:rFonts w:cs="Arial"/>
            <w:highlight w:val="yellow"/>
          </w:rPr>
          <w:t xml:space="preserve">earning </w:t>
        </w:r>
      </w:ins>
      <w:r w:rsidR="0007031B" w:rsidRPr="00BB0481">
        <w:rPr>
          <w:rFonts w:cs="Arial"/>
          <w:highlight w:val="yellow"/>
        </w:rPr>
        <w:t>und In-</w:t>
      </w:r>
      <w:proofErr w:type="spellStart"/>
      <w:r w:rsidR="0007031B" w:rsidRPr="00BB0481">
        <w:rPr>
          <w:rFonts w:cs="Arial"/>
          <w:highlight w:val="yellow"/>
        </w:rPr>
        <w:t>Context</w:t>
      </w:r>
      <w:proofErr w:type="spellEnd"/>
      <w:r w:rsidR="0007031B" w:rsidRPr="00BB0481">
        <w:rPr>
          <w:rFonts w:cs="Arial"/>
          <w:highlight w:val="yellow"/>
        </w:rPr>
        <w:t>-Learning</w:t>
      </w:r>
      <w:ins w:id="196" w:author="Ben Fels" w:date="2024-12-21T11:58:00Z" w16du:dateUtc="2024-12-21T10:58:00Z">
        <w:r w:rsidR="0007031B">
          <w:rPr>
            <w:rFonts w:cs="Arial"/>
            <w:i/>
          </w:rPr>
          <w:t>.</w:t>
        </w:r>
        <w:r w:rsidR="0007031B">
          <w:rPr>
            <w:rFonts w:cs="Arial"/>
          </w:rPr>
          <w:t xml:space="preserve"> </w:t>
        </w:r>
      </w:ins>
      <w:r w:rsidR="0007031B">
        <w:rPr>
          <w:rFonts w:cs="Arial"/>
        </w:rPr>
        <w:t xml:space="preserve">Nach </w:t>
      </w:r>
      <w:r w:rsidR="0007031B" w:rsidRPr="00761CC4">
        <w:rPr>
          <w:rFonts w:cs="Arial"/>
          <w:highlight w:val="magenta"/>
        </w:rPr>
        <w:t xml:space="preserve">Han et al. </w:t>
      </w:r>
      <w:r w:rsidR="0007031B" w:rsidRPr="00761CC4">
        <w:rPr>
          <w:rFonts w:cs="Arial"/>
          <w:highlight w:val="magenta"/>
        </w:rPr>
        <w:fldChar w:fldCharType="begin"/>
      </w:r>
      <w:r w:rsidR="0007031B">
        <w:rPr>
          <w:rFonts w:cs="Arial"/>
          <w:highlight w:val="magenta"/>
        </w:rPr>
        <w:instrText xml:space="preserve"> ADDIN ZOTERO_ITEM CSL_CITATION {"citationID":"iJlByYQf","properties":{"formattedCitation":"(2024, S. 42)","plainCitation":"(2024, S. 42)","noteIndex":0},"citationItems":[{"id":2112,"uris":["http://zotero.org/users/14644665/items/CPRX55AA"],"itemData":{"id":2112,"type":"article-journal","abstract":"Large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42","label":"page","suppress-author":true}],"schema":"https://github.com/citation-style-language/schema/raw/master/csl-citation.json"} </w:instrText>
      </w:r>
      <w:r w:rsidR="0007031B" w:rsidRPr="00761CC4">
        <w:rPr>
          <w:rFonts w:cs="Arial"/>
          <w:highlight w:val="magenta"/>
        </w:rPr>
        <w:fldChar w:fldCharType="separate"/>
      </w:r>
      <w:r w:rsidR="0007031B" w:rsidRPr="00761CC4">
        <w:rPr>
          <w:rFonts w:cs="Arial"/>
          <w:highlight w:val="magenta"/>
        </w:rPr>
        <w:t>(2024, S. 42)</w:t>
      </w:r>
      <w:r w:rsidR="0007031B" w:rsidRPr="00761CC4">
        <w:rPr>
          <w:rFonts w:cs="Arial"/>
          <w:highlight w:val="magenta"/>
        </w:rPr>
        <w:fldChar w:fldCharType="end"/>
      </w:r>
      <w:r w:rsidR="0007031B">
        <w:rPr>
          <w:rFonts w:cs="Arial"/>
        </w:rPr>
        <w:t xml:space="preserve"> w</w:t>
      </w:r>
      <w:r w:rsidR="0007031B" w:rsidRPr="00590A49">
        <w:rPr>
          <w:rFonts w:cs="Arial"/>
          <w:highlight w:val="green"/>
        </w:rPr>
        <w:t xml:space="preserve">ird beim </w:t>
      </w:r>
      <w:proofErr w:type="spellStart"/>
      <w:r w:rsidR="0007031B" w:rsidRPr="00590A49">
        <w:rPr>
          <w:rFonts w:cs="Arial"/>
          <w:highlight w:val="green"/>
        </w:rPr>
        <w:t>Pre</w:t>
      </w:r>
      <w:proofErr w:type="spellEnd"/>
      <w:r w:rsidR="0007031B" w:rsidRPr="00590A49">
        <w:rPr>
          <w:rFonts w:cs="Arial"/>
          <w:highlight w:val="green"/>
        </w:rPr>
        <w:t>-training das Model auf einem vielfältigen Datensatz trainiert, damit es eine gute Generalisierungsfähigkeit entwickelt</w:t>
      </w:r>
      <w:r w:rsidR="0007031B">
        <w:rPr>
          <w:rFonts w:cs="Arial"/>
        </w:rPr>
        <w:t xml:space="preserve">. </w:t>
      </w:r>
      <w:r w:rsidR="0007031B" w:rsidRPr="00E85215">
        <w:rPr>
          <w:bCs/>
          <w:highlight w:val="green"/>
        </w:rPr>
        <w:t>Während dieser Phase entwickelt ein LLM Mustererkennungsfähigkeiten</w:t>
      </w:r>
      <w:r w:rsidR="0007031B">
        <w:rPr>
          <w:bCs/>
        </w:rPr>
        <w:t xml:space="preserve"> </w:t>
      </w:r>
      <w:r w:rsidR="0007031B" w:rsidRPr="00D4541A">
        <w:rPr>
          <w:bCs/>
          <w:i/>
          <w:highlight w:val="magenta"/>
        </w:rPr>
        <w:fldChar w:fldCharType="begin"/>
      </w:r>
      <w:r w:rsidR="0007031B">
        <w:rPr>
          <w:bCs/>
          <w:i/>
          <w:highlight w:val="magenta"/>
        </w:rPr>
        <w:instrText xml:space="preserve"> ADDIN ZOTERO_ITEM CSL_CITATION {"citationID":"2ORPDirU","properties":{"formattedCitation":"(Brown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07031B" w:rsidRPr="00D4541A">
        <w:rPr>
          <w:bCs/>
          <w:i/>
          <w:highlight w:val="magenta"/>
        </w:rPr>
        <w:fldChar w:fldCharType="separate"/>
      </w:r>
      <w:r w:rsidR="0007031B" w:rsidRPr="00B30CF1">
        <w:rPr>
          <w:rFonts w:cs="Arial"/>
          <w:highlight w:val="magenta"/>
        </w:rPr>
        <w:t>(Brown et al., 2020, S. 3)</w:t>
      </w:r>
      <w:r w:rsidR="0007031B" w:rsidRPr="00D4541A">
        <w:rPr>
          <w:bCs/>
          <w:i/>
          <w:highlight w:val="magenta"/>
        </w:rPr>
        <w:fldChar w:fldCharType="end"/>
      </w:r>
      <w:r w:rsidR="0007031B" w:rsidRPr="0015571F">
        <w:rPr>
          <w:bCs/>
        </w:rPr>
        <w:t>.</w:t>
      </w:r>
      <w:r w:rsidR="0007031B">
        <w:rPr>
          <w:bCs/>
        </w:rPr>
        <w:t xml:space="preserve"> </w:t>
      </w:r>
      <w:r w:rsidR="0007031B" w:rsidRPr="00E3270C">
        <w:rPr>
          <w:rFonts w:cs="Arial"/>
          <w:highlight w:val="green"/>
        </w:rPr>
        <w:t xml:space="preserve">Transfer Learning beschreibt hingegen die Anwendung des </w:t>
      </w:r>
      <w:r w:rsidR="0007031B">
        <w:rPr>
          <w:rFonts w:cs="Arial"/>
          <w:highlight w:val="green"/>
        </w:rPr>
        <w:t xml:space="preserve">LLMs </w:t>
      </w:r>
      <w:r w:rsidR="0007031B" w:rsidRPr="00E3270C">
        <w:rPr>
          <w:rFonts w:cs="Arial"/>
          <w:highlight w:val="green"/>
        </w:rPr>
        <w:t>auf einen neuen Anwendungsfall</w:t>
      </w:r>
      <w:r w:rsidR="0007031B">
        <w:rPr>
          <w:rFonts w:cs="Arial"/>
        </w:rPr>
        <w:t xml:space="preserve"> </w:t>
      </w:r>
      <w:r w:rsidR="0007031B" w:rsidRPr="00DB3387">
        <w:rPr>
          <w:rFonts w:cs="Arial"/>
          <w:highlight w:val="magenta"/>
        </w:rPr>
        <w:fldChar w:fldCharType="begin"/>
      </w:r>
      <w:r w:rsidR="0007031B" w:rsidRPr="00DB3387">
        <w:rPr>
          <w:rFonts w:cs="Arial"/>
          <w:highlight w:val="magenta"/>
        </w:rPr>
        <w:instrText xml:space="preserve"> ADDIN ZOTERO_ITEM CSL_CITATION {"citationID":"i9GzvODJ","properties":{"formattedCitation":"(G\\uc0\\u233{}ron, 2022, S. 6, 350; Patil &amp; Gudivada, 2024, S. 3)","plainCitation":"(Géron, 2022, S. 6, 350; Patil &amp; Gudivada, 2024, S. 3)","noteIndex":0},"citationItems":[{"id":32,"uris":["http://zotero.org/users/14644665/items/3GURMLH4"],"itemData":{"id":32,"type":"book","abstract":"Through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TensorFlow","author":[{"family":"Géron","given":"Aurélien"}],"issued":{"date-parts":[["2022"]]}},"locator":"6, 350","label":"page"},{"id":454,"uris":["http://zotero.org/users/14644665/items/XNLC7C32"],"itemData":{"id":454,"type":"article-journal","abstract":"Natural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0007031B" w:rsidRPr="00DB3387">
        <w:rPr>
          <w:rFonts w:cs="Arial"/>
          <w:highlight w:val="magenta"/>
        </w:rPr>
        <w:fldChar w:fldCharType="separate"/>
      </w:r>
      <w:r w:rsidR="0007031B" w:rsidRPr="00DB3387">
        <w:rPr>
          <w:rFonts w:cs="Arial"/>
          <w:highlight w:val="magenta"/>
        </w:rPr>
        <w:t>(Géron, 2022, S. 6, 350; Patil &amp; Gudivada, 2024, S. 3)</w:t>
      </w:r>
      <w:r w:rsidR="0007031B" w:rsidRPr="00DB3387">
        <w:rPr>
          <w:rFonts w:cs="Arial"/>
          <w:highlight w:val="magenta"/>
        </w:rPr>
        <w:fldChar w:fldCharType="end"/>
      </w:r>
      <w:r w:rsidR="0007031B" w:rsidRPr="00DB3387">
        <w:rPr>
          <w:rFonts w:cs="Arial"/>
          <w:highlight w:val="magenta"/>
        </w:rPr>
        <w:t>.</w:t>
      </w:r>
      <w:r w:rsidR="0007031B">
        <w:rPr>
          <w:rFonts w:cs="Arial"/>
        </w:rPr>
        <w:t xml:space="preserve"> </w:t>
      </w:r>
      <w:r w:rsidR="0007031B" w:rsidRPr="00815B4D">
        <w:rPr>
          <w:rFonts w:cs="Arial"/>
          <w:highlight w:val="green"/>
        </w:rPr>
        <w:t>Eine spezielle Form des Transfer-Learning ist das Fine-Tuning, wobei mithilfe von aufgabenspezifischen Daten die ursprünglich</w:t>
      </w:r>
      <w:r w:rsidR="0007031B">
        <w:rPr>
          <w:rFonts w:cs="Arial"/>
          <w:highlight w:val="green"/>
        </w:rPr>
        <w:t>en</w:t>
      </w:r>
      <w:r w:rsidR="0007031B" w:rsidRPr="00815B4D">
        <w:rPr>
          <w:rFonts w:cs="Arial"/>
          <w:highlight w:val="green"/>
        </w:rPr>
        <w:t xml:space="preserve"> </w:t>
      </w:r>
      <w:r w:rsidR="0007031B">
        <w:rPr>
          <w:rFonts w:cs="Arial"/>
          <w:highlight w:val="green"/>
        </w:rPr>
        <w:t>P</w:t>
      </w:r>
      <w:r w:rsidR="0007031B" w:rsidRPr="00815B4D">
        <w:rPr>
          <w:rFonts w:cs="Arial"/>
          <w:highlight w:val="green"/>
        </w:rPr>
        <w:t xml:space="preserve">arameter </w:t>
      </w:r>
      <w:r w:rsidR="0007031B">
        <w:rPr>
          <w:rFonts w:cs="Arial"/>
          <w:highlight w:val="green"/>
        </w:rPr>
        <w:t xml:space="preserve">des vortrainierten Modells </w:t>
      </w:r>
      <w:r w:rsidR="0007031B" w:rsidRPr="00815B4D">
        <w:rPr>
          <w:rFonts w:cs="Arial"/>
          <w:highlight w:val="green"/>
        </w:rPr>
        <w:t>aktualisiert werden</w:t>
      </w:r>
      <w:r w:rsidR="0007031B">
        <w:rPr>
          <w:rFonts w:cs="Arial"/>
        </w:rPr>
        <w:t xml:space="preserve"> </w:t>
      </w:r>
      <w:r w:rsidR="0007031B" w:rsidRPr="00F2297D">
        <w:rPr>
          <w:rFonts w:cs="Arial"/>
          <w:highlight w:val="magenta"/>
        </w:rPr>
        <w:fldChar w:fldCharType="begin"/>
      </w:r>
      <w:r w:rsidR="0007031B">
        <w:rPr>
          <w:rFonts w:cs="Arial"/>
          <w:highlight w:val="magenta"/>
        </w:rPr>
        <w:instrText xml:space="preserve"> ADDIN ZOTERO_ITEM CSL_CITATION {"citationID":"MJZyHgRx","properties":{"formattedCitation":"(Brown et al., 2020, S. 6; Han et al., 2024, S. 24; Patil &amp; Gudivada, 2024, S. 18)","plainCitation":"(Brown et al., 2020, S. 6; Han et al., 2024, S. 24;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24","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w:instrText>
      </w:r>
      <w:r w:rsidR="0007031B" w:rsidRPr="00A25689">
        <w:rPr>
          <w:rFonts w:cs="Arial"/>
          <w:highlight w:val="magenta"/>
          <w:lang w:val="en-US"/>
        </w:rPr>
        <w:instrText xml:space="preserve">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07031B" w:rsidRPr="00F2297D">
        <w:rPr>
          <w:rFonts w:cs="Arial"/>
          <w:highlight w:val="magenta"/>
        </w:rPr>
        <w:fldChar w:fldCharType="separate"/>
      </w:r>
      <w:r w:rsidR="0007031B" w:rsidRPr="00F11230">
        <w:rPr>
          <w:rFonts w:cs="Arial"/>
          <w:highlight w:val="magenta"/>
          <w:lang w:val="en-US"/>
        </w:rPr>
        <w:t>(Brown et al., 2020, S. 6; Han et al., 2024, S. 24; Patil &amp; Gudivada, 2024, S. 18)</w:t>
      </w:r>
      <w:r w:rsidR="0007031B" w:rsidRPr="00F2297D">
        <w:rPr>
          <w:rFonts w:cs="Arial"/>
          <w:highlight w:val="magenta"/>
        </w:rPr>
        <w:fldChar w:fldCharType="end"/>
      </w:r>
      <w:r w:rsidR="0007031B" w:rsidRPr="00F11230">
        <w:rPr>
          <w:rFonts w:cs="Arial"/>
          <w:lang w:val="en-US"/>
        </w:rPr>
        <w:t xml:space="preserve">. </w:t>
      </w:r>
      <w:r w:rsidR="0007031B">
        <w:rPr>
          <w:rFonts w:cs="Arial"/>
        </w:rPr>
        <w:t xml:space="preserve">Bei der dritten Phase </w:t>
      </w:r>
      <w:r w:rsidR="0007031B" w:rsidRPr="007377F7">
        <w:rPr>
          <w:bCs/>
          <w:highlight w:val="red"/>
        </w:rPr>
        <w:t>In-</w:t>
      </w:r>
      <w:proofErr w:type="spellStart"/>
      <w:r w:rsidR="0007031B" w:rsidRPr="007377F7">
        <w:rPr>
          <w:bCs/>
          <w:highlight w:val="red"/>
        </w:rPr>
        <w:t>Context</w:t>
      </w:r>
      <w:proofErr w:type="spellEnd"/>
      <w:r w:rsidR="0007031B" w:rsidRPr="007377F7">
        <w:rPr>
          <w:bCs/>
          <w:highlight w:val="red"/>
        </w:rPr>
        <w:t xml:space="preserve"> Learning (ICL)</w:t>
      </w:r>
      <w:r w:rsidR="0007031B">
        <w:rPr>
          <w:bCs/>
        </w:rPr>
        <w:t xml:space="preserve"> </w:t>
      </w:r>
      <w:r w:rsidR="0007031B" w:rsidRPr="003C1983">
        <w:rPr>
          <w:bCs/>
          <w:highlight w:val="green"/>
        </w:rPr>
        <w:t>wird sich die Generalisierungsfähigkeit eines LLMs zunutze gemacht</w:t>
      </w:r>
      <w:r w:rsidR="0007031B">
        <w:rPr>
          <w:bCs/>
        </w:rPr>
        <w:t xml:space="preserve">. </w:t>
      </w:r>
      <w:r w:rsidR="0007031B" w:rsidRPr="005B7A4A">
        <w:rPr>
          <w:rFonts w:cs="Arial"/>
          <w:highlight w:val="magenta"/>
        </w:rPr>
        <w:t>Brown et al.</w:t>
      </w:r>
      <w:r w:rsidR="0007031B" w:rsidRPr="005B7A4A">
        <w:rPr>
          <w:bCs/>
          <w:highlight w:val="magenta"/>
        </w:rPr>
        <w:t xml:space="preserve"> </w:t>
      </w:r>
      <w:r w:rsidR="0007031B" w:rsidRPr="007377F7">
        <w:rPr>
          <w:bCs/>
          <w:highlight w:val="magenta"/>
        </w:rPr>
        <w:fldChar w:fldCharType="begin"/>
      </w:r>
      <w:r w:rsidR="0007031B" w:rsidRPr="005B7A4A">
        <w:rPr>
          <w:bCs/>
          <w:highlight w:val="magenta"/>
        </w:rPr>
        <w:instrText xml:space="preserve"> ADDIN ZOTERO_ITEM CSL_CITATION {"citationID":"TCdg6QAN","properties":{"formattedCitation":"(2020, S. 3\\uc0\\u8211{}6)","plainCitation":"(2020, S. 3–6)","noteIndex":0},"citationItems":[{"id":229,"uris":["http://zotero.org/users/14644665/items/E6FXUFBM"],"itemData":{"id":229,"type":"article","abstract":"Recent work has demonstrated substantial gains on many NLP tasks and benchmarks by pre-training on a large corpus of text followed by </w:instrText>
      </w:r>
      <w:r w:rsidR="0007031B" w:rsidRPr="007377F7">
        <w:rPr>
          <w:bCs/>
          <w:highlight w:val="magenta"/>
        </w:rPr>
        <w:instrText>ﬁ</w:instrText>
      </w:r>
      <w:r w:rsidR="0007031B" w:rsidRPr="005B7A4A">
        <w:rPr>
          <w:bCs/>
          <w:highlight w:val="magenta"/>
        </w:rPr>
        <w:instrText>ne-tuning on a speci</w:instrText>
      </w:r>
      <w:r w:rsidR="0007031B" w:rsidRPr="007377F7">
        <w:rPr>
          <w:bCs/>
          <w:highlight w:val="magenta"/>
        </w:rPr>
        <w:instrText>ﬁ</w:instrText>
      </w:r>
      <w:r w:rsidR="0007031B" w:rsidRPr="005B7A4A">
        <w:rPr>
          <w:bCs/>
          <w:highlight w:val="magenta"/>
        </w:rPr>
        <w:instrText>c task. While typically task-agnostic in architecture, this method still requires task-speci</w:instrText>
      </w:r>
      <w:r w:rsidR="0007031B" w:rsidRPr="007377F7">
        <w:rPr>
          <w:bCs/>
          <w:highlight w:val="magenta"/>
        </w:rPr>
        <w:instrText>ﬁ</w:instrText>
      </w:r>
      <w:r w:rsidR="0007031B" w:rsidRPr="005B7A4A">
        <w:rPr>
          <w:bCs/>
          <w:highlight w:val="magenta"/>
        </w:rPr>
        <w:instrText xml:space="preserve">c </w:instrText>
      </w:r>
      <w:r w:rsidR="0007031B" w:rsidRPr="007377F7">
        <w:rPr>
          <w:bCs/>
          <w:highlight w:val="magenta"/>
        </w:rPr>
        <w:instrText>ﬁ</w:instrText>
      </w:r>
      <w:r w:rsidR="0007031B" w:rsidRPr="005B7A4A">
        <w:rPr>
          <w:bCs/>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07031B" w:rsidRPr="007377F7">
        <w:rPr>
          <w:bCs/>
          <w:highlight w:val="magenta"/>
        </w:rPr>
        <w:instrText>ﬁ</w:instrText>
      </w:r>
      <w:r w:rsidR="0007031B" w:rsidRPr="005B7A4A">
        <w:rPr>
          <w:bCs/>
          <w:highlight w:val="magenta"/>
        </w:rPr>
        <w:instrText>netuning approaches. Speci</w:instrText>
      </w:r>
      <w:r w:rsidR="0007031B" w:rsidRPr="007377F7">
        <w:rPr>
          <w:bCs/>
          <w:highlight w:val="magenta"/>
        </w:rPr>
        <w:instrText>ﬁ</w:instrText>
      </w:r>
      <w:r w:rsidR="0007031B" w:rsidRPr="005B7A4A">
        <w:rPr>
          <w:bCs/>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07031B" w:rsidRPr="007377F7">
        <w:rPr>
          <w:bCs/>
          <w:highlight w:val="magenta"/>
        </w:rPr>
        <w:instrText>ﬁ</w:instrText>
      </w:r>
      <w:r w:rsidR="0007031B" w:rsidRPr="005B7A4A">
        <w:rPr>
          <w:bCs/>
          <w:highlight w:val="magenta"/>
        </w:rPr>
        <w:instrText>ne-tuning, with tasks and few-shot demonstrations speci</w:instrText>
      </w:r>
      <w:r w:rsidR="0007031B" w:rsidRPr="007377F7">
        <w:rPr>
          <w:bCs/>
          <w:highlight w:val="magenta"/>
        </w:rPr>
        <w:instrText>ﬁ</w:instrText>
      </w:r>
      <w:r w:rsidR="0007031B" w:rsidRPr="005B7A4A">
        <w:rPr>
          <w:bCs/>
          <w:highlight w:val="magenta"/>
        </w:rPr>
        <w:instrText>ed purely via text interaction with the model. GPT-3 achieves strong performance on many NLP datasets, including translation, question-answering, and cloze tasks, as well as s</w:instrText>
      </w:r>
      <w:r w:rsidR="0007031B" w:rsidRPr="00552BDB">
        <w:rPr>
          <w:bCs/>
          <w:highlight w:val="magenta"/>
          <w:lang w:val="en-US"/>
        </w:rPr>
        <w:instrText>everal tasks that require on-the-</w:instrText>
      </w:r>
      <w:r w:rsidR="0007031B" w:rsidRPr="007377F7">
        <w:rPr>
          <w:bCs/>
          <w:highlight w:val="magenta"/>
        </w:rPr>
        <w:instrText>ﬂ</w:instrText>
      </w:r>
      <w:r w:rsidR="0007031B" w:rsidRPr="00552BDB">
        <w:rPr>
          <w:bCs/>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07031B" w:rsidRPr="007377F7">
        <w:rPr>
          <w:bCs/>
          <w:highlight w:val="magenta"/>
        </w:rPr>
        <w:instrText>ﬁ</w:instrText>
      </w:r>
      <w:r w:rsidR="0007031B" w:rsidRPr="00552BDB">
        <w:rPr>
          <w:bCs/>
          <w:highlight w:val="magenta"/>
          <w:lang w:val="en-US"/>
        </w:rPr>
        <w:instrText>nd that GPT-3 can generate samples of news articles which human evaluators have dif</w:instrText>
      </w:r>
      <w:r w:rsidR="0007031B" w:rsidRPr="007377F7">
        <w:rPr>
          <w:bCs/>
          <w:highlight w:val="magenta"/>
        </w:rPr>
        <w:instrText>ﬁ</w:instrText>
      </w:r>
      <w:r w:rsidR="0007031B" w:rsidRPr="00552BDB">
        <w:rPr>
          <w:bCs/>
          <w:highlight w:val="magenta"/>
          <w:lang w:val="en-US"/>
        </w:rPr>
        <w:instrText xml:space="preserve">culty distinguishing from articles written by humans. We discuss broader societal impacts of this </w:instrText>
      </w:r>
      <w:r w:rsidR="0007031B" w:rsidRPr="007377F7">
        <w:rPr>
          <w:bCs/>
          <w:highlight w:val="magenta"/>
        </w:rPr>
        <w:instrText>ﬁ</w:instrText>
      </w:r>
      <w:r w:rsidR="0007031B" w:rsidRPr="00552BDB">
        <w:rPr>
          <w:bCs/>
          <w:highlight w:val="magenta"/>
          <w:lang w:val="en-US"/>
        </w:rPr>
        <w:instrText>nding and of GPT-3 in general.","language":"en","note":"done","number":"arXiv:2005.14165","publisher":"arXiv","source":"ar</w:instrText>
      </w:r>
      <w:r w:rsidR="0007031B" w:rsidRPr="004930E1">
        <w:rPr>
          <w:bCs/>
          <w:highlight w:val="magenta"/>
        </w:rPr>
        <w:instrText xml:space="preserve">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-6","label":"page","suppress-author":true}],"schema":"https://github.com/citation-style-language/schema/raw/master/csl-citation.json"} </w:instrText>
      </w:r>
      <w:r w:rsidR="0007031B" w:rsidRPr="007377F7">
        <w:rPr>
          <w:bCs/>
          <w:highlight w:val="magenta"/>
        </w:rPr>
        <w:fldChar w:fldCharType="separate"/>
      </w:r>
      <w:r w:rsidR="0007031B" w:rsidRPr="004930E1">
        <w:rPr>
          <w:rFonts w:cs="Arial"/>
          <w:highlight w:val="magenta"/>
        </w:rPr>
        <w:t>(2020, S. 3–6)</w:t>
      </w:r>
      <w:r w:rsidR="0007031B" w:rsidRPr="007377F7">
        <w:rPr>
          <w:bCs/>
          <w:highlight w:val="magenta"/>
        </w:rPr>
        <w:fldChar w:fldCharType="end"/>
      </w:r>
      <w:r w:rsidR="0007031B" w:rsidRPr="004930E1">
        <w:rPr>
          <w:bCs/>
        </w:rPr>
        <w:t xml:space="preserve"> sowie </w:t>
      </w:r>
      <w:r w:rsidR="0007031B" w:rsidRPr="004930E1">
        <w:rPr>
          <w:rFonts w:cs="Arial"/>
          <w:highlight w:val="magenta"/>
        </w:rPr>
        <w:t xml:space="preserve">Wei et al. </w:t>
      </w:r>
      <w:r w:rsidR="0007031B" w:rsidRPr="007377F7">
        <w:rPr>
          <w:bCs/>
          <w:highlight w:val="magenta"/>
        </w:rPr>
        <w:fldChar w:fldCharType="begin"/>
      </w:r>
      <w:r w:rsidR="0007031B" w:rsidRPr="004930E1">
        <w:rPr>
          <w:bCs/>
          <w:highlight w:val="magenta"/>
        </w:rPr>
        <w:instrText xml:space="preserve"> ADDIN ZOTERO_ITEM CSL_CITATION {"citationID":"zMqKUasx","properties":{"formattedCitation":"(2023)","plainCitation":"(2023)","noteIndex":0},"citationItems":[{"id":1769,"uris":["http://zotero.org/users/14644665/items/J6PD8LM3"],"itemData":{"id":1769,"type":"article","abstract":"We explore how generating a chain of thought -- a series of intermediate reasoning ste</w:instrText>
      </w:r>
      <w:r w:rsidR="0007031B" w:rsidRPr="007D2933">
        <w:rPr>
          <w:bCs/>
          <w:highlight w:val="magenta"/>
        </w:rPr>
        <w:instrText>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w:instrText>
      </w:r>
      <w:r w:rsidR="0007031B" w:rsidRPr="00204D5B">
        <w:rPr>
          <w:bCs/>
          <w:highlight w:val="magenta"/>
        </w:rPr>
        <w:instrText xml:space="preserve">,"given":"Maarten"},{"family":"Ichter","given":"Brian"},{"family":"Xia","given":"Fei"},{"family":"Chi","given":"Ed"},{"family":"Le","given":"Quoc"},{"family":"Zhou","given":"Denny"}],"accessed":{"date-parts":[["2024",11,6]]},"issued":{"date-parts":[["2023",1,10]]}},"label":"page","suppress-author":true}],"schema":"https://github.com/citation-style-language/schema/raw/master/csl-citation.json"} </w:instrText>
      </w:r>
      <w:r w:rsidR="0007031B" w:rsidRPr="007377F7">
        <w:rPr>
          <w:bCs/>
          <w:highlight w:val="magenta"/>
        </w:rPr>
        <w:fldChar w:fldCharType="separate"/>
      </w:r>
      <w:r w:rsidR="0007031B" w:rsidRPr="00204D5B">
        <w:rPr>
          <w:rFonts w:cs="Arial"/>
          <w:highlight w:val="magenta"/>
        </w:rPr>
        <w:t>(2023)</w:t>
      </w:r>
      <w:r w:rsidR="0007031B" w:rsidRPr="007377F7">
        <w:rPr>
          <w:bCs/>
          <w:highlight w:val="magenta"/>
        </w:rPr>
        <w:fldChar w:fldCharType="end"/>
      </w:r>
      <w:r w:rsidR="0007031B" w:rsidRPr="00204D5B">
        <w:rPr>
          <w:bCs/>
        </w:rPr>
        <w:t xml:space="preserve"> zeigen</w:t>
      </w:r>
      <w:r w:rsidR="0007031B" w:rsidRPr="003C1983">
        <w:rPr>
          <w:bCs/>
          <w:highlight w:val="green"/>
        </w:rPr>
        <w:t>, das mittels</w:t>
      </w:r>
      <w:r w:rsidR="0076443F">
        <w:rPr>
          <w:bCs/>
          <w:highlight w:val="green"/>
        </w:rPr>
        <w:t xml:space="preserve"> sogenannter</w:t>
      </w:r>
      <w:r w:rsidR="0007031B" w:rsidRPr="003C1983">
        <w:rPr>
          <w:bCs/>
          <w:highlight w:val="green"/>
        </w:rPr>
        <w:t xml:space="preserve"> </w:t>
      </w:r>
      <w:r w:rsidR="0007031B" w:rsidRPr="000C03FD">
        <w:rPr>
          <w:bCs/>
          <w:highlight w:val="green"/>
        </w:rPr>
        <w:t xml:space="preserve">Prompts </w:t>
      </w:r>
      <w:r w:rsidR="00EC4D77" w:rsidRPr="000C03FD">
        <w:rPr>
          <w:bCs/>
          <w:highlight w:val="green"/>
        </w:rPr>
        <w:t xml:space="preserve">ein </w:t>
      </w:r>
      <w:r w:rsidR="00EC4D77">
        <w:rPr>
          <w:bCs/>
          <w:highlight w:val="green"/>
        </w:rPr>
        <w:t>LLM</w:t>
      </w:r>
      <w:r w:rsidR="0007031B" w:rsidRPr="003C1983">
        <w:rPr>
          <w:bCs/>
          <w:highlight w:val="green"/>
        </w:rPr>
        <w:t xml:space="preserve"> anhand von Beispielen an die gewünschte Aufgabe angepasst werden kann. </w:t>
      </w:r>
      <w:r w:rsidR="00946562" w:rsidRPr="00946562">
        <w:rPr>
          <w:bCs/>
        </w:rPr>
        <w:t xml:space="preserve">Ein </w:t>
      </w:r>
      <w:r w:rsidR="00946562" w:rsidRPr="00F93CF6">
        <w:rPr>
          <w:bCs/>
          <w:highlight w:val="green"/>
        </w:rPr>
        <w:t>Prompt</w:t>
      </w:r>
      <w:r w:rsidR="00252616" w:rsidRPr="00F93CF6">
        <w:rPr>
          <w:bCs/>
          <w:highlight w:val="green"/>
        </w:rPr>
        <w:t xml:space="preserve"> kann als ein</w:t>
      </w:r>
      <w:r w:rsidR="00F041FB" w:rsidRPr="00F93CF6">
        <w:rPr>
          <w:bCs/>
          <w:highlight w:val="green"/>
        </w:rPr>
        <w:t xml:space="preserve"> Eingabetext </w:t>
      </w:r>
      <w:r w:rsidR="00252616" w:rsidRPr="00F93CF6">
        <w:rPr>
          <w:bCs/>
          <w:highlight w:val="green"/>
        </w:rPr>
        <w:t>verstanden werden</w:t>
      </w:r>
      <w:r w:rsidR="004249BE" w:rsidRPr="00F93CF6">
        <w:rPr>
          <w:bCs/>
          <w:highlight w:val="green"/>
        </w:rPr>
        <w:t xml:space="preserve">, </w:t>
      </w:r>
      <w:r w:rsidR="00BD2865">
        <w:rPr>
          <w:bCs/>
          <w:highlight w:val="green"/>
        </w:rPr>
        <w:t>auf welcher das LLM reagiert</w:t>
      </w:r>
      <w:r w:rsidR="00A27D1E" w:rsidRPr="00F93CF6">
        <w:rPr>
          <w:bCs/>
          <w:highlight w:val="green"/>
        </w:rPr>
        <w:t xml:space="preserve">. </w:t>
      </w:r>
      <w:r w:rsidR="006403BD" w:rsidRPr="00F93CF6">
        <w:rPr>
          <w:bCs/>
          <w:highlight w:val="green"/>
        </w:rPr>
        <w:t>Solch ein Eingabetext kann beispielsweise Fragen oder</w:t>
      </w:r>
      <w:r w:rsidR="00CD2633" w:rsidRPr="00F93CF6">
        <w:rPr>
          <w:bCs/>
          <w:highlight w:val="green"/>
        </w:rPr>
        <w:t xml:space="preserve"> Anweisung</w:t>
      </w:r>
      <w:r w:rsidR="006344D0" w:rsidRPr="00F93CF6">
        <w:rPr>
          <w:bCs/>
          <w:highlight w:val="green"/>
        </w:rPr>
        <w:t>en enthalten</w:t>
      </w:r>
      <w:r w:rsidR="00CD2633">
        <w:rPr>
          <w:bCs/>
        </w:rPr>
        <w:t xml:space="preserve">. </w:t>
      </w:r>
      <w:r w:rsidR="0007031B">
        <w:rPr>
          <w:bCs/>
          <w:highlight w:val="green"/>
        </w:rPr>
        <w:t xml:space="preserve">Der Begriff ICL beschreibt </w:t>
      </w:r>
      <w:r w:rsidR="0096767C">
        <w:rPr>
          <w:bCs/>
          <w:highlight w:val="green"/>
        </w:rPr>
        <w:t xml:space="preserve">die </w:t>
      </w:r>
      <w:r w:rsidR="0007031B">
        <w:rPr>
          <w:bCs/>
          <w:highlight w:val="green"/>
        </w:rPr>
        <w:t>Anpassung</w:t>
      </w:r>
      <w:r w:rsidR="00B559F4">
        <w:rPr>
          <w:bCs/>
          <w:highlight w:val="green"/>
        </w:rPr>
        <w:t>sfähigkeit</w:t>
      </w:r>
      <w:r w:rsidR="0007031B">
        <w:rPr>
          <w:bCs/>
          <w:highlight w:val="green"/>
        </w:rPr>
        <w:t xml:space="preserve"> des LLM</w:t>
      </w:r>
      <w:r w:rsidR="0096767C">
        <w:rPr>
          <w:bCs/>
          <w:highlight w:val="green"/>
        </w:rPr>
        <w:t>s</w:t>
      </w:r>
      <w:r w:rsidR="0007031B">
        <w:rPr>
          <w:bCs/>
          <w:highlight w:val="green"/>
        </w:rPr>
        <w:t xml:space="preserve"> anhand </w:t>
      </w:r>
      <w:r w:rsidR="002577AB">
        <w:rPr>
          <w:bCs/>
          <w:highlight w:val="green"/>
        </w:rPr>
        <w:t xml:space="preserve">solch </w:t>
      </w:r>
      <w:r w:rsidR="0007031B">
        <w:rPr>
          <w:bCs/>
          <w:highlight w:val="green"/>
        </w:rPr>
        <w:t xml:space="preserve">eines Prompts </w:t>
      </w:r>
      <w:r w:rsidR="0007031B" w:rsidRPr="00097AC3">
        <w:rPr>
          <w:bCs/>
          <w:highlight w:val="magenta"/>
        </w:rPr>
        <w:fldChar w:fldCharType="begin"/>
      </w:r>
      <w:r w:rsidR="0007031B" w:rsidRPr="00097AC3">
        <w:rPr>
          <w:bCs/>
          <w:highlight w:val="magenta"/>
        </w:rPr>
        <w:instrText xml:space="preserve"> ADDIN ZOTERO_ITEM CSL_CITATION {"citationID":"uRn11TPY","properties":{"formattedCitation":"(Brown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07031B" w:rsidRPr="00097AC3">
        <w:rPr>
          <w:bCs/>
          <w:highlight w:val="magenta"/>
        </w:rPr>
        <w:fldChar w:fldCharType="separate"/>
      </w:r>
      <w:r w:rsidR="0007031B" w:rsidRPr="00097AC3">
        <w:rPr>
          <w:rFonts w:cs="Arial"/>
          <w:highlight w:val="magenta"/>
        </w:rPr>
        <w:t>(Brown et al., 2020, S. 3)</w:t>
      </w:r>
      <w:r w:rsidR="0007031B" w:rsidRPr="00097AC3">
        <w:rPr>
          <w:bCs/>
          <w:highlight w:val="magenta"/>
        </w:rPr>
        <w:fldChar w:fldCharType="end"/>
      </w:r>
      <w:r w:rsidR="0007031B">
        <w:rPr>
          <w:bCs/>
          <w:highlight w:val="green"/>
        </w:rPr>
        <w:t xml:space="preserve">. </w:t>
      </w:r>
      <w:r w:rsidR="0007031B" w:rsidRPr="003C1983">
        <w:rPr>
          <w:bCs/>
          <w:highlight w:val="green"/>
        </w:rPr>
        <w:t xml:space="preserve">Die Parameter des Modells werden dabei nicht verändert. </w:t>
      </w:r>
      <w:r w:rsidR="009E06EF" w:rsidRPr="00523867">
        <w:rPr>
          <w:bCs/>
          <w:highlight w:val="green"/>
        </w:rPr>
        <w:t xml:space="preserve">Hierfür werden </w:t>
      </w:r>
      <w:r w:rsidR="00335A79" w:rsidRPr="00523867">
        <w:rPr>
          <w:bCs/>
          <w:highlight w:val="green"/>
        </w:rPr>
        <w:t>wesentlich weniger aufgabenspezifische Daten benötig</w:t>
      </w:r>
      <w:r w:rsidR="00335A79">
        <w:rPr>
          <w:bCs/>
        </w:rPr>
        <w:t>t</w:t>
      </w:r>
      <w:r w:rsidR="00AC187D">
        <w:rPr>
          <w:bCs/>
        </w:rPr>
        <w:t xml:space="preserve"> </w:t>
      </w:r>
      <w:r w:rsidR="00AC187D" w:rsidRPr="00AC187D">
        <w:rPr>
          <w:bCs/>
          <w:highlight w:val="magenta"/>
        </w:rPr>
        <w:fldChar w:fldCharType="begin"/>
      </w:r>
      <w:r w:rsidR="00AC187D" w:rsidRPr="00AC187D">
        <w:rPr>
          <w:bCs/>
          <w:highlight w:val="magenta"/>
        </w:rPr>
        <w:instrText xml:space="preserve"> ADDIN ZOTERO_ITEM CSL_CITATION {"citationID":"IHYOEla4","properties":{"formattedCitation":"(Brown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AC187D" w:rsidRPr="00AC187D">
        <w:rPr>
          <w:bCs/>
          <w:highlight w:val="magenta"/>
        </w:rPr>
        <w:fldChar w:fldCharType="separate"/>
      </w:r>
      <w:r w:rsidR="00AC187D" w:rsidRPr="00AC187D">
        <w:rPr>
          <w:rFonts w:cs="Arial"/>
          <w:highlight w:val="magenta"/>
        </w:rPr>
        <w:t>(Brown et al., 2020, S. 6)</w:t>
      </w:r>
      <w:r w:rsidR="00AC187D" w:rsidRPr="00AC187D">
        <w:rPr>
          <w:bCs/>
          <w:highlight w:val="magenta"/>
        </w:rPr>
        <w:fldChar w:fldCharType="end"/>
      </w:r>
      <w:r w:rsidR="00535A2E">
        <w:rPr>
          <w:bCs/>
        </w:rPr>
        <w:t xml:space="preserve">. </w:t>
      </w:r>
      <w:r w:rsidR="00535A2E" w:rsidRPr="00523867">
        <w:rPr>
          <w:bCs/>
          <w:highlight w:val="green"/>
        </w:rPr>
        <w:t xml:space="preserve">Konkret </w:t>
      </w:r>
      <w:r w:rsidR="001359AA" w:rsidRPr="00523867">
        <w:rPr>
          <w:bCs/>
          <w:highlight w:val="green"/>
        </w:rPr>
        <w:t xml:space="preserve">werden </w:t>
      </w:r>
      <w:r w:rsidR="0004466A" w:rsidRPr="00523867">
        <w:rPr>
          <w:bCs/>
          <w:highlight w:val="green"/>
        </w:rPr>
        <w:t xml:space="preserve">nur so viele Daten </w:t>
      </w:r>
      <w:r w:rsidR="00535A2E" w:rsidRPr="00523867">
        <w:rPr>
          <w:bCs/>
          <w:highlight w:val="green"/>
        </w:rPr>
        <w:t>gebraucht</w:t>
      </w:r>
      <w:r w:rsidR="0088282D" w:rsidRPr="00523867">
        <w:rPr>
          <w:bCs/>
          <w:highlight w:val="green"/>
        </w:rPr>
        <w:t>,</w:t>
      </w:r>
      <w:r w:rsidR="0004466A" w:rsidRPr="00523867">
        <w:rPr>
          <w:bCs/>
          <w:highlight w:val="green"/>
        </w:rPr>
        <w:t xml:space="preserve"> wie Beispiele in den Prompts aufgeführt werden.</w:t>
      </w:r>
      <w:r w:rsidR="003E3BCC" w:rsidRPr="00523867">
        <w:rPr>
          <w:bCs/>
          <w:highlight w:val="green"/>
        </w:rPr>
        <w:t xml:space="preserve"> Die Anzahl</w:t>
      </w:r>
      <w:r w:rsidR="00115ECE" w:rsidRPr="00523867">
        <w:rPr>
          <w:bCs/>
          <w:highlight w:val="green"/>
        </w:rPr>
        <w:t xml:space="preserve"> der Beispiel</w:t>
      </w:r>
      <w:r w:rsidR="008379D1" w:rsidRPr="00523867">
        <w:rPr>
          <w:bCs/>
          <w:highlight w:val="green"/>
        </w:rPr>
        <w:t xml:space="preserve">e </w:t>
      </w:r>
      <w:r w:rsidR="00052CB9" w:rsidRPr="00523867">
        <w:rPr>
          <w:bCs/>
          <w:highlight w:val="green"/>
        </w:rPr>
        <w:t xml:space="preserve">kann </w:t>
      </w:r>
      <w:r w:rsidR="00402119" w:rsidRPr="00523867">
        <w:rPr>
          <w:bCs/>
          <w:highlight w:val="green"/>
        </w:rPr>
        <w:t>nach</w:t>
      </w:r>
      <w:r w:rsidR="003E3BCC">
        <w:rPr>
          <w:bCs/>
        </w:rPr>
        <w:t xml:space="preserve"> </w:t>
      </w:r>
      <w:ins w:id="197" w:author="Ben Fels" w:date="2024-12-21T11:47:00Z" w16du:dateUtc="2024-12-21T10:47:00Z">
        <w:r w:rsidR="00115ECE" w:rsidRPr="0069508D">
          <w:rPr>
            <w:rFonts w:cs="Arial"/>
            <w:highlight w:val="magenta"/>
          </w:rPr>
          <w:t xml:space="preserve">Brown et al. </w:t>
        </w:r>
        <w:r w:rsidR="00115ECE" w:rsidRPr="0069508D">
          <w:rPr>
            <w:highlight w:val="magenta"/>
          </w:rPr>
          <w:fldChar w:fldCharType="begin"/>
        </w:r>
      </w:ins>
      <w:r w:rsidR="00372234">
        <w:rPr>
          <w:highlight w:val="magenta"/>
        </w:rPr>
        <w:instrText xml:space="preserve"> ADDIN ZOTERO_ITEM CSL_CITATION {"citationID":"xltN8brX","properties":{"formattedCitation":"(2020, S. 10)","plainCitation":"(2020, S. 10)","noteIndex":0},"citationItems":[{"id":229,"uris":["http://zotero.org/users/14644665/items/E6FXUFBM"],"itemData":{"id":229,"type":"article","abstract":"Recent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10","label":"page","suppress-author":true}],"schema":"https://github.com/citation-style-language/schema/raw/master/csl-citation.json"} </w:instrText>
      </w:r>
      <w:ins w:id="198" w:author="Ben Fels" w:date="2024-12-21T11:47:00Z" w16du:dateUtc="2024-12-21T10:47:00Z">
        <w:r w:rsidR="00115ECE" w:rsidRPr="0069508D">
          <w:rPr>
            <w:highlight w:val="magenta"/>
          </w:rPr>
          <w:fldChar w:fldCharType="separate"/>
        </w:r>
      </w:ins>
      <w:r w:rsidR="00372234" w:rsidRPr="00372234">
        <w:rPr>
          <w:rFonts w:cs="Arial"/>
          <w:highlight w:val="magenta"/>
        </w:rPr>
        <w:t>(2020, S. 10)</w:t>
      </w:r>
      <w:ins w:id="199" w:author="Ben Fels" w:date="2024-12-21T11:47:00Z" w16du:dateUtc="2024-12-21T10:47:00Z">
        <w:r w:rsidR="00115ECE" w:rsidRPr="0069508D">
          <w:rPr>
            <w:highlight w:val="magenta"/>
          </w:rPr>
          <w:fldChar w:fldCharType="end"/>
        </w:r>
      </w:ins>
      <w:r w:rsidR="00402119">
        <w:t xml:space="preserve"> </w:t>
      </w:r>
      <w:r w:rsidR="00402119" w:rsidRPr="007D79DB">
        <w:rPr>
          <w:highlight w:val="green"/>
        </w:rPr>
        <w:t xml:space="preserve">zwischen </w:t>
      </w:r>
      <w:r w:rsidR="00052CB9" w:rsidRPr="007D79DB">
        <w:rPr>
          <w:highlight w:val="green"/>
        </w:rPr>
        <w:t xml:space="preserve">Null bis </w:t>
      </w:r>
      <w:r w:rsidR="000A3FD7" w:rsidRPr="007D79DB">
        <w:rPr>
          <w:highlight w:val="green"/>
        </w:rPr>
        <w:t xml:space="preserve">zu dem </w:t>
      </w:r>
      <w:r w:rsidR="0066030B" w:rsidRPr="007D79DB">
        <w:rPr>
          <w:highlight w:val="green"/>
        </w:rPr>
        <w:t>m</w:t>
      </w:r>
      <w:r w:rsidR="00052CB9" w:rsidRPr="007D79DB">
        <w:rPr>
          <w:highlight w:val="green"/>
        </w:rPr>
        <w:t>aximal</w:t>
      </w:r>
      <w:r w:rsidR="000A3FD7" w:rsidRPr="007D79DB">
        <w:rPr>
          <w:highlight w:val="green"/>
        </w:rPr>
        <w:t xml:space="preserve"> zulässigen Wert des Kontextfensters des LLMs </w:t>
      </w:r>
      <w:r w:rsidR="00290606" w:rsidRPr="007D79DB">
        <w:rPr>
          <w:highlight w:val="green"/>
        </w:rPr>
        <w:t>gewählt werden</w:t>
      </w:r>
      <w:r w:rsidR="00FD5551">
        <w:t xml:space="preserve">, </w:t>
      </w:r>
      <w:r w:rsidR="00FD5551" w:rsidRPr="006851BA">
        <w:rPr>
          <w:highlight w:val="green"/>
        </w:rPr>
        <w:t>was typischer Weise</w:t>
      </w:r>
      <w:r w:rsidR="00A04584" w:rsidRPr="006851BA">
        <w:rPr>
          <w:highlight w:val="green"/>
        </w:rPr>
        <w:t xml:space="preserve"> zwischen 10 und 100 Beispiele</w:t>
      </w:r>
      <w:r w:rsidR="00FD5551" w:rsidRPr="006851BA">
        <w:rPr>
          <w:highlight w:val="green"/>
        </w:rPr>
        <w:t>n liegt</w:t>
      </w:r>
      <w:r w:rsidR="00A04584">
        <w:t>.</w:t>
      </w:r>
      <w:r w:rsidR="007D79DB">
        <w:rPr>
          <w:bCs/>
        </w:rPr>
        <w:t xml:space="preserve"> </w:t>
      </w:r>
      <w:r w:rsidR="0007031B" w:rsidRPr="00BC47F7">
        <w:rPr>
          <w:highlight w:val="green"/>
        </w:rPr>
        <w:t xml:space="preserve">Prompt Engineering baut auf dieser Fähigkeit des ICL auf und umfasst den Prozess der Gestaltung von Prompts, um die gewünschten Ausgaben </w:t>
      </w:r>
      <w:r w:rsidR="00DF038D">
        <w:rPr>
          <w:highlight w:val="green"/>
        </w:rPr>
        <w:t xml:space="preserve">von dem </w:t>
      </w:r>
      <w:r w:rsidR="0007031B" w:rsidRPr="00BC47F7">
        <w:rPr>
          <w:highlight w:val="green"/>
        </w:rPr>
        <w:t>LLM</w:t>
      </w:r>
      <w:r w:rsidR="00DF038D">
        <w:rPr>
          <w:highlight w:val="green"/>
        </w:rPr>
        <w:t xml:space="preserve"> </w:t>
      </w:r>
      <w:r w:rsidR="0007031B" w:rsidRPr="00BC47F7">
        <w:rPr>
          <w:highlight w:val="green"/>
        </w:rPr>
        <w:t>zu erhalten</w:t>
      </w:r>
      <w:r w:rsidR="0007031B">
        <w:t xml:space="preserve"> </w:t>
      </w:r>
      <w:r w:rsidR="0007031B" w:rsidRPr="007377F7">
        <w:rPr>
          <w:highlight w:val="magenta"/>
        </w:rPr>
        <w:fldChar w:fldCharType="begin"/>
      </w:r>
      <w:r w:rsidR="0007031B">
        <w:rPr>
          <w:highlight w:val="magenta"/>
        </w:rPr>
        <w:instrText xml:space="preserve"> ADDIN ZOTERO_ITEM CSL_CITATION {"citationID":"0Qx6eFwB","properties":{"formattedCitation":"(Patil &amp; Gudivada, 2024, S. 20; Trad &amp; Chehab, 2024, S. 369)","plainCitation":"(Patil &amp; Gudivada, 2024, S. 20; Trad &amp; Chehab, 2024, S. 369)","noteIndex":0},"citationItems":[{"id":454,"uris":["http://zotero.org/users/14644665/items/XNLC7C32"],"itemData":{"id":454,"type":"article-journal","abstract":"Natural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20","label":"page"},{"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0007031B" w:rsidRPr="007377F7">
        <w:rPr>
          <w:highlight w:val="magenta"/>
        </w:rPr>
        <w:fldChar w:fldCharType="separate"/>
      </w:r>
      <w:r w:rsidR="0007031B" w:rsidRPr="00186EF4">
        <w:rPr>
          <w:rFonts w:cs="Arial"/>
          <w:highlight w:val="magenta"/>
        </w:rPr>
        <w:t>(Patil &amp; Gudivada, 2024, S. 20; Trad &amp; Chehab, 2024, S. 369)</w:t>
      </w:r>
      <w:r w:rsidR="0007031B" w:rsidRPr="007377F7">
        <w:rPr>
          <w:highlight w:val="magenta"/>
        </w:rPr>
        <w:fldChar w:fldCharType="end"/>
      </w:r>
      <w:r w:rsidR="0007031B">
        <w:t xml:space="preserve">. </w:t>
      </w:r>
    </w:p>
    <w:p w14:paraId="271F290C" w14:textId="55AD0D5C" w:rsidR="002A2BFB" w:rsidRDefault="0004626A" w:rsidP="00452A02">
      <w:pPr>
        <w:jc w:val="both"/>
      </w:pPr>
      <w:moveToRangeStart w:id="200" w:author="Ben Fels" w:date="2024-12-21T13:16:00Z" w:name="move185679391"/>
      <w:r>
        <w:t xml:space="preserve">Nach </w:t>
      </w:r>
      <w:proofErr w:type="spellStart"/>
      <w:r w:rsidRPr="00F00B1A">
        <w:rPr>
          <w:rFonts w:cs="Arial"/>
          <w:highlight w:val="magenta"/>
        </w:rPr>
        <w:t>Patil</w:t>
      </w:r>
      <w:proofErr w:type="spellEnd"/>
      <w:r w:rsidRPr="00F00B1A">
        <w:rPr>
          <w:rFonts w:cs="Arial"/>
          <w:highlight w:val="magenta"/>
        </w:rPr>
        <w:t xml:space="preserve"> &amp; </w:t>
      </w:r>
      <w:proofErr w:type="spellStart"/>
      <w:r w:rsidRPr="00F00B1A">
        <w:rPr>
          <w:rFonts w:cs="Arial"/>
          <w:highlight w:val="magenta"/>
        </w:rPr>
        <w:t>Gudivada</w:t>
      </w:r>
      <w:proofErr w:type="spellEnd"/>
      <w:r w:rsidRPr="00F00B1A">
        <w:rPr>
          <w:rFonts w:cs="Arial"/>
          <w:highlight w:val="magenta"/>
        </w:rPr>
        <w:t xml:space="preserve"> </w:t>
      </w:r>
      <w:r w:rsidRPr="00F00B1A">
        <w:rPr>
          <w:highlight w:val="magenta"/>
        </w:rPr>
        <w:fldChar w:fldCharType="begin"/>
      </w:r>
      <w:r w:rsidRPr="00F00B1A">
        <w:rPr>
          <w:highlight w:val="magenta"/>
        </w:rPr>
        <w:instrText xml:space="preserve"> ADDIN ZOTERO_ITEM CSL_CITATION {"citationID":"cjXNW73q","properties":{"formattedCitation":"(2024, S. 31)","plainCitation":"(2024, S. 31)","noteIndex":0},"citationItems":[{"id":454,"uris":["http://zotero.org/users/14644665/items/XNLC7C32"],"itemData":{"id":454,"type":"article-journal","abstract":"Natural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31","label":"page","suppress-author":true}],"schema":"https://github.com/citation-style-language/schema/raw/master/csl-citation.json"} </w:instrText>
      </w:r>
      <w:r w:rsidRPr="00F00B1A">
        <w:rPr>
          <w:highlight w:val="magenta"/>
        </w:rPr>
        <w:fldChar w:fldCharType="separate"/>
      </w:r>
      <w:r w:rsidRPr="00F00B1A">
        <w:rPr>
          <w:rFonts w:cs="Arial"/>
          <w:highlight w:val="magenta"/>
        </w:rPr>
        <w:t>(2024, S. 31)</w:t>
      </w:r>
      <w:r w:rsidRPr="00F00B1A">
        <w:rPr>
          <w:highlight w:val="magenta"/>
        </w:rPr>
        <w:fldChar w:fldCharType="end"/>
      </w:r>
      <w:r>
        <w:t xml:space="preserve"> </w:t>
      </w:r>
      <w:r w:rsidRPr="005B1482">
        <w:rPr>
          <w:highlight w:val="green"/>
        </w:rPr>
        <w:t>benötigen</w:t>
      </w:r>
      <w:r>
        <w:rPr>
          <w:highlight w:val="green"/>
        </w:rPr>
        <w:t xml:space="preserve"> solche</w:t>
      </w:r>
      <w:r w:rsidRPr="005B1482">
        <w:rPr>
          <w:highlight w:val="green"/>
        </w:rPr>
        <w:t xml:space="preserve"> LLMs für das </w:t>
      </w:r>
      <w:proofErr w:type="spellStart"/>
      <w:r w:rsidRPr="005B1482">
        <w:rPr>
          <w:highlight w:val="green"/>
        </w:rPr>
        <w:t>Pre</w:t>
      </w:r>
      <w:proofErr w:type="spellEnd"/>
      <w:r w:rsidR="007226D7">
        <w:rPr>
          <w:highlight w:val="green"/>
        </w:rPr>
        <w:t>-</w:t>
      </w:r>
      <w:r w:rsidRPr="005B1482">
        <w:rPr>
          <w:highlight w:val="green"/>
        </w:rPr>
        <w:t>training tausende an GPUs für mehrere Wochen.</w:t>
      </w:r>
      <w:r>
        <w:t xml:space="preserve"> </w:t>
      </w:r>
      <w:r w:rsidRPr="00AC7C5A">
        <w:rPr>
          <w:highlight w:val="green"/>
        </w:rPr>
        <w:t>Neben den Kosten für die Hardware kommen die Kosten für die benötigte Energy, das Fachpersonal und die Infrastruktur zur Verwendung des LLMs hinzu. Dieser Ansatz ist folglich unbezahlbar für eine Vielzahl von Forschenden</w:t>
      </w:r>
      <w:r>
        <w:t xml:space="preserve"> </w:t>
      </w:r>
      <w:r w:rsidRPr="008B02CA">
        <w:rPr>
          <w:highlight w:val="magenta"/>
        </w:rPr>
        <w:fldChar w:fldCharType="begin"/>
      </w:r>
      <w:r w:rsidRPr="008B02CA">
        <w:rPr>
          <w:highlight w:val="magenta"/>
        </w:rPr>
        <w:instrText xml:space="preserve"> ADDIN ZOTERO_ITEM CSL_CITATION {"citationID":"IemErJi8","properties":{"formattedCitation":"(Patil &amp; Gudivada, 2024, S. 31)","plainCitation":"(Patil &amp; Gudivada, 2024, S. 31)","noteIndex":0},"citationItems":[{"id":454,"uris":["http://zotero.org/users/14644665/items/XNLC7C32"],"itemData":{"id":454,"type":"article-journal","abstract":"Natural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(LLMs)","volume":"14","author":[{"family":"Patil","given":"Rajvardhan"},{"family":"Gudivada","given":"Venkat"}],"issued":{"date-parts":[["2024",3,1]]}},"locator":"31","label":"page"}],"schema":"https://github.com/citation-style-language/schema/raw/master/csl-citation.json"} </w:instrText>
      </w:r>
      <w:r w:rsidRPr="008B02CA">
        <w:rPr>
          <w:highlight w:val="magenta"/>
        </w:rPr>
        <w:fldChar w:fldCharType="separate"/>
      </w:r>
      <w:r w:rsidRPr="008B02CA">
        <w:rPr>
          <w:rFonts w:cs="Arial"/>
          <w:highlight w:val="magenta"/>
        </w:rPr>
        <w:t>(Patil &amp; Gudivada, 2024, S. 31)</w:t>
      </w:r>
      <w:r w:rsidRPr="008B02CA">
        <w:rPr>
          <w:highlight w:val="magenta"/>
        </w:rPr>
        <w:fldChar w:fldCharType="end"/>
      </w:r>
      <w:r>
        <w:t>.</w:t>
      </w:r>
      <w:moveToRangeEnd w:id="200"/>
      <w:r w:rsidR="00DC0617">
        <w:t xml:space="preserve"> </w:t>
      </w:r>
      <w:r w:rsidRPr="00F91CF2">
        <w:rPr>
          <w:highlight w:val="green"/>
        </w:rPr>
        <w:t xml:space="preserve">Die Anpassung eines bereits vortrainierten LLMs mittels Fine-Tuning für die eigene Anwendung ist hingegen </w:t>
      </w:r>
      <w:r w:rsidR="007250D5">
        <w:lastRenderedPageBreak/>
        <w:t xml:space="preserve">nach </w:t>
      </w:r>
      <w:proofErr w:type="spellStart"/>
      <w:ins w:id="201" w:author="Ben Fels" w:date="2024-12-21T11:57:00Z" w16du:dateUtc="2024-12-21T10:57:00Z">
        <w:r w:rsidR="007250D5" w:rsidRPr="00D66BEB">
          <w:rPr>
            <w:rFonts w:cs="Arial"/>
            <w:highlight w:val="magenta"/>
          </w:rPr>
          <w:t>Patil</w:t>
        </w:r>
        <w:proofErr w:type="spellEnd"/>
        <w:r w:rsidR="007250D5" w:rsidRPr="00D66BEB">
          <w:rPr>
            <w:rFonts w:cs="Arial"/>
            <w:highlight w:val="magenta"/>
          </w:rPr>
          <w:t xml:space="preserve"> &amp; </w:t>
        </w:r>
        <w:proofErr w:type="spellStart"/>
        <w:r w:rsidR="007250D5" w:rsidRPr="00D66BEB">
          <w:rPr>
            <w:rFonts w:cs="Arial"/>
            <w:highlight w:val="magenta"/>
          </w:rPr>
          <w:t>Gudivada</w:t>
        </w:r>
      </w:ins>
      <w:proofErr w:type="spellEnd"/>
      <w:r w:rsidR="007250D5">
        <w:t xml:space="preserve"> </w:t>
      </w:r>
      <w:ins w:id="202" w:author="Ben Fels" w:date="2024-12-21T11:57:00Z" w16du:dateUtc="2024-12-21T10:57:00Z">
        <w:r w:rsidR="007250D5" w:rsidRPr="00D66BEB">
          <w:rPr>
            <w:rFonts w:cs="Arial"/>
            <w:highlight w:val="magenta"/>
          </w:rPr>
          <w:fldChar w:fldCharType="begin"/>
        </w:r>
      </w:ins>
      <w:r w:rsidR="007250D5">
        <w:rPr>
          <w:rFonts w:cs="Arial"/>
          <w:highlight w:val="magenta"/>
        </w:rPr>
        <w:instrText xml:space="preserve"> ADDIN ZOTERO_ITEM CSL_CITATION {"citationID":"8nYlxtaD","properties":{"formattedCitation":"(2024, S. 18)","plainCitation":"(2024,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uppress-author":true}],"schema":"https://github.com/citation-style-language/schema/raw/master/csl-citation.json"} </w:instrText>
      </w:r>
      <w:ins w:id="203" w:author="Ben Fels" w:date="2024-12-21T11:57:00Z" w16du:dateUtc="2024-12-21T10:57:00Z">
        <w:r w:rsidR="007250D5" w:rsidRPr="00D66BEB">
          <w:rPr>
            <w:rFonts w:cs="Arial"/>
            <w:highlight w:val="magenta"/>
          </w:rPr>
          <w:fldChar w:fldCharType="separate"/>
        </w:r>
      </w:ins>
      <w:r w:rsidR="007250D5" w:rsidRPr="0091047A">
        <w:rPr>
          <w:rFonts w:cs="Arial"/>
          <w:highlight w:val="magenta"/>
        </w:rPr>
        <w:t>(2024, S. 18)</w:t>
      </w:r>
      <w:ins w:id="204" w:author="Ben Fels" w:date="2024-12-21T11:57:00Z" w16du:dateUtc="2024-12-21T10:57:00Z">
        <w:r w:rsidR="007250D5" w:rsidRPr="00D66BEB">
          <w:rPr>
            <w:rFonts w:cs="Arial"/>
            <w:highlight w:val="magenta"/>
          </w:rPr>
          <w:fldChar w:fldCharType="end"/>
        </w:r>
      </w:ins>
      <w:r w:rsidR="007250D5">
        <w:rPr>
          <w:rFonts w:cs="Arial"/>
          <w:highlight w:val="magenta"/>
        </w:rPr>
        <w:t xml:space="preserve"> </w:t>
      </w:r>
      <w:r w:rsidRPr="00F91CF2">
        <w:rPr>
          <w:highlight w:val="green"/>
        </w:rPr>
        <w:t>kostengünstiger</w:t>
      </w:r>
      <w:r w:rsidR="007250D5">
        <w:t xml:space="preserve">. </w:t>
      </w:r>
      <w:r w:rsidR="0051044E" w:rsidRPr="001713AB">
        <w:rPr>
          <w:rFonts w:cs="Arial"/>
          <w:highlight w:val="magenta"/>
        </w:rPr>
        <w:t>Brown et al.</w:t>
      </w:r>
      <w:r w:rsidR="0051044E" w:rsidRPr="001713AB">
        <w:t xml:space="preserve"> </w:t>
      </w:r>
      <w:r w:rsidR="0051044E" w:rsidRPr="003E6C29">
        <w:rPr>
          <w:highlight w:val="magenta"/>
        </w:rPr>
        <w:fldChar w:fldCharType="begin"/>
      </w:r>
      <w:r w:rsidR="0051044E" w:rsidRPr="001713AB">
        <w:rPr>
          <w:highlight w:val="magenta"/>
        </w:rPr>
        <w:instrText xml:space="preserve"> ADDIN ZOTERO_ITEM CSL_CITATION {"citationID":"uvfx5QJn","properties":{"formattedCitation":"(2020,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instrText>
      </w:r>
      <w:r w:rsidR="0051044E">
        <w:rPr>
          <w:highlight w:val="magenta"/>
        </w:rPr>
        <w:instrText>ﬁ</w:instrText>
      </w:r>
      <w:r w:rsidR="0051044E" w:rsidRPr="001713AB">
        <w:rPr>
          <w:highlight w:val="magenta"/>
        </w:rPr>
        <w:instrText>ne-tuning on a speci</w:instrText>
      </w:r>
      <w:r w:rsidR="0051044E">
        <w:rPr>
          <w:highlight w:val="magenta"/>
        </w:rPr>
        <w:instrText>ﬁ</w:instrText>
      </w:r>
      <w:r w:rsidR="0051044E" w:rsidRPr="001713AB">
        <w:rPr>
          <w:highlight w:val="magenta"/>
        </w:rPr>
        <w:instrText>c task. While typically task-agnostic in architecture, this method still requires task-speci</w:instrText>
      </w:r>
      <w:r w:rsidR="0051044E">
        <w:rPr>
          <w:highlight w:val="magenta"/>
        </w:rPr>
        <w:instrText>ﬁ</w:instrText>
      </w:r>
      <w:r w:rsidR="0051044E" w:rsidRPr="001713AB">
        <w:rPr>
          <w:highlight w:val="magenta"/>
        </w:rPr>
        <w:instrText xml:space="preserve">c </w:instrText>
      </w:r>
      <w:r w:rsidR="0051044E">
        <w:rPr>
          <w:highlight w:val="magenta"/>
        </w:rPr>
        <w:instrText>ﬁ</w:instrText>
      </w:r>
      <w:r w:rsidR="0051044E" w:rsidRPr="001713AB">
        <w:rPr>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51044E">
        <w:rPr>
          <w:highlight w:val="magenta"/>
        </w:rPr>
        <w:instrText>ﬁ</w:instrText>
      </w:r>
      <w:r w:rsidR="0051044E" w:rsidRPr="001713AB">
        <w:rPr>
          <w:highlight w:val="magenta"/>
        </w:rPr>
        <w:instrText>netuning approaches. Speci</w:instrText>
      </w:r>
      <w:r w:rsidR="0051044E">
        <w:rPr>
          <w:highlight w:val="magenta"/>
        </w:rPr>
        <w:instrText>ﬁ</w:instrText>
      </w:r>
      <w:r w:rsidR="0051044E" w:rsidRPr="001713AB">
        <w:rPr>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51044E">
        <w:rPr>
          <w:highlight w:val="magenta"/>
        </w:rPr>
        <w:instrText>ﬁ</w:instrText>
      </w:r>
      <w:r w:rsidR="0051044E" w:rsidRPr="001713AB">
        <w:rPr>
          <w:highlight w:val="magenta"/>
        </w:rPr>
        <w:instrText>ne-tuning, with tasks and few-shot demonstrations speci</w:instrText>
      </w:r>
      <w:r w:rsidR="0051044E">
        <w:rPr>
          <w:highlight w:val="magenta"/>
        </w:rPr>
        <w:instrText>ﬁ</w:instrText>
      </w:r>
      <w:r w:rsidR="0051044E" w:rsidRPr="001713AB">
        <w:rPr>
          <w:highlight w:val="magenta"/>
        </w:rPr>
        <w:instrText>ed purely via text interaction with the model. GPT-3 achieves strong performance on many NLP datasets, including translation, question-answering, and cloze tasks, as well as several tasks tha</w:instrText>
      </w:r>
      <w:r w:rsidR="0051044E">
        <w:rPr>
          <w:highlight w:val="magenta"/>
        </w:rPr>
        <w:instrText xml:space="preserve">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51044E" w:rsidRPr="003E6C29">
        <w:rPr>
          <w:highlight w:val="magenta"/>
        </w:rPr>
        <w:fldChar w:fldCharType="separate"/>
      </w:r>
      <w:r w:rsidR="0051044E" w:rsidRPr="00267C65">
        <w:rPr>
          <w:rFonts w:cs="Arial"/>
          <w:highlight w:val="magenta"/>
        </w:rPr>
        <w:t>(2020, S. 6)</w:t>
      </w:r>
      <w:r w:rsidR="0051044E" w:rsidRPr="003E6C29">
        <w:rPr>
          <w:highlight w:val="magenta"/>
        </w:rPr>
        <w:fldChar w:fldCharType="end"/>
      </w:r>
      <w:r w:rsidR="0051044E">
        <w:t xml:space="preserve"> </w:t>
      </w:r>
      <w:r w:rsidR="0051044E" w:rsidRPr="006E1E27">
        <w:rPr>
          <w:highlight w:val="green"/>
        </w:rPr>
        <w:t>führen jedoch an, dass für das Fine-Tuning ein Datensatz in mit einem Umfang von typischer Weise tausende bis hunderttausende von beschrifteten Beispielen bedarf</w:t>
      </w:r>
      <w:r w:rsidR="0051044E" w:rsidRPr="0051044E">
        <w:t>.</w:t>
      </w:r>
      <w:r w:rsidR="00B07A28">
        <w:t xml:space="preserve"> </w:t>
      </w:r>
      <w:r w:rsidR="0051044E" w:rsidRPr="0029021B">
        <w:rPr>
          <w:bCs/>
          <w:highlight w:val="green"/>
        </w:rPr>
        <w:t>Die Notwendigkeit solch</w:t>
      </w:r>
      <w:r w:rsidR="007C1691" w:rsidRPr="0029021B">
        <w:rPr>
          <w:bCs/>
          <w:highlight w:val="green"/>
        </w:rPr>
        <w:t xml:space="preserve"> </w:t>
      </w:r>
      <w:r w:rsidR="0051044E" w:rsidRPr="0029021B">
        <w:rPr>
          <w:bCs/>
          <w:highlight w:val="green"/>
        </w:rPr>
        <w:t>große</w:t>
      </w:r>
      <w:r w:rsidR="007C1691" w:rsidRPr="0029021B">
        <w:rPr>
          <w:bCs/>
          <w:highlight w:val="green"/>
        </w:rPr>
        <w:t>r</w:t>
      </w:r>
      <w:r w:rsidR="0051044E" w:rsidRPr="0029021B">
        <w:rPr>
          <w:bCs/>
          <w:highlight w:val="green"/>
        </w:rPr>
        <w:t xml:space="preserve"> Datensätze schränkt die Anwendbarkeit von LLMs ein</w:t>
      </w:r>
      <w:r w:rsidR="004D5420" w:rsidRPr="0029021B">
        <w:rPr>
          <w:bCs/>
          <w:highlight w:val="green"/>
        </w:rPr>
        <w:t xml:space="preserve">, da </w:t>
      </w:r>
      <w:r w:rsidR="00C3610E" w:rsidRPr="0029021B">
        <w:rPr>
          <w:bCs/>
          <w:highlight w:val="green"/>
        </w:rPr>
        <w:t>nicht für jede spezifische Aufgabe ausreichend annotierte Daten in der erforderlichen Menge verfügbar sind</w:t>
      </w:r>
      <w:r w:rsidR="00CE5FD1" w:rsidRPr="0029021B">
        <w:rPr>
          <w:bCs/>
          <w:highlight w:val="green"/>
        </w:rPr>
        <w:t xml:space="preserve"> und eine Beschaffung zeitaufwendig und kostenintensiv sein kann</w:t>
      </w:r>
      <w:r w:rsidR="00795EAD">
        <w:rPr>
          <w:bCs/>
        </w:rPr>
        <w:t xml:space="preserve"> </w:t>
      </w:r>
      <w:r w:rsidR="00795EAD" w:rsidRPr="007377F7">
        <w:rPr>
          <w:highlight w:val="magenta"/>
        </w:rPr>
        <w:fldChar w:fldCharType="begin"/>
      </w:r>
      <w:r w:rsidR="00795EAD" w:rsidRPr="007377F7">
        <w:rPr>
          <w:highlight w:val="magenta"/>
        </w:rP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00795EAD" w:rsidRPr="007377F7">
        <w:rPr>
          <w:highlight w:val="magenta"/>
        </w:rPr>
        <w:fldChar w:fldCharType="separate"/>
      </w:r>
      <w:r w:rsidR="00795EAD" w:rsidRPr="007377F7">
        <w:rPr>
          <w:rFonts w:cs="Arial"/>
          <w:highlight w:val="magenta"/>
        </w:rPr>
        <w:t>(Tunstall et al., 2023, S. 289)</w:t>
      </w:r>
      <w:r w:rsidR="00795EAD" w:rsidRPr="007377F7">
        <w:rPr>
          <w:highlight w:val="magenta"/>
        </w:rPr>
        <w:fldChar w:fldCharType="end"/>
      </w:r>
      <w:r w:rsidR="00CE5FD1">
        <w:rPr>
          <w:bCs/>
        </w:rPr>
        <w:t>.</w:t>
      </w:r>
      <w:r w:rsidR="00D821C0">
        <w:rPr>
          <w:bCs/>
        </w:rPr>
        <w:t xml:space="preserve"> </w:t>
      </w:r>
      <w:ins w:id="205" w:author="Ben Fels" w:date="2024-12-21T12:44:00Z" w16du:dateUtc="2024-12-21T11:44:00Z">
        <w:r w:rsidRPr="0051044E">
          <w:rPr>
            <w:bCs/>
          </w:rPr>
          <w:t xml:space="preserve">Zudem </w:t>
        </w:r>
        <w:r w:rsidRPr="0029021B">
          <w:rPr>
            <w:bCs/>
            <w:highlight w:val="green"/>
          </w:rPr>
          <w:t>müsste f</w:t>
        </w:r>
        <w:r w:rsidRPr="0029021B">
          <w:rPr>
            <w:rFonts w:cs="Arial"/>
            <w:highlight w:val="green"/>
          </w:rPr>
          <w:t xml:space="preserve">ür jede Aufgabe </w:t>
        </w:r>
      </w:ins>
      <w:r w:rsidR="00395135" w:rsidRPr="0029021B">
        <w:rPr>
          <w:rFonts w:cs="Arial"/>
          <w:highlight w:val="green"/>
        </w:rPr>
        <w:t>erneut ein LLM mi</w:t>
      </w:r>
      <w:r w:rsidR="00B470AD" w:rsidRPr="0029021B">
        <w:rPr>
          <w:rFonts w:cs="Arial"/>
          <w:highlight w:val="green"/>
        </w:rPr>
        <w:t>t</w:t>
      </w:r>
      <w:r w:rsidR="00395135" w:rsidRPr="0029021B">
        <w:rPr>
          <w:rFonts w:cs="Arial"/>
          <w:highlight w:val="green"/>
        </w:rPr>
        <w:t>tel</w:t>
      </w:r>
      <w:r w:rsidR="00B470AD" w:rsidRPr="0029021B">
        <w:rPr>
          <w:rFonts w:cs="Arial"/>
          <w:highlight w:val="green"/>
        </w:rPr>
        <w:t>s</w:t>
      </w:r>
      <w:r w:rsidR="00395135" w:rsidRPr="0029021B">
        <w:rPr>
          <w:rFonts w:cs="Arial"/>
          <w:highlight w:val="green"/>
        </w:rPr>
        <w:t xml:space="preserve"> Fine-Tuning </w:t>
      </w:r>
      <w:r w:rsidR="00B470AD" w:rsidRPr="0029021B">
        <w:rPr>
          <w:rFonts w:cs="Arial"/>
          <w:highlight w:val="green"/>
        </w:rPr>
        <w:t>angepasst werde</w:t>
      </w:r>
      <w:r w:rsidR="00560C3B" w:rsidRPr="0029021B">
        <w:rPr>
          <w:rFonts w:cs="Arial"/>
          <w:highlight w:val="green"/>
        </w:rPr>
        <w:t>n</w:t>
      </w:r>
      <w:ins w:id="206" w:author="Ben Fels" w:date="2024-12-21T12:44:00Z" w16du:dateUtc="2024-12-21T11:44:00Z">
        <w:r w:rsidRPr="0029021B">
          <w:rPr>
            <w:rFonts w:cs="Arial"/>
            <w:highlight w:val="green"/>
          </w:rPr>
          <w:t xml:space="preserve">, </w:t>
        </w:r>
        <w:r w:rsidRPr="0029021B">
          <w:rPr>
            <w:highlight w:val="green"/>
          </w:rPr>
          <w:t>wofür wiederum jeweils eigene ausreichend große Datensätze</w:t>
        </w:r>
        <w:r w:rsidRPr="0051044E">
          <w:t xml:space="preserve"> </w:t>
        </w:r>
        <w:r w:rsidRPr="00F91CF2">
          <w:rPr>
            <w:highlight w:val="green"/>
          </w:rPr>
          <w:t>benötigt werden würden</w:t>
        </w:r>
        <w:r w:rsidRPr="005A4558">
          <w:t xml:space="preserve"> </w:t>
        </w:r>
        <w:r w:rsidRPr="006E7B3E">
          <w:rPr>
            <w:highlight w:val="magenta"/>
            <w:rPrChange w:id="207" w:author="Ben Fels" w:date="2024-12-21T12:44:00Z" w16du:dateUtc="2024-12-21T11:44:00Z">
              <w:rPr/>
            </w:rPrChange>
          </w:rPr>
          <w:fldChar w:fldCharType="begin"/>
        </w:r>
        <w:r w:rsidRPr="006E7B3E">
          <w:rPr>
            <w:highlight w:val="magenta"/>
            <w:rPrChange w:id="208" w:author="Ben Fels" w:date="2024-12-21T12:44:00Z" w16du:dateUtc="2024-12-21T11:44:00Z">
              <w:rPr/>
            </w:rPrChange>
          </w:rPr>
          <w:instrText xml:space="preserve"> ADDIN ZOTERO_ITEM CSL_CITATION {"citationID":"fh13QIGf","properties":{"formattedCitation":"(Brown et al., 2020, S. 6; Patil &amp; Gudivada, 2024, S. 18)","plainCitation":"(Brown et al., 2020, S. 6;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w:instrText>
        </w:r>
        <w:r w:rsidRPr="003D07F3">
          <w:rPr>
            <w:highlight w:val="magenta"/>
            <w:rPrChange w:id="209" w:author="Ben Fels" w:date="2024-12-21T12:44:00Z" w16du:dateUtc="2024-12-21T11:44:00Z">
              <w:rPr/>
            </w:rPrChange>
          </w:rPr>
          <w:instrText xml:space="preserve">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6E7B3E">
          <w:rPr>
            <w:highlight w:val="magenta"/>
            <w:rPrChange w:id="210" w:author="Ben Fels" w:date="2024-12-21T12:44:00Z" w16du:dateUtc="2024-12-21T11:44:00Z">
              <w:rPr/>
            </w:rPrChange>
          </w:rPr>
          <w:fldChar w:fldCharType="separate"/>
        </w:r>
        <w:r w:rsidRPr="003D07F3">
          <w:rPr>
            <w:rFonts w:cs="Arial"/>
            <w:highlight w:val="magenta"/>
            <w:rPrChange w:id="211" w:author="Ben Fels" w:date="2024-12-21T12:44:00Z" w16du:dateUtc="2024-12-21T11:44:00Z">
              <w:rPr>
                <w:rFonts w:cs="Arial"/>
              </w:rPr>
            </w:rPrChange>
          </w:rPr>
          <w:t>(Brown et al., 2020, S. 6; Patil &amp; Gudivada, 2024, S. 18)</w:t>
        </w:r>
        <w:r w:rsidRPr="006E7B3E">
          <w:rPr>
            <w:highlight w:val="magenta"/>
            <w:rPrChange w:id="212" w:author="Ben Fels" w:date="2024-12-21T12:44:00Z" w16du:dateUtc="2024-12-21T11:44:00Z">
              <w:rPr/>
            </w:rPrChange>
          </w:rPr>
          <w:fldChar w:fldCharType="end"/>
        </w:r>
        <w:r w:rsidRPr="003D07F3">
          <w:t xml:space="preserve">. </w:t>
        </w:r>
      </w:ins>
      <w:r w:rsidR="00560C3B" w:rsidRPr="00560C3B">
        <w:t>Daraus fo</w:t>
      </w:r>
      <w:r w:rsidR="00560C3B">
        <w:t xml:space="preserve">lgt, dass </w:t>
      </w:r>
      <w:del w:id="213" w:author="Ben Fels" w:date="2024-12-22T18:00:00Z" w16du:dateUtc="2024-12-22T17:00:00Z">
        <w:r w:rsidRPr="006B77C0" w:rsidDel="00176B77">
          <w:rPr>
            <w:highlight w:val="green"/>
            <w:rPrChange w:id="214" w:author="Ben Fels" w:date="2024-12-22T17:53:00Z" w16du:dateUtc="2024-12-22T16:53:00Z">
              <w:rPr/>
            </w:rPrChange>
          </w:rPr>
          <w:fldChar w:fldCharType="begin"/>
        </w:r>
        <w:r w:rsidRPr="00560C3B" w:rsidDel="00176B77">
          <w:rPr>
            <w:highlight w:val="green"/>
          </w:rPr>
          <w:delInstrText xml:space="preserve"> ADDIN ZOTERO_ITEM CSL_CITATION {"citationID":"yp7aRsjt","properties":{"formattedCitation":"(2024, S. 371)","plainCitation":"(2024, S. 371)","noteIndex":0},"citationItems":[{"id":620,"uris":["http://zotero.org/users/14644665/items/3F6LRS5P"],"itemData":{"id":620,"type":"article-journal","abstract":"Large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uppress-author":true}],"schema":"https://github.com/citation-style-language/schema/raw/master/csl-citation.json"} </w:delInstrText>
        </w:r>
        <w:r w:rsidRPr="006B77C0" w:rsidDel="00176B77">
          <w:rPr>
            <w:highlight w:val="green"/>
            <w:rPrChange w:id="215" w:author="Ben Fels" w:date="2024-12-22T17:53:00Z" w16du:dateUtc="2024-12-22T16:53:00Z">
              <w:rPr/>
            </w:rPrChange>
          </w:rPr>
          <w:fldChar w:fldCharType="separate"/>
        </w:r>
        <w:r w:rsidRPr="00560C3B" w:rsidDel="00176B77">
          <w:rPr>
            <w:rFonts w:cs="Arial"/>
            <w:highlight w:val="green"/>
          </w:rPr>
          <w:delText>(2024, S. 371)</w:delText>
        </w:r>
        <w:r w:rsidRPr="006B77C0" w:rsidDel="00176B77">
          <w:rPr>
            <w:highlight w:val="green"/>
            <w:rPrChange w:id="216" w:author="Ben Fels" w:date="2024-12-22T17:53:00Z" w16du:dateUtc="2024-12-22T16:53:00Z">
              <w:rPr/>
            </w:rPrChange>
          </w:rPr>
          <w:fldChar w:fldCharType="end"/>
        </w:r>
      </w:del>
      <w:r w:rsidR="00560C3B">
        <w:rPr>
          <w:rFonts w:cs="Arial"/>
          <w:highlight w:val="green"/>
        </w:rPr>
        <w:t>a</w:t>
      </w:r>
      <w:r w:rsidRPr="00560C3B">
        <w:rPr>
          <w:rFonts w:cs="Arial"/>
          <w:highlight w:val="green"/>
        </w:rPr>
        <w:t>uch wenn die</w:t>
      </w:r>
      <w:r w:rsidR="00D64C95">
        <w:rPr>
          <w:rFonts w:cs="Arial"/>
          <w:highlight w:val="green"/>
        </w:rPr>
        <w:t>ser</w:t>
      </w:r>
      <w:r w:rsidRPr="00560C3B">
        <w:rPr>
          <w:rFonts w:cs="Arial"/>
          <w:highlight w:val="green"/>
        </w:rPr>
        <w:t xml:space="preserve"> </w:t>
      </w:r>
      <w:r w:rsidR="00D64C95">
        <w:rPr>
          <w:rFonts w:cs="Arial"/>
          <w:highlight w:val="green"/>
        </w:rPr>
        <w:t>Ansatz kostengünstiger ist</w:t>
      </w:r>
      <w:r w:rsidRPr="00560C3B">
        <w:rPr>
          <w:rFonts w:cs="Arial"/>
          <w:highlight w:val="green"/>
        </w:rPr>
        <w:t xml:space="preserve">, </w:t>
      </w:r>
      <w:r w:rsidR="00D64C95">
        <w:rPr>
          <w:rFonts w:cs="Arial"/>
          <w:highlight w:val="green"/>
        </w:rPr>
        <w:t xml:space="preserve">er </w:t>
      </w:r>
      <w:r w:rsidRPr="00560C3B">
        <w:rPr>
          <w:rFonts w:cs="Arial"/>
          <w:highlight w:val="green"/>
        </w:rPr>
        <w:t>sich nicht</w:t>
      </w:r>
      <w:r w:rsidR="002C70E2">
        <w:rPr>
          <w:rFonts w:cs="Arial"/>
          <w:highlight w:val="green"/>
        </w:rPr>
        <w:t xml:space="preserve"> </w:t>
      </w:r>
      <w:r w:rsidR="00C84375">
        <w:rPr>
          <w:rFonts w:cs="Arial"/>
          <w:highlight w:val="green"/>
        </w:rPr>
        <w:t>für F</w:t>
      </w:r>
      <w:r w:rsidR="002C70E2">
        <w:rPr>
          <w:rFonts w:cs="Arial"/>
          <w:highlight w:val="green"/>
        </w:rPr>
        <w:t xml:space="preserve">älle </w:t>
      </w:r>
      <w:r w:rsidR="00C84375">
        <w:rPr>
          <w:rFonts w:cs="Arial"/>
          <w:highlight w:val="green"/>
        </w:rPr>
        <w:t>eignet</w:t>
      </w:r>
      <w:r w:rsidRPr="00560C3B">
        <w:rPr>
          <w:rFonts w:cs="Arial"/>
          <w:highlight w:val="green"/>
        </w:rPr>
        <w:t xml:space="preserve">, </w:t>
      </w:r>
      <w:r w:rsidR="002C70E2">
        <w:rPr>
          <w:rFonts w:cs="Arial"/>
          <w:highlight w:val="green"/>
        </w:rPr>
        <w:t xml:space="preserve">in denen </w:t>
      </w:r>
      <w:r w:rsidRPr="00560C3B">
        <w:rPr>
          <w:rFonts w:cs="Arial"/>
          <w:highlight w:val="green"/>
        </w:rPr>
        <w:t>keine ausreichenden Daten</w:t>
      </w:r>
      <w:r w:rsidR="00DF5690">
        <w:rPr>
          <w:rFonts w:cs="Arial"/>
          <w:highlight w:val="green"/>
        </w:rPr>
        <w:t>sä</w:t>
      </w:r>
      <w:r w:rsidR="008A0102">
        <w:rPr>
          <w:rFonts w:cs="Arial"/>
          <w:highlight w:val="green"/>
        </w:rPr>
        <w:t>tze</w:t>
      </w:r>
      <w:r w:rsidRPr="00560C3B">
        <w:rPr>
          <w:rFonts w:cs="Arial"/>
          <w:highlight w:val="green"/>
        </w:rPr>
        <w:t xml:space="preserve"> vorhanden sind</w:t>
      </w:r>
      <w:ins w:id="217" w:author="Ben Fels" w:date="2024-12-21T12:44:00Z" w16du:dateUtc="2024-12-21T11:44:00Z">
        <w:r w:rsidRPr="00560C3B">
          <w:rPr>
            <w:rFonts w:cs="Arial"/>
          </w:rPr>
          <w:t>.</w:t>
        </w:r>
      </w:ins>
      <w:r w:rsidR="00FB0886" w:rsidRPr="00560C3B">
        <w:rPr>
          <w:rFonts w:cs="Arial"/>
        </w:rPr>
        <w:t xml:space="preserve"> </w:t>
      </w:r>
      <w:r w:rsidR="00F15BE5">
        <w:rPr>
          <w:rFonts w:cs="Arial"/>
        </w:rPr>
        <w:t xml:space="preserve">Nach den Beschreibungen von </w:t>
      </w:r>
      <w:r w:rsidR="00F15BE5" w:rsidRPr="00F15BE5">
        <w:rPr>
          <w:rFonts w:cs="Arial"/>
          <w:highlight w:val="magenta"/>
        </w:rPr>
        <w:t>Lawrence &amp; Reed</w:t>
      </w:r>
      <w:r w:rsidR="00F15BE5" w:rsidRPr="007377F7">
        <w:rPr>
          <w:highlight w:val="magenta"/>
        </w:rPr>
        <w:t xml:space="preserve"> </w:t>
      </w:r>
      <w:r w:rsidR="00F15BE5" w:rsidRPr="007377F7">
        <w:rPr>
          <w:highlight w:val="magenta"/>
        </w:rPr>
        <w:fldChar w:fldCharType="begin"/>
      </w:r>
      <w:r w:rsidR="009E20C7">
        <w:rPr>
          <w:highlight w:val="magenta"/>
        </w:rPr>
        <w:instrText xml:space="preserve"> ADDIN ZOTERO_ITEM CSL_CITATION {"citationID":"qCwGF6ZD","properties":{"formattedCitation":"(2020, S. 780, 798)","plainCitation":"(2020, S. 780,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 798","label":"page","suppress-author":true}],"schema":"https://github.com/citation-style-language/schema/raw/master/csl-citation.json"} </w:instrText>
      </w:r>
      <w:r w:rsidR="00F15BE5" w:rsidRPr="007377F7">
        <w:rPr>
          <w:highlight w:val="magenta"/>
        </w:rPr>
        <w:fldChar w:fldCharType="separate"/>
      </w:r>
      <w:r w:rsidR="009E20C7" w:rsidRPr="009E20C7">
        <w:rPr>
          <w:rFonts w:cs="Arial"/>
          <w:highlight w:val="magenta"/>
        </w:rPr>
        <w:t>(2020, S. 780, 798)</w:t>
      </w:r>
      <w:r w:rsidR="00F15BE5" w:rsidRPr="007377F7">
        <w:rPr>
          <w:highlight w:val="magenta"/>
        </w:rPr>
        <w:fldChar w:fldCharType="end"/>
      </w:r>
      <w:r w:rsidR="00F15BE5">
        <w:rPr>
          <w:highlight w:val="magenta"/>
        </w:rPr>
        <w:t xml:space="preserve"> </w:t>
      </w:r>
      <w:r w:rsidR="007E2E7D" w:rsidRPr="007E2E7D">
        <w:t>liegt s</w:t>
      </w:r>
      <w:r w:rsidR="00C650EE" w:rsidRPr="007E2E7D">
        <w:rPr>
          <w:rFonts w:cs="Arial"/>
        </w:rPr>
        <w:t xml:space="preserve">olch </w:t>
      </w:r>
      <w:r w:rsidR="00C650EE" w:rsidRPr="00110019">
        <w:rPr>
          <w:rFonts w:cs="Arial"/>
          <w:highlight w:val="green"/>
        </w:rPr>
        <w:t xml:space="preserve">ein </w:t>
      </w:r>
      <w:r w:rsidR="00EE5D25" w:rsidRPr="00110019">
        <w:rPr>
          <w:rFonts w:cs="Arial"/>
          <w:highlight w:val="green"/>
        </w:rPr>
        <w:t xml:space="preserve">Mangel an </w:t>
      </w:r>
      <w:r w:rsidR="004F7B3F" w:rsidRPr="00110019">
        <w:rPr>
          <w:rFonts w:cs="Arial"/>
          <w:highlight w:val="green"/>
        </w:rPr>
        <w:t xml:space="preserve">entsprechend </w:t>
      </w:r>
      <w:r w:rsidR="00C650EE" w:rsidRPr="00110019">
        <w:rPr>
          <w:rFonts w:cs="Arial"/>
          <w:highlight w:val="green"/>
        </w:rPr>
        <w:t>annotierten Daten im</w:t>
      </w:r>
      <w:r w:rsidR="003A587F" w:rsidRPr="00110019">
        <w:rPr>
          <w:rFonts w:cs="Arial"/>
          <w:highlight w:val="green"/>
        </w:rPr>
        <w:t xml:space="preserve"> </w:t>
      </w:r>
      <w:r w:rsidR="00FB0886" w:rsidRPr="00110019">
        <w:rPr>
          <w:rFonts w:cs="Arial"/>
          <w:highlight w:val="green"/>
        </w:rPr>
        <w:t xml:space="preserve">Argument Mining </w:t>
      </w:r>
      <w:r w:rsidR="00C650EE" w:rsidRPr="00110019">
        <w:rPr>
          <w:rFonts w:cs="Arial"/>
          <w:highlight w:val="green"/>
        </w:rPr>
        <w:t>vor</w:t>
      </w:r>
      <w:r w:rsidR="005A3CCE" w:rsidRPr="00110019">
        <w:rPr>
          <w:rFonts w:cs="Arial"/>
          <w:highlight w:val="green"/>
        </w:rPr>
        <w:t xml:space="preserve"> und stellt eine große Herausforderung für das Forschungsgebiet dar</w:t>
      </w:r>
      <w:r w:rsidR="005A3CCE">
        <w:rPr>
          <w:rFonts w:cs="Arial"/>
        </w:rPr>
        <w:t>.</w:t>
      </w:r>
      <w:r w:rsidR="00452A02">
        <w:rPr>
          <w:rFonts w:cs="Arial"/>
        </w:rPr>
        <w:t xml:space="preserve"> </w:t>
      </w:r>
    </w:p>
    <w:p w14:paraId="1D7F9C51" w14:textId="36D0B0B4" w:rsidR="004328D8" w:rsidRDefault="007E4F38" w:rsidP="0006481C">
      <w:pPr>
        <w:jc w:val="both"/>
        <w:rPr>
          <w:rFonts w:cs="Arial"/>
        </w:rPr>
      </w:pPr>
      <w:r w:rsidRPr="003779D1">
        <w:rPr>
          <w:highlight w:val="green"/>
        </w:rPr>
        <w:t xml:space="preserve">Der Prompt-basierte Ansatz bietet eine </w:t>
      </w:r>
      <w:r w:rsidR="00BC5CD3" w:rsidRPr="003779D1">
        <w:rPr>
          <w:highlight w:val="green"/>
        </w:rPr>
        <w:t xml:space="preserve">interessante </w:t>
      </w:r>
      <w:r w:rsidRPr="003779D1">
        <w:rPr>
          <w:highlight w:val="green"/>
        </w:rPr>
        <w:t>Alternative</w:t>
      </w:r>
      <w:r w:rsidR="00BC5CD3" w:rsidRPr="003779D1">
        <w:rPr>
          <w:highlight w:val="green"/>
        </w:rPr>
        <w:t xml:space="preserve">, da </w:t>
      </w:r>
      <w:r w:rsidR="00130C27" w:rsidRPr="003779D1">
        <w:rPr>
          <w:highlight w:val="green"/>
        </w:rPr>
        <w:t xml:space="preserve">hierbei </w:t>
      </w:r>
      <w:r w:rsidR="00835608" w:rsidRPr="003779D1">
        <w:rPr>
          <w:highlight w:val="green"/>
        </w:rPr>
        <w:t xml:space="preserve">weniger Daten benötigt werden und </w:t>
      </w:r>
      <w:r w:rsidR="0072092D" w:rsidRPr="003779D1">
        <w:rPr>
          <w:highlight w:val="green"/>
        </w:rPr>
        <w:t xml:space="preserve">ein einziges LLM für mehrere Anwendungsfälle verwendet werden kann </w:t>
      </w:r>
      <w:r w:rsidR="0072092D" w:rsidRPr="003779D1">
        <w:rPr>
          <w:highlight w:val="magenta"/>
        </w:rPr>
        <w:fldChar w:fldCharType="begin"/>
      </w:r>
      <w:r w:rsidR="001C76B1" w:rsidRPr="003779D1">
        <w:rPr>
          <w:highlight w:val="magenta"/>
        </w:rPr>
        <w:instrText xml:space="preserve"> ADDIN ZOTERO_ITEM CSL_CITATION {"citationID":"laLxCi3S","properties":{"formattedCitation":"(Brown et al., 2020, S. 6; Patil &amp; Gudivada, 2024, S. 20)","plainCitation":"(Brown et al., 2020, S. 6; Patil &amp; Gudivada, 2024, S. 20)","noteIndex":0},"citationItems":[{"id":229,"uris":["http://zotero.org/users/14644665/items/E6FXUFBM"],"itemData":{"id":229,"type":"article","abstract":"Recent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(LLMs)","volume":"14","author":[{"family":"Patil","given":"Rajvardhan"},{"family":"Gudivada","given":"Venkat"}],"issued":{"date-parts":[["2024",3,1]]}},"locator":"20","label":"page"}],"schema":"https://github.com/citation-style-language/schema/raw/master/csl-citation.json"} </w:instrText>
      </w:r>
      <w:r w:rsidR="0072092D" w:rsidRPr="003779D1">
        <w:rPr>
          <w:highlight w:val="magenta"/>
        </w:rPr>
        <w:fldChar w:fldCharType="separate"/>
      </w:r>
      <w:r w:rsidR="001C76B1" w:rsidRPr="003779D1">
        <w:rPr>
          <w:rFonts w:cs="Arial"/>
          <w:highlight w:val="magenta"/>
        </w:rPr>
        <w:t>(Brown et al., 2020, S. 6; Patil &amp; Gudivada, 2024, S. 20)</w:t>
      </w:r>
      <w:r w:rsidR="0072092D" w:rsidRPr="003779D1">
        <w:rPr>
          <w:highlight w:val="magenta"/>
        </w:rPr>
        <w:fldChar w:fldCharType="end"/>
      </w:r>
      <w:r w:rsidR="0072092D">
        <w:t>.</w:t>
      </w:r>
      <w:r w:rsidR="003779D1">
        <w:t xml:space="preserve"> </w:t>
      </w:r>
      <w:r w:rsidR="00BC1933">
        <w:t xml:space="preserve">Untersuchungen, in denen </w:t>
      </w:r>
      <w:r w:rsidR="00933FC5">
        <w:t xml:space="preserve">die Auswirkung von </w:t>
      </w:r>
      <w:r w:rsidR="00BC1933">
        <w:t xml:space="preserve">Fine-Tuning und Prompt Engineering </w:t>
      </w:r>
      <w:r w:rsidR="00933FC5">
        <w:t xml:space="preserve">auf </w:t>
      </w:r>
      <w:r w:rsidR="0009530A">
        <w:t xml:space="preserve">die Leistung eines </w:t>
      </w:r>
      <w:r w:rsidR="00933FC5">
        <w:t>LLM</w:t>
      </w:r>
      <w:r w:rsidR="0009530A">
        <w:t xml:space="preserve">s untersucht wurden, kommen zu unterschiedlichen Ergebnissen. </w:t>
      </w:r>
      <w:moveToRangeStart w:id="218" w:author="Ben Fels" w:date="2024-12-21T11:56:00Z" w:name="move185674583"/>
      <w:proofErr w:type="spellStart"/>
      <w:r w:rsidR="00E53597" w:rsidRPr="00E53597">
        <w:rPr>
          <w:rFonts w:cs="Arial"/>
          <w:highlight w:val="magenta"/>
        </w:rPr>
        <w:t>Maharjan</w:t>
      </w:r>
      <w:proofErr w:type="spellEnd"/>
      <w:r w:rsidR="00E53597" w:rsidRPr="00E53597">
        <w:rPr>
          <w:rFonts w:cs="Arial"/>
          <w:highlight w:val="magenta"/>
        </w:rPr>
        <w:t xml:space="preserve"> et al.</w:t>
      </w:r>
      <w:r w:rsidR="00E53597" w:rsidRPr="00E53597">
        <w:rPr>
          <w:highlight w:val="magenta"/>
        </w:rPr>
        <w:t xml:space="preserve"> </w:t>
      </w:r>
      <w:r w:rsidR="00E53597" w:rsidRPr="007377F7">
        <w:rPr>
          <w:highlight w:val="magenta"/>
        </w:rPr>
        <w:fldChar w:fldCharType="begin"/>
      </w:r>
      <w:r w:rsidR="00E53597" w:rsidRPr="00E53597">
        <w:rPr>
          <w:highlight w:val="magenta"/>
        </w:rPr>
        <w:instrText xml:space="preserve"> ADDIN ZOTERO_ITEM CSL_CITATION {"citationID":"x2ChShps","properties":{"formattedCitation":"(2024)","plainCitation":"(2024)","noteIndex":0},"citationItems":[{"id":851,"uris":["http://zotero.org/users/14644665/items/KAULLCSJ"],"itemData":{"id":851,"type":"article-journal","abstract":"Abstract\n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w:instrText>
      </w:r>
      <w:r w:rsidR="00E53597" w:rsidRPr="00DD55EB">
        <w:rPr>
          <w:highlight w:val="magenta"/>
        </w:rPr>
        <w:instrText xml:space="preserve">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abel":"page","suppress-author":true}],"schema":"https://github.com/citation-style-language/schema/raw/master/csl-citation.json"} </w:instrText>
      </w:r>
      <w:r w:rsidR="00E53597" w:rsidRPr="007377F7">
        <w:rPr>
          <w:highlight w:val="magenta"/>
        </w:rPr>
        <w:fldChar w:fldCharType="separate"/>
      </w:r>
      <w:r w:rsidR="00E53597" w:rsidRPr="00DD55EB">
        <w:rPr>
          <w:rFonts w:cs="Arial"/>
          <w:highlight w:val="magenta"/>
        </w:rPr>
        <w:t>(2024)</w:t>
      </w:r>
      <w:r w:rsidR="00E53597" w:rsidRPr="007377F7">
        <w:rPr>
          <w:highlight w:val="magenta"/>
        </w:rPr>
        <w:fldChar w:fldCharType="end"/>
      </w:r>
      <w:r w:rsidR="00E53597" w:rsidRPr="00DD55EB">
        <w:t xml:space="preserve"> </w:t>
      </w:r>
      <w:r w:rsidR="00E53597" w:rsidRPr="00DD55EB">
        <w:rPr>
          <w:highlight w:val="green"/>
        </w:rPr>
        <w:t xml:space="preserve">konnten für medizinische Benchmarks zeigen, dass mittels Prompt Engineering Techniken ohne Fine-Tuning dem Stand der Technik entsprechende Ergebnisse für Open-Source Modelle erzielt werden können. </w:t>
      </w:r>
      <w:r w:rsidR="00E53597" w:rsidRPr="00C72A82">
        <w:rPr>
          <w:highlight w:val="green"/>
        </w:rPr>
        <w:t>Dem gegenüber stehen Untersuchungen wie</w:t>
      </w:r>
      <w:r w:rsidR="00E53597" w:rsidRPr="00C72A82">
        <w:t xml:space="preserve"> </w:t>
      </w:r>
      <w:r w:rsidR="00E53597" w:rsidRPr="00C72A82">
        <w:rPr>
          <w:rFonts w:cs="Arial"/>
          <w:highlight w:val="magenta"/>
        </w:rPr>
        <w:t xml:space="preserve">Trad und </w:t>
      </w:r>
      <w:proofErr w:type="spellStart"/>
      <w:r w:rsidR="00E53597" w:rsidRPr="00C72A82">
        <w:rPr>
          <w:rFonts w:cs="Arial"/>
          <w:highlight w:val="magenta"/>
        </w:rPr>
        <w:t>Chehab</w:t>
      </w:r>
      <w:proofErr w:type="spellEnd"/>
      <w:r w:rsidR="00E53597" w:rsidRPr="00C72A82">
        <w:rPr>
          <w:rFonts w:cs="Arial"/>
          <w:highlight w:val="magenta"/>
        </w:rPr>
        <w:t xml:space="preserve"> </w:t>
      </w:r>
      <w:r w:rsidR="00E53597" w:rsidRPr="007377F7">
        <w:rPr>
          <w:rFonts w:cs="Arial"/>
          <w:highlight w:val="magenta"/>
        </w:rPr>
        <w:fldChar w:fldCharType="begin"/>
      </w:r>
      <w:r w:rsidR="00E53597" w:rsidRPr="00C72A82">
        <w:rPr>
          <w:rFonts w:cs="Arial"/>
          <w:highlight w:val="magenta"/>
        </w:rPr>
        <w: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w:instrText>
      </w:r>
      <w:r w:rsidR="00E53597" w:rsidRPr="00CC135C">
        <w:rPr>
          <w:rFonts w:cs="Arial"/>
          <w:highlight w:val="magenta"/>
        </w:rPr>
        <w:instrText>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w:instrText>
      </w:r>
      <w:r w:rsidR="00E53597" w:rsidRPr="007377F7">
        <w:rPr>
          <w:rFonts w:cs="Arial"/>
          <w:highlight w:val="magenta"/>
        </w:rPr>
        <w:instrText xml:space="preserve">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r w:rsidR="00E53597" w:rsidRPr="007377F7">
        <w:rPr>
          <w:rFonts w:cs="Arial"/>
          <w:highlight w:val="magenta"/>
        </w:rPr>
        <w:fldChar w:fldCharType="separate"/>
      </w:r>
      <w:r w:rsidR="00E53597" w:rsidRPr="007377F7">
        <w:rPr>
          <w:rFonts w:cs="Arial"/>
          <w:highlight w:val="magenta"/>
        </w:rPr>
        <w:t>(2024)</w:t>
      </w:r>
      <w:r w:rsidR="00E53597" w:rsidRPr="007377F7">
        <w:rPr>
          <w:rFonts w:cs="Arial"/>
          <w:highlight w:val="magenta"/>
        </w:rPr>
        <w:fldChar w:fldCharType="end"/>
      </w:r>
      <w:r w:rsidR="00E53597" w:rsidRPr="00451847">
        <w:rPr>
          <w:rFonts w:cs="Arial"/>
        </w:rPr>
        <w:t xml:space="preserve"> o</w:t>
      </w:r>
      <w:r w:rsidR="00E53597" w:rsidRPr="0061474F">
        <w:rPr>
          <w:rFonts w:cs="Arial"/>
          <w:highlight w:val="green"/>
        </w:rPr>
        <w:t>der</w:t>
      </w:r>
      <w:r w:rsidR="00E53597" w:rsidRPr="00451847">
        <w:rPr>
          <w:rFonts w:cs="Arial"/>
        </w:rPr>
        <w:t xml:space="preserve"> </w:t>
      </w:r>
      <w:r w:rsidR="00E53597" w:rsidRPr="007377F7">
        <w:rPr>
          <w:rFonts w:cs="Arial"/>
          <w:highlight w:val="magenta"/>
        </w:rPr>
        <w:fldChar w:fldCharType="begin"/>
      </w:r>
      <w:r w:rsidR="00E53597" w:rsidRPr="007377F7">
        <w:rPr>
          <w:rFonts w:cs="Arial"/>
          <w:highlight w:val="magenta"/>
        </w:rPr>
        <w:instrText xml:space="preserve"> ADDIN ZOTERO_ITEM CSL_CITATION {"citationID":"Zrewr77Y","properties":{"formattedCitation":"(Yeginbergen et al., 2024)","plainCitation":"(Yeginbergen et al., 2024)","noteIndex":0},"citationItems":[{"id":959,"uris":["http://zotero.org/users/14644665/items/T7T4BLWM"],"itemData":{"id":959,"type":"paper-conference","container-title":"Proceedings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schema":"https://github.com/citation-style-language/schema/raw/master/csl-citation.json"} </w:instrText>
      </w:r>
      <w:r w:rsidR="00E53597" w:rsidRPr="007377F7">
        <w:rPr>
          <w:rFonts w:cs="Arial"/>
          <w:highlight w:val="magenta"/>
        </w:rPr>
        <w:fldChar w:fldCharType="separate"/>
      </w:r>
      <w:r w:rsidR="00E53597" w:rsidRPr="007377F7">
        <w:rPr>
          <w:rFonts w:cs="Arial"/>
          <w:highlight w:val="magenta"/>
        </w:rPr>
        <w:t>(Yeginbergen et al., 2024)</w:t>
      </w:r>
      <w:r w:rsidR="00E53597" w:rsidRPr="007377F7">
        <w:rPr>
          <w:rFonts w:cs="Arial"/>
          <w:highlight w:val="magenta"/>
        </w:rPr>
        <w:fldChar w:fldCharType="end"/>
      </w:r>
      <w:r w:rsidR="00E53597" w:rsidRPr="00451847">
        <w:rPr>
          <w:rFonts w:cs="Arial"/>
        </w:rPr>
        <w:t xml:space="preserve">, </w:t>
      </w:r>
      <w:r w:rsidR="00E53597" w:rsidRPr="0061474F">
        <w:rPr>
          <w:rFonts w:cs="Arial"/>
          <w:highlight w:val="green"/>
        </w:rPr>
        <w:t>welche zu dem Ergebnis kommen, dass Prompt Engineering eine schlechtere Leistung hervorbringt als Fine-Tuning. Auch</w:t>
      </w:r>
      <w:r w:rsidR="00E53597">
        <w:rPr>
          <w:rFonts w:cs="Arial"/>
        </w:rPr>
        <w:t xml:space="preserve"> </w:t>
      </w:r>
      <w:r w:rsidR="00E53597" w:rsidRPr="00D90E7E">
        <w:rPr>
          <w:rFonts w:cs="Arial"/>
          <w:highlight w:val="magenta"/>
        </w:rPr>
        <w:t>Brown et al.</w:t>
      </w:r>
      <w:r w:rsidR="00E53597">
        <w:rPr>
          <w:rFonts w:cs="Arial"/>
        </w:rPr>
        <w:t xml:space="preserve"> </w:t>
      </w:r>
      <w:r w:rsidR="00E53597" w:rsidRPr="00D90E7E">
        <w:rPr>
          <w:highlight w:val="magenta"/>
        </w:rPr>
        <w:fldChar w:fldCharType="begin"/>
      </w:r>
      <w:r w:rsidR="00E53597">
        <w:rPr>
          <w:highlight w:val="magenta"/>
        </w:rPr>
        <w:instrText xml:space="preserve"> ADDIN ZOTERO_ITEM CSL_CITATION {"citationID":"1TnBVjJA","properties":{"formattedCitation":"(2020,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E53597" w:rsidRPr="00D90E7E">
        <w:rPr>
          <w:highlight w:val="magenta"/>
        </w:rPr>
        <w:fldChar w:fldCharType="separate"/>
      </w:r>
      <w:r w:rsidR="00E53597" w:rsidRPr="00FA3616">
        <w:rPr>
          <w:rFonts w:cs="Arial"/>
          <w:highlight w:val="magenta"/>
        </w:rPr>
        <w:t>(2020, S. 6)</w:t>
      </w:r>
      <w:r w:rsidR="00E53597" w:rsidRPr="00D90E7E">
        <w:rPr>
          <w:highlight w:val="magenta"/>
        </w:rPr>
        <w:fldChar w:fldCharType="end"/>
      </w:r>
      <w:r w:rsidR="00E53597">
        <w:t xml:space="preserve"> </w:t>
      </w:r>
      <w:r w:rsidR="00E53597" w:rsidRPr="0061474F">
        <w:rPr>
          <w:rFonts w:cs="Arial"/>
          <w:highlight w:val="green"/>
        </w:rPr>
        <w:t xml:space="preserve">führen an, dass die </w:t>
      </w:r>
      <w:r w:rsidR="00E53597" w:rsidRPr="0061474F">
        <w:rPr>
          <w:highlight w:val="green"/>
        </w:rPr>
        <w:t xml:space="preserve">Ergebnisse </w:t>
      </w:r>
      <w:r w:rsidR="006B2109">
        <w:rPr>
          <w:highlight w:val="green"/>
        </w:rPr>
        <w:t xml:space="preserve">bei der Verwendung von </w:t>
      </w:r>
      <w:r w:rsidR="00E53597" w:rsidRPr="0061474F">
        <w:rPr>
          <w:highlight w:val="green"/>
        </w:rPr>
        <w:t xml:space="preserve">ICL in der Regel schlechter sind, als die eines </w:t>
      </w:r>
      <w:r w:rsidR="00D17FCB">
        <w:rPr>
          <w:highlight w:val="green"/>
        </w:rPr>
        <w:t>mit</w:t>
      </w:r>
      <w:r w:rsidR="009C4321">
        <w:rPr>
          <w:highlight w:val="green"/>
        </w:rPr>
        <w:t>tels</w:t>
      </w:r>
      <w:r w:rsidR="00D17FCB">
        <w:rPr>
          <w:highlight w:val="green"/>
        </w:rPr>
        <w:t xml:space="preserve"> </w:t>
      </w:r>
      <w:r w:rsidR="00E53597" w:rsidRPr="0061474F">
        <w:rPr>
          <w:highlight w:val="green"/>
        </w:rPr>
        <w:t>Fine-Tun</w:t>
      </w:r>
      <w:r w:rsidR="00D17FCB">
        <w:rPr>
          <w:highlight w:val="green"/>
        </w:rPr>
        <w:t>ing angepassten</w:t>
      </w:r>
      <w:r w:rsidR="00E53597" w:rsidRPr="0061474F">
        <w:rPr>
          <w:highlight w:val="green"/>
        </w:rPr>
        <w:t xml:space="preserve"> LLMs, jedoch mit dem Hinweis, dass weniger aufgabenspezifische Daten benötigt werden</w:t>
      </w:r>
      <w:r w:rsidR="00E53597">
        <w:t>.</w:t>
      </w:r>
      <w:r w:rsidR="00D07F31">
        <w:t xml:space="preserve"> </w:t>
      </w:r>
      <w:r w:rsidR="00414597" w:rsidRPr="00E6355B">
        <w:rPr>
          <w:rFonts w:cs="Arial"/>
          <w:highlight w:val="magenta"/>
        </w:rPr>
        <w:t xml:space="preserve">OpenAI </w:t>
      </w:r>
      <w:r w:rsidR="00414597" w:rsidRPr="00E6355B">
        <w:rPr>
          <w:rFonts w:cs="Arial"/>
          <w:highlight w:val="magenta"/>
        </w:rPr>
        <w:fldChar w:fldCharType="begin"/>
      </w:r>
      <w:r w:rsidR="00414597" w:rsidRPr="00E6355B">
        <w:rPr>
          <w:rFonts w:cs="Arial"/>
          <w:highlight w:val="magenta"/>
        </w:rPr>
        <w:instrText xml:space="preserve"> ADDIN ZOTERO_ITEM CSL_CITATION {"citationID":"0rjZ6UWO","properties":{"formattedCitation":"(2024d)","plainCitation":"(2024d)","noteIndex":0},"citationItems":[{"id":1907,"uris":["http://zotero.org/users/14644665/items/GZDGRHZD"],"itemData":{"id":1907,"type":"webpage","abstract":"Explore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issued":{"date-parts":[["2024"]]}},"label":"page","suppress-author":true}],"schema":"https://github.com/citation-style-language/schema/raw/master/csl-citation.json"} </w:instrText>
      </w:r>
      <w:r w:rsidR="00414597" w:rsidRPr="00E6355B">
        <w:rPr>
          <w:rFonts w:cs="Arial"/>
          <w:highlight w:val="magenta"/>
        </w:rPr>
        <w:fldChar w:fldCharType="separate"/>
      </w:r>
      <w:r w:rsidR="00414597" w:rsidRPr="00E6355B">
        <w:rPr>
          <w:rFonts w:cs="Arial"/>
          <w:highlight w:val="magenta"/>
        </w:rPr>
        <w:t>(2024d)</w:t>
      </w:r>
      <w:r w:rsidR="00414597" w:rsidRPr="00E6355B">
        <w:rPr>
          <w:rFonts w:cs="Arial"/>
          <w:highlight w:val="magenta"/>
        </w:rPr>
        <w:fldChar w:fldCharType="end"/>
      </w:r>
      <w:r w:rsidR="009C4321">
        <w:rPr>
          <w:rFonts w:cs="Arial"/>
        </w:rPr>
        <w:t xml:space="preserve"> betont</w:t>
      </w:r>
      <w:r w:rsidR="00414597">
        <w:rPr>
          <w:rFonts w:cs="Arial"/>
        </w:rPr>
        <w:t xml:space="preserve">, </w:t>
      </w:r>
      <w:r w:rsidR="00414597" w:rsidRPr="00873D5B">
        <w:rPr>
          <w:rFonts w:cs="Arial"/>
          <w:highlight w:val="green"/>
        </w:rPr>
        <w:t>dass Prompt Engineering  bei der Anwendungen von LLMs auf eige</w:t>
      </w:r>
      <w:r w:rsidR="00414597" w:rsidRPr="0006481C">
        <w:rPr>
          <w:rFonts w:cs="Arial"/>
        </w:rPr>
        <w:t xml:space="preserve">ne Anwendungsfälle als ersten Ansatz gewählt werden sollte. Erst </w:t>
      </w:r>
      <w:r w:rsidR="00414597" w:rsidRPr="00F83413">
        <w:rPr>
          <w:rFonts w:cs="Arial"/>
          <w:highlight w:val="green"/>
        </w:rPr>
        <w:t>sofern die Ergebnisse nicht ausreichend sind, sollten demnach im Anschluss komplexere Methoden zur Optimierung des übergebenen Kontexts oder der Optimierung des LLMs angewendet werden</w:t>
      </w:r>
      <w:r w:rsidR="00414597" w:rsidRPr="0006481C">
        <w:rPr>
          <w:rFonts w:cs="Arial"/>
        </w:rPr>
        <w:t xml:space="preserve">. </w:t>
      </w:r>
      <w:r w:rsidR="00D64B60" w:rsidRPr="00451302">
        <w:rPr>
          <w:rFonts w:cs="Arial"/>
          <w:highlight w:val="green"/>
        </w:rPr>
        <w:t xml:space="preserve">Prompt Engineering </w:t>
      </w:r>
      <w:r w:rsidR="0073054C" w:rsidRPr="00451302">
        <w:rPr>
          <w:rFonts w:cs="Arial"/>
          <w:highlight w:val="green"/>
        </w:rPr>
        <w:t xml:space="preserve">stellt </w:t>
      </w:r>
      <w:r w:rsidR="00D64B60" w:rsidRPr="00451302">
        <w:rPr>
          <w:rFonts w:cs="Arial"/>
          <w:highlight w:val="green"/>
        </w:rPr>
        <w:t xml:space="preserve">aufgrund seiner Einfachheit und Flexibilität </w:t>
      </w:r>
      <w:r w:rsidR="00F16D2A" w:rsidRPr="00451302">
        <w:rPr>
          <w:rFonts w:cs="Arial"/>
          <w:highlight w:val="green"/>
        </w:rPr>
        <w:t>eine attraktive Alternative</w:t>
      </w:r>
      <w:r w:rsidR="0073054C" w:rsidRPr="00451302">
        <w:rPr>
          <w:rFonts w:cs="Arial"/>
          <w:highlight w:val="green"/>
        </w:rPr>
        <w:t xml:space="preserve"> dar</w:t>
      </w:r>
      <w:r w:rsidR="00F16D2A" w:rsidRPr="00451302">
        <w:rPr>
          <w:rFonts w:cs="Arial"/>
          <w:highlight w:val="green"/>
        </w:rPr>
        <w:t xml:space="preserve">, insbesondere für Anwendungsfälle, in denen die hohen </w:t>
      </w:r>
      <w:r w:rsidR="00F16D2A" w:rsidRPr="00451302">
        <w:rPr>
          <w:rFonts w:cs="Arial"/>
          <w:highlight w:val="green"/>
        </w:rPr>
        <w:lastRenderedPageBreak/>
        <w:t xml:space="preserve">Anforderungen von LLMs an die Datenmenge die Anwendung von Fine-Tuning unmöglich machen. </w:t>
      </w:r>
      <w:r w:rsidR="00F16D2A" w:rsidRPr="00451302">
        <w:rPr>
          <w:highlight w:val="green"/>
        </w:rPr>
        <w:t>Im Hinblick auf den Mangel an qualitativ hochwertig annotierten Daten scheint es somit auch der geeignete Ansatz für das Argument Mining zu sein.</w:t>
      </w:r>
      <w:r w:rsidR="008816B9" w:rsidRPr="00451302">
        <w:rPr>
          <w:highlight w:val="green"/>
        </w:rPr>
        <w:t xml:space="preserve"> </w:t>
      </w:r>
      <w:r w:rsidR="007527AC" w:rsidRPr="00451302">
        <w:rPr>
          <w:highlight w:val="green"/>
        </w:rPr>
        <w:t>Der Empfehlung von</w:t>
      </w:r>
      <w:r w:rsidR="007527AC">
        <w:t xml:space="preserve"> </w:t>
      </w:r>
      <w:r w:rsidR="007527AC" w:rsidRPr="00E6355B">
        <w:rPr>
          <w:rFonts w:cs="Arial"/>
          <w:highlight w:val="magenta"/>
        </w:rPr>
        <w:t xml:space="preserve">OpenAI </w:t>
      </w:r>
      <w:r w:rsidR="007527AC" w:rsidRPr="00E6355B">
        <w:rPr>
          <w:rFonts w:cs="Arial"/>
          <w:highlight w:val="magenta"/>
        </w:rPr>
        <w:fldChar w:fldCharType="begin"/>
      </w:r>
      <w:r w:rsidR="0077523B">
        <w:rPr>
          <w:rFonts w:cs="Arial"/>
          <w:highlight w:val="magenta"/>
        </w:rPr>
        <w:instrText xml:space="preserve"> ADDIN ZOTERO_ITEM CSL_CITATION {"citationID":"jK4ihlaX","properties":{"formattedCitation":"(2024d)","plainCitation":"(2024d)","noteIndex":0},"citationItems":[{"id":1907,"uris":["http://zotero.org/users/14644665/items/GZDGRHZD"],"itemData":{"id":1907,"type":"webpage","abstract":"Explore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issued":{"date-parts":[["2024"]]}},"label":"page","suppress-author":true}],"schema":"https://github.com/citation-style-language/schema/raw/master/csl-citation.json"} </w:instrText>
      </w:r>
      <w:r w:rsidR="007527AC" w:rsidRPr="00E6355B">
        <w:rPr>
          <w:rFonts w:cs="Arial"/>
          <w:highlight w:val="magenta"/>
        </w:rPr>
        <w:fldChar w:fldCharType="separate"/>
      </w:r>
      <w:r w:rsidR="007527AC" w:rsidRPr="00E6355B">
        <w:rPr>
          <w:rFonts w:cs="Arial"/>
          <w:highlight w:val="magenta"/>
        </w:rPr>
        <w:t>(2024d)</w:t>
      </w:r>
      <w:r w:rsidR="007527AC" w:rsidRPr="00E6355B">
        <w:rPr>
          <w:rFonts w:cs="Arial"/>
          <w:highlight w:val="magenta"/>
        </w:rPr>
        <w:fldChar w:fldCharType="end"/>
      </w:r>
      <w:r w:rsidR="007527AC">
        <w:rPr>
          <w:rFonts w:cs="Arial"/>
        </w:rPr>
        <w:t xml:space="preserve"> </w:t>
      </w:r>
      <w:r w:rsidR="007D432D" w:rsidRPr="00451302">
        <w:rPr>
          <w:rFonts w:cs="Arial"/>
          <w:highlight w:val="green"/>
        </w:rPr>
        <w:t>Prompt Engineering</w:t>
      </w:r>
      <w:r w:rsidR="0036615E" w:rsidRPr="00451302">
        <w:rPr>
          <w:rFonts w:cs="Arial"/>
          <w:highlight w:val="green"/>
        </w:rPr>
        <w:t xml:space="preserve"> als ersten Ansatz für die Anwendung eines LLMs auf </w:t>
      </w:r>
      <w:r w:rsidR="00D64B60" w:rsidRPr="00451302">
        <w:rPr>
          <w:rFonts w:cs="Arial"/>
          <w:highlight w:val="green"/>
        </w:rPr>
        <w:t>einen eigenen Anwendungsfall zu verwenden, wird gefolgt.</w:t>
      </w:r>
      <w:moveToRangeEnd w:id="218"/>
      <w:r w:rsidR="00CC364F" w:rsidRPr="00451302">
        <w:rPr>
          <w:rFonts w:cs="Arial"/>
          <w:highlight w:val="green"/>
        </w:rPr>
        <w:t xml:space="preserve"> </w:t>
      </w:r>
      <w:moveToRangeStart w:id="219" w:author="Ben Fels" w:date="2024-12-21T12:01:00Z" w:name="move185674925"/>
      <w:moveTo w:id="220" w:author="Ben Fels" w:date="2024-12-21T12:01:00Z" w16du:dateUtc="2024-12-21T11:01:00Z">
        <w:del w:id="221" w:author="Ben Fels" w:date="2024-12-21T13:44:00Z" w16du:dateUtc="2024-12-21T12:44:00Z">
          <w:r w:rsidR="004328D8" w:rsidRPr="00451302" w:rsidDel="008F3E79">
            <w:rPr>
              <w:highlight w:val="green"/>
            </w:rPr>
            <w:delText xml:space="preserve">Das Modell zur Identifizierung der argumentativen Beziehung in </w:delText>
          </w:r>
          <w:r w:rsidR="004328D8" w:rsidRPr="00451302" w:rsidDel="008F3E79">
            <w:rPr>
              <w:highlight w:val="green"/>
            </w:rPr>
            <w:fldChar w:fldCharType="begin"/>
          </w:r>
          <w:r w:rsidR="004328D8" w:rsidRPr="00451302" w:rsidDel="008F3E79">
            <w:rPr>
              <w:highlight w:val="green"/>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004328D8" w:rsidRPr="00451302" w:rsidDel="008F3E79">
            <w:rPr>
              <w:highlight w:val="green"/>
            </w:rPr>
            <w:fldChar w:fldCharType="separate"/>
          </w:r>
          <w:r w:rsidR="004328D8" w:rsidRPr="00451302" w:rsidDel="008F3E79">
            <w:rPr>
              <w:rFonts w:cs="Arial"/>
              <w:highlight w:val="green"/>
            </w:rPr>
            <w:delText>(Stab &amp; Gurevych, 2017b, S. 645)</w:delText>
          </w:r>
          <w:r w:rsidR="004328D8" w:rsidRPr="00451302" w:rsidDel="008F3E79">
            <w:rPr>
              <w:highlight w:val="green"/>
            </w:rPr>
            <w:fldChar w:fldCharType="end"/>
          </w:r>
          <w:r w:rsidR="004328D8" w:rsidRPr="00451302" w:rsidDel="008F3E79">
            <w:rPr>
              <w:highlight w:val="green"/>
            </w:rPr>
            <w:delText xml:space="preserve"> kann zwischen support und attack unterscheiden. Es ist somit ein binärer Klassifikator. Der Standpunkt jeder Behauptung und Prämisse wird in support oder attack klassifiziert. Der Standpunkt jeder Prämisse ist im Typ ihrer ausgehenden Relation kodiert, während die Haltung jeder Behauptung in ihrem Attribut „Haltung“ kodiert ist.</w:delText>
          </w:r>
        </w:del>
      </w:moveTo>
    </w:p>
    <w:p w14:paraId="11A213D7" w14:textId="77777777" w:rsidR="00CC364F" w:rsidDel="008F3E79" w:rsidRDefault="00CC364F" w:rsidP="00CC364F">
      <w:pPr>
        <w:jc w:val="both"/>
        <w:rPr>
          <w:del w:id="222" w:author="Ben Fels" w:date="2024-12-21T13:44:00Z" w16du:dateUtc="2024-12-21T12:44:00Z"/>
          <w:moveTo w:id="223" w:author="Ben Fels" w:date="2024-12-21T12:01:00Z" w16du:dateUtc="2024-12-21T11:01:00Z"/>
        </w:rPr>
      </w:pPr>
    </w:p>
    <w:p w14:paraId="34604981" w14:textId="43247094" w:rsidR="004328D8" w:rsidRPr="00451302" w:rsidDel="00F07BB9" w:rsidRDefault="004328D8" w:rsidP="004328D8">
      <w:pPr>
        <w:rPr>
          <w:del w:id="224" w:author="Ben Fels" w:date="2024-12-21T13:45:00Z" w16du:dateUtc="2024-12-21T12:45:00Z"/>
          <w:moveTo w:id="225" w:author="Ben Fels" w:date="2024-12-21T12:01:00Z" w16du:dateUtc="2024-12-21T11:01:00Z"/>
          <w:highlight w:val="green"/>
        </w:rPr>
      </w:pPr>
      <w:moveTo w:id="226" w:author="Ben Fels" w:date="2024-12-21T12:01:00Z" w16du:dateUtc="2024-12-21T11:01:00Z">
        <w:del w:id="227" w:author="Ben Fels" w:date="2024-12-21T13:45:00Z" w16du:dateUtc="2024-12-21T12:45:00Z">
          <w:r w:rsidRPr="00451302" w:rsidDel="00F07BB9">
            <w:rPr>
              <w:highlight w:val="green"/>
            </w:rPr>
            <w:delText xml:space="preserve">Der Argumentationsstruktur-Parser ist eine Pipeline aus mehreren Schritten, weshalb sich Fehler am Anfang der Pipeline negativ auf die nachfolgenden Modelle / Schritte auswirkt. </w:delText>
          </w:r>
          <w:r w:rsidRPr="00451302" w:rsidDel="00F07BB9">
            <w:rPr>
              <w:highlight w:val="green"/>
            </w:rPr>
            <w:fldChar w:fldCharType="begin"/>
          </w:r>
          <w:r w:rsidRPr="00451302" w:rsidDel="00F07BB9">
            <w:rPr>
              <w:highlight w:val="green"/>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Pr="00451302" w:rsidDel="00F07BB9">
            <w:rPr>
              <w:highlight w:val="green"/>
            </w:rPr>
            <w:fldChar w:fldCharType="separate"/>
          </w:r>
          <w:r w:rsidRPr="00451302" w:rsidDel="00F07BB9">
            <w:rPr>
              <w:rFonts w:cs="Arial"/>
              <w:highlight w:val="green"/>
              <w:rPrChange w:id="228" w:author="Ben Fels" w:date="2024-12-21T13:45:00Z" w16du:dateUtc="2024-12-21T12:45:00Z">
                <w:rPr>
                  <w:rFonts w:cs="Arial"/>
                </w:rPr>
              </w:rPrChange>
            </w:rPr>
            <w:delText>(Stab &amp; Gurevych, 2017b, S. 648–649)</w:delText>
          </w:r>
          <w:r w:rsidRPr="00451302" w:rsidDel="00F07BB9">
            <w:rPr>
              <w:highlight w:val="green"/>
            </w:rPr>
            <w:fldChar w:fldCharType="end"/>
          </w:r>
        </w:del>
      </w:moveTo>
    </w:p>
    <w:p w14:paraId="6CF0B653" w14:textId="085CF962" w:rsidR="004328D8" w:rsidRPr="00451302" w:rsidDel="00422C52" w:rsidRDefault="004328D8" w:rsidP="004328D8">
      <w:pPr>
        <w:rPr>
          <w:del w:id="229" w:author="Ben Fels" w:date="2024-12-21T13:48:00Z" w16du:dateUtc="2024-12-21T12:48:00Z"/>
          <w:moveTo w:id="230" w:author="Ben Fels" w:date="2024-12-21T12:01:00Z" w16du:dateUtc="2024-12-21T11:01:00Z"/>
          <w:highlight w:val="green"/>
        </w:rPr>
      </w:pPr>
      <w:moveTo w:id="231" w:author="Ben Fels" w:date="2024-12-21T12:01:00Z" w16du:dateUtc="2024-12-21T11:01:00Z">
        <w:del w:id="232" w:author="Ben Fels" w:date="2024-12-21T13:48:00Z" w16du:dateUtc="2024-12-21T12:48:00Z">
          <w:r w:rsidRPr="00451302" w:rsidDel="00422C52">
            <w:rPr>
              <w:highlight w:val="green"/>
            </w:rPr>
            <w:delText xml:space="preserve">Die Erkennung von Argumenten in Textdokumenten umfasst daher mehrere Teilaufgaben: (1) die Trennung von argumentativen und nicht-argumentativen Texteinheiten, (2) die Identifizierung von Behauptungen und Prämissen und (3) die Identifizierung von Beziehungen zwischen Argumentkomponenten. </w:delText>
          </w:r>
          <w:r w:rsidRPr="00451302" w:rsidDel="00422C52">
            <w:rPr>
              <w:highlight w:val="green"/>
            </w:rPr>
            <w:fldChar w:fldCharType="begin"/>
          </w:r>
          <w:r w:rsidRPr="00451302" w:rsidDel="00422C52">
            <w:rPr>
              <w:highlight w:val="green"/>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451302" w:rsidDel="00422C52">
            <w:rPr>
              <w:highlight w:val="green"/>
            </w:rPr>
            <w:fldChar w:fldCharType="separate"/>
          </w:r>
          <w:r w:rsidRPr="00451302" w:rsidDel="00422C52">
            <w:rPr>
              <w:rFonts w:cs="Arial"/>
              <w:highlight w:val="green"/>
            </w:rPr>
            <w:delText>(Stab &amp; Gurevych, 2014, S. 1501)</w:delText>
          </w:r>
          <w:r w:rsidRPr="00451302" w:rsidDel="00422C52">
            <w:rPr>
              <w:highlight w:val="green"/>
            </w:rPr>
            <w:fldChar w:fldCharType="end"/>
          </w:r>
          <w:r w:rsidRPr="00451302" w:rsidDel="00422C52">
            <w:rPr>
              <w:highlight w:val="green"/>
            </w:rPr>
            <w:delText xml:space="preserve"> </w:delText>
          </w:r>
        </w:del>
      </w:moveTo>
    </w:p>
    <w:p w14:paraId="0851F1C1" w14:textId="6184CB6C" w:rsidR="004328D8" w:rsidRPr="00451302" w:rsidDel="00CE516B" w:rsidRDefault="004328D8">
      <w:pPr>
        <w:rPr>
          <w:del w:id="233" w:author="Ben Fels" w:date="2024-12-21T13:53:00Z" w16du:dateUtc="2024-12-21T12:53:00Z"/>
          <w:moveTo w:id="234" w:author="Ben Fels" w:date="2024-12-21T12:01:00Z" w16du:dateUtc="2024-12-21T11:01:00Z"/>
          <w:highlight w:val="green"/>
        </w:rPr>
        <w:pPrChange w:id="235" w:author="Ben Fels" w:date="2024-12-21T13:50:00Z" w16du:dateUtc="2024-12-21T12:50:00Z">
          <w:pPr>
            <w:pStyle w:val="Listenabsatz"/>
            <w:numPr>
              <w:numId w:val="37"/>
            </w:numPr>
            <w:ind w:left="1068" w:hanging="360"/>
          </w:pPr>
        </w:pPrChange>
      </w:pPr>
      <w:moveTo w:id="236" w:author="Ben Fels" w:date="2024-12-21T12:01:00Z" w16du:dateUtc="2024-12-21T11:01:00Z">
        <w:del w:id="237" w:author="Ben Fels" w:date="2024-12-21T13:53:00Z" w16du:dateUtc="2024-12-21T12:53:00Z">
          <w:r w:rsidRPr="00451302" w:rsidDel="00CE516B">
            <w:rPr>
              <w:highlight w:val="green"/>
            </w:rPr>
            <w:delText xml:space="preserve">Anhand </w:delText>
          </w:r>
        </w:del>
        <w:del w:id="238" w:author="Ben Fels" w:date="2024-12-21T13:50:00Z" w16du:dateUtc="2024-12-21T12:50:00Z">
          <w:r w:rsidRPr="00451302" w:rsidDel="00503AE4">
            <w:rPr>
              <w:highlight w:val="green"/>
            </w:rPr>
            <w:delText xml:space="preserve">dieser </w:delText>
          </w:r>
        </w:del>
        <w:del w:id="239" w:author="Ben Fels" w:date="2024-12-21T13:53:00Z" w16du:dateUtc="2024-12-21T12:53:00Z">
          <w:r w:rsidRPr="00451302" w:rsidDel="00CE516B">
            <w:rPr>
              <w:highlight w:val="green"/>
            </w:rPr>
            <w:delText xml:space="preserve">Beziehungen können Argumentationsgraphen </w:delText>
          </w:r>
        </w:del>
        <w:del w:id="240" w:author="Ben Fels" w:date="2024-12-21T13:50:00Z" w16du:dateUtc="2024-12-21T12:50:00Z">
          <w:r w:rsidRPr="00451302" w:rsidDel="00503AE4">
            <w:rPr>
              <w:highlight w:val="green"/>
            </w:rPr>
            <w:delText xml:space="preserve">gebaut </w:delText>
          </w:r>
        </w:del>
        <w:del w:id="241" w:author="Ben Fels" w:date="2024-12-21T13:53:00Z" w16du:dateUtc="2024-12-21T12:53:00Z">
          <w:r w:rsidRPr="00451302" w:rsidDel="00CE516B">
            <w:rPr>
              <w:highlight w:val="green"/>
            </w:rPr>
            <w:delText xml:space="preserve">werden. </w:delText>
          </w:r>
        </w:del>
      </w:moveTo>
    </w:p>
    <w:p w14:paraId="14999ACE" w14:textId="61B1DF1A" w:rsidR="004328D8" w:rsidRPr="00451302" w:rsidDel="00970549" w:rsidRDefault="004328D8" w:rsidP="004328D8">
      <w:pPr>
        <w:pStyle w:val="Listenabsatz"/>
        <w:numPr>
          <w:ilvl w:val="0"/>
          <w:numId w:val="21"/>
        </w:numPr>
        <w:rPr>
          <w:del w:id="242" w:author="Ben Fels" w:date="2024-12-21T12:14:00Z" w16du:dateUtc="2024-12-21T11:14:00Z"/>
          <w:moveTo w:id="243" w:author="Ben Fels" w:date="2024-12-21T12:01:00Z" w16du:dateUtc="2024-12-21T11:01:00Z"/>
          <w:highlight w:val="green"/>
        </w:rPr>
      </w:pPr>
      <w:moveTo w:id="244" w:author="Ben Fels" w:date="2024-12-21T12:01:00Z" w16du:dateUtc="2024-12-21T11:01:00Z">
        <w:del w:id="245" w:author="Ben Fels" w:date="2024-12-21T12:14:00Z" w16du:dateUtc="2024-12-21T11:14:00Z">
          <w:r w:rsidRPr="00451302" w:rsidDel="00970549">
            <w:rPr>
              <w:highlight w:val="green"/>
            </w:rPr>
            <w:delText xml:space="preserve">Support </w:delText>
          </w:r>
          <w:r w:rsidRPr="00451302" w:rsidDel="00970549">
            <w:rPr>
              <w:highlight w:val="green"/>
            </w:rPr>
            <w:fldChar w:fldCharType="begin"/>
          </w:r>
          <w:r w:rsidRPr="00451302" w:rsidDel="00970549">
            <w:rPr>
              <w:highlight w:val="green"/>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Pr="00451302" w:rsidDel="00970549">
            <w:rPr>
              <w:highlight w:val="green"/>
            </w:rPr>
            <w:fldChar w:fldCharType="separate"/>
          </w:r>
          <w:r w:rsidRPr="00451302" w:rsidDel="00970549">
            <w:rPr>
              <w:rFonts w:cs="Arial"/>
              <w:highlight w:val="green"/>
            </w:rPr>
            <w:delText>(Peldszus &amp; Stede, 2013, S. 7)</w:delText>
          </w:r>
          <w:r w:rsidRPr="00451302" w:rsidDel="00970549">
            <w:rPr>
              <w:highlight w:val="green"/>
            </w:rPr>
            <w:fldChar w:fldCharType="end"/>
          </w:r>
          <w:r w:rsidRPr="00451302" w:rsidDel="00970549">
            <w:rPr>
              <w:highlight w:val="green"/>
            </w:rPr>
            <w:delText xml:space="preserve">: Schlussfolgerungen können unterstützt werden, </w:delText>
          </w:r>
        </w:del>
        <w:del w:id="246" w:author="Ben Fels" w:date="2024-12-21T12:12:00Z" w16du:dateUtc="2024-12-21T11:12:00Z">
          <w:r w:rsidRPr="00451302" w:rsidDel="00DF5396">
            <w:rPr>
              <w:noProof/>
              <w:highlight w:val="green"/>
            </w:rPr>
            <w:drawing>
              <wp:inline distT="0" distB="0" distL="0" distR="0" wp14:anchorId="22D30C55" wp14:editId="21FBF8F5">
                <wp:extent cx="5579745" cy="1783080"/>
                <wp:effectExtent l="0" t="0" r="1905" b="7620"/>
                <wp:docPr id="998288143"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5"/>
                        <a:stretch>
                          <a:fillRect/>
                        </a:stretch>
                      </pic:blipFill>
                      <pic:spPr>
                        <a:xfrm>
                          <a:off x="0" y="0"/>
                          <a:ext cx="5579745" cy="1783080"/>
                        </a:xfrm>
                        <a:prstGeom prst="rect">
                          <a:avLst/>
                        </a:prstGeom>
                      </pic:spPr>
                    </pic:pic>
                  </a:graphicData>
                </a:graphic>
              </wp:inline>
            </w:drawing>
          </w:r>
        </w:del>
      </w:moveTo>
    </w:p>
    <w:p w14:paraId="63D48F53" w14:textId="78EF2B55" w:rsidR="004328D8" w:rsidRPr="00451302" w:rsidDel="00970549" w:rsidRDefault="004328D8" w:rsidP="004328D8">
      <w:pPr>
        <w:pStyle w:val="Listenabsatz"/>
        <w:numPr>
          <w:ilvl w:val="1"/>
          <w:numId w:val="21"/>
        </w:numPr>
        <w:rPr>
          <w:del w:id="247" w:author="Ben Fels" w:date="2024-12-21T12:14:00Z" w16du:dateUtc="2024-12-21T11:14:00Z"/>
          <w:moveTo w:id="248" w:author="Ben Fels" w:date="2024-12-21T12:01:00Z" w16du:dateUtc="2024-12-21T11:01:00Z"/>
          <w:highlight w:val="green"/>
        </w:rPr>
      </w:pPr>
      <w:moveTo w:id="249" w:author="Ben Fels" w:date="2024-12-21T12:01:00Z" w16du:dateUtc="2024-12-21T11:01:00Z">
        <w:del w:id="250" w:author="Ben Fels" w:date="2024-12-21T12:14:00Z" w16du:dateUtc="2024-12-21T11:14:00Z">
          <w:r w:rsidRPr="00451302" w:rsidDel="00970549">
            <w:rPr>
              <w:highlight w:val="green"/>
            </w:rPr>
            <w:delText>indem ein weiteres Argument aufgeführt wird (Kannst du mir weitere Argumente für die Schlussfolgerung geben?) (multiple Support)</w:delText>
          </w:r>
        </w:del>
      </w:moveTo>
    </w:p>
    <w:p w14:paraId="6C8B4FB9" w14:textId="36D88780" w:rsidR="004328D8" w:rsidRPr="00451302" w:rsidDel="00970549" w:rsidRDefault="004328D8" w:rsidP="004328D8">
      <w:pPr>
        <w:pStyle w:val="Listenabsatz"/>
        <w:numPr>
          <w:ilvl w:val="1"/>
          <w:numId w:val="21"/>
        </w:numPr>
        <w:rPr>
          <w:del w:id="251" w:author="Ben Fels" w:date="2024-12-21T12:14:00Z" w16du:dateUtc="2024-12-21T11:14:00Z"/>
          <w:moveTo w:id="252" w:author="Ben Fels" w:date="2024-12-21T12:01:00Z" w16du:dateUtc="2024-12-21T11:01:00Z"/>
          <w:highlight w:val="green"/>
        </w:rPr>
      </w:pPr>
      <w:moveTo w:id="253" w:author="Ben Fels" w:date="2024-12-21T12:01:00Z" w16du:dateUtc="2024-12-21T11:01:00Z">
        <w:del w:id="254" w:author="Ben Fels" w:date="2024-12-21T12:14:00Z" w16du:dateUtc="2024-12-21T11:14:00Z">
          <w:r w:rsidRPr="00451302" w:rsidDel="00970549">
            <w:rPr>
              <w:highlight w:val="green"/>
            </w:rPr>
            <w:delText>oder das bereits bestehende Argument weitereinwickelt/ergänzt wird (Warum sollte ich die Prämisse akzeptieren? (serial support)</w:delText>
          </w:r>
        </w:del>
      </w:moveTo>
    </w:p>
    <w:p w14:paraId="377E4D9D" w14:textId="79EFF0E9" w:rsidR="004328D8" w:rsidRPr="00451302" w:rsidDel="00970549" w:rsidRDefault="004328D8" w:rsidP="004328D8">
      <w:pPr>
        <w:pStyle w:val="Listenabsatz"/>
        <w:numPr>
          <w:ilvl w:val="1"/>
          <w:numId w:val="21"/>
        </w:numPr>
        <w:rPr>
          <w:del w:id="255" w:author="Ben Fels" w:date="2024-12-21T12:14:00Z" w16du:dateUtc="2024-12-21T11:14:00Z"/>
          <w:moveTo w:id="256" w:author="Ben Fels" w:date="2024-12-21T12:01:00Z" w16du:dateUtc="2024-12-21T11:01:00Z"/>
          <w:highlight w:val="green"/>
        </w:rPr>
      </w:pPr>
      <w:moveTo w:id="257" w:author="Ben Fels" w:date="2024-12-21T12:01:00Z" w16du:dateUtc="2024-12-21T11:01:00Z">
        <w:del w:id="258" w:author="Ben Fels" w:date="2024-12-21T12:14:00Z" w16du:dateUtc="2024-12-21T11:14:00Z">
          <w:r w:rsidRPr="00451302" w:rsidDel="00970549">
            <w:rPr>
              <w:highlight w:val="green"/>
            </w:rPr>
            <w:delText>Eine Spezialform ist die Nennung von Beispielen (Kannst du mir ein Beispiel nennen ?) (example support)</w:delText>
          </w:r>
        </w:del>
      </w:moveTo>
    </w:p>
    <w:p w14:paraId="03745EF9" w14:textId="3A528AD4" w:rsidR="004328D8" w:rsidRPr="00451302" w:rsidDel="00970549" w:rsidRDefault="004328D8" w:rsidP="004328D8">
      <w:pPr>
        <w:pStyle w:val="Listenabsatz"/>
        <w:numPr>
          <w:ilvl w:val="0"/>
          <w:numId w:val="21"/>
        </w:numPr>
        <w:rPr>
          <w:del w:id="259" w:author="Ben Fels" w:date="2024-12-21T12:14:00Z" w16du:dateUtc="2024-12-21T11:14:00Z"/>
          <w:moveTo w:id="260" w:author="Ben Fels" w:date="2024-12-21T12:01:00Z" w16du:dateUtc="2024-12-21T11:01:00Z"/>
          <w:highlight w:val="green"/>
        </w:rPr>
      </w:pPr>
      <w:moveTo w:id="261" w:author="Ben Fels" w:date="2024-12-21T12:01:00Z" w16du:dateUtc="2024-12-21T11:01:00Z">
        <w:del w:id="262" w:author="Ben Fels" w:date="2024-12-21T12:14:00Z" w16du:dateUtc="2024-12-21T11:14:00Z">
          <w:r w:rsidRPr="00451302" w:rsidDel="00970549">
            <w:rPr>
              <w:highlight w:val="green"/>
            </w:rPr>
            <w:delText xml:space="preserve">Attack </w:delText>
          </w:r>
          <w:r w:rsidRPr="00451302" w:rsidDel="00970549">
            <w:rPr>
              <w:highlight w:val="green"/>
            </w:rPr>
            <w:fldChar w:fldCharType="begin"/>
          </w:r>
          <w:r w:rsidRPr="00451302" w:rsidDel="00970549">
            <w:rPr>
              <w:highlight w:val="green"/>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Pr="00451302" w:rsidDel="00970549">
            <w:rPr>
              <w:highlight w:val="green"/>
            </w:rPr>
            <w:fldChar w:fldCharType="separate"/>
          </w:r>
          <w:r w:rsidRPr="00451302" w:rsidDel="00970549">
            <w:rPr>
              <w:rFonts w:cs="Arial"/>
              <w:highlight w:val="green"/>
            </w:rPr>
            <w:delText>(Peldszus &amp; Stede, 2013, S. 8–10)</w:delText>
          </w:r>
          <w:r w:rsidRPr="00451302" w:rsidDel="00970549">
            <w:rPr>
              <w:highlight w:val="green"/>
            </w:rPr>
            <w:fldChar w:fldCharType="end"/>
          </w:r>
          <w:r w:rsidRPr="00451302" w:rsidDel="00970549">
            <w:rPr>
              <w:highlight w:val="green"/>
            </w:rPr>
            <w:delText xml:space="preserve">: </w:delText>
          </w:r>
          <w:r w:rsidRPr="00451302" w:rsidDel="00970549">
            <w:rPr>
              <w:noProof/>
              <w:highlight w:val="green"/>
            </w:rPr>
            <w:drawing>
              <wp:inline distT="0" distB="0" distL="0" distR="0" wp14:anchorId="595CC4A1" wp14:editId="56F03C0A">
                <wp:extent cx="5579745" cy="1734185"/>
                <wp:effectExtent l="0" t="0" r="1905" b="0"/>
                <wp:docPr id="163718264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6"/>
                        <a:stretch>
                          <a:fillRect/>
                        </a:stretch>
                      </pic:blipFill>
                      <pic:spPr>
                        <a:xfrm>
                          <a:off x="0" y="0"/>
                          <a:ext cx="5579745" cy="1734185"/>
                        </a:xfrm>
                        <a:prstGeom prst="rect">
                          <a:avLst/>
                        </a:prstGeom>
                      </pic:spPr>
                    </pic:pic>
                  </a:graphicData>
                </a:graphic>
              </wp:inline>
            </w:drawing>
          </w:r>
        </w:del>
      </w:moveTo>
    </w:p>
    <w:p w14:paraId="226C2F41" w14:textId="0D637F66" w:rsidR="004328D8" w:rsidRPr="00451302" w:rsidDel="00970549" w:rsidRDefault="004328D8">
      <w:pPr>
        <w:rPr>
          <w:del w:id="263" w:author="Ben Fels" w:date="2024-12-21T12:14:00Z" w16du:dateUtc="2024-12-21T11:14:00Z"/>
          <w:moveTo w:id="264" w:author="Ben Fels" w:date="2024-12-21T12:01:00Z" w16du:dateUtc="2024-12-21T11:01:00Z"/>
          <w:highlight w:val="green"/>
        </w:rPr>
        <w:pPrChange w:id="265" w:author="Ben Fels" w:date="2024-12-21T12:14:00Z" w16du:dateUtc="2024-12-21T11:14:00Z">
          <w:pPr>
            <w:pStyle w:val="Listenabsatz"/>
            <w:numPr>
              <w:ilvl w:val="1"/>
              <w:numId w:val="21"/>
            </w:numPr>
            <w:ind w:left="1440" w:hanging="360"/>
          </w:pPr>
        </w:pPrChange>
      </w:pPr>
      <w:moveTo w:id="266" w:author="Ben Fels" w:date="2024-12-21T12:01:00Z" w16du:dateUtc="2024-12-21T11:01:00Z">
        <w:del w:id="267" w:author="Ben Fels" w:date="2024-12-21T12:14:00Z" w16du:dateUtc="2024-12-21T11:14:00Z">
          <w:r w:rsidRPr="00451302" w:rsidDel="00970549">
            <w:rPr>
              <w:highlight w:val="green"/>
            </w:rPr>
            <w:delText>Argument gegen die Schlussfolgerung (Was macht dich so sicher in deiner Behauptung, in Anbetracht des Gegenarguments?) (rebut conclusion)</w:delText>
          </w:r>
        </w:del>
      </w:moveTo>
    </w:p>
    <w:p w14:paraId="2B5D9E51" w14:textId="4B4A8D22" w:rsidR="004328D8" w:rsidRPr="00451302" w:rsidDel="00970549" w:rsidRDefault="004328D8">
      <w:pPr>
        <w:rPr>
          <w:del w:id="268" w:author="Ben Fels" w:date="2024-12-21T12:14:00Z" w16du:dateUtc="2024-12-21T11:14:00Z"/>
          <w:moveTo w:id="269" w:author="Ben Fels" w:date="2024-12-21T12:01:00Z" w16du:dateUtc="2024-12-21T11:01:00Z"/>
          <w:b/>
          <w:highlight w:val="green"/>
        </w:rPr>
        <w:pPrChange w:id="270" w:author="Ben Fels" w:date="2024-12-21T12:14:00Z" w16du:dateUtc="2024-12-21T11:14:00Z">
          <w:pPr>
            <w:pStyle w:val="Listenabsatz"/>
            <w:numPr>
              <w:ilvl w:val="1"/>
              <w:numId w:val="21"/>
            </w:numPr>
            <w:ind w:left="1440" w:hanging="360"/>
          </w:pPr>
        </w:pPrChange>
      </w:pPr>
      <w:moveTo w:id="271" w:author="Ben Fels" w:date="2024-12-21T12:01:00Z" w16du:dateUtc="2024-12-21T11:01:00Z">
        <w:del w:id="272" w:author="Ben Fels" w:date="2024-12-21T12:14:00Z" w16du:dateUtc="2024-12-21T11:14:00Z">
          <w:r w:rsidRPr="00451302" w:rsidDel="00970549">
            <w:rPr>
              <w:highlight w:val="green"/>
            </w:rPr>
            <w:delText>Stichhaltigkeit des gegebenen Arguments angreifen, indem man die Prämisse angreift. Ob die angegriffene Behauptung als Prämisse oder Schlussfolgerung dient ist für die Widerlegung unerheblich.</w:delText>
          </w:r>
        </w:del>
      </w:moveTo>
    </w:p>
    <w:p w14:paraId="418F4AC3" w14:textId="255F28C0" w:rsidR="004328D8" w:rsidRPr="00451302" w:rsidDel="00970549" w:rsidRDefault="004328D8">
      <w:pPr>
        <w:rPr>
          <w:del w:id="273" w:author="Ben Fels" w:date="2024-12-21T12:14:00Z" w16du:dateUtc="2024-12-21T11:14:00Z"/>
          <w:moveTo w:id="274" w:author="Ben Fels" w:date="2024-12-21T12:01:00Z" w16du:dateUtc="2024-12-21T11:01:00Z"/>
          <w:b/>
          <w:highlight w:val="green"/>
        </w:rPr>
        <w:pPrChange w:id="275" w:author="Ben Fels" w:date="2024-12-21T12:14:00Z" w16du:dateUtc="2024-12-21T11:14:00Z">
          <w:pPr>
            <w:pStyle w:val="Listenabsatz"/>
            <w:numPr>
              <w:numId w:val="21"/>
            </w:numPr>
            <w:ind w:hanging="360"/>
          </w:pPr>
        </w:pPrChange>
      </w:pPr>
      <w:moveTo w:id="276" w:author="Ben Fels" w:date="2024-12-21T12:01:00Z" w16du:dateUtc="2024-12-21T11:01:00Z">
        <w:del w:id="277" w:author="Ben Fels" w:date="2024-12-21T12:14:00Z" w16du:dateUtc="2024-12-21T11:14:00Z">
          <w:r w:rsidRPr="00451302" w:rsidDel="00970549">
            <w:rPr>
              <w:highlight w:val="green"/>
            </w:rPr>
            <w:delText xml:space="preserve">Counter-Attack </w:delText>
          </w:r>
          <w:r w:rsidRPr="00451302" w:rsidDel="00970549">
            <w:rPr>
              <w:highlight w:val="green"/>
            </w:rPr>
            <w:fldChar w:fldCharType="begin"/>
          </w:r>
          <w:r w:rsidRPr="00451302" w:rsidDel="00970549">
            <w:rPr>
              <w:highlight w:val="green"/>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Pr="00451302" w:rsidDel="00970549">
            <w:rPr>
              <w:highlight w:val="green"/>
            </w:rPr>
            <w:fldChar w:fldCharType="separate"/>
          </w:r>
          <w:r w:rsidRPr="00451302" w:rsidDel="00970549">
            <w:rPr>
              <w:rFonts w:cs="Arial"/>
              <w:highlight w:val="green"/>
            </w:rPr>
            <w:delText>(Peldszus &amp; Stede, 2013, S. 10–11)</w:delText>
          </w:r>
          <w:r w:rsidRPr="00451302" w:rsidDel="00970549">
            <w:rPr>
              <w:highlight w:val="green"/>
            </w:rPr>
            <w:fldChar w:fldCharType="end"/>
          </w:r>
          <w:r w:rsidRPr="00451302" w:rsidDel="00970549">
            <w:rPr>
              <w:highlight w:val="green"/>
            </w:rPr>
            <w:delText>: Als Möglichkeit des Befürworters auf die Attacken des Angreifers zu reagieren. M.E. ist das nur eine Verschachtelung von Attacken. Für die Untersuchung sollte eine einfache Unterscheidung in Support/Attack ausreichend sein.</w:delText>
          </w:r>
          <w:r w:rsidRPr="00451302" w:rsidDel="00970549">
            <w:rPr>
              <w:noProof/>
              <w:highlight w:val="green"/>
            </w:rPr>
            <w:drawing>
              <wp:inline distT="0" distB="0" distL="0" distR="0" wp14:anchorId="593C2685" wp14:editId="739EA2D1">
                <wp:extent cx="5579745" cy="2070735"/>
                <wp:effectExtent l="0" t="0" r="1905" b="5715"/>
                <wp:docPr id="549658363"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7"/>
                        <a:stretch>
                          <a:fillRect/>
                        </a:stretch>
                      </pic:blipFill>
                      <pic:spPr>
                        <a:xfrm>
                          <a:off x="0" y="0"/>
                          <a:ext cx="5579745" cy="2070735"/>
                        </a:xfrm>
                        <a:prstGeom prst="rect">
                          <a:avLst/>
                        </a:prstGeom>
                      </pic:spPr>
                    </pic:pic>
                  </a:graphicData>
                </a:graphic>
              </wp:inline>
            </w:drawing>
          </w:r>
        </w:del>
      </w:moveTo>
    </w:p>
    <w:p w14:paraId="1F4F6C22" w14:textId="3DCCA109" w:rsidR="004328D8" w:rsidRPr="00451302" w:rsidDel="00A90974" w:rsidRDefault="004328D8" w:rsidP="004328D8">
      <w:pPr>
        <w:rPr>
          <w:del w:id="278" w:author="Ben Fels" w:date="2024-12-21T12:15:00Z" w16du:dateUtc="2024-12-21T11:15:00Z"/>
          <w:moveTo w:id="279" w:author="Ben Fels" w:date="2024-12-21T12:01:00Z" w16du:dateUtc="2024-12-21T11:01:00Z"/>
          <w:highlight w:val="green"/>
        </w:rPr>
      </w:pPr>
      <w:moveTo w:id="280" w:author="Ben Fels" w:date="2024-12-21T12:01:00Z" w16du:dateUtc="2024-12-21T11:01:00Z">
        <w:del w:id="281" w:author="Ben Fels" w:date="2024-12-21T12:15:00Z" w16du:dateUtc="2024-12-21T11:15:00Z">
          <w:r w:rsidRPr="00451302" w:rsidDel="00A90974">
            <w:rPr>
              <w:highlight w:val="green"/>
            </w:rPr>
            <w:delText xml:space="preserve">Extraktion der Argument Komponenten als sequence labeling task? </w:delText>
          </w:r>
          <w:r w:rsidRPr="00451302" w:rsidDel="00A90974">
            <w:rPr>
              <w:highlight w:val="green"/>
            </w:rPr>
            <w:fldChar w:fldCharType="begin"/>
          </w:r>
          <w:r w:rsidRPr="00451302" w:rsidDel="00A90974">
            <w:rPr>
              <w:highlight w:val="green"/>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Pr="00451302" w:rsidDel="00A90974">
            <w:rPr>
              <w:highlight w:val="green"/>
            </w:rPr>
            <w:fldChar w:fldCharType="separate"/>
          </w:r>
          <w:r w:rsidRPr="00451302" w:rsidDel="00A90974">
            <w:rPr>
              <w:rFonts w:cs="Arial"/>
              <w:highlight w:val="green"/>
            </w:rPr>
            <w:delText>(2282 Cheng et al., 2022)</w:delText>
          </w:r>
          <w:r w:rsidRPr="00451302" w:rsidDel="00A90974">
            <w:rPr>
              <w:highlight w:val="green"/>
            </w:rPr>
            <w:fldChar w:fldCharType="end"/>
          </w:r>
          <w:r w:rsidRPr="00451302" w:rsidDel="00A90974">
            <w:rPr>
              <w:highlight w:val="green"/>
            </w:rPr>
            <w:delText xml:space="preserve">. Auch </w:delText>
          </w:r>
          <w:r w:rsidRPr="00451302" w:rsidDel="00A90974">
            <w:rPr>
              <w:highlight w:val="green"/>
              <w:lang w:val="en-US"/>
            </w:rPr>
            <w:fldChar w:fldCharType="begin"/>
          </w:r>
          <w:r w:rsidRPr="00451302" w:rsidDel="00A90974">
            <w:rPr>
              <w:highlight w:val="green"/>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451302" w:rsidDel="00A90974">
            <w:rPr>
              <w:highlight w:val="green"/>
              <w:lang w:val="en-US"/>
            </w:rPr>
            <w:fldChar w:fldCharType="separate"/>
          </w:r>
          <w:r w:rsidRPr="00451302" w:rsidDel="00A90974">
            <w:rPr>
              <w:rFonts w:cs="Arial"/>
              <w:highlight w:val="green"/>
            </w:rPr>
            <w:delText>(Stab &amp; Gurevych, 2017b, S. 636)</w:delText>
          </w:r>
          <w:r w:rsidRPr="00451302" w:rsidDel="00A90974">
            <w:rPr>
              <w:highlight w:val="green"/>
              <w:lang w:val="en-US"/>
            </w:rPr>
            <w:fldChar w:fldCharType="end"/>
          </w:r>
          <w:r w:rsidRPr="00451302" w:rsidDel="00A90974">
            <w:rPr>
              <w:highlight w:val="green"/>
            </w:rPr>
            <w:delText xml:space="preserve"> und </w:delText>
          </w:r>
          <w:r w:rsidRPr="00451302" w:rsidDel="00A90974">
            <w:rPr>
              <w:highlight w:val="green"/>
            </w:rPr>
            <w:fldChar w:fldCharType="begin"/>
          </w:r>
          <w:r w:rsidRPr="00451302" w:rsidDel="00A90974">
            <w:rPr>
              <w:highlight w:val="green"/>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451302" w:rsidDel="00A90974">
            <w:rPr>
              <w:highlight w:val="green"/>
            </w:rPr>
            <w:fldChar w:fldCharType="separate"/>
          </w:r>
          <w:r w:rsidRPr="00451302" w:rsidDel="00A90974">
            <w:rPr>
              <w:rFonts w:cs="Arial"/>
              <w:highlight w:val="green"/>
            </w:rPr>
            <w:delText>(Yeginbergen et al., 2024, S. 11688)</w:delText>
          </w:r>
          <w:r w:rsidRPr="00451302" w:rsidDel="00A90974">
            <w:rPr>
              <w:highlight w:val="green"/>
            </w:rPr>
            <w:fldChar w:fldCharType="end"/>
          </w:r>
          <w:r w:rsidRPr="00451302" w:rsidDel="00A90974">
            <w:rPr>
              <w:highlight w:val="green"/>
            </w:rPr>
            <w:delText xml:space="preserve"> bezeichnen Argument Mining als eine Sequenzetikettierungsaufgabe (sequence-labeling task).</w:delText>
          </w:r>
        </w:del>
      </w:moveTo>
    </w:p>
    <w:p w14:paraId="44F40A4D" w14:textId="43C2E34A" w:rsidR="004328D8" w:rsidRPr="00451302" w:rsidDel="00A90974" w:rsidRDefault="004328D8" w:rsidP="004328D8">
      <w:pPr>
        <w:rPr>
          <w:del w:id="282" w:author="Ben Fels" w:date="2024-12-21T12:15:00Z" w16du:dateUtc="2024-12-21T11:15:00Z"/>
          <w:moveTo w:id="283" w:author="Ben Fels" w:date="2024-12-21T12:01:00Z" w16du:dateUtc="2024-12-21T11:01:00Z"/>
          <w:highlight w:val="green"/>
        </w:rPr>
      </w:pPr>
      <w:moveTo w:id="284" w:author="Ben Fels" w:date="2024-12-21T12:01:00Z" w16du:dateUtc="2024-12-21T11:01:00Z">
        <w:del w:id="285" w:author="Ben Fels" w:date="2024-12-21T12:15:00Z" w16du:dateUtc="2024-12-21T11:15:00Z">
          <w:r w:rsidRPr="00451302" w:rsidDel="00A90974">
            <w:rPr>
              <w:highlight w:val="green"/>
            </w:rPr>
            <w:delText>POS-Tagging und NER sind auch sequence labeling tasks</w:delText>
          </w:r>
        </w:del>
      </w:moveTo>
    </w:p>
    <w:p w14:paraId="613BFD6B" w14:textId="70E3500C" w:rsidR="004328D8" w:rsidRPr="00451302" w:rsidDel="005E3FBE" w:rsidRDefault="004328D8" w:rsidP="004328D8">
      <w:pPr>
        <w:rPr>
          <w:del w:id="286" w:author="Ben Fels" w:date="2024-12-21T14:13:00Z" w16du:dateUtc="2024-12-21T13:13:00Z"/>
          <w:moveTo w:id="287" w:author="Ben Fels" w:date="2024-12-21T12:01:00Z" w16du:dateUtc="2024-12-21T11:01:00Z"/>
          <w:highlight w:val="green"/>
        </w:rPr>
      </w:pPr>
      <w:moveTo w:id="288" w:author="Ben Fels" w:date="2024-12-21T12:01:00Z" w16du:dateUtc="2024-12-21T11:01:00Z">
        <w:del w:id="289" w:author="Ben Fels" w:date="2024-12-21T14:13:00Z" w16du:dateUtc="2024-12-21T13:13:00Z">
          <w:r w:rsidRPr="00451302" w:rsidDel="005E3FBE">
            <w:rPr>
              <w:highlight w:val="green"/>
            </w:rPr>
            <w:delText>Die größte Herausforderung ist die Identifikation der zentralen These des Textes, da die anderen Analyseschritte (support, attack) darauf basieren.</w:delText>
          </w:r>
          <w:r w:rsidRPr="00451302" w:rsidDel="005E3FBE">
            <w:rPr>
              <w:highlight w:val="green"/>
            </w:rPr>
            <w:fldChar w:fldCharType="begin"/>
          </w:r>
          <w:r w:rsidRPr="00451302" w:rsidDel="005E3FBE">
            <w:rPr>
              <w:highlight w:val="green"/>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Pr="00451302" w:rsidDel="005E3FBE">
            <w:rPr>
              <w:highlight w:val="green"/>
            </w:rPr>
            <w:fldChar w:fldCharType="separate"/>
          </w:r>
          <w:r w:rsidRPr="00451302" w:rsidDel="005E3FBE">
            <w:rPr>
              <w:rFonts w:cs="Arial"/>
              <w:highlight w:val="green"/>
            </w:rPr>
            <w:delText>(Peldszus &amp; Stede, 2013, S. 27)</w:delText>
          </w:r>
          <w:r w:rsidRPr="00451302" w:rsidDel="005E3FBE">
            <w:rPr>
              <w:highlight w:val="green"/>
            </w:rPr>
            <w:fldChar w:fldCharType="end"/>
          </w:r>
          <w:r w:rsidRPr="00451302" w:rsidDel="005E3FBE">
            <w:rPr>
              <w:highlight w:val="green"/>
            </w:rPr>
            <w:delText xml:space="preserve">. Nach </w:delText>
          </w:r>
          <w:r w:rsidRPr="00451302" w:rsidDel="005E3FBE">
            <w:rPr>
              <w:rFonts w:cs="Arial"/>
              <w:highlight w:val="green"/>
            </w:rPr>
            <w:delText xml:space="preserve">Peldszus &amp; Stede </w:delText>
          </w:r>
          <w:r w:rsidRPr="00451302" w:rsidDel="005E3FBE">
            <w:rPr>
              <w:rFonts w:cs="Arial"/>
              <w:highlight w:val="green"/>
            </w:rPr>
            <w:fldChar w:fldCharType="begin"/>
          </w:r>
          <w:r w:rsidRPr="00451302" w:rsidDel="005E3FBE">
            <w:rPr>
              <w:rFonts w:cs="Arial"/>
              <w:highlight w:val="green"/>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Pr="00451302" w:rsidDel="005E3FBE">
            <w:rPr>
              <w:rFonts w:cs="Arial"/>
              <w:highlight w:val="green"/>
            </w:rPr>
            <w:fldChar w:fldCharType="separate"/>
          </w:r>
          <w:r w:rsidRPr="00451302" w:rsidDel="005E3FBE">
            <w:rPr>
              <w:rFonts w:cs="Arial"/>
              <w:highlight w:val="green"/>
            </w:rPr>
            <w:delText>(2013)</w:delText>
          </w:r>
          <w:r w:rsidRPr="00451302" w:rsidDel="005E3FBE">
            <w:rPr>
              <w:rFonts w:cs="Arial"/>
              <w:highlight w:val="green"/>
            </w:rPr>
            <w:fldChar w:fldCharType="end"/>
          </w:r>
          <w:r w:rsidRPr="00451302" w:rsidDel="005E3FBE">
            <w:rPr>
              <w:rFonts w:cs="Arial"/>
              <w:highlight w:val="green"/>
            </w:rPr>
            <w:delText xml:space="preserve"> unterscheidet sich d</w:delText>
          </w:r>
          <w:r w:rsidRPr="00451302" w:rsidDel="005E3FBE">
            <w:rPr>
              <w:highlight w:val="green"/>
            </w:rPr>
            <w:delText>ie Schwierigkeit zwischen den Genres, weshalb ein Trainingskorpus mit unterschiedlichen Genres angestrebt werden sollte</w:delText>
          </w:r>
        </w:del>
      </w:moveTo>
    </w:p>
    <w:p w14:paraId="25A1596F" w14:textId="42FA5AF2" w:rsidR="004328D8" w:rsidRPr="00451302" w:rsidDel="002F0878" w:rsidRDefault="004328D8">
      <w:pPr>
        <w:rPr>
          <w:del w:id="290" w:author="Ben Fels" w:date="2024-12-21T12:16:00Z" w16du:dateUtc="2024-12-21T11:16:00Z"/>
          <w:moveTo w:id="291" w:author="Ben Fels" w:date="2024-12-21T12:01:00Z" w16du:dateUtc="2024-12-21T11:01:00Z"/>
          <w:highlight w:val="green"/>
        </w:rPr>
      </w:pPr>
      <w:moveTo w:id="292" w:author="Ben Fels" w:date="2024-12-21T12:01:00Z" w16du:dateUtc="2024-12-21T11:01:00Z">
        <w:del w:id="293" w:author="Ben Fels" w:date="2024-12-21T12:16:00Z" w16du:dateUtc="2024-12-21T11:16:00Z">
          <w:r w:rsidRPr="00451302" w:rsidDel="002F0878">
            <w:rPr>
              <w:highlight w:val="green"/>
            </w:rPr>
            <w:delText>Bei</w:delText>
          </w:r>
          <w:r w:rsidRPr="00451302" w:rsidDel="002F0878">
            <w:rPr>
              <w:b/>
              <w:highlight w:val="green"/>
            </w:rPr>
            <w:delText xml:space="preserve"> </w:delText>
          </w:r>
          <w:r w:rsidRPr="00451302" w:rsidDel="002F0878">
            <w:rPr>
              <w:highlight w:val="green"/>
            </w:rPr>
            <w:fldChar w:fldCharType="begin"/>
          </w:r>
          <w:r w:rsidRPr="00451302" w:rsidDel="002F0878">
            <w:rPr>
              <w:highlight w:val="green"/>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451302" w:rsidDel="002F0878">
            <w:rPr>
              <w:highlight w:val="green"/>
            </w:rPr>
            <w:fldChar w:fldCharType="separate"/>
          </w:r>
          <w:r w:rsidRPr="00451302" w:rsidDel="002F0878">
            <w:rPr>
              <w:rFonts w:cs="Arial"/>
              <w:highlight w:val="green"/>
            </w:rPr>
            <w:delText>(Cheng et al., 2022)</w:delText>
          </w:r>
          <w:r w:rsidRPr="00451302" w:rsidDel="002F0878">
            <w:rPr>
              <w:highlight w:val="green"/>
            </w:rPr>
            <w:fldChar w:fldCharType="end"/>
          </w:r>
          <w:r w:rsidRPr="00451302" w:rsidDel="002F0878">
            <w:rPr>
              <w:highlight w:val="green"/>
            </w:rPr>
            <w:delText xml:space="preserve"> handelt es sich um ein Arbeitspapier! Dabei wird ein Klassifikationsmodell basierend auf den vortrainierten Modellen BERT und RoBERTa trainiert. Sie unterschieden in drei Hauptaufgaben und zwei weiterführende Aufgaben. Die Hauptaufgaben sind Claim extraction, Stance Classification und Evidence extraction. Claim extraction ist die automatische Extraktion von Behauptungen aus einem Text </w:delText>
          </w:r>
          <w:r w:rsidRPr="00451302" w:rsidDel="002F0878">
            <w:rPr>
              <w:highlight w:val="green"/>
            </w:rPr>
            <w:fldChar w:fldCharType="begin"/>
          </w:r>
          <w:r w:rsidRPr="00451302" w:rsidDel="002F0878">
            <w:rPr>
              <w:highlight w:val="green"/>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451302" w:rsidDel="002F0878">
            <w:rPr>
              <w:highlight w:val="green"/>
            </w:rPr>
            <w:fldChar w:fldCharType="separate"/>
          </w:r>
          <w:r w:rsidRPr="00451302" w:rsidDel="002F0878">
            <w:rPr>
              <w:rFonts w:cs="Arial"/>
              <w:highlight w:val="green"/>
            </w:rPr>
            <w:delText>(Cheng et al., 2022, S. 2281)</w:delText>
          </w:r>
          <w:r w:rsidRPr="00451302" w:rsidDel="002F0878">
            <w:rPr>
              <w:highlight w:val="green"/>
            </w:rPr>
            <w:fldChar w:fldCharType="end"/>
          </w:r>
          <w:r w:rsidRPr="00451302" w:rsidDel="002F0878">
            <w:rPr>
              <w:highlight w:val="green"/>
            </w:rPr>
            <w:delText xml:space="preserve">. Bei Stance classification ist für jede Behauptung zu bestimmen, ob sie das Thema unterstützt oder bestreitet. </w:delText>
          </w:r>
          <w:r w:rsidRPr="00451302" w:rsidDel="002F0878">
            <w:rPr>
              <w:highlight w:val="green"/>
            </w:rPr>
            <w:fldChar w:fldCharType="begin"/>
          </w:r>
          <w:r w:rsidRPr="00451302" w:rsidDel="002F0878">
            <w:rPr>
              <w:highlight w:val="green"/>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451302" w:rsidDel="002F0878">
            <w:rPr>
              <w:highlight w:val="green"/>
            </w:rPr>
            <w:fldChar w:fldCharType="separate"/>
          </w:r>
          <w:r w:rsidRPr="00451302" w:rsidDel="002F0878">
            <w:rPr>
              <w:rFonts w:cs="Arial"/>
              <w:highlight w:val="green"/>
            </w:rPr>
            <w:delText>(Cheng et al., 2022, S. 2281)</w:delText>
          </w:r>
          <w:r w:rsidRPr="00451302" w:rsidDel="002F0878">
            <w:rPr>
              <w:highlight w:val="green"/>
            </w:rPr>
            <w:fldChar w:fldCharType="end"/>
          </w:r>
          <w:r w:rsidRPr="00451302" w:rsidDel="002F0878">
            <w:rPr>
              <w:highlight w:val="green"/>
            </w:rPr>
            <w:delText xml:space="preserve"> Evidence Extraction: Extraktion der Beweise </w:delText>
          </w:r>
          <w:r w:rsidRPr="00451302" w:rsidDel="002F0878">
            <w:rPr>
              <w:highlight w:val="green"/>
            </w:rPr>
            <w:fldChar w:fldCharType="begin"/>
          </w:r>
          <w:r w:rsidRPr="00451302" w:rsidDel="002F0878">
            <w:rPr>
              <w:highlight w:val="green"/>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451302" w:rsidDel="002F0878">
            <w:rPr>
              <w:highlight w:val="green"/>
            </w:rPr>
            <w:fldChar w:fldCharType="separate"/>
          </w:r>
          <w:r w:rsidRPr="00451302" w:rsidDel="002F0878">
            <w:rPr>
              <w:rFonts w:cs="Arial"/>
              <w:highlight w:val="green"/>
            </w:rPr>
            <w:delText>(Cheng et al., 2022, S. 2281)</w:delText>
          </w:r>
          <w:r w:rsidRPr="00451302" w:rsidDel="002F0878">
            <w:rPr>
              <w:highlight w:val="green"/>
            </w:rPr>
            <w:fldChar w:fldCharType="end"/>
          </w:r>
          <w:r w:rsidRPr="00451302" w:rsidDel="002F0878">
            <w:rPr>
              <w:highlight w:val="green"/>
            </w:rPr>
            <w:delText>. Die weiterführenden Aufgaben sind Claim extraction with stance classification – CESC: Behauptungen extrahieren und die Haltung zum Thema bestimmen (Cheng et al., 2022, S. 2281) und Claim-evidence pair extraction – CEPE: Behauptungen mit dazugehörigen Beweisen extrahieren. (Cheng et al., 2022, S. 2281).</w:delText>
          </w:r>
        </w:del>
      </w:moveTo>
    </w:p>
    <w:p w14:paraId="39F0C1F4" w14:textId="1119FB93" w:rsidR="004328D8" w:rsidRPr="00451302" w:rsidDel="002F0878" w:rsidRDefault="004328D8">
      <w:pPr>
        <w:rPr>
          <w:del w:id="294" w:author="Ben Fels" w:date="2024-12-21T12:16:00Z" w16du:dateUtc="2024-12-21T11:16:00Z"/>
          <w:moveTo w:id="295" w:author="Ben Fels" w:date="2024-12-21T12:01:00Z" w16du:dateUtc="2024-12-21T11:01:00Z"/>
          <w:highlight w:val="green"/>
        </w:rPr>
      </w:pPr>
      <w:moveTo w:id="296" w:author="Ben Fels" w:date="2024-12-21T12:01:00Z" w16du:dateUtc="2024-12-21T11:01:00Z">
        <w:del w:id="297" w:author="Ben Fels" w:date="2024-12-21T12:16:00Z" w16du:dateUtc="2024-12-21T11:16:00Z">
          <w:r w:rsidRPr="00451302" w:rsidDel="002F0878">
            <w:rPr>
              <w:highlight w:val="green"/>
            </w:rPr>
            <w:delText xml:space="preserve">Argument Mining Aufgaben nach </w:delText>
          </w:r>
          <w:r w:rsidRPr="00451302" w:rsidDel="002F0878">
            <w:rPr>
              <w:highlight w:val="green"/>
              <w:lang w:val="en-US"/>
            </w:rPr>
            <w:fldChar w:fldCharType="begin"/>
          </w:r>
          <w:r w:rsidRPr="00451302" w:rsidDel="002F0878">
            <w:rPr>
              <w:highlight w:val="green"/>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451302" w:rsidDel="002F0878">
            <w:rPr>
              <w:highlight w:val="green"/>
              <w:lang w:val="en-US"/>
            </w:rPr>
            <w:fldChar w:fldCharType="separate"/>
          </w:r>
          <w:r w:rsidRPr="00451302" w:rsidDel="002F0878">
            <w:rPr>
              <w:rFonts w:cs="Arial"/>
              <w:highlight w:val="green"/>
            </w:rPr>
            <w:delText>(Cheng et al., 2022, S. 2277–2288)</w:delText>
          </w:r>
          <w:r w:rsidRPr="00451302" w:rsidDel="002F0878">
            <w:rPr>
              <w:highlight w:val="green"/>
              <w:lang w:val="en-US"/>
            </w:rPr>
            <w:fldChar w:fldCharType="end"/>
          </w:r>
        </w:del>
      </w:moveTo>
    </w:p>
    <w:p w14:paraId="644D842E" w14:textId="66662962" w:rsidR="004328D8" w:rsidRPr="00451302" w:rsidDel="002F0878" w:rsidRDefault="004328D8">
      <w:pPr>
        <w:rPr>
          <w:del w:id="298" w:author="Ben Fels" w:date="2024-12-21T12:16:00Z" w16du:dateUtc="2024-12-21T11:16:00Z"/>
          <w:moveTo w:id="299" w:author="Ben Fels" w:date="2024-12-21T12:01:00Z" w16du:dateUtc="2024-12-21T11:01:00Z"/>
          <w:highlight w:val="green"/>
          <w:rPrChange w:id="300" w:author="Ben Fels" w:date="2024-12-21T13:57:00Z" w16du:dateUtc="2024-12-21T12:57:00Z">
            <w:rPr>
              <w:del w:id="301" w:author="Ben Fels" w:date="2024-12-21T12:16:00Z" w16du:dateUtc="2024-12-21T11:16:00Z"/>
              <w:moveTo w:id="302" w:author="Ben Fels" w:date="2024-12-21T12:01:00Z" w16du:dateUtc="2024-12-21T11:01:00Z"/>
              <w:lang w:val="en-US"/>
            </w:rPr>
          </w:rPrChange>
        </w:rPr>
        <w:pPrChange w:id="303" w:author="Ben Fels" w:date="2024-12-21T12:16:00Z" w16du:dateUtc="2024-12-21T11:16:00Z">
          <w:pPr>
            <w:pStyle w:val="Listenabsatz"/>
            <w:numPr>
              <w:numId w:val="21"/>
            </w:numPr>
            <w:ind w:hanging="360"/>
          </w:pPr>
        </w:pPrChange>
      </w:pPr>
      <w:moveTo w:id="304" w:author="Ben Fels" w:date="2024-12-21T12:01:00Z" w16du:dateUtc="2024-12-21T11:01:00Z">
        <w:del w:id="305" w:author="Ben Fels" w:date="2024-12-21T12:16:00Z" w16du:dateUtc="2024-12-21T11:16:00Z">
          <w:r w:rsidRPr="00451302" w:rsidDel="002F0878">
            <w:rPr>
              <w:highlight w:val="green"/>
              <w:rPrChange w:id="306" w:author="Ben Fels" w:date="2024-12-21T13:57:00Z" w16du:dateUtc="2024-12-21T12:57:00Z">
                <w:rPr>
                  <w:lang w:val="en-US"/>
                </w:rPr>
              </w:rPrChange>
            </w:rPr>
            <w:delText xml:space="preserve">Context dependent claim detection – CDCD </w:delText>
          </w:r>
        </w:del>
      </w:moveTo>
    </w:p>
    <w:p w14:paraId="0CD4D10D" w14:textId="3F13627B" w:rsidR="004328D8" w:rsidRPr="00451302" w:rsidDel="002F0878" w:rsidRDefault="004328D8">
      <w:pPr>
        <w:rPr>
          <w:del w:id="307" w:author="Ben Fels" w:date="2024-12-21T12:16:00Z" w16du:dateUtc="2024-12-21T11:16:00Z"/>
          <w:moveTo w:id="308" w:author="Ben Fels" w:date="2024-12-21T12:01:00Z" w16du:dateUtc="2024-12-21T11:01:00Z"/>
          <w:highlight w:val="green"/>
          <w:rPrChange w:id="309" w:author="Ben Fels" w:date="2024-12-21T13:57:00Z" w16du:dateUtc="2024-12-21T12:57:00Z">
            <w:rPr>
              <w:del w:id="310" w:author="Ben Fels" w:date="2024-12-21T12:16:00Z" w16du:dateUtc="2024-12-21T11:16:00Z"/>
              <w:moveTo w:id="311" w:author="Ben Fels" w:date="2024-12-21T12:01:00Z" w16du:dateUtc="2024-12-21T11:01:00Z"/>
              <w:lang w:val="en-US"/>
            </w:rPr>
          </w:rPrChange>
        </w:rPr>
        <w:pPrChange w:id="312" w:author="Ben Fels" w:date="2024-12-21T12:16:00Z" w16du:dateUtc="2024-12-21T11:16:00Z">
          <w:pPr>
            <w:pStyle w:val="Listenabsatz"/>
            <w:numPr>
              <w:numId w:val="21"/>
            </w:numPr>
            <w:ind w:hanging="360"/>
          </w:pPr>
        </w:pPrChange>
      </w:pPr>
      <w:moveTo w:id="313" w:author="Ben Fels" w:date="2024-12-21T12:01:00Z" w16du:dateUtc="2024-12-21T11:01:00Z">
        <w:del w:id="314" w:author="Ben Fels" w:date="2024-12-21T12:16:00Z" w16du:dateUtc="2024-12-21T11:16:00Z">
          <w:r w:rsidRPr="00451302" w:rsidDel="002F0878">
            <w:rPr>
              <w:highlight w:val="green"/>
              <w:rPrChange w:id="315" w:author="Ben Fels" w:date="2024-12-21T13:57:00Z" w16du:dateUtc="2024-12-21T12:57:00Z">
                <w:rPr>
                  <w:lang w:val="en-US"/>
                </w:rPr>
              </w:rPrChange>
            </w:rPr>
            <w:delText xml:space="preserve">Claim stance classification – CSC </w:delText>
          </w:r>
        </w:del>
      </w:moveTo>
    </w:p>
    <w:p w14:paraId="509C50DB" w14:textId="755FD039" w:rsidR="004328D8" w:rsidRPr="00451302" w:rsidDel="00E520CB" w:rsidRDefault="004328D8">
      <w:pPr>
        <w:rPr>
          <w:del w:id="316" w:author="Ben Fels" w:date="2024-12-21T12:21:00Z" w16du:dateUtc="2024-12-21T11:21:00Z"/>
          <w:moveTo w:id="317" w:author="Ben Fels" w:date="2024-12-21T12:01:00Z" w16du:dateUtc="2024-12-21T11:01:00Z"/>
          <w:highlight w:val="green"/>
        </w:rPr>
        <w:pPrChange w:id="318" w:author="Ben Fels" w:date="2024-12-21T12:21:00Z" w16du:dateUtc="2024-12-21T11:21:00Z">
          <w:pPr>
            <w:pStyle w:val="Listenabsatz"/>
            <w:numPr>
              <w:numId w:val="33"/>
            </w:numPr>
            <w:ind w:hanging="360"/>
          </w:pPr>
        </w:pPrChange>
      </w:pPr>
      <w:moveTo w:id="319" w:author="Ben Fels" w:date="2024-12-21T12:01:00Z" w16du:dateUtc="2024-12-21T11:01:00Z">
        <w:del w:id="320" w:author="Ben Fels" w:date="2024-12-21T12:21:00Z" w16du:dateUtc="2024-12-21T11:21:00Z">
          <w:r w:rsidRPr="00451302" w:rsidDel="00E520CB">
            <w:rPr>
              <w:highlight w:val="green"/>
            </w:rPr>
            <w:delText>Dementsprechend werden das erste Token jeder Argumentkomponente als „Arg-B“,</w:delText>
          </w:r>
        </w:del>
      </w:moveTo>
    </w:p>
    <w:p w14:paraId="17D6D267" w14:textId="3A3AA387" w:rsidR="004328D8" w:rsidRPr="00451302" w:rsidDel="00E520CB" w:rsidRDefault="004328D8">
      <w:pPr>
        <w:rPr>
          <w:del w:id="321" w:author="Ben Fels" w:date="2024-12-21T12:21:00Z" w16du:dateUtc="2024-12-21T11:21:00Z"/>
          <w:moveTo w:id="322" w:author="Ben Fels" w:date="2024-12-21T12:01:00Z" w16du:dateUtc="2024-12-21T11:01:00Z"/>
          <w:highlight w:val="green"/>
        </w:rPr>
        <w:pPrChange w:id="323" w:author="Ben Fels" w:date="2024-12-21T12:21:00Z" w16du:dateUtc="2024-12-21T11:21:00Z">
          <w:pPr>
            <w:pStyle w:val="Listenabsatz"/>
            <w:numPr>
              <w:numId w:val="33"/>
            </w:numPr>
            <w:ind w:hanging="360"/>
          </w:pPr>
        </w:pPrChange>
      </w:pPr>
      <w:moveTo w:id="324" w:author="Ben Fels" w:date="2024-12-21T12:01:00Z" w16du:dateUtc="2024-12-21T11:01:00Z">
        <w:del w:id="325" w:author="Ben Fels" w:date="2024-12-21T12:21:00Z" w16du:dateUtc="2024-12-21T11:21:00Z">
          <w:r w:rsidRPr="00451302" w:rsidDel="00E520CB">
            <w:rPr>
              <w:highlight w:val="green"/>
            </w:rPr>
            <w:delText xml:space="preserve">die Token, die von einer Argumentkomponente abgedeckt werden, als „Arg-I“ </w:delText>
          </w:r>
        </w:del>
      </w:moveTo>
    </w:p>
    <w:p w14:paraId="7F06164D" w14:textId="6B3960A6" w:rsidR="00462532" w:rsidRPr="00451302" w:rsidDel="00462532" w:rsidRDefault="004328D8" w:rsidP="004328D8">
      <w:pPr>
        <w:rPr>
          <w:del w:id="326" w:author="Ben Fels" w:date="2024-12-21T18:55:00Z" w16du:dateUtc="2024-12-21T17:55:00Z"/>
          <w:moveTo w:id="327" w:author="Ben Fels" w:date="2024-12-21T12:01:00Z" w16du:dateUtc="2024-12-21T11:01:00Z"/>
          <w:sz w:val="22"/>
          <w:szCs w:val="20"/>
          <w:highlight w:val="green"/>
        </w:rPr>
      </w:pPr>
      <w:moveTo w:id="328" w:author="Ben Fels" w:date="2024-12-21T12:01:00Z" w16du:dateUtc="2024-12-21T11:01:00Z">
        <w:del w:id="329" w:author="Ben Fels" w:date="2024-12-21T12:21:00Z" w16du:dateUtc="2024-12-21T11:21:00Z">
          <w:r w:rsidRPr="00451302" w:rsidDel="00E520CB">
            <w:rPr>
              <w:highlight w:val="green"/>
            </w:rPr>
            <w:delText>und die nicht-argumentativen Token als „O“. b</w:delText>
          </w:r>
        </w:del>
      </w:moveTo>
    </w:p>
    <w:p w14:paraId="21B49B6F" w14:textId="209A3597" w:rsidR="004328D8" w:rsidRPr="00451302" w:rsidDel="00462532" w:rsidRDefault="004328D8" w:rsidP="004328D8">
      <w:pPr>
        <w:rPr>
          <w:del w:id="330" w:author="Ben Fels" w:date="2024-12-21T18:55:00Z" w16du:dateUtc="2024-12-21T17:55:00Z"/>
          <w:moveTo w:id="331" w:author="Ben Fels" w:date="2024-12-21T12:01:00Z" w16du:dateUtc="2024-12-21T11:01:00Z"/>
          <w:highlight w:val="green"/>
        </w:rPr>
      </w:pPr>
    </w:p>
    <w:moveToRangeEnd w:id="219"/>
    <w:p w14:paraId="4C63440D" w14:textId="6DF9BB46" w:rsidR="0006481C" w:rsidDel="00A72529" w:rsidRDefault="0006481C" w:rsidP="0006481C">
      <w:pPr>
        <w:jc w:val="both"/>
        <w:rPr>
          <w:ins w:id="332" w:author="Ben Fels" w:date="2024-12-21T11:50:00Z" w16du:dateUtc="2024-12-21T10:50:00Z"/>
          <w:del w:id="333" w:author="Ben Fels" w:date="2024-12-21T12:45:00Z" w16du:dateUtc="2024-12-21T11:45:00Z"/>
        </w:rPr>
      </w:pPr>
      <w:ins w:id="334" w:author="Ben Fels" w:date="2024-12-21T12:44:00Z" w16du:dateUtc="2024-12-21T11:44:00Z">
        <w:r w:rsidRPr="00451302">
          <w:rPr>
            <w:highlight w:val="green"/>
          </w:rPr>
          <w:t xml:space="preserve">In der </w:t>
        </w:r>
      </w:ins>
      <w:r w:rsidR="00CC364F" w:rsidRPr="00451302">
        <w:rPr>
          <w:highlight w:val="green"/>
        </w:rPr>
        <w:t xml:space="preserve">vorliegenden </w:t>
      </w:r>
      <w:ins w:id="335" w:author="Ben Fels" w:date="2024-12-21T12:44:00Z" w16du:dateUtc="2024-12-21T11:44:00Z">
        <w:r w:rsidRPr="00451302">
          <w:rPr>
            <w:highlight w:val="green"/>
          </w:rPr>
          <w:t xml:space="preserve">Untersuchung soll die Wirksamkeit </w:t>
        </w:r>
      </w:ins>
      <w:r w:rsidRPr="00451302">
        <w:rPr>
          <w:highlight w:val="green"/>
        </w:rPr>
        <w:t xml:space="preserve">der </w:t>
      </w:r>
      <w:ins w:id="336" w:author="Ben Fels" w:date="2024-12-21T12:44:00Z" w16du:dateUtc="2024-12-21T11:44:00Z">
        <w:r w:rsidRPr="00451302">
          <w:rPr>
            <w:highlight w:val="green"/>
          </w:rPr>
          <w:t xml:space="preserve">Methoden </w:t>
        </w:r>
      </w:ins>
      <w:r w:rsidRPr="00451302">
        <w:rPr>
          <w:highlight w:val="green"/>
        </w:rPr>
        <w:t>des Prompt Engineering</w:t>
      </w:r>
      <w:r w:rsidR="005E7046" w:rsidRPr="00451302">
        <w:rPr>
          <w:highlight w:val="green"/>
        </w:rPr>
        <w:t>s</w:t>
      </w:r>
      <w:r w:rsidRPr="00451302">
        <w:rPr>
          <w:highlight w:val="green"/>
        </w:rPr>
        <w:t xml:space="preserve"> </w:t>
      </w:r>
      <w:r w:rsidR="005E7046" w:rsidRPr="00451302">
        <w:rPr>
          <w:highlight w:val="green"/>
        </w:rPr>
        <w:t xml:space="preserve">für den </w:t>
      </w:r>
      <w:ins w:id="337" w:author="Ben Fels" w:date="2024-12-21T12:44:00Z" w16du:dateUtc="2024-12-21T11:44:00Z">
        <w:r w:rsidRPr="00451302">
          <w:rPr>
            <w:highlight w:val="green"/>
          </w:rPr>
          <w:t xml:space="preserve">Anwendungsfall des Argument </w:t>
        </w:r>
        <w:proofErr w:type="spellStart"/>
        <w:r w:rsidRPr="00451302">
          <w:rPr>
            <w:highlight w:val="green"/>
          </w:rPr>
          <w:t>Minings</w:t>
        </w:r>
        <w:proofErr w:type="spellEnd"/>
        <w:r w:rsidRPr="00451302">
          <w:rPr>
            <w:highlight w:val="green"/>
          </w:rPr>
          <w:t xml:space="preserve"> untersucht werden</w:t>
        </w:r>
        <w:r w:rsidRPr="005A4558">
          <w:t xml:space="preserve">. </w:t>
        </w:r>
        <w:r w:rsidRPr="00451302">
          <w:rPr>
            <w:highlight w:val="green"/>
          </w:rPr>
          <w:t>Der Einsatz vortrainierter Modelle ohne umfangreiche Anpassung</w:t>
        </w:r>
      </w:ins>
      <w:r w:rsidR="007B6524">
        <w:rPr>
          <w:highlight w:val="green"/>
        </w:rPr>
        <w:t>en</w:t>
      </w:r>
      <w:ins w:id="338" w:author="Ben Fels" w:date="2024-12-21T12:44:00Z" w16du:dateUtc="2024-12-21T11:44:00Z">
        <w:r w:rsidRPr="00451302">
          <w:rPr>
            <w:highlight w:val="green"/>
          </w:rPr>
          <w:t xml:space="preserve"> könnte den Aufwand für Argument Mining erheblich reduzieren.</w:t>
        </w:r>
        <w:r w:rsidRPr="005A4558">
          <w:t xml:space="preserve"> Trotz der Popularität großer Sprachmodelle gibt es </w:t>
        </w:r>
      </w:ins>
      <w:r>
        <w:t>nach meinem</w:t>
      </w:r>
      <w:r w:rsidR="00C91F86">
        <w:t xml:space="preserve"> </w:t>
      </w:r>
      <w:r>
        <w:t>Kenntnisstand zum jetzigen Zeitpunkt nur einzelne</w:t>
      </w:r>
      <w:ins w:id="339" w:author="Ben Fels" w:date="2024-12-21T12:44:00Z" w16du:dateUtc="2024-12-21T11:44:00Z">
        <w:r w:rsidRPr="005A4558">
          <w:t xml:space="preserve"> Studien</w:t>
        </w:r>
      </w:ins>
      <w:r w:rsidR="00C91F86">
        <w:t xml:space="preserve"> wie </w:t>
      </w:r>
      <w:r w:rsidR="0077523B">
        <w:t>die von</w:t>
      </w:r>
      <w:r w:rsidR="00CF5428">
        <w:t xml:space="preserve"> </w:t>
      </w:r>
      <w:proofErr w:type="spellStart"/>
      <w:r w:rsidR="00CF5428" w:rsidRPr="0018173D">
        <w:rPr>
          <w:highlight w:val="magenta"/>
        </w:rPr>
        <w:t>Yeginbergen</w:t>
      </w:r>
      <w:proofErr w:type="spellEnd"/>
      <w:r w:rsidR="00CF5428" w:rsidRPr="0018173D">
        <w:rPr>
          <w:highlight w:val="magenta"/>
        </w:rPr>
        <w:t xml:space="preserve"> et al. </w:t>
      </w:r>
      <w:r w:rsidR="0077523B" w:rsidRPr="0018173D">
        <w:rPr>
          <w:highlight w:val="magenta"/>
        </w:rPr>
        <w:fldChar w:fldCharType="begin"/>
      </w:r>
      <w:r w:rsidR="0077523B" w:rsidRPr="0018173D">
        <w:rPr>
          <w:highlight w:val="magenta"/>
        </w:rPr>
        <w:instrText xml:space="preserve"> ADDIN ZOTERO_ITEM CSL_CITATION {"citationID":"VJXbqqZP","properties":{"formattedCitation":"(2024)","plainCitation":"(2024)","noteIndex":0},"citationItems":[{"id":959,"uris":["http://zotero.org/users/14644665/items/T7T4BLWM"],"itemData":{"id":959,"type":"paper-conference","container-title":"Proceedings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abel":"page","suppress-author":true}],"schema":"https://github.com/citation-style-language/schema/raw/master/csl-citation.json"} </w:instrText>
      </w:r>
      <w:r w:rsidR="0077523B" w:rsidRPr="0018173D">
        <w:rPr>
          <w:highlight w:val="magenta"/>
        </w:rPr>
        <w:fldChar w:fldCharType="separate"/>
      </w:r>
      <w:r w:rsidR="0077523B" w:rsidRPr="0018173D">
        <w:rPr>
          <w:rFonts w:cs="Arial"/>
          <w:highlight w:val="magenta"/>
        </w:rPr>
        <w:t>(2024)</w:t>
      </w:r>
      <w:r w:rsidR="0077523B" w:rsidRPr="0018173D">
        <w:rPr>
          <w:highlight w:val="magenta"/>
        </w:rPr>
        <w:fldChar w:fldCharType="end"/>
      </w:r>
      <w:ins w:id="340" w:author="Ben Fels" w:date="2024-12-21T12:44:00Z" w16du:dateUtc="2024-12-21T11:44:00Z">
        <w:r w:rsidRPr="0018173D">
          <w:rPr>
            <w:highlight w:val="magenta"/>
          </w:rPr>
          <w:t>,</w:t>
        </w:r>
        <w:r w:rsidRPr="005A4558">
          <w:t xml:space="preserve"> die sich explizit auf deren Anwendung für </w:t>
        </w:r>
        <w:r>
          <w:t>Argument Mining</w:t>
        </w:r>
        <w:r w:rsidRPr="005A4558">
          <w:t xml:space="preserve"> und die Rolle von Eingabeaufforderungen fokussieren. </w:t>
        </w:r>
      </w:ins>
      <w:r w:rsidR="00521765">
        <w:t xml:space="preserve">Hier </w:t>
      </w:r>
      <w:ins w:id="341" w:author="Ben Fels" w:date="2024-12-21T12:44:00Z" w16du:dateUtc="2024-12-21T11:44:00Z">
        <w:r w:rsidRPr="005A4558">
          <w:t>soll die</w:t>
        </w:r>
      </w:ins>
      <w:r>
        <w:t xml:space="preserve">se </w:t>
      </w:r>
      <w:ins w:id="342" w:author="Ben Fels" w:date="2024-12-21T12:44:00Z" w16du:dateUtc="2024-12-21T11:44:00Z">
        <w:r w:rsidRPr="005A4558">
          <w:t xml:space="preserve">Untersuchung </w:t>
        </w:r>
      </w:ins>
      <w:r w:rsidR="00521765">
        <w:t>einen Beitrag leisten</w:t>
      </w:r>
      <w:ins w:id="343" w:author="Ben Fels" w:date="2024-12-21T12:44:00Z" w16du:dateUtc="2024-12-21T11:44:00Z">
        <w:r w:rsidRPr="005A4558">
          <w:t>.</w:t>
        </w:r>
      </w:ins>
    </w:p>
    <w:p w14:paraId="17367374" w14:textId="77777777" w:rsidR="0006481C" w:rsidDel="00A72529" w:rsidRDefault="0006481C" w:rsidP="0006481C">
      <w:pPr>
        <w:jc w:val="both"/>
        <w:rPr>
          <w:ins w:id="344" w:author="Ben Fels" w:date="2024-12-21T11:50:00Z" w16du:dateUtc="2024-12-21T10:50:00Z"/>
          <w:del w:id="345" w:author="Ben Fels" w:date="2024-12-21T12:45:00Z" w16du:dateUtc="2024-12-21T11:45:00Z"/>
        </w:rPr>
      </w:pPr>
      <w:ins w:id="346" w:author="Ben Fels" w:date="2024-12-21T11:50:00Z" w16du:dateUtc="2024-12-21T10:50:00Z">
        <w:del w:id="347" w:author="Ben Fels" w:date="2024-12-21T12:45:00Z" w16du:dateUtc="2024-12-21T11:45:00Z">
          <w:r w:rsidDel="00A72529">
            <w:delText>Argumente sind wichtiger Bestandteil in der Menschlichen Kommunikation. Standpunkte werden anhand von Beispielen bestärkt und sollen die andere Seite von dem Standpunkt überzeugen.</w:delText>
          </w:r>
        </w:del>
      </w:ins>
    </w:p>
    <w:p w14:paraId="1EF7DC9E" w14:textId="77777777" w:rsidR="0006481C" w:rsidDel="00A72529" w:rsidRDefault="0006481C" w:rsidP="0006481C">
      <w:pPr>
        <w:jc w:val="both"/>
        <w:rPr>
          <w:del w:id="348" w:author="Ben Fels" w:date="2024-12-21T12:45:00Z" w16du:dateUtc="2024-12-21T11:45:00Z"/>
        </w:rPr>
      </w:pPr>
      <w:del w:id="349" w:author="Ben Fels" w:date="2024-12-21T12:45:00Z" w16du:dateUtc="2024-12-21T11:45:00Z">
        <w:r w:rsidRPr="00E14BB0" w:rsidDel="00A72529">
          <w:delText>Peldszus &amp; Stede (2013, S. 1) bezeichnen Argumentationen als einen der zentralen Aspekte der menschlichen Kommunikation. Sie beschreiben sie als einen Prozess, bei dem versucht wird, jemand anderen von der eigenen Meinung zu überzeugen. Nach Peldszus &amp; Stede (2013) sowie Stab &amp; Gurevych (2017) 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delText>
        </w:r>
      </w:del>
    </w:p>
    <w:p w14:paraId="25D76B12" w14:textId="7E757623" w:rsidR="0006481C" w:rsidRPr="00A66707" w:rsidRDefault="0006481C" w:rsidP="0006481C">
      <w:pPr>
        <w:jc w:val="both"/>
        <w:rPr>
          <w:ins w:id="350" w:author="Ben Fels" w:date="2024-12-21T12:46:00Z" w16du:dateUtc="2024-12-21T11:46:00Z"/>
        </w:rPr>
      </w:pPr>
      <w:moveToRangeStart w:id="351" w:author="Ben Fels" w:date="2024-12-21T11:51:00Z" w:name="move185674280"/>
      <w:ins w:id="352" w:author="Ben Fels" w:date="2024-12-21T11:51:00Z" w16du:dateUtc="2024-12-21T10:51:00Z">
        <w:del w:id="353" w:author="Ben Fels" w:date="2024-12-21T12:55:00Z" w16du:dateUtc="2024-12-21T11:55:00Z">
          <w:r w:rsidDel="004A42B8">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4A42B8">
            <w:rPr>
              <w:highlight w:val="cyan"/>
            </w:rPr>
            <w:delText>Beispiel/Quelle hier anführen</w:delText>
          </w:r>
        </w:del>
        <w:del w:id="354" w:author="Ben Fels" w:date="2024-12-21T12:54:00Z" w16du:dateUtc="2024-12-21T11:54:00Z">
          <w:r w:rsidDel="00AC3B7D">
            <w:delText xml:space="preserve"> </w:delText>
          </w:r>
        </w:del>
      </w:ins>
      <w:r>
        <w:t xml:space="preserve"> </w:t>
      </w:r>
      <w:ins w:id="355" w:author="Ben Fels" w:date="2024-12-21T12:46:00Z" w16du:dateUtc="2024-12-21T11:46:00Z">
        <w:r w:rsidRPr="00AA07FF">
          <w:rPr>
            <w:highlight w:val="green"/>
          </w:rPr>
          <w:t>Die</w:t>
        </w:r>
      </w:ins>
      <w:r w:rsidRPr="00AA07FF">
        <w:rPr>
          <w:highlight w:val="green"/>
        </w:rPr>
        <w:t xml:space="preserve"> vorliegende</w:t>
      </w:r>
      <w:ins w:id="356" w:author="Ben Fels" w:date="2024-12-21T12:46:00Z" w16du:dateUtc="2024-12-21T11:46:00Z">
        <w:r w:rsidRPr="00AA07FF">
          <w:rPr>
            <w:highlight w:val="green"/>
          </w:rPr>
          <w:t xml:space="preserve"> Masterarbeit zielt darauf ab, die Potenziale und Herausforderungen </w:t>
        </w:r>
      </w:ins>
      <w:r w:rsidR="0035179F" w:rsidRPr="00AA07FF">
        <w:rPr>
          <w:highlight w:val="green"/>
        </w:rPr>
        <w:t>von LLM</w:t>
      </w:r>
      <w:r w:rsidR="00AA07FF" w:rsidRPr="00AA07FF">
        <w:rPr>
          <w:highlight w:val="green"/>
        </w:rPr>
        <w:t>s</w:t>
      </w:r>
      <w:r w:rsidR="0035179F" w:rsidRPr="00AA07FF">
        <w:rPr>
          <w:highlight w:val="green"/>
        </w:rPr>
        <w:t xml:space="preserve"> </w:t>
      </w:r>
      <w:ins w:id="357" w:author="Ben Fels" w:date="2024-12-21T12:46:00Z" w16du:dateUtc="2024-12-21T11:46:00Z">
        <w:r w:rsidRPr="00AA07FF">
          <w:rPr>
            <w:highlight w:val="green"/>
          </w:rPr>
          <w:t xml:space="preserve">im Kontext des Argument </w:t>
        </w:r>
        <w:proofErr w:type="spellStart"/>
        <w:r w:rsidRPr="00AA07FF">
          <w:rPr>
            <w:highlight w:val="green"/>
          </w:rPr>
          <w:t>Minings</w:t>
        </w:r>
        <w:proofErr w:type="spellEnd"/>
        <w:r w:rsidRPr="00AA07FF">
          <w:rPr>
            <w:highlight w:val="green"/>
          </w:rPr>
          <w:t xml:space="preserve"> zu erforschen. Der Fokus liegt dabei auf der Anwendung von </w:t>
        </w:r>
        <w:r w:rsidRPr="00AA07FF">
          <w:rPr>
            <w:iCs/>
            <w:highlight w:val="green"/>
          </w:rPr>
          <w:t>Prompt Engineering</w:t>
        </w:r>
        <w:r w:rsidRPr="00AA07FF">
          <w:rPr>
            <w:highlight w:val="green"/>
          </w:rPr>
          <w:t xml:space="preserve">, um die Generalisierungsfähigkeiten dieser Modelle gezielt zu steuern und deren Leistung ohne Fine-Tuning </w:t>
        </w:r>
      </w:ins>
      <w:r w:rsidRPr="00AA07FF">
        <w:rPr>
          <w:highlight w:val="green"/>
        </w:rPr>
        <w:t>für das Argument Mining zu verbessern</w:t>
      </w:r>
      <w:ins w:id="358" w:author="Ben Fels" w:date="2024-12-21T12:46:00Z" w16du:dateUtc="2024-12-21T11:46:00Z">
        <w:r w:rsidRPr="00E97548">
          <w:rPr>
            <w:highlight w:val="green"/>
          </w:rPr>
          <w:t>. Die zentrale Forschungsfrage lautet</w:t>
        </w:r>
        <w:r w:rsidRPr="00A66707">
          <w:t xml:space="preserve">: </w:t>
        </w:r>
        <w:r w:rsidRPr="003A5172">
          <w:rPr>
            <w:highlight w:val="yellow"/>
            <w:rPrChange w:id="359" w:author="Ben Fels" w:date="2024-12-21T12:47:00Z" w16du:dateUtc="2024-12-21T11:47:00Z">
              <w:rPr/>
            </w:rPrChange>
          </w:rPr>
          <w:t>Wie beeinflusst der Einsatz von Prompt Engineering</w:t>
        </w:r>
        <w:commentRangeStart w:id="360"/>
        <w:r w:rsidRPr="003A5172">
          <w:rPr>
            <w:highlight w:val="yellow"/>
            <w:rPrChange w:id="361" w:author="Ben Fels" w:date="2024-12-21T12:47:00Z" w16du:dateUtc="2024-12-21T11:47:00Z">
              <w:rPr/>
            </w:rPrChange>
          </w:rPr>
          <w:t xml:space="preserve"> Techniken </w:t>
        </w:r>
      </w:ins>
      <w:commentRangeEnd w:id="360"/>
      <w:r w:rsidR="00E97548">
        <w:rPr>
          <w:rStyle w:val="Kommentarzeichen"/>
        </w:rPr>
        <w:commentReference w:id="360"/>
      </w:r>
      <w:ins w:id="362" w:author="Ben Fels" w:date="2024-12-21T12:46:00Z" w16du:dateUtc="2024-12-21T11:46:00Z">
        <w:r w:rsidRPr="003A5172">
          <w:rPr>
            <w:highlight w:val="yellow"/>
            <w:rPrChange w:id="363" w:author="Ben Fels" w:date="2024-12-21T12:47:00Z" w16du:dateUtc="2024-12-21T11:47:00Z">
              <w:rPr/>
            </w:rPrChange>
          </w:rPr>
          <w:t>die Leistung von Large Language Models bei der automatisierten Erkennung von Argumentationskomponenten und deren Strukturen?</w:t>
        </w:r>
      </w:ins>
    </w:p>
    <w:p w14:paraId="54336AED" w14:textId="77777777" w:rsidR="0006481C" w:rsidDel="003A5172" w:rsidRDefault="0006481C" w:rsidP="0006481C">
      <w:pPr>
        <w:jc w:val="both"/>
        <w:rPr>
          <w:ins w:id="364" w:author="Ben Fels" w:date="2024-12-21T11:51:00Z" w16du:dateUtc="2024-12-21T10:51:00Z"/>
          <w:del w:id="365" w:author="Ben Fels" w:date="2024-12-21T12:47:00Z" w16du:dateUtc="2024-12-21T11:47:00Z"/>
        </w:rPr>
      </w:pPr>
    </w:p>
    <w:p w14:paraId="5399FAAF" w14:textId="77777777" w:rsidR="0006481C" w:rsidDel="0084052A" w:rsidRDefault="0006481C" w:rsidP="0006481C">
      <w:pPr>
        <w:jc w:val="both"/>
        <w:rPr>
          <w:ins w:id="366" w:author="Ben Fels" w:date="2024-12-21T11:51:00Z" w16du:dateUtc="2024-12-21T10:51:00Z"/>
          <w:del w:id="367" w:author="Ben Fels" w:date="2024-12-21T12:46:00Z" w16du:dateUtc="2024-12-21T11:46:00Z"/>
        </w:rPr>
      </w:pPr>
      <w:ins w:id="368" w:author="Ben Fels" w:date="2024-12-21T11:51:00Z" w16du:dateUtc="2024-12-21T10:51:00Z">
        <w:del w:id="369" w:author="Ben Fels" w:date="2024-12-21T12:46:00Z" w16du:dateUtc="2024-12-21T11:46:00Z">
          <w:r w:rsidDel="0084052A">
            <w:delText xml:space="preserve">Der Bereich, welcher sich mit der automatisierten identifikation von Argumenten in Texten und die Beziehung untereinander auseinandersetzt ist Argument Mining. </w:delText>
          </w:r>
        </w:del>
      </w:ins>
    </w:p>
    <w:p w14:paraId="7E5A085D" w14:textId="3560E2D8" w:rsidR="0006481C" w:rsidDel="006F0952" w:rsidRDefault="006C2CFF" w:rsidP="0006481C">
      <w:pPr>
        <w:rPr>
          <w:del w:id="370" w:author="Ben Fels" w:date="2024-12-21T12:46:00Z" w16du:dateUtc="2024-12-21T11:46:00Z"/>
        </w:rPr>
      </w:pPr>
      <w:moveToRangeStart w:id="371" w:author="Ben Fels" w:date="2024-12-21T11:52:00Z" w:name="move185674394"/>
      <w:moveToRangeEnd w:id="351"/>
      <w:ins w:id="372" w:author="Ben Fels" w:date="2024-12-21T12:02:00Z" w16du:dateUtc="2024-12-21T11:02:00Z">
        <w:r>
          <w:t xml:space="preserve">Nach </w:t>
        </w:r>
        <w:r w:rsidRPr="00E10D08">
          <w:rPr>
            <w:highlight w:val="magenta"/>
          </w:rPr>
          <w:fldChar w:fldCharType="begin"/>
        </w:r>
        <w:r>
          <w:rPr>
            <w:highlight w:val="magenta"/>
          </w:rPr>
          <w: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E10D08">
          <w:rPr>
            <w:highlight w:val="magenta"/>
          </w:rPr>
          <w:fldChar w:fldCharType="separate"/>
        </w:r>
        <w:r w:rsidRPr="00E10D08">
          <w:rPr>
            <w:rFonts w:cs="Arial"/>
            <w:highlight w:val="magenta"/>
          </w:rPr>
          <w:t>(Peldszus &amp; Stede, 2013, S. 6)</w:t>
        </w:r>
        <w:r w:rsidRPr="00E10D08">
          <w:rPr>
            <w:highlight w:val="magenta"/>
          </w:rPr>
          <w:fldChar w:fldCharType="end"/>
        </w:r>
        <w:r>
          <w:t xml:space="preserve"> können Argumente</w:t>
        </w:r>
      </w:ins>
      <w:r>
        <w:t xml:space="preserve"> mit ihren Komponenten und Beziehungen</w:t>
      </w:r>
      <w:ins w:id="373" w:author="Ben Fels" w:date="2024-12-21T12:02:00Z" w16du:dateUtc="2024-12-21T11:02:00Z">
        <w:r>
          <w:t xml:space="preserve"> in einem </w:t>
        </w:r>
        <w:commentRangeStart w:id="374"/>
        <w:r>
          <w:t xml:space="preserve">Argument-Graphen </w:t>
        </w:r>
      </w:ins>
      <w:commentRangeEnd w:id="374"/>
      <w:r>
        <w:rPr>
          <w:rStyle w:val="Kommentarzeichen"/>
        </w:rPr>
        <w:commentReference w:id="374"/>
      </w:r>
      <w:ins w:id="375" w:author="Ben Fels" w:date="2024-12-21T12:02:00Z" w16du:dateUtc="2024-12-21T11:02:00Z">
        <w:r>
          <w:t>abgebildet werden</w:t>
        </w:r>
      </w:ins>
      <w:r w:rsidR="00543804">
        <w:t>.</w:t>
      </w:r>
      <w:ins w:id="376" w:author="Ben Fels" w:date="2024-12-21T12:02:00Z" w16du:dateUtc="2024-12-21T11:02:00Z">
        <w:r>
          <w:t xml:space="preserve"> </w:t>
        </w:r>
      </w:ins>
      <w:r>
        <w:t xml:space="preserve">Demnach gibt es verschiedene Theorien zu den Strukturen von Argumenten mit zunehmender Komplexität </w:t>
      </w:r>
      <w:ins w:id="377" w:author="Ben Fels" w:date="2024-12-21T13:54:00Z" w16du:dateUtc="2024-12-21T12:54:00Z">
        <w:r w:rsidRPr="00CF2D8F">
          <w:rPr>
            <w:highlight w:val="magenta"/>
          </w:rPr>
          <w:fldChar w:fldCharType="begin"/>
        </w:r>
        <w:r>
          <w:rPr>
            <w:highlight w:val="magenta"/>
          </w:rPr>
          <w: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instrText>
        </w:r>
        <w:r w:rsidRPr="00CF2D8F">
          <w:rPr>
            <w:highlight w:val="magenta"/>
          </w:rPr>
          <w:fldChar w:fldCharType="separate"/>
        </w:r>
        <w:r w:rsidRPr="00CF2D8F">
          <w:rPr>
            <w:rFonts w:cs="Arial"/>
            <w:highlight w:val="magenta"/>
          </w:rPr>
          <w:t>(Peldszus &amp; Stede, 2013, S. 3–14)</w:t>
        </w:r>
        <w:r w:rsidRPr="00CF2D8F">
          <w:rPr>
            <w:highlight w:val="magenta"/>
          </w:rPr>
          <w:fldChar w:fldCharType="end"/>
        </w:r>
      </w:ins>
      <w:r>
        <w:t>. Auch wenn eine visuelle Darstellung von Argumentationen die Nachvollziehbarkeit unterstützt, ist dies lediglich informativ aufgeführt und nicht Teil der vorliegenden Untersuchung.</w:t>
      </w:r>
      <w:r w:rsidR="006D3E9A">
        <w:t xml:space="preserve"> </w:t>
      </w:r>
    </w:p>
    <w:p w14:paraId="176CDDE7" w14:textId="4A1F39BE" w:rsidR="0006481C" w:rsidRDefault="0006481C" w:rsidP="001646EB">
      <w:pPr>
        <w:jc w:val="both"/>
      </w:pPr>
      <w:ins w:id="378" w:author="Ben Fels" w:date="2024-12-21T13:12:00Z" w16du:dateUtc="2024-12-21T12:12:00Z">
        <w:r>
          <w:t xml:space="preserve">Zur Beantwortung der Forschungsfrage </w:t>
        </w:r>
      </w:ins>
      <w:r w:rsidR="001646EB">
        <w:t xml:space="preserve">werden zunächst </w:t>
      </w:r>
      <w:r w:rsidR="00DB17CB">
        <w:t>in</w:t>
      </w:r>
      <w:r>
        <w:t xml:space="preserve"> Kapitel </w:t>
      </w:r>
      <w:r>
        <w:fldChar w:fldCharType="begin"/>
      </w:r>
      <w:r>
        <w:instrText xml:space="preserve"> REF _Ref188081959 \n \h  \* MERGEFORMAT </w:instrText>
      </w:r>
      <w:r>
        <w:fldChar w:fldCharType="separate"/>
      </w:r>
      <w:r>
        <w:t>2</w:t>
      </w:r>
      <w:r>
        <w:fldChar w:fldCharType="end"/>
      </w:r>
      <w:r>
        <w:t xml:space="preserve"> das ausgewählte Modell, die verwendeten Daten sowie die Methode der Datenanalyse erläutert. Darauf aufbauend werden in Kapitel </w:t>
      </w:r>
      <w:r>
        <w:fldChar w:fldCharType="begin"/>
      </w:r>
      <w:r>
        <w:instrText xml:space="preserve"> REF _Ref188082210 \n \h  \* MERGEFORMAT </w:instrText>
      </w:r>
      <w:r>
        <w:fldChar w:fldCharType="separate"/>
      </w:r>
      <w:r>
        <w:t>3</w:t>
      </w:r>
      <w:r>
        <w:fldChar w:fldCharType="end"/>
      </w:r>
      <w:r>
        <w:t xml:space="preserve"> die Ergebnisse der Untersuchung dargestellt, sodass diese in Kapitel </w:t>
      </w:r>
      <w:r>
        <w:fldChar w:fldCharType="begin"/>
      </w:r>
      <w:r>
        <w:instrText xml:space="preserve"> REF _Ref188082387 \n \h  \* MERGEFORMAT </w:instrText>
      </w:r>
      <w:r>
        <w:fldChar w:fldCharType="separate"/>
      </w:r>
      <w:r>
        <w:t>4</w:t>
      </w:r>
      <w:r>
        <w:fldChar w:fldCharType="end"/>
      </w:r>
      <w:r>
        <w:t xml:space="preserve"> diskutiert und mögliche Handlungsempfehlungen abgeleitet werden können.</w:t>
      </w:r>
    </w:p>
    <w:p w14:paraId="33DBDB4A" w14:textId="5E2A330A" w:rsidR="00690A2C" w:rsidRPr="001F3F1D" w:rsidRDefault="00690A2C" w:rsidP="004A5A26">
      <w:pPr>
        <w:pStyle w:val="berschrift1"/>
        <w:rPr>
          <w:lang w:val="en-US"/>
        </w:rPr>
      </w:pPr>
      <w:bookmarkStart w:id="379" w:name="_Ref188081953"/>
      <w:bookmarkStart w:id="380" w:name="_Ref188081954"/>
      <w:bookmarkStart w:id="381" w:name="_Ref188081959"/>
      <w:bookmarkStart w:id="382" w:name="_Ref188081963"/>
      <w:bookmarkStart w:id="383" w:name="_Toc188683512"/>
      <w:moveToRangeEnd w:id="371"/>
      <w:r w:rsidRPr="001F3F1D">
        <w:rPr>
          <w:lang w:val="en-US"/>
        </w:rPr>
        <w:lastRenderedPageBreak/>
        <w:t xml:space="preserve">Daten und </w:t>
      </w:r>
      <w:proofErr w:type="spellStart"/>
      <w:r w:rsidRPr="001F3F1D">
        <w:rPr>
          <w:lang w:val="en-US"/>
        </w:rPr>
        <w:t>Methoden</w:t>
      </w:r>
      <w:bookmarkEnd w:id="379"/>
      <w:bookmarkEnd w:id="380"/>
      <w:bookmarkEnd w:id="381"/>
      <w:bookmarkEnd w:id="382"/>
      <w:bookmarkEnd w:id="383"/>
      <w:proofErr w:type="spellEnd"/>
    </w:p>
    <w:p w14:paraId="62FF685A" w14:textId="77777777" w:rsidR="000B6E62" w:rsidRPr="001F3F1D" w:rsidRDefault="000B6E62" w:rsidP="000B6E62">
      <w:pPr>
        <w:autoSpaceDE w:val="0"/>
        <w:autoSpaceDN w:val="0"/>
        <w:adjustRightInd w:val="0"/>
        <w:spacing w:after="0" w:line="240" w:lineRule="auto"/>
        <w:rPr>
          <w:color w:val="FF0000"/>
          <w:lang w:val="en-US"/>
        </w:rPr>
      </w:pPr>
      <w:r w:rsidRPr="001F3F1D">
        <w:rPr>
          <w:lang w:val="en-US"/>
        </w:rPr>
        <w:t xml:space="preserve">- </w:t>
      </w:r>
      <w:proofErr w:type="spellStart"/>
      <w:r w:rsidRPr="001F3F1D">
        <w:rPr>
          <w:color w:val="FF0000"/>
          <w:lang w:val="en-US"/>
        </w:rPr>
        <w:t>Vorgehen</w:t>
      </w:r>
      <w:proofErr w:type="spellEnd"/>
      <w:r w:rsidRPr="001F3F1D">
        <w:rPr>
          <w:color w:val="FF0000"/>
          <w:lang w:val="en-US"/>
        </w:rPr>
        <w:t xml:space="preserve"> </w:t>
      </w:r>
      <w:proofErr w:type="spellStart"/>
      <w:r w:rsidRPr="001F3F1D">
        <w:rPr>
          <w:color w:val="FF0000"/>
          <w:lang w:val="en-US"/>
        </w:rPr>
        <w:t>Datengenerierung</w:t>
      </w:r>
      <w:proofErr w:type="spellEnd"/>
      <w:r w:rsidRPr="001F3F1D">
        <w:rPr>
          <w:color w:val="FF0000"/>
          <w:lang w:val="en-US"/>
        </w:rPr>
        <w:t xml:space="preserve"> und -</w:t>
      </w:r>
      <w:proofErr w:type="spellStart"/>
      <w:r w:rsidRPr="001F3F1D">
        <w:rPr>
          <w:color w:val="FF0000"/>
          <w:lang w:val="en-US"/>
        </w:rPr>
        <w:t>aufbereitung</w:t>
      </w:r>
      <w:proofErr w:type="spellEnd"/>
    </w:p>
    <w:p w14:paraId="7B5326A0" w14:textId="77777777" w:rsidR="000B6E62" w:rsidRPr="001F3F1D" w:rsidRDefault="000B6E62" w:rsidP="000B6E62">
      <w:pPr>
        <w:autoSpaceDE w:val="0"/>
        <w:autoSpaceDN w:val="0"/>
        <w:adjustRightInd w:val="0"/>
        <w:spacing w:after="0" w:line="240" w:lineRule="auto"/>
        <w:rPr>
          <w:color w:val="FF0000"/>
          <w:lang w:val="en-US"/>
        </w:rPr>
      </w:pPr>
      <w:r w:rsidRPr="001F3F1D">
        <w:rPr>
          <w:color w:val="FF0000"/>
          <w:lang w:val="en-US"/>
        </w:rPr>
        <w:t xml:space="preserve">- </w:t>
      </w:r>
      <w:proofErr w:type="spellStart"/>
      <w:r w:rsidRPr="001F3F1D">
        <w:rPr>
          <w:color w:val="FF0000"/>
          <w:lang w:val="en-US"/>
        </w:rPr>
        <w:t>Datenlage</w:t>
      </w:r>
      <w:proofErr w:type="spellEnd"/>
      <w:r w:rsidRPr="001F3F1D">
        <w:rPr>
          <w:color w:val="FF0000"/>
          <w:lang w:val="en-US"/>
        </w:rPr>
        <w:t xml:space="preserve"> und -</w:t>
      </w:r>
      <w:proofErr w:type="spellStart"/>
      <w:r w:rsidRPr="001F3F1D">
        <w:rPr>
          <w:color w:val="FF0000"/>
          <w:lang w:val="en-US"/>
        </w:rPr>
        <w:t>qualität</w:t>
      </w:r>
      <w:proofErr w:type="spellEnd"/>
    </w:p>
    <w:p w14:paraId="67668147" w14:textId="59D69C07" w:rsidR="004A5A26" w:rsidRDefault="000B6E62" w:rsidP="000B6E62">
      <w:pPr>
        <w:autoSpaceDE w:val="0"/>
        <w:autoSpaceDN w:val="0"/>
        <w:adjustRightInd w:val="0"/>
        <w:spacing w:after="0" w:line="240" w:lineRule="auto"/>
        <w:rPr>
          <w:color w:val="FF0000"/>
          <w:lang w:val="en-US"/>
        </w:rPr>
      </w:pPr>
      <w:r w:rsidRPr="001F3F1D">
        <w:rPr>
          <w:color w:val="FF0000"/>
          <w:lang w:val="en-US"/>
        </w:rPr>
        <w:t xml:space="preserve">- </w:t>
      </w:r>
      <w:proofErr w:type="spellStart"/>
      <w:r w:rsidRPr="001F3F1D">
        <w:rPr>
          <w:color w:val="FF0000"/>
          <w:lang w:val="en-US"/>
        </w:rPr>
        <w:t>Vorgehen</w:t>
      </w:r>
      <w:proofErr w:type="spellEnd"/>
      <w:r w:rsidRPr="001F3F1D">
        <w:rPr>
          <w:color w:val="FF0000"/>
          <w:lang w:val="en-US"/>
        </w:rPr>
        <w:t xml:space="preserve"> und </w:t>
      </w:r>
      <w:proofErr w:type="spellStart"/>
      <w:r w:rsidRPr="001F3F1D">
        <w:rPr>
          <w:color w:val="FF0000"/>
          <w:lang w:val="en-US"/>
        </w:rPr>
        <w:t>Methoden</w:t>
      </w:r>
      <w:proofErr w:type="spellEnd"/>
      <w:r w:rsidRPr="001F3F1D">
        <w:rPr>
          <w:color w:val="FF0000"/>
          <w:lang w:val="en-US"/>
        </w:rPr>
        <w:t xml:space="preserve"> der </w:t>
      </w:r>
      <w:proofErr w:type="spellStart"/>
      <w:r w:rsidRPr="001F3F1D">
        <w:rPr>
          <w:color w:val="FF0000"/>
          <w:lang w:val="en-US"/>
        </w:rPr>
        <w:t>Datenanalyse</w:t>
      </w:r>
      <w:proofErr w:type="spellEnd"/>
    </w:p>
    <w:p w14:paraId="4DE579AB" w14:textId="1F45F5D7" w:rsidR="003D07F3" w:rsidRPr="003D07F3" w:rsidRDefault="003D07F3" w:rsidP="000B6E62">
      <w:pPr>
        <w:autoSpaceDE w:val="0"/>
        <w:autoSpaceDN w:val="0"/>
        <w:adjustRightInd w:val="0"/>
        <w:spacing w:after="0" w:line="240" w:lineRule="auto"/>
        <w:rPr>
          <w:lang w:val="en-US"/>
        </w:rPr>
      </w:pPr>
      <w:proofErr w:type="spellStart"/>
      <w:r w:rsidRPr="003D07F3">
        <w:rPr>
          <w:highlight w:val="cyan"/>
          <w:lang w:val="en-US"/>
        </w:rPr>
        <w:t>Kapitelbeschreibung</w:t>
      </w:r>
      <w:proofErr w:type="spellEnd"/>
    </w:p>
    <w:p w14:paraId="77F73523" w14:textId="0910AF3E" w:rsidR="000E19D8" w:rsidRPr="00292A16" w:rsidRDefault="00292A16" w:rsidP="00292A16">
      <w:pPr>
        <w:pStyle w:val="berschrift2"/>
        <w:rPr>
          <w:lang w:val="en-US"/>
        </w:rPr>
      </w:pPr>
      <w:bookmarkStart w:id="384" w:name="_Toc188683513"/>
      <w:r>
        <w:rPr>
          <w:lang w:val="en-US"/>
        </w:rPr>
        <w:t>Large Language Model</w:t>
      </w:r>
      <w:bookmarkEnd w:id="384"/>
    </w:p>
    <w:p w14:paraId="1A36EB43" w14:textId="132E9533" w:rsidR="003A108F" w:rsidRDefault="00FD2B28" w:rsidP="003A108F">
      <w:pPr>
        <w:jc w:val="both"/>
        <w:rPr>
          <w:b/>
        </w:rPr>
      </w:pPr>
      <w:r w:rsidRPr="00EE1751">
        <w:rPr>
          <w:highlight w:val="green"/>
        </w:rPr>
        <w:t xml:space="preserve">Es gibt mittlerweile eine </w:t>
      </w:r>
      <w:r w:rsidR="00EE7933" w:rsidRPr="00EE1751">
        <w:rPr>
          <w:highlight w:val="green"/>
        </w:rPr>
        <w:t>V</w:t>
      </w:r>
      <w:r w:rsidRPr="00EE1751">
        <w:rPr>
          <w:highlight w:val="green"/>
        </w:rPr>
        <w:t xml:space="preserve">ielzahl von LLMS. </w:t>
      </w:r>
      <w:r w:rsidR="002D5E78" w:rsidRPr="00EE1751">
        <w:rPr>
          <w:highlight w:val="green"/>
        </w:rPr>
        <w:t>Für die Untersuchung wird das Model GPT</w:t>
      </w:r>
      <w:r w:rsidR="006253F8" w:rsidRPr="00EE1751">
        <w:rPr>
          <w:highlight w:val="green"/>
        </w:rPr>
        <w:t>-</w:t>
      </w:r>
      <w:r w:rsidR="002D5E78" w:rsidRPr="00EE1751">
        <w:rPr>
          <w:highlight w:val="green"/>
        </w:rPr>
        <w:t>4o</w:t>
      </w:r>
      <w:r w:rsidR="006253F8" w:rsidRPr="00EE1751">
        <w:rPr>
          <w:highlight w:val="green"/>
        </w:rPr>
        <w:t xml:space="preserve"> </w:t>
      </w:r>
      <w:r w:rsidR="002D5E78" w:rsidRPr="00EE1751">
        <w:rPr>
          <w:highlight w:val="green"/>
        </w:rPr>
        <w:t xml:space="preserve">mini </w:t>
      </w:r>
      <w:r w:rsidR="00C30D13" w:rsidRPr="00EE1751">
        <w:rPr>
          <w:highlight w:val="green"/>
        </w:rPr>
        <w:t xml:space="preserve">von OpenAI </w:t>
      </w:r>
      <w:r w:rsidR="002D5E78" w:rsidRPr="00EE1751">
        <w:rPr>
          <w:highlight w:val="green"/>
        </w:rPr>
        <w:t xml:space="preserve">verwendet. </w:t>
      </w:r>
      <w:r w:rsidR="00436DBB" w:rsidRPr="00EE1751">
        <w:rPr>
          <w:highlight w:val="green"/>
        </w:rPr>
        <w:t>Dieses wird</w:t>
      </w:r>
      <w:r w:rsidR="002D5E78" w:rsidRPr="00EE1751">
        <w:rPr>
          <w:highlight w:val="green"/>
        </w:rPr>
        <w:t xml:space="preserve"> </w:t>
      </w:r>
      <w:r w:rsidR="00F60474" w:rsidRPr="00EE1751">
        <w:rPr>
          <w:highlight w:val="green"/>
        </w:rPr>
        <w:t>seitens</w:t>
      </w:r>
      <w:r w:rsidR="00F60474">
        <w:t xml:space="preserve"> </w:t>
      </w:r>
      <w:r w:rsidR="00F60474" w:rsidRPr="00CB0103">
        <w:rPr>
          <w:highlight w:val="magenta"/>
        </w:rPr>
        <w:t>OpenAI</w:t>
      </w:r>
      <w:r w:rsidR="00F60474">
        <w:t xml:space="preserve"> </w:t>
      </w:r>
      <w:r w:rsidR="001A1E22" w:rsidRPr="004C2386">
        <w:rPr>
          <w:highlight w:val="magenta"/>
        </w:rPr>
        <w:fldChar w:fldCharType="begin"/>
      </w:r>
      <w:r w:rsidR="00436DBB">
        <w:rPr>
          <w:highlight w:val="magenta"/>
        </w:rPr>
        <w:instrText xml:space="preserve"> ADDIN ZOTERO_ITEM CSL_CITATION {"citationID":"IjzDfwNL","properties":{"formattedCitation":"(2024b)","plainCitation":"(2024b)","noteIndex":0},"citationItems":[{"id":2010,"uris":["http://zotero.org/users/14644665/items/QSZNSPVN"],"itemData":{"id":2010,"type":"webpage","abstract":"Introducing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1A1E22" w:rsidRPr="004C2386">
        <w:rPr>
          <w:highlight w:val="magenta"/>
        </w:rPr>
        <w:fldChar w:fldCharType="separate"/>
      </w:r>
      <w:r w:rsidR="00436DBB" w:rsidRPr="00436DBB">
        <w:rPr>
          <w:rFonts w:cs="Arial"/>
          <w:highlight w:val="magenta"/>
        </w:rPr>
        <w:t>(2024b)</w:t>
      </w:r>
      <w:r w:rsidR="001A1E22" w:rsidRPr="004C2386">
        <w:rPr>
          <w:highlight w:val="magenta"/>
        </w:rPr>
        <w:fldChar w:fldCharType="end"/>
      </w:r>
      <w:r w:rsidR="001A1E22">
        <w:t xml:space="preserve"> </w:t>
      </w:r>
      <w:r w:rsidR="00676EFE" w:rsidRPr="00EE1751">
        <w:rPr>
          <w:highlight w:val="green"/>
        </w:rPr>
        <w:t xml:space="preserve">als </w:t>
      </w:r>
      <w:r w:rsidR="00F60474" w:rsidRPr="00EE1751">
        <w:rPr>
          <w:highlight w:val="green"/>
        </w:rPr>
        <w:t xml:space="preserve">ihr kosteneffizientestes kleines </w:t>
      </w:r>
      <w:r w:rsidR="0088667E">
        <w:rPr>
          <w:highlight w:val="green"/>
        </w:rPr>
        <w:t>Mod</w:t>
      </w:r>
      <w:r w:rsidR="00F60474" w:rsidRPr="00EE1751">
        <w:rPr>
          <w:highlight w:val="green"/>
        </w:rPr>
        <w:t xml:space="preserve">ell </w:t>
      </w:r>
      <w:r w:rsidR="00676EFE" w:rsidRPr="00EE1751">
        <w:rPr>
          <w:highlight w:val="green"/>
        </w:rPr>
        <w:t>ausgewi</w:t>
      </w:r>
      <w:r w:rsidR="001A1E22" w:rsidRPr="00EE1751">
        <w:rPr>
          <w:highlight w:val="green"/>
        </w:rPr>
        <w:t>e</w:t>
      </w:r>
      <w:r w:rsidR="00676EFE" w:rsidRPr="00EE1751">
        <w:rPr>
          <w:highlight w:val="green"/>
        </w:rPr>
        <w:t>sen.</w:t>
      </w:r>
      <w:r w:rsidR="00436DBB" w:rsidRPr="00EE1751">
        <w:rPr>
          <w:highlight w:val="green"/>
        </w:rPr>
        <w:t xml:space="preserve"> </w:t>
      </w:r>
      <w:r w:rsidR="00AA5E24" w:rsidRPr="00EE1751">
        <w:rPr>
          <w:highlight w:val="green"/>
        </w:rPr>
        <w:t xml:space="preserve">Nach </w:t>
      </w:r>
      <w:r w:rsidR="00FC6FE4" w:rsidRPr="00EE1751">
        <w:rPr>
          <w:highlight w:val="green"/>
        </w:rPr>
        <w:t xml:space="preserve">den </w:t>
      </w:r>
      <w:r w:rsidR="00AA5E24" w:rsidRPr="00EE1751">
        <w:rPr>
          <w:highlight w:val="green"/>
        </w:rPr>
        <w:t>Angaben von</w:t>
      </w:r>
      <w:r w:rsidR="00AA5E24">
        <w:t xml:space="preserve"> </w:t>
      </w:r>
      <w:r w:rsidR="00AA5E24" w:rsidRPr="004C2386">
        <w:rPr>
          <w:rFonts w:cs="Arial"/>
          <w:highlight w:val="magenta"/>
        </w:rPr>
        <w:t>OpenAI</w:t>
      </w:r>
      <w:r w:rsidR="00AA5E24">
        <w:rPr>
          <w:rFonts w:cs="Arial"/>
        </w:rPr>
        <w:t xml:space="preserve"> </w:t>
      </w:r>
      <w:r w:rsidR="00AA5E24" w:rsidRPr="004C2386">
        <w:rPr>
          <w:highlight w:val="magenta"/>
        </w:rPr>
        <w:fldChar w:fldCharType="begin"/>
      </w:r>
      <w:r w:rsidR="007D0E36">
        <w:rPr>
          <w:highlight w:val="magenta"/>
        </w:rPr>
        <w:instrText xml:space="preserve"> ADDIN ZOTERO_ITEM CSL_CITATION {"citationID":"ic9xst3P","properties":{"formattedCitation":"(2024b)","plainCitation":"(2024b)","noteIndex":0},"citationItems":[{"id":2010,"uris":["http://zotero.org/users/14644665/items/QSZNSPVN"],"itemData":{"id":2010,"type":"webpage","abstract":"Introducing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AA5E24" w:rsidRPr="004C2386">
        <w:rPr>
          <w:highlight w:val="magenta"/>
        </w:rPr>
        <w:fldChar w:fldCharType="separate"/>
      </w:r>
      <w:r w:rsidR="007D0E36" w:rsidRPr="007D0E36">
        <w:rPr>
          <w:rFonts w:cs="Arial"/>
          <w:highlight w:val="magenta"/>
        </w:rPr>
        <w:t>(2024b)</w:t>
      </w:r>
      <w:r w:rsidR="00AA5E24" w:rsidRPr="004C2386">
        <w:rPr>
          <w:highlight w:val="magenta"/>
        </w:rPr>
        <w:fldChar w:fldCharType="end"/>
      </w:r>
      <w:r w:rsidR="007D0E36">
        <w:t xml:space="preserve"> </w:t>
      </w:r>
      <w:r w:rsidR="00486FE0" w:rsidRPr="00A3121E">
        <w:rPr>
          <w:highlight w:val="green"/>
        </w:rPr>
        <w:t>über</w:t>
      </w:r>
      <w:r w:rsidR="00B916B2" w:rsidRPr="00A3121E">
        <w:rPr>
          <w:highlight w:val="green"/>
        </w:rPr>
        <w:t xml:space="preserve">trifft </w:t>
      </w:r>
      <w:r w:rsidR="00CB0103" w:rsidRPr="00A3121E">
        <w:rPr>
          <w:highlight w:val="green"/>
        </w:rPr>
        <w:t xml:space="preserve">es </w:t>
      </w:r>
      <w:r w:rsidR="00AA6396" w:rsidRPr="00A3121E">
        <w:rPr>
          <w:highlight w:val="green"/>
        </w:rPr>
        <w:t xml:space="preserve">in </w:t>
      </w:r>
      <w:r w:rsidR="007D0E36" w:rsidRPr="00A3121E">
        <w:rPr>
          <w:highlight w:val="green"/>
        </w:rPr>
        <w:t xml:space="preserve">akademischen </w:t>
      </w:r>
      <w:r w:rsidR="00AA6396" w:rsidRPr="00A3121E">
        <w:rPr>
          <w:highlight w:val="green"/>
        </w:rPr>
        <w:t xml:space="preserve">Benchmarks </w:t>
      </w:r>
      <w:r w:rsidR="00323B23" w:rsidRPr="00A3121E">
        <w:rPr>
          <w:highlight w:val="green"/>
        </w:rPr>
        <w:t>andere LLMs wie Gemini Flash, Claude Haiku und GPT-3.5 Turbo</w:t>
      </w:r>
      <w:r w:rsidR="004C2386" w:rsidRPr="00A3121E">
        <w:rPr>
          <w:highlight w:val="green"/>
        </w:rPr>
        <w:fldChar w:fldCharType="begin"/>
      </w:r>
      <w:r w:rsidR="00A64FAE" w:rsidRPr="00A3121E">
        <w:rPr>
          <w:highlight w:val="green"/>
        </w:rPr>
        <w:instrText xml:space="preserve"> ADDIN ZOTERO_ITEM CSL_CITATION {"citationID":"Ql5d1Tx1","properties":{"formattedCitation":"(OpenAI, 2024b)","plainCitation":"(OpenAI, 2024b)","dontUpdate":true,"noteIndex":0},"citationItems":[{"id":2010,"uris":["http://zotero.org/users/14644665/items/QSZNSPVN"],"itemData":{"id":2010,"type":"webpage","abstract":"Introducing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004C2386" w:rsidRPr="00A3121E">
        <w:rPr>
          <w:highlight w:val="green"/>
        </w:rPr>
        <w:fldChar w:fldCharType="separate"/>
      </w:r>
      <w:r w:rsidR="004C2386" w:rsidRPr="00A3121E">
        <w:rPr>
          <w:highlight w:val="green"/>
        </w:rPr>
        <w:fldChar w:fldCharType="end"/>
      </w:r>
      <w:r w:rsidR="00323B23" w:rsidRPr="00A3121E">
        <w:rPr>
          <w:highlight w:val="green"/>
        </w:rPr>
        <w:t>.</w:t>
      </w:r>
      <w:r w:rsidR="008B2E86" w:rsidRPr="00A3121E">
        <w:rPr>
          <w:highlight w:val="green"/>
        </w:rPr>
        <w:t xml:space="preserve"> </w:t>
      </w:r>
      <w:r w:rsidR="003711E6" w:rsidRPr="009F1231">
        <w:rPr>
          <w:highlight w:val="green"/>
        </w:rPr>
        <w:t>Eine ausführliche Dokumentation bekräftigt die Entscheidung</w:t>
      </w:r>
      <w:r w:rsidR="003711E6">
        <w:t xml:space="preserve">. </w:t>
      </w:r>
      <w:r w:rsidR="00CC7EB5" w:rsidRPr="00A3121E">
        <w:rPr>
          <w:highlight w:val="green"/>
        </w:rPr>
        <w:t>Das</w:t>
      </w:r>
      <w:r w:rsidR="00B1398E" w:rsidRPr="00A3121E">
        <w:rPr>
          <w:highlight w:val="green"/>
        </w:rPr>
        <w:t xml:space="preserve"> ebenfalls von OpenAI</w:t>
      </w:r>
      <w:r w:rsidR="00CC7EB5" w:rsidRPr="00A3121E">
        <w:rPr>
          <w:highlight w:val="green"/>
        </w:rPr>
        <w:t xml:space="preserve"> </w:t>
      </w:r>
      <w:r w:rsidR="008B2E86" w:rsidRPr="00A3121E">
        <w:rPr>
          <w:highlight w:val="green"/>
        </w:rPr>
        <w:t xml:space="preserve">in den </w:t>
      </w:r>
      <w:r w:rsidR="00323B23" w:rsidRPr="00A3121E">
        <w:rPr>
          <w:highlight w:val="green"/>
        </w:rPr>
        <w:t>gleichen Benchmarks besser</w:t>
      </w:r>
      <w:r w:rsidR="00DA0623" w:rsidRPr="00A3121E">
        <w:rPr>
          <w:highlight w:val="green"/>
        </w:rPr>
        <w:t xml:space="preserve"> abschneidende LLM GPT-4o</w:t>
      </w:r>
      <w:r w:rsidR="00E306EC" w:rsidRPr="00A3121E">
        <w:rPr>
          <w:highlight w:val="green"/>
        </w:rPr>
        <w:t xml:space="preserve"> wurde </w:t>
      </w:r>
      <w:r w:rsidR="008D1E47" w:rsidRPr="00A3121E">
        <w:rPr>
          <w:highlight w:val="green"/>
        </w:rPr>
        <w:t xml:space="preserve">aufgrund der höheren Kosten </w:t>
      </w:r>
      <w:r w:rsidR="007C69BA" w:rsidRPr="00A3121E">
        <w:rPr>
          <w:highlight w:val="green"/>
        </w:rPr>
        <w:t xml:space="preserve">und </w:t>
      </w:r>
      <w:r w:rsidR="005A4A64" w:rsidRPr="00A3121E">
        <w:rPr>
          <w:highlight w:val="green"/>
        </w:rPr>
        <w:t xml:space="preserve">geringeren </w:t>
      </w:r>
      <w:r w:rsidR="008B186B" w:rsidRPr="00A3121E">
        <w:rPr>
          <w:highlight w:val="green"/>
        </w:rPr>
        <w:t>Anfragebegrenzungen</w:t>
      </w:r>
      <w:r w:rsidR="0052749B" w:rsidRPr="00A3121E">
        <w:rPr>
          <w:highlight w:val="green"/>
        </w:rPr>
        <w:t xml:space="preserve"> </w:t>
      </w:r>
      <w:r w:rsidR="00CD2487" w:rsidRPr="00FC3BA4">
        <w:rPr>
          <w:highlight w:val="magenta"/>
        </w:rPr>
        <w:fldChar w:fldCharType="begin"/>
      </w:r>
      <w:r w:rsidR="002364E1">
        <w:rPr>
          <w:highlight w:val="magenta"/>
        </w:rPr>
        <w:instrText xml:space="preserve"> ADDIN ZOTERO_ITEM CSL_CITATION {"citationID":"V6dk2Uqn","properties":{"formattedCitation":"(OpenAI, 2025c, 2025d)","plainCitation":"(OpenAI, 2025c, 2025d)","noteIndex":0},"citationItems":[{"id":2211,"uris":["http://zotero.org/users/14644665/items/WR8XUV49"],"itemData":{"id":2211,"type":"webpage","abstract":"Simple and flexible. Only pay for what you use.","language":"en-US","title":"Pricing","URL":"https://openai.com/api/pricing/","author":[{"family":"OpenAI","given":""}],"accessed":{"date-parts":[["2025",1,17]]},"issued":{"date-parts":[["2025"]]}}},{"id":2213,"uris":["http://zotero.org/users/14644665/items/IFJ22YPN"],"itemData":{"id":2213,"type":"webpage","abstract":"Explore developer resources, tutorials, API docs, and dynamic examples to get the most out of OpenAI's platform.","container-title":"OpenAI Platform","language":"en","title":"Rate limits","URL":"https://platform.openai.com/docs/guides/rate-limits?context=tier-free","author":[{"family":"OpenAI","given":""}],"accessed":{"date-parts":[["2025",1,17]]},"issued":{"date-parts":[["2025"]]}}}],"schema":"https://github.com/citation-style-language/schema/raw/master/csl-citation.json"} </w:instrText>
      </w:r>
      <w:r w:rsidR="00CD2487" w:rsidRPr="00FC3BA4">
        <w:rPr>
          <w:highlight w:val="magenta"/>
        </w:rPr>
        <w:fldChar w:fldCharType="separate"/>
      </w:r>
      <w:r w:rsidR="002364E1" w:rsidRPr="002364E1">
        <w:rPr>
          <w:rFonts w:cs="Arial"/>
          <w:highlight w:val="magenta"/>
        </w:rPr>
        <w:t>(OpenAI, 2025c, 2025d)</w:t>
      </w:r>
      <w:r w:rsidR="00CD2487" w:rsidRPr="00FC3BA4">
        <w:rPr>
          <w:highlight w:val="magenta"/>
        </w:rPr>
        <w:fldChar w:fldCharType="end"/>
      </w:r>
      <w:r w:rsidR="0052749B">
        <w:t xml:space="preserve"> </w:t>
      </w:r>
      <w:r w:rsidR="0052749B" w:rsidRPr="009F1231">
        <w:rPr>
          <w:highlight w:val="green"/>
        </w:rPr>
        <w:t xml:space="preserve">im Hinblick auf den begrenzten Bearbeitungszeitraum und </w:t>
      </w:r>
      <w:r w:rsidR="008107DD" w:rsidRPr="009F1231">
        <w:rPr>
          <w:highlight w:val="green"/>
        </w:rPr>
        <w:t xml:space="preserve">das </w:t>
      </w:r>
      <w:r w:rsidR="007C69BA" w:rsidRPr="009F1231">
        <w:rPr>
          <w:highlight w:val="green"/>
        </w:rPr>
        <w:t xml:space="preserve">Budget </w:t>
      </w:r>
      <w:r w:rsidR="008D1E47" w:rsidRPr="009F1231">
        <w:rPr>
          <w:highlight w:val="green"/>
        </w:rPr>
        <w:t>nicht ausgewählt</w:t>
      </w:r>
      <w:r w:rsidR="003711E6">
        <w:rPr>
          <w:highlight w:val="green"/>
        </w:rPr>
        <w:t xml:space="preserve">. </w:t>
      </w:r>
      <w:r w:rsidR="008A6D0A" w:rsidRPr="000E228D">
        <w:rPr>
          <w:highlight w:val="green"/>
        </w:rPr>
        <w:t xml:space="preserve">Die Kosten von GPT-4o </w:t>
      </w:r>
      <w:r w:rsidR="00986A34" w:rsidRPr="000E228D">
        <w:rPr>
          <w:highlight w:val="green"/>
        </w:rPr>
        <w:t xml:space="preserve">mini </w:t>
      </w:r>
      <w:r w:rsidR="008A6D0A" w:rsidRPr="000E228D">
        <w:rPr>
          <w:highlight w:val="green"/>
        </w:rPr>
        <w:t>betragen zum derzeitigen Stand (01/2025)</w:t>
      </w:r>
      <w:r w:rsidR="00977A98" w:rsidRPr="000E228D">
        <w:rPr>
          <w:highlight w:val="green"/>
        </w:rPr>
        <w:t xml:space="preserve"> </w:t>
      </w:r>
      <w:r w:rsidR="002F4948" w:rsidRPr="000E228D">
        <w:rPr>
          <w:highlight w:val="green"/>
        </w:rPr>
        <w:t>0</w:t>
      </w:r>
      <w:r w:rsidR="00977A98" w:rsidRPr="000E228D">
        <w:rPr>
          <w:highlight w:val="green"/>
        </w:rPr>
        <w:t>,</w:t>
      </w:r>
      <w:r w:rsidR="002F4948" w:rsidRPr="000E228D">
        <w:rPr>
          <w:highlight w:val="green"/>
        </w:rPr>
        <w:t>1</w:t>
      </w:r>
      <w:r w:rsidR="00977A98" w:rsidRPr="000E228D">
        <w:rPr>
          <w:highlight w:val="green"/>
        </w:rPr>
        <w:t xml:space="preserve">5 USD pro einer Million </w:t>
      </w:r>
      <w:r w:rsidR="00D74946" w:rsidRPr="000E228D">
        <w:rPr>
          <w:highlight w:val="green"/>
        </w:rPr>
        <w:t>Input-</w:t>
      </w:r>
      <w:r w:rsidR="00977A98" w:rsidRPr="000E228D">
        <w:rPr>
          <w:highlight w:val="green"/>
        </w:rPr>
        <w:t>Tokens</w:t>
      </w:r>
      <w:r w:rsidR="00CB70FA" w:rsidRPr="000E228D">
        <w:rPr>
          <w:highlight w:val="green"/>
        </w:rPr>
        <w:t xml:space="preserve">, wohingegen die </w:t>
      </w:r>
      <w:r w:rsidR="002D3E0A" w:rsidRPr="000E228D">
        <w:rPr>
          <w:highlight w:val="green"/>
        </w:rPr>
        <w:t xml:space="preserve">Kosten für GPT-4o bei </w:t>
      </w:r>
      <w:r w:rsidR="00986A34" w:rsidRPr="000E228D">
        <w:rPr>
          <w:highlight w:val="green"/>
        </w:rPr>
        <w:t>2</w:t>
      </w:r>
      <w:r w:rsidR="002D3E0A" w:rsidRPr="000E228D">
        <w:rPr>
          <w:highlight w:val="green"/>
        </w:rPr>
        <w:t>,</w:t>
      </w:r>
      <w:r w:rsidR="00986A34" w:rsidRPr="000E228D">
        <w:rPr>
          <w:highlight w:val="green"/>
        </w:rPr>
        <w:t>5</w:t>
      </w:r>
      <w:r w:rsidR="002D3E0A" w:rsidRPr="000E228D">
        <w:rPr>
          <w:highlight w:val="green"/>
        </w:rPr>
        <w:t xml:space="preserve"> USD pro einer Million Tokens lieg</w:t>
      </w:r>
      <w:r w:rsidR="00986A34" w:rsidRPr="000E228D">
        <w:rPr>
          <w:highlight w:val="green"/>
        </w:rPr>
        <w:t>en</w:t>
      </w:r>
      <w:r w:rsidR="00986A34" w:rsidRPr="000E228D">
        <w:rPr>
          <w:highlight w:val="magenta"/>
        </w:rPr>
        <w:t xml:space="preserve"> </w:t>
      </w:r>
      <w:r w:rsidR="006E32F9" w:rsidRPr="000E228D">
        <w:rPr>
          <w:highlight w:val="magenta"/>
        </w:rPr>
        <w:fldChar w:fldCharType="begin"/>
      </w:r>
      <w:r w:rsidR="006E32F9" w:rsidRPr="000E228D">
        <w:rPr>
          <w:highlight w:val="magenta"/>
        </w:rPr>
        <w:instrText xml:space="preserve"> ADDIN ZOTERO_ITEM CSL_CITATION {"citationID":"SjMjsrok","properties":{"formattedCitation":"(OpenAI, 2025c)","plainCitation":"(OpenAI, 2025c)","noteIndex":0},"citationItems":[{"id":2211,"uris":["http://zotero.org/users/14644665/items/WR8XUV49"],"itemData":{"id":2211,"type":"webpage","abstract":"Simple and flexible. Only pay for what you use.","language":"en-US","title":"Pricing","URL":"https://openai.com/api/pricing/","author":[{"family":"OpenAI","given":""}],"accessed":{"date-parts":[["2025",1,17]]},"issued":{"date-parts":[["2025"]]}}}],"schema":"https://github.com/citation-style-language/schema/raw/master/csl-citation.json"} </w:instrText>
      </w:r>
      <w:r w:rsidR="006E32F9" w:rsidRPr="000E228D">
        <w:rPr>
          <w:highlight w:val="magenta"/>
        </w:rPr>
        <w:fldChar w:fldCharType="separate"/>
      </w:r>
      <w:r w:rsidR="006E32F9" w:rsidRPr="000E228D">
        <w:rPr>
          <w:rFonts w:cs="Arial"/>
          <w:highlight w:val="magenta"/>
        </w:rPr>
        <w:t>(OpenAI, 2025c)</w:t>
      </w:r>
      <w:r w:rsidR="006E32F9" w:rsidRPr="000E228D">
        <w:rPr>
          <w:highlight w:val="magenta"/>
        </w:rPr>
        <w:fldChar w:fldCharType="end"/>
      </w:r>
      <w:r w:rsidR="00AC07E3" w:rsidRPr="000E228D">
        <w:rPr>
          <w:highlight w:val="green"/>
        </w:rPr>
        <w:t xml:space="preserve"> und somit </w:t>
      </w:r>
      <w:r w:rsidR="003A108F" w:rsidRPr="000E228D">
        <w:rPr>
          <w:highlight w:val="green"/>
        </w:rPr>
        <w:t>etwa das 16,7-Fache höher sind.</w:t>
      </w:r>
      <w:r w:rsidR="003A108F" w:rsidRPr="003A108F">
        <w:rPr>
          <w:b/>
        </w:rPr>
        <w:t xml:space="preserve"> </w:t>
      </w:r>
    </w:p>
    <w:p w14:paraId="5452A401" w14:textId="2CA6E89F" w:rsidR="00676481" w:rsidRPr="00B333A1" w:rsidRDefault="00676481" w:rsidP="003A108F">
      <w:pPr>
        <w:jc w:val="both"/>
        <w:rPr>
          <w:b/>
        </w:rPr>
      </w:pPr>
      <w:r w:rsidRPr="00B333A1">
        <w:rPr>
          <w:b/>
        </w:rPr>
        <w:t>Tokens</w:t>
      </w:r>
      <w:r w:rsidR="00C17180">
        <w:rPr>
          <w:b/>
        </w:rPr>
        <w:t xml:space="preserve">, </w:t>
      </w:r>
      <w:r w:rsidR="00C17180" w:rsidRPr="000133A9">
        <w:rPr>
          <w:b/>
        </w:rPr>
        <w:t>Kontextfenster</w:t>
      </w:r>
    </w:p>
    <w:p w14:paraId="102160C0" w14:textId="54D9FC32" w:rsidR="000133A9" w:rsidRDefault="00676481" w:rsidP="00C17180">
      <w:pPr>
        <w:autoSpaceDE w:val="0"/>
        <w:autoSpaceDN w:val="0"/>
        <w:adjustRightInd w:val="0"/>
        <w:spacing w:after="0"/>
        <w:jc w:val="both"/>
      </w:pPr>
      <w:r w:rsidRPr="009F26D9">
        <w:rPr>
          <w:highlight w:val="magenta"/>
        </w:rPr>
        <w:t>Sanders</w:t>
      </w:r>
      <w:r>
        <w:t xml:space="preserve"> </w:t>
      </w:r>
      <w:r w:rsidRPr="00880FB2">
        <w:rPr>
          <w:highlight w:val="magenta"/>
        </w:rPr>
        <w:fldChar w:fldCharType="begin"/>
      </w:r>
      <w:r>
        <w:rPr>
          <w:highlight w:val="magenta"/>
        </w:rPr>
        <w:instrText xml:space="preserve"> ADDIN ZOTERO_ITEM CSL_CITATION {"citationID":"8NzPEfMO","properties":{"formattedCitation":"(2022)","plainCitation":"(2022)","noteIndex":0},"citationItems":[{"id":2012,"uris":["http://zotero.org/users/14644665/items/DYAJRUN7"],"itemData":{"id":2012,"type":"webpage","abstract":"Open-source examples and guides for building with the OpenAI API. Browse a collection of snippets, advanced techniques and walkthroughs. Share your own examples and guides.","container-title":"OpenAI Cookbook","language":"en","title":"How to count tokens with Tiktoken","URL":"https://cookbook.openai.com/examples/how_to_count_tokens_with_tiktoken","author":[{"family":"Sanders","given":"Ted"}],"accessed":{"date-parts":[["2025",1,3]]},"issued":{"date-parts":[["2022",12,16]]}},"label":"page","suppress-author":true}],"schema":"https://github.com/citation-style-language/schema/raw/master/csl-citation.json"} </w:instrText>
      </w:r>
      <w:r w:rsidRPr="00880FB2">
        <w:rPr>
          <w:highlight w:val="magenta"/>
        </w:rPr>
        <w:fldChar w:fldCharType="separate"/>
      </w:r>
      <w:r w:rsidRPr="009F26D9">
        <w:rPr>
          <w:rFonts w:cs="Arial"/>
          <w:highlight w:val="magenta"/>
        </w:rPr>
        <w:t>(2022)</w:t>
      </w:r>
      <w:r w:rsidRPr="00880FB2">
        <w:rPr>
          <w:highlight w:val="magenta"/>
        </w:rPr>
        <w:fldChar w:fldCharType="end"/>
      </w:r>
      <w:r>
        <w:t xml:space="preserve"> </w:t>
      </w:r>
      <w:r w:rsidRPr="000814D3">
        <w:rPr>
          <w:highlight w:val="green"/>
        </w:rPr>
        <w:t xml:space="preserve">beschreibt, dass GPT-Modelle Texte in Form von Tokens verwenden. Demnach entspricht im Englischen ein Token in der Regel einer Länge von einem Zeichen bis zu einem Wort. Die genaue Aufteilung der Texte in Tokens richtet sich nach dem verwendeten Kodierung (engl. </w:t>
      </w:r>
      <w:proofErr w:type="spellStart"/>
      <w:r w:rsidRPr="000814D3">
        <w:rPr>
          <w:highlight w:val="green"/>
        </w:rPr>
        <w:t>encoding</w:t>
      </w:r>
      <w:proofErr w:type="spellEnd"/>
      <w:r w:rsidRPr="000814D3">
        <w:rPr>
          <w:highlight w:val="green"/>
        </w:rPr>
        <w:t xml:space="preserve">) und können von LLM zu LLM abweichen. Ein sogenannter </w:t>
      </w:r>
      <w:proofErr w:type="spellStart"/>
      <w:r w:rsidRPr="000814D3">
        <w:rPr>
          <w:highlight w:val="green"/>
        </w:rPr>
        <w:t>Tokenizer</w:t>
      </w:r>
      <w:proofErr w:type="spellEnd"/>
      <w:r w:rsidRPr="000814D3">
        <w:rPr>
          <w:highlight w:val="green"/>
        </w:rPr>
        <w:t xml:space="preserve"> teilt den Text unter Verwendung der Kodierung in eine Liste von Tokens auf. Dies zu verstehen ist relevant für die Arbeit mit LLMs, da einerseits die Modelle nur eine begrenze Anzahl an Token auf einmal verarbeiten können und sich andererseits die Kosten zur Verwendung des Modells nach der übergebenen </w:t>
      </w:r>
      <w:proofErr w:type="spellStart"/>
      <w:r w:rsidRPr="000814D3">
        <w:rPr>
          <w:highlight w:val="green"/>
        </w:rPr>
        <w:t>Tokenanzahl</w:t>
      </w:r>
      <w:proofErr w:type="spellEnd"/>
      <w:r w:rsidRPr="000814D3">
        <w:rPr>
          <w:highlight w:val="green"/>
        </w:rPr>
        <w:t xml:space="preserve"> richten</w:t>
      </w:r>
      <w:r>
        <w:t>.</w:t>
      </w:r>
      <w:r w:rsidR="00C17180">
        <w:t xml:space="preserve"> </w:t>
      </w:r>
      <w:r w:rsidR="00087736">
        <w:t xml:space="preserve">Zudem </w:t>
      </w:r>
      <w:r w:rsidR="000133A9">
        <w:t>ist das Kontextfenster des jeweilig</w:t>
      </w:r>
      <w:r w:rsidR="000133A9" w:rsidRPr="0076553A">
        <w:rPr>
          <w:highlight w:val="green"/>
        </w:rPr>
        <w:t>en LLMs zu berücksichtigen, welches bei GPT-4o mini bei 128 Tausend Token</w:t>
      </w:r>
      <w:r w:rsidR="00485C68">
        <w:rPr>
          <w:highlight w:val="green"/>
        </w:rPr>
        <w:t>s</w:t>
      </w:r>
      <w:r w:rsidR="000133A9" w:rsidRPr="0076553A">
        <w:rPr>
          <w:highlight w:val="green"/>
        </w:rPr>
        <w:t xml:space="preserve"> liegt</w:t>
      </w:r>
      <w:r w:rsidR="000133A9">
        <w:t xml:space="preserve"> </w:t>
      </w:r>
      <w:r w:rsidR="000133A9" w:rsidRPr="004C2386">
        <w:rPr>
          <w:highlight w:val="magenta"/>
        </w:rPr>
        <w:fldChar w:fldCharType="begin"/>
      </w:r>
      <w:r w:rsidR="000133A9" w:rsidRPr="004C2386">
        <w:rPr>
          <w:highlight w:val="magenta"/>
        </w:rPr>
        <w:instrText xml:space="preserve"> ADDIN ZOTERO_ITEM CSL_CITATION {"citationID":"hByDcadA","properties":{"formattedCitation":"(OpenAI, 2024b)","plainCitation":"(OpenAI, 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000133A9" w:rsidRPr="004C2386">
        <w:rPr>
          <w:highlight w:val="magenta"/>
        </w:rPr>
        <w:fldChar w:fldCharType="separate"/>
      </w:r>
      <w:r w:rsidR="000133A9" w:rsidRPr="004C2386">
        <w:rPr>
          <w:rFonts w:cs="Arial"/>
          <w:highlight w:val="magenta"/>
        </w:rPr>
        <w:t>(OpenAI, 2024b)</w:t>
      </w:r>
      <w:r w:rsidR="000133A9" w:rsidRPr="004C2386">
        <w:rPr>
          <w:highlight w:val="magenta"/>
        </w:rPr>
        <w:fldChar w:fldCharType="end"/>
      </w:r>
      <w:r w:rsidR="000133A9">
        <w:t>.</w:t>
      </w:r>
      <w:r w:rsidR="001F165D">
        <w:t xml:space="preserve"> </w:t>
      </w:r>
      <w:r w:rsidR="000133A9" w:rsidRPr="004C2386">
        <w:rPr>
          <w:rFonts w:cs="Arial"/>
          <w:highlight w:val="magenta"/>
        </w:rPr>
        <w:t>OpenAI</w:t>
      </w:r>
      <w:r w:rsidR="000133A9" w:rsidRPr="008809DC">
        <w:t xml:space="preserve"> </w:t>
      </w:r>
      <w:r w:rsidR="000133A9" w:rsidRPr="00495002">
        <w:rPr>
          <w:highlight w:val="magenta"/>
          <w:lang w:val="en-US"/>
        </w:rPr>
        <w:fldChar w:fldCharType="begin"/>
      </w:r>
      <w:r w:rsidR="000133A9">
        <w:rPr>
          <w:highlight w:val="magenta"/>
        </w:rPr>
        <w:instrText xml:space="preserve"> ADDIN ZOTERO_ITEM CSL_CITATION {"citationID":"APuKeftR","properties":{"formattedCitation":"(2024c)","plainCitation":"(2024c)","noteIndex":0},"citationItems":[{"id":1986,"uris":["http://zotero.org/users/14644665/items/4RT8NBJG"],"itemData":{"id":1986,"type":"webpage","abstract":"Explore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label":"page","suppress-author":true}],"schema":"https://github.com/citation-style-language/schema/raw/master/csl-citation.json"} </w:instrText>
      </w:r>
      <w:r w:rsidR="000133A9" w:rsidRPr="00495002">
        <w:rPr>
          <w:highlight w:val="magenta"/>
          <w:lang w:val="en-US"/>
        </w:rPr>
        <w:fldChar w:fldCharType="separate"/>
      </w:r>
      <w:r w:rsidR="000133A9" w:rsidRPr="007F7CEA">
        <w:rPr>
          <w:rFonts w:cs="Arial"/>
          <w:highlight w:val="magenta"/>
        </w:rPr>
        <w:t>(2024c)</w:t>
      </w:r>
      <w:r w:rsidR="000133A9" w:rsidRPr="00495002">
        <w:rPr>
          <w:highlight w:val="magenta"/>
          <w:lang w:val="en-US"/>
        </w:rPr>
        <w:fldChar w:fldCharType="end"/>
      </w:r>
      <w:r w:rsidR="000133A9" w:rsidRPr="00FE11D0">
        <w:t xml:space="preserve"> </w:t>
      </w:r>
      <w:r w:rsidR="000133A9">
        <w:t>def</w:t>
      </w:r>
      <w:r w:rsidR="000133A9" w:rsidRPr="00485C68">
        <w:rPr>
          <w:highlight w:val="green"/>
        </w:rPr>
        <w:t>inieren ein Kontextfenster als einen Wert, welcher die maximale Anzahl an Tokens</w:t>
      </w:r>
      <w:r w:rsidR="000133A9">
        <w:t xml:space="preserve"> </w:t>
      </w:r>
      <w:r w:rsidR="000133A9" w:rsidRPr="001649A3">
        <w:rPr>
          <w:highlight w:val="green"/>
        </w:rPr>
        <w:t xml:space="preserve">beschreibt, welche während einer einzigen Anfrage übergeben werden können. Dies beinhaltet sowohl die Input- als auch Output-Tokens sowie </w:t>
      </w:r>
      <w:proofErr w:type="spellStart"/>
      <w:r w:rsidR="000133A9" w:rsidRPr="001649A3">
        <w:rPr>
          <w:highlight w:val="green"/>
        </w:rPr>
        <w:t>Reasoning</w:t>
      </w:r>
      <w:proofErr w:type="spellEnd"/>
      <w:r w:rsidR="000133A9" w:rsidRPr="001649A3">
        <w:rPr>
          <w:highlight w:val="green"/>
        </w:rPr>
        <w:t xml:space="preserve">-Tokens. Input-Tokens </w:t>
      </w:r>
      <w:r w:rsidR="00B9610F" w:rsidRPr="001649A3">
        <w:rPr>
          <w:highlight w:val="green"/>
        </w:rPr>
        <w:t xml:space="preserve">sind </w:t>
      </w:r>
      <w:r w:rsidR="000133A9" w:rsidRPr="001649A3">
        <w:rPr>
          <w:highlight w:val="green"/>
        </w:rPr>
        <w:t xml:space="preserve">demnach </w:t>
      </w:r>
      <w:r w:rsidR="00A3491C" w:rsidRPr="001649A3">
        <w:rPr>
          <w:highlight w:val="green"/>
        </w:rPr>
        <w:t xml:space="preserve">die </w:t>
      </w:r>
      <w:r w:rsidR="007D3DF8" w:rsidRPr="001649A3">
        <w:rPr>
          <w:highlight w:val="green"/>
        </w:rPr>
        <w:t>Eingabe des Benutzers</w:t>
      </w:r>
      <w:r w:rsidR="00D24379" w:rsidRPr="001649A3">
        <w:rPr>
          <w:highlight w:val="green"/>
        </w:rPr>
        <w:t>, Output-Token</w:t>
      </w:r>
      <w:r w:rsidR="009D64ED">
        <w:rPr>
          <w:highlight w:val="green"/>
        </w:rPr>
        <w:t xml:space="preserve">s </w:t>
      </w:r>
      <w:r w:rsidR="00CF0196" w:rsidRPr="001649A3">
        <w:rPr>
          <w:highlight w:val="green"/>
        </w:rPr>
        <w:t>repräsentieren</w:t>
      </w:r>
      <w:r w:rsidR="00D24379" w:rsidRPr="001649A3">
        <w:rPr>
          <w:highlight w:val="green"/>
        </w:rPr>
        <w:t xml:space="preserve"> </w:t>
      </w:r>
      <w:r w:rsidR="00CF0196" w:rsidRPr="001649A3">
        <w:rPr>
          <w:highlight w:val="green"/>
        </w:rPr>
        <w:t xml:space="preserve">die vom LLM </w:t>
      </w:r>
      <w:r w:rsidR="00D24379" w:rsidRPr="001649A3">
        <w:rPr>
          <w:highlight w:val="green"/>
        </w:rPr>
        <w:t>generiert</w:t>
      </w:r>
      <w:r w:rsidR="00E045EA" w:rsidRPr="001649A3">
        <w:rPr>
          <w:highlight w:val="green"/>
        </w:rPr>
        <w:t xml:space="preserve">en </w:t>
      </w:r>
      <w:r w:rsidR="00E045EA" w:rsidRPr="001649A3">
        <w:rPr>
          <w:highlight w:val="green"/>
        </w:rPr>
        <w:lastRenderedPageBreak/>
        <w:t>Antworten</w:t>
      </w:r>
      <w:r w:rsidR="00D24379" w:rsidRPr="001649A3">
        <w:rPr>
          <w:highlight w:val="green"/>
        </w:rPr>
        <w:t xml:space="preserve"> und </w:t>
      </w:r>
      <w:proofErr w:type="spellStart"/>
      <w:r w:rsidR="00E67EF3" w:rsidRPr="001649A3">
        <w:rPr>
          <w:highlight w:val="green"/>
        </w:rPr>
        <w:t>Reasoning</w:t>
      </w:r>
      <w:proofErr w:type="spellEnd"/>
      <w:r w:rsidR="00E045EA" w:rsidRPr="001649A3">
        <w:rPr>
          <w:highlight w:val="green"/>
        </w:rPr>
        <w:t>-Token</w:t>
      </w:r>
      <w:r w:rsidR="009D64ED">
        <w:rPr>
          <w:highlight w:val="green"/>
        </w:rPr>
        <w:t>s</w:t>
      </w:r>
      <w:r w:rsidR="00E045EA" w:rsidRPr="001649A3">
        <w:rPr>
          <w:highlight w:val="green"/>
        </w:rPr>
        <w:t xml:space="preserve"> </w:t>
      </w:r>
      <w:r w:rsidR="0018042E" w:rsidRPr="001649A3">
        <w:rPr>
          <w:highlight w:val="green"/>
        </w:rPr>
        <w:t>werden von dem LLM bei der Generierung einer Antwort genutzt</w:t>
      </w:r>
      <w:r w:rsidR="000133A9" w:rsidRPr="001F3F1D">
        <w:t xml:space="preserve"> </w:t>
      </w:r>
      <w:r w:rsidR="000133A9" w:rsidRPr="00495002">
        <w:rPr>
          <w:highlight w:val="magenta"/>
          <w:lang w:val="en-US"/>
        </w:rPr>
        <w:fldChar w:fldCharType="begin"/>
      </w:r>
      <w:r w:rsidR="000133A9">
        <w:rPr>
          <w:highlight w:val="magenta"/>
        </w:rPr>
        <w:instrText xml:space="preserve"> ADDIN ZOTERO_ITEM CSL_CITATION {"citationID":"C3Gt4Zli","properties":{"formattedCitation":"(OpenAI, 2024c)","plainCitation":"(OpenAI, 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schema":"https://github.com/citation-style-language/schema/raw/master/csl-citation.json"} </w:instrText>
      </w:r>
      <w:r w:rsidR="000133A9" w:rsidRPr="00495002">
        <w:rPr>
          <w:highlight w:val="magenta"/>
          <w:lang w:val="en-US"/>
        </w:rPr>
        <w:fldChar w:fldCharType="separate"/>
      </w:r>
      <w:r w:rsidR="000133A9" w:rsidRPr="004C2386">
        <w:rPr>
          <w:rFonts w:cs="Arial"/>
          <w:highlight w:val="magenta"/>
        </w:rPr>
        <w:t>(OpenAI, 2024c)</w:t>
      </w:r>
      <w:r w:rsidR="000133A9" w:rsidRPr="00495002">
        <w:rPr>
          <w:highlight w:val="magenta"/>
          <w:lang w:val="en-US"/>
        </w:rPr>
        <w:fldChar w:fldCharType="end"/>
      </w:r>
      <w:r w:rsidR="00BC42D0" w:rsidRPr="00BC42D0">
        <w:t>.</w:t>
      </w:r>
      <w:r w:rsidR="004075C1">
        <w:t xml:space="preserve"> </w:t>
      </w:r>
      <w:r w:rsidR="009D64ED">
        <w:t xml:space="preserve">Die maximale Anzahl an Output-Tokens ist bei </w:t>
      </w:r>
      <w:r w:rsidR="00093F5E" w:rsidRPr="0076553A">
        <w:rPr>
          <w:highlight w:val="green"/>
        </w:rPr>
        <w:t>GPT-4o mini</w:t>
      </w:r>
      <w:r w:rsidR="00093F5E">
        <w:t xml:space="preserve"> auf 16.384 Tokens begrenzt </w:t>
      </w:r>
      <w:r w:rsidR="0069218A" w:rsidRPr="0069218A">
        <w:rPr>
          <w:highlight w:val="magenta"/>
        </w:rPr>
        <w:fldChar w:fldCharType="begin"/>
      </w:r>
      <w:r w:rsidR="002364E1">
        <w:rPr>
          <w:highlight w:val="magenta"/>
        </w:rPr>
        <w:instrText xml:space="preserve"> ADDIN ZOTERO_ITEM CSL_CITATION {"citationID":"giEJMpKb","properties":{"formattedCitation":"(OpenAI, 2024c)","plainCitation":"(OpenAI, 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schema":"https://github.com/citation-style-language/schema/raw/master/csl-citation.json"} </w:instrText>
      </w:r>
      <w:r w:rsidR="0069218A" w:rsidRPr="0069218A">
        <w:rPr>
          <w:highlight w:val="magenta"/>
        </w:rPr>
        <w:fldChar w:fldCharType="separate"/>
      </w:r>
      <w:r w:rsidR="002364E1" w:rsidRPr="002364E1">
        <w:rPr>
          <w:rFonts w:cs="Arial"/>
          <w:highlight w:val="magenta"/>
        </w:rPr>
        <w:t>(OpenAI, 2024c)</w:t>
      </w:r>
      <w:r w:rsidR="0069218A" w:rsidRPr="0069218A">
        <w:rPr>
          <w:highlight w:val="magenta"/>
        </w:rPr>
        <w:fldChar w:fldCharType="end"/>
      </w:r>
      <w:r w:rsidR="00093F5E">
        <w:t xml:space="preserve">. </w:t>
      </w:r>
    </w:p>
    <w:p w14:paraId="74F4A07F" w14:textId="2A2DDC94" w:rsidR="00C523FC" w:rsidRPr="00AD4C62" w:rsidRDefault="00AD4C62" w:rsidP="00C523FC">
      <w:pPr>
        <w:rPr>
          <w:b/>
        </w:rPr>
      </w:pPr>
      <w:r w:rsidRPr="00AD4C62">
        <w:rPr>
          <w:b/>
        </w:rPr>
        <w:t>Reproduzierbarkeit</w:t>
      </w:r>
    </w:p>
    <w:p w14:paraId="7855DAF5" w14:textId="540D04BD" w:rsidR="0005417F" w:rsidRDefault="00387583" w:rsidP="005A47FA">
      <w:pPr>
        <w:jc w:val="both"/>
      </w:pPr>
      <w:r w:rsidRPr="00FB1A1A">
        <w:rPr>
          <w:highlight w:val="green"/>
        </w:rPr>
        <w:t xml:space="preserve">Die Ausgaben </w:t>
      </w:r>
      <w:r w:rsidR="00ED1346" w:rsidRPr="00FB1A1A">
        <w:rPr>
          <w:highlight w:val="green"/>
        </w:rPr>
        <w:t>eines</w:t>
      </w:r>
      <w:r w:rsidRPr="00FB1A1A">
        <w:rPr>
          <w:highlight w:val="green"/>
        </w:rPr>
        <w:t xml:space="preserve"> LLM</w:t>
      </w:r>
      <w:r w:rsidR="00416C7E" w:rsidRPr="00FB1A1A">
        <w:rPr>
          <w:highlight w:val="green"/>
        </w:rPr>
        <w:t xml:space="preserve">s </w:t>
      </w:r>
      <w:r w:rsidR="00052D14" w:rsidRPr="00FB1A1A">
        <w:rPr>
          <w:highlight w:val="green"/>
        </w:rPr>
        <w:t xml:space="preserve">können </w:t>
      </w:r>
      <w:r w:rsidR="00E94F5C" w:rsidRPr="00FB1A1A">
        <w:rPr>
          <w:highlight w:val="green"/>
        </w:rPr>
        <w:t xml:space="preserve">standardmäßig </w:t>
      </w:r>
      <w:r w:rsidR="009563E0" w:rsidRPr="00FB1A1A">
        <w:rPr>
          <w:highlight w:val="green"/>
        </w:rPr>
        <w:t>bei gleicher Anfrage unterschiedlich ausfallen</w:t>
      </w:r>
      <w:r w:rsidR="009563E0">
        <w:t xml:space="preserve"> </w:t>
      </w:r>
      <w:commentRangeStart w:id="385"/>
      <w:r w:rsidR="005A6983" w:rsidRPr="00B63A6E">
        <w:rPr>
          <w:highlight w:val="magenta"/>
        </w:rPr>
        <w:fldChar w:fldCharType="begin"/>
      </w:r>
      <w:r w:rsidR="005A6983" w:rsidRPr="00B63A6E">
        <w:rPr>
          <w:highlight w:val="magenta"/>
        </w:rPr>
        <w:instrText xml:space="preserve"> ADDIN ZOTERO_ITEM CSL_CITATION {"citationID":"CBCDVIBY","properties":{"formattedCitation":"(Anadkat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A6983" w:rsidRPr="00B63A6E">
        <w:rPr>
          <w:highlight w:val="magenta"/>
        </w:rPr>
        <w:fldChar w:fldCharType="separate"/>
      </w:r>
      <w:r w:rsidR="005A6983" w:rsidRPr="00B63A6E">
        <w:rPr>
          <w:rFonts w:cs="Arial"/>
          <w:highlight w:val="magenta"/>
        </w:rPr>
        <w:t>(Anadkat (OpenAI), 2023)</w:t>
      </w:r>
      <w:r w:rsidR="005A6983" w:rsidRPr="00B63A6E">
        <w:rPr>
          <w:highlight w:val="magenta"/>
        </w:rPr>
        <w:fldChar w:fldCharType="end"/>
      </w:r>
      <w:commentRangeEnd w:id="385"/>
      <w:r w:rsidR="00B63A6E" w:rsidRPr="00B63A6E">
        <w:rPr>
          <w:rStyle w:val="Kommentarzeichen"/>
          <w:highlight w:val="magenta"/>
        </w:rPr>
        <w:commentReference w:id="385"/>
      </w:r>
      <w:r w:rsidR="009563E0" w:rsidRPr="00B63A6E">
        <w:rPr>
          <w:highlight w:val="magenta"/>
        </w:rPr>
        <w:t>.</w:t>
      </w:r>
      <w:r w:rsidR="009563E0">
        <w:t xml:space="preserve"> </w:t>
      </w:r>
      <w:ins w:id="386" w:author="Ben Fels" w:date="2024-12-21T09:18:00Z" w16du:dateUtc="2024-12-21T08:18:00Z">
        <w:r w:rsidR="00131A69" w:rsidRPr="00FB1A1A">
          <w:rPr>
            <w:highlight w:val="green"/>
          </w:rPr>
          <w:t xml:space="preserve">Um die </w:t>
        </w:r>
      </w:ins>
      <w:ins w:id="387" w:author="Ben Fels" w:date="2024-12-21T09:19:00Z" w16du:dateUtc="2024-12-21T08:19:00Z">
        <w:r w:rsidR="007317C2" w:rsidRPr="00FB1A1A">
          <w:rPr>
            <w:highlight w:val="green"/>
          </w:rPr>
          <w:t xml:space="preserve">Ausgaben des LLMs </w:t>
        </w:r>
      </w:ins>
      <w:ins w:id="388" w:author="Ben Fels" w:date="2024-12-21T09:18:00Z" w16du:dateUtc="2024-12-21T08:18:00Z">
        <w:r w:rsidR="00B365FE" w:rsidRPr="00FB1A1A">
          <w:rPr>
            <w:highlight w:val="green"/>
          </w:rPr>
          <w:t xml:space="preserve">möglichst </w:t>
        </w:r>
      </w:ins>
      <w:ins w:id="389" w:author="Ben Fels" w:date="2024-12-21T09:19:00Z" w16du:dateUtc="2024-12-21T08:19:00Z">
        <w:r w:rsidR="00B365FE" w:rsidRPr="00FB1A1A">
          <w:rPr>
            <w:highlight w:val="green"/>
          </w:rPr>
          <w:t>reproduzierbar</w:t>
        </w:r>
        <w:r w:rsidR="007317C2" w:rsidRPr="00FB1A1A">
          <w:rPr>
            <w:highlight w:val="green"/>
          </w:rPr>
          <w:t xml:space="preserve"> werden</w:t>
        </w:r>
        <w:r w:rsidR="00F7333D" w:rsidRPr="00FB1A1A">
          <w:rPr>
            <w:highlight w:val="green"/>
          </w:rPr>
          <w:t xml:space="preserve"> zu lassen</w:t>
        </w:r>
      </w:ins>
      <w:r w:rsidR="002E72E6" w:rsidRPr="00FB1A1A">
        <w:rPr>
          <w:highlight w:val="green"/>
        </w:rPr>
        <w:t>, g</w:t>
      </w:r>
      <w:r w:rsidR="009D6143" w:rsidRPr="00FB1A1A">
        <w:rPr>
          <w:highlight w:val="green"/>
        </w:rPr>
        <w:t>ibt es seitens OpenAI</w:t>
      </w:r>
      <w:r w:rsidR="009D6143">
        <w:t xml:space="preserve"> </w:t>
      </w:r>
      <w:r w:rsidR="009E1BF7">
        <w:t xml:space="preserve">die </w:t>
      </w:r>
      <w:r w:rsidR="009D6143">
        <w:t>Möglichkeit</w:t>
      </w:r>
      <w:r w:rsidR="009E1BF7">
        <w:t xml:space="preserve"> </w:t>
      </w:r>
      <w:r w:rsidR="00856B4D">
        <w:t xml:space="preserve">die Modellparameter </w:t>
      </w:r>
      <w:commentRangeStart w:id="390"/>
      <w:proofErr w:type="spellStart"/>
      <w:r w:rsidR="009E1BF7" w:rsidRPr="006D79D5">
        <w:rPr>
          <w:i/>
        </w:rPr>
        <w:t>seed</w:t>
      </w:r>
      <w:proofErr w:type="spellEnd"/>
      <w:r w:rsidR="0041371D">
        <w:t xml:space="preserve">, </w:t>
      </w:r>
      <w:proofErr w:type="spellStart"/>
      <w:r w:rsidR="009E1BF7" w:rsidRPr="006D79D5">
        <w:rPr>
          <w:i/>
        </w:rPr>
        <w:t>system_fingerprint</w:t>
      </w:r>
      <w:proofErr w:type="spellEnd"/>
      <w:r w:rsidR="009E1BF7">
        <w:t xml:space="preserve"> </w:t>
      </w:r>
      <w:r w:rsidR="0041371D">
        <w:t>u</w:t>
      </w:r>
      <w:r w:rsidR="00856B4D">
        <w:t>nd</w:t>
      </w:r>
      <w:r w:rsidR="004E6251">
        <w:t xml:space="preserve"> beispielsweise</w:t>
      </w:r>
      <w:r w:rsidR="00856B4D">
        <w:t xml:space="preserve"> </w:t>
      </w:r>
      <w:proofErr w:type="spellStart"/>
      <w:r w:rsidR="00856B4D" w:rsidRPr="006D79D5">
        <w:rPr>
          <w:i/>
        </w:rPr>
        <w:t>temperatur</w:t>
      </w:r>
      <w:r w:rsidR="006D79D5">
        <w:rPr>
          <w:i/>
        </w:rPr>
        <w:t>e</w:t>
      </w:r>
      <w:proofErr w:type="spellEnd"/>
      <w:r w:rsidR="00856B4D">
        <w:t xml:space="preserve"> </w:t>
      </w:r>
      <w:commentRangeEnd w:id="390"/>
      <w:r w:rsidR="004E6251">
        <w:rPr>
          <w:rStyle w:val="Kommentarzeichen"/>
        </w:rPr>
        <w:commentReference w:id="390"/>
      </w:r>
      <w:r w:rsidR="009E1BF7">
        <w:t>festzul</w:t>
      </w:r>
      <w:r w:rsidR="0041371D">
        <w:t>e</w:t>
      </w:r>
      <w:r w:rsidR="009E1BF7">
        <w:t>gen</w:t>
      </w:r>
      <w:r w:rsidR="00856B4D">
        <w:t xml:space="preserve"> </w:t>
      </w:r>
      <w:r w:rsidR="00856B4D" w:rsidRPr="00CA3570">
        <w:rPr>
          <w:highlight w:val="magenta"/>
        </w:rPr>
        <w:fldChar w:fldCharType="begin"/>
      </w:r>
      <w:r w:rsidR="008917B9">
        <w:rPr>
          <w:highlight w:val="magenta"/>
        </w:rPr>
        <w:instrText xml:space="preserve"> ADDIN ZOTERO_ITEM CSL_CITATION {"citationID":"io1idYGL","properties":{"formattedCitation":"(OpenAI, 2025a)","plainCitation":"(OpenAI, 2025a)","noteIndex":0},"citationItems":[{"id":2006,"uris":["http://zotero.org/users/14644665/items/G44GTZSN"],"itemData":{"id":2006,"type":"webpage","abstract":"Explore developer resources, tutorials, API docs, and dynamic examples to get the most out of OpenAI's platform.","container-title":"OpenAI Platform","language":"en","title":"Advanced usage","URL":"https://platform.openai.com","author":[{"family":"OpenAI","given":""}],"accessed":{"date-parts":[["2025",1,3]]},"issued":{"date-parts":[["2025"]]}}}],"schema":"https://github.com/citation-style-language/schema/raw/master/csl-citation.json"} </w:instrText>
      </w:r>
      <w:r w:rsidR="00856B4D" w:rsidRPr="00CA3570">
        <w:rPr>
          <w:highlight w:val="magenta"/>
        </w:rPr>
        <w:fldChar w:fldCharType="separate"/>
      </w:r>
      <w:r w:rsidR="008917B9" w:rsidRPr="008917B9">
        <w:rPr>
          <w:rFonts w:cs="Arial"/>
          <w:highlight w:val="magenta"/>
        </w:rPr>
        <w:t>(OpenAI, 2025a)</w:t>
      </w:r>
      <w:r w:rsidR="00856B4D" w:rsidRPr="00CA3570">
        <w:rPr>
          <w:highlight w:val="magenta"/>
        </w:rPr>
        <w:fldChar w:fldCharType="end"/>
      </w:r>
      <w:r w:rsidR="009D6143">
        <w:t>.</w:t>
      </w:r>
      <w:r w:rsidR="006B1593">
        <w:t xml:space="preserve"> Der Parameter </w:t>
      </w:r>
      <w:proofErr w:type="spellStart"/>
      <w:r w:rsidR="006B1593" w:rsidRPr="002E38EC">
        <w:rPr>
          <w:i/>
        </w:rPr>
        <w:t>t</w:t>
      </w:r>
      <w:ins w:id="391" w:author="Ben Fels" w:date="2024-12-21T09:19:00Z" w16du:dateUtc="2024-12-21T08:19:00Z">
        <w:r w:rsidR="006B1593" w:rsidRPr="002E38EC">
          <w:rPr>
            <w:i/>
            <w:rPrChange w:id="392" w:author="Ben Fels" w:date="2024-12-21T09:19:00Z" w16du:dateUtc="2024-12-21T08:19:00Z">
              <w:rPr>
                <w:lang w:val="en-US"/>
              </w:rPr>
            </w:rPrChange>
          </w:rPr>
          <w:t>emp</w:t>
        </w:r>
        <w:r w:rsidR="006B1593" w:rsidRPr="002E38EC">
          <w:rPr>
            <w:i/>
          </w:rPr>
          <w:t>eratur</w:t>
        </w:r>
      </w:ins>
      <w:r w:rsidR="006B1593" w:rsidRPr="002E38EC">
        <w:rPr>
          <w:i/>
        </w:rPr>
        <w:t>e</w:t>
      </w:r>
      <w:proofErr w:type="spellEnd"/>
      <w:ins w:id="393" w:author="Ben Fels" w:date="2024-12-21T09:19:00Z" w16du:dateUtc="2024-12-21T08:19:00Z">
        <w:r w:rsidR="006B1593">
          <w:t xml:space="preserve"> </w:t>
        </w:r>
      </w:ins>
      <w:r w:rsidR="006B1593">
        <w:t xml:space="preserve">kann zwischen 0 und 1 festgelegt werden, wobei die Zufälligkeit der Ausgaben des LLMs mit steigendem Wert zunimmt </w:t>
      </w:r>
      <w:r w:rsidR="006B1593" w:rsidRPr="008C4EA4">
        <w:rPr>
          <w:highlight w:val="magenta"/>
          <w:lang w:val="en-US"/>
          <w:rPrChange w:id="394" w:author="Ben Fels" w:date="2024-12-20T16:54:00Z" w16du:dateUtc="2024-12-20T15:54:00Z">
            <w:rPr>
              <w:lang w:val="en-US"/>
            </w:rPr>
          </w:rPrChange>
        </w:rPr>
        <w:fldChar w:fldCharType="begin"/>
      </w:r>
      <w:r w:rsidR="006B1593" w:rsidRPr="008C4EA4">
        <w:rPr>
          <w:highlight w:val="magenta"/>
        </w:rPr>
        <w:instrText xml:space="preserve"> ADDIN ZOTERO_ITEM CSL_CITATION {"citationID":"ZrfQjimI","properties":{"formattedCitation":"(OpenAI, 2024a)","plainCitation":"(OpenAI, 2024a)","noteIndex":0},"citationItems":[{"id":1909,"uris":["http://zotero.org/users/14644665/items/UNBQFY3I"],"itemData":{"id":1909,"type":"webpage","abstract":"Explore developer resources, tutorials, API docs, and dynamic examples to get the most out of OpenAI's platform.","container-title":"OpenAI Platform. API reference.","language":"en","title":"Chat. Temperature","URL":"https://platform.openai.com/docs/api-reference/chat/create","author":[{"family":"OpenAI","given":""}],"accessed":{"date-parts":[["2024",12,20]]},"issued":{"date-parts":[["2024"]]}}}],"schema":"https://github.com/citation-style-language/schema/raw/master/csl-citation.json"} </w:instrText>
      </w:r>
      <w:r w:rsidR="006B1593" w:rsidRPr="008C4EA4">
        <w:rPr>
          <w:highlight w:val="magenta"/>
          <w:lang w:val="en-US"/>
          <w:rPrChange w:id="395" w:author="Ben Fels" w:date="2024-12-20T16:54:00Z" w16du:dateUtc="2024-12-20T15:54:00Z">
            <w:rPr>
              <w:lang w:val="en-US"/>
            </w:rPr>
          </w:rPrChange>
        </w:rPr>
        <w:fldChar w:fldCharType="separate"/>
      </w:r>
      <w:r w:rsidR="006B1593" w:rsidRPr="008C4EA4">
        <w:rPr>
          <w:rFonts w:cs="Arial"/>
          <w:highlight w:val="magenta"/>
        </w:rPr>
        <w:t>(OpenAI, 2024a)</w:t>
      </w:r>
      <w:r w:rsidR="006B1593" w:rsidRPr="008C4EA4">
        <w:rPr>
          <w:highlight w:val="magenta"/>
          <w:lang w:val="en-US"/>
          <w:rPrChange w:id="396" w:author="Ben Fels" w:date="2024-12-20T16:54:00Z" w16du:dateUtc="2024-12-20T15:54:00Z">
            <w:rPr>
              <w:lang w:val="en-US"/>
            </w:rPr>
          </w:rPrChange>
        </w:rPr>
        <w:fldChar w:fldCharType="end"/>
      </w:r>
      <w:r w:rsidR="006B1593">
        <w:t xml:space="preserve">. Er wurde für weniger zufällige Ausgaben folglich auf </w:t>
      </w:r>
      <w:proofErr w:type="spellStart"/>
      <w:ins w:id="397" w:author="Ben Fels" w:date="2024-12-21T09:20:00Z" w16du:dateUtc="2024-12-21T08:20:00Z">
        <w:r w:rsidR="006B1593">
          <w:t>Null</w:t>
        </w:r>
        <w:proofErr w:type="spellEnd"/>
        <w:r w:rsidR="006B1593">
          <w:t xml:space="preserve"> festgelegt</w:t>
        </w:r>
        <w:r w:rsidR="006B1593" w:rsidRPr="00E022D3">
          <w:rPr>
            <w:rPrChange w:id="398" w:author="Ben Fels" w:date="2024-12-21T09:20:00Z" w16du:dateUtc="2024-12-21T08:20:00Z">
              <w:rPr>
                <w:lang w:val="en-US"/>
              </w:rPr>
            </w:rPrChange>
          </w:rPr>
          <w:t>.</w:t>
        </w:r>
      </w:ins>
      <w:r w:rsidR="009D6143">
        <w:t xml:space="preserve"> </w:t>
      </w:r>
      <w:r w:rsidR="0039087B">
        <w:t xml:space="preserve">Der </w:t>
      </w:r>
      <w:proofErr w:type="spellStart"/>
      <w:r w:rsidR="00936757" w:rsidRPr="00480ADD">
        <w:rPr>
          <w:i/>
        </w:rPr>
        <w:t>system_fingerprint</w:t>
      </w:r>
      <w:proofErr w:type="spellEnd"/>
      <w:r w:rsidR="00936757">
        <w:t xml:space="preserve"> </w:t>
      </w:r>
      <w:r w:rsidR="0039087B">
        <w:t xml:space="preserve">ist </w:t>
      </w:r>
      <w:r w:rsidR="00871E9C" w:rsidRPr="00FB1A1A">
        <w:rPr>
          <w:highlight w:val="green"/>
        </w:rPr>
        <w:t xml:space="preserve">hingegen </w:t>
      </w:r>
      <w:r w:rsidR="00936757" w:rsidRPr="00FB1A1A">
        <w:rPr>
          <w:highlight w:val="green"/>
        </w:rPr>
        <w:t>ein</w:t>
      </w:r>
      <w:r w:rsidR="00200D0E" w:rsidRPr="00FB1A1A">
        <w:rPr>
          <w:highlight w:val="green"/>
        </w:rPr>
        <w:t>e Kennung des</w:t>
      </w:r>
      <w:r w:rsidR="00A55696" w:rsidRPr="00FB1A1A">
        <w:rPr>
          <w:highlight w:val="green"/>
        </w:rPr>
        <w:t xml:space="preserve"> </w:t>
      </w:r>
      <w:r w:rsidR="00140408" w:rsidRPr="00FB1A1A">
        <w:rPr>
          <w:highlight w:val="green"/>
        </w:rPr>
        <w:t xml:space="preserve">aktuellen </w:t>
      </w:r>
      <w:r w:rsidR="00A55696" w:rsidRPr="00FB1A1A">
        <w:rPr>
          <w:highlight w:val="green"/>
        </w:rPr>
        <w:t>Modells inkl. G</w:t>
      </w:r>
      <w:r w:rsidR="00B72F27" w:rsidRPr="00FB1A1A">
        <w:rPr>
          <w:highlight w:val="green"/>
        </w:rPr>
        <w:t>ewichtungen und weiteren Konfigu</w:t>
      </w:r>
      <w:r w:rsidR="000D0C67" w:rsidRPr="00FB1A1A">
        <w:rPr>
          <w:highlight w:val="green"/>
        </w:rPr>
        <w:t>rationen</w:t>
      </w:r>
      <w:r w:rsidR="00140408" w:rsidRPr="00FB1A1A">
        <w:rPr>
          <w:highlight w:val="green"/>
        </w:rPr>
        <w:t xml:space="preserve">, wie es </w:t>
      </w:r>
      <w:r w:rsidR="00566035" w:rsidRPr="00FB1A1A">
        <w:rPr>
          <w:highlight w:val="green"/>
        </w:rPr>
        <w:t>von den OpenAI-Servern zur Verv</w:t>
      </w:r>
      <w:r w:rsidR="00DF3DDC" w:rsidRPr="00FB1A1A">
        <w:rPr>
          <w:highlight w:val="green"/>
        </w:rPr>
        <w:t>o</w:t>
      </w:r>
      <w:r w:rsidR="00566035" w:rsidRPr="00FB1A1A">
        <w:rPr>
          <w:highlight w:val="green"/>
        </w:rPr>
        <w:t>llständigung der Ausgaben genutzt</w:t>
      </w:r>
      <w:r w:rsidR="00566035">
        <w:t xml:space="preserve"> wird </w:t>
      </w:r>
      <w:r w:rsidR="00566035" w:rsidRPr="00B63A6E">
        <w:rPr>
          <w:highlight w:val="magenta"/>
        </w:rPr>
        <w:fldChar w:fldCharType="begin"/>
      </w:r>
      <w:r w:rsidR="004C2386">
        <w:rPr>
          <w:highlight w:val="magenta"/>
        </w:rPr>
        <w:instrText xml:space="preserve"> ADDIN ZOTERO_ITEM CSL_CITATION {"citationID":"7JtgG4KU","properties":{"formattedCitation":"(Anadkat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66035" w:rsidRPr="00B63A6E">
        <w:rPr>
          <w:highlight w:val="magenta"/>
        </w:rPr>
        <w:fldChar w:fldCharType="separate"/>
      </w:r>
      <w:r w:rsidR="00566035" w:rsidRPr="00B63A6E">
        <w:rPr>
          <w:rFonts w:cs="Arial"/>
          <w:highlight w:val="magenta"/>
        </w:rPr>
        <w:t>(Anadkat (OpenAI), 2023)</w:t>
      </w:r>
      <w:r w:rsidR="00566035" w:rsidRPr="00B63A6E">
        <w:rPr>
          <w:highlight w:val="magenta"/>
        </w:rPr>
        <w:fldChar w:fldCharType="end"/>
      </w:r>
      <w:r w:rsidR="00566035">
        <w:t xml:space="preserve">. </w:t>
      </w:r>
      <w:r w:rsidR="000C2D96" w:rsidRPr="00FB1A1A">
        <w:rPr>
          <w:highlight w:val="green"/>
        </w:rPr>
        <w:t xml:space="preserve">Diese Kennung </w:t>
      </w:r>
      <w:r w:rsidR="00332A34" w:rsidRPr="00FB1A1A">
        <w:rPr>
          <w:highlight w:val="green"/>
        </w:rPr>
        <w:t xml:space="preserve">und </w:t>
      </w:r>
      <w:r w:rsidR="000C2D96" w:rsidRPr="00FB1A1A">
        <w:rPr>
          <w:highlight w:val="green"/>
        </w:rPr>
        <w:t>kann sich bei notwendige Änderungen auf der Seite von OpenAI ändern</w:t>
      </w:r>
      <w:r w:rsidR="00121C32" w:rsidRPr="00FB1A1A">
        <w:rPr>
          <w:highlight w:val="green"/>
        </w:rPr>
        <w:t xml:space="preserve"> und damit auch die </w:t>
      </w:r>
      <w:r w:rsidR="00D0509A" w:rsidRPr="00FB1A1A">
        <w:rPr>
          <w:highlight w:val="green"/>
        </w:rPr>
        <w:t>Ausgabe</w:t>
      </w:r>
      <w:r w:rsidR="000C2D96" w:rsidRPr="00FB1A1A">
        <w:rPr>
          <w:highlight w:val="green"/>
        </w:rPr>
        <w:t xml:space="preserve">. </w:t>
      </w:r>
      <w:r w:rsidR="0039087B" w:rsidRPr="00FB1A1A">
        <w:rPr>
          <w:highlight w:val="green"/>
        </w:rPr>
        <w:t xml:space="preserve">Bei dem </w:t>
      </w:r>
      <w:proofErr w:type="spellStart"/>
      <w:r w:rsidR="0039087B" w:rsidRPr="00FB1A1A">
        <w:rPr>
          <w:i/>
          <w:highlight w:val="green"/>
        </w:rPr>
        <w:t>seed</w:t>
      </w:r>
      <w:proofErr w:type="spellEnd"/>
      <w:r w:rsidR="0039087B" w:rsidRPr="00FB1A1A">
        <w:rPr>
          <w:highlight w:val="green"/>
        </w:rPr>
        <w:t xml:space="preserve"> handelt es sich u</w:t>
      </w:r>
      <w:r w:rsidR="000C2D96" w:rsidRPr="00FB1A1A">
        <w:rPr>
          <w:highlight w:val="green"/>
        </w:rPr>
        <w:t xml:space="preserve">m eine </w:t>
      </w:r>
      <w:r w:rsidR="0039087B" w:rsidRPr="00FB1A1A">
        <w:rPr>
          <w:highlight w:val="green"/>
        </w:rPr>
        <w:t>Ganzzahl, welche, sofern bei den Prompts gleich,</w:t>
      </w:r>
      <w:r w:rsidR="00291087" w:rsidRPr="00FB1A1A">
        <w:rPr>
          <w:highlight w:val="green"/>
        </w:rPr>
        <w:t xml:space="preserve"> </w:t>
      </w:r>
      <w:r w:rsidR="00745761" w:rsidRPr="00FB1A1A">
        <w:rPr>
          <w:highlight w:val="green"/>
        </w:rPr>
        <w:t xml:space="preserve">in Kombination mit gleichen Modellparametern und gleichem </w:t>
      </w:r>
      <w:proofErr w:type="spellStart"/>
      <w:r w:rsidR="00745761" w:rsidRPr="00FB1A1A">
        <w:rPr>
          <w:i/>
          <w:highlight w:val="green"/>
        </w:rPr>
        <w:t>system_fingerprint</w:t>
      </w:r>
      <w:proofErr w:type="spellEnd"/>
      <w:r w:rsidR="00745761" w:rsidRPr="00FB1A1A">
        <w:rPr>
          <w:highlight w:val="green"/>
        </w:rPr>
        <w:t xml:space="preserve"> </w:t>
      </w:r>
      <w:proofErr w:type="gramStart"/>
      <w:r w:rsidR="00745761" w:rsidRPr="00FB1A1A">
        <w:rPr>
          <w:highlight w:val="green"/>
        </w:rPr>
        <w:t xml:space="preserve">zu </w:t>
      </w:r>
      <w:r w:rsidR="000C2D96" w:rsidRPr="00FB1A1A">
        <w:rPr>
          <w:highlight w:val="green"/>
        </w:rPr>
        <w:t>meist</w:t>
      </w:r>
      <w:proofErr w:type="gramEnd"/>
      <w:r w:rsidR="000C2D96" w:rsidRPr="00FB1A1A">
        <w:rPr>
          <w:highlight w:val="green"/>
        </w:rPr>
        <w:t xml:space="preserve"> identischen Ausgaben des LLMs führt.</w:t>
      </w:r>
      <w:r w:rsidR="00291087">
        <w:t xml:space="preserve"> </w:t>
      </w:r>
      <w:r w:rsidR="00EA754A" w:rsidRPr="000621C9">
        <w:rPr>
          <w:highlight w:val="green"/>
        </w:rPr>
        <w:t>Trotz dieser Möglichkeiten</w:t>
      </w:r>
      <w:r w:rsidR="001C083F" w:rsidRPr="000621C9">
        <w:rPr>
          <w:highlight w:val="green"/>
        </w:rPr>
        <w:t xml:space="preserve"> wird seitens OpenAI darauf hingewiesen, dass die </w:t>
      </w:r>
      <w:r w:rsidR="00B86AEF" w:rsidRPr="000621C9">
        <w:rPr>
          <w:highlight w:val="green"/>
        </w:rPr>
        <w:t>Konsistenz</w:t>
      </w:r>
      <w:r w:rsidR="00357A5C" w:rsidRPr="000621C9">
        <w:rPr>
          <w:highlight w:val="green"/>
        </w:rPr>
        <w:t xml:space="preserve"> der Ausgaben</w:t>
      </w:r>
      <w:r w:rsidR="00143F2E" w:rsidRPr="000621C9">
        <w:rPr>
          <w:highlight w:val="green"/>
        </w:rPr>
        <w:t xml:space="preserve"> </w:t>
      </w:r>
      <w:r w:rsidR="00F14C09" w:rsidRPr="000621C9">
        <w:rPr>
          <w:highlight w:val="green"/>
        </w:rPr>
        <w:t xml:space="preserve">verbessert, jedoch </w:t>
      </w:r>
      <w:r w:rsidR="00143F2E" w:rsidRPr="000621C9">
        <w:rPr>
          <w:highlight w:val="green"/>
        </w:rPr>
        <w:t>nicht garantiert werden kann</w:t>
      </w:r>
      <w:r w:rsidR="00143F2E">
        <w:t>.</w:t>
      </w:r>
      <w:r w:rsidR="005A47FA">
        <w:t xml:space="preserve"> </w:t>
      </w:r>
      <w:r w:rsidR="0005417F">
        <w:t>Die restlichen Modellparameter wurden bei den Standardwerten belassen.</w:t>
      </w:r>
    </w:p>
    <w:p w14:paraId="2FDF7119" w14:textId="134A94FF" w:rsidR="005A47FA" w:rsidRPr="005A47FA" w:rsidRDefault="005A47FA" w:rsidP="005A47FA">
      <w:pPr>
        <w:jc w:val="both"/>
        <w:rPr>
          <w:b/>
        </w:rPr>
      </w:pPr>
      <w:r w:rsidRPr="005A47FA">
        <w:rPr>
          <w:b/>
        </w:rPr>
        <w:t>Structured Output</w:t>
      </w:r>
    </w:p>
    <w:p w14:paraId="22C3F27F" w14:textId="4F47EF7E" w:rsidR="002E6767" w:rsidRDefault="00CB739D" w:rsidP="00DB2053">
      <w:pPr>
        <w:jc w:val="both"/>
      </w:pPr>
      <w:r>
        <w:t xml:space="preserve">Nach der Beschreibung von </w:t>
      </w:r>
      <w:r w:rsidRPr="00970FF1">
        <w:rPr>
          <w:rFonts w:cs="Arial"/>
          <w:highlight w:val="magenta"/>
        </w:rPr>
        <w:t>OpenAI</w:t>
      </w:r>
      <w:r w:rsidRPr="00970FF1">
        <w:rPr>
          <w:highlight w:val="magenta"/>
        </w:rPr>
        <w:t xml:space="preserve"> </w:t>
      </w:r>
      <w:r w:rsidRPr="00970FF1">
        <w:rPr>
          <w:highlight w:val="magenta"/>
        </w:rPr>
        <w:fldChar w:fldCharType="begin"/>
      </w:r>
      <w:r w:rsidR="00970FF1" w:rsidRPr="00970FF1">
        <w:rPr>
          <w:highlight w:val="magenta"/>
        </w:rPr>
        <w:instrText xml:space="preserve"> ADDIN ZOTERO_ITEM CSL_CITATION {"citationID":"DxFethEO","properties":{"formattedCitation":"(2024c)","plainCitation":"(2024c)","noteIndex":0},"citationItems":[{"id":1986,"uris":["http://zotero.org/users/14644665/items/4RT8NBJG"],"itemData":{"id":1986,"type":"webpage","abstract":"Explore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label":"page","suppress-author":true}],"schema":"https://github.com/citation-style-language/schema/raw/master/csl-citation.json"} </w:instrText>
      </w:r>
      <w:r w:rsidRPr="00970FF1">
        <w:rPr>
          <w:highlight w:val="magenta"/>
        </w:rPr>
        <w:fldChar w:fldCharType="separate"/>
      </w:r>
      <w:r w:rsidR="00970FF1" w:rsidRPr="00970FF1">
        <w:rPr>
          <w:rFonts w:cs="Arial"/>
          <w:highlight w:val="magenta"/>
        </w:rPr>
        <w:t>(2024c)</w:t>
      </w:r>
      <w:r w:rsidRPr="00970FF1">
        <w:rPr>
          <w:highlight w:val="magenta"/>
        </w:rPr>
        <w:fldChar w:fldCharType="end"/>
      </w:r>
      <w:r>
        <w:t xml:space="preserve"> </w:t>
      </w:r>
      <w:r w:rsidR="00A14A57" w:rsidRPr="007F13B6">
        <w:rPr>
          <w:highlight w:val="green"/>
        </w:rPr>
        <w:t xml:space="preserve">akzeptiert </w:t>
      </w:r>
      <w:r w:rsidR="00AC7F6C" w:rsidRPr="007F13B6">
        <w:rPr>
          <w:highlight w:val="green"/>
        </w:rPr>
        <w:t xml:space="preserve">GPT-4o mini </w:t>
      </w:r>
      <w:r w:rsidR="00A14A57" w:rsidRPr="007F13B6">
        <w:rPr>
          <w:highlight w:val="green"/>
        </w:rPr>
        <w:t xml:space="preserve">sowohl Texte als auch Bilder als Eingaben und </w:t>
      </w:r>
      <w:r w:rsidRPr="007F13B6">
        <w:rPr>
          <w:highlight w:val="green"/>
        </w:rPr>
        <w:t>p</w:t>
      </w:r>
      <w:r w:rsidR="00A14A57" w:rsidRPr="007F13B6">
        <w:rPr>
          <w:highlight w:val="green"/>
        </w:rPr>
        <w:t xml:space="preserve">roduziert </w:t>
      </w:r>
      <w:r w:rsidRPr="007F13B6">
        <w:rPr>
          <w:highlight w:val="green"/>
        </w:rPr>
        <w:t xml:space="preserve">Texte als Ausgabe. Hierbei </w:t>
      </w:r>
      <w:r w:rsidR="00D74459" w:rsidRPr="007F13B6">
        <w:rPr>
          <w:highlight w:val="green"/>
        </w:rPr>
        <w:t xml:space="preserve">unterstützt </w:t>
      </w:r>
      <w:r w:rsidR="00970FF1" w:rsidRPr="007F13B6">
        <w:rPr>
          <w:highlight w:val="green"/>
        </w:rPr>
        <w:t xml:space="preserve">es </w:t>
      </w:r>
      <w:r w:rsidR="00D74459" w:rsidRPr="007F13B6">
        <w:rPr>
          <w:highlight w:val="green"/>
        </w:rPr>
        <w:t xml:space="preserve">strukturierte Ausgaben. </w:t>
      </w:r>
      <w:r w:rsidR="007821B7" w:rsidRPr="007F13B6">
        <w:rPr>
          <w:highlight w:val="green"/>
        </w:rPr>
        <w:t xml:space="preserve">Damit kann sichergestellt werden, dass </w:t>
      </w:r>
      <w:r w:rsidR="00EB4235" w:rsidRPr="007F13B6">
        <w:rPr>
          <w:highlight w:val="green"/>
        </w:rPr>
        <w:t xml:space="preserve">die Ausgaben des </w:t>
      </w:r>
      <w:r w:rsidR="007821B7" w:rsidRPr="007F13B6">
        <w:rPr>
          <w:highlight w:val="green"/>
        </w:rPr>
        <w:t>LLM</w:t>
      </w:r>
      <w:r w:rsidR="00EB4235" w:rsidRPr="007F13B6">
        <w:rPr>
          <w:highlight w:val="green"/>
        </w:rPr>
        <w:t>s</w:t>
      </w:r>
      <w:r w:rsidR="007821B7" w:rsidRPr="007F13B6">
        <w:rPr>
          <w:highlight w:val="green"/>
        </w:rPr>
        <w:t xml:space="preserve"> </w:t>
      </w:r>
      <w:r w:rsidR="00425B9F" w:rsidRPr="007F13B6">
        <w:rPr>
          <w:highlight w:val="green"/>
        </w:rPr>
        <w:t>dem übergebenen JSON-Schema entsprechen</w:t>
      </w:r>
      <w:r w:rsidR="006427D6" w:rsidRPr="007F13B6">
        <w:rPr>
          <w:highlight w:val="green"/>
        </w:rPr>
        <w:t xml:space="preserve"> un</w:t>
      </w:r>
      <w:r w:rsidR="007E76C5" w:rsidRPr="007F13B6">
        <w:rPr>
          <w:highlight w:val="green"/>
        </w:rPr>
        <w:t>d sich auf die wesentlichen Informationen beschränk</w:t>
      </w:r>
      <w:r w:rsidR="00BB286E" w:rsidRPr="007F13B6">
        <w:rPr>
          <w:highlight w:val="green"/>
        </w:rPr>
        <w:t>en</w:t>
      </w:r>
      <w:r w:rsidR="00EB4235">
        <w:t xml:space="preserve"> </w:t>
      </w:r>
      <w:r w:rsidR="00EB4235" w:rsidRPr="0005417F">
        <w:rPr>
          <w:highlight w:val="magenta"/>
        </w:rPr>
        <w:fldChar w:fldCharType="begin"/>
      </w:r>
      <w:r w:rsidR="00EB4235" w:rsidRPr="0005417F">
        <w:rPr>
          <w:highlight w:val="magenta"/>
        </w:rPr>
        <w:instrText xml:space="preserve"> ADDIN ZOTERO_ITEM CSL_CITATION {"citationID":"QV3f1z9O","properties":{"formattedCitation":"(OpenAI, 2024f)","plainCitation":"(OpenAI, 2024f)","noteIndex":0},"citationItems":[{"id":1990,"uris":["http://zotero.org/users/14644665/items/393VH6P6"],"itemData":{"id":1990,"type":"webpage","abstract":"Explore developer resources, tutorials, API docs, and dynamic examples to get the most out of OpenAI's platform.","container-title":"Docs","language":"en","title":"Structured Outputs","URL":"https://platform.openai.com/docs/guides/structured-outputs","author":[{"family":"OpenAI","given":""}],"accessed":{"date-parts":[["2024",12,24]]},"issued":{"date-parts":[["2024"]]}}}],"schema":"https://github.com/citation-style-language/schema/raw/master/csl-citation.json"} </w:instrText>
      </w:r>
      <w:r w:rsidR="00EB4235" w:rsidRPr="0005417F">
        <w:rPr>
          <w:highlight w:val="magenta"/>
        </w:rPr>
        <w:fldChar w:fldCharType="separate"/>
      </w:r>
      <w:r w:rsidR="00EB4235" w:rsidRPr="0005417F">
        <w:rPr>
          <w:rFonts w:cs="Arial"/>
          <w:highlight w:val="magenta"/>
        </w:rPr>
        <w:t>(OpenAI, 2024f)</w:t>
      </w:r>
      <w:r w:rsidR="00EB4235" w:rsidRPr="0005417F">
        <w:rPr>
          <w:highlight w:val="magenta"/>
        </w:rPr>
        <w:fldChar w:fldCharType="end"/>
      </w:r>
      <w:r w:rsidR="00E777A1" w:rsidRPr="0005417F">
        <w:rPr>
          <w:highlight w:val="magenta"/>
        </w:rPr>
        <w:t>.</w:t>
      </w:r>
      <w:r w:rsidR="00E777A1">
        <w:t xml:space="preserve"> </w:t>
      </w:r>
      <w:r w:rsidR="008619BD" w:rsidRPr="007F13B6">
        <w:rPr>
          <w:highlight w:val="green"/>
        </w:rPr>
        <w:t xml:space="preserve">Die Ausgabe </w:t>
      </w:r>
      <w:r w:rsidR="00481850" w:rsidRPr="007F13B6">
        <w:rPr>
          <w:highlight w:val="green"/>
        </w:rPr>
        <w:t xml:space="preserve">des LLMs in Form </w:t>
      </w:r>
      <w:r w:rsidR="008619BD" w:rsidRPr="007F13B6">
        <w:rPr>
          <w:highlight w:val="green"/>
        </w:rPr>
        <w:t xml:space="preserve">von Text als unstrukturierte Daten würde </w:t>
      </w:r>
      <w:r w:rsidR="003423EC" w:rsidRPr="007F13B6">
        <w:rPr>
          <w:highlight w:val="green"/>
        </w:rPr>
        <w:t xml:space="preserve">aus meiner Sicht die Weiterverarbeitung erschweren, weshalb die </w:t>
      </w:r>
      <w:r w:rsidR="001F7DFC" w:rsidRPr="007F13B6">
        <w:rPr>
          <w:highlight w:val="green"/>
        </w:rPr>
        <w:t xml:space="preserve">Auferlegung eines JSON-Schemas </w:t>
      </w:r>
      <w:r w:rsidR="00366C38" w:rsidRPr="007F13B6">
        <w:rPr>
          <w:highlight w:val="green"/>
        </w:rPr>
        <w:t>für eine semi-strukturierte</w:t>
      </w:r>
      <w:r w:rsidR="0031102C" w:rsidRPr="007F13B6">
        <w:rPr>
          <w:highlight w:val="green"/>
        </w:rPr>
        <w:t xml:space="preserve"> Ausgabe</w:t>
      </w:r>
      <w:r w:rsidR="00E934D8" w:rsidRPr="007F13B6">
        <w:rPr>
          <w:highlight w:val="green"/>
        </w:rPr>
        <w:t xml:space="preserve"> </w:t>
      </w:r>
      <w:r w:rsidR="00BB2CB2" w:rsidRPr="007F13B6">
        <w:rPr>
          <w:highlight w:val="green"/>
        </w:rPr>
        <w:t xml:space="preserve">als </w:t>
      </w:r>
      <w:r w:rsidR="00AA6B1B" w:rsidRPr="007F13B6">
        <w:rPr>
          <w:highlight w:val="green"/>
        </w:rPr>
        <w:t>wesentliche</w:t>
      </w:r>
      <w:r w:rsidR="00BB2CB2" w:rsidRPr="007F13B6">
        <w:rPr>
          <w:highlight w:val="green"/>
        </w:rPr>
        <w:t>r</w:t>
      </w:r>
      <w:r w:rsidR="00AA6B1B" w:rsidRPr="007F13B6">
        <w:rPr>
          <w:highlight w:val="green"/>
        </w:rPr>
        <w:t xml:space="preserve"> </w:t>
      </w:r>
      <w:r w:rsidR="001F7DFC" w:rsidRPr="007F13B6">
        <w:rPr>
          <w:highlight w:val="green"/>
        </w:rPr>
        <w:t xml:space="preserve">Vorteil </w:t>
      </w:r>
      <w:r w:rsidR="00BB2CB2" w:rsidRPr="007F13B6">
        <w:rPr>
          <w:highlight w:val="green"/>
        </w:rPr>
        <w:t>angesehen wird</w:t>
      </w:r>
      <w:r w:rsidR="001F7DFC" w:rsidRPr="007F13B6">
        <w:rPr>
          <w:highlight w:val="green"/>
        </w:rPr>
        <w:t>.</w:t>
      </w:r>
      <w:r w:rsidR="00542DB7" w:rsidRPr="007F13B6">
        <w:rPr>
          <w:highlight w:val="green"/>
        </w:rPr>
        <w:t xml:space="preserve"> Für den </w:t>
      </w:r>
      <w:r w:rsidR="00CF49FF" w:rsidRPr="007F13B6">
        <w:rPr>
          <w:highlight w:val="green"/>
        </w:rPr>
        <w:t xml:space="preserve">vorliegenden </w:t>
      </w:r>
      <w:r w:rsidR="00542DB7" w:rsidRPr="007F13B6">
        <w:rPr>
          <w:highlight w:val="green"/>
        </w:rPr>
        <w:t xml:space="preserve">Anwendungsfall </w:t>
      </w:r>
      <w:r w:rsidR="00CF49FF" w:rsidRPr="007F13B6">
        <w:rPr>
          <w:highlight w:val="green"/>
        </w:rPr>
        <w:t xml:space="preserve">wurde solch ein </w:t>
      </w:r>
      <w:commentRangeStart w:id="399"/>
      <w:r w:rsidR="00CF49FF" w:rsidRPr="007F13B6">
        <w:rPr>
          <w:highlight w:val="green"/>
        </w:rPr>
        <w:t>JSON-Schema</w:t>
      </w:r>
      <w:r w:rsidR="002C0744" w:rsidRPr="007F13B6">
        <w:rPr>
          <w:highlight w:val="green"/>
        </w:rPr>
        <w:t xml:space="preserve"> </w:t>
      </w:r>
      <w:commentRangeEnd w:id="399"/>
      <w:r w:rsidR="00422FB9" w:rsidRPr="007F13B6">
        <w:rPr>
          <w:rStyle w:val="Kommentarzeichen"/>
          <w:highlight w:val="green"/>
        </w:rPr>
        <w:commentReference w:id="399"/>
      </w:r>
      <w:r w:rsidR="002C0744" w:rsidRPr="007F13B6">
        <w:rPr>
          <w:highlight w:val="green"/>
        </w:rPr>
        <w:t xml:space="preserve">eigenständig erstellt </w:t>
      </w:r>
      <w:r w:rsidR="001364EC" w:rsidRPr="007F13B6">
        <w:rPr>
          <w:highlight w:val="green"/>
        </w:rPr>
        <w:t>und bei den Anfragen an das LLM mit übergeben</w:t>
      </w:r>
      <w:r w:rsidR="001364EC">
        <w:t>.</w:t>
      </w:r>
    </w:p>
    <w:p w14:paraId="0CA62253" w14:textId="60837466" w:rsidR="002E6767" w:rsidRPr="005A47FA" w:rsidRDefault="005A47FA" w:rsidP="00DB2053">
      <w:pPr>
        <w:autoSpaceDE w:val="0"/>
        <w:autoSpaceDN w:val="0"/>
        <w:adjustRightInd w:val="0"/>
        <w:spacing w:after="0"/>
        <w:jc w:val="both"/>
        <w:rPr>
          <w:b/>
        </w:rPr>
      </w:pPr>
      <w:r w:rsidRPr="005A47FA">
        <w:rPr>
          <w:b/>
        </w:rPr>
        <w:lastRenderedPageBreak/>
        <w:t>Batch API</w:t>
      </w:r>
    </w:p>
    <w:p w14:paraId="1A7A010A" w14:textId="42F74F23" w:rsidR="00537D17" w:rsidRDefault="002E6767" w:rsidP="00DB2053">
      <w:pPr>
        <w:autoSpaceDE w:val="0"/>
        <w:autoSpaceDN w:val="0"/>
        <w:adjustRightInd w:val="0"/>
        <w:spacing w:after="0"/>
        <w:jc w:val="both"/>
      </w:pPr>
      <w:ins w:id="400" w:author="Ben Fels" w:date="2024-12-22T12:34:00Z" w16du:dateUtc="2024-12-22T11:34:00Z">
        <w:r>
          <w:t xml:space="preserve">Das Modell </w:t>
        </w:r>
        <w:r w:rsidRPr="00D2216F">
          <w:rPr>
            <w:highlight w:val="green"/>
          </w:rPr>
          <w:t xml:space="preserve">wird über die OpenAI </w:t>
        </w:r>
      </w:ins>
      <w:r w:rsidRPr="00D2216F">
        <w:rPr>
          <w:highlight w:val="green"/>
        </w:rPr>
        <w:t xml:space="preserve">Batch </w:t>
      </w:r>
      <w:ins w:id="401" w:author="Ben Fels" w:date="2024-12-22T12:34:00Z" w16du:dateUtc="2024-12-22T11:34:00Z">
        <w:r w:rsidRPr="00D2216F">
          <w:rPr>
            <w:highlight w:val="green"/>
          </w:rPr>
          <w:t>API verwendet.</w:t>
        </w:r>
      </w:ins>
      <w:r w:rsidRPr="00D2216F">
        <w:rPr>
          <w:highlight w:val="green"/>
        </w:rPr>
        <w:t xml:space="preserve"> Dabei werden die Anfragen gesammelt übergeben und von OpenAI innerhalb von 24 Stunden bearbeitet</w:t>
      </w:r>
      <w:r>
        <w:t xml:space="preserve"> </w:t>
      </w:r>
      <w:r w:rsidRPr="002829B7">
        <w:rPr>
          <w:highlight w:val="magenta"/>
        </w:rPr>
        <w:fldChar w:fldCharType="begin"/>
      </w:r>
      <w:r>
        <w:rPr>
          <w:highlight w:val="magenta"/>
        </w:rPr>
        <w:instrText xml:space="preserve"> ADDIN ZOTERO_ITEM CSL_CITATION {"citationID":"ZBxi6Ka0","properties":{"formattedCitation":"(OpenAI, 2025b)","plainCitation":"(OpenAI, 2025b)","noteIndex":0},"citationItems":[{"id":2209,"uris":["http://zotero.org/users/14644665/items/3DLR9ZIC"],"itemData":{"id":2209,"type":"webpage","abstract":"Explore developer resources, tutorials, API docs, and dynamic examples to get the most out of OpenAI's platform.","container-title":"OpenAI Platform","language":"en","title":"Batch API","URL":"https://platform.openai.com/docs/guides/batch/batch-api","author":[{"family":"OpenAI","given":""}],"accessed":{"date-parts":[["2025",1,17]]},"issued":{"date-parts":[["2025"]]}}}],"schema":"https://github.com/citation-style-language/schema/raw/master/csl-citation.json"} </w:instrText>
      </w:r>
      <w:r w:rsidRPr="002829B7">
        <w:rPr>
          <w:highlight w:val="magenta"/>
        </w:rPr>
        <w:fldChar w:fldCharType="separate"/>
      </w:r>
      <w:r w:rsidRPr="002829B7">
        <w:rPr>
          <w:rFonts w:cs="Arial"/>
          <w:highlight w:val="magenta"/>
        </w:rPr>
        <w:t>(OpenAI, 2025b)</w:t>
      </w:r>
      <w:r w:rsidRPr="002829B7">
        <w:rPr>
          <w:highlight w:val="magenta"/>
        </w:rPr>
        <w:fldChar w:fldCharType="end"/>
      </w:r>
      <w:r>
        <w:t xml:space="preserve">. Die Ausgaben des Modells inkl. dazugehöriger Metadaten können anschließend heruntergeladen werden. Aufgrund des Bearbeitungszeitraums von 24 Stunden gewährt OpenAI auf die Kosten einen Preisnachlass von 50% </w:t>
      </w:r>
      <w:r w:rsidRPr="002829B7">
        <w:rPr>
          <w:highlight w:val="magenta"/>
        </w:rPr>
        <w:fldChar w:fldCharType="begin"/>
      </w:r>
      <w:r>
        <w:rPr>
          <w:highlight w:val="magenta"/>
        </w:rPr>
        <w:instrText xml:space="preserve"> ADDIN ZOTERO_ITEM CSL_CITATION {"citationID":"2qZ9l9EH","properties":{"formattedCitation":"(OpenAI, 2025b)","plainCitation":"(OpenAI, 2025b)","noteIndex":0},"citationItems":[{"id":2209,"uris":["http://zotero.org/users/14644665/items/3DLR9ZIC"],"itemData":{"id":2209,"type":"webpage","abstract":"Explore developer resources, tutorials, API docs, and dynamic examples to get the most out of OpenAI's platform.","container-title":"OpenAI Platform","language":"en","title":"Batch API","URL":"https://platform.openai.com/docs/guides/batch/batch-api","author":[{"family":"OpenAI","given":""}],"accessed":{"date-parts":[["2025",1,17]]},"issued":{"date-parts":[["2025"]]}}}],"schema":"https://github.com/citation-style-language/schema/raw/master/csl-citation.json"} </w:instrText>
      </w:r>
      <w:r w:rsidRPr="002829B7">
        <w:rPr>
          <w:highlight w:val="magenta"/>
        </w:rPr>
        <w:fldChar w:fldCharType="separate"/>
      </w:r>
      <w:r w:rsidRPr="002829B7">
        <w:rPr>
          <w:rFonts w:cs="Arial"/>
          <w:highlight w:val="magenta"/>
        </w:rPr>
        <w:t>(OpenAI, 2025b)</w:t>
      </w:r>
      <w:r w:rsidRPr="002829B7">
        <w:rPr>
          <w:highlight w:val="magenta"/>
        </w:rPr>
        <w:fldChar w:fldCharType="end"/>
      </w:r>
      <w:r>
        <w:t xml:space="preserve">. </w:t>
      </w:r>
    </w:p>
    <w:p w14:paraId="2189E498" w14:textId="77777777" w:rsidR="00063B35" w:rsidRDefault="00063B35" w:rsidP="00DB2053">
      <w:pPr>
        <w:autoSpaceDE w:val="0"/>
        <w:autoSpaceDN w:val="0"/>
        <w:adjustRightInd w:val="0"/>
        <w:spacing w:after="0"/>
        <w:jc w:val="both"/>
      </w:pPr>
    </w:p>
    <w:p w14:paraId="7D342C80" w14:textId="77777777" w:rsidR="00063B35" w:rsidRPr="00BB2D45" w:rsidRDefault="00063B35" w:rsidP="00DB2053">
      <w:pPr>
        <w:autoSpaceDE w:val="0"/>
        <w:autoSpaceDN w:val="0"/>
        <w:adjustRightInd w:val="0"/>
        <w:spacing w:after="0"/>
        <w:jc w:val="both"/>
        <w:rPr>
          <w:ins w:id="402" w:author="Ben Fels" w:date="2024-12-16T22:07:00Z" w16du:dateUtc="2024-12-16T21:07:00Z"/>
        </w:rPr>
      </w:pPr>
    </w:p>
    <w:p w14:paraId="189BB60C" w14:textId="642ACB01" w:rsidR="007A763E" w:rsidRPr="002A664A" w:rsidRDefault="007A763E">
      <w:pPr>
        <w:pStyle w:val="berschrift2"/>
        <w:rPr>
          <w:ins w:id="403" w:author="Ben Fels" w:date="2024-12-16T22:07:00Z" w16du:dateUtc="2024-12-16T21:07:00Z"/>
        </w:rPr>
        <w:pPrChange w:id="404" w:author="Ben Fels" w:date="2024-12-21T09:25:00Z" w16du:dateUtc="2024-12-21T08:25:00Z">
          <w:pPr>
            <w:autoSpaceDE w:val="0"/>
            <w:autoSpaceDN w:val="0"/>
            <w:adjustRightInd w:val="0"/>
            <w:spacing w:after="0"/>
            <w:jc w:val="both"/>
          </w:pPr>
        </w:pPrChange>
      </w:pPr>
      <w:bookmarkStart w:id="405" w:name="_Toc188683514"/>
      <w:ins w:id="406" w:author="Ben Fels" w:date="2024-12-16T22:07:00Z" w16du:dateUtc="2024-12-16T21:07:00Z">
        <w:r w:rsidRPr="002A664A">
          <w:t>Datensatz</w:t>
        </w:r>
        <w:bookmarkEnd w:id="405"/>
      </w:ins>
    </w:p>
    <w:p w14:paraId="71295ACF" w14:textId="3E206201" w:rsidR="009B6306" w:rsidRDefault="00EC08AC">
      <w:pPr>
        <w:jc w:val="both"/>
      </w:pPr>
      <w:r>
        <w:rPr>
          <w:rFonts w:cs="Arial"/>
        </w:rPr>
        <w:t xml:space="preserve">Um dem </w:t>
      </w:r>
      <w:r w:rsidR="009B6306">
        <w:rPr>
          <w:rFonts w:cs="Arial"/>
        </w:rPr>
        <w:t>oben beschriebenen Mangel</w:t>
      </w:r>
      <w:r>
        <w:rPr>
          <w:rFonts w:cs="Arial"/>
        </w:rPr>
        <w:t xml:space="preserve"> an annotierten Daten</w:t>
      </w:r>
      <w:r w:rsidR="00B02481">
        <w:rPr>
          <w:rFonts w:cs="Arial"/>
        </w:rPr>
        <w:t xml:space="preserve"> für das Argument Mining </w:t>
      </w:r>
      <w:ins w:id="407" w:author="Ben Fels" w:date="2024-12-21T09:23:00Z" w16du:dateUtc="2024-12-21T08:23:00Z">
        <w:r w:rsidR="009B6306" w:rsidRPr="009D7922">
          <w:t xml:space="preserve">entgegenzuwirken, </w:t>
        </w:r>
      </w:ins>
      <w:r w:rsidR="00B02481" w:rsidRPr="009D7922">
        <w:t xml:space="preserve">führen </w:t>
      </w:r>
      <w:r w:rsidR="00B02481" w:rsidRPr="00F15BE5">
        <w:rPr>
          <w:rFonts w:cs="Arial"/>
          <w:highlight w:val="magenta"/>
        </w:rPr>
        <w:t>Lawrence &amp; Reed</w:t>
      </w:r>
      <w:r w:rsidR="00B02481" w:rsidRPr="007377F7">
        <w:rPr>
          <w:highlight w:val="magenta"/>
        </w:rPr>
        <w:t xml:space="preserve"> </w:t>
      </w:r>
      <w:r w:rsidR="00B02481" w:rsidRPr="009D7922">
        <w:rPr>
          <w:highlight w:val="magenta"/>
        </w:rPr>
        <w:fldChar w:fldCharType="begin"/>
      </w:r>
      <w:r w:rsidR="00F925DF">
        <w:rPr>
          <w:highlight w:val="magenta"/>
        </w:rPr>
        <w:instrText xml:space="preserve"> ADDIN ZOTERO_ITEM CSL_CITATION {"citationID":"hXoN0p8Y","properties":{"formattedCitation":"(2020, S. 780, 798)","plainCitation":"(2020, S. 780,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 798","label":"page","suppress-author":true}],"schema":"https://github.com/citation-style-language/schema/raw/master/csl-citation.json"} </w:instrText>
      </w:r>
      <w:r w:rsidR="00B02481" w:rsidRPr="009D7922">
        <w:rPr>
          <w:highlight w:val="magenta"/>
        </w:rPr>
        <w:fldChar w:fldCharType="separate"/>
      </w:r>
      <w:r w:rsidR="00B02481" w:rsidRPr="009D7922">
        <w:rPr>
          <w:rFonts w:cs="Arial"/>
          <w:highlight w:val="magenta"/>
        </w:rPr>
        <w:t>(2020, S. 780, 798)</w:t>
      </w:r>
      <w:r w:rsidR="00B02481" w:rsidRPr="009D7922">
        <w:rPr>
          <w:highlight w:val="magenta"/>
        </w:rPr>
        <w:fldChar w:fldCharType="end"/>
      </w:r>
      <w:r w:rsidR="009D7922" w:rsidRPr="009D7922">
        <w:t xml:space="preserve"> an, </w:t>
      </w:r>
      <w:r w:rsidR="009D7922" w:rsidRPr="005C0A10">
        <w:rPr>
          <w:highlight w:val="green"/>
        </w:rPr>
        <w:t>dass</w:t>
      </w:r>
      <w:r w:rsidR="00B02481" w:rsidRPr="005C0A10">
        <w:rPr>
          <w:highlight w:val="green"/>
        </w:rPr>
        <w:t xml:space="preserve"> </w:t>
      </w:r>
      <w:r w:rsidR="009B6306" w:rsidRPr="005C0A10">
        <w:rPr>
          <w:highlight w:val="green"/>
        </w:rPr>
        <w:t xml:space="preserve">sich einige Untersuchungen </w:t>
      </w:r>
      <w:ins w:id="408" w:author="Ben Fels" w:date="2024-12-21T09:23:00Z" w16du:dateUtc="2024-12-21T08:23:00Z">
        <w:r w:rsidR="009B6306" w:rsidRPr="005C0A10">
          <w:rPr>
            <w:highlight w:val="green"/>
          </w:rPr>
          <w:t>mit der Erstellung von Annotations-Richtlinien beschäftigen</w:t>
        </w:r>
      </w:ins>
      <w:r w:rsidR="003A4340" w:rsidRPr="003F3406">
        <w:rPr>
          <w:highlight w:val="cyan"/>
        </w:rPr>
        <w:t xml:space="preserve">. </w:t>
      </w:r>
      <w:r w:rsidR="003A4340" w:rsidRPr="002B1026">
        <w:rPr>
          <w:highlight w:val="green"/>
        </w:rPr>
        <w:t xml:space="preserve">Sie weisen jedoch </w:t>
      </w:r>
      <w:r w:rsidR="00BD13BB" w:rsidRPr="002B1026">
        <w:rPr>
          <w:highlight w:val="green"/>
        </w:rPr>
        <w:t xml:space="preserve">auf den Nachteil </w:t>
      </w:r>
      <w:r w:rsidR="003A4340" w:rsidRPr="002B1026">
        <w:rPr>
          <w:highlight w:val="green"/>
        </w:rPr>
        <w:t xml:space="preserve">hin, </w:t>
      </w:r>
      <w:r w:rsidR="003164D1" w:rsidRPr="002B1026">
        <w:rPr>
          <w:highlight w:val="green"/>
        </w:rPr>
        <w:t xml:space="preserve">dass sich die </w:t>
      </w:r>
      <w:ins w:id="409" w:author="Ben Fels" w:date="2024-12-21T09:23:00Z" w16du:dateUtc="2024-12-21T08:23:00Z">
        <w:r w:rsidR="009B6306" w:rsidRPr="002B1026">
          <w:rPr>
            <w:highlight w:val="green"/>
          </w:rPr>
          <w:t xml:space="preserve">spezifischen Annotations-Richtlinien </w:t>
        </w:r>
      </w:ins>
      <w:r w:rsidR="00751833" w:rsidRPr="002B1026">
        <w:rPr>
          <w:highlight w:val="green"/>
        </w:rPr>
        <w:t xml:space="preserve">auf die Besonderheiten des </w:t>
      </w:r>
      <w:ins w:id="410" w:author="Ben Fels" w:date="2024-12-21T09:23:00Z" w16du:dateUtc="2024-12-21T08:23:00Z">
        <w:r w:rsidR="009B6306" w:rsidRPr="002B1026">
          <w:rPr>
            <w:highlight w:val="green"/>
          </w:rPr>
          <w:t>jeweiligen Bereich</w:t>
        </w:r>
      </w:ins>
      <w:r w:rsidR="00751833" w:rsidRPr="002B1026">
        <w:rPr>
          <w:highlight w:val="green"/>
        </w:rPr>
        <w:t>s</w:t>
      </w:r>
      <w:ins w:id="411" w:author="Ben Fels" w:date="2024-12-21T09:23:00Z" w16du:dateUtc="2024-12-21T08:23:00Z">
        <w:r w:rsidR="009B6306" w:rsidRPr="002B1026">
          <w:rPr>
            <w:highlight w:val="green"/>
          </w:rPr>
          <w:t xml:space="preserve"> </w:t>
        </w:r>
      </w:ins>
      <w:r w:rsidR="009B6306" w:rsidRPr="002B1026">
        <w:rPr>
          <w:highlight w:val="green"/>
        </w:rPr>
        <w:t xml:space="preserve">beschränken, </w:t>
      </w:r>
      <w:ins w:id="412" w:author="Ben Fels" w:date="2024-12-21T09:23:00Z" w16du:dateUtc="2024-12-21T08:23:00Z">
        <w:r w:rsidR="009B6306" w:rsidRPr="002B1026">
          <w:rPr>
            <w:highlight w:val="green"/>
          </w:rPr>
          <w:t>i</w:t>
        </w:r>
      </w:ins>
      <w:r w:rsidR="009B6306" w:rsidRPr="002B1026">
        <w:rPr>
          <w:highlight w:val="green"/>
        </w:rPr>
        <w:t>n d</w:t>
      </w:r>
      <w:ins w:id="413" w:author="Ben Fels" w:date="2024-12-21T09:23:00Z" w16du:dateUtc="2024-12-21T08:23:00Z">
        <w:r w:rsidR="009B6306" w:rsidRPr="002B1026">
          <w:rPr>
            <w:highlight w:val="green"/>
          </w:rPr>
          <w:t>em sie entwickelt wurden</w:t>
        </w:r>
      </w:ins>
      <w:r w:rsidR="003164D1" w:rsidRPr="002B1026">
        <w:rPr>
          <w:highlight w:val="green"/>
        </w:rPr>
        <w:t xml:space="preserve"> und </w:t>
      </w:r>
      <w:r w:rsidR="00C2588B" w:rsidRPr="002B1026">
        <w:rPr>
          <w:highlight w:val="green"/>
        </w:rPr>
        <w:t xml:space="preserve">sich </w:t>
      </w:r>
      <w:r w:rsidR="003164D1" w:rsidRPr="002B1026">
        <w:rPr>
          <w:highlight w:val="green"/>
        </w:rPr>
        <w:t xml:space="preserve">somit </w:t>
      </w:r>
      <w:r w:rsidR="0005088C" w:rsidRPr="002B1026">
        <w:rPr>
          <w:highlight w:val="green"/>
        </w:rPr>
        <w:t xml:space="preserve">darauf aufbauende </w:t>
      </w:r>
      <w:r w:rsidR="005C0A10" w:rsidRPr="002B1026">
        <w:rPr>
          <w:highlight w:val="green"/>
        </w:rPr>
        <w:t xml:space="preserve">Methoden </w:t>
      </w:r>
      <w:r w:rsidR="00677C92" w:rsidRPr="002B1026">
        <w:rPr>
          <w:highlight w:val="green"/>
        </w:rPr>
        <w:t>auch nur für diesen Bereich</w:t>
      </w:r>
      <w:r w:rsidR="005C0A10" w:rsidRPr="002B1026">
        <w:rPr>
          <w:highlight w:val="green"/>
        </w:rPr>
        <w:t xml:space="preserve"> eignen</w:t>
      </w:r>
      <w:ins w:id="414" w:author="Ben Fels" w:date="2024-12-21T09:23:00Z" w16du:dateUtc="2024-12-21T08:23:00Z">
        <w:r w:rsidR="009B6306">
          <w:t xml:space="preserve"> </w:t>
        </w:r>
        <w:r w:rsidR="009B6306" w:rsidRPr="00474C2C">
          <w:rPr>
            <w:highlight w:val="magenta"/>
          </w:rPr>
          <w:fldChar w:fldCharType="begin"/>
        </w:r>
        <w:r w:rsidR="009B6306">
          <w:rPr>
            <w:highlight w:val="magenta"/>
          </w:rPr>
          <w: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009B6306" w:rsidRPr="00474C2C">
          <w:rPr>
            <w:highlight w:val="magenta"/>
          </w:rPr>
          <w:fldChar w:fldCharType="separate"/>
        </w:r>
        <w:r w:rsidR="009B6306" w:rsidRPr="00474C2C">
          <w:rPr>
            <w:rFonts w:cs="Arial"/>
            <w:highlight w:val="magenta"/>
          </w:rPr>
          <w:t>(Lawrence &amp; Reed, 2020, S. 806)</w:t>
        </w:r>
        <w:r w:rsidR="009B6306" w:rsidRPr="00474C2C">
          <w:rPr>
            <w:highlight w:val="magenta"/>
          </w:rPr>
          <w:fldChar w:fldCharType="end"/>
        </w:r>
        <w:r w:rsidR="009B6306">
          <w:t xml:space="preserve">. </w:t>
        </w:r>
      </w:ins>
      <w:r w:rsidR="009B6306" w:rsidRPr="00505C3F">
        <w:rPr>
          <w:highlight w:val="green"/>
        </w:rPr>
        <w:t>Zudem kann es t</w:t>
      </w:r>
      <w:ins w:id="415" w:author="Ben Fels" w:date="2024-12-21T12:56:00Z" w16du:dateUtc="2024-12-21T11:56:00Z">
        <w:r w:rsidR="009B6306" w:rsidRPr="00505C3F">
          <w:rPr>
            <w:highlight w:val="green"/>
          </w:rPr>
          <w:t xml:space="preserve">rotz dieser Richtlinien zu Abweichungen aufgrund </w:t>
        </w:r>
      </w:ins>
      <w:r w:rsidR="009B6306" w:rsidRPr="00505C3F">
        <w:rPr>
          <w:highlight w:val="green"/>
        </w:rPr>
        <w:t>subjektiver Einschätzungen</w:t>
      </w:r>
      <w:ins w:id="416" w:author="Ben Fels" w:date="2024-12-21T12:56:00Z" w16du:dateUtc="2024-12-21T11:56:00Z">
        <w:r w:rsidR="009B6306" w:rsidRPr="00505C3F">
          <w:rPr>
            <w:highlight w:val="green"/>
          </w:rPr>
          <w:t xml:space="preserve"> kommen</w:t>
        </w:r>
      </w:ins>
      <w:r w:rsidR="009B6306">
        <w:t xml:space="preserve"> </w:t>
      </w:r>
      <w:ins w:id="417" w:author="Ben Fels" w:date="2024-12-21T12:01:00Z" w16du:dateUtc="2024-12-21T11:01:00Z">
        <w:r w:rsidR="009B6306" w:rsidRPr="00EB396C">
          <w:rPr>
            <w:highlight w:val="magenta"/>
          </w:rPr>
          <w:fldChar w:fldCharType="begin"/>
        </w:r>
        <w:r w:rsidR="009B6306">
          <w:rPr>
            <w:highlight w:val="magenta"/>
          </w:rPr>
          <w: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009B6306" w:rsidRPr="00EB396C">
          <w:rPr>
            <w:highlight w:val="magenta"/>
          </w:rPr>
          <w:fldChar w:fldCharType="separate"/>
        </w:r>
        <w:r w:rsidR="009B6306" w:rsidRPr="00EB396C">
          <w:rPr>
            <w:rFonts w:cs="Arial"/>
            <w:highlight w:val="magenta"/>
          </w:rPr>
          <w:t>(Peldszus &amp; Stede, 2013, S. 27)</w:t>
        </w:r>
        <w:r w:rsidR="009B6306" w:rsidRPr="00EB396C">
          <w:rPr>
            <w:highlight w:val="magenta"/>
          </w:rPr>
          <w:fldChar w:fldCharType="end"/>
        </w:r>
      </w:ins>
      <w:r w:rsidR="009B6306">
        <w:t xml:space="preserve">. </w:t>
      </w:r>
      <w:r w:rsidR="009B6306" w:rsidRPr="006B1315">
        <w:rPr>
          <w:highlight w:val="green"/>
        </w:rPr>
        <w:t xml:space="preserve">Die </w:t>
      </w:r>
      <w:commentRangeStart w:id="418"/>
      <w:r w:rsidR="009B6306" w:rsidRPr="006B1315">
        <w:rPr>
          <w:highlight w:val="green"/>
        </w:rPr>
        <w:t xml:space="preserve">Übereinstimmung zwischen den </w:t>
      </w:r>
      <w:proofErr w:type="spellStart"/>
      <w:r w:rsidR="009B6306" w:rsidRPr="006B1315">
        <w:rPr>
          <w:highlight w:val="green"/>
        </w:rPr>
        <w:t>Annotatoren</w:t>
      </w:r>
      <w:proofErr w:type="spellEnd"/>
      <w:r w:rsidR="009B6306" w:rsidRPr="006B1315">
        <w:rPr>
          <w:highlight w:val="green"/>
        </w:rPr>
        <w:t xml:space="preserve"> kann als </w:t>
      </w:r>
      <w:proofErr w:type="spellStart"/>
      <w:r w:rsidR="009B6306" w:rsidRPr="006B1315">
        <w:rPr>
          <w:highlight w:val="green"/>
        </w:rPr>
        <w:t>Gütemaß</w:t>
      </w:r>
      <w:proofErr w:type="spellEnd"/>
      <w:r w:rsidR="009B6306" w:rsidRPr="006B1315">
        <w:rPr>
          <w:highlight w:val="green"/>
        </w:rPr>
        <w:t xml:space="preserve"> für die Zuverlässi</w:t>
      </w:r>
      <w:commentRangeEnd w:id="418"/>
      <w:r w:rsidR="009B6306" w:rsidRPr="006B1315">
        <w:rPr>
          <w:rStyle w:val="Kommentarzeichen"/>
          <w:highlight w:val="green"/>
        </w:rPr>
        <w:commentReference w:id="418"/>
      </w:r>
      <w:r w:rsidR="009B6306" w:rsidRPr="006B1315">
        <w:rPr>
          <w:highlight w:val="green"/>
        </w:rPr>
        <w:t>gkeit der Annotation herangezogen werden</w:t>
      </w:r>
      <w:r w:rsidR="009B6306">
        <w:t xml:space="preserve"> </w:t>
      </w:r>
      <w:ins w:id="419" w:author="Ben Fels" w:date="2024-12-21T09:11:00Z" w16du:dateUtc="2024-12-21T08:11:00Z">
        <w:r w:rsidR="009B6306" w:rsidRPr="00104FE4">
          <w:rPr>
            <w:i/>
            <w:highlight w:val="magenta"/>
          </w:rPr>
          <w:fldChar w:fldCharType="begin"/>
        </w:r>
        <w:r w:rsidR="009B6306">
          <w:rPr>
            <w:i/>
            <w:highlight w:val="magenta"/>
          </w:rPr>
          <w: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instrText>
        </w:r>
        <w:r w:rsidR="009B6306" w:rsidRPr="003D07F3">
          <w:rPr>
            <w:i/>
            <w:highlight w:val="magenta"/>
          </w:rPr>
          <w: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w:instrText>
        </w:r>
        <w:r w:rsidR="009B6306" w:rsidRPr="00C04C84">
          <w:rPr>
            <w:i/>
            <w:highlight w:val="magenta"/>
          </w:rPr>
          <w:instrText xml:space="preserv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rsidR="009B6306" w:rsidRPr="00104FE4">
          <w:rPr>
            <w:i/>
            <w:highlight w:val="magenta"/>
          </w:rPr>
          <w:fldChar w:fldCharType="separate"/>
        </w:r>
        <w:r w:rsidR="009B6306" w:rsidRPr="00C04C84">
          <w:rPr>
            <w:rFonts w:cs="Arial"/>
            <w:highlight w:val="magenta"/>
          </w:rPr>
          <w:t>(Cabrio &amp; Villata, 2018, S. 5428)</w:t>
        </w:r>
        <w:r w:rsidR="009B6306" w:rsidRPr="00104FE4">
          <w:rPr>
            <w:i/>
            <w:highlight w:val="magenta"/>
          </w:rPr>
          <w:fldChar w:fldCharType="end"/>
        </w:r>
      </w:ins>
      <w:r w:rsidR="009B6306" w:rsidRPr="00C04C84">
        <w:rPr>
          <w:i/>
        </w:rPr>
        <w:t xml:space="preserve">. </w:t>
      </w:r>
      <w:ins w:id="420" w:author="Ben Fels" w:date="2024-12-21T09:21:00Z" w16du:dateUtc="2024-12-21T08:21:00Z">
        <w:r w:rsidR="00FD51CA" w:rsidRPr="00A64F40">
          <w:t>Es gibt verschi</w:t>
        </w:r>
        <w:r w:rsidR="00FD51CA">
          <w:t>e</w:t>
        </w:r>
        <w:r w:rsidR="00FD51CA" w:rsidRPr="00A64F40">
          <w:t xml:space="preserve">dene Datensätze, welche sich in ihrem Schwerpunkt und den </w:t>
        </w:r>
        <w:r w:rsidR="00FD51CA">
          <w:t xml:space="preserve">Annotationen unterscheiden </w:t>
        </w:r>
        <w:r w:rsidR="00FD51CA" w:rsidRPr="00473CBA">
          <w:rPr>
            <w:highlight w:val="magenta"/>
          </w:rPr>
          <w:fldChar w:fldCharType="begin"/>
        </w:r>
        <w:r w:rsidR="00FD51CA">
          <w:rPr>
            <w:highlight w:val="magenta"/>
          </w:rPr>
          <w:instrText xml:space="preserve"> ADDIN ZOTERO_ITEM CSL_CITATION {"citationID":"PU8n9Slm","properties":{"formattedCitation":"(Lawrence &amp; Reed, 2020, S. 780\\uc0\\u8211{}786)","</w:instrText>
        </w:r>
        <w:r w:rsidR="00FD51CA" w:rsidRPr="00A86DED">
          <w:rPr>
            <w:highlight w:val="magenta"/>
            <w:lang w:val="en-US"/>
          </w:rPr>
          <w:instrText>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w:instrText>
        </w:r>
        <w:r w:rsidR="00FD51CA" w:rsidRPr="00FD51CA">
          <w:rPr>
            <w:highlight w:val="magenta"/>
            <w:lang w:val="en-US"/>
          </w:rPr>
          <w:instrText xml:space="preserve">hor":[{"family":"Lawrence","given":"John"},{"family":"Reed","given":"Chris"}],"issued":{"date-parts":[["2020",1]]}},"locator":"780-786","label":"page"}],"schema":"https://github.com/citation-style-language/schema/raw/master/csl-citation.json"} </w:instrText>
        </w:r>
        <w:r w:rsidR="00FD51CA" w:rsidRPr="00473CBA">
          <w:rPr>
            <w:highlight w:val="magenta"/>
          </w:rPr>
          <w:fldChar w:fldCharType="separate"/>
        </w:r>
        <w:r w:rsidR="00FD51CA" w:rsidRPr="00FD51CA">
          <w:rPr>
            <w:rFonts w:cs="Arial"/>
            <w:highlight w:val="magenta"/>
            <w:lang w:val="en-US"/>
          </w:rPr>
          <w:t>(Lawrence &amp; Reed, 2020, S. 780–786)</w:t>
        </w:r>
        <w:r w:rsidR="00FD51CA" w:rsidRPr="00473CBA">
          <w:rPr>
            <w:highlight w:val="magenta"/>
          </w:rPr>
          <w:fldChar w:fldCharType="end"/>
        </w:r>
        <w:r w:rsidR="00FD51CA" w:rsidRPr="00FD51CA">
          <w:rPr>
            <w:highlight w:val="magenta"/>
            <w:lang w:val="en-US"/>
          </w:rPr>
          <w:t>.</w:t>
        </w:r>
      </w:ins>
      <w:r w:rsidR="00FD51CA" w:rsidRPr="00FD51CA">
        <w:rPr>
          <w:highlight w:val="magenta"/>
          <w:lang w:val="en-US"/>
        </w:rPr>
        <w:t xml:space="preserve"> </w:t>
      </w:r>
      <w:ins w:id="421" w:author="Ben Fels" w:date="2024-12-21T09:11:00Z" w16du:dateUtc="2024-12-21T08:11:00Z">
        <w:r w:rsidR="009B6306" w:rsidRPr="00FD51CA">
          <w:rPr>
            <w:rFonts w:cs="Arial"/>
            <w:highlight w:val="magenta"/>
            <w:lang w:val="en-US"/>
          </w:rPr>
          <w:t>Cabrio &amp; Villata</w:t>
        </w:r>
      </w:ins>
      <w:r w:rsidR="009B6306" w:rsidRPr="00FD51CA">
        <w:rPr>
          <w:highlight w:val="magenta"/>
          <w:lang w:val="en-US"/>
        </w:rPr>
        <w:t xml:space="preserve"> </w:t>
      </w:r>
      <w:ins w:id="422" w:author="Ben Fels" w:date="2024-12-21T09:11:00Z" w16du:dateUtc="2024-12-21T08:11:00Z">
        <w:r w:rsidR="009B6306" w:rsidRPr="00BF1970">
          <w:rPr>
            <w:highlight w:val="magenta"/>
          </w:rPr>
          <w:fldChar w:fldCharType="begin"/>
        </w:r>
      </w:ins>
      <w:r w:rsidR="009B6306" w:rsidRPr="00FD51CA">
        <w:rPr>
          <w:highlight w:val="magenta"/>
          <w:lang w:val="en-US"/>
        </w:rPr>
        <w:instrText xml:space="preserve"> ADDIN ZOTERO_ITEM CSL_CITATION {"citationID":"GwoSweb3","properties":{"formattedCitation":"(2018, S. 5432)","plainCitation":"(2018,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uppress-author":true}],"schema":"https://github.com/citation-style-language/schema/raw/master/csl-citation.json"} </w:instrText>
      </w:r>
      <w:ins w:id="423" w:author="Ben Fels" w:date="2024-12-21T09:11:00Z" w16du:dateUtc="2024-12-21T08:11:00Z">
        <w:r w:rsidR="009B6306" w:rsidRPr="00BF1970">
          <w:rPr>
            <w:highlight w:val="magenta"/>
          </w:rPr>
          <w:fldChar w:fldCharType="separate"/>
        </w:r>
      </w:ins>
      <w:r w:rsidR="009B6306" w:rsidRPr="00FD51CA">
        <w:rPr>
          <w:rFonts w:cs="Arial"/>
          <w:highlight w:val="magenta"/>
          <w:lang w:val="en-US"/>
        </w:rPr>
        <w:t>(2018, S. 5432)</w:t>
      </w:r>
      <w:ins w:id="424" w:author="Ben Fels" w:date="2024-12-21T09:11:00Z" w16du:dateUtc="2024-12-21T08:11:00Z">
        <w:r w:rsidR="009B6306" w:rsidRPr="00BF1970">
          <w:rPr>
            <w:highlight w:val="magenta"/>
          </w:rPr>
          <w:fldChar w:fldCharType="end"/>
        </w:r>
      </w:ins>
      <w:r w:rsidR="009B6306" w:rsidRPr="00FD51CA">
        <w:rPr>
          <w:lang w:val="en-US"/>
        </w:rPr>
        <w:t xml:space="preserve"> </w:t>
      </w:r>
      <w:proofErr w:type="spellStart"/>
      <w:r w:rsidR="009B6306" w:rsidRPr="00FD51CA">
        <w:rPr>
          <w:lang w:val="en-US"/>
        </w:rPr>
        <w:t>bieten</w:t>
      </w:r>
      <w:proofErr w:type="spellEnd"/>
      <w:r w:rsidR="009B6306" w:rsidRPr="00FD51CA">
        <w:rPr>
          <w:lang w:val="en-US"/>
        </w:rPr>
        <w:t xml:space="preserve"> in </w:t>
      </w:r>
      <w:proofErr w:type="spellStart"/>
      <w:r w:rsidR="009B6306" w:rsidRPr="00FD51CA">
        <w:rPr>
          <w:lang w:val="en-US"/>
        </w:rPr>
        <w:t>ihrer</w:t>
      </w:r>
      <w:proofErr w:type="spellEnd"/>
      <w:r w:rsidR="009B6306" w:rsidRPr="00FD51CA">
        <w:rPr>
          <w:lang w:val="en-US"/>
        </w:rPr>
        <w:t xml:space="preserve"> Arbeit </w:t>
      </w:r>
      <w:proofErr w:type="spellStart"/>
      <w:r w:rsidR="009B6306" w:rsidRPr="00FD51CA">
        <w:rPr>
          <w:lang w:val="en-US"/>
        </w:rPr>
        <w:t>einen</w:t>
      </w:r>
      <w:proofErr w:type="spellEnd"/>
      <w:r w:rsidR="009B6306" w:rsidRPr="00FD51CA">
        <w:rPr>
          <w:lang w:val="en-US"/>
        </w:rPr>
        <w:t xml:space="preserve"> </w:t>
      </w:r>
      <w:proofErr w:type="spellStart"/>
      <w:ins w:id="425" w:author="Ben Fels" w:date="2024-12-21T09:11:00Z" w16du:dateUtc="2024-12-21T08:11:00Z">
        <w:r w:rsidR="009B6306" w:rsidRPr="00FD51CA">
          <w:rPr>
            <w:lang w:val="en-US"/>
          </w:rPr>
          <w:t>Vergleich</w:t>
        </w:r>
        <w:proofErr w:type="spellEnd"/>
        <w:r w:rsidR="009B6306" w:rsidRPr="00FD51CA">
          <w:rPr>
            <w:lang w:val="en-US"/>
          </w:rPr>
          <w:t xml:space="preserve"> </w:t>
        </w:r>
      </w:ins>
      <w:r w:rsidR="009B6306" w:rsidRPr="00FD51CA">
        <w:rPr>
          <w:lang w:val="en-US"/>
        </w:rPr>
        <w:t xml:space="preserve">von </w:t>
      </w:r>
      <w:proofErr w:type="spellStart"/>
      <w:ins w:id="426" w:author="Ben Fels" w:date="2024-12-21T09:11:00Z" w16du:dateUtc="2024-12-21T08:11:00Z">
        <w:r w:rsidR="009B6306" w:rsidRPr="00FD51CA">
          <w:rPr>
            <w:lang w:val="en-US"/>
          </w:rPr>
          <w:t>verfügbare</w:t>
        </w:r>
      </w:ins>
      <w:r w:rsidR="009B6306" w:rsidRPr="00FD51CA">
        <w:rPr>
          <w:lang w:val="en-US"/>
        </w:rPr>
        <w:t>n</w:t>
      </w:r>
      <w:proofErr w:type="spellEnd"/>
      <w:ins w:id="427" w:author="Ben Fels" w:date="2024-12-21T09:11:00Z" w16du:dateUtc="2024-12-21T08:11:00Z">
        <w:r w:rsidR="009B6306" w:rsidRPr="00FD51CA">
          <w:rPr>
            <w:lang w:val="en-US"/>
          </w:rPr>
          <w:t xml:space="preserve"> </w:t>
        </w:r>
        <w:proofErr w:type="spellStart"/>
        <w:r w:rsidR="009B6306" w:rsidRPr="00FD51CA">
          <w:rPr>
            <w:lang w:val="en-US"/>
          </w:rPr>
          <w:t>Datensätze</w:t>
        </w:r>
      </w:ins>
      <w:r w:rsidR="009B6306" w:rsidRPr="00FD51CA">
        <w:rPr>
          <w:lang w:val="en-US"/>
        </w:rPr>
        <w:t>n</w:t>
      </w:r>
      <w:proofErr w:type="spellEnd"/>
      <w:r w:rsidR="009B6306" w:rsidRPr="00FD51CA">
        <w:rPr>
          <w:lang w:val="en-US"/>
        </w:rPr>
        <w:t xml:space="preserve"> für das Argument Mining. </w:t>
      </w:r>
      <w:r w:rsidR="009B6306" w:rsidRPr="00E25FC2">
        <w:t xml:space="preserve">Sie weisen in diesem Zusammenhang darauf hin, dass aufgrund </w:t>
      </w:r>
      <w:r w:rsidR="00074F59">
        <w:t xml:space="preserve">fehlender </w:t>
      </w:r>
      <w:r w:rsidR="009B6306" w:rsidRPr="00E25FC2">
        <w:t>eindeutige</w:t>
      </w:r>
      <w:r w:rsidR="00074F59">
        <w:t>r</w:t>
      </w:r>
      <w:r w:rsidR="009B6306" w:rsidRPr="00E25FC2">
        <w:t xml:space="preserve"> Definition</w:t>
      </w:r>
      <w:r w:rsidR="00074F59">
        <w:t>en</w:t>
      </w:r>
      <w:r w:rsidR="009B6306" w:rsidRPr="00E25FC2">
        <w:t xml:space="preserve"> die Argumente in den Datensätze unterschiedlich annotiert werden und sich somit auch nicht für</w:t>
      </w:r>
      <w:commentRangeStart w:id="428"/>
      <w:r w:rsidR="009B6306" w:rsidRPr="00E25FC2">
        <w:t xml:space="preserve"> jede Teilaufgabe</w:t>
      </w:r>
      <w:r w:rsidR="009B6306">
        <w:t xml:space="preserve"> des Argument </w:t>
      </w:r>
      <w:proofErr w:type="spellStart"/>
      <w:r w:rsidR="009B6306">
        <w:t>Minings</w:t>
      </w:r>
      <w:proofErr w:type="spellEnd"/>
      <w:r w:rsidR="009B6306" w:rsidRPr="00E25FC2">
        <w:t xml:space="preserve"> </w:t>
      </w:r>
      <w:commentRangeEnd w:id="428"/>
      <w:r w:rsidR="009B6306">
        <w:rPr>
          <w:rStyle w:val="Kommentarzeichen"/>
        </w:rPr>
        <w:commentReference w:id="428"/>
      </w:r>
      <w:r w:rsidR="009B6306" w:rsidRPr="00E25FC2">
        <w:t xml:space="preserve">eignen. </w:t>
      </w:r>
      <w:r w:rsidR="005C1138">
        <w:t>Domänenunabhängige Rahmenbedingungen gibt es folglich nicht.</w:t>
      </w:r>
    </w:p>
    <w:p w14:paraId="7E64F350" w14:textId="762BAF1B" w:rsidR="00E965FE" w:rsidDel="004732D9" w:rsidRDefault="00356AB6" w:rsidP="004732D9">
      <w:pPr>
        <w:jc w:val="both"/>
        <w:rPr>
          <w:del w:id="429" w:author="Ben Fels" w:date="2024-12-21T09:29:00Z" w16du:dateUtc="2024-12-21T08:29:00Z"/>
          <w:rFonts w:cs="Arial"/>
        </w:rPr>
      </w:pPr>
      <w:ins w:id="430" w:author="Ben Fels" w:date="2024-12-21T11:21:00Z" w16du:dateUtc="2024-12-21T10:21:00Z">
        <w:r w:rsidRPr="00E421BB">
          <w:rPr>
            <w:highlight w:val="green"/>
          </w:rPr>
          <w:t>Für die Auswahl eines geeigneten Datensatzes wurden diverse Kriterien heran</w:t>
        </w:r>
      </w:ins>
      <w:ins w:id="431" w:author="Ben Fels" w:date="2024-12-21T11:22:00Z" w16du:dateUtc="2024-12-21T10:22:00Z">
        <w:r w:rsidRPr="00E421BB">
          <w:rPr>
            <w:highlight w:val="green"/>
          </w:rPr>
          <w:t xml:space="preserve">gezogen. Zunächst sollte der </w:t>
        </w:r>
      </w:ins>
      <w:ins w:id="432" w:author="Ben Fels" w:date="2024-12-21T09:24:00Z" w16du:dateUtc="2024-12-21T08:24:00Z">
        <w:r w:rsidR="003E3441" w:rsidRPr="00E421BB">
          <w:rPr>
            <w:highlight w:val="green"/>
          </w:rPr>
          <w:t>Datensatz vorab nicht bereits von dem nicht-argumentativen Text befreit worden sein</w:t>
        </w:r>
      </w:ins>
      <w:ins w:id="433" w:author="Ben Fels" w:date="2024-12-21T11:22:00Z" w16du:dateUtc="2024-12-21T10:22:00Z">
        <w:r w:rsidR="00852873" w:rsidRPr="00E421BB">
          <w:rPr>
            <w:highlight w:val="green"/>
          </w:rPr>
          <w:t>, um die Realität bestmöglich abzubilden</w:t>
        </w:r>
        <w:r w:rsidR="00852873">
          <w:t xml:space="preserve"> </w:t>
        </w:r>
      </w:ins>
      <w:ins w:id="434" w:author="Ben Fels" w:date="2024-12-21T09:24:00Z" w16du:dateUtc="2024-12-21T08:24:00Z">
        <w:r w:rsidR="003E3441" w:rsidRPr="00732C52">
          <w:rPr>
            <w:highlight w:val="magenta"/>
          </w:rPr>
          <w:fldChar w:fldCharType="begin"/>
        </w:r>
        <w:r w:rsidR="003E3441">
          <w:rPr>
            <w:highlight w:val="magenta"/>
          </w:rPr>
          <w:instrText xml:space="preserve"> ADDIN ZOTERO_ITEM CSL_CITATION {"citationID":"9y1f8kPh","properties":{"formattedCitation":"(Stab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3E3441" w:rsidRPr="00732C52">
          <w:rPr>
            <w:highlight w:val="magenta"/>
          </w:rPr>
          <w:fldChar w:fldCharType="separate"/>
        </w:r>
        <w:r w:rsidR="003E3441" w:rsidRPr="00895A9C">
          <w:rPr>
            <w:rFonts w:cs="Arial"/>
            <w:highlight w:val="magenta"/>
          </w:rPr>
          <w:t>(Stab &amp; Gurevych, 2017b, S. 620)</w:t>
        </w:r>
        <w:r w:rsidR="003E3441" w:rsidRPr="00732C52">
          <w:rPr>
            <w:highlight w:val="magenta"/>
          </w:rPr>
          <w:fldChar w:fldCharType="end"/>
        </w:r>
        <w:r w:rsidR="003E3441">
          <w:t xml:space="preserve">. </w:t>
        </w:r>
      </w:ins>
      <w:ins w:id="435" w:author="Ben Fels" w:date="2024-12-21T11:22:00Z" w16du:dateUtc="2024-12-21T10:22:00Z">
        <w:r w:rsidR="00A76B67" w:rsidRPr="00507DF9">
          <w:rPr>
            <w:highlight w:val="green"/>
          </w:rPr>
          <w:t xml:space="preserve">Desweiten wird der Ansatz verfolgt, nicht </w:t>
        </w:r>
      </w:ins>
      <w:ins w:id="436" w:author="Ben Fels" w:date="2024-12-16T22:07:00Z" w16du:dateUtc="2024-12-16T21:07:00Z">
        <w:r w:rsidR="00887B44" w:rsidRPr="00507DF9">
          <w:rPr>
            <w:highlight w:val="green"/>
          </w:rPr>
          <w:t xml:space="preserve">für jede Teilaufgabe </w:t>
        </w:r>
      </w:ins>
      <w:ins w:id="437" w:author="Ben Fels" w:date="2024-12-21T11:23:00Z" w16du:dateUtc="2024-12-21T10:23:00Z">
        <w:r w:rsidR="00A76B67" w:rsidRPr="00507DF9">
          <w:rPr>
            <w:highlight w:val="green"/>
          </w:rPr>
          <w:t xml:space="preserve">des </w:t>
        </w:r>
      </w:ins>
      <w:r w:rsidR="00674340" w:rsidRPr="00507DF9">
        <w:rPr>
          <w:highlight w:val="green"/>
        </w:rPr>
        <w:t>Argument</w:t>
      </w:r>
      <w:ins w:id="438" w:author="Ben Fels" w:date="2024-12-21T11:23:00Z" w16du:dateUtc="2024-12-21T10:23:00Z">
        <w:r w:rsidR="00A76B67" w:rsidRPr="00507DF9">
          <w:rPr>
            <w:highlight w:val="green"/>
          </w:rPr>
          <w:t xml:space="preserve"> </w:t>
        </w:r>
        <w:proofErr w:type="spellStart"/>
        <w:r w:rsidR="00A76B67" w:rsidRPr="00507DF9">
          <w:rPr>
            <w:highlight w:val="green"/>
          </w:rPr>
          <w:t>Minings</w:t>
        </w:r>
        <w:proofErr w:type="spellEnd"/>
        <w:r w:rsidR="00A76B67" w:rsidRPr="00507DF9">
          <w:rPr>
            <w:highlight w:val="green"/>
          </w:rPr>
          <w:t xml:space="preserve"> </w:t>
        </w:r>
      </w:ins>
      <w:ins w:id="439" w:author="Ben Fels" w:date="2024-12-16T22:07:00Z" w16du:dateUtc="2024-12-16T21:07:00Z">
        <w:r w:rsidR="00887B44" w:rsidRPr="00507DF9">
          <w:rPr>
            <w:highlight w:val="green"/>
          </w:rPr>
          <w:t xml:space="preserve">einen eigenen Datensatz </w:t>
        </w:r>
      </w:ins>
      <w:ins w:id="440" w:author="Ben Fels" w:date="2024-12-21T11:23:00Z" w16du:dateUtc="2024-12-21T10:23:00Z">
        <w:r w:rsidR="00A76B67" w:rsidRPr="00507DF9">
          <w:rPr>
            <w:highlight w:val="green"/>
          </w:rPr>
          <w:t xml:space="preserve">zu </w:t>
        </w:r>
      </w:ins>
      <w:ins w:id="441" w:author="Ben Fels" w:date="2024-12-16T22:07:00Z" w16du:dateUtc="2024-12-16T21:07:00Z">
        <w:r w:rsidR="00887B44" w:rsidRPr="00507DF9">
          <w:rPr>
            <w:highlight w:val="green"/>
          </w:rPr>
          <w:t xml:space="preserve">verwenden. </w:t>
        </w:r>
      </w:ins>
      <w:ins w:id="442" w:author="Ben Fels" w:date="2024-12-21T11:23:00Z" w16du:dateUtc="2024-12-21T10:23:00Z">
        <w:r w:rsidR="00E56322" w:rsidRPr="00507DF9">
          <w:rPr>
            <w:highlight w:val="green"/>
          </w:rPr>
          <w:lastRenderedPageBreak/>
          <w:t xml:space="preserve">Stattdessen soll sich der Datensatz über </w:t>
        </w:r>
        <w:r w:rsidR="00DF7A0F" w:rsidRPr="00507DF9">
          <w:rPr>
            <w:highlight w:val="green"/>
          </w:rPr>
          <w:t xml:space="preserve">die </w:t>
        </w:r>
      </w:ins>
      <w:ins w:id="443" w:author="Ben Fels" w:date="2024-12-16T22:07:00Z" w16du:dateUtc="2024-12-16T21:07:00Z">
        <w:r w:rsidR="00887B44" w:rsidRPr="00507DF9">
          <w:rPr>
            <w:highlight w:val="green"/>
            <w:rPrChange w:id="444" w:author="Ben Fels" w:date="2024-12-21T09:28:00Z" w16du:dateUtc="2024-12-21T08:28:00Z">
              <w:rPr/>
            </w:rPrChange>
          </w:rPr>
          <w:t>drei</w:t>
        </w:r>
        <w:r w:rsidR="00887B44" w:rsidRPr="00507DF9">
          <w:rPr>
            <w:highlight w:val="green"/>
          </w:rPr>
          <w:t xml:space="preserve"> Teilaufgaben </w:t>
        </w:r>
      </w:ins>
      <w:ins w:id="445" w:author="Ben Fels" w:date="2024-12-21T11:24:00Z" w16du:dateUtc="2024-12-21T10:24:00Z">
        <w:r w:rsidR="00DF7A0F" w:rsidRPr="00507DF9">
          <w:rPr>
            <w:highlight w:val="green"/>
          </w:rPr>
          <w:t xml:space="preserve">hinweg </w:t>
        </w:r>
      </w:ins>
      <w:ins w:id="446" w:author="Ben Fels" w:date="2024-12-16T22:07:00Z" w16du:dateUtc="2024-12-16T21:07:00Z">
        <w:r w:rsidR="00887B44" w:rsidRPr="00507DF9">
          <w:rPr>
            <w:highlight w:val="green"/>
          </w:rPr>
          <w:t xml:space="preserve">verwenden </w:t>
        </w:r>
      </w:ins>
      <w:ins w:id="447" w:author="Ben Fels" w:date="2024-12-21T11:24:00Z" w16du:dateUtc="2024-12-21T10:24:00Z">
        <w:r w:rsidR="00DF7A0F" w:rsidRPr="00507DF9">
          <w:rPr>
            <w:highlight w:val="green"/>
          </w:rPr>
          <w:t>lassen</w:t>
        </w:r>
      </w:ins>
      <w:ins w:id="448" w:author="Ben Fels" w:date="2024-12-16T22:07:00Z" w16du:dateUtc="2024-12-16T21:07:00Z">
        <w:r w:rsidR="00887B44" w:rsidRPr="00507DF9">
          <w:rPr>
            <w:highlight w:val="green"/>
          </w:rPr>
          <w:t>.</w:t>
        </w:r>
      </w:ins>
      <w:ins w:id="449" w:author="Ben Fels" w:date="2024-12-21T11:24:00Z" w16du:dateUtc="2024-12-21T10:24:00Z">
        <w:r w:rsidR="00A42C0D">
          <w:t xml:space="preserve"> </w:t>
        </w:r>
        <w:r w:rsidR="00A42C0D" w:rsidRPr="00E421BB">
          <w:rPr>
            <w:highlight w:val="green"/>
          </w:rPr>
          <w:t xml:space="preserve">Es </w:t>
        </w:r>
      </w:ins>
      <w:ins w:id="450" w:author="Ben Fels" w:date="2024-12-16T22:07:00Z" w16du:dateUtc="2024-12-16T21:07:00Z">
        <w:r w:rsidR="00887B44" w:rsidRPr="00E421BB">
          <w:rPr>
            <w:highlight w:val="green"/>
          </w:rPr>
          <w:t xml:space="preserve">bedarf </w:t>
        </w:r>
      </w:ins>
      <w:ins w:id="451" w:author="Ben Fels" w:date="2024-12-21T11:24:00Z" w16du:dateUtc="2024-12-21T10:24:00Z">
        <w:r w:rsidR="00A42C0D" w:rsidRPr="00E421BB">
          <w:rPr>
            <w:highlight w:val="green"/>
          </w:rPr>
          <w:t xml:space="preserve">folglich </w:t>
        </w:r>
      </w:ins>
      <w:ins w:id="452" w:author="Ben Fels" w:date="2024-12-16T22:07:00Z" w16du:dateUtc="2024-12-16T21:07:00Z">
        <w:r w:rsidR="00887B44" w:rsidRPr="00E421BB">
          <w:rPr>
            <w:highlight w:val="green"/>
          </w:rPr>
          <w:t xml:space="preserve">eines annotierten Datensatzes, in dem </w:t>
        </w:r>
      </w:ins>
      <w:r w:rsidR="00507DF9" w:rsidRPr="00E421BB">
        <w:rPr>
          <w:highlight w:val="green"/>
        </w:rPr>
        <w:t xml:space="preserve">sowohl </w:t>
      </w:r>
      <w:ins w:id="453" w:author="Ben Fels" w:date="2024-12-16T22:07:00Z" w16du:dateUtc="2024-12-16T21:07:00Z">
        <w:r w:rsidR="00887B44" w:rsidRPr="00E421BB">
          <w:rPr>
            <w:highlight w:val="green"/>
          </w:rPr>
          <w:t xml:space="preserve">die </w:t>
        </w:r>
      </w:ins>
      <w:ins w:id="454" w:author="Ben Fels" w:date="2024-12-21T09:21:00Z" w16du:dateUtc="2024-12-21T08:21:00Z">
        <w:r w:rsidR="00E3790C" w:rsidRPr="00E421BB">
          <w:rPr>
            <w:highlight w:val="green"/>
          </w:rPr>
          <w:t>A</w:t>
        </w:r>
      </w:ins>
      <w:ins w:id="455" w:author="Ben Fels" w:date="2024-12-16T22:07:00Z" w16du:dateUtc="2024-12-16T21:07:00Z">
        <w:r w:rsidR="00887B44" w:rsidRPr="00E421BB">
          <w:rPr>
            <w:highlight w:val="green"/>
          </w:rPr>
          <w:t>rgument</w:t>
        </w:r>
      </w:ins>
      <w:ins w:id="456" w:author="Ben Fels" w:date="2024-12-21T09:08:00Z" w16du:dateUtc="2024-12-21T08:08:00Z">
        <w:r w:rsidR="00961A84" w:rsidRPr="00E421BB">
          <w:rPr>
            <w:highlight w:val="green"/>
          </w:rPr>
          <w:t>ationsk</w:t>
        </w:r>
      </w:ins>
      <w:ins w:id="457" w:author="Ben Fels" w:date="2024-12-16T22:07:00Z" w16du:dateUtc="2024-12-16T21:07:00Z">
        <w:r w:rsidR="00887B44" w:rsidRPr="00E421BB">
          <w:rPr>
            <w:highlight w:val="green"/>
          </w:rPr>
          <w:t xml:space="preserve">omponenten </w:t>
        </w:r>
      </w:ins>
      <w:r w:rsidR="00507DF9" w:rsidRPr="00E421BB">
        <w:rPr>
          <w:highlight w:val="green"/>
        </w:rPr>
        <w:t xml:space="preserve">als auch </w:t>
      </w:r>
      <w:ins w:id="458" w:author="Ben Fels" w:date="2024-12-16T22:07:00Z" w16du:dateUtc="2024-12-16T21:07:00Z">
        <w:r w:rsidR="00887B44" w:rsidRPr="00E421BB">
          <w:rPr>
            <w:highlight w:val="green"/>
          </w:rPr>
          <w:t>d</w:t>
        </w:r>
      </w:ins>
      <w:ins w:id="459" w:author="Ben Fels" w:date="2024-12-21T11:24:00Z" w16du:dateUtc="2024-12-21T10:24:00Z">
        <w:r w:rsidR="00A42C0D" w:rsidRPr="00E421BB">
          <w:rPr>
            <w:highlight w:val="green"/>
          </w:rPr>
          <w:t>ie</w:t>
        </w:r>
      </w:ins>
      <w:ins w:id="460" w:author="Ben Fels" w:date="2024-12-16T22:07:00Z" w16du:dateUtc="2024-12-16T21:07:00Z">
        <w:r w:rsidR="00887B44" w:rsidRPr="00E421BB">
          <w:rPr>
            <w:highlight w:val="green"/>
          </w:rPr>
          <w:t xml:space="preserve"> argumentativen Beziehungen ausgewiesen werden</w:t>
        </w:r>
        <w:r w:rsidR="00887B44">
          <w:t xml:space="preserve">. </w:t>
        </w:r>
      </w:ins>
      <w:r w:rsidR="00F06999" w:rsidRPr="00D20A3B">
        <w:rPr>
          <w:highlight w:val="green"/>
        </w:rPr>
        <w:t xml:space="preserve">Zudem soll der Datensatz </w:t>
      </w:r>
      <w:ins w:id="461" w:author="Ben Fels" w:date="2024-12-21T11:24:00Z" w16du:dateUtc="2024-12-21T10:24:00Z">
        <w:r w:rsidR="00563F3A" w:rsidRPr="00D20A3B">
          <w:rPr>
            <w:highlight w:val="green"/>
          </w:rPr>
          <w:t xml:space="preserve">annotierter </w:t>
        </w:r>
      </w:ins>
      <w:r w:rsidR="00F06999" w:rsidRPr="00D20A3B">
        <w:rPr>
          <w:highlight w:val="green"/>
        </w:rPr>
        <w:t xml:space="preserve">sein, damit </w:t>
      </w:r>
      <w:ins w:id="462" w:author="Ben Fels" w:date="2024-12-21T11:25:00Z" w16du:dateUtc="2024-12-21T10:25:00Z">
        <w:r w:rsidR="00563F3A" w:rsidRPr="00D20A3B">
          <w:rPr>
            <w:highlight w:val="green"/>
          </w:rPr>
          <w:t>a</w:t>
        </w:r>
      </w:ins>
      <w:ins w:id="463" w:author="Ben Fels" w:date="2024-12-16T22:07:00Z" w16du:dateUtc="2024-12-16T21:07:00Z">
        <w:r w:rsidR="00887B44" w:rsidRPr="00D20A3B">
          <w:rPr>
            <w:highlight w:val="green"/>
          </w:rPr>
          <w:t>nhand der Grundwahrheit die Ausgabe</w:t>
        </w:r>
      </w:ins>
      <w:ins w:id="464" w:author="Ben Fels" w:date="2024-12-21T11:25:00Z" w16du:dateUtc="2024-12-21T10:25:00Z">
        <w:r w:rsidR="00563F3A" w:rsidRPr="00D20A3B">
          <w:rPr>
            <w:highlight w:val="green"/>
          </w:rPr>
          <w:t>n</w:t>
        </w:r>
      </w:ins>
      <w:ins w:id="465" w:author="Ben Fels" w:date="2024-12-16T22:07:00Z" w16du:dateUtc="2024-12-16T21:07:00Z">
        <w:r w:rsidR="00887B44" w:rsidRPr="00D20A3B">
          <w:rPr>
            <w:highlight w:val="green"/>
          </w:rPr>
          <w:t xml:space="preserve"> des LLMs </w:t>
        </w:r>
      </w:ins>
      <w:ins w:id="466" w:author="Ben Fels" w:date="2024-12-21T11:25:00Z" w16du:dateUtc="2024-12-21T10:25:00Z">
        <w:r w:rsidR="00563F3A" w:rsidRPr="00D20A3B">
          <w:rPr>
            <w:highlight w:val="green"/>
          </w:rPr>
          <w:t>evaluier</w:t>
        </w:r>
      </w:ins>
      <w:r w:rsidR="00F06999" w:rsidRPr="00D20A3B">
        <w:rPr>
          <w:highlight w:val="green"/>
        </w:rPr>
        <w:t>t werden können</w:t>
      </w:r>
      <w:ins w:id="467" w:author="Ben Fels" w:date="2024-12-16T22:07:00Z" w16du:dateUtc="2024-12-16T21:07:00Z">
        <w:r w:rsidR="00887B44" w:rsidRPr="00D20A3B">
          <w:rPr>
            <w:highlight w:val="green"/>
          </w:rPr>
          <w:t>.</w:t>
        </w:r>
      </w:ins>
      <w:ins w:id="468" w:author="Ben Fels" w:date="2024-12-21T09:26:00Z" w16du:dateUtc="2024-12-21T08:26:00Z">
        <w:r w:rsidR="00B22711">
          <w:t xml:space="preserve"> </w:t>
        </w:r>
        <w:r w:rsidR="00B22711" w:rsidRPr="00DC7CF3">
          <w:rPr>
            <w:highlight w:val="green"/>
          </w:rPr>
          <w:t xml:space="preserve">Sofern kein passender Datensatz verfügbar ist, </w:t>
        </w:r>
        <w:r w:rsidR="0033434B" w:rsidRPr="00DC7CF3">
          <w:rPr>
            <w:highlight w:val="green"/>
          </w:rPr>
          <w:t>be</w:t>
        </w:r>
      </w:ins>
      <w:ins w:id="469" w:author="Ben Fels" w:date="2024-12-21T09:27:00Z" w16du:dateUtc="2024-12-21T08:27:00Z">
        <w:r w:rsidR="0033434B" w:rsidRPr="00DC7CF3">
          <w:rPr>
            <w:highlight w:val="green"/>
          </w:rPr>
          <w:t>stünde die Möglichkeit einen eigenen Datensatz zu erstellen.</w:t>
        </w:r>
      </w:ins>
      <w:del w:id="470" w:author="Ben Fels" w:date="2024-12-21T08:55:00Z" w16du:dateUtc="2024-12-21T07:55:00Z">
        <w:r w:rsidR="008B78C2" w:rsidRPr="00DC7CF3" w:rsidDel="004B0C84">
          <w:rPr>
            <w:highlight w:val="green"/>
            <w:rPrChange w:id="471" w:author="Ben Fels" w:date="2024-12-21T08:22:00Z" w16du:dateUtc="2024-12-21T07:22:00Z">
              <w:rPr/>
            </w:rPrChange>
          </w:rPr>
          <w:fldChar w:fldCharType="begin"/>
        </w:r>
        <w:r w:rsidR="00895A9C" w:rsidRPr="00DC7CF3" w:rsidDel="004B0C84">
          <w:rPr>
            <w:highlight w:val="green"/>
          </w:rPr>
          <w:del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delInstrText>
        </w:r>
        <w:r w:rsidR="008B78C2" w:rsidRPr="00DC7CF3" w:rsidDel="004B0C84">
          <w:rPr>
            <w:highlight w:val="green"/>
            <w:rPrChange w:id="472" w:author="Ben Fels" w:date="2024-12-21T08:22:00Z" w16du:dateUtc="2024-12-21T07:22:00Z">
              <w:rPr/>
            </w:rPrChange>
          </w:rPr>
          <w:fldChar w:fldCharType="separate"/>
        </w:r>
        <w:r w:rsidR="00895A9C" w:rsidRPr="00DC7CF3" w:rsidDel="004B0C84">
          <w:rPr>
            <w:rFonts w:cs="Arial"/>
            <w:highlight w:val="green"/>
          </w:rPr>
          <w:delText>(Stab &amp; Gurevych, 2017b, S. 630)</w:delText>
        </w:r>
        <w:r w:rsidR="008B78C2" w:rsidRPr="00DC7CF3" w:rsidDel="004B0C84">
          <w:rPr>
            <w:highlight w:val="green"/>
            <w:rPrChange w:id="473" w:author="Ben Fels" w:date="2024-12-21T08:22:00Z" w16du:dateUtc="2024-12-21T07:22:00Z">
              <w:rPr/>
            </w:rPrChange>
          </w:rPr>
          <w:fldChar w:fldCharType="end"/>
        </w:r>
      </w:del>
      <w:ins w:id="474" w:author="Ben Fels" w:date="2024-12-21T09:27:00Z" w16du:dateUtc="2024-12-21T08:27:00Z">
        <w:r w:rsidR="0033434B" w:rsidRPr="00DC7CF3">
          <w:rPr>
            <w:highlight w:val="green"/>
          </w:rPr>
          <w:t xml:space="preserve"> </w:t>
        </w:r>
      </w:ins>
      <w:ins w:id="475" w:author="Ben Fels" w:date="2024-12-22T10:46:00Z" w16du:dateUtc="2024-12-22T09:46:00Z">
        <w:r w:rsidR="00E72D5D" w:rsidRPr="00DC7CF3">
          <w:rPr>
            <w:highlight w:val="green"/>
          </w:rPr>
          <w:t>Der Schwerpunkt der Un</w:t>
        </w:r>
      </w:ins>
      <w:ins w:id="476" w:author="Ben Fels" w:date="2024-12-22T10:47:00Z" w16du:dateUtc="2024-12-22T09:47:00Z">
        <w:r w:rsidR="00E72D5D" w:rsidRPr="00DC7CF3">
          <w:rPr>
            <w:highlight w:val="green"/>
          </w:rPr>
          <w:t xml:space="preserve">tersuchung liegt </w:t>
        </w:r>
      </w:ins>
      <w:r w:rsidR="00DC7CF3" w:rsidRPr="00DC7CF3">
        <w:rPr>
          <w:highlight w:val="green"/>
        </w:rPr>
        <w:t xml:space="preserve">jedoch </w:t>
      </w:r>
      <w:ins w:id="477" w:author="Ben Fels" w:date="2024-12-22T10:46:00Z" w16du:dateUtc="2024-12-22T09:46:00Z">
        <w:r w:rsidR="00E72D5D" w:rsidRPr="00DC7CF3">
          <w:rPr>
            <w:highlight w:val="green"/>
          </w:rPr>
          <w:t>auf der Anwendung von Eingabeaufforderungen in LLMs für Argument Mining und nicht auf der sprachwissenschaftlichen Theorie zu Argumenten</w:t>
        </w:r>
      </w:ins>
      <w:ins w:id="478" w:author="Ben Fels" w:date="2024-12-22T10:47:00Z" w16du:dateUtc="2024-12-22T09:47:00Z">
        <w:r w:rsidR="00E72D5D">
          <w:t xml:space="preserve">. </w:t>
        </w:r>
        <w:r w:rsidR="00E72D5D" w:rsidRPr="00E23ADE">
          <w:rPr>
            <w:highlight w:val="green"/>
          </w:rPr>
          <w:t>In Kombination</w:t>
        </w:r>
      </w:ins>
      <w:ins w:id="479" w:author="Ben Fels" w:date="2024-12-22T10:46:00Z" w16du:dateUtc="2024-12-22T09:46:00Z">
        <w:r w:rsidR="00E72D5D" w:rsidRPr="00E23ADE">
          <w:rPr>
            <w:highlight w:val="green"/>
          </w:rPr>
          <w:t xml:space="preserve"> </w:t>
        </w:r>
      </w:ins>
      <w:del w:id="480" w:author="Ben Fels" w:date="2024-12-22T10:47:00Z" w16du:dateUtc="2024-12-22T09:47:00Z">
        <w:r w:rsidR="00513527" w:rsidRPr="00E23ADE" w:rsidDel="00CB0D53">
          <w:rPr>
            <w:highlight w:val="green"/>
          </w:rPr>
          <w:delText xml:space="preserve">Aufgrund der </w:delText>
        </w:r>
      </w:del>
      <w:ins w:id="481" w:author="Ben Fels" w:date="2024-12-22T10:47:00Z" w16du:dateUtc="2024-12-22T09:47:00Z">
        <w:r w:rsidR="00CB0D53" w:rsidRPr="00E23ADE">
          <w:rPr>
            <w:highlight w:val="green"/>
          </w:rPr>
          <w:t xml:space="preserve">mit </w:t>
        </w:r>
      </w:ins>
      <w:r w:rsidR="00CE7594" w:rsidRPr="00E23ADE">
        <w:rPr>
          <w:highlight w:val="green"/>
        </w:rPr>
        <w:t xml:space="preserve">dem Aufwand </w:t>
      </w:r>
      <w:r w:rsidR="00E23ADE" w:rsidRPr="00E23ADE">
        <w:rPr>
          <w:highlight w:val="green"/>
        </w:rPr>
        <w:t xml:space="preserve">für die </w:t>
      </w:r>
      <w:del w:id="482" w:author="Ben Fels" w:date="2024-12-22T10:47:00Z" w16du:dateUtc="2024-12-22T09:47:00Z">
        <w:r w:rsidR="00966754" w:rsidRPr="00E23ADE" w:rsidDel="00CB0D53">
          <w:rPr>
            <w:highlight w:val="green"/>
          </w:rPr>
          <w:delText xml:space="preserve">bei </w:delText>
        </w:r>
      </w:del>
      <w:r w:rsidR="00966754" w:rsidRPr="00E23ADE">
        <w:rPr>
          <w:highlight w:val="green"/>
        </w:rPr>
        <w:t xml:space="preserve">Datenbeschriftung </w:t>
      </w:r>
      <w:del w:id="483" w:author="Ben Fels" w:date="2024-12-21T09:28:00Z" w16du:dateUtc="2024-12-21T08:28:00Z">
        <w:r w:rsidR="00966754" w:rsidRPr="00E23ADE" w:rsidDel="004732D9">
          <w:rPr>
            <w:highlight w:val="green"/>
          </w:rPr>
          <w:delText xml:space="preserve">wurde </w:delText>
        </w:r>
      </w:del>
      <w:ins w:id="484" w:author="Ben Fels" w:date="2024-12-21T09:28:00Z" w16du:dateUtc="2024-12-21T08:28:00Z">
        <w:r w:rsidR="004732D9" w:rsidRPr="00E23ADE">
          <w:rPr>
            <w:highlight w:val="green"/>
          </w:rPr>
          <w:t xml:space="preserve">wird </w:t>
        </w:r>
      </w:ins>
      <w:r w:rsidR="00966754" w:rsidRPr="00E23ADE">
        <w:rPr>
          <w:highlight w:val="green"/>
        </w:rPr>
        <w:t xml:space="preserve">sich </w:t>
      </w:r>
      <w:del w:id="485" w:author="Ben Fels" w:date="2024-12-21T09:27:00Z" w16du:dateUtc="2024-12-21T08:27:00Z">
        <w:r w:rsidR="00966754" w:rsidRPr="00E23ADE" w:rsidDel="0033434B">
          <w:rPr>
            <w:highlight w:val="green"/>
          </w:rPr>
          <w:delText xml:space="preserve">gegen die Erstellung eines eigenen Datensatzes </w:delText>
        </w:r>
      </w:del>
      <w:r w:rsidR="00DC7CF3" w:rsidRPr="00E23ADE">
        <w:rPr>
          <w:highlight w:val="green"/>
        </w:rPr>
        <w:t>gegen</w:t>
      </w:r>
      <w:ins w:id="486" w:author="Ben Fels" w:date="2024-12-21T09:27:00Z" w16du:dateUtc="2024-12-21T08:27:00Z">
        <w:r w:rsidR="0033434B" w:rsidRPr="00E23ADE">
          <w:rPr>
            <w:highlight w:val="green"/>
          </w:rPr>
          <w:t xml:space="preserve"> </w:t>
        </w:r>
      </w:ins>
      <w:ins w:id="487" w:author="Ben Fels" w:date="2024-12-22T10:47:00Z" w16du:dateUtc="2024-12-22T09:47:00Z">
        <w:r w:rsidR="00CB0D53" w:rsidRPr="00E23ADE">
          <w:rPr>
            <w:highlight w:val="green"/>
          </w:rPr>
          <w:t>die Erstellung e</w:t>
        </w:r>
      </w:ins>
      <w:ins w:id="488" w:author="Ben Fels" w:date="2024-12-22T10:48:00Z" w16du:dateUtc="2024-12-22T09:48:00Z">
        <w:r w:rsidR="00CB0D53" w:rsidRPr="00E23ADE">
          <w:rPr>
            <w:highlight w:val="green"/>
          </w:rPr>
          <w:t xml:space="preserve">ines eigenen Datensatzes </w:t>
        </w:r>
      </w:ins>
      <w:r w:rsidR="00966754" w:rsidRPr="00E23ADE">
        <w:rPr>
          <w:highlight w:val="green"/>
        </w:rPr>
        <w:t>entschieden</w:t>
      </w:r>
      <w:r w:rsidR="00966754">
        <w:t xml:space="preserve">. </w:t>
      </w:r>
      <w:ins w:id="489" w:author="Ben Fels" w:date="2024-12-21T08:42:00Z" w16du:dateUtc="2024-12-21T07:42:00Z">
        <w:r w:rsidR="00B72C1C" w:rsidRPr="00E23ADE">
          <w:rPr>
            <w:highlight w:val="green"/>
          </w:rPr>
          <w:t xml:space="preserve">Zur Orientierung: </w:t>
        </w:r>
      </w:ins>
      <w:ins w:id="490" w:author="Ben Fels" w:date="2024-12-21T08:43:00Z" w16du:dateUtc="2024-12-21T07:43:00Z">
        <w:r w:rsidR="00F32EC3" w:rsidRPr="00E23ADE">
          <w:rPr>
            <w:highlight w:val="green"/>
          </w:rPr>
          <w:t>Die Annotations-Richtlinien von</w:t>
        </w:r>
        <w:r w:rsidR="00F32EC3">
          <w:t xml:space="preserve"> </w:t>
        </w:r>
        <w:r w:rsidR="00F32EC3" w:rsidRPr="00463615">
          <w:rPr>
            <w:rFonts w:cs="Arial"/>
            <w:highlight w:val="magenta"/>
            <w:rPrChange w:id="491" w:author="Ben Fels" w:date="2024-12-21T08:43:00Z" w16du:dateUtc="2024-12-21T07:43:00Z">
              <w:rPr>
                <w:rFonts w:cs="Arial"/>
                <w:highlight w:val="magenta"/>
                <w:lang w:val="en-US"/>
              </w:rPr>
            </w:rPrChange>
          </w:rPr>
          <w:t xml:space="preserve">Stab &amp; </w:t>
        </w:r>
        <w:proofErr w:type="spellStart"/>
        <w:r w:rsidR="00F32EC3" w:rsidRPr="00463615">
          <w:rPr>
            <w:rFonts w:cs="Arial"/>
            <w:highlight w:val="magenta"/>
            <w:rPrChange w:id="492" w:author="Ben Fels" w:date="2024-12-21T08:43:00Z" w16du:dateUtc="2024-12-21T07:43:00Z">
              <w:rPr>
                <w:rFonts w:cs="Arial"/>
                <w:highlight w:val="magenta"/>
                <w:lang w:val="en-US"/>
              </w:rPr>
            </w:rPrChange>
          </w:rPr>
          <w:t>Gurevych</w:t>
        </w:r>
        <w:proofErr w:type="spellEnd"/>
        <w:r w:rsidR="00F32EC3" w:rsidRPr="00463615">
          <w:rPr>
            <w:rFonts w:cs="Arial"/>
            <w:rPrChange w:id="493" w:author="Ben Fels" w:date="2024-12-21T08:43:00Z" w16du:dateUtc="2024-12-21T07:43:00Z">
              <w:rPr>
                <w:rFonts w:cs="Arial"/>
                <w:lang w:val="en-US"/>
              </w:rPr>
            </w:rPrChange>
          </w:rPr>
          <w:t xml:space="preserve"> </w:t>
        </w:r>
      </w:ins>
      <w:r w:rsidR="00F32EC3" w:rsidRPr="00463615">
        <w:rPr>
          <w:rFonts w:cs="Arial"/>
          <w:highlight w:val="magenta"/>
          <w:lang w:val="en-US"/>
          <w:rPrChange w:id="494" w:author="Ben Fels" w:date="2024-12-21T08:43:00Z" w16du:dateUtc="2024-12-21T07:43:00Z">
            <w:rPr>
              <w:rFonts w:cs="Arial"/>
              <w:lang w:val="en-US"/>
            </w:rPr>
          </w:rPrChange>
        </w:rPr>
        <w:fldChar w:fldCharType="begin"/>
      </w:r>
      <w:r w:rsidR="00D06F32">
        <w:rPr>
          <w:rFonts w:cs="Arial"/>
          <w:highlight w:val="magenta"/>
        </w:rPr>
        <w:instrText xml:space="preserve"> ADDIN ZOTERO_ITEM CSL_CITATION {"citationID":"HFSmseZX","properties":{"formattedCitation":"(2017b, S. 630)","plainCitation":"(2017b,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uppress-author":true}],"schema":"https://github.com/citation-style-language/schema/raw/master/csl-citation.json"} </w:instrText>
      </w:r>
      <w:r w:rsidR="00F32EC3" w:rsidRPr="00463615">
        <w:rPr>
          <w:rFonts w:cs="Arial"/>
          <w:highlight w:val="magenta"/>
          <w:lang w:val="en-US"/>
          <w:rPrChange w:id="495" w:author="Ben Fels" w:date="2024-12-21T08:43:00Z" w16du:dateUtc="2024-12-21T07:43:00Z">
            <w:rPr>
              <w:rFonts w:cs="Arial"/>
              <w:lang w:val="en-US"/>
            </w:rPr>
          </w:rPrChange>
        </w:rPr>
        <w:fldChar w:fldCharType="separate"/>
      </w:r>
      <w:r w:rsidR="00D06F32" w:rsidRPr="00D06F32">
        <w:rPr>
          <w:rFonts w:cs="Arial"/>
          <w:highlight w:val="magenta"/>
        </w:rPr>
        <w:t>(2017b, S. 630)</w:t>
      </w:r>
      <w:r w:rsidR="00F32EC3" w:rsidRPr="00463615">
        <w:rPr>
          <w:rFonts w:cs="Arial"/>
          <w:highlight w:val="magenta"/>
          <w:lang w:val="en-US"/>
          <w:rPrChange w:id="496" w:author="Ben Fels" w:date="2024-12-21T08:43:00Z" w16du:dateUtc="2024-12-21T07:43:00Z">
            <w:rPr>
              <w:rFonts w:cs="Arial"/>
              <w:lang w:val="en-US"/>
            </w:rPr>
          </w:rPrChange>
        </w:rPr>
        <w:fldChar w:fldCharType="end"/>
      </w:r>
      <w:ins w:id="497" w:author="Ben Fels" w:date="2024-12-21T08:43:00Z" w16du:dateUtc="2024-12-21T07:43:00Z">
        <w:r w:rsidR="00463615" w:rsidRPr="00463615">
          <w:rPr>
            <w:rFonts w:cs="Arial"/>
            <w:rPrChange w:id="498" w:author="Ben Fels" w:date="2024-12-21T08:43:00Z" w16du:dateUtc="2024-12-21T07:43:00Z">
              <w:rPr>
                <w:rFonts w:cs="Arial"/>
                <w:lang w:val="en-US"/>
              </w:rPr>
            </w:rPrChange>
          </w:rPr>
          <w:t xml:space="preserve"> </w:t>
        </w:r>
        <w:r w:rsidR="00463615" w:rsidRPr="00E23ADE">
          <w:rPr>
            <w:rFonts w:cs="Arial"/>
            <w:highlight w:val="green"/>
            <w:rPrChange w:id="499" w:author="Ben Fels" w:date="2024-12-21T08:43:00Z" w16du:dateUtc="2024-12-21T07:43:00Z">
              <w:rPr>
                <w:rFonts w:cs="Arial"/>
                <w:lang w:val="en-US"/>
              </w:rPr>
            </w:rPrChange>
          </w:rPr>
          <w:t>um</w:t>
        </w:r>
        <w:r w:rsidR="00463615" w:rsidRPr="00E23ADE">
          <w:rPr>
            <w:rFonts w:cs="Arial"/>
            <w:highlight w:val="green"/>
          </w:rPr>
          <w:t>fassen 31 Seiten</w:t>
        </w:r>
        <w:r w:rsidR="00463615">
          <w:rPr>
            <w:rFonts w:cs="Arial"/>
          </w:rPr>
          <w:t>.</w:t>
        </w:r>
      </w:ins>
      <w:ins w:id="500" w:author="Ben Fels" w:date="2024-12-21T11:35:00Z" w16du:dateUtc="2024-12-21T10:35:00Z">
        <w:r w:rsidR="00537411">
          <w:rPr>
            <w:rFonts w:cs="Arial"/>
          </w:rPr>
          <w:t xml:space="preserve"> </w:t>
        </w:r>
      </w:ins>
      <w:ins w:id="501" w:author="Ben Fels" w:date="2024-12-21T09:29:00Z" w16du:dateUtc="2024-12-21T08:29:00Z">
        <w:r w:rsidR="00AC475E">
          <w:rPr>
            <w:rFonts w:cs="Arial"/>
          </w:rPr>
          <w:t>E</w:t>
        </w:r>
      </w:ins>
      <w:ins w:id="502" w:author="Ben Fels" w:date="2024-12-21T09:30:00Z" w16du:dateUtc="2024-12-21T08:30:00Z">
        <w:r w:rsidR="00CA40E3">
          <w:rPr>
            <w:rFonts w:cs="Arial"/>
          </w:rPr>
          <w:t>ntsprechen</w:t>
        </w:r>
        <w:r w:rsidR="001F0DCB">
          <w:rPr>
            <w:rFonts w:cs="Arial"/>
          </w:rPr>
          <w:t>d</w:t>
        </w:r>
        <w:r w:rsidR="00CA40E3">
          <w:rPr>
            <w:rFonts w:cs="Arial"/>
          </w:rPr>
          <w:t xml:space="preserve"> der </w:t>
        </w:r>
        <w:r w:rsidR="001F0DCB">
          <w:rPr>
            <w:rFonts w:cs="Arial"/>
          </w:rPr>
          <w:t xml:space="preserve">zuvor genannten Anforderungen wird der </w:t>
        </w:r>
      </w:ins>
    </w:p>
    <w:p w14:paraId="41766C93" w14:textId="7C48795E" w:rsidR="004B0C84" w:rsidRPr="00E04072" w:rsidRDefault="009C1137">
      <w:pPr>
        <w:jc w:val="both"/>
        <w:rPr>
          <w:ins w:id="503" w:author="Ben Fels" w:date="2024-12-21T09:04:00Z" w16du:dateUtc="2024-12-21T08:04:00Z"/>
          <w:rFonts w:cs="Arial"/>
        </w:rPr>
        <w:pPrChange w:id="504" w:author="Ben Fels" w:date="2024-12-21T09:29:00Z" w16du:dateUtc="2024-12-21T08:29:00Z">
          <w:pPr>
            <w:autoSpaceDE w:val="0"/>
            <w:autoSpaceDN w:val="0"/>
            <w:adjustRightInd w:val="0"/>
            <w:spacing w:after="0"/>
            <w:jc w:val="both"/>
          </w:pPr>
        </w:pPrChange>
      </w:pPr>
      <w:del w:id="505" w:author="Ben Fels" w:date="2024-12-21T09:06:00Z" w16du:dateUtc="2024-12-21T08:06:00Z">
        <w:r w:rsidRPr="004266E6" w:rsidDel="00E965FE">
          <w:rPr>
            <w:highlight w:val="red"/>
          </w:rPr>
          <w:delText xml:space="preserve">Es wurde </w:delText>
        </w:r>
      </w:del>
      <w:del w:id="506" w:author="Ben Fels" w:date="2024-12-21T09:30:00Z" w16du:dateUtc="2024-12-21T08:30:00Z">
        <w:r w:rsidRPr="004266E6" w:rsidDel="001F0DCB">
          <w:rPr>
            <w:highlight w:val="red"/>
          </w:rPr>
          <w:delText xml:space="preserve">der </w:delText>
        </w:r>
      </w:del>
      <w:ins w:id="507" w:author="Ben Fels" w:date="2024-12-21T08:45:00Z" w16du:dateUtc="2024-12-21T07:45:00Z">
        <w:r w:rsidR="00EA7E90" w:rsidRPr="004266E6">
          <w:rPr>
            <w:highlight w:val="red"/>
          </w:rPr>
          <w:t xml:space="preserve">Argument </w:t>
        </w:r>
        <w:proofErr w:type="spellStart"/>
        <w:r w:rsidR="00EA7E90" w:rsidRPr="004266E6">
          <w:rPr>
            <w:highlight w:val="red"/>
          </w:rPr>
          <w:t>Annotated</w:t>
        </w:r>
        <w:proofErr w:type="spellEnd"/>
        <w:r w:rsidR="00EA7E90" w:rsidRPr="004266E6">
          <w:rPr>
            <w:highlight w:val="red"/>
          </w:rPr>
          <w:t xml:space="preserve"> Essays (</w:t>
        </w:r>
      </w:ins>
      <w:ins w:id="508" w:author="Ben Fels" w:date="2024-12-21T09:30:00Z" w16du:dateUtc="2024-12-21T08:30:00Z">
        <w:r w:rsidR="001F0DCB" w:rsidRPr="004266E6">
          <w:rPr>
            <w:highlight w:val="red"/>
          </w:rPr>
          <w:t>V</w:t>
        </w:r>
      </w:ins>
      <w:ins w:id="509" w:author="Ben Fels" w:date="2024-12-21T08:45:00Z" w16du:dateUtc="2024-12-21T07:45:00Z">
        <w:r w:rsidR="00EA7E90" w:rsidRPr="004266E6">
          <w:rPr>
            <w:highlight w:val="red"/>
          </w:rPr>
          <w:t>ersion 2)</w:t>
        </w:r>
        <w:r w:rsidR="009F4724" w:rsidRPr="004266E6">
          <w:rPr>
            <w:highlight w:val="red"/>
          </w:rPr>
          <w:t xml:space="preserve"> </w:t>
        </w:r>
      </w:ins>
      <w:del w:id="510" w:author="Ben Fels" w:date="2024-12-21T08:45:00Z" w16du:dateUtc="2024-12-21T07:45:00Z">
        <w:r w:rsidR="00954FFB" w:rsidRPr="004266E6" w:rsidDel="00EA7E90">
          <w:rPr>
            <w:highlight w:val="red"/>
          </w:rPr>
          <w:delText xml:space="preserve">… </w:delText>
        </w:r>
      </w:del>
      <w:r w:rsidRPr="004266E6">
        <w:rPr>
          <w:highlight w:val="red"/>
        </w:rPr>
        <w:t>Datensatz</w:t>
      </w:r>
      <w:ins w:id="511" w:author="Ben Fels" w:date="2024-12-21T08:45:00Z" w16du:dateUtc="2024-12-21T07:45:00Z">
        <w:r w:rsidR="00BC6555" w:rsidRPr="004266E6">
          <w:rPr>
            <w:highlight w:val="red"/>
          </w:rPr>
          <w:t xml:space="preserve"> </w:t>
        </w:r>
      </w:ins>
      <w:ins w:id="512" w:author="Ben Fels" w:date="2024-12-21T08:54:00Z" w16du:dateUtc="2024-12-21T07:54:00Z">
        <w:r w:rsidR="00440A71" w:rsidRPr="004266E6">
          <w:rPr>
            <w:highlight w:val="red"/>
          </w:rPr>
          <w:t>(</w:t>
        </w:r>
      </w:ins>
      <w:ins w:id="513" w:author="Ben Fels" w:date="2024-12-21T08:55:00Z" w16du:dateUtc="2024-12-21T07:55:00Z">
        <w:r w:rsidR="00440A71" w:rsidRPr="004266E6">
          <w:rPr>
            <w:highlight w:val="red"/>
          </w:rPr>
          <w:t>AAEC)</w:t>
        </w:r>
        <w:r w:rsidR="00440A71" w:rsidRPr="008252B1">
          <w:t xml:space="preserve"> </w:t>
        </w:r>
      </w:ins>
      <w:r w:rsidR="00895A9C">
        <w:fldChar w:fldCharType="begin"/>
      </w:r>
      <w:r w:rsidR="008B22DB">
        <w:instrText xml:space="preserve"> ADDIN ZOTERO_ITEM CSL_CITATION {"citationID":"c6EOLXJI","properties":{"formattedCitation":"(Stab &amp; Gurevych, 2017a)","plainCitation":"(Stab &amp; Gurevych, 2017a)","noteIndex":0},"citationItems":[{"id":1911,"uris":["http://zotero.org/users/14644665/items/DKHBG3HB"],"itemData":{"id":1911,"type":"dataset","abstract":"The corpus consists of argument annotated persuasive essays including annotations of argument components and argumentative relations.","language":"en","license":"License description","note":"Datensatz","source":"tudatalib.ulb.tu-darmstadt.de","title":"Argument Annotated Essays (version 2)","URL":"https://tudatalib.ulb.tu-darmstadt.de/handle/tudatalib/2422","author":[{"family":"Stab","given":"Christian"},{"family":"Gurevych","given":"Iryna"}],"accessed":{"date-parts":[["2024",12,21]]},"issued":{"date-parts":[["2017"]]}}}],"schema":"https://github.com/citation-style-language/schema/raw/master/csl-citation.json"} </w:instrText>
      </w:r>
      <w:r w:rsidR="00895A9C">
        <w:fldChar w:fldCharType="separate"/>
      </w:r>
      <w:r w:rsidR="00895A9C" w:rsidRPr="00895A9C">
        <w:rPr>
          <w:rFonts w:cs="Arial"/>
        </w:rPr>
        <w:t>(</w:t>
      </w:r>
      <w:r w:rsidR="00895A9C" w:rsidRPr="00443575">
        <w:rPr>
          <w:rFonts w:cs="Arial"/>
          <w:highlight w:val="magenta"/>
          <w:rPrChange w:id="514" w:author="Ben Fels" w:date="2024-12-21T08:48:00Z" w16du:dateUtc="2024-12-21T07:48:00Z">
            <w:rPr>
              <w:rFonts w:cs="Arial"/>
            </w:rPr>
          </w:rPrChange>
        </w:rPr>
        <w:t>Stab &amp; Gurevych,</w:t>
      </w:r>
      <w:r w:rsidR="00895A9C" w:rsidRPr="00895A9C">
        <w:rPr>
          <w:rFonts w:cs="Arial"/>
        </w:rPr>
        <w:t xml:space="preserve"> </w:t>
      </w:r>
      <w:r w:rsidR="00895A9C" w:rsidRPr="00895A9C">
        <w:rPr>
          <w:rFonts w:cs="Arial"/>
          <w:highlight w:val="magenta"/>
          <w:rPrChange w:id="515" w:author="Ben Fels" w:date="2024-12-21T08:46:00Z" w16du:dateUtc="2024-12-21T07:46:00Z">
            <w:rPr>
              <w:rFonts w:cs="Arial"/>
            </w:rPr>
          </w:rPrChange>
        </w:rPr>
        <w:t>2017a)</w:t>
      </w:r>
      <w:r w:rsidR="00895A9C">
        <w:fldChar w:fldCharType="end"/>
      </w:r>
      <w:r>
        <w:t xml:space="preserve"> </w:t>
      </w:r>
      <w:del w:id="516" w:author="Ben Fels" w:date="2024-12-21T09:31:00Z" w16du:dateUtc="2024-12-21T08:31:00Z">
        <w:r w:rsidDel="001F0DCB">
          <w:delText>herangezogen</w:delText>
        </w:r>
      </w:del>
      <w:ins w:id="517" w:author="Ben Fels" w:date="2024-12-21T09:31:00Z" w16du:dateUtc="2024-12-21T08:31:00Z">
        <w:r w:rsidR="001F0DCB">
          <w:t>als geeignet betrachtet</w:t>
        </w:r>
      </w:ins>
      <w:del w:id="518" w:author="Ben Fels" w:date="2024-12-21T09:31:00Z" w16du:dateUtc="2024-12-21T08:31:00Z">
        <w:r w:rsidDel="001F0DCB">
          <w:delText xml:space="preserve">, da dieser </w:delText>
        </w:r>
        <w:r w:rsidR="00A936C6" w:rsidDel="001F0DCB">
          <w:delText>die Teilaufgaben ab</w:delText>
        </w:r>
        <w:r w:rsidR="0088629F" w:rsidDel="001F0DCB">
          <w:delText>deckt</w:delText>
        </w:r>
      </w:del>
      <w:r w:rsidR="0088629F">
        <w:t xml:space="preserve">. </w:t>
      </w:r>
      <w:ins w:id="519" w:author="Ben Fels" w:date="2024-12-21T08:47:00Z" w16du:dateUtc="2024-12-21T07:47:00Z">
        <w:r w:rsidR="00615AF5">
          <w:t xml:space="preserve">Dieser Datensatz </w:t>
        </w:r>
      </w:ins>
      <w:ins w:id="520" w:author="Ben Fels" w:date="2024-12-21T08:49:00Z" w16du:dateUtc="2024-12-21T07:49:00Z">
        <w:r w:rsidR="00076BD0">
          <w:t>ist das Ergebnis der Arbeit vo</w:t>
        </w:r>
        <w:r w:rsidR="00076BD0" w:rsidRPr="00DA5B3A">
          <w:rPr>
            <w:highlight w:val="magenta"/>
            <w:rPrChange w:id="521" w:author="Ben Fels" w:date="2024-12-21T08:53:00Z" w16du:dateUtc="2024-12-21T07:53:00Z">
              <w:rPr/>
            </w:rPrChange>
          </w:rPr>
          <w:t xml:space="preserve">n </w:t>
        </w:r>
      </w:ins>
      <w:ins w:id="522" w:author="Ben Fels" w:date="2024-12-21T08:47:00Z" w16du:dateUtc="2024-12-21T07:47:00Z">
        <w:r w:rsidR="00615AF5" w:rsidRPr="00DA5B3A">
          <w:rPr>
            <w:rFonts w:cs="Arial"/>
            <w:highlight w:val="magenta"/>
            <w:rPrChange w:id="523" w:author="Ben Fels" w:date="2024-12-21T08:53:00Z" w16du:dateUtc="2024-12-21T07:53:00Z">
              <w:rPr>
                <w:rFonts w:cs="Arial"/>
              </w:rPr>
            </w:rPrChange>
          </w:rPr>
          <w:t xml:space="preserve">Stab &amp; </w:t>
        </w:r>
        <w:proofErr w:type="spellStart"/>
        <w:r w:rsidR="00615AF5" w:rsidRPr="00DA5B3A">
          <w:rPr>
            <w:rFonts w:cs="Arial"/>
            <w:highlight w:val="magenta"/>
            <w:rPrChange w:id="524" w:author="Ben Fels" w:date="2024-12-21T08:53:00Z" w16du:dateUtc="2024-12-21T07:53:00Z">
              <w:rPr>
                <w:rFonts w:cs="Arial"/>
              </w:rPr>
            </w:rPrChange>
          </w:rPr>
          <w:t>Gurevych</w:t>
        </w:r>
        <w:proofErr w:type="spellEnd"/>
        <w:r w:rsidR="00615AF5" w:rsidRPr="00DA5B3A">
          <w:rPr>
            <w:rFonts w:cs="Arial"/>
            <w:highlight w:val="magenta"/>
            <w:rPrChange w:id="525" w:author="Ben Fels" w:date="2024-12-21T08:53:00Z" w16du:dateUtc="2024-12-21T07:53:00Z">
              <w:rPr>
                <w:rFonts w:cs="Arial"/>
              </w:rPr>
            </w:rPrChange>
          </w:rPr>
          <w:t xml:space="preserve"> </w:t>
        </w:r>
      </w:ins>
      <w:r w:rsidR="00076BD0" w:rsidRPr="00DA5B3A">
        <w:rPr>
          <w:rFonts w:cs="Arial"/>
          <w:highlight w:val="magenta"/>
          <w:rPrChange w:id="526" w:author="Ben Fels" w:date="2024-12-21T08:53:00Z" w16du:dateUtc="2024-12-21T07:53:00Z">
            <w:rPr>
              <w:rFonts w:cs="Arial"/>
            </w:rPr>
          </w:rPrChange>
        </w:rPr>
        <w:fldChar w:fldCharType="begin"/>
      </w:r>
      <w:r w:rsidR="00076BD0" w:rsidRPr="00DA5B3A">
        <w:rPr>
          <w:rFonts w:cs="Arial"/>
          <w:highlight w:val="magenta"/>
          <w:rPrChange w:id="527" w:author="Ben Fels" w:date="2024-12-21T08:53:00Z" w16du:dateUtc="2024-12-21T07:53:00Z">
            <w:rPr>
              <w:rFonts w:cs="Arial"/>
            </w:rPr>
          </w:rPrChange>
        </w:rPr>
        <w:instrText xml:space="preserve"> ADDIN ZOTERO_ITEM CSL_CITATION {"citationID":"fTFkDz8l","properties":{"formattedCitation":"(2017b)","plainCitation":"(2017b)","noteIndex":0},"citationItems":[{"id":967,"uris":["http://zotero.org/users/14644665/items/TQBD3JQ9"],"itemData":{"id":967,"type":"article-journal","abstract":"In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076BD0" w:rsidRPr="00DA5B3A">
        <w:rPr>
          <w:rFonts w:cs="Arial"/>
          <w:highlight w:val="magenta"/>
          <w:rPrChange w:id="528" w:author="Ben Fels" w:date="2024-12-21T08:53:00Z" w16du:dateUtc="2024-12-21T07:53:00Z">
            <w:rPr>
              <w:rFonts w:cs="Arial"/>
            </w:rPr>
          </w:rPrChange>
        </w:rPr>
        <w:fldChar w:fldCharType="separate"/>
      </w:r>
      <w:r w:rsidR="00076BD0" w:rsidRPr="00DA5B3A">
        <w:rPr>
          <w:rFonts w:cs="Arial"/>
          <w:highlight w:val="magenta"/>
          <w:rPrChange w:id="529" w:author="Ben Fels" w:date="2024-12-21T08:53:00Z" w16du:dateUtc="2024-12-21T07:53:00Z">
            <w:rPr>
              <w:rFonts w:cs="Arial"/>
            </w:rPr>
          </w:rPrChange>
        </w:rPr>
        <w:t>(2017b)</w:t>
      </w:r>
      <w:r w:rsidR="00076BD0" w:rsidRPr="00DA5B3A">
        <w:rPr>
          <w:rFonts w:cs="Arial"/>
          <w:highlight w:val="magenta"/>
          <w:rPrChange w:id="530" w:author="Ben Fels" w:date="2024-12-21T08:53:00Z" w16du:dateUtc="2024-12-21T07:53:00Z">
            <w:rPr>
              <w:rFonts w:cs="Arial"/>
            </w:rPr>
          </w:rPrChange>
        </w:rPr>
        <w:fldChar w:fldCharType="end"/>
      </w:r>
      <w:ins w:id="531" w:author="Ben Fels" w:date="2024-12-21T08:52:00Z" w16du:dateUtc="2024-12-21T07:52:00Z">
        <w:r w:rsidR="00BB500D">
          <w:rPr>
            <w:rFonts w:cs="Arial"/>
          </w:rPr>
          <w:t xml:space="preserve"> wie sie in </w:t>
        </w:r>
        <w:r w:rsidR="001B66CF">
          <w:rPr>
            <w:rFonts w:cs="Arial"/>
          </w:rPr>
          <w:t xml:space="preserve">dem Artikel </w:t>
        </w:r>
        <w:r w:rsidR="00BB500D">
          <w:rPr>
            <w:rFonts w:cs="Arial"/>
          </w:rPr>
          <w:t>„</w:t>
        </w:r>
        <w:proofErr w:type="spellStart"/>
        <w:r w:rsidR="00BB500D" w:rsidRPr="00BB500D">
          <w:rPr>
            <w:rFonts w:cs="Arial"/>
          </w:rPr>
          <w:t>Parsing</w:t>
        </w:r>
        <w:proofErr w:type="spellEnd"/>
        <w:r w:rsidR="00BB500D" w:rsidRPr="00BB500D">
          <w:rPr>
            <w:rFonts w:cs="Arial"/>
          </w:rPr>
          <w:t xml:space="preserve"> Argumentation </w:t>
        </w:r>
        <w:proofErr w:type="spellStart"/>
        <w:r w:rsidR="00BB500D" w:rsidRPr="00BB500D">
          <w:rPr>
            <w:rFonts w:cs="Arial"/>
          </w:rPr>
          <w:t>Structures</w:t>
        </w:r>
        <w:proofErr w:type="spellEnd"/>
        <w:r w:rsidR="00BB500D" w:rsidRPr="00BB500D">
          <w:rPr>
            <w:rFonts w:cs="Arial"/>
          </w:rPr>
          <w:t xml:space="preserve"> in Persuasive Essays</w:t>
        </w:r>
        <w:r w:rsidR="00BB500D">
          <w:rPr>
            <w:rFonts w:cs="Arial"/>
          </w:rPr>
          <w:t>“ beschrieben wird</w:t>
        </w:r>
      </w:ins>
      <w:ins w:id="532" w:author="Ben Fels" w:date="2024-12-21T08:47:00Z" w16du:dateUtc="2024-12-21T07:47:00Z">
        <w:r w:rsidR="0028784F">
          <w:rPr>
            <w:rFonts w:cs="Arial"/>
          </w:rPr>
          <w:t>.</w:t>
        </w:r>
      </w:ins>
      <w:ins w:id="533" w:author="Ben Fels" w:date="2024-12-21T08:53:00Z" w16du:dateUtc="2024-12-21T07:53:00Z">
        <w:r w:rsidR="00DA5B3A">
          <w:rPr>
            <w:rFonts w:cs="Arial"/>
          </w:rPr>
          <w:t xml:space="preserve"> </w:t>
        </w:r>
      </w:ins>
      <w:r w:rsidR="005E12BB">
        <w:rPr>
          <w:rFonts w:cs="Arial"/>
        </w:rPr>
        <w:t xml:space="preserve">Die Annotationen </w:t>
      </w:r>
      <w:r w:rsidR="00B87ADB">
        <w:rPr>
          <w:rFonts w:cs="Arial"/>
        </w:rPr>
        <w:t xml:space="preserve">des Datensatzes </w:t>
      </w:r>
      <w:r w:rsidR="005E12BB">
        <w:rPr>
          <w:rFonts w:cs="Arial"/>
        </w:rPr>
        <w:t xml:space="preserve">weisen eine hohe Qualität auf, die </w:t>
      </w:r>
      <w:r w:rsidR="00B87ADB">
        <w:rPr>
          <w:rFonts w:cs="Arial"/>
        </w:rPr>
        <w:t>mit der Erstellung eines eigenen Datensatzes voraussichtlich nicht hätte erreicht werden können.</w:t>
      </w:r>
      <w:r w:rsidR="00E04072">
        <w:rPr>
          <w:rFonts w:cs="Arial"/>
        </w:rPr>
        <w:t xml:space="preserve"> </w:t>
      </w:r>
      <w:ins w:id="534" w:author="Ben Fels" w:date="2024-12-21T08:56:00Z" w16du:dateUtc="2024-12-21T07:56:00Z">
        <w:r w:rsidR="004B0C84">
          <w:t xml:space="preserve">Der Datensatz besteht aus </w:t>
        </w:r>
        <w:r w:rsidR="004B0C84" w:rsidRPr="00375107">
          <w:t>40</w:t>
        </w:r>
      </w:ins>
      <w:r w:rsidR="00C506A3">
        <w:t>2</w:t>
      </w:r>
      <w:ins w:id="535" w:author="Ben Fels" w:date="2024-12-21T08:56:00Z" w16du:dateUtc="2024-12-21T07:56:00Z">
        <w:r w:rsidR="004B0C84" w:rsidRPr="00375107">
          <w:t xml:space="preserve"> von </w:t>
        </w:r>
        <w:r w:rsidR="004B0C84">
          <w:t xml:space="preserve">der Webseite </w:t>
        </w:r>
        <w:r w:rsidR="004B0C84" w:rsidRPr="00375107">
          <w:t>essayforum.com zufällig ausgewählte</w:t>
        </w:r>
        <w:r w:rsidR="004B0C84">
          <w:t>n überzeugenden Aufsätzen</w:t>
        </w:r>
        <w:r w:rsidR="004B0C84" w:rsidRPr="00375107">
          <w:t xml:space="preserve"> </w:t>
        </w:r>
        <w:r w:rsidR="004B0C84" w:rsidRPr="008252B1">
          <w:rPr>
            <w:highlight w:val="magenta"/>
          </w:rPr>
          <w:fldChar w:fldCharType="begin"/>
        </w:r>
        <w:r w:rsidR="004B0C84">
          <w:rPr>
            <w:highlight w:val="magenta"/>
          </w:rPr>
          <w: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instrText>
        </w:r>
        <w:r w:rsidR="004B0C84" w:rsidRPr="008252B1">
          <w:rPr>
            <w:highlight w:val="magenta"/>
          </w:rPr>
          <w:fldChar w:fldCharType="separate"/>
        </w:r>
        <w:r w:rsidR="004B0C84" w:rsidRPr="00895A9C">
          <w:rPr>
            <w:rFonts w:cs="Arial"/>
            <w:highlight w:val="magenta"/>
          </w:rPr>
          <w:t>(Stab &amp; Gurevych, 2017b, S. 630)</w:t>
        </w:r>
        <w:r w:rsidR="004B0C84" w:rsidRPr="008252B1">
          <w:rPr>
            <w:highlight w:val="magenta"/>
          </w:rPr>
          <w:fldChar w:fldCharType="end"/>
        </w:r>
        <w:r w:rsidR="004B0C84">
          <w:t xml:space="preserve">. </w:t>
        </w:r>
        <w:r w:rsidR="004B0C84" w:rsidRPr="00C1675A">
          <w:rPr>
            <w:highlight w:val="green"/>
          </w:rPr>
          <w:t>Solche überzeugenden Aufsätze eignen sich</w:t>
        </w:r>
      </w:ins>
      <w:r w:rsidR="00E04072" w:rsidRPr="00C1675A">
        <w:rPr>
          <w:highlight w:val="green"/>
        </w:rPr>
        <w:t xml:space="preserve"> nach</w:t>
      </w:r>
      <w:r w:rsidR="00E04072">
        <w:t xml:space="preserve"> </w:t>
      </w:r>
      <w:ins w:id="536" w:author="Ben Fels" w:date="2024-12-21T08:56:00Z" w16du:dateUtc="2024-12-21T07:56:00Z">
        <w:r w:rsidR="00E04072" w:rsidRPr="003A64B5">
          <w:rPr>
            <w:rFonts w:cs="Arial"/>
            <w:highlight w:val="magenta"/>
          </w:rPr>
          <w:t xml:space="preserve">Cabrio &amp; </w:t>
        </w:r>
        <w:proofErr w:type="spellStart"/>
        <w:r w:rsidR="00E04072" w:rsidRPr="003A64B5">
          <w:rPr>
            <w:rFonts w:cs="Arial"/>
            <w:highlight w:val="magenta"/>
          </w:rPr>
          <w:t>Villata</w:t>
        </w:r>
        <w:proofErr w:type="spellEnd"/>
        <w:r w:rsidR="004B0C84">
          <w:t xml:space="preserve"> </w:t>
        </w:r>
        <w:r w:rsidR="00E04072" w:rsidRPr="00B90517">
          <w:rPr>
            <w:i/>
            <w:highlight w:val="magenta"/>
          </w:rPr>
          <w:fldChar w:fldCharType="begin"/>
        </w:r>
      </w:ins>
      <w:r w:rsidR="00F925DF">
        <w:rPr>
          <w:i/>
          <w:highlight w:val="magenta"/>
        </w:rPr>
        <w:instrText xml:space="preserve"> ADDIN ZOTERO_ITEM CSL_CITATION {"citationID":"lcmpVm3g","properties":{"formattedCitation":"(2018, S. 5429)","plainCitation":"(2018,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uppress-author":true}],"schema":"https://github.com/citation-style-language/schema/raw/master/csl-citation.json"} </w:instrText>
      </w:r>
      <w:ins w:id="537" w:author="Ben Fels" w:date="2024-12-21T08:56:00Z" w16du:dateUtc="2024-12-21T07:56:00Z">
        <w:r w:rsidR="00E04072" w:rsidRPr="00B90517">
          <w:rPr>
            <w:i/>
            <w:highlight w:val="magenta"/>
          </w:rPr>
          <w:fldChar w:fldCharType="separate"/>
        </w:r>
      </w:ins>
      <w:r w:rsidR="00F925DF" w:rsidRPr="00F925DF">
        <w:rPr>
          <w:rFonts w:cs="Arial"/>
          <w:highlight w:val="magenta"/>
        </w:rPr>
        <w:t>(2018, S. 5429)</w:t>
      </w:r>
      <w:ins w:id="538" w:author="Ben Fels" w:date="2024-12-21T08:56:00Z" w16du:dateUtc="2024-12-21T07:56:00Z">
        <w:r w:rsidR="00E04072" w:rsidRPr="00B90517">
          <w:rPr>
            <w:i/>
            <w:highlight w:val="magenta"/>
          </w:rPr>
          <w:fldChar w:fldCharType="end"/>
        </w:r>
      </w:ins>
      <w:r w:rsidR="00E04072">
        <w:rPr>
          <w:i/>
        </w:rPr>
        <w:t xml:space="preserve"> </w:t>
      </w:r>
      <w:ins w:id="539" w:author="Ben Fels" w:date="2024-12-21T08:56:00Z" w16du:dateUtc="2024-12-21T07:56:00Z">
        <w:r w:rsidR="004B0C84" w:rsidRPr="00C1675A">
          <w:rPr>
            <w:highlight w:val="green"/>
          </w:rPr>
          <w:t>gut für das Argument Mining, da sie ein bestimmtes Thema erläutern wobei der Autor versucht die Leser von seinem Standpunkt zu überzeugen.</w:t>
        </w:r>
      </w:ins>
      <w:ins w:id="540" w:author="Ben Fels" w:date="2024-12-21T09:44:00Z" w16du:dateUtc="2024-12-21T08:44:00Z">
        <w:r w:rsidR="00370EB9">
          <w:t xml:space="preserve"> </w:t>
        </w:r>
      </w:ins>
    </w:p>
    <w:p w14:paraId="351125F8" w14:textId="3F870BC9" w:rsidR="00EA710C" w:rsidRPr="00EA710C" w:rsidRDefault="00EA710C" w:rsidP="00DB6600">
      <w:pPr>
        <w:rPr>
          <w:ins w:id="541" w:author="Ben Fels" w:date="2024-12-21T09:04:00Z" w16du:dateUtc="2024-12-21T08:04:00Z"/>
          <w:b/>
        </w:rPr>
      </w:pPr>
      <w:r w:rsidRPr="00EA710C">
        <w:rPr>
          <w:b/>
        </w:rPr>
        <w:t>Ergebnisse aus der EDA</w:t>
      </w:r>
    </w:p>
    <w:p w14:paraId="4C25C0ED" w14:textId="19A3D62D" w:rsidR="00376C29" w:rsidRPr="004C0C7E" w:rsidDel="008E4A9B" w:rsidRDefault="00B72C60" w:rsidP="001F7CA5">
      <w:pPr>
        <w:autoSpaceDE w:val="0"/>
        <w:autoSpaceDN w:val="0"/>
        <w:adjustRightInd w:val="0"/>
        <w:spacing w:after="0"/>
        <w:jc w:val="both"/>
        <w:rPr>
          <w:del w:id="542" w:author="Ben Fels" w:date="2024-12-21T08:53:00Z" w16du:dateUtc="2024-12-21T07:53:00Z"/>
          <w:highlight w:val="green"/>
        </w:rPr>
      </w:pPr>
      <w:r w:rsidRPr="00264CD0">
        <w:rPr>
          <w:highlight w:val="green"/>
        </w:rPr>
        <w:t xml:space="preserve">Der Datensatz enthält </w:t>
      </w:r>
      <w:r w:rsidR="00800EFE" w:rsidRPr="00264CD0">
        <w:rPr>
          <w:highlight w:val="green"/>
        </w:rPr>
        <w:t xml:space="preserve">sowohl die vollständigen </w:t>
      </w:r>
      <w:del w:id="543" w:author="Ben Fels" w:date="2024-12-21T08:50:00Z" w16du:dateUtc="2024-12-21T07:50:00Z">
        <w:r w:rsidR="00800EFE" w:rsidRPr="00264CD0" w:rsidDel="00C02EE7">
          <w:rPr>
            <w:highlight w:val="green"/>
          </w:rPr>
          <w:delText xml:space="preserve">Essays </w:delText>
        </w:r>
      </w:del>
      <w:ins w:id="544" w:author="Ben Fels" w:date="2024-12-21T08:50:00Z" w16du:dateUtc="2024-12-21T07:50:00Z">
        <w:r w:rsidR="00C02EE7" w:rsidRPr="00264CD0">
          <w:rPr>
            <w:highlight w:val="green"/>
          </w:rPr>
          <w:t xml:space="preserve">Aufsätze </w:t>
        </w:r>
      </w:ins>
      <w:r w:rsidR="00800EFE" w:rsidRPr="00264CD0">
        <w:rPr>
          <w:highlight w:val="green"/>
        </w:rPr>
        <w:t xml:space="preserve">als </w:t>
      </w:r>
      <w:r w:rsidRPr="00264CD0">
        <w:rPr>
          <w:highlight w:val="green"/>
        </w:rPr>
        <w:t>Text-Datei</w:t>
      </w:r>
      <w:ins w:id="545" w:author="Ben Fels" w:date="2024-12-21T08:50:00Z" w16du:dateUtc="2024-12-21T07:50:00Z">
        <w:r w:rsidR="00EE501B" w:rsidRPr="00264CD0">
          <w:rPr>
            <w:highlight w:val="green"/>
          </w:rPr>
          <w:t>en</w:t>
        </w:r>
      </w:ins>
      <w:r w:rsidRPr="00264CD0">
        <w:rPr>
          <w:highlight w:val="green"/>
        </w:rPr>
        <w:t xml:space="preserve">, als </w:t>
      </w:r>
      <w:r w:rsidR="00800EFE" w:rsidRPr="00264CD0">
        <w:rPr>
          <w:highlight w:val="green"/>
        </w:rPr>
        <w:t xml:space="preserve">auch die Annotationen als </w:t>
      </w:r>
      <w:proofErr w:type="spellStart"/>
      <w:r w:rsidR="00800EFE" w:rsidRPr="00264CD0">
        <w:rPr>
          <w:highlight w:val="green"/>
        </w:rPr>
        <w:t>ann</w:t>
      </w:r>
      <w:proofErr w:type="spellEnd"/>
      <w:r w:rsidR="00800EFE" w:rsidRPr="00264CD0">
        <w:rPr>
          <w:highlight w:val="green"/>
        </w:rPr>
        <w:t>-Dateien</w:t>
      </w:r>
      <w:r w:rsidR="00800EFE" w:rsidRPr="005B5F85">
        <w:rPr>
          <w:highlight w:val="green"/>
          <w:rPrChange w:id="546" w:author="Ben Fels" w:date="2024-12-21T10:15:00Z" w16du:dateUtc="2024-12-21T09:15:00Z">
            <w:rPr/>
          </w:rPrChange>
        </w:rPr>
        <w:t xml:space="preserve">. </w:t>
      </w:r>
      <w:r w:rsidR="003A1D04" w:rsidRPr="005B5F85">
        <w:rPr>
          <w:highlight w:val="green"/>
        </w:rPr>
        <w:t>Die Annotationen wurden</w:t>
      </w:r>
      <w:r w:rsidR="006F78FA" w:rsidRPr="005B5F85">
        <w:rPr>
          <w:highlight w:val="green"/>
        </w:rPr>
        <w:t xml:space="preserve"> von </w:t>
      </w:r>
      <w:ins w:id="547" w:author="Ben Fels" w:date="2024-12-21T10:08:00Z" w16du:dateUtc="2024-12-21T09:08:00Z">
        <w:r w:rsidR="006F78FA" w:rsidRPr="00895A9C">
          <w:rPr>
            <w:rFonts w:cs="Arial"/>
            <w:highlight w:val="magenta"/>
          </w:rPr>
          <w:t xml:space="preserve">Stab &amp; </w:t>
        </w:r>
        <w:proofErr w:type="spellStart"/>
        <w:r w:rsidR="006F78FA" w:rsidRPr="00895A9C">
          <w:rPr>
            <w:rFonts w:cs="Arial"/>
            <w:highlight w:val="magenta"/>
          </w:rPr>
          <w:t>Gurevych</w:t>
        </w:r>
      </w:ins>
      <w:proofErr w:type="spellEnd"/>
      <w:ins w:id="548" w:author="Ben Fels" w:date="2024-12-21T10:06:00Z" w16du:dateUtc="2024-12-21T09:06:00Z">
        <w:r w:rsidR="006F78FA">
          <w:rPr>
            <w:highlight w:val="green"/>
          </w:rPr>
          <w:t xml:space="preserve"> </w:t>
        </w:r>
      </w:ins>
      <w:r w:rsidR="006F78FA" w:rsidRPr="00F072E1">
        <w:rPr>
          <w:highlight w:val="magenta"/>
          <w:rPrChange w:id="549" w:author="Ben Fels" w:date="2024-12-21T10:07:00Z" w16du:dateUtc="2024-12-21T09:07:00Z">
            <w:rPr>
              <w:highlight w:val="green"/>
            </w:rPr>
          </w:rPrChange>
        </w:rPr>
        <w:fldChar w:fldCharType="begin"/>
      </w:r>
      <w:r w:rsidR="00850994">
        <w:rPr>
          <w:highlight w:val="magenta"/>
        </w:rPr>
        <w:instrText xml:space="preserve"> ADDIN ZOTERO_ITEM CSL_CITATION {"citationID":"71CxXUWp","properties":{"formattedCitation":"(2017b, S. 630)","plainCitation":"(2017b,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uppress-author":true}],"schema":"https://github.com/citation-style-language/schema/raw/master/csl-citation.json"} </w:instrText>
      </w:r>
      <w:r w:rsidR="006F78FA" w:rsidRPr="00F072E1">
        <w:rPr>
          <w:highlight w:val="magenta"/>
          <w:rPrChange w:id="550" w:author="Ben Fels" w:date="2024-12-21T10:07:00Z" w16du:dateUtc="2024-12-21T09:07:00Z">
            <w:rPr>
              <w:highlight w:val="green"/>
            </w:rPr>
          </w:rPrChange>
        </w:rPr>
        <w:fldChar w:fldCharType="separate"/>
      </w:r>
      <w:r w:rsidR="00850994" w:rsidRPr="00850994">
        <w:rPr>
          <w:rFonts w:cs="Arial"/>
          <w:highlight w:val="magenta"/>
        </w:rPr>
        <w:t>(2017b, S. 630)</w:t>
      </w:r>
      <w:r w:rsidR="006F78FA" w:rsidRPr="00F072E1">
        <w:rPr>
          <w:highlight w:val="magenta"/>
          <w:rPrChange w:id="551" w:author="Ben Fels" w:date="2024-12-21T10:07:00Z" w16du:dateUtc="2024-12-21T09:07:00Z">
            <w:rPr>
              <w:highlight w:val="green"/>
            </w:rPr>
          </w:rPrChange>
        </w:rPr>
        <w:fldChar w:fldCharType="end"/>
      </w:r>
      <w:r w:rsidR="009F47BA">
        <w:rPr>
          <w:highlight w:val="magenta"/>
        </w:rPr>
        <w:t xml:space="preserve"> </w:t>
      </w:r>
      <w:r w:rsidR="005B5F85" w:rsidRPr="009C5BE0">
        <w:rPr>
          <w:highlight w:val="green"/>
        </w:rPr>
        <w:t xml:space="preserve">unter Verwendung des </w:t>
      </w:r>
      <w:r w:rsidR="00D334F0" w:rsidRPr="009C5BE0">
        <w:rPr>
          <w:i/>
          <w:highlight w:val="green"/>
        </w:rPr>
        <w:t>b</w:t>
      </w:r>
      <w:r w:rsidR="005B5F85" w:rsidRPr="009C5BE0">
        <w:rPr>
          <w:i/>
          <w:highlight w:val="green"/>
        </w:rPr>
        <w:t xml:space="preserve">rat </w:t>
      </w:r>
      <w:r w:rsidR="00D334F0" w:rsidRPr="009C5BE0">
        <w:rPr>
          <w:i/>
          <w:highlight w:val="green"/>
        </w:rPr>
        <w:t>r</w:t>
      </w:r>
      <w:r w:rsidR="005B5F85" w:rsidRPr="009C5BE0">
        <w:rPr>
          <w:i/>
          <w:highlight w:val="green"/>
        </w:rPr>
        <w:t>api</w:t>
      </w:r>
      <w:r w:rsidR="00D334F0" w:rsidRPr="009C5BE0">
        <w:rPr>
          <w:i/>
          <w:highlight w:val="green"/>
        </w:rPr>
        <w:t>d</w:t>
      </w:r>
      <w:r w:rsidR="005B5F85" w:rsidRPr="009C5BE0">
        <w:rPr>
          <w:i/>
          <w:highlight w:val="green"/>
        </w:rPr>
        <w:t xml:space="preserve"> </w:t>
      </w:r>
      <w:proofErr w:type="spellStart"/>
      <w:r w:rsidR="00D334F0" w:rsidRPr="009C5BE0">
        <w:rPr>
          <w:i/>
          <w:highlight w:val="green"/>
        </w:rPr>
        <w:t>a</w:t>
      </w:r>
      <w:r w:rsidR="005B5F85" w:rsidRPr="009C5BE0">
        <w:rPr>
          <w:i/>
          <w:highlight w:val="green"/>
        </w:rPr>
        <w:t>nnotation</w:t>
      </w:r>
      <w:proofErr w:type="spellEnd"/>
      <w:r w:rsidR="005B5F85" w:rsidRPr="009C5BE0">
        <w:rPr>
          <w:i/>
          <w:highlight w:val="green"/>
        </w:rPr>
        <w:t xml:space="preserve"> </w:t>
      </w:r>
      <w:proofErr w:type="spellStart"/>
      <w:r w:rsidR="00D334F0" w:rsidRPr="009C5BE0">
        <w:rPr>
          <w:i/>
          <w:highlight w:val="green"/>
        </w:rPr>
        <w:t>t</w:t>
      </w:r>
      <w:r w:rsidR="005B5F85" w:rsidRPr="009C5BE0">
        <w:rPr>
          <w:i/>
          <w:highlight w:val="green"/>
        </w:rPr>
        <w:t>ools</w:t>
      </w:r>
      <w:proofErr w:type="spellEnd"/>
      <w:r w:rsidR="005B5F85" w:rsidRPr="009C5BE0">
        <w:rPr>
          <w:highlight w:val="green"/>
        </w:rPr>
        <w:t xml:space="preserve"> erstellt</w:t>
      </w:r>
      <w:r w:rsidR="005B5F85">
        <w:t xml:space="preserve">. </w:t>
      </w:r>
      <w:del w:id="552" w:author="Ben Fels" w:date="2024-12-21T08:50:00Z" w16du:dateUtc="2024-12-21T07:50:00Z">
        <w:r w:rsidR="0091105B" w:rsidRPr="00CD387E" w:rsidDel="00EE501B">
          <w:rPr>
            <w:highlight w:val="yellow"/>
            <w:rPrChange w:id="553" w:author="Ben Fels" w:date="2024-12-21T10:15:00Z" w16du:dateUtc="2024-12-21T09:15:00Z">
              <w:rPr/>
            </w:rPrChange>
          </w:rPr>
          <w:delText xml:space="preserve">Es </w:delText>
        </w:r>
      </w:del>
      <w:ins w:id="554" w:author="Ben Fels" w:date="2024-12-21T08:51:00Z" w16du:dateUtc="2024-12-21T07:51:00Z">
        <w:r w:rsidR="000B14C2" w:rsidRPr="00CD387E">
          <w:rPr>
            <w:highlight w:val="yellow"/>
            <w:rPrChange w:id="555" w:author="Ben Fels" w:date="2024-12-21T10:15:00Z" w16du:dateUtc="2024-12-21T09:15:00Z">
              <w:rPr/>
            </w:rPrChange>
          </w:rPr>
          <w:t xml:space="preserve">Bei den </w:t>
        </w:r>
      </w:ins>
      <w:ins w:id="556" w:author="Ben Fels" w:date="2024-12-21T08:50:00Z" w16du:dateUtc="2024-12-21T07:50:00Z">
        <w:r w:rsidR="00EE501B" w:rsidRPr="00CD387E">
          <w:rPr>
            <w:highlight w:val="yellow"/>
            <w:rPrChange w:id="557" w:author="Ben Fels" w:date="2024-12-21T10:15:00Z" w16du:dateUtc="2024-12-21T09:15:00Z">
              <w:rPr/>
            </w:rPrChange>
          </w:rPr>
          <w:t xml:space="preserve">Annotationen </w:t>
        </w:r>
      </w:ins>
      <w:del w:id="558" w:author="Ben Fels" w:date="2024-12-21T08:51:00Z" w16du:dateUtc="2024-12-21T07:51:00Z">
        <w:r w:rsidR="0091105B" w:rsidRPr="00CD387E" w:rsidDel="00EE501B">
          <w:rPr>
            <w:highlight w:val="yellow"/>
            <w:rPrChange w:id="559" w:author="Ben Fels" w:date="2024-12-21T10:15:00Z" w16du:dateUtc="2024-12-21T09:15:00Z">
              <w:rPr/>
            </w:rPrChange>
          </w:rPr>
          <w:delText xml:space="preserve">wird </w:delText>
        </w:r>
      </w:del>
      <w:ins w:id="560" w:author="Ben Fels" w:date="2024-12-21T08:51:00Z" w16du:dateUtc="2024-12-21T07:51:00Z">
        <w:r w:rsidR="000B14C2" w:rsidRPr="00CD387E">
          <w:rPr>
            <w:highlight w:val="yellow"/>
            <w:rPrChange w:id="561" w:author="Ben Fels" w:date="2024-12-21T10:15:00Z" w16du:dateUtc="2024-12-21T09:15:00Z">
              <w:rPr/>
            </w:rPrChange>
          </w:rPr>
          <w:t xml:space="preserve">werden </w:t>
        </w:r>
        <w:r w:rsidR="000F522D" w:rsidRPr="00CD387E">
          <w:rPr>
            <w:highlight w:val="yellow"/>
            <w:rPrChange w:id="562" w:author="Ben Fels" w:date="2024-12-21T10:15:00Z" w16du:dateUtc="2024-12-21T09:15:00Z">
              <w:rPr/>
            </w:rPrChange>
          </w:rPr>
          <w:t xml:space="preserve">die Argumentationskomponenten </w:t>
        </w:r>
      </w:ins>
      <w:del w:id="563" w:author="Ben Fels" w:date="2024-12-21T08:51:00Z" w16du:dateUtc="2024-12-21T07:51:00Z">
        <w:r w:rsidR="0091105B" w:rsidRPr="00CD387E" w:rsidDel="000F522D">
          <w:rPr>
            <w:highlight w:val="yellow"/>
            <w:rPrChange w:id="564" w:author="Ben Fels" w:date="2024-12-21T10:15:00Z" w16du:dateUtc="2024-12-21T09:15:00Z">
              <w:rPr/>
            </w:rPrChange>
          </w:rPr>
          <w:delText xml:space="preserve">zwischen </w:delText>
        </w:r>
      </w:del>
      <w:r w:rsidR="000B4D81" w:rsidRPr="00CD387E">
        <w:rPr>
          <w:highlight w:val="yellow"/>
          <w:rPrChange w:id="565" w:author="Ben Fels" w:date="2024-12-21T10:15:00Z" w16du:dateUtc="2024-12-21T09:15:00Z">
            <w:rPr/>
          </w:rPrChange>
        </w:rPr>
        <w:t>Hauptaussage (</w:t>
      </w:r>
      <w:r w:rsidR="005107A0">
        <w:rPr>
          <w:highlight w:val="yellow"/>
        </w:rPr>
        <w:t xml:space="preserve">engl. </w:t>
      </w:r>
      <w:proofErr w:type="spellStart"/>
      <w:r w:rsidR="00FA4398" w:rsidRPr="00CD387E">
        <w:rPr>
          <w:highlight w:val="yellow"/>
          <w:rPrChange w:id="566" w:author="Ben Fels" w:date="2024-12-21T10:15:00Z" w16du:dateUtc="2024-12-21T09:15:00Z">
            <w:rPr/>
          </w:rPrChange>
        </w:rPr>
        <w:t>MajorClaim</w:t>
      </w:r>
      <w:r w:rsidR="00B70058" w:rsidRPr="00CD387E">
        <w:rPr>
          <w:highlight w:val="yellow"/>
          <w:rPrChange w:id="567" w:author="Ben Fels" w:date="2024-12-21T10:15:00Z" w16du:dateUtc="2024-12-21T09:15:00Z">
            <w:rPr/>
          </w:rPrChange>
        </w:rPr>
        <w:t>s</w:t>
      </w:r>
      <w:proofErr w:type="spellEnd"/>
      <w:r w:rsidR="000B4D81" w:rsidRPr="00CD387E">
        <w:rPr>
          <w:highlight w:val="yellow"/>
          <w:rPrChange w:id="568" w:author="Ben Fels" w:date="2024-12-21T10:15:00Z" w16du:dateUtc="2024-12-21T09:15:00Z">
            <w:rPr/>
          </w:rPrChange>
        </w:rPr>
        <w:t>)</w:t>
      </w:r>
      <w:r w:rsidR="00FA4398" w:rsidRPr="00CD387E">
        <w:rPr>
          <w:highlight w:val="yellow"/>
          <w:rPrChange w:id="569" w:author="Ben Fels" w:date="2024-12-21T10:15:00Z" w16du:dateUtc="2024-12-21T09:15:00Z">
            <w:rPr/>
          </w:rPrChange>
        </w:rPr>
        <w:t xml:space="preserve">, </w:t>
      </w:r>
      <w:r w:rsidR="000E6805" w:rsidRPr="00CD387E">
        <w:rPr>
          <w:highlight w:val="yellow"/>
          <w:rPrChange w:id="570" w:author="Ben Fels" w:date="2024-12-21T10:15:00Z" w16du:dateUtc="2024-12-21T09:15:00Z">
            <w:rPr/>
          </w:rPrChange>
        </w:rPr>
        <w:t>Behauptungen (</w:t>
      </w:r>
      <w:r w:rsidR="005107A0">
        <w:rPr>
          <w:highlight w:val="yellow"/>
        </w:rPr>
        <w:t xml:space="preserve">engl. </w:t>
      </w:r>
      <w:proofErr w:type="spellStart"/>
      <w:r w:rsidR="000E6805" w:rsidRPr="00CD387E">
        <w:rPr>
          <w:highlight w:val="yellow"/>
          <w:rPrChange w:id="571" w:author="Ben Fels" w:date="2024-12-21T10:15:00Z" w16du:dateUtc="2024-12-21T09:15:00Z">
            <w:rPr/>
          </w:rPrChange>
        </w:rPr>
        <w:t>claims</w:t>
      </w:r>
      <w:proofErr w:type="spellEnd"/>
      <w:r w:rsidR="000E6805" w:rsidRPr="00CD387E">
        <w:rPr>
          <w:highlight w:val="yellow"/>
          <w:rPrChange w:id="572" w:author="Ben Fels" w:date="2024-12-21T10:15:00Z" w16du:dateUtc="2024-12-21T09:15:00Z">
            <w:rPr/>
          </w:rPrChange>
        </w:rPr>
        <w:t xml:space="preserve">) </w:t>
      </w:r>
      <w:r w:rsidR="00FA4398" w:rsidRPr="00CD387E">
        <w:rPr>
          <w:highlight w:val="yellow"/>
          <w:rPrChange w:id="573" w:author="Ben Fels" w:date="2024-12-21T10:15:00Z" w16du:dateUtc="2024-12-21T09:15:00Z">
            <w:rPr/>
          </w:rPrChange>
        </w:rPr>
        <w:t xml:space="preserve">und </w:t>
      </w:r>
      <w:r w:rsidR="00A243E1" w:rsidRPr="00CD387E">
        <w:rPr>
          <w:highlight w:val="yellow"/>
          <w:rPrChange w:id="574" w:author="Ben Fels" w:date="2024-12-21T10:15:00Z" w16du:dateUtc="2024-12-21T09:15:00Z">
            <w:rPr/>
          </w:rPrChange>
        </w:rPr>
        <w:t>Prämissen (</w:t>
      </w:r>
      <w:r w:rsidR="005107A0">
        <w:rPr>
          <w:highlight w:val="yellow"/>
        </w:rPr>
        <w:t xml:space="preserve">engl. </w:t>
      </w:r>
      <w:proofErr w:type="spellStart"/>
      <w:r w:rsidR="00A243E1" w:rsidRPr="00CD387E">
        <w:rPr>
          <w:highlight w:val="yellow"/>
          <w:rPrChange w:id="575" w:author="Ben Fels" w:date="2024-12-21T10:15:00Z" w16du:dateUtc="2024-12-21T09:15:00Z">
            <w:rPr/>
          </w:rPrChange>
        </w:rPr>
        <w:t>p</w:t>
      </w:r>
      <w:r w:rsidR="00FA4398" w:rsidRPr="00CD387E">
        <w:rPr>
          <w:highlight w:val="yellow"/>
          <w:rPrChange w:id="576" w:author="Ben Fels" w:date="2024-12-21T10:15:00Z" w16du:dateUtc="2024-12-21T09:15:00Z">
            <w:rPr/>
          </w:rPrChange>
        </w:rPr>
        <w:t>remises</w:t>
      </w:r>
      <w:proofErr w:type="spellEnd"/>
      <w:r w:rsidR="00A243E1" w:rsidRPr="00CD387E">
        <w:rPr>
          <w:highlight w:val="yellow"/>
          <w:rPrChange w:id="577" w:author="Ben Fels" w:date="2024-12-21T10:15:00Z" w16du:dateUtc="2024-12-21T09:15:00Z">
            <w:rPr/>
          </w:rPrChange>
        </w:rPr>
        <w:t>)</w:t>
      </w:r>
      <w:ins w:id="578" w:author="Ben Fels" w:date="2024-12-21T08:51:00Z" w16du:dateUtc="2024-12-21T07:51:00Z">
        <w:r w:rsidR="000B14C2" w:rsidRPr="00CD387E">
          <w:rPr>
            <w:highlight w:val="yellow"/>
            <w:rPrChange w:id="579" w:author="Ben Fels" w:date="2024-12-21T10:15:00Z" w16du:dateUtc="2024-12-21T09:15:00Z">
              <w:rPr/>
            </w:rPrChange>
          </w:rPr>
          <w:t xml:space="preserve"> unterschieden</w:t>
        </w:r>
      </w:ins>
      <w:del w:id="580" w:author="Ben Fels" w:date="2024-12-21T08:51:00Z" w16du:dateUtc="2024-12-21T07:51:00Z">
        <w:r w:rsidR="00FA4398" w:rsidDel="00EE501B">
          <w:delText xml:space="preserve"> </w:delText>
        </w:r>
        <w:r w:rsidR="00FA4398" w:rsidRPr="00427043" w:rsidDel="00EE501B">
          <w:rPr>
            <w:highlight w:val="green"/>
            <w:rPrChange w:id="581" w:author="Ben Fels" w:date="2024-12-21T08:54:00Z" w16du:dateUtc="2024-12-21T07:54:00Z">
              <w:rPr/>
            </w:rPrChange>
          </w:rPr>
          <w:delText>unterschieden</w:delText>
        </w:r>
      </w:del>
      <w:r w:rsidR="00FA4398" w:rsidRPr="00427043">
        <w:rPr>
          <w:highlight w:val="green"/>
          <w:rPrChange w:id="582" w:author="Ben Fels" w:date="2024-12-21T08:54:00Z" w16du:dateUtc="2024-12-21T07:54:00Z">
            <w:rPr/>
          </w:rPrChange>
        </w:rPr>
        <w:t>.</w:t>
      </w:r>
      <w:ins w:id="583" w:author="Ben Fels" w:date="2024-12-21T09:45:00Z" w16du:dateUtc="2024-12-21T08:45:00Z">
        <w:r w:rsidR="008E4A9B">
          <w:rPr>
            <w:highlight w:val="green"/>
          </w:rPr>
          <w:t xml:space="preserve"> </w:t>
        </w:r>
      </w:ins>
      <w:ins w:id="584" w:author="Ben Fels" w:date="2024-12-21T10:06:00Z" w16du:dateUtc="2024-12-21T09:06:00Z">
        <w:r w:rsidR="008631F4">
          <w:rPr>
            <w:highlight w:val="green"/>
          </w:rPr>
          <w:t>Nach</w:t>
        </w:r>
      </w:ins>
      <w:ins w:id="585" w:author="Ben Fels" w:date="2024-12-21T10:08:00Z" w16du:dateUtc="2024-12-21T09:08:00Z">
        <w:r w:rsidR="00F072E1">
          <w:rPr>
            <w:highlight w:val="green"/>
          </w:rPr>
          <w:t xml:space="preserve"> </w:t>
        </w:r>
        <w:r w:rsidR="00F072E1" w:rsidRPr="00895A9C">
          <w:rPr>
            <w:rFonts w:cs="Arial"/>
            <w:highlight w:val="magenta"/>
          </w:rPr>
          <w:t xml:space="preserve">Stab &amp; </w:t>
        </w:r>
        <w:proofErr w:type="spellStart"/>
        <w:r w:rsidR="00F072E1" w:rsidRPr="00895A9C">
          <w:rPr>
            <w:rFonts w:cs="Arial"/>
            <w:highlight w:val="magenta"/>
          </w:rPr>
          <w:t>Gurevych</w:t>
        </w:r>
      </w:ins>
      <w:proofErr w:type="spellEnd"/>
      <w:ins w:id="586" w:author="Ben Fels" w:date="2024-12-21T10:06:00Z" w16du:dateUtc="2024-12-21T09:06:00Z">
        <w:r w:rsidR="008631F4">
          <w:rPr>
            <w:highlight w:val="green"/>
          </w:rPr>
          <w:t xml:space="preserve"> </w:t>
        </w:r>
      </w:ins>
      <w:r w:rsidR="00A951CF" w:rsidRPr="00F072E1">
        <w:rPr>
          <w:highlight w:val="magenta"/>
          <w:rPrChange w:id="587" w:author="Ben Fels" w:date="2024-12-21T10:07:00Z" w16du:dateUtc="2024-12-21T09:07:00Z">
            <w:rPr>
              <w:highlight w:val="green"/>
            </w:rPr>
          </w:rPrChange>
        </w:rPr>
        <w:fldChar w:fldCharType="begin"/>
      </w:r>
      <w:r w:rsidR="00850994">
        <w:rPr>
          <w:highlight w:val="magenta"/>
        </w:rPr>
        <w:instrText xml:space="preserve"> ADDIN ZOTERO_ITEM CSL_CITATION {"citationID":"udhL8SEf","properties":{"formattedCitation":"(2017b, S. 627)","plainCitation":"(2017b, S. 627)","noteIndex":0},"citationItems":[{"id":967,"uris":["http://zotero.org/users/14644665/items/TQBD3JQ9"],"itemData":{"id":967,"type":"article-journal","abstract":"In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627","label":"page","suppress-author":true}],"schema":"https://github.com/citation-style-language/schema/raw/master/csl-citation.json"} </w:instrText>
      </w:r>
      <w:r w:rsidR="00A951CF" w:rsidRPr="00F072E1">
        <w:rPr>
          <w:highlight w:val="magenta"/>
          <w:rPrChange w:id="588" w:author="Ben Fels" w:date="2024-12-21T10:07:00Z" w16du:dateUtc="2024-12-21T09:07:00Z">
            <w:rPr>
              <w:highlight w:val="green"/>
            </w:rPr>
          </w:rPrChange>
        </w:rPr>
        <w:fldChar w:fldCharType="separate"/>
      </w:r>
      <w:r w:rsidR="00A951CF" w:rsidRPr="00F072E1">
        <w:rPr>
          <w:rFonts w:cs="Arial"/>
          <w:highlight w:val="magenta"/>
          <w:rPrChange w:id="589" w:author="Ben Fels" w:date="2024-12-21T10:07:00Z" w16du:dateUtc="2024-12-21T09:07:00Z">
            <w:rPr>
              <w:rFonts w:cs="Arial"/>
              <w:highlight w:val="green"/>
            </w:rPr>
          </w:rPrChange>
        </w:rPr>
        <w:t>(2017b, S. 627)</w:t>
      </w:r>
      <w:r w:rsidR="00A951CF" w:rsidRPr="00F072E1">
        <w:rPr>
          <w:highlight w:val="magenta"/>
          <w:rPrChange w:id="590" w:author="Ben Fels" w:date="2024-12-21T10:07:00Z" w16du:dateUtc="2024-12-21T09:07:00Z">
            <w:rPr>
              <w:highlight w:val="green"/>
            </w:rPr>
          </w:rPrChange>
        </w:rPr>
        <w:fldChar w:fldCharType="end"/>
      </w:r>
      <w:ins w:id="591" w:author="Ben Fels" w:date="2024-12-21T10:07:00Z" w16du:dateUtc="2024-12-21T09:07:00Z">
        <w:r w:rsidR="00F072E1">
          <w:rPr>
            <w:highlight w:val="green"/>
          </w:rPr>
          <w:t xml:space="preserve"> </w:t>
        </w:r>
      </w:ins>
      <w:ins w:id="592" w:author="Ben Fels" w:date="2024-12-21T10:14:00Z" w16du:dateUtc="2024-12-21T09:14:00Z">
        <w:r w:rsidR="001B0D18">
          <w:rPr>
            <w:highlight w:val="green"/>
          </w:rPr>
          <w:t xml:space="preserve">beinhalten </w:t>
        </w:r>
      </w:ins>
      <w:ins w:id="593" w:author="Ben Fels" w:date="2024-12-21T11:11:00Z" w16du:dateUtc="2024-12-21T10:11:00Z">
        <w:r w:rsidR="00AD7B99">
          <w:rPr>
            <w:highlight w:val="green"/>
          </w:rPr>
          <w:t>solche</w:t>
        </w:r>
      </w:ins>
      <w:ins w:id="594" w:author="Ben Fels" w:date="2024-12-21T10:14:00Z" w16du:dateUtc="2024-12-21T09:14:00Z">
        <w:r w:rsidR="001B0D18">
          <w:rPr>
            <w:highlight w:val="green"/>
          </w:rPr>
          <w:t xml:space="preserve"> Aufsätze</w:t>
        </w:r>
      </w:ins>
      <w:ins w:id="595" w:author="Ben Fels" w:date="2024-12-21T10:15:00Z" w16du:dateUtc="2024-12-21T09:15:00Z">
        <w:r w:rsidR="00CD387E">
          <w:rPr>
            <w:highlight w:val="green"/>
          </w:rPr>
          <w:t xml:space="preserve"> folgende argumentative Struktur. </w:t>
        </w:r>
        <w:r w:rsidR="001B0D18" w:rsidRPr="00101987">
          <w:rPr>
            <w:highlight w:val="yellow"/>
          </w:rPr>
          <w:t xml:space="preserve">Eine </w:t>
        </w:r>
      </w:ins>
      <w:ins w:id="596" w:author="Ben Fels" w:date="2024-12-21T10:07:00Z" w16du:dateUtc="2024-12-21T09:07:00Z">
        <w:r w:rsidR="00A951CF" w:rsidRPr="00101987">
          <w:rPr>
            <w:highlight w:val="yellow"/>
          </w:rPr>
          <w:t xml:space="preserve">Hauptaussage </w:t>
        </w:r>
      </w:ins>
      <w:ins w:id="597" w:author="Ben Fels" w:date="2024-12-21T10:15:00Z" w16du:dateUtc="2024-12-21T09:15:00Z">
        <w:r w:rsidR="001B0D18" w:rsidRPr="00101987">
          <w:rPr>
            <w:highlight w:val="yellow"/>
          </w:rPr>
          <w:t xml:space="preserve">spiegelt </w:t>
        </w:r>
      </w:ins>
      <w:ins w:id="598" w:author="Ben Fels" w:date="2024-12-21T09:45:00Z" w16du:dateUtc="2024-12-21T08:45:00Z">
        <w:r w:rsidR="008E4A9B" w:rsidRPr="00101987">
          <w:rPr>
            <w:highlight w:val="yellow"/>
          </w:rPr>
          <w:t>d</w:t>
        </w:r>
      </w:ins>
      <w:ins w:id="599" w:author="Ben Fels" w:date="2024-12-21T09:46:00Z" w16du:dateUtc="2024-12-21T08:46:00Z">
        <w:r w:rsidR="005645A2" w:rsidRPr="00101987">
          <w:rPr>
            <w:highlight w:val="yellow"/>
          </w:rPr>
          <w:t>en Standpunkt des Autoren wider</w:t>
        </w:r>
      </w:ins>
      <w:ins w:id="600" w:author="Ben Fels" w:date="2024-12-21T10:09:00Z" w16du:dateUtc="2024-12-21T09:09:00Z">
        <w:r w:rsidR="00D27617" w:rsidRPr="00101987">
          <w:rPr>
            <w:highlight w:val="yellow"/>
            <w:rPrChange w:id="601" w:author="Ben Fels" w:date="2024-12-21T10:10:00Z" w16du:dateUtc="2024-12-21T09:10:00Z">
              <w:rPr>
                <w:highlight w:val="green"/>
              </w:rPr>
            </w:rPrChange>
          </w:rPr>
          <w:t xml:space="preserve">, </w:t>
        </w:r>
        <w:r w:rsidR="00D27617" w:rsidRPr="00101987">
          <w:rPr>
            <w:highlight w:val="yellow"/>
          </w:rPr>
          <w:t xml:space="preserve">wobei </w:t>
        </w:r>
        <w:r w:rsidR="004313AC" w:rsidRPr="00101987">
          <w:rPr>
            <w:highlight w:val="yellow"/>
          </w:rPr>
          <w:t xml:space="preserve">diese anhand von Argumenten </w:t>
        </w:r>
      </w:ins>
      <w:ins w:id="602" w:author="Ben Fels" w:date="2024-12-21T10:10:00Z" w16du:dateUtc="2024-12-21T09:10:00Z">
        <w:r w:rsidR="00500497" w:rsidRPr="00101987">
          <w:rPr>
            <w:highlight w:val="yellow"/>
          </w:rPr>
          <w:t>unterstützt oder angegriffen werden</w:t>
        </w:r>
      </w:ins>
      <w:ins w:id="603" w:author="Ben Fels" w:date="2024-12-21T10:09:00Z" w16du:dateUtc="2024-12-21T09:09:00Z">
        <w:r w:rsidR="00D27617" w:rsidRPr="00101987">
          <w:rPr>
            <w:highlight w:val="yellow"/>
          </w:rPr>
          <w:t xml:space="preserve">. </w:t>
        </w:r>
      </w:ins>
      <w:del w:id="604" w:author="Ben Fels" w:date="2024-12-21T10:09:00Z" w16du:dateUtc="2024-12-21T09:09:00Z">
        <w:r w:rsidR="00FA4398" w:rsidRPr="00101987" w:rsidDel="00D27617">
          <w:rPr>
            <w:highlight w:val="yellow"/>
            <w:rPrChange w:id="605" w:author="Ben Fels" w:date="2024-12-21T11:18:00Z" w16du:dateUtc="2024-12-21T10:18:00Z">
              <w:rPr/>
            </w:rPrChange>
          </w:rPr>
          <w:delText xml:space="preserve"> </w:delText>
        </w:r>
      </w:del>
      <w:ins w:id="606" w:author="Ben Fels" w:date="2024-12-21T10:06:00Z" w16du:dateUtc="2024-12-21T09:06:00Z">
        <w:r w:rsidR="008631F4" w:rsidRPr="00101987">
          <w:rPr>
            <w:highlight w:val="yellow"/>
          </w:rPr>
          <w:t xml:space="preserve">Ein Argument besteht aus einer Behauptung und </w:t>
        </w:r>
      </w:ins>
      <w:ins w:id="607" w:author="Ben Fels" w:date="2024-12-21T10:11:00Z" w16du:dateUtc="2024-12-21T09:11:00Z">
        <w:r w:rsidR="00BF4381" w:rsidRPr="00101987">
          <w:rPr>
            <w:highlight w:val="yellow"/>
            <w:rPrChange w:id="608" w:author="Ben Fels" w:date="2024-12-21T11:18:00Z" w16du:dateUtc="2024-12-21T10:18:00Z">
              <w:rPr/>
            </w:rPrChange>
          </w:rPr>
          <w:t xml:space="preserve">mindestens </w:t>
        </w:r>
      </w:ins>
      <w:ins w:id="609" w:author="Ben Fels" w:date="2024-12-21T10:06:00Z" w16du:dateUtc="2024-12-21T09:06:00Z">
        <w:r w:rsidR="008631F4" w:rsidRPr="00101987">
          <w:rPr>
            <w:highlight w:val="yellow"/>
          </w:rPr>
          <w:t>einer Prämisse.</w:t>
        </w:r>
      </w:ins>
      <w:ins w:id="610" w:author="Ben Fels" w:date="2024-12-21T10:12:00Z" w16du:dateUtc="2024-12-21T09:12:00Z">
        <w:r w:rsidR="001D6B97" w:rsidRPr="00101987">
          <w:rPr>
            <w:highlight w:val="yellow"/>
            <w:rPrChange w:id="611" w:author="Ben Fels" w:date="2024-12-21T11:18:00Z" w16du:dateUtc="2024-12-21T10:18:00Z">
              <w:rPr/>
            </w:rPrChange>
          </w:rPr>
          <w:t xml:space="preserve"> </w:t>
        </w:r>
      </w:ins>
      <w:ins w:id="612" w:author="Ben Fels" w:date="2024-12-21T10:18:00Z" w16du:dateUtc="2024-12-21T09:18:00Z">
        <w:r w:rsidR="009B3010" w:rsidRPr="00101987">
          <w:rPr>
            <w:highlight w:val="yellow"/>
            <w:rPrChange w:id="613" w:author="Ben Fels" w:date="2024-12-21T11:18:00Z" w16du:dateUtc="2024-12-21T10:18:00Z">
              <w:rPr/>
            </w:rPrChange>
          </w:rPr>
          <w:lastRenderedPageBreak/>
          <w:t>Prämisse</w:t>
        </w:r>
      </w:ins>
      <w:ins w:id="614" w:author="Ben Fels" w:date="2024-12-21T11:13:00Z" w16du:dateUtc="2024-12-21T10:13:00Z">
        <w:r w:rsidR="00666B23" w:rsidRPr="00101987">
          <w:rPr>
            <w:highlight w:val="yellow"/>
            <w:rPrChange w:id="615" w:author="Ben Fels" w:date="2024-12-21T11:18:00Z" w16du:dateUtc="2024-12-21T10:18:00Z">
              <w:rPr/>
            </w:rPrChange>
          </w:rPr>
          <w:t>n</w:t>
        </w:r>
      </w:ins>
      <w:ins w:id="616" w:author="Ben Fels" w:date="2024-12-21T10:18:00Z" w16du:dateUtc="2024-12-21T09:18:00Z">
        <w:r w:rsidR="009B3010" w:rsidRPr="00101987">
          <w:rPr>
            <w:highlight w:val="yellow"/>
            <w:rPrChange w:id="617" w:author="Ben Fels" w:date="2024-12-21T11:18:00Z" w16du:dateUtc="2024-12-21T10:18:00Z">
              <w:rPr/>
            </w:rPrChange>
          </w:rPr>
          <w:t xml:space="preserve"> </w:t>
        </w:r>
      </w:ins>
      <w:ins w:id="618" w:author="Ben Fels" w:date="2024-12-21T11:13:00Z" w16du:dateUtc="2024-12-21T10:13:00Z">
        <w:r w:rsidR="00666B23" w:rsidRPr="00101987">
          <w:rPr>
            <w:highlight w:val="yellow"/>
            <w:rPrChange w:id="619" w:author="Ben Fels" w:date="2024-12-21T11:18:00Z" w16du:dateUtc="2024-12-21T10:18:00Z">
              <w:rPr/>
            </w:rPrChange>
          </w:rPr>
          <w:t xml:space="preserve">sind </w:t>
        </w:r>
      </w:ins>
      <w:ins w:id="620" w:author="Ben Fels" w:date="2024-12-21T10:18:00Z" w16du:dateUtc="2024-12-21T09:18:00Z">
        <w:r w:rsidR="009B3010" w:rsidRPr="00101987">
          <w:rPr>
            <w:highlight w:val="yellow"/>
            <w:rPrChange w:id="621" w:author="Ben Fels" w:date="2024-12-21T11:18:00Z" w16du:dateUtc="2024-12-21T10:18:00Z">
              <w:rPr/>
            </w:rPrChange>
          </w:rPr>
          <w:t xml:space="preserve">dabei </w:t>
        </w:r>
      </w:ins>
      <w:ins w:id="622" w:author="Ben Fels" w:date="2024-12-21T11:13:00Z" w16du:dateUtc="2024-12-21T10:13:00Z">
        <w:r w:rsidR="00666B23" w:rsidRPr="00101987">
          <w:rPr>
            <w:highlight w:val="yellow"/>
            <w:rPrChange w:id="623" w:author="Ben Fels" w:date="2024-12-21T11:18:00Z" w16du:dateUtc="2024-12-21T10:18:00Z">
              <w:rPr/>
            </w:rPrChange>
          </w:rPr>
          <w:t xml:space="preserve">die Gründe </w:t>
        </w:r>
      </w:ins>
      <w:ins w:id="624" w:author="Ben Fels" w:date="2024-12-21T10:18:00Z" w16du:dateUtc="2024-12-21T09:18:00Z">
        <w:r w:rsidR="009B3010" w:rsidRPr="00101987">
          <w:rPr>
            <w:highlight w:val="yellow"/>
            <w:rPrChange w:id="625" w:author="Ben Fels" w:date="2024-12-21T11:18:00Z" w16du:dateUtc="2024-12-21T10:18:00Z">
              <w:rPr/>
            </w:rPrChange>
          </w:rPr>
          <w:t>für</w:t>
        </w:r>
      </w:ins>
      <w:ins w:id="626" w:author="Ben Fels" w:date="2024-12-21T10:19:00Z" w16du:dateUtc="2024-12-21T09:19:00Z">
        <w:r w:rsidR="009B3010" w:rsidRPr="00101987">
          <w:rPr>
            <w:highlight w:val="yellow"/>
            <w:rPrChange w:id="627" w:author="Ben Fels" w:date="2024-12-21T11:18:00Z" w16du:dateUtc="2024-12-21T10:18:00Z">
              <w:rPr/>
            </w:rPrChange>
          </w:rPr>
          <w:t xml:space="preserve"> </w:t>
        </w:r>
      </w:ins>
      <w:ins w:id="628" w:author="Ben Fels" w:date="2024-12-21T11:13:00Z" w16du:dateUtc="2024-12-21T10:13:00Z">
        <w:r w:rsidR="00C1194F" w:rsidRPr="00101987">
          <w:rPr>
            <w:highlight w:val="yellow"/>
            <w:rPrChange w:id="629" w:author="Ben Fels" w:date="2024-12-21T11:18:00Z" w16du:dateUtc="2024-12-21T10:18:00Z">
              <w:rPr/>
            </w:rPrChange>
          </w:rPr>
          <w:t xml:space="preserve">ein </w:t>
        </w:r>
      </w:ins>
      <w:ins w:id="630" w:author="Ben Fels" w:date="2024-12-21T10:19:00Z" w16du:dateUtc="2024-12-21T09:19:00Z">
        <w:r w:rsidR="009B3010" w:rsidRPr="00101987">
          <w:rPr>
            <w:highlight w:val="yellow"/>
            <w:rPrChange w:id="631" w:author="Ben Fels" w:date="2024-12-21T11:18:00Z" w16du:dateUtc="2024-12-21T10:18:00Z">
              <w:rPr/>
            </w:rPrChange>
          </w:rPr>
          <w:t>Argument.</w:t>
        </w:r>
      </w:ins>
      <w:ins w:id="632" w:author="Ben Fels" w:date="2024-12-21T11:13:00Z" w16du:dateUtc="2024-12-21T10:13:00Z">
        <w:r w:rsidR="004237FD" w:rsidRPr="00101987">
          <w:rPr>
            <w:highlight w:val="yellow"/>
            <w:rPrChange w:id="633" w:author="Ben Fels" w:date="2024-12-21T11:18:00Z" w16du:dateUtc="2024-12-21T10:18:00Z">
              <w:rPr/>
            </w:rPrChange>
          </w:rPr>
          <w:t xml:space="preserve"> </w:t>
        </w:r>
      </w:ins>
      <w:ins w:id="634" w:author="Ben Fels" w:date="2024-12-21T10:12:00Z" w16du:dateUtc="2024-12-21T09:12:00Z">
        <w:r w:rsidR="001D6B97" w:rsidRPr="004C0C7E">
          <w:rPr>
            <w:highlight w:val="green"/>
            <w:rPrChange w:id="635" w:author="Ben Fels" w:date="2024-12-21T11:18:00Z" w16du:dateUtc="2024-12-21T10:18:00Z">
              <w:rPr/>
            </w:rPrChange>
          </w:rPr>
          <w:t xml:space="preserve">Um die Haltung der Argumente </w:t>
        </w:r>
      </w:ins>
      <w:ins w:id="636" w:author="Ben Fels" w:date="2024-12-21T11:15:00Z" w16du:dateUtc="2024-12-21T10:15:00Z">
        <w:r w:rsidR="000219A5" w:rsidRPr="004C0C7E">
          <w:rPr>
            <w:highlight w:val="green"/>
            <w:rPrChange w:id="637" w:author="Ben Fels" w:date="2024-12-21T11:18:00Z" w16du:dateUtc="2024-12-21T10:18:00Z">
              <w:rPr/>
            </w:rPrChange>
          </w:rPr>
          <w:t xml:space="preserve">zu </w:t>
        </w:r>
      </w:ins>
      <w:ins w:id="638" w:author="Ben Fels" w:date="2024-12-21T11:16:00Z" w16du:dateUtc="2024-12-21T10:16:00Z">
        <w:r w:rsidR="009019EC" w:rsidRPr="004C0C7E">
          <w:rPr>
            <w:highlight w:val="green"/>
            <w:rPrChange w:id="639" w:author="Ben Fels" w:date="2024-12-21T11:18:00Z" w16du:dateUtc="2024-12-21T10:18:00Z">
              <w:rPr/>
            </w:rPrChange>
          </w:rPr>
          <w:t xml:space="preserve">unterscheiden, </w:t>
        </w:r>
      </w:ins>
      <w:ins w:id="640" w:author="Ben Fels" w:date="2024-12-21T11:14:00Z" w16du:dateUtc="2024-12-21T10:14:00Z">
        <w:r w:rsidR="003D3ACB" w:rsidRPr="004C0C7E">
          <w:rPr>
            <w:highlight w:val="green"/>
            <w:rPrChange w:id="641" w:author="Ben Fels" w:date="2024-12-21T11:18:00Z" w16du:dateUtc="2024-12-21T10:18:00Z">
              <w:rPr/>
            </w:rPrChange>
          </w:rPr>
          <w:t xml:space="preserve">sind </w:t>
        </w:r>
      </w:ins>
      <w:ins w:id="642" w:author="Ben Fels" w:date="2024-12-21T11:15:00Z" w16du:dateUtc="2024-12-21T10:15:00Z">
        <w:r w:rsidR="000219A5" w:rsidRPr="004C0C7E">
          <w:rPr>
            <w:highlight w:val="green"/>
            <w:rPrChange w:id="643" w:author="Ben Fels" w:date="2024-12-21T11:18:00Z" w16du:dateUtc="2024-12-21T10:18:00Z">
              <w:rPr/>
            </w:rPrChange>
          </w:rPr>
          <w:t xml:space="preserve">die Behauptungen </w:t>
        </w:r>
      </w:ins>
    </w:p>
    <w:p w14:paraId="2852BD84" w14:textId="10CF13C4" w:rsidR="002361A0" w:rsidRDefault="002361A0" w:rsidP="003D3ACB">
      <w:pPr>
        <w:autoSpaceDE w:val="0"/>
        <w:autoSpaceDN w:val="0"/>
        <w:adjustRightInd w:val="0"/>
        <w:spacing w:after="0"/>
        <w:jc w:val="both"/>
        <w:rPr>
          <w:ins w:id="644" w:author="Ben Fels" w:date="2024-12-21T10:02:00Z" w16du:dateUtc="2024-12-21T09:02:00Z"/>
        </w:rPr>
      </w:pPr>
      <w:del w:id="645" w:author="Ben Fels" w:date="2024-12-21T11:14:00Z" w16du:dateUtc="2024-12-21T10:14:00Z">
        <w:r w:rsidRPr="004C0C7E" w:rsidDel="003D3ACB">
          <w:rPr>
            <w:highlight w:val="green"/>
            <w:rPrChange w:id="646" w:author="Ben Fels" w:date="2024-12-21T11:18:00Z" w16du:dateUtc="2024-12-21T10:18:00Z">
              <w:rPr/>
            </w:rPrChange>
          </w:rPr>
          <w:delText xml:space="preserve">Behauptungen </w:delText>
        </w:r>
      </w:del>
      <w:del w:id="647" w:author="Ben Fels" w:date="2024-12-21T10:13:00Z" w16du:dateUtc="2024-12-21T09:13:00Z">
        <w:r w:rsidRPr="004C0C7E" w:rsidDel="00C41407">
          <w:rPr>
            <w:highlight w:val="green"/>
            <w:rPrChange w:id="648" w:author="Ben Fels" w:date="2024-12-21T11:18:00Z" w16du:dateUtc="2024-12-21T10:18:00Z">
              <w:rPr/>
            </w:rPrChange>
          </w:rPr>
          <w:delText xml:space="preserve">können </w:delText>
        </w:r>
      </w:del>
      <w:ins w:id="649" w:author="Ben Fels" w:date="2024-12-21T11:14:00Z" w16du:dateUtc="2024-12-21T10:14:00Z">
        <w:r w:rsidR="003D3ACB" w:rsidRPr="004C0C7E">
          <w:rPr>
            <w:highlight w:val="green"/>
            <w:rPrChange w:id="650" w:author="Ben Fels" w:date="2024-12-21T11:18:00Z" w16du:dateUtc="2024-12-21T10:18:00Z">
              <w:rPr/>
            </w:rPrChange>
          </w:rPr>
          <w:t xml:space="preserve">als </w:t>
        </w:r>
      </w:ins>
      <w:r w:rsidR="000941DE">
        <w:rPr>
          <w:highlight w:val="green"/>
        </w:rPr>
        <w:t>da</w:t>
      </w:r>
      <w:r w:rsidRPr="004C0C7E">
        <w:rPr>
          <w:highlight w:val="green"/>
          <w:rPrChange w:id="651" w:author="Ben Fels" w:date="2024-12-21T11:18:00Z" w16du:dateUtc="2024-12-21T10:18:00Z">
            <w:rPr/>
          </w:rPrChange>
        </w:rPr>
        <w:t>für</w:t>
      </w:r>
      <w:r w:rsidR="0064376C">
        <w:rPr>
          <w:highlight w:val="green"/>
        </w:rPr>
        <w:t xml:space="preserve"> (engl. </w:t>
      </w:r>
      <w:proofErr w:type="spellStart"/>
      <w:r w:rsidR="0064376C">
        <w:rPr>
          <w:highlight w:val="green"/>
        </w:rPr>
        <w:t>for</w:t>
      </w:r>
      <w:proofErr w:type="spellEnd"/>
      <w:r w:rsidR="00131C0E">
        <w:rPr>
          <w:highlight w:val="green"/>
        </w:rPr>
        <w:t>)</w:t>
      </w:r>
      <w:r w:rsidRPr="004C0C7E">
        <w:rPr>
          <w:highlight w:val="green"/>
          <w:rPrChange w:id="652" w:author="Ben Fels" w:date="2024-12-21T11:18:00Z" w16du:dateUtc="2024-12-21T10:18:00Z">
            <w:rPr/>
          </w:rPrChange>
        </w:rPr>
        <w:t xml:space="preserve"> oder </w:t>
      </w:r>
      <w:r w:rsidR="000941DE">
        <w:rPr>
          <w:highlight w:val="green"/>
        </w:rPr>
        <w:t>da</w:t>
      </w:r>
      <w:r w:rsidRPr="004C0C7E">
        <w:rPr>
          <w:highlight w:val="green"/>
          <w:rPrChange w:id="653" w:author="Ben Fels" w:date="2024-12-21T11:18:00Z" w16du:dateUtc="2024-12-21T10:18:00Z">
            <w:rPr/>
          </w:rPrChange>
        </w:rPr>
        <w:t>gegen</w:t>
      </w:r>
      <w:r w:rsidR="00131C0E">
        <w:rPr>
          <w:highlight w:val="green"/>
        </w:rPr>
        <w:t xml:space="preserve"> (engl. </w:t>
      </w:r>
      <w:proofErr w:type="spellStart"/>
      <w:r w:rsidR="00131C0E">
        <w:rPr>
          <w:highlight w:val="green"/>
        </w:rPr>
        <w:t>against</w:t>
      </w:r>
      <w:proofErr w:type="spellEnd"/>
      <w:r w:rsidR="00131C0E">
        <w:rPr>
          <w:highlight w:val="green"/>
        </w:rPr>
        <w:t>)</w:t>
      </w:r>
      <w:r w:rsidRPr="004C0C7E">
        <w:rPr>
          <w:highlight w:val="green"/>
          <w:rPrChange w:id="654" w:author="Ben Fels" w:date="2024-12-21T11:18:00Z" w16du:dateUtc="2024-12-21T10:18:00Z">
            <w:rPr/>
          </w:rPrChange>
        </w:rPr>
        <w:t xml:space="preserve"> </w:t>
      </w:r>
      <w:del w:id="655" w:author="Ben Fels" w:date="2024-12-21T10:13:00Z" w16du:dateUtc="2024-12-21T09:13:00Z">
        <w:r w:rsidRPr="004C0C7E" w:rsidDel="00FB6B31">
          <w:rPr>
            <w:highlight w:val="green"/>
            <w:rPrChange w:id="656" w:author="Ben Fels" w:date="2024-12-21T11:18:00Z" w16du:dateUtc="2024-12-21T10:18:00Z">
              <w:rPr/>
            </w:rPrChange>
          </w:rPr>
          <w:delText>die Hauptaussage sein</w:delText>
        </w:r>
      </w:del>
      <w:ins w:id="657" w:author="Ben Fels" w:date="2024-12-21T10:13:00Z" w16du:dateUtc="2024-12-21T09:13:00Z">
        <w:r w:rsidR="00FB6B31" w:rsidRPr="004C0C7E">
          <w:rPr>
            <w:highlight w:val="green"/>
            <w:rPrChange w:id="658" w:author="Ben Fels" w:date="2024-12-21T11:18:00Z" w16du:dateUtc="2024-12-21T10:18:00Z">
              <w:rPr/>
            </w:rPrChange>
          </w:rPr>
          <w:t>markiert</w:t>
        </w:r>
      </w:ins>
      <w:r w:rsidRPr="004C0C7E">
        <w:rPr>
          <w:highlight w:val="green"/>
          <w:rPrChange w:id="659" w:author="Ben Fels" w:date="2024-12-21T11:18:00Z" w16du:dateUtc="2024-12-21T10:18:00Z">
            <w:rPr/>
          </w:rPrChange>
        </w:rPr>
        <w:t>. Prämissen hingegen können eine Behauptung oder eine andere Prämisse unterstützen</w:t>
      </w:r>
      <w:r w:rsidR="00131C0E">
        <w:rPr>
          <w:highlight w:val="green"/>
        </w:rPr>
        <w:t xml:space="preserve"> (engl. support)</w:t>
      </w:r>
      <w:r w:rsidRPr="004C0C7E">
        <w:rPr>
          <w:highlight w:val="green"/>
          <w:rPrChange w:id="660" w:author="Ben Fels" w:date="2024-12-21T11:18:00Z" w16du:dateUtc="2024-12-21T10:18:00Z">
            <w:rPr/>
          </w:rPrChange>
        </w:rPr>
        <w:t xml:space="preserve"> oder </w:t>
      </w:r>
      <w:r w:rsidR="00F70C99" w:rsidRPr="004C0C7E">
        <w:rPr>
          <w:highlight w:val="green"/>
          <w:rPrChange w:id="661" w:author="Ben Fels" w:date="2024-12-21T11:18:00Z" w16du:dateUtc="2024-12-21T10:18:00Z">
            <w:rPr/>
          </w:rPrChange>
        </w:rPr>
        <w:t>a</w:t>
      </w:r>
      <w:r w:rsidRPr="004C0C7E">
        <w:rPr>
          <w:highlight w:val="green"/>
          <w:rPrChange w:id="662" w:author="Ben Fels" w:date="2024-12-21T11:18:00Z" w16du:dateUtc="2024-12-21T10:18:00Z">
            <w:rPr/>
          </w:rPrChange>
        </w:rPr>
        <w:t>ngreifen</w:t>
      </w:r>
      <w:r w:rsidR="00131C0E">
        <w:rPr>
          <w:highlight w:val="green"/>
        </w:rPr>
        <w:t xml:space="preserve"> (engl. </w:t>
      </w:r>
      <w:proofErr w:type="spellStart"/>
      <w:r w:rsidR="00131C0E">
        <w:rPr>
          <w:highlight w:val="green"/>
        </w:rPr>
        <w:t>attack</w:t>
      </w:r>
      <w:proofErr w:type="spellEnd"/>
      <w:r w:rsidR="00131C0E">
        <w:rPr>
          <w:highlight w:val="green"/>
        </w:rPr>
        <w:t>)</w:t>
      </w:r>
      <w:r w:rsidRPr="004C0C7E">
        <w:rPr>
          <w:highlight w:val="green"/>
          <w:rPrChange w:id="663" w:author="Ben Fels" w:date="2024-12-21T11:18:00Z" w16du:dateUtc="2024-12-21T10:18:00Z">
            <w:rPr/>
          </w:rPrChange>
        </w:rPr>
        <w:t xml:space="preserve">. Es ist möglich, dass es mehrere Hauptaussagen </w:t>
      </w:r>
      <w:r w:rsidR="00E51A1B" w:rsidRPr="004C0C7E">
        <w:rPr>
          <w:highlight w:val="green"/>
          <w:rPrChange w:id="664" w:author="Ben Fels" w:date="2024-12-21T11:18:00Z" w16du:dateUtc="2024-12-21T10:18:00Z">
            <w:rPr/>
          </w:rPrChange>
        </w:rPr>
        <w:t xml:space="preserve">zu einem Text </w:t>
      </w:r>
      <w:r w:rsidRPr="004C0C7E">
        <w:rPr>
          <w:highlight w:val="green"/>
          <w:rPrChange w:id="665" w:author="Ben Fels" w:date="2024-12-21T11:18:00Z" w16du:dateUtc="2024-12-21T10:18:00Z">
            <w:rPr/>
          </w:rPrChange>
        </w:rPr>
        <w:t>gibt.</w:t>
      </w:r>
      <w:r w:rsidR="003840ED" w:rsidRPr="004C0C7E">
        <w:rPr>
          <w:highlight w:val="green"/>
          <w:rPrChange w:id="666" w:author="Ben Fels" w:date="2024-12-21T11:18:00Z" w16du:dateUtc="2024-12-21T10:18:00Z">
            <w:rPr/>
          </w:rPrChange>
        </w:rPr>
        <w:t xml:space="preserve"> Hierbei wurde jedoch nicht annotiert, auf welche </w:t>
      </w:r>
      <w:r w:rsidR="00E51A1B" w:rsidRPr="004C0C7E">
        <w:rPr>
          <w:highlight w:val="green"/>
          <w:rPrChange w:id="667" w:author="Ben Fels" w:date="2024-12-21T11:18:00Z" w16du:dateUtc="2024-12-21T10:18:00Z">
            <w:rPr/>
          </w:rPrChange>
        </w:rPr>
        <w:t>Hauptaussagen sich die Behauptungen beziehen</w:t>
      </w:r>
      <w:r w:rsidR="00E51A1B" w:rsidRPr="000A3F25">
        <w:t>.</w:t>
      </w:r>
      <w:r w:rsidR="00101287">
        <w:t xml:space="preserve"> </w:t>
      </w:r>
      <w:commentRangeStart w:id="668"/>
      <w:r w:rsidR="00101287">
        <w:t xml:space="preserve">Die nachfolgende Abbildung </w:t>
      </w:r>
      <w:r w:rsidR="004F7402">
        <w:t xml:space="preserve">dient zur Nachvollziehbarkeit </w:t>
      </w:r>
      <w:r w:rsidR="00574BAF">
        <w:t xml:space="preserve">der beschriebenen </w:t>
      </w:r>
      <w:r w:rsidR="004F7402">
        <w:t>argumentative Struktur</w:t>
      </w:r>
      <w:commentRangeEnd w:id="668"/>
      <w:r w:rsidR="009557BD">
        <w:rPr>
          <w:rStyle w:val="Kommentarzeichen"/>
        </w:rPr>
        <w:commentReference w:id="668"/>
      </w:r>
      <w:r w:rsidR="00574BAF">
        <w:t>.</w:t>
      </w:r>
    </w:p>
    <w:p w14:paraId="5E6FB40A" w14:textId="59B4601F" w:rsidR="008A74F1" w:rsidRPr="00AF029F" w:rsidRDefault="008A74F1" w:rsidP="00D41EBE">
      <w:pPr>
        <w:pStyle w:val="Beschriftung"/>
        <w:keepNext/>
        <w:rPr>
          <w:color w:val="auto"/>
          <w:sz w:val="20"/>
          <w:szCs w:val="20"/>
        </w:rPr>
      </w:pPr>
      <w:bookmarkStart w:id="669" w:name="_Toc188555317"/>
      <w:r w:rsidRPr="00AF029F">
        <w:rPr>
          <w:b/>
          <w:color w:val="auto"/>
          <w:sz w:val="20"/>
          <w:szCs w:val="20"/>
        </w:rPr>
        <w:t xml:space="preserve">Abbildung </w:t>
      </w:r>
      <w:r w:rsidRPr="00AF029F">
        <w:rPr>
          <w:b/>
          <w:color w:val="auto"/>
          <w:sz w:val="20"/>
          <w:szCs w:val="20"/>
        </w:rPr>
        <w:fldChar w:fldCharType="begin"/>
      </w:r>
      <w:r w:rsidRPr="00AF029F">
        <w:rPr>
          <w:b/>
          <w:color w:val="auto"/>
          <w:sz w:val="20"/>
          <w:szCs w:val="20"/>
        </w:rPr>
        <w:instrText xml:space="preserve"> SEQ Abbildung \* ARABIC </w:instrText>
      </w:r>
      <w:r w:rsidRPr="00AF029F">
        <w:rPr>
          <w:b/>
          <w:color w:val="auto"/>
          <w:sz w:val="20"/>
          <w:szCs w:val="20"/>
        </w:rPr>
        <w:fldChar w:fldCharType="separate"/>
      </w:r>
      <w:r w:rsidR="001F7E0E">
        <w:rPr>
          <w:b/>
          <w:noProof/>
          <w:color w:val="auto"/>
          <w:sz w:val="20"/>
          <w:szCs w:val="20"/>
        </w:rPr>
        <w:t>1</w:t>
      </w:r>
      <w:r w:rsidRPr="00AF029F">
        <w:rPr>
          <w:b/>
          <w:color w:val="auto"/>
          <w:sz w:val="20"/>
          <w:szCs w:val="20"/>
        </w:rPr>
        <w:fldChar w:fldCharType="end"/>
      </w:r>
      <w:r w:rsidRPr="00AF029F">
        <w:rPr>
          <w:color w:val="auto"/>
          <w:sz w:val="20"/>
          <w:szCs w:val="20"/>
        </w:rPr>
        <w:t xml:space="preserve"> </w:t>
      </w:r>
      <w:r w:rsidR="00AF029F" w:rsidRPr="00AF029F">
        <w:rPr>
          <w:color w:val="auto"/>
          <w:sz w:val="20"/>
          <w:szCs w:val="20"/>
        </w:rPr>
        <w:br/>
      </w:r>
      <w:r w:rsidR="00B879ED">
        <w:rPr>
          <w:color w:val="auto"/>
          <w:sz w:val="20"/>
          <w:szCs w:val="20"/>
        </w:rPr>
        <w:t>Beispiel für a</w:t>
      </w:r>
      <w:r w:rsidRPr="00AF029F">
        <w:rPr>
          <w:color w:val="auto"/>
          <w:sz w:val="20"/>
          <w:szCs w:val="20"/>
        </w:rPr>
        <w:t>rgumentative</w:t>
      </w:r>
      <w:r w:rsidRPr="00AF029F">
        <w:rPr>
          <w:noProof/>
          <w:color w:val="auto"/>
          <w:sz w:val="20"/>
          <w:szCs w:val="20"/>
        </w:rPr>
        <w:t xml:space="preserve"> Struktur der Aufsätze</w:t>
      </w:r>
      <w:bookmarkEnd w:id="669"/>
    </w:p>
    <w:p w14:paraId="6E7E96EE" w14:textId="1B18F12A" w:rsidR="00CF00D2" w:rsidRDefault="008D3DF6" w:rsidP="001F7CA5">
      <w:pPr>
        <w:autoSpaceDE w:val="0"/>
        <w:autoSpaceDN w:val="0"/>
        <w:adjustRightInd w:val="0"/>
        <w:spacing w:after="0"/>
        <w:jc w:val="both"/>
        <w:rPr>
          <w:ins w:id="670" w:author="Ben Fels" w:date="2024-12-21T10:02:00Z" w16du:dateUtc="2024-12-21T09:02:00Z"/>
        </w:rPr>
      </w:pPr>
      <w:r w:rsidRPr="008D3DF6">
        <w:rPr>
          <w:noProof/>
        </w:rPr>
        <w:drawing>
          <wp:inline distT="0" distB="0" distL="0" distR="0" wp14:anchorId="26E88BCF" wp14:editId="3C1897A7">
            <wp:extent cx="5579745" cy="1762760"/>
            <wp:effectExtent l="0" t="0" r="1905" b="8890"/>
            <wp:docPr id="1837527451"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27451" name="Grafik 1" descr="Ein Bild, das Text, Diagramm, Reihe, Screenshot enthält.&#10;&#10;Automatisch generierte Beschreibung"/>
                    <pic:cNvPicPr/>
                  </pic:nvPicPr>
                  <pic:blipFill>
                    <a:blip r:embed="rId18"/>
                    <a:stretch>
                      <a:fillRect/>
                    </a:stretch>
                  </pic:blipFill>
                  <pic:spPr>
                    <a:xfrm>
                      <a:off x="0" y="0"/>
                      <a:ext cx="5579745" cy="1762760"/>
                    </a:xfrm>
                    <a:prstGeom prst="rect">
                      <a:avLst/>
                    </a:prstGeom>
                  </pic:spPr>
                </pic:pic>
              </a:graphicData>
            </a:graphic>
          </wp:inline>
        </w:drawing>
      </w:r>
    </w:p>
    <w:p w14:paraId="647A3BB9" w14:textId="4228E36D" w:rsidR="00D4435C" w:rsidRPr="00AF029F" w:rsidRDefault="00D4435C" w:rsidP="001F7CA5">
      <w:pPr>
        <w:autoSpaceDE w:val="0"/>
        <w:autoSpaceDN w:val="0"/>
        <w:adjustRightInd w:val="0"/>
        <w:spacing w:after="0"/>
        <w:jc w:val="both"/>
        <w:rPr>
          <w:ins w:id="671" w:author="Ben Fels" w:date="2024-12-21T10:02:00Z" w16du:dateUtc="2024-12-21T09:02:00Z"/>
          <w:sz w:val="20"/>
          <w:szCs w:val="18"/>
          <w:rPrChange w:id="672" w:author="Ben Fels" w:date="2024-12-21T10:02:00Z" w16du:dateUtc="2024-12-21T09:02:00Z">
            <w:rPr>
              <w:ins w:id="673" w:author="Ben Fels" w:date="2024-12-21T10:02:00Z" w16du:dateUtc="2024-12-21T09:02:00Z"/>
            </w:rPr>
          </w:rPrChange>
        </w:rPr>
      </w:pPr>
      <w:ins w:id="674" w:author="Ben Fels" w:date="2024-12-21T10:02:00Z" w16du:dateUtc="2024-12-21T09:02:00Z">
        <w:r w:rsidRPr="00AF029F">
          <w:rPr>
            <w:sz w:val="20"/>
            <w:szCs w:val="18"/>
            <w:rPrChange w:id="675" w:author="Ben Fels" w:date="2024-12-21T10:02:00Z" w16du:dateUtc="2024-12-21T09:02:00Z">
              <w:rPr/>
            </w:rPrChange>
          </w:rPr>
          <w:t>Eigene Darstellung nach</w:t>
        </w:r>
      </w:ins>
      <w:ins w:id="676" w:author="Ben Fels" w:date="2024-12-21T11:18:00Z" w16du:dateUtc="2024-12-21T10:18:00Z">
        <w:r w:rsidR="00C351F4" w:rsidRPr="00AF029F">
          <w:rPr>
            <w:sz w:val="20"/>
            <w:szCs w:val="18"/>
          </w:rPr>
          <w:t xml:space="preserve"> </w:t>
        </w:r>
        <w:r w:rsidR="00C351F4" w:rsidRPr="00AF029F">
          <w:rPr>
            <w:sz w:val="20"/>
            <w:szCs w:val="18"/>
            <w:rPrChange w:id="677" w:author="Ben Fels" w:date="2024-12-21T11:19:00Z" w16du:dateUtc="2024-12-21T10:19:00Z">
              <w:rPr>
                <w:rFonts w:cs="Arial"/>
                <w:highlight w:val="magenta"/>
              </w:rPr>
            </w:rPrChange>
          </w:rPr>
          <w:t xml:space="preserve">Stab &amp; </w:t>
        </w:r>
        <w:proofErr w:type="spellStart"/>
        <w:r w:rsidR="00C351F4" w:rsidRPr="00AF029F">
          <w:rPr>
            <w:sz w:val="20"/>
            <w:szCs w:val="18"/>
            <w:rPrChange w:id="678" w:author="Ben Fels" w:date="2024-12-21T11:19:00Z" w16du:dateUtc="2024-12-21T10:19:00Z">
              <w:rPr>
                <w:rFonts w:cs="Arial"/>
                <w:highlight w:val="magenta"/>
              </w:rPr>
            </w:rPrChange>
          </w:rPr>
          <w:t>Gurevych</w:t>
        </w:r>
        <w:proofErr w:type="spellEnd"/>
        <w:r w:rsidR="00C351F4" w:rsidRPr="00AF029F">
          <w:rPr>
            <w:sz w:val="20"/>
            <w:szCs w:val="18"/>
            <w:rPrChange w:id="679" w:author="Ben Fels" w:date="2024-12-21T11:19:00Z" w16du:dateUtc="2024-12-21T10:19:00Z">
              <w:rPr>
                <w:highlight w:val="green"/>
              </w:rPr>
            </w:rPrChange>
          </w:rPr>
          <w:t xml:space="preserve"> </w:t>
        </w:r>
        <w:r w:rsidR="00C351F4" w:rsidRPr="00AF029F">
          <w:rPr>
            <w:sz w:val="20"/>
            <w:szCs w:val="18"/>
            <w:rPrChange w:id="680" w:author="Ben Fels" w:date="2024-12-21T11:19:00Z" w16du:dateUtc="2024-12-21T10:19:00Z">
              <w:rPr>
                <w:highlight w:val="magenta"/>
              </w:rPr>
            </w:rPrChange>
          </w:rPr>
          <w:fldChar w:fldCharType="begin"/>
        </w:r>
      </w:ins>
      <w:r w:rsidR="00FD2583" w:rsidRPr="00AF029F">
        <w:rPr>
          <w:sz w:val="20"/>
          <w:szCs w:val="18"/>
          <w:rPrChange w:id="681" w:author="Ben Fels" w:date="2024-12-21T11:19:00Z" w16du:dateUtc="2024-12-21T10:19:00Z">
            <w:rPr>
              <w:highlight w:val="magenta"/>
            </w:rPr>
          </w:rPrChange>
        </w:rPr>
        <w:instrText xml:space="preserve"> ADDIN ZOTERO_ITEM CSL_CITATION {"citationID":"oUQ9diHS","properties":{"formattedCitation":"(2017b)","plainCitation":"(2017b)","noteIndex":0},"citationItems":[{"id":967,"uris":["http://zotero.org/users/14644665/items/TQBD3JQ9"],"itemData":{"id":967,"type":"article-journal","abstract":"In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682" w:author="Ben Fels" w:date="2024-12-21T11:18:00Z" w16du:dateUtc="2024-12-21T10:18:00Z">
        <w:r w:rsidR="00C351F4" w:rsidRPr="00AF029F">
          <w:rPr>
            <w:sz w:val="20"/>
            <w:szCs w:val="18"/>
            <w:rPrChange w:id="683" w:author="Ben Fels" w:date="2024-12-21T11:19:00Z" w16du:dateUtc="2024-12-21T10:19:00Z">
              <w:rPr>
                <w:highlight w:val="magenta"/>
              </w:rPr>
            </w:rPrChange>
          </w:rPr>
          <w:fldChar w:fldCharType="separate"/>
        </w:r>
      </w:ins>
      <w:r w:rsidR="00FD2583" w:rsidRPr="00AF029F">
        <w:rPr>
          <w:sz w:val="20"/>
          <w:szCs w:val="18"/>
          <w:rPrChange w:id="684" w:author="Ben Fels" w:date="2024-12-21T11:19:00Z" w16du:dateUtc="2024-12-21T10:19:00Z">
            <w:rPr>
              <w:rFonts w:cs="Arial"/>
              <w:highlight w:val="magenta"/>
            </w:rPr>
          </w:rPrChange>
        </w:rPr>
        <w:t>(2017b)</w:t>
      </w:r>
      <w:ins w:id="685" w:author="Ben Fels" w:date="2024-12-21T11:18:00Z" w16du:dateUtc="2024-12-21T10:18:00Z">
        <w:r w:rsidR="00C351F4" w:rsidRPr="00AF029F">
          <w:rPr>
            <w:sz w:val="20"/>
            <w:szCs w:val="18"/>
            <w:rPrChange w:id="686" w:author="Ben Fels" w:date="2024-12-21T11:19:00Z" w16du:dateUtc="2024-12-21T10:19:00Z">
              <w:rPr>
                <w:highlight w:val="magenta"/>
              </w:rPr>
            </w:rPrChange>
          </w:rPr>
          <w:fldChar w:fldCharType="end"/>
        </w:r>
      </w:ins>
      <w:ins w:id="687" w:author="Ben Fels" w:date="2024-12-21T11:19:00Z" w16du:dateUtc="2024-12-21T10:19:00Z">
        <w:r w:rsidR="00FD2583" w:rsidRPr="00AF029F">
          <w:rPr>
            <w:sz w:val="20"/>
            <w:szCs w:val="18"/>
          </w:rPr>
          <w:t>.</w:t>
        </w:r>
      </w:ins>
    </w:p>
    <w:p w14:paraId="04526F9C" w14:textId="77777777" w:rsidR="00E62969" w:rsidRDefault="00E62969" w:rsidP="00F05727">
      <w:pPr>
        <w:autoSpaceDE w:val="0"/>
        <w:autoSpaceDN w:val="0"/>
        <w:adjustRightInd w:val="0"/>
        <w:spacing w:after="0"/>
        <w:jc w:val="both"/>
      </w:pPr>
    </w:p>
    <w:p w14:paraId="75402CEC" w14:textId="070CE582" w:rsidR="00D918CC" w:rsidRDefault="00075D4F" w:rsidP="00F626B8">
      <w:pPr>
        <w:autoSpaceDE w:val="0"/>
        <w:autoSpaceDN w:val="0"/>
        <w:adjustRightInd w:val="0"/>
        <w:spacing w:after="0"/>
        <w:jc w:val="both"/>
      </w:pPr>
      <w:r w:rsidRPr="00B71126">
        <w:rPr>
          <w:highlight w:val="green"/>
        </w:rPr>
        <w:t xml:space="preserve">Ein Aufsatz </w:t>
      </w:r>
      <w:r w:rsidR="00F05727" w:rsidRPr="00B71126">
        <w:rPr>
          <w:highlight w:val="green"/>
        </w:rPr>
        <w:t>umfass</w:t>
      </w:r>
      <w:r w:rsidR="00EA3B1B" w:rsidRPr="00B71126">
        <w:rPr>
          <w:highlight w:val="green"/>
        </w:rPr>
        <w:t xml:space="preserve">t </w:t>
      </w:r>
      <w:r w:rsidR="00F05727" w:rsidRPr="00B71126">
        <w:rPr>
          <w:highlight w:val="green"/>
        </w:rPr>
        <w:t>ca. 200 bis 500 Wörter, mit einem Median von 3</w:t>
      </w:r>
      <w:r w:rsidR="00150CDD" w:rsidRPr="00B71126">
        <w:rPr>
          <w:highlight w:val="green"/>
        </w:rPr>
        <w:t>19</w:t>
      </w:r>
      <w:r w:rsidR="00F05727" w:rsidRPr="00B71126">
        <w:rPr>
          <w:highlight w:val="green"/>
        </w:rPr>
        <w:t xml:space="preserve"> Wörtern.</w:t>
      </w:r>
      <w:r w:rsidR="0079077C" w:rsidRPr="00B71126">
        <w:rPr>
          <w:highlight w:val="green"/>
        </w:rPr>
        <w:t xml:space="preserve"> </w:t>
      </w:r>
      <w:r w:rsidR="00F05727" w:rsidRPr="00B71126">
        <w:rPr>
          <w:highlight w:val="green"/>
        </w:rPr>
        <w:t xml:space="preserve">Gemäß der dazugehörigen Annotationen enthalten die Aufsätze zwischen 1-3 Hauptaussagen, 2-10 Behauptungen, 2-20 Prämissen und </w:t>
      </w:r>
      <w:r w:rsidR="001C02DC" w:rsidRPr="00B71126">
        <w:rPr>
          <w:highlight w:val="green"/>
        </w:rPr>
        <w:t>5</w:t>
      </w:r>
      <w:r w:rsidR="00F05727" w:rsidRPr="00B71126">
        <w:rPr>
          <w:highlight w:val="green"/>
        </w:rPr>
        <w:t>-2</w:t>
      </w:r>
      <w:r w:rsidR="001C02DC" w:rsidRPr="00B71126">
        <w:rPr>
          <w:highlight w:val="green"/>
        </w:rPr>
        <w:t>6</w:t>
      </w:r>
      <w:r w:rsidR="00F05727" w:rsidRPr="00B71126">
        <w:rPr>
          <w:highlight w:val="green"/>
        </w:rPr>
        <w:t xml:space="preserve"> Beziehungen.</w:t>
      </w:r>
      <w:r w:rsidR="00C949E4" w:rsidRPr="00B71126">
        <w:rPr>
          <w:highlight w:val="green"/>
        </w:rPr>
        <w:t xml:space="preserve"> </w:t>
      </w:r>
      <w:r w:rsidR="001317A8" w:rsidRPr="00B71126">
        <w:rPr>
          <w:highlight w:val="green"/>
        </w:rPr>
        <w:t>Es wurde fälschlicherweise angenommen, dass die Aufsätze keine Duplikate enthalten, da es sich um einen professionell erstellten Datensatz handelt.</w:t>
      </w:r>
      <w:r w:rsidR="009A35A2" w:rsidRPr="00B71126">
        <w:rPr>
          <w:highlight w:val="green"/>
        </w:rPr>
        <w:t xml:space="preserve"> Es wurde</w:t>
      </w:r>
      <w:r w:rsidR="00366378" w:rsidRPr="00B71126">
        <w:rPr>
          <w:highlight w:val="green"/>
        </w:rPr>
        <w:t>,</w:t>
      </w:r>
      <w:r w:rsidR="009A35A2" w:rsidRPr="00B71126">
        <w:rPr>
          <w:highlight w:val="green"/>
        </w:rPr>
        <w:t xml:space="preserve"> nachdem die </w:t>
      </w:r>
      <w:r w:rsidR="00F5610E" w:rsidRPr="00B71126">
        <w:rPr>
          <w:highlight w:val="green"/>
        </w:rPr>
        <w:t xml:space="preserve">Anfragen </w:t>
      </w:r>
      <w:r w:rsidR="00366378" w:rsidRPr="00B71126">
        <w:rPr>
          <w:highlight w:val="green"/>
        </w:rPr>
        <w:t xml:space="preserve">bereits </w:t>
      </w:r>
      <w:r w:rsidR="009A35A2" w:rsidRPr="00B71126">
        <w:rPr>
          <w:highlight w:val="green"/>
        </w:rPr>
        <w:t>an das LLM gesendet wurden</w:t>
      </w:r>
      <w:r w:rsidR="00366378" w:rsidRPr="00B71126">
        <w:rPr>
          <w:highlight w:val="green"/>
        </w:rPr>
        <w:t>,</w:t>
      </w:r>
      <w:r w:rsidR="009A35A2" w:rsidRPr="00B71126">
        <w:rPr>
          <w:highlight w:val="green"/>
        </w:rPr>
        <w:t xml:space="preserve"> jedoch festgestellt, dass</w:t>
      </w:r>
      <w:r w:rsidR="00D92FDC" w:rsidRPr="00B71126">
        <w:rPr>
          <w:highlight w:val="green"/>
        </w:rPr>
        <w:t xml:space="preserve"> </w:t>
      </w:r>
      <w:r w:rsidR="009A35A2" w:rsidRPr="00B71126">
        <w:rPr>
          <w:highlight w:val="green"/>
        </w:rPr>
        <w:t xml:space="preserve">ein Text dreimal und ein weiterer Text zweimal vorkommt. </w:t>
      </w:r>
      <w:r w:rsidR="00BE0A84" w:rsidRPr="00B71126">
        <w:rPr>
          <w:highlight w:val="green"/>
        </w:rPr>
        <w:t>Die abweichende</w:t>
      </w:r>
      <w:r w:rsidR="003624C7" w:rsidRPr="00B71126">
        <w:rPr>
          <w:highlight w:val="green"/>
        </w:rPr>
        <w:t>n</w:t>
      </w:r>
      <w:r w:rsidR="00BE0A84" w:rsidRPr="00B71126">
        <w:rPr>
          <w:highlight w:val="green"/>
        </w:rPr>
        <w:t xml:space="preserve"> Annotation </w:t>
      </w:r>
      <w:r w:rsidR="006552AA" w:rsidRPr="00B71126">
        <w:rPr>
          <w:highlight w:val="green"/>
        </w:rPr>
        <w:t>d</w:t>
      </w:r>
      <w:r w:rsidR="00CE21D8" w:rsidRPr="00B71126">
        <w:rPr>
          <w:highlight w:val="green"/>
        </w:rPr>
        <w:t>ieser</w:t>
      </w:r>
      <w:r w:rsidR="006552AA" w:rsidRPr="00B71126">
        <w:rPr>
          <w:highlight w:val="green"/>
        </w:rPr>
        <w:t xml:space="preserve"> </w:t>
      </w:r>
      <w:r w:rsidR="00BE0A84" w:rsidRPr="00B71126">
        <w:rPr>
          <w:highlight w:val="green"/>
        </w:rPr>
        <w:t xml:space="preserve">Texte </w:t>
      </w:r>
      <w:r w:rsidR="00A65B54" w:rsidRPr="00B71126">
        <w:rPr>
          <w:highlight w:val="green"/>
        </w:rPr>
        <w:t xml:space="preserve">resultiert </w:t>
      </w:r>
      <w:r w:rsidR="00A174CA" w:rsidRPr="00B71126">
        <w:rPr>
          <w:highlight w:val="green"/>
        </w:rPr>
        <w:t xml:space="preserve">vermutlich </w:t>
      </w:r>
      <w:r w:rsidR="00A65B54" w:rsidRPr="00B71126">
        <w:rPr>
          <w:highlight w:val="green"/>
        </w:rPr>
        <w:t xml:space="preserve">aus </w:t>
      </w:r>
      <w:r w:rsidR="006552AA" w:rsidRPr="00B71126">
        <w:rPr>
          <w:highlight w:val="green"/>
        </w:rPr>
        <w:t xml:space="preserve">der zuvor beschriebenen </w:t>
      </w:r>
      <w:r w:rsidR="00DE2EEC" w:rsidRPr="00B71126">
        <w:rPr>
          <w:highlight w:val="green"/>
        </w:rPr>
        <w:t xml:space="preserve">subjektiven </w:t>
      </w:r>
      <w:r w:rsidR="00A174CA" w:rsidRPr="00B71126">
        <w:rPr>
          <w:highlight w:val="green"/>
        </w:rPr>
        <w:t xml:space="preserve">Einschätzung der </w:t>
      </w:r>
      <w:proofErr w:type="spellStart"/>
      <w:r w:rsidR="00A174CA" w:rsidRPr="00B71126">
        <w:rPr>
          <w:highlight w:val="green"/>
        </w:rPr>
        <w:t>Annotatoren</w:t>
      </w:r>
      <w:proofErr w:type="spellEnd"/>
      <w:r w:rsidR="009A35A2" w:rsidRPr="00B71126">
        <w:rPr>
          <w:highlight w:val="green"/>
        </w:rPr>
        <w:t>.</w:t>
      </w:r>
      <w:r w:rsidR="00FD1B5C" w:rsidRPr="00B71126">
        <w:rPr>
          <w:highlight w:val="green"/>
        </w:rPr>
        <w:t xml:space="preserve"> </w:t>
      </w:r>
      <w:r w:rsidR="00D92FDC" w:rsidRPr="00B71126">
        <w:rPr>
          <w:highlight w:val="green"/>
        </w:rPr>
        <w:t>G</w:t>
      </w:r>
      <w:r w:rsidR="002C0DAE" w:rsidRPr="00B71126">
        <w:rPr>
          <w:highlight w:val="green"/>
        </w:rPr>
        <w:t>lücklicherweise befindet sich nur einer dieser Texte im Trainingsdatensatz</w:t>
      </w:r>
      <w:r w:rsidR="0051632B" w:rsidRPr="00B71126">
        <w:rPr>
          <w:highlight w:val="green"/>
        </w:rPr>
        <w:t xml:space="preserve">, weshalb die Prompts </w:t>
      </w:r>
      <w:r w:rsidR="00FC2741" w:rsidRPr="00B71126">
        <w:rPr>
          <w:highlight w:val="green"/>
        </w:rPr>
        <w:t>und somit auch die Anfragen an das LLM nicht überarbeitet werden mussten</w:t>
      </w:r>
      <w:r w:rsidR="00A32E92">
        <w:t>.</w:t>
      </w:r>
      <w:r w:rsidR="00FD1B5C">
        <w:rPr>
          <w:rStyle w:val="Funotenzeichen"/>
        </w:rPr>
        <w:footnoteReference w:id="1"/>
      </w:r>
      <w:r w:rsidR="00366378">
        <w:t xml:space="preserve"> </w:t>
      </w:r>
    </w:p>
    <w:p w14:paraId="5E1F0479" w14:textId="56BEEABD" w:rsidR="009606D1" w:rsidRDefault="00F626B8" w:rsidP="00F626B8">
      <w:pPr>
        <w:autoSpaceDE w:val="0"/>
        <w:autoSpaceDN w:val="0"/>
        <w:adjustRightInd w:val="0"/>
        <w:spacing w:after="0"/>
        <w:jc w:val="both"/>
      </w:pPr>
      <w:r>
        <w:t xml:space="preserve"> </w:t>
      </w:r>
      <w:proofErr w:type="spellStart"/>
      <w:r w:rsidR="009606D1" w:rsidRPr="002F1C43">
        <w:rPr>
          <w:rFonts w:cs="Arial"/>
          <w:highlight w:val="magenta"/>
        </w:rPr>
        <w:t>Yeginbergen</w:t>
      </w:r>
      <w:proofErr w:type="spellEnd"/>
      <w:r w:rsidR="009606D1" w:rsidRPr="002F1C43">
        <w:rPr>
          <w:rFonts w:cs="Arial"/>
          <w:highlight w:val="magenta"/>
        </w:rPr>
        <w:t xml:space="preserve"> et al.</w:t>
      </w:r>
      <w:r w:rsidR="009606D1">
        <w:rPr>
          <w:rFonts w:cs="Arial"/>
        </w:rPr>
        <w:t xml:space="preserve"> </w:t>
      </w:r>
      <w:r w:rsidR="009606D1" w:rsidRPr="002F1C43">
        <w:rPr>
          <w:highlight w:val="magenta"/>
        </w:rPr>
        <w:fldChar w:fldCharType="begin"/>
      </w:r>
      <w:r w:rsidR="009606D1">
        <w:rPr>
          <w:highlight w:val="magenta"/>
        </w:rPr>
        <w:instrText xml:space="preserve"> ADDIN ZOTERO_ITEM CSL_CITATION {"citationID":"z9L57RTx","properties":{"formattedCitation":"(2024, S. 11690)","plainCitation":"(2024,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uppress-author":true}],"schema":"https://github.com/citation-style-language/schema/raw/master/csl-citation.json"} </w:instrText>
      </w:r>
      <w:r w:rsidR="009606D1" w:rsidRPr="002F1C43">
        <w:rPr>
          <w:highlight w:val="magenta"/>
        </w:rPr>
        <w:fldChar w:fldCharType="separate"/>
      </w:r>
      <w:r w:rsidR="009606D1" w:rsidRPr="00D30FE3">
        <w:rPr>
          <w:rFonts w:cs="Arial"/>
          <w:highlight w:val="magenta"/>
        </w:rPr>
        <w:t>(2024, S. 11690)</w:t>
      </w:r>
      <w:r w:rsidR="009606D1" w:rsidRPr="002F1C43">
        <w:rPr>
          <w:highlight w:val="magenta"/>
        </w:rPr>
        <w:fldChar w:fldCharType="end"/>
      </w:r>
      <w:r w:rsidR="009606D1">
        <w:t xml:space="preserve"> </w:t>
      </w:r>
      <w:r w:rsidR="009606D1" w:rsidRPr="005509CD">
        <w:rPr>
          <w:rFonts w:cs="Arial"/>
          <w:highlight w:val="green"/>
        </w:rPr>
        <w:t>weisen darauf hin, dass beim Argument Mining</w:t>
      </w:r>
      <w:r w:rsidR="009606D1" w:rsidRPr="005509CD">
        <w:rPr>
          <w:highlight w:val="green"/>
        </w:rPr>
        <w:t xml:space="preserve"> auch Beispiele aufgenommen werden sollen, welche keine </w:t>
      </w:r>
      <w:r w:rsidR="009606D1" w:rsidRPr="005509CD">
        <w:rPr>
          <w:highlight w:val="green"/>
        </w:rPr>
        <w:lastRenderedPageBreak/>
        <w:t>Argumentationskomponenten beinhalten. Da der Datensatz lediglich argumentative Aufsätze beinhaltet, werden keine nicht-argumentativen Texte als Beispiele übergeben. Die Aufsätze enthalten allerdings auch nicht-argumentative Textstellen, welche keine Argumentationskomponenten darstellen.</w:t>
      </w:r>
      <w:r w:rsidR="009606D1">
        <w:t xml:space="preserve">  </w:t>
      </w:r>
    </w:p>
    <w:p w14:paraId="3FCE1D8B" w14:textId="2E25278E" w:rsidR="00317FC6" w:rsidRPr="00021991" w:rsidRDefault="00317FC6" w:rsidP="001F7CA5">
      <w:pPr>
        <w:autoSpaceDE w:val="0"/>
        <w:autoSpaceDN w:val="0"/>
        <w:adjustRightInd w:val="0"/>
        <w:spacing w:after="0"/>
        <w:jc w:val="both"/>
      </w:pPr>
    </w:p>
    <w:p w14:paraId="6CEDE68E" w14:textId="286060EB" w:rsidR="00633544" w:rsidRDefault="00633544">
      <w:pPr>
        <w:pStyle w:val="berschrift2"/>
      </w:pPr>
      <w:bookmarkStart w:id="688" w:name="_Toc188683515"/>
      <w:r w:rsidRPr="00911C80">
        <w:rPr>
          <w:rPrChange w:id="689" w:author="Ben Fels" w:date="2024-12-17T07:55:00Z" w16du:dateUtc="2024-12-17T06:55:00Z">
            <w:rPr>
              <w:rFonts w:eastAsiaTheme="minorHAnsi" w:cstheme="minorBidi"/>
              <w:b/>
              <w:color w:val="auto"/>
              <w:sz w:val="24"/>
              <w:szCs w:val="22"/>
              <w:lang w:val="en-US"/>
            </w:rPr>
          </w:rPrChange>
        </w:rPr>
        <w:t>Methode</w:t>
      </w:r>
      <w:bookmarkEnd w:id="688"/>
    </w:p>
    <w:p w14:paraId="2F9B670A" w14:textId="757DF9B8" w:rsidR="00B36425" w:rsidRDefault="00691544" w:rsidP="00062DD2">
      <w:pPr>
        <w:jc w:val="both"/>
      </w:pPr>
      <w:ins w:id="690" w:author="Ben Fels" w:date="2024-12-21T19:09:00Z" w16du:dateUtc="2024-12-21T18:09:00Z">
        <w:r w:rsidRPr="00C2340B">
          <w:rPr>
            <w:highlight w:val="green"/>
          </w:rPr>
          <w:t xml:space="preserve">Im Rahmen der </w:t>
        </w:r>
      </w:ins>
      <w:r>
        <w:rPr>
          <w:highlight w:val="green"/>
        </w:rPr>
        <w:t>Untersuchung</w:t>
      </w:r>
      <w:ins w:id="691" w:author="Ben Fels" w:date="2024-12-21T19:09:00Z" w16du:dateUtc="2024-12-21T18:09:00Z">
        <w:r w:rsidRPr="00C2340B">
          <w:rPr>
            <w:highlight w:val="green"/>
          </w:rPr>
          <w:t xml:space="preserve"> wird ein experimenteller Ansatz verfolgt. </w:t>
        </w:r>
      </w:ins>
      <w:r w:rsidR="003C1D64" w:rsidRPr="001D0E0C">
        <w:rPr>
          <w:highlight w:val="green"/>
        </w:rPr>
        <w:t xml:space="preserve">Anstatt ein Modell für jede Teilaufgabe des Argument Mining zu </w:t>
      </w:r>
      <w:r w:rsidR="00056F16" w:rsidRPr="001D0E0C">
        <w:rPr>
          <w:highlight w:val="green"/>
        </w:rPr>
        <w:t>trainieren,</w:t>
      </w:r>
      <w:r w:rsidR="003C1D64" w:rsidRPr="001D0E0C">
        <w:rPr>
          <w:highlight w:val="green"/>
        </w:rPr>
        <w:t xml:space="preserve"> </w:t>
      </w:r>
      <w:ins w:id="692" w:author="Ben Fels" w:date="2024-12-21T14:01:00Z" w16du:dateUtc="2024-12-21T13:01:00Z">
        <w:r w:rsidR="001820F6" w:rsidRPr="001D0E0C">
          <w:rPr>
            <w:highlight w:val="green"/>
          </w:rPr>
          <w:t xml:space="preserve">soll sich die </w:t>
        </w:r>
      </w:ins>
      <w:r w:rsidR="001820F6" w:rsidRPr="001D0E0C">
        <w:rPr>
          <w:highlight w:val="green"/>
        </w:rPr>
        <w:t xml:space="preserve">gute Performance der LLMs bei NLP-Aufgaben und deren </w:t>
      </w:r>
      <w:ins w:id="693" w:author="Ben Fels" w:date="2024-12-21T14:01:00Z" w16du:dateUtc="2024-12-21T13:01:00Z">
        <w:r w:rsidR="001820F6" w:rsidRPr="001D0E0C">
          <w:rPr>
            <w:highlight w:val="green"/>
          </w:rPr>
          <w:t>Lernfähigkeit zu Nutze gemacht werden</w:t>
        </w:r>
      </w:ins>
      <w:r w:rsidR="001820F6" w:rsidRPr="001D0E0C">
        <w:rPr>
          <w:highlight w:val="green"/>
        </w:rPr>
        <w:t xml:space="preserve"> und es auf den vollständigen Prozess </w:t>
      </w:r>
      <w:r w:rsidR="00F24D5E" w:rsidRPr="001D0E0C">
        <w:rPr>
          <w:highlight w:val="green"/>
        </w:rPr>
        <w:t xml:space="preserve">des </w:t>
      </w:r>
      <w:r w:rsidR="000C74CC" w:rsidRPr="001D0E0C">
        <w:rPr>
          <w:highlight w:val="green"/>
        </w:rPr>
        <w:t xml:space="preserve">Argument </w:t>
      </w:r>
      <w:proofErr w:type="spellStart"/>
      <w:r w:rsidR="000C74CC" w:rsidRPr="001D0E0C">
        <w:rPr>
          <w:highlight w:val="green"/>
        </w:rPr>
        <w:t>Minings</w:t>
      </w:r>
      <w:proofErr w:type="spellEnd"/>
      <w:r w:rsidR="000C74CC" w:rsidRPr="001D0E0C">
        <w:rPr>
          <w:highlight w:val="green"/>
        </w:rPr>
        <w:t xml:space="preserve"> </w:t>
      </w:r>
      <w:r w:rsidR="001820F6" w:rsidRPr="001D0E0C">
        <w:rPr>
          <w:highlight w:val="green"/>
        </w:rPr>
        <w:t>angewendet werden</w:t>
      </w:r>
      <w:r w:rsidR="001820F6" w:rsidRPr="00F00441">
        <w:t xml:space="preserve">. </w:t>
      </w:r>
      <w:r w:rsidR="00056F16" w:rsidRPr="001D0E0C">
        <w:rPr>
          <w:highlight w:val="green"/>
        </w:rPr>
        <w:t xml:space="preserve">Dem LLM wird folglich ein Text </w:t>
      </w:r>
      <w:r w:rsidR="00825186" w:rsidRPr="001D0E0C">
        <w:rPr>
          <w:highlight w:val="green"/>
        </w:rPr>
        <w:t xml:space="preserve">aus dem Datensatz </w:t>
      </w:r>
      <w:r w:rsidR="00056F16" w:rsidRPr="001D0E0C">
        <w:rPr>
          <w:highlight w:val="green"/>
        </w:rPr>
        <w:t>übergeben, aus welchem es die Argumentationskomponenten und deren Beziehungen extrahieren soll</w:t>
      </w:r>
      <w:r w:rsidR="00056F16" w:rsidRPr="00F00441">
        <w:t>.</w:t>
      </w:r>
      <w:r w:rsidR="00A12931">
        <w:t xml:space="preserve"> </w:t>
      </w:r>
      <w:r w:rsidR="00433B09">
        <w:t>Neben dem Text</w:t>
      </w:r>
      <w:r w:rsidR="00B037DF">
        <w:t>en</w:t>
      </w:r>
      <w:r w:rsidR="00433B09">
        <w:t xml:space="preserve"> </w:t>
      </w:r>
      <w:r w:rsidR="00A12931">
        <w:t>werden dem Modell</w:t>
      </w:r>
      <w:r w:rsidR="00146BBB">
        <w:t xml:space="preserve"> zusätzlich systematisch abweichende Prompts übergeben</w:t>
      </w:r>
      <w:r w:rsidR="004B363E">
        <w:t xml:space="preserve">, sodass deren Auswirkungen auf die Leistung </w:t>
      </w:r>
      <w:ins w:id="694" w:author="Ben Fels" w:date="2024-12-21T19:09:00Z" w16du:dateUtc="2024-12-21T18:09:00Z">
        <w:r w:rsidR="00825186" w:rsidRPr="00F00441">
          <w:t>des LLMs</w:t>
        </w:r>
      </w:ins>
      <w:r w:rsidR="00795DB3">
        <w:t xml:space="preserve"> analysiert werden kann</w:t>
      </w:r>
      <w:ins w:id="695" w:author="Ben Fels" w:date="2024-12-21T19:09:00Z" w16du:dateUtc="2024-12-21T18:09:00Z">
        <w:r w:rsidR="00825186" w:rsidRPr="00F00441">
          <w:t>.</w:t>
        </w:r>
      </w:ins>
      <w:r w:rsidR="00FC7A33">
        <w:t xml:space="preserve"> </w:t>
      </w:r>
      <w:r w:rsidR="006E3CF6" w:rsidRPr="005D1B8A">
        <w:rPr>
          <w:highlight w:val="green"/>
        </w:rPr>
        <w:t xml:space="preserve">Bevor die Prompts an das LLM übergeben werden, </w:t>
      </w:r>
      <w:r w:rsidR="00577A01" w:rsidRPr="005D1B8A">
        <w:rPr>
          <w:highlight w:val="green"/>
        </w:rPr>
        <w:t xml:space="preserve">werden </w:t>
      </w:r>
      <w:r w:rsidR="006E3CF6" w:rsidRPr="005D1B8A">
        <w:rPr>
          <w:highlight w:val="green"/>
        </w:rPr>
        <w:t>d</w:t>
      </w:r>
      <w:r w:rsidR="00D74B83" w:rsidRPr="005D1B8A">
        <w:rPr>
          <w:highlight w:val="green"/>
        </w:rPr>
        <w:t xml:space="preserve">ie </w:t>
      </w:r>
      <w:proofErr w:type="spellStart"/>
      <w:r w:rsidR="00D74B83" w:rsidRPr="005D1B8A">
        <w:rPr>
          <w:highlight w:val="green"/>
        </w:rPr>
        <w:t>ann</w:t>
      </w:r>
      <w:proofErr w:type="spellEnd"/>
      <w:r w:rsidR="00D74B83" w:rsidRPr="005D1B8A">
        <w:rPr>
          <w:highlight w:val="green"/>
        </w:rPr>
        <w:t xml:space="preserve">-Dateien </w:t>
      </w:r>
      <w:r w:rsidR="00577A01" w:rsidRPr="005D1B8A">
        <w:rPr>
          <w:highlight w:val="green"/>
        </w:rPr>
        <w:t>aufbereitet</w:t>
      </w:r>
      <w:r w:rsidR="00D74B83" w:rsidRPr="005D1B8A">
        <w:rPr>
          <w:highlight w:val="green"/>
        </w:rPr>
        <w:t xml:space="preserve">. </w:t>
      </w:r>
      <w:r w:rsidR="00C7645C" w:rsidRPr="005D1B8A">
        <w:rPr>
          <w:highlight w:val="green"/>
        </w:rPr>
        <w:t xml:space="preserve">Die </w:t>
      </w:r>
      <w:r w:rsidR="00D74B83" w:rsidRPr="005D1B8A">
        <w:rPr>
          <w:highlight w:val="green"/>
        </w:rPr>
        <w:t xml:space="preserve">argumentativen Komponenten </w:t>
      </w:r>
      <w:r w:rsidR="00C7645C" w:rsidRPr="005D1B8A">
        <w:rPr>
          <w:highlight w:val="green"/>
        </w:rPr>
        <w:t xml:space="preserve">sind mit </w:t>
      </w:r>
      <w:proofErr w:type="spellStart"/>
      <w:r w:rsidR="00D74B83" w:rsidRPr="005D1B8A">
        <w:rPr>
          <w:highlight w:val="green"/>
        </w:rPr>
        <w:t>Tx</w:t>
      </w:r>
      <w:proofErr w:type="spellEnd"/>
      <w:r w:rsidR="00D74B83" w:rsidRPr="005D1B8A">
        <w:rPr>
          <w:highlight w:val="green"/>
        </w:rPr>
        <w:t xml:space="preserve"> </w:t>
      </w:r>
      <w:r w:rsidR="00BE36F5" w:rsidRPr="005D1B8A">
        <w:rPr>
          <w:highlight w:val="green"/>
        </w:rPr>
        <w:t xml:space="preserve">versehen, </w:t>
      </w:r>
      <w:r w:rsidR="00C7645C" w:rsidRPr="005D1B8A">
        <w:rPr>
          <w:highlight w:val="green"/>
        </w:rPr>
        <w:t xml:space="preserve">wobei </w:t>
      </w:r>
      <w:r w:rsidR="00D74B83" w:rsidRPr="005D1B8A">
        <w:rPr>
          <w:highlight w:val="green"/>
        </w:rPr>
        <w:t xml:space="preserve">x </w:t>
      </w:r>
      <w:r w:rsidR="00BE36F5" w:rsidRPr="005D1B8A">
        <w:rPr>
          <w:highlight w:val="green"/>
        </w:rPr>
        <w:t xml:space="preserve">eine </w:t>
      </w:r>
      <w:r w:rsidR="00D74B83" w:rsidRPr="005D1B8A">
        <w:rPr>
          <w:highlight w:val="green"/>
        </w:rPr>
        <w:t xml:space="preserve">fortlaufende Nummer </w:t>
      </w:r>
      <w:r w:rsidR="00BE36F5" w:rsidRPr="005D1B8A">
        <w:rPr>
          <w:highlight w:val="green"/>
        </w:rPr>
        <w:t>ist</w:t>
      </w:r>
      <w:r w:rsidR="00D74B83" w:rsidRPr="005D1B8A">
        <w:rPr>
          <w:highlight w:val="green"/>
        </w:rPr>
        <w:t xml:space="preserve">. Es wird dabei </w:t>
      </w:r>
      <w:r w:rsidR="00BE36F5" w:rsidRPr="005D1B8A">
        <w:rPr>
          <w:highlight w:val="green"/>
        </w:rPr>
        <w:t xml:space="preserve">folglich </w:t>
      </w:r>
      <w:r w:rsidR="00D74B83" w:rsidRPr="005D1B8A">
        <w:rPr>
          <w:highlight w:val="green"/>
        </w:rPr>
        <w:t xml:space="preserve">nicht zwischen den Argumentationskomponenten unterschieden. </w:t>
      </w:r>
      <w:r w:rsidR="00BE36F5" w:rsidRPr="005D1B8A">
        <w:rPr>
          <w:highlight w:val="green"/>
        </w:rPr>
        <w:t xml:space="preserve">Diese IDs werden </w:t>
      </w:r>
      <w:r w:rsidR="00F12A32" w:rsidRPr="005D1B8A">
        <w:rPr>
          <w:highlight w:val="green"/>
        </w:rPr>
        <w:t xml:space="preserve">geändert, sodass </w:t>
      </w:r>
      <w:r w:rsidR="00256485" w:rsidRPr="005D1B8A">
        <w:rPr>
          <w:highlight w:val="green"/>
        </w:rPr>
        <w:t xml:space="preserve">anhand derer erkennbar ist, um welche Argumentationskomponente es sich handelt. </w:t>
      </w:r>
      <w:r w:rsidR="00D74B83" w:rsidRPr="005D1B8A">
        <w:rPr>
          <w:highlight w:val="green"/>
        </w:rPr>
        <w:t xml:space="preserve">Darauf aufbauen werden die annotierten Daten in ein JSON-Schema überführt. </w:t>
      </w:r>
      <w:r w:rsidR="002B4864" w:rsidRPr="005D1B8A">
        <w:rPr>
          <w:highlight w:val="green"/>
        </w:rPr>
        <w:t xml:space="preserve">Das </w:t>
      </w:r>
      <w:r w:rsidR="00D74B83" w:rsidRPr="005D1B8A">
        <w:rPr>
          <w:highlight w:val="green"/>
        </w:rPr>
        <w:t xml:space="preserve">semi-strukturierte Format </w:t>
      </w:r>
      <w:r w:rsidR="002B4864" w:rsidRPr="005D1B8A">
        <w:rPr>
          <w:highlight w:val="green"/>
        </w:rPr>
        <w:t>wird als geeignet betrachtet</w:t>
      </w:r>
      <w:r w:rsidR="00D74B83" w:rsidRPr="005D1B8A">
        <w:rPr>
          <w:highlight w:val="green"/>
        </w:rPr>
        <w:t>, da sowohl die Daten als auch die Ausgabe</w:t>
      </w:r>
      <w:r w:rsidR="00640F64" w:rsidRPr="005D1B8A">
        <w:rPr>
          <w:highlight w:val="green"/>
        </w:rPr>
        <w:t>n</w:t>
      </w:r>
      <w:r w:rsidR="00D74B83" w:rsidRPr="005D1B8A">
        <w:rPr>
          <w:highlight w:val="green"/>
        </w:rPr>
        <w:t xml:space="preserve"> des LLMs</w:t>
      </w:r>
      <w:r w:rsidR="00540416" w:rsidRPr="005D1B8A">
        <w:rPr>
          <w:highlight w:val="green"/>
        </w:rPr>
        <w:t>, wie zuvor beschrieben,</w:t>
      </w:r>
      <w:r w:rsidR="00D74B83" w:rsidRPr="005D1B8A">
        <w:rPr>
          <w:highlight w:val="green"/>
        </w:rPr>
        <w:t xml:space="preserve"> in dieses Format überführt werden können</w:t>
      </w:r>
      <w:r w:rsidR="005F2280" w:rsidRPr="005D1B8A">
        <w:rPr>
          <w:highlight w:val="green"/>
        </w:rPr>
        <w:t xml:space="preserve">. Damit </w:t>
      </w:r>
      <w:r w:rsidR="006368C7" w:rsidRPr="005D1B8A">
        <w:rPr>
          <w:highlight w:val="green"/>
        </w:rPr>
        <w:t>lassen sich</w:t>
      </w:r>
      <w:r w:rsidR="00463D75" w:rsidRPr="005D1B8A">
        <w:rPr>
          <w:highlight w:val="green"/>
        </w:rPr>
        <w:t xml:space="preserve"> die Daten</w:t>
      </w:r>
      <w:r w:rsidR="00463D75">
        <w:t xml:space="preserve"> </w:t>
      </w:r>
      <w:r w:rsidR="00D74B83" w:rsidRPr="00C3078D">
        <w:rPr>
          <w:highlight w:val="green"/>
        </w:rPr>
        <w:t>für die Evaluation miteinander verglichen</w:t>
      </w:r>
      <w:r w:rsidR="00D74B83">
        <w:t xml:space="preserve">. </w:t>
      </w:r>
      <w:r w:rsidR="00D74B83" w:rsidRPr="00552902">
        <w:rPr>
          <w:highlight w:val="green"/>
        </w:rPr>
        <w:t>Zudem können die Ergebnisse dann für jede Argumentationskomponente</w:t>
      </w:r>
      <w:r w:rsidR="00616734">
        <w:rPr>
          <w:highlight w:val="green"/>
        </w:rPr>
        <w:t xml:space="preserve"> und die Beziehungen</w:t>
      </w:r>
      <w:r w:rsidR="00D74B83" w:rsidRPr="00552902">
        <w:rPr>
          <w:highlight w:val="green"/>
        </w:rPr>
        <w:t xml:space="preserve"> individuell betrachtet werden</w:t>
      </w:r>
      <w:r w:rsidR="00D74B83">
        <w:t>.</w:t>
      </w:r>
      <w:r w:rsidR="005C7B7C">
        <w:t xml:space="preserve"> </w:t>
      </w:r>
      <w:r w:rsidR="008062F0">
        <w:t>Die argumentativen Beziehungen basieren auf den Argumentationskomponenten</w:t>
      </w:r>
      <w:r w:rsidR="00F82DA0">
        <w:t xml:space="preserve">. </w:t>
      </w:r>
      <w:r w:rsidR="003125E5">
        <w:t xml:space="preserve">In dem Prompt und der Grundwahrheit werden </w:t>
      </w:r>
      <w:r w:rsidR="006C1A92">
        <w:t xml:space="preserve">bei </w:t>
      </w:r>
      <w:r w:rsidR="00722779">
        <w:t xml:space="preserve">den Beziehungen </w:t>
      </w:r>
      <w:r w:rsidR="00D25CCD">
        <w:t xml:space="preserve">für die Argumentationskomponenten </w:t>
      </w:r>
      <w:r w:rsidR="003125E5">
        <w:t xml:space="preserve">die IDs </w:t>
      </w:r>
      <w:r w:rsidR="00D25CCD">
        <w:t xml:space="preserve">anstelle der Texte </w:t>
      </w:r>
      <w:r w:rsidR="003125E5">
        <w:t xml:space="preserve">verwendet, da </w:t>
      </w:r>
      <w:r w:rsidR="00F82DA0">
        <w:t xml:space="preserve">somit </w:t>
      </w:r>
      <w:r w:rsidR="003125E5">
        <w:t>weniger Token</w:t>
      </w:r>
      <w:r w:rsidR="00F82DA0">
        <w:t>s</w:t>
      </w:r>
      <w:r w:rsidR="003125E5">
        <w:t xml:space="preserve"> benötigt werden. </w:t>
      </w:r>
      <w:r w:rsidR="00FD5D78">
        <w:t xml:space="preserve">Für die </w:t>
      </w:r>
      <w:r w:rsidR="003125E5">
        <w:t xml:space="preserve">Evaluation werden die IDs </w:t>
      </w:r>
      <w:r w:rsidR="0044641B">
        <w:t xml:space="preserve">anhand der </w:t>
      </w:r>
      <w:r w:rsidR="003125E5">
        <w:t>dazugehör</w:t>
      </w:r>
      <w:r w:rsidR="00565626">
        <w:t>ige</w:t>
      </w:r>
      <w:r w:rsidR="003125E5">
        <w:t xml:space="preserve">n Textabschnitte </w:t>
      </w:r>
      <w:r w:rsidR="000D7BD0">
        <w:t>ersetzt</w:t>
      </w:r>
      <w:r w:rsidR="00F82DA0">
        <w:t xml:space="preserve"> </w:t>
      </w:r>
      <w:r w:rsidR="008062F0">
        <w:t xml:space="preserve">und </w:t>
      </w:r>
      <w:r w:rsidR="00F82DA0">
        <w:t xml:space="preserve">in ein Tupel mit dem Schema </w:t>
      </w:r>
      <w:r w:rsidR="001868CC">
        <w:t>(</w:t>
      </w:r>
      <w:r w:rsidR="008062F0">
        <w:t>Ursprung, Art der Beziehung, Ziel</w:t>
      </w:r>
      <w:r w:rsidR="001868CC">
        <w:t>) überführt</w:t>
      </w:r>
      <w:r w:rsidR="008062F0">
        <w:t>.</w:t>
      </w:r>
      <w:r w:rsidR="00BF2DF1">
        <w:t xml:space="preserve"> Entlang der </w:t>
      </w:r>
      <w:r w:rsidR="00772BB6">
        <w:t xml:space="preserve">Untersuchung </w:t>
      </w:r>
      <w:r w:rsidR="00E93995">
        <w:t xml:space="preserve">werden </w:t>
      </w:r>
      <w:r w:rsidR="004952E5">
        <w:t xml:space="preserve">die Daten </w:t>
      </w:r>
      <w:r w:rsidR="00B675B6">
        <w:t xml:space="preserve">unter Verwendung </w:t>
      </w:r>
      <w:r w:rsidR="00114589">
        <w:t>der Programmiersprache</w:t>
      </w:r>
      <w:r w:rsidR="00B675B6">
        <w:t xml:space="preserve"> Python </w:t>
      </w:r>
      <w:r w:rsidR="004952E5">
        <w:t xml:space="preserve">aufbereitet </w:t>
      </w:r>
      <w:r w:rsidR="00386DA0">
        <w:t xml:space="preserve">und </w:t>
      </w:r>
      <w:r w:rsidR="005F1554">
        <w:t xml:space="preserve">die daraus resultierenden Prompts </w:t>
      </w:r>
      <w:r w:rsidR="00155397">
        <w:t xml:space="preserve">mittels </w:t>
      </w:r>
      <w:r w:rsidR="00386DA0">
        <w:t>spezielle</w:t>
      </w:r>
      <w:r w:rsidR="00155397">
        <w:t>r</w:t>
      </w:r>
      <w:r w:rsidR="00386DA0">
        <w:t xml:space="preserve"> Pakete wie der </w:t>
      </w:r>
      <w:r w:rsidR="008E537D">
        <w:t>O</w:t>
      </w:r>
      <w:r w:rsidR="00420F88">
        <w:t>pen</w:t>
      </w:r>
      <w:r w:rsidR="008E537D">
        <w:t>AI</w:t>
      </w:r>
      <w:r w:rsidR="0008511A" w:rsidRPr="00386DA0">
        <w:t xml:space="preserve"> Bibliothek </w:t>
      </w:r>
      <w:r w:rsidR="0077019F">
        <w:t xml:space="preserve">an das </w:t>
      </w:r>
      <w:r w:rsidR="00386DA0">
        <w:t>LLM</w:t>
      </w:r>
      <w:r w:rsidR="00BB0CBF">
        <w:t>s</w:t>
      </w:r>
      <w:r w:rsidR="00386DA0">
        <w:t xml:space="preserve"> übergeben.</w:t>
      </w:r>
    </w:p>
    <w:p w14:paraId="7B14D5B4" w14:textId="77777777" w:rsidR="0097711D" w:rsidRPr="0047224E" w:rsidRDefault="0097711D">
      <w:pPr>
        <w:rPr>
          <w:rPrChange w:id="696" w:author="Ben Fels" w:date="2024-12-21T19:09:00Z" w16du:dateUtc="2024-12-21T18:09:00Z">
            <w:rPr>
              <w:b/>
              <w:lang w:val="en-US"/>
            </w:rPr>
          </w:rPrChange>
        </w:rPr>
        <w:pPrChange w:id="697" w:author="Ben Fels" w:date="2024-12-21T19:09:00Z" w16du:dateUtc="2024-12-21T18:09:00Z">
          <w:pPr>
            <w:autoSpaceDE w:val="0"/>
            <w:autoSpaceDN w:val="0"/>
            <w:adjustRightInd w:val="0"/>
            <w:spacing w:after="0"/>
            <w:jc w:val="both"/>
          </w:pPr>
        </w:pPrChange>
      </w:pPr>
    </w:p>
    <w:p w14:paraId="16D64ABA" w14:textId="2BD23C45" w:rsidR="00FF3884" w:rsidRDefault="001B75BB">
      <w:pPr>
        <w:pStyle w:val="berschrift3"/>
      </w:pPr>
      <w:bookmarkStart w:id="698" w:name="_Toc188683516"/>
      <w:r>
        <w:t>Prompts</w:t>
      </w:r>
      <w:bookmarkEnd w:id="698"/>
    </w:p>
    <w:p w14:paraId="6DD53458" w14:textId="2BB674F4" w:rsidR="003A08DE" w:rsidRPr="00494A51" w:rsidRDefault="00953072" w:rsidP="008A74D9">
      <w:pPr>
        <w:jc w:val="both"/>
        <w:rPr>
          <w:ins w:id="699" w:author="Ben Fels" w:date="2024-12-21T11:41:00Z" w16du:dateUtc="2024-12-21T10:41:00Z"/>
        </w:rPr>
      </w:pPr>
      <w:r>
        <w:t xml:space="preserve">Es gibt verschiedene Prompt Engineering Techniken. </w:t>
      </w:r>
      <w:r w:rsidR="008D5FFA">
        <w:t xml:space="preserve">So kann beim </w:t>
      </w:r>
      <w:r w:rsidR="00560E3A" w:rsidRPr="00706678">
        <w:rPr>
          <w:bCs/>
          <w:highlight w:val="green"/>
        </w:rPr>
        <w:t xml:space="preserve">ICL in Zero-Shot, </w:t>
      </w:r>
      <w:proofErr w:type="spellStart"/>
      <w:r w:rsidR="00560E3A" w:rsidRPr="00706678">
        <w:rPr>
          <w:bCs/>
          <w:highlight w:val="green"/>
        </w:rPr>
        <w:t>One</w:t>
      </w:r>
      <w:proofErr w:type="spellEnd"/>
      <w:r w:rsidR="00560E3A" w:rsidRPr="00706678">
        <w:rPr>
          <w:bCs/>
          <w:highlight w:val="green"/>
        </w:rPr>
        <w:t xml:space="preserve">-Shot und </w:t>
      </w:r>
      <w:proofErr w:type="spellStart"/>
      <w:r w:rsidR="00560E3A" w:rsidRPr="00706678">
        <w:rPr>
          <w:bCs/>
          <w:highlight w:val="green"/>
        </w:rPr>
        <w:t>Few</w:t>
      </w:r>
      <w:proofErr w:type="spellEnd"/>
      <w:r w:rsidR="00560E3A" w:rsidRPr="00706678">
        <w:rPr>
          <w:bCs/>
          <w:highlight w:val="green"/>
        </w:rPr>
        <w:t>-Shot unterschieden werden</w:t>
      </w:r>
      <w:r w:rsidR="00560E3A" w:rsidRPr="00E412B3">
        <w:rPr>
          <w:bCs/>
        </w:rPr>
        <w:t xml:space="preserve"> </w:t>
      </w:r>
      <w:r w:rsidR="00560E3A" w:rsidRPr="00E412B3">
        <w:rPr>
          <w:bCs/>
          <w:highlight w:val="magenta"/>
          <w:lang w:val="en-US"/>
        </w:rPr>
        <w:fldChar w:fldCharType="begin"/>
      </w:r>
      <w:r w:rsidR="00E412B3" w:rsidRPr="00E412B3">
        <w:rPr>
          <w:bCs/>
          <w:highlight w:val="magenta"/>
        </w:rPr>
        <w:instrText xml:space="preserve"> ADDIN ZOTERO_ITEM CSL_CITATION {"citationID":"reetttK8","properties":{"formattedCitation":"(Brown et al., 2020, S. 6\\uc0\\u8211{}7; Patil &amp; Gudivada, 2024, S. 23\\uc0\\u8211{}25; Tunstall et al., 2023, S. 189)","plainCitation":"(Brown et al., 2020, S. 6–7; Patil &amp; Gudivada, 2024, S. 23–25; Tunstall et al., 2023, S. 189)","noteIndex":0},"citationItems":[{"id":229,"uris":["http://zotero.org/users/14644665/items/E6FXUFBM"],"itemData":{"id":229,"type":"article","abstract":"Recent work has demonstrated substantial gains on many NLP tasks and benchmarks by pre-training on a large corpus of text followed by </w:instrText>
      </w:r>
      <w:r w:rsidR="00E412B3" w:rsidRPr="00E412B3">
        <w:rPr>
          <w:bCs/>
          <w:highlight w:val="magenta"/>
          <w:lang w:val="en-US"/>
        </w:rPr>
        <w:instrText>ﬁ</w:instrText>
      </w:r>
      <w:r w:rsidR="00E412B3" w:rsidRPr="00E412B3">
        <w:rPr>
          <w:bCs/>
          <w:highlight w:val="magenta"/>
        </w:rPr>
        <w:instrText>ne-tuning on a speci</w:instrText>
      </w:r>
      <w:r w:rsidR="00E412B3" w:rsidRPr="00E412B3">
        <w:rPr>
          <w:bCs/>
          <w:highlight w:val="magenta"/>
          <w:lang w:val="en-US"/>
        </w:rPr>
        <w:instrText>ﬁ</w:instrText>
      </w:r>
      <w:r w:rsidR="00E412B3" w:rsidRPr="00E412B3">
        <w:rPr>
          <w:bCs/>
          <w:highlight w:val="magenta"/>
        </w:rPr>
        <w:instrText>c task. While typically task-agnostic in architecture, this method still requires task-speci</w:instrText>
      </w:r>
      <w:r w:rsidR="00E412B3" w:rsidRPr="00E412B3">
        <w:rPr>
          <w:bCs/>
          <w:highlight w:val="magenta"/>
          <w:lang w:val="en-US"/>
        </w:rPr>
        <w:instrText>ﬁ</w:instrText>
      </w:r>
      <w:r w:rsidR="00E412B3" w:rsidRPr="00E412B3">
        <w:rPr>
          <w:bCs/>
          <w:highlight w:val="magenta"/>
        </w:rPr>
        <w:instrText xml:space="preserve">c </w:instrText>
      </w:r>
      <w:r w:rsidR="00E412B3" w:rsidRPr="00E412B3">
        <w:rPr>
          <w:bCs/>
          <w:highlight w:val="magenta"/>
          <w:lang w:val="en-US"/>
        </w:rPr>
        <w:instrText>ﬁ</w:instrText>
      </w:r>
      <w:r w:rsidR="00E412B3" w:rsidRPr="00E412B3">
        <w:rPr>
          <w:bCs/>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E412B3" w:rsidRPr="00E412B3">
        <w:rPr>
          <w:bCs/>
          <w:highlight w:val="magenta"/>
          <w:lang w:val="en-US"/>
        </w:rPr>
        <w:instrText>ﬁ</w:instrText>
      </w:r>
      <w:r w:rsidR="00E412B3" w:rsidRPr="00E412B3">
        <w:rPr>
          <w:bCs/>
          <w:highlight w:val="magenta"/>
        </w:rPr>
        <w:instrText>netuning approaches. Speci</w:instrText>
      </w:r>
      <w:r w:rsidR="00E412B3" w:rsidRPr="00E412B3">
        <w:rPr>
          <w:bCs/>
          <w:highlight w:val="magenta"/>
          <w:lang w:val="en-US"/>
        </w:rPr>
        <w:instrText>ﬁ</w:instrText>
      </w:r>
      <w:r w:rsidR="00E412B3" w:rsidRPr="00E412B3">
        <w:rPr>
          <w:bCs/>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E412B3" w:rsidRPr="00E412B3">
        <w:rPr>
          <w:bCs/>
          <w:highlight w:val="magenta"/>
          <w:lang w:val="en-US"/>
        </w:rPr>
        <w:instrText>ﬁ</w:instrText>
      </w:r>
      <w:r w:rsidR="00E412B3" w:rsidRPr="00E412B3">
        <w:rPr>
          <w:bCs/>
          <w:highlight w:val="magenta"/>
        </w:rPr>
        <w:instrText>ne-tuning, with tasks and few-shot demonstrations speci</w:instrText>
      </w:r>
      <w:r w:rsidR="00E412B3" w:rsidRPr="00E412B3">
        <w:rPr>
          <w:bCs/>
          <w:highlight w:val="magenta"/>
          <w:lang w:val="en-US"/>
        </w:rPr>
        <w:instrText>ﬁ</w:instrText>
      </w:r>
      <w:r w:rsidR="00E412B3" w:rsidRPr="00E412B3">
        <w:rPr>
          <w:bCs/>
          <w:highlight w:val="magenta"/>
        </w:rPr>
        <w:instrText>ed purely via text interaction with the model. GPT-3 achieves strong performance on many NLP datasets, including translation, question-answering, and cloze tasks, as well as several tasks that require on-the-</w:instrText>
      </w:r>
      <w:r w:rsidR="00E412B3" w:rsidRPr="00E412B3">
        <w:rPr>
          <w:bCs/>
          <w:highlight w:val="magenta"/>
          <w:lang w:val="en-US"/>
        </w:rPr>
        <w:instrText>ﬂ</w:instrText>
      </w:r>
      <w:r w:rsidR="00E412B3" w:rsidRPr="00E412B3">
        <w:rPr>
          <w:bCs/>
          <w:highlight w:val="magenta"/>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E412B3" w:rsidRPr="00E412B3">
        <w:rPr>
          <w:bCs/>
          <w:highlight w:val="magenta"/>
          <w:lang w:val="en-US"/>
        </w:rPr>
        <w:instrText>ﬁ</w:instrText>
      </w:r>
      <w:r w:rsidR="00E412B3" w:rsidRPr="00E412B3">
        <w:rPr>
          <w:bCs/>
          <w:highlight w:val="magenta"/>
        </w:rPr>
        <w:instrText>nd that GPT-3 can generate samples of news articles which human evaluators have dif</w:instrText>
      </w:r>
      <w:r w:rsidR="00E412B3" w:rsidRPr="00E412B3">
        <w:rPr>
          <w:bCs/>
          <w:highlight w:val="magenta"/>
          <w:lang w:val="en-US"/>
        </w:rPr>
        <w:instrText>ﬁ</w:instrText>
      </w:r>
      <w:r w:rsidR="00E412B3" w:rsidRPr="00E412B3">
        <w:rPr>
          <w:bCs/>
          <w:highlight w:val="magenta"/>
        </w:rPr>
        <w:instrText xml:space="preserve">culty distinguishing from articles written by humans. We discuss broader societal impacts of this </w:instrText>
      </w:r>
      <w:r w:rsidR="00E412B3" w:rsidRPr="00E412B3">
        <w:rPr>
          <w:bCs/>
          <w:highlight w:val="magenta"/>
          <w:lang w:val="en-US"/>
        </w:rPr>
        <w:instrText>ﬁ</w:instrText>
      </w:r>
      <w:r w:rsidR="00E412B3" w:rsidRPr="00E412B3">
        <w:rPr>
          <w:bCs/>
          <w:highlight w:val="magenta"/>
        </w:rPr>
        <w:instrText>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w:instrText>
      </w:r>
      <w:r w:rsidR="00E412B3" w:rsidRPr="00E412B3">
        <w:rPr>
          <w:bCs/>
          <w:highlight w:val="magenta"/>
          <w:lang w:val="en-US"/>
        </w:rPr>
        <w:instrText xml:space="preser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-7","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-25","label":"page"},{"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instrText>
      </w:r>
      <w:r w:rsidR="00560E3A" w:rsidRPr="00E412B3">
        <w:rPr>
          <w:bCs/>
          <w:highlight w:val="magenta"/>
          <w:lang w:val="en-US"/>
        </w:rPr>
        <w:fldChar w:fldCharType="separate"/>
      </w:r>
      <w:r w:rsidR="00E412B3" w:rsidRPr="00E412B3">
        <w:rPr>
          <w:rFonts w:cs="Arial"/>
          <w:highlight w:val="magenta"/>
        </w:rPr>
        <w:t>(Brown et al., 2020, S. 6–7; Patil &amp; Gudivada, 2024, S. 23–25; Tunstall et al., 2023, S. 189)</w:t>
      </w:r>
      <w:r w:rsidR="00560E3A" w:rsidRPr="00E412B3">
        <w:rPr>
          <w:bCs/>
          <w:highlight w:val="magenta"/>
        </w:rPr>
        <w:fldChar w:fldCharType="end"/>
      </w:r>
      <w:r w:rsidR="00560E3A" w:rsidRPr="009F6A0B">
        <w:rPr>
          <w:bCs/>
        </w:rPr>
        <w:t xml:space="preserve">. </w:t>
      </w:r>
      <w:r w:rsidR="00560E3A" w:rsidRPr="00706678">
        <w:rPr>
          <w:bCs/>
          <w:highlight w:val="green"/>
        </w:rPr>
        <w:t>Die Unterscheidung richtet sich danach, wie viele Beispiele in der Eingabeaufforderung übergeben werden</w:t>
      </w:r>
      <w:r w:rsidR="00560E3A" w:rsidRPr="00451847">
        <w:rPr>
          <w:bCs/>
        </w:rPr>
        <w:t>.</w:t>
      </w:r>
      <w:r w:rsidR="00494A51">
        <w:t xml:space="preserve"> </w:t>
      </w:r>
      <w:r w:rsidR="002921A8" w:rsidRPr="00706678">
        <w:rPr>
          <w:bCs/>
          <w:highlight w:val="green"/>
          <w:rPrChange w:id="700" w:author="Ben Fels" w:date="2024-12-22T17:45:00Z" w16du:dateUtc="2024-12-22T16:45:00Z">
            <w:rPr>
              <w:bCs/>
              <w:lang w:val="en-US"/>
            </w:rPr>
          </w:rPrChange>
        </w:rPr>
        <w:t xml:space="preserve">Neben der Ergänzung von Beispielen in den Prompts gibt es noch weitere Ansätze. </w:t>
      </w:r>
      <w:r w:rsidR="002921A8" w:rsidRPr="00706678">
        <w:rPr>
          <w:bCs/>
          <w:highlight w:val="green"/>
        </w:rPr>
        <w:t xml:space="preserve">Dazu gehören beispielsweise </w:t>
      </w:r>
      <w:r w:rsidR="002921A8" w:rsidRPr="00706678">
        <w:rPr>
          <w:highlight w:val="green"/>
          <w:rPrChange w:id="701" w:author="Ben Fels" w:date="2024-12-22T17:45:00Z" w16du:dateUtc="2024-12-22T16:45:00Z">
            <w:rPr>
              <w:b/>
              <w:lang w:val="en-US"/>
            </w:rPr>
          </w:rPrChange>
        </w:rPr>
        <w:t>Chain-</w:t>
      </w:r>
      <w:proofErr w:type="spellStart"/>
      <w:r w:rsidR="002921A8" w:rsidRPr="00706678">
        <w:rPr>
          <w:highlight w:val="green"/>
          <w:rPrChange w:id="702" w:author="Ben Fels" w:date="2024-12-22T17:45:00Z" w16du:dateUtc="2024-12-22T16:45:00Z">
            <w:rPr>
              <w:b/>
              <w:lang w:val="en-US"/>
            </w:rPr>
          </w:rPrChange>
        </w:rPr>
        <w:t>of</w:t>
      </w:r>
      <w:proofErr w:type="spellEnd"/>
      <w:r w:rsidR="002921A8" w:rsidRPr="00706678">
        <w:rPr>
          <w:highlight w:val="green"/>
          <w:rPrChange w:id="703" w:author="Ben Fels" w:date="2024-12-22T17:45:00Z" w16du:dateUtc="2024-12-22T16:45:00Z">
            <w:rPr>
              <w:b/>
              <w:lang w:val="en-US"/>
            </w:rPr>
          </w:rPrChange>
        </w:rPr>
        <w:t>-</w:t>
      </w:r>
      <w:proofErr w:type="spellStart"/>
      <w:r w:rsidR="002921A8" w:rsidRPr="00706678">
        <w:rPr>
          <w:highlight w:val="green"/>
          <w:rPrChange w:id="704" w:author="Ben Fels" w:date="2024-12-22T17:45:00Z" w16du:dateUtc="2024-12-22T16:45:00Z">
            <w:rPr>
              <w:b/>
              <w:lang w:val="en-US"/>
            </w:rPr>
          </w:rPrChange>
        </w:rPr>
        <w:t>thought</w:t>
      </w:r>
      <w:proofErr w:type="spellEnd"/>
      <w:r w:rsidR="002921A8" w:rsidRPr="00706678">
        <w:rPr>
          <w:highlight w:val="green"/>
          <w:rPrChange w:id="705" w:author="Ben Fels" w:date="2024-12-22T17:45:00Z" w16du:dateUtc="2024-12-22T16:45:00Z">
            <w:rPr>
              <w:b/>
              <w:lang w:val="en-US"/>
            </w:rPr>
          </w:rPrChange>
        </w:rPr>
        <w:t xml:space="preserve"> </w:t>
      </w:r>
      <w:proofErr w:type="spellStart"/>
      <w:r w:rsidR="002921A8" w:rsidRPr="00706678">
        <w:rPr>
          <w:highlight w:val="green"/>
          <w:rPrChange w:id="706" w:author="Ben Fels" w:date="2024-12-22T17:45:00Z" w16du:dateUtc="2024-12-22T16:45:00Z">
            <w:rPr>
              <w:b/>
              <w:lang w:val="en-US"/>
            </w:rPr>
          </w:rPrChange>
        </w:rPr>
        <w:t>prompting</w:t>
      </w:r>
      <w:proofErr w:type="spellEnd"/>
      <w:r w:rsidR="002921A8" w:rsidRPr="00706678">
        <w:rPr>
          <w:highlight w:val="green"/>
        </w:rPr>
        <w:t xml:space="preserve"> und </w:t>
      </w:r>
      <w:r w:rsidR="00D147DB" w:rsidRPr="00706678">
        <w:rPr>
          <w:bCs/>
          <w:highlight w:val="green"/>
        </w:rPr>
        <w:t>die Verwendung einer Persona</w:t>
      </w:r>
      <w:r w:rsidR="002921A8" w:rsidRPr="00706678">
        <w:rPr>
          <w:bCs/>
          <w:highlight w:val="green"/>
        </w:rPr>
        <w:t>.</w:t>
      </w:r>
      <w:r w:rsidR="00D147DB" w:rsidRPr="00706678">
        <w:rPr>
          <w:bCs/>
          <w:highlight w:val="green"/>
        </w:rPr>
        <w:t xml:space="preserve"> Nachfolgend werden diese </w:t>
      </w:r>
      <w:r w:rsidR="00890A51" w:rsidRPr="00706678">
        <w:rPr>
          <w:bCs/>
          <w:highlight w:val="green"/>
        </w:rPr>
        <w:t>Techniken sowie deren Anwendung für die Untersuchung erläutert.</w:t>
      </w:r>
    </w:p>
    <w:p w14:paraId="61570E9C" w14:textId="7727D360" w:rsidR="00D36626" w:rsidRPr="00D05D1C" w:rsidDel="003A08DE" w:rsidRDefault="00D36626" w:rsidP="00B91A8D">
      <w:pPr>
        <w:pStyle w:val="Listenabsatz"/>
        <w:numPr>
          <w:ilvl w:val="0"/>
          <w:numId w:val="1"/>
        </w:numPr>
        <w:tabs>
          <w:tab w:val="num" w:pos="360"/>
        </w:tabs>
        <w:ind w:left="0" w:firstLine="0"/>
        <w:contextualSpacing w:val="0"/>
        <w:jc w:val="both"/>
        <w:rPr>
          <w:del w:id="707" w:author="Ben Fels" w:date="2024-12-21T11:37:00Z" w16du:dateUtc="2024-12-21T10:37:00Z"/>
          <w:b/>
        </w:rPr>
      </w:pPr>
      <w:r>
        <w:rPr>
          <w:b/>
        </w:rPr>
        <w:t>Zero</w:t>
      </w:r>
      <w:ins w:id="708" w:author="Ben Fels" w:date="2024-12-21T11:41:00Z" w16du:dateUtc="2024-12-21T10:41:00Z">
        <w:r w:rsidRPr="00D05D1C">
          <w:rPr>
            <w:b/>
            <w:rPrChange w:id="709" w:author="Ben Fels" w:date="2024-12-21T18:19:00Z" w16du:dateUtc="2024-12-21T17:19:00Z">
              <w:rPr/>
            </w:rPrChange>
          </w:rPr>
          <w:t>-Shot</w:t>
        </w:r>
      </w:ins>
      <w:r w:rsidR="00302AE4">
        <w:rPr>
          <w:b/>
        </w:rPr>
        <w:t xml:space="preserve"> </w:t>
      </w:r>
      <w:proofErr w:type="spellStart"/>
      <w:r w:rsidR="00302AE4">
        <w:rPr>
          <w:b/>
        </w:rPr>
        <w:t>prompting</w:t>
      </w:r>
      <w:proofErr w:type="spellEnd"/>
      <w:r w:rsidR="00945508">
        <w:rPr>
          <w:b/>
        </w:rPr>
        <w:t xml:space="preserve"> </w:t>
      </w:r>
      <w:r w:rsidRPr="00D05D1C">
        <w:rPr>
          <w:b/>
        </w:rPr>
        <w:t xml:space="preserve">(ZS): </w:t>
      </w:r>
      <w:r w:rsidRPr="00D05D1C">
        <w:rPr>
          <w:highlight w:val="green"/>
        </w:rPr>
        <w:t>Bei</w:t>
      </w:r>
      <w:r w:rsidR="00302AE4">
        <w:rPr>
          <w:highlight w:val="green"/>
        </w:rPr>
        <w:t>m</w:t>
      </w:r>
      <w:r w:rsidRPr="00D05D1C">
        <w:rPr>
          <w:highlight w:val="green"/>
        </w:rPr>
        <w:t xml:space="preserve"> ZS werden in dem Prompt k</w:t>
      </w:r>
      <w:ins w:id="710" w:author="Ben Fels" w:date="2024-12-21T11:46:00Z" w16du:dateUtc="2024-12-21T10:46:00Z">
        <w:r w:rsidRPr="00D05D1C">
          <w:rPr>
            <w:highlight w:val="green"/>
          </w:rPr>
          <w:t>ei</w:t>
        </w:r>
        <w:r w:rsidRPr="00D05D1C">
          <w:rPr>
            <w:highlight w:val="green"/>
            <w:rPrChange w:id="711" w:author="Ben Fels" w:date="2024-12-21T18:19:00Z" w16du:dateUtc="2024-12-21T17:19:00Z">
              <w:rPr>
                <w:lang w:val="en-US"/>
              </w:rPr>
            </w:rPrChange>
          </w:rPr>
          <w:t xml:space="preserve">n Beispiel </w:t>
        </w:r>
      </w:ins>
      <w:r w:rsidRPr="00D05D1C">
        <w:rPr>
          <w:highlight w:val="green"/>
        </w:rPr>
        <w:t>aufgeführt. Dem Modell wird lediglich eine Beschreibung der Aufgabe in natürlicher Sprache übergeben</w:t>
      </w:r>
      <w:r>
        <w:t xml:space="preserve"> </w:t>
      </w:r>
      <w:r w:rsidRPr="00D05D1C">
        <w:rPr>
          <w:highlight w:val="magenta"/>
        </w:rPr>
        <w:fldChar w:fldCharType="begin"/>
      </w:r>
      <w:r w:rsidRPr="00D05D1C">
        <w:rPr>
          <w:highlight w:val="magenta"/>
        </w:rPr>
        <w:instrText xml:space="preserve"> ADDIN ZOTERO_ITEM CSL_CITATION {"citationID":"guBei8DB","properties":{"formattedCitation":"(Brown et al., 2020, S. 7)","plainCitation":"(Brown et al., 2020, S. 7)","noteIndex":0},"citationItems":[{"id":229,"uris":["http://zotero.org/users/14644665/items/E6FXUFBM"],"itemData":{"id":229,"type":"article","abstract":"Recent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Pr="00D36626">
        <w:rPr>
          <w:highlight w:val="magenta"/>
        </w:rPr>
        <w: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w:instrText>
      </w:r>
      <w:r w:rsidRPr="00454534">
        <w:rPr>
          <w:highlight w:val="magenta"/>
        </w:rPr>
        <w:instrText>,{"fam</w:instrText>
      </w:r>
      <w:r w:rsidRPr="00D05D1C">
        <w:rPr>
          <w:highlight w:val="magenta"/>
          <w:lang w:val="en-US"/>
        </w:rPr>
        <w:instrText xml:space="preserve">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7","label":"page"}],"schema":"https://github.com/citation-style-language/schema/raw/master/csl-citation.json"} </w:instrText>
      </w:r>
      <w:r w:rsidRPr="00D05D1C">
        <w:rPr>
          <w:highlight w:val="magenta"/>
        </w:rPr>
        <w:fldChar w:fldCharType="separate"/>
      </w:r>
      <w:r w:rsidRPr="00D05D1C">
        <w:rPr>
          <w:rFonts w:cs="Arial"/>
          <w:highlight w:val="magenta"/>
          <w:lang w:val="en-US"/>
        </w:rPr>
        <w:t>(Brown et al., 2020, S. 7)</w:t>
      </w:r>
      <w:r w:rsidRPr="00D05D1C">
        <w:rPr>
          <w:highlight w:val="magenta"/>
        </w:rPr>
        <w:fldChar w:fldCharType="end"/>
      </w:r>
      <w:r w:rsidRPr="00D05D1C">
        <w:rPr>
          <w:lang w:val="en-US"/>
        </w:rPr>
        <w:t>.</w:t>
      </w:r>
      <w:del w:id="712" w:author="Ben Fels" w:date="2024-12-21T11:37:00Z" w16du:dateUtc="2024-12-21T10:37:00Z">
        <w:r w:rsidRPr="00D05D1C" w:rsidDel="000752BD">
          <w:rPr>
            <w:lang w:val="en-US"/>
          </w:rPr>
          <w:delText xml:space="preserve">Prompting bezieht sich auf die Methode, einem LLM bestimmte Eingaben zu machen, um eine gewünschte Reaktion hervorzurufen </w:delText>
        </w:r>
        <w:r w:rsidRPr="00D05D1C" w:rsidDel="000752BD">
          <w:rPr>
            <w:highlight w:val="magenta"/>
          </w:rPr>
          <w:fldChar w:fldCharType="begin"/>
        </w:r>
        <w:r w:rsidRPr="00D05D1C" w:rsidDel="000752BD">
          <w:rPr>
            <w:highlight w:val="magenta"/>
            <w:lang w:val="en-US"/>
          </w:rPr>
          <w:del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delInstrText>
        </w:r>
        <w:r w:rsidRPr="00D05D1C" w:rsidDel="000752BD">
          <w:rPr>
            <w:highlight w:val="magenta"/>
          </w:rPr>
          <w:fldChar w:fldCharType="separate"/>
        </w:r>
        <w:r w:rsidRPr="00D05D1C" w:rsidDel="000752BD">
          <w:rPr>
            <w:rFonts w:cs="Arial"/>
            <w:highlight w:val="magenta"/>
            <w:lang w:val="en-US"/>
          </w:rPr>
          <w:delText>(Maharjan et al., 2024, S. 8)</w:delText>
        </w:r>
        <w:r w:rsidRPr="00D05D1C" w:rsidDel="000752BD">
          <w:rPr>
            <w:highlight w:val="magenta"/>
          </w:rPr>
          <w:fldChar w:fldCharType="end"/>
        </w:r>
        <w:r w:rsidRPr="00D05D1C" w:rsidDel="000752BD">
          <w:rPr>
            <w:lang w:val="en-US"/>
          </w:rPr>
          <w:delText xml:space="preserve">. </w:delText>
        </w:r>
      </w:del>
    </w:p>
    <w:p w14:paraId="0C96E6D1" w14:textId="77777777" w:rsidR="00D36626" w:rsidRPr="00D36626" w:rsidRDefault="00D36626" w:rsidP="00B91A8D">
      <w:pPr>
        <w:pStyle w:val="Listenabsatz"/>
        <w:numPr>
          <w:ilvl w:val="0"/>
          <w:numId w:val="72"/>
        </w:numPr>
        <w:jc w:val="both"/>
      </w:pPr>
    </w:p>
    <w:p w14:paraId="54864E74" w14:textId="4DE5110C" w:rsidR="005C290E" w:rsidRDefault="003A08DE" w:rsidP="00B91A8D">
      <w:pPr>
        <w:pStyle w:val="Listenabsatz"/>
        <w:numPr>
          <w:ilvl w:val="0"/>
          <w:numId w:val="72"/>
        </w:numPr>
        <w:jc w:val="both"/>
      </w:pPr>
      <w:proofErr w:type="spellStart"/>
      <w:ins w:id="713" w:author="Ben Fels" w:date="2024-12-21T11:41:00Z" w16du:dateUtc="2024-12-21T10:41:00Z">
        <w:r w:rsidRPr="00D36626">
          <w:rPr>
            <w:b/>
            <w:rPrChange w:id="714" w:author="Ben Fels" w:date="2024-12-21T18:19:00Z" w16du:dateUtc="2024-12-21T17:19:00Z">
              <w:rPr/>
            </w:rPrChange>
          </w:rPr>
          <w:t>One</w:t>
        </w:r>
        <w:proofErr w:type="spellEnd"/>
        <w:r w:rsidRPr="00D36626">
          <w:rPr>
            <w:b/>
            <w:rPrChange w:id="715" w:author="Ben Fels" w:date="2024-12-21T18:19:00Z" w16du:dateUtc="2024-12-21T17:19:00Z">
              <w:rPr/>
            </w:rPrChange>
          </w:rPr>
          <w:t>-Shot</w:t>
        </w:r>
      </w:ins>
      <w:r w:rsidR="00302AE4">
        <w:rPr>
          <w:b/>
        </w:rPr>
        <w:t xml:space="preserve"> </w:t>
      </w:r>
      <w:proofErr w:type="spellStart"/>
      <w:r w:rsidR="00302AE4">
        <w:rPr>
          <w:b/>
        </w:rPr>
        <w:t>prompting</w:t>
      </w:r>
      <w:proofErr w:type="spellEnd"/>
      <w:r w:rsidR="002B403B" w:rsidRPr="00D36626">
        <w:rPr>
          <w:b/>
        </w:rPr>
        <w:t xml:space="preserve"> (OS)</w:t>
      </w:r>
      <w:r w:rsidR="00FE5C78" w:rsidRPr="00D36626">
        <w:rPr>
          <w:b/>
        </w:rPr>
        <w:t xml:space="preserve">: </w:t>
      </w:r>
      <w:r w:rsidR="002B403B" w:rsidRPr="00D36626">
        <w:rPr>
          <w:highlight w:val="green"/>
        </w:rPr>
        <w:t>Bei</w:t>
      </w:r>
      <w:r w:rsidR="00302AE4">
        <w:rPr>
          <w:highlight w:val="green"/>
        </w:rPr>
        <w:t>m</w:t>
      </w:r>
      <w:r w:rsidR="002B403B" w:rsidRPr="00D36626">
        <w:rPr>
          <w:highlight w:val="green"/>
        </w:rPr>
        <w:t xml:space="preserve"> OS wird in dem Prompt hingegen neben der Aufgabenbeschreibung zusätzlich ein Beisp</w:t>
      </w:r>
      <w:r w:rsidR="002C34A8" w:rsidRPr="00D36626">
        <w:rPr>
          <w:highlight w:val="green"/>
        </w:rPr>
        <w:t>iel aufgeführt</w:t>
      </w:r>
      <w:r w:rsidR="002C34A8" w:rsidRPr="00D36626">
        <w:t xml:space="preserve"> </w:t>
      </w:r>
      <w:r w:rsidR="002C34A8" w:rsidRPr="00D36626">
        <w:rPr>
          <w:highlight w:val="magenta"/>
        </w:rPr>
        <w:fldChar w:fldCharType="begin"/>
      </w:r>
      <w:r w:rsidR="002C34A8" w:rsidRPr="00D36626">
        <w:rPr>
          <w:highlight w:val="magenta"/>
        </w:rPr>
        <w:instrText xml:space="preserve"> ADDIN ZOTERO_ITEM CSL_CITATION {"citationID":"87MfOIRY","properties":{"formattedCitation":"(Brown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2C34A8" w:rsidRPr="00D36626">
        <w:rPr>
          <w:highlight w:val="magenta"/>
        </w:rPr>
        <w:fldChar w:fldCharType="separate"/>
      </w:r>
      <w:r w:rsidR="002C34A8" w:rsidRPr="00D36626">
        <w:rPr>
          <w:rFonts w:cs="Arial"/>
          <w:highlight w:val="magenta"/>
        </w:rPr>
        <w:t>(Brown et al., 2020, S. 6)</w:t>
      </w:r>
      <w:r w:rsidR="002C34A8" w:rsidRPr="00D36626">
        <w:rPr>
          <w:highlight w:val="magenta"/>
        </w:rPr>
        <w:fldChar w:fldCharType="end"/>
      </w:r>
      <w:r w:rsidR="002C34A8">
        <w:t>.</w:t>
      </w:r>
      <w:r w:rsidR="00327683">
        <w:t xml:space="preserve"> </w:t>
      </w:r>
      <w:r w:rsidR="00170A19" w:rsidRPr="00D36626">
        <w:rPr>
          <w:highlight w:val="green"/>
        </w:rPr>
        <w:t xml:space="preserve">Das Beispiel wird als </w:t>
      </w:r>
      <w:r w:rsidR="00282AE0" w:rsidRPr="00D36626">
        <w:rPr>
          <w:highlight w:val="green"/>
        </w:rPr>
        <w:t xml:space="preserve">Kombination </w:t>
      </w:r>
      <w:r w:rsidR="009E1511" w:rsidRPr="00D36626">
        <w:rPr>
          <w:highlight w:val="green"/>
        </w:rPr>
        <w:t xml:space="preserve">von </w:t>
      </w:r>
      <w:r w:rsidR="00D3480A" w:rsidRPr="00D36626">
        <w:rPr>
          <w:highlight w:val="green"/>
        </w:rPr>
        <w:t xml:space="preserve">übergebenen </w:t>
      </w:r>
      <w:ins w:id="716" w:author="Ben Fels" w:date="2024-12-22T12:25:00Z" w16du:dateUtc="2024-12-22T11:25:00Z">
        <w:r w:rsidR="0068611E" w:rsidRPr="00D36626">
          <w:rPr>
            <w:highlight w:val="green"/>
          </w:rPr>
          <w:t>Input</w:t>
        </w:r>
      </w:ins>
      <w:r w:rsidR="009E1511" w:rsidRPr="00D36626">
        <w:rPr>
          <w:highlight w:val="green"/>
        </w:rPr>
        <w:t xml:space="preserve"> und gewünschtem </w:t>
      </w:r>
      <w:ins w:id="717" w:author="Ben Fels" w:date="2024-12-22T12:25:00Z" w16du:dateUtc="2024-12-22T11:25:00Z">
        <w:r w:rsidR="0068611E" w:rsidRPr="00D36626">
          <w:rPr>
            <w:highlight w:val="green"/>
          </w:rPr>
          <w:t xml:space="preserve">Output </w:t>
        </w:r>
      </w:ins>
      <w:r w:rsidR="00981DB3" w:rsidRPr="00D36626">
        <w:rPr>
          <w:highlight w:val="green"/>
        </w:rPr>
        <w:t xml:space="preserve">aufgestellt. Der Input ist </w:t>
      </w:r>
      <w:r w:rsidR="00327683" w:rsidRPr="00D36626">
        <w:rPr>
          <w:highlight w:val="green"/>
        </w:rPr>
        <w:t xml:space="preserve">diesem Fall der Text des Aufsatzes und der Output die </w:t>
      </w:r>
      <w:r w:rsidR="00DB2681" w:rsidRPr="00D36626">
        <w:rPr>
          <w:highlight w:val="green"/>
        </w:rPr>
        <w:t xml:space="preserve">Argumentationskomponenten </w:t>
      </w:r>
      <w:r w:rsidR="00D3480A" w:rsidRPr="00D36626">
        <w:rPr>
          <w:highlight w:val="green"/>
        </w:rPr>
        <w:t xml:space="preserve">sowie deren Beziehungen, </w:t>
      </w:r>
      <w:r w:rsidR="00327683" w:rsidRPr="00D36626">
        <w:rPr>
          <w:highlight w:val="green"/>
        </w:rPr>
        <w:t xml:space="preserve">strukturiert als </w:t>
      </w:r>
      <w:r w:rsidR="00E86AE2" w:rsidRPr="00D36626">
        <w:rPr>
          <w:highlight w:val="green"/>
        </w:rPr>
        <w:t>JSON-Objekt</w:t>
      </w:r>
      <w:r w:rsidR="00327683">
        <w:t>.</w:t>
      </w:r>
      <w:r w:rsidR="008569CD">
        <w:t xml:space="preserve"> </w:t>
      </w:r>
      <w:r w:rsidR="008569CD" w:rsidRPr="00D36626">
        <w:rPr>
          <w:highlight w:val="green"/>
        </w:rPr>
        <w:t xml:space="preserve">Die Beispiele </w:t>
      </w:r>
      <w:r w:rsidR="00E86AE2" w:rsidRPr="00D36626">
        <w:rPr>
          <w:highlight w:val="green"/>
        </w:rPr>
        <w:t xml:space="preserve">wurden </w:t>
      </w:r>
      <w:r w:rsidR="008569CD" w:rsidRPr="00D36626">
        <w:rPr>
          <w:highlight w:val="green"/>
        </w:rPr>
        <w:t xml:space="preserve">zufällig </w:t>
      </w:r>
      <w:r w:rsidR="00212183" w:rsidRPr="00D36626">
        <w:rPr>
          <w:highlight w:val="green"/>
        </w:rPr>
        <w:t>ausgewählt</w:t>
      </w:r>
      <w:r w:rsidR="008569CD" w:rsidRPr="00D36626">
        <w:rPr>
          <w:highlight w:val="green"/>
        </w:rPr>
        <w:t>.</w:t>
      </w:r>
      <w:r w:rsidR="008569CD">
        <w:t xml:space="preserve"> </w:t>
      </w:r>
    </w:p>
    <w:p w14:paraId="04D03823" w14:textId="4642C7CA" w:rsidR="001A4072" w:rsidRPr="00B20D3A" w:rsidDel="003A08DE" w:rsidRDefault="003A08DE" w:rsidP="00B91A8D">
      <w:pPr>
        <w:jc w:val="both"/>
        <w:rPr>
          <w:del w:id="718" w:author="Ben Fels" w:date="2024-12-21T11:40:00Z" w16du:dateUtc="2024-12-21T10:40:00Z"/>
          <w:highlight w:val="green"/>
          <w:lang w:val="en-US"/>
          <w:rPrChange w:id="719" w:author="Ben Fels" w:date="2024-12-21T11:41:00Z" w16du:dateUtc="2024-12-21T10:41:00Z">
            <w:rPr>
              <w:del w:id="720" w:author="Ben Fels" w:date="2024-12-21T11:40:00Z" w16du:dateUtc="2024-12-21T10:40:00Z"/>
            </w:rPr>
          </w:rPrChange>
        </w:rPr>
      </w:pPr>
      <w:ins w:id="721" w:author="Ben Fels" w:date="2024-12-21T11:41:00Z" w16du:dateUtc="2024-12-21T10:41:00Z">
        <w:r w:rsidRPr="00D36626">
          <w:rPr>
            <w:b/>
            <w:lang w:val="en-US"/>
            <w:rPrChange w:id="722" w:author="Ben Fels" w:date="2024-12-21T11:41:00Z" w16du:dateUtc="2024-12-21T10:41:00Z">
              <w:rPr/>
            </w:rPrChange>
          </w:rPr>
          <w:t>Few-shot</w:t>
        </w:r>
      </w:ins>
      <w:r w:rsidR="00F93D27" w:rsidRPr="00D36626">
        <w:rPr>
          <w:b/>
          <w:lang w:val="en-US"/>
        </w:rPr>
        <w:t xml:space="preserve"> </w:t>
      </w:r>
      <w:proofErr w:type="spellStart"/>
      <w:r w:rsidR="00302AE4">
        <w:rPr>
          <w:b/>
        </w:rPr>
        <w:t>prompting</w:t>
      </w:r>
      <w:proofErr w:type="spellEnd"/>
      <w:r w:rsidR="00302AE4" w:rsidRPr="00D36626">
        <w:rPr>
          <w:b/>
          <w:lang w:val="en-US"/>
        </w:rPr>
        <w:t xml:space="preserve"> </w:t>
      </w:r>
      <w:r w:rsidR="00F93D27" w:rsidRPr="00D36626">
        <w:rPr>
          <w:b/>
          <w:lang w:val="en-US"/>
        </w:rPr>
        <w:t>(FS):</w:t>
      </w:r>
      <w:r w:rsidR="00D36626">
        <w:rPr>
          <w:b/>
          <w:lang w:val="en-US"/>
        </w:rPr>
        <w:t xml:space="preserve"> </w:t>
      </w:r>
      <w:del w:id="723" w:author="Ben Fels" w:date="2024-12-21T11:40:00Z" w16du:dateUtc="2024-12-21T10:40:00Z">
        <w:r w:rsidR="001A4072" w:rsidRPr="00B20D3A" w:rsidDel="0015399A">
          <w:rPr>
            <w:b/>
            <w:highlight w:val="green"/>
            <w:lang w:val="en-US"/>
            <w:rPrChange w:id="724" w:author="Ben Fels" w:date="2024-12-21T11:41:00Z" w16du:dateUtc="2024-12-21T10:41:00Z">
              <w:rPr/>
            </w:rPrChange>
          </w:rPr>
          <w:delText xml:space="preserve">Vorteil gegenüber feintuning: Es werden keine Trainingsdaten benötigt. Nachteil gegenüber feintuning: Man kann keinen Nutzen aus den gelabelten Daten ziehen, selbst wenn man diese zur Verfügung stehen hat </w:delText>
        </w:r>
        <w:r w:rsidR="001A4072" w:rsidRPr="00B20D3A" w:rsidDel="0015399A">
          <w:rPr>
            <w:b/>
            <w:highlight w:val="green"/>
            <w:rPrChange w:id="725" w:author="Ben Fels" w:date="2024-12-21T11:41:00Z" w16du:dateUtc="2024-12-21T10:41:00Z">
              <w:rPr>
                <w:highlight w:val="magenta"/>
              </w:rPr>
            </w:rPrChange>
          </w:rPr>
          <w:fldChar w:fldCharType="begin"/>
        </w:r>
        <w:r w:rsidR="001A4072" w:rsidRPr="00B20D3A" w:rsidDel="0015399A">
          <w:rPr>
            <w:b/>
            <w:highlight w:val="green"/>
            <w:lang w:val="en-US"/>
            <w:rPrChange w:id="726" w:author="Ben Fels" w:date="2024-12-21T11:41:00Z" w16du:dateUtc="2024-12-21T10:41:00Z">
              <w:rPr>
                <w:highlight w:val="magenta"/>
              </w:rPr>
            </w:rPrChange>
          </w:rPr>
          <w:del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delInstrText>
        </w:r>
        <w:r w:rsidR="001A4072" w:rsidRPr="00B20D3A" w:rsidDel="0015399A">
          <w:rPr>
            <w:b/>
            <w:highlight w:val="green"/>
            <w:rPrChange w:id="727" w:author="Ben Fels" w:date="2024-12-21T11:41:00Z" w16du:dateUtc="2024-12-21T10:41:00Z">
              <w:rPr>
                <w:highlight w:val="magenta"/>
              </w:rPr>
            </w:rPrChange>
          </w:rPr>
          <w:fldChar w:fldCharType="separate"/>
        </w:r>
        <w:r w:rsidR="001A4072" w:rsidRPr="00B20D3A" w:rsidDel="0015399A">
          <w:rPr>
            <w:rFonts w:cs="Arial"/>
            <w:b/>
            <w:highlight w:val="green"/>
            <w:lang w:val="en-US"/>
            <w:rPrChange w:id="728" w:author="Ben Fels" w:date="2024-12-21T11:41:00Z" w16du:dateUtc="2024-12-21T10:41:00Z">
              <w:rPr>
                <w:rFonts w:cs="Arial"/>
                <w:highlight w:val="magenta"/>
              </w:rPr>
            </w:rPrChange>
          </w:rPr>
          <w:delText>(Tunstall et al., 2023, S. 330)</w:delText>
        </w:r>
        <w:r w:rsidR="001A4072" w:rsidRPr="00B20D3A" w:rsidDel="0015399A">
          <w:rPr>
            <w:b/>
            <w:highlight w:val="green"/>
            <w:rPrChange w:id="729" w:author="Ben Fels" w:date="2024-12-21T11:41:00Z" w16du:dateUtc="2024-12-21T10:41:00Z">
              <w:rPr>
                <w:highlight w:val="magenta"/>
              </w:rPr>
            </w:rPrChange>
          </w:rPr>
          <w:fldChar w:fldCharType="end"/>
        </w:r>
        <w:r w:rsidR="001A4072" w:rsidRPr="00B20D3A" w:rsidDel="0015399A">
          <w:rPr>
            <w:b/>
            <w:highlight w:val="green"/>
            <w:lang w:val="en-US"/>
            <w:rPrChange w:id="730" w:author="Ben Fels" w:date="2024-12-21T11:41:00Z" w16du:dateUtc="2024-12-21T10:41:00Z">
              <w:rPr/>
            </w:rPrChange>
          </w:rPr>
          <w:delText>. Stimmt nicht ganz, da man bei few-shot-learning auch aus gelabelten Daten einen Nutzen ziehen kann.</w:delText>
        </w:r>
      </w:del>
    </w:p>
    <w:p w14:paraId="7E182BFF" w14:textId="67CBC6E8" w:rsidR="006A7220" w:rsidRPr="002921A8" w:rsidRDefault="000C61A4" w:rsidP="00FB3AAD">
      <w:pPr>
        <w:pStyle w:val="Listenabsatz"/>
        <w:numPr>
          <w:ilvl w:val="0"/>
          <w:numId w:val="72"/>
        </w:numPr>
        <w:autoSpaceDE w:val="0"/>
        <w:autoSpaceDN w:val="0"/>
        <w:adjustRightInd w:val="0"/>
        <w:spacing w:after="0"/>
        <w:jc w:val="both"/>
        <w:rPr>
          <w:highlight w:val="green"/>
          <w:rPrChange w:id="731" w:author="Ben Fels" w:date="2024-12-22T09:26:00Z" w16du:dateUtc="2024-12-22T08:26:00Z">
            <w:rPr>
              <w:bCs/>
              <w:i/>
              <w:lang w:val="en-US"/>
            </w:rPr>
          </w:rPrChange>
        </w:rPr>
      </w:pPr>
      <w:r w:rsidRPr="0069508D">
        <w:rPr>
          <w:highlight w:val="green"/>
        </w:rPr>
        <w:t>Auch hier werden wie bei</w:t>
      </w:r>
      <w:r w:rsidR="00302AE4">
        <w:rPr>
          <w:highlight w:val="green"/>
        </w:rPr>
        <w:t>m</w:t>
      </w:r>
      <w:r w:rsidRPr="0069508D">
        <w:rPr>
          <w:highlight w:val="green"/>
        </w:rPr>
        <w:t xml:space="preserve"> OS d</w:t>
      </w:r>
      <w:ins w:id="732" w:author="Ben Fels" w:date="2024-12-22T12:25:00Z" w16du:dateUtc="2024-12-22T11:25:00Z">
        <w:r w:rsidRPr="0069508D">
          <w:rPr>
            <w:highlight w:val="green"/>
          </w:rPr>
          <w:t xml:space="preserve">em </w:t>
        </w:r>
      </w:ins>
      <w:r w:rsidR="00B91A8D" w:rsidRPr="0069508D">
        <w:rPr>
          <w:highlight w:val="green"/>
        </w:rPr>
        <w:t xml:space="preserve">LLM </w:t>
      </w:r>
      <w:r w:rsidRPr="0069508D">
        <w:rPr>
          <w:highlight w:val="green"/>
        </w:rPr>
        <w:t xml:space="preserve">zusätzlich zur Aufgabenbeschreibung </w:t>
      </w:r>
      <w:r w:rsidR="00B20D3A" w:rsidRPr="0069508D">
        <w:rPr>
          <w:highlight w:val="green"/>
        </w:rPr>
        <w:t xml:space="preserve">zufällige </w:t>
      </w:r>
      <w:r w:rsidRPr="0069508D">
        <w:rPr>
          <w:highlight w:val="green"/>
        </w:rPr>
        <w:t xml:space="preserve">Beispiele als </w:t>
      </w:r>
      <w:ins w:id="733" w:author="Ben Fels" w:date="2024-12-22T12:25:00Z" w16du:dateUtc="2024-12-22T11:25:00Z">
        <w:r w:rsidRPr="0069508D">
          <w:rPr>
            <w:highlight w:val="green"/>
          </w:rPr>
          <w:t xml:space="preserve">Input-Output Paare übergeben. </w:t>
        </w:r>
      </w:ins>
      <w:ins w:id="734" w:author="Ben Fels" w:date="2024-12-21T11:47:00Z" w16du:dateUtc="2024-12-21T10:47:00Z">
        <w:r w:rsidRPr="008D0C78">
          <w:rPr>
            <w:rFonts w:cs="Arial"/>
            <w:highlight w:val="magenta"/>
            <w:lang w:val="en-US"/>
          </w:rPr>
          <w:t xml:space="preserve">Brown et al. </w:t>
        </w:r>
        <w:commentRangeStart w:id="735"/>
        <w:r w:rsidRPr="0069508D">
          <w:rPr>
            <w:highlight w:val="magenta"/>
          </w:rPr>
          <w:fldChar w:fldCharType="begin"/>
        </w:r>
      </w:ins>
      <w:r w:rsidR="00372234" w:rsidRPr="0041583C">
        <w:rPr>
          <w:highlight w:val="magenta"/>
          <w:lang w:val="en-US"/>
        </w:rPr>
        <w:instrText xml:space="preserve"> ADDIN ZOTERO_ITEM CSL_CITATION {"citationID":"QjOeVtR9","properties":{"formattedCitation":"(2020, S. 6, 10)","plainCitation":"(2020, S. 6, 10)","noteIndex":0},"citationItems":[{"id":229,"uris":["http://zotero.org/users/14644665/items/E6FXUFBM"],"itemData":{"id":229,"type":"article","abstract":"Recent work has demonstrated substantial gains on many NLP tasks and benchmarks by pre-training on a large corpus of text followed by </w:instrText>
      </w:r>
      <w:r w:rsidR="00372234">
        <w:rPr>
          <w:highlight w:val="magenta"/>
        </w:rPr>
        <w:instrText>ﬁ</w:instrText>
      </w:r>
      <w:r w:rsidR="00372234" w:rsidRPr="0041583C">
        <w:rPr>
          <w:highlight w:val="magenta"/>
          <w:lang w:val="en-US"/>
        </w:rPr>
        <w:instrText>ne-tuning on a speci</w:instrText>
      </w:r>
      <w:r w:rsidR="00372234">
        <w:rPr>
          <w:highlight w:val="magenta"/>
        </w:rPr>
        <w:instrText>ﬁ</w:instrText>
      </w:r>
      <w:r w:rsidR="00372234" w:rsidRPr="0041583C">
        <w:rPr>
          <w:highlight w:val="magenta"/>
          <w:lang w:val="en-US"/>
        </w:rPr>
        <w:instrText>c task. While typically task-agnostic in architecture, this method still requires task-speci</w:instrText>
      </w:r>
      <w:r w:rsidR="00372234">
        <w:rPr>
          <w:highlight w:val="magenta"/>
        </w:rPr>
        <w:instrText>ﬁ</w:instrText>
      </w:r>
      <w:r w:rsidR="00372234" w:rsidRPr="0041583C">
        <w:rPr>
          <w:highlight w:val="magenta"/>
          <w:lang w:val="en-US"/>
        </w:rPr>
        <w:instrText xml:space="preserve">c </w:instrText>
      </w:r>
      <w:r w:rsidR="00372234">
        <w:rPr>
          <w:highlight w:val="magenta"/>
        </w:rPr>
        <w:instrText>ﬁ</w:instrText>
      </w:r>
      <w:r w:rsidR="00372234" w:rsidRPr="0041583C">
        <w:rPr>
          <w:highlight w:val="magenta"/>
          <w:lang w:val="en-US"/>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372234">
        <w:rPr>
          <w:highlight w:val="magenta"/>
        </w:rPr>
        <w:instrText>ﬁ</w:instrText>
      </w:r>
      <w:r w:rsidR="00372234" w:rsidRPr="0041583C">
        <w:rPr>
          <w:highlight w:val="magenta"/>
          <w:lang w:val="en-US"/>
        </w:rPr>
        <w:instrText>netuning approaches. Speci</w:instrText>
      </w:r>
      <w:r w:rsidR="00372234">
        <w:rPr>
          <w:highlight w:val="magenta"/>
        </w:rPr>
        <w:instrText>ﬁ</w:instrText>
      </w:r>
      <w:r w:rsidR="00372234" w:rsidRPr="0041583C">
        <w:rPr>
          <w:highlight w:val="magenta"/>
          <w:lang w:val="en-US"/>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372234">
        <w:rPr>
          <w:highlight w:val="magenta"/>
        </w:rPr>
        <w:instrText>ﬁ</w:instrText>
      </w:r>
      <w:r w:rsidR="00372234" w:rsidRPr="0041583C">
        <w:rPr>
          <w:highlight w:val="magenta"/>
          <w:lang w:val="en-US"/>
        </w:rPr>
        <w:instrText>ne-tuning, with tasks and few-shot demonstrations speci</w:instrText>
      </w:r>
      <w:r w:rsidR="00372234">
        <w:rPr>
          <w:highlight w:val="magenta"/>
        </w:rPr>
        <w:instrText>ﬁ</w:instrText>
      </w:r>
      <w:r w:rsidR="00372234" w:rsidRPr="0041583C">
        <w:rPr>
          <w:highlight w:val="magenta"/>
          <w:lang w:val="en-US"/>
        </w:rPr>
        <w:instrText>ed purely via text interaction with the model. GPT-3 achieves strong performance on many NLP datasets, including translation, question-answering, and cloze tasks, as well as several tasks that require on-the-</w:instrText>
      </w:r>
      <w:r w:rsidR="00372234">
        <w:rPr>
          <w:highlight w:val="magenta"/>
        </w:rPr>
        <w:instrText>ﬂ</w:instrText>
      </w:r>
      <w:r w:rsidR="00372234" w:rsidRPr="0041583C">
        <w:rPr>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372234">
        <w:rPr>
          <w:highlight w:val="magenta"/>
        </w:rPr>
        <w:instrText>ﬁ</w:instrText>
      </w:r>
      <w:r w:rsidR="00372234" w:rsidRPr="0041583C">
        <w:rPr>
          <w:highlight w:val="magenta"/>
          <w:lang w:val="en-US"/>
        </w:rPr>
        <w:instrText>nd that GPT-3 can generate samples of news articles which human evaluators have dif</w:instrText>
      </w:r>
      <w:r w:rsidR="00372234">
        <w:rPr>
          <w:highlight w:val="magenta"/>
        </w:rPr>
        <w:instrText>ﬁ</w:instrText>
      </w:r>
      <w:r w:rsidR="00372234" w:rsidRPr="0041583C">
        <w:rPr>
          <w:highlight w:val="magenta"/>
          <w:lang w:val="en-US"/>
        </w:rPr>
        <w:instrText xml:space="preserve">culty distinguishing from articles written by humans. We discuss broader societal impacts of this </w:instrText>
      </w:r>
      <w:r w:rsidR="00372234">
        <w:rPr>
          <w:highlight w:val="magenta"/>
        </w:rPr>
        <w:instrText>ﬁ</w:instrText>
      </w:r>
      <w:r w:rsidR="00372234" w:rsidRPr="0041583C">
        <w:rPr>
          <w:highlight w:val="magenta"/>
          <w:lang w:val="en-US"/>
        </w:rPr>
        <w:instrText>nding and of GPT-3 in general.","language":"en","note":"done","number":"arXiv:2005.14165","publisher":"arXiv","source":"arXi</w:instrText>
      </w:r>
      <w:r w:rsidR="00372234" w:rsidRPr="00A86DED">
        <w:rPr>
          <w:highlight w:val="magenta"/>
        </w:rPr>
        <w:instrText xml:space="preserve">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 10","label":"page","suppress-author":true}],"schema":"https://github.com/citation-style-language/schema/raw/master/csl-citation.json"} </w:instrText>
      </w:r>
      <w:ins w:id="736" w:author="Ben Fels" w:date="2024-12-21T11:47:00Z" w16du:dateUtc="2024-12-21T10:47:00Z">
        <w:r w:rsidRPr="0069508D">
          <w:rPr>
            <w:highlight w:val="magenta"/>
          </w:rPr>
          <w:fldChar w:fldCharType="separate"/>
        </w:r>
      </w:ins>
      <w:r w:rsidR="00992457" w:rsidRPr="00A86DED">
        <w:rPr>
          <w:rFonts w:cs="Arial"/>
          <w:highlight w:val="magenta"/>
        </w:rPr>
        <w:t>(2020, S. 6, 10)</w:t>
      </w:r>
      <w:ins w:id="737" w:author="Ben Fels" w:date="2024-12-21T11:47:00Z" w16du:dateUtc="2024-12-21T10:47:00Z">
        <w:r w:rsidRPr="0069508D">
          <w:rPr>
            <w:highlight w:val="magenta"/>
          </w:rPr>
          <w:fldChar w:fldCharType="end"/>
        </w:r>
      </w:ins>
      <w:commentRangeEnd w:id="735"/>
      <w:r w:rsidR="00992457">
        <w:rPr>
          <w:rStyle w:val="Kommentarzeichen"/>
        </w:rPr>
        <w:commentReference w:id="735"/>
      </w:r>
      <w:ins w:id="738" w:author="Ben Fels" w:date="2024-12-21T11:47:00Z" w16du:dateUtc="2024-12-21T10:47:00Z">
        <w:r w:rsidRPr="00A86DED">
          <w:t xml:space="preserve"> </w:t>
        </w:r>
      </w:ins>
      <w:r w:rsidR="0041583C" w:rsidRPr="00A86DED">
        <w:t xml:space="preserve">verwenden </w:t>
      </w:r>
      <w:ins w:id="739" w:author="Ben Fels" w:date="2024-12-21T11:47:00Z" w16du:dateUtc="2024-12-21T10:47:00Z">
        <w:r w:rsidRPr="00A86DED">
          <w:rPr>
            <w:highlight w:val="green"/>
          </w:rPr>
          <w:t>dabei in der Regel zwischen 10 und 100 Beispiele</w:t>
        </w:r>
      </w:ins>
      <w:r w:rsidR="00B8221D" w:rsidRPr="00A86DED">
        <w:rPr>
          <w:highlight w:val="green"/>
        </w:rPr>
        <w:t xml:space="preserve">, je nach der Größe des Kontextfensters des </w:t>
      </w:r>
      <w:r w:rsidR="00A6543F" w:rsidRPr="00A86DED">
        <w:rPr>
          <w:highlight w:val="green"/>
        </w:rPr>
        <w:t>LLMs</w:t>
      </w:r>
      <w:ins w:id="740" w:author="Ben Fels" w:date="2024-12-21T11:47:00Z" w16du:dateUtc="2024-12-21T10:47:00Z">
        <w:r w:rsidRPr="00A86DED">
          <w:rPr>
            <w:highlight w:val="green"/>
          </w:rPr>
          <w:t>.</w:t>
        </w:r>
      </w:ins>
      <w:r w:rsidR="006C3CFA" w:rsidRPr="00A86DED">
        <w:rPr>
          <w:highlight w:val="green"/>
        </w:rPr>
        <w:t xml:space="preserve"> </w:t>
      </w:r>
      <w:r w:rsidR="00323DB6" w:rsidRPr="0069508D">
        <w:rPr>
          <w:highlight w:val="green"/>
        </w:rPr>
        <w:t xml:space="preserve">Demnach </w:t>
      </w:r>
      <w:r w:rsidR="00A35193" w:rsidRPr="0069508D">
        <w:rPr>
          <w:highlight w:val="green"/>
        </w:rPr>
        <w:t>führen mehr Beispiele meist, aber nicht immer, zu besseren Ergebnisse.</w:t>
      </w:r>
      <w:r w:rsidR="00FE2517" w:rsidRPr="0069508D">
        <w:rPr>
          <w:highlight w:val="green"/>
        </w:rPr>
        <w:t xml:space="preserve"> So weisen</w:t>
      </w:r>
      <w:ins w:id="741" w:author="Ben Fels" w:date="2024-12-21T11:47:00Z" w16du:dateUtc="2024-12-21T10:47:00Z">
        <w:r>
          <w:t xml:space="preserve"> </w:t>
        </w:r>
      </w:ins>
      <w:r w:rsidRPr="0069508D">
        <w:rPr>
          <w:highlight w:val="magenta"/>
        </w:rPr>
        <w:t xml:space="preserve">Google </w:t>
      </w:r>
      <w:r w:rsidRPr="0069508D">
        <w:rPr>
          <w:highlight w:val="magenta"/>
        </w:rPr>
        <w:fldChar w:fldCharType="begin"/>
      </w:r>
      <w:r w:rsidR="005A6983" w:rsidRPr="0069508D">
        <w:rPr>
          <w:highlight w:val="magenta"/>
        </w:rPr>
        <w:instrText xml:space="preserve"> ADDIN ZOTERO_ITEM CSL_CITATION {"citationID":"AYhbpYgD","properties":{"formattedCitation":"(2024)","plainCitation":"(2024)","noteIndex":0},"citationItems":[{"id":1988,"uris":["http://zotero.org/users/14644665/items/V5NQ4V7L"],"itemData":{"id":1988,"type":"webpage","abstract":"Gemini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Pr="0069508D">
        <w:rPr>
          <w:highlight w:val="magenta"/>
        </w:rPr>
        <w:fldChar w:fldCharType="separate"/>
      </w:r>
      <w:r w:rsidR="005A6983" w:rsidRPr="0069508D">
        <w:rPr>
          <w:rFonts w:cs="Arial"/>
          <w:highlight w:val="magenta"/>
        </w:rPr>
        <w:t>(2024)</w:t>
      </w:r>
      <w:r w:rsidRPr="0069508D">
        <w:rPr>
          <w:highlight w:val="magenta"/>
        </w:rPr>
        <w:fldChar w:fldCharType="end"/>
      </w:r>
      <w:r>
        <w:t xml:space="preserve"> </w:t>
      </w:r>
      <w:r w:rsidR="00333E54" w:rsidRPr="0069508D">
        <w:rPr>
          <w:highlight w:val="green"/>
        </w:rPr>
        <w:t>darauf hin</w:t>
      </w:r>
      <w:r w:rsidRPr="0069508D">
        <w:rPr>
          <w:highlight w:val="green"/>
        </w:rPr>
        <w:t>, dass Experimente notwendig sind um die optimale Anzahl der Beispiel zu bestimmen</w:t>
      </w:r>
      <w:r w:rsidR="00B20D3A" w:rsidRPr="0069508D">
        <w:rPr>
          <w:highlight w:val="green"/>
        </w:rPr>
        <w:t xml:space="preserve">, da </w:t>
      </w:r>
      <w:r w:rsidRPr="0069508D">
        <w:rPr>
          <w:highlight w:val="green"/>
        </w:rPr>
        <w:t xml:space="preserve">die Übergabe von zu vielen Beispielen </w:t>
      </w:r>
      <w:r w:rsidR="00FE2517" w:rsidRPr="0069508D">
        <w:rPr>
          <w:highlight w:val="green"/>
        </w:rPr>
        <w:t xml:space="preserve">kann </w:t>
      </w:r>
      <w:r w:rsidRPr="0069508D">
        <w:rPr>
          <w:highlight w:val="green"/>
        </w:rPr>
        <w:t xml:space="preserve">zum </w:t>
      </w:r>
      <w:proofErr w:type="spellStart"/>
      <w:r w:rsidRPr="0069508D">
        <w:rPr>
          <w:highlight w:val="green"/>
        </w:rPr>
        <w:t>Overfitting</w:t>
      </w:r>
      <w:proofErr w:type="spellEnd"/>
      <w:r w:rsidRPr="0069508D">
        <w:rPr>
          <w:highlight w:val="green"/>
        </w:rPr>
        <w:t xml:space="preserve"> führen</w:t>
      </w:r>
      <w:r w:rsidR="00B20D3A" w:rsidRPr="0069508D">
        <w:rPr>
          <w:highlight w:val="green"/>
        </w:rPr>
        <w:t xml:space="preserve"> kann</w:t>
      </w:r>
      <w:r>
        <w:t>.</w:t>
      </w:r>
      <w:r w:rsidR="00B20D3A">
        <w:t xml:space="preserve"> </w:t>
      </w:r>
      <w:r w:rsidR="008C1E11" w:rsidRPr="002921A8">
        <w:rPr>
          <w:highlight w:val="green"/>
        </w:rPr>
        <w:t xml:space="preserve">Die Übergabe der Beispiele soll dazu führen, dass </w:t>
      </w:r>
      <w:r w:rsidR="008B1CB0" w:rsidRPr="002921A8">
        <w:rPr>
          <w:highlight w:val="green"/>
        </w:rPr>
        <w:t xml:space="preserve">das LLM </w:t>
      </w:r>
      <w:r w:rsidR="00701F2D" w:rsidRPr="002921A8">
        <w:rPr>
          <w:highlight w:val="green"/>
        </w:rPr>
        <w:t xml:space="preserve">daraus </w:t>
      </w:r>
      <w:r w:rsidR="008B1CB0" w:rsidRPr="002921A8">
        <w:rPr>
          <w:highlight w:val="green"/>
        </w:rPr>
        <w:t xml:space="preserve">Muster </w:t>
      </w:r>
      <w:r w:rsidR="00701F2D" w:rsidRPr="002921A8">
        <w:rPr>
          <w:highlight w:val="green"/>
        </w:rPr>
        <w:t xml:space="preserve">erkennt, die für die Bearbeitung </w:t>
      </w:r>
      <w:r w:rsidR="00A427F3" w:rsidRPr="002921A8">
        <w:rPr>
          <w:highlight w:val="green"/>
        </w:rPr>
        <w:t>der Aufgabe zuträglich sind</w:t>
      </w:r>
      <w:r w:rsidR="00A427F3">
        <w:t xml:space="preserve"> </w:t>
      </w:r>
      <w:ins w:id="742" w:author="Ben Fels" w:date="2024-12-22T12:26:00Z" w16du:dateUtc="2024-12-22T11:26:00Z">
        <w:r w:rsidR="00A427F3" w:rsidRPr="0069508D">
          <w:rPr>
            <w:highlight w:val="magenta"/>
          </w:rPr>
          <w:fldChar w:fldCharType="begin"/>
        </w:r>
      </w:ins>
      <w:r w:rsidR="00C050D9" w:rsidRPr="0069508D">
        <w:rPr>
          <w:highlight w:val="magenta"/>
        </w:rPr>
        <w:instrText xml:space="preserve"> ADDIN ZOTERO_ITEM CSL_CITATION {"citationID":"5Yf8qqfl","properties":{"formattedCitation":"(Ozdemir, 2024, S. 136; Yeginbergen et al., 2024, S. 11690)","plainCitation":"(Ozdemir, 2024, S. 136; Yeginbergen et al., 2024, S. 11690)","noteIndex":0},"citationItems":[{"id":197,"uris":["http://zotero.org/users/14644665/items/QCPDWWZD"],"itemData":{"id":197,"type":"book","abstract":"Das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ins w:id="743" w:author="Ben Fels" w:date="2024-12-22T12:26:00Z" w16du:dateUtc="2024-12-22T11:26:00Z">
        <w:r w:rsidR="00A427F3" w:rsidRPr="0069508D">
          <w:rPr>
            <w:highlight w:val="magenta"/>
          </w:rPr>
          <w:fldChar w:fldCharType="separate"/>
        </w:r>
      </w:ins>
      <w:r w:rsidR="00C050D9" w:rsidRPr="0069508D">
        <w:rPr>
          <w:rFonts w:cs="Arial"/>
          <w:highlight w:val="magenta"/>
        </w:rPr>
        <w:t>(Ozdemir, 2024, S. 136; Yeginbergen et al., 2024, S. 11690)</w:t>
      </w:r>
      <w:ins w:id="744" w:author="Ben Fels" w:date="2024-12-22T12:26:00Z" w16du:dateUtc="2024-12-22T11:26:00Z">
        <w:r w:rsidR="00A427F3" w:rsidRPr="0069508D">
          <w:rPr>
            <w:highlight w:val="magenta"/>
          </w:rPr>
          <w:fldChar w:fldCharType="end"/>
        </w:r>
      </w:ins>
      <w:r w:rsidR="00A427F3">
        <w:t>.</w:t>
      </w:r>
      <w:r w:rsidR="00C050D9">
        <w:t xml:space="preserve"> </w:t>
      </w:r>
      <w:r w:rsidR="00C65762" w:rsidRPr="002921A8">
        <w:rPr>
          <w:highlight w:val="green"/>
        </w:rPr>
        <w:t xml:space="preserve">Mit Hinblick auf die </w:t>
      </w:r>
      <w:proofErr w:type="spellStart"/>
      <w:r w:rsidR="00C65762" w:rsidRPr="002921A8">
        <w:rPr>
          <w:highlight w:val="green"/>
        </w:rPr>
        <w:t>Tokenanzahl</w:t>
      </w:r>
      <w:proofErr w:type="spellEnd"/>
      <w:r w:rsidR="00C65762" w:rsidRPr="002921A8">
        <w:rPr>
          <w:highlight w:val="green"/>
        </w:rPr>
        <w:t xml:space="preserve"> </w:t>
      </w:r>
      <w:r w:rsidR="00AF0763">
        <w:rPr>
          <w:highlight w:val="green"/>
        </w:rPr>
        <w:t xml:space="preserve">und das Kontextfenster </w:t>
      </w:r>
      <w:r w:rsidR="00C65762" w:rsidRPr="002921A8">
        <w:rPr>
          <w:highlight w:val="green"/>
        </w:rPr>
        <w:t>wurde d</w:t>
      </w:r>
      <w:r w:rsidR="00CA1C29" w:rsidRPr="002921A8">
        <w:rPr>
          <w:highlight w:val="green"/>
        </w:rPr>
        <w:t xml:space="preserve">ie Anzahl der Beispiele stufenweise verdoppelt, begonnen bei 10 über 20 </w:t>
      </w:r>
      <w:r w:rsidR="005A77DA" w:rsidRPr="002921A8">
        <w:rPr>
          <w:highlight w:val="green"/>
        </w:rPr>
        <w:t>bis hin</w:t>
      </w:r>
      <w:r w:rsidR="00CA1C29" w:rsidRPr="002921A8">
        <w:rPr>
          <w:highlight w:val="green"/>
        </w:rPr>
        <w:t xml:space="preserve"> zu 40 Beispielen.</w:t>
      </w:r>
      <w:r w:rsidR="005C40D1" w:rsidRPr="002921A8">
        <w:rPr>
          <w:highlight w:val="green"/>
        </w:rPr>
        <w:t xml:space="preserve"> </w:t>
      </w:r>
    </w:p>
    <w:p w14:paraId="061D853C" w14:textId="05A463F3" w:rsidR="00F05175" w:rsidRPr="008805F2" w:rsidRDefault="001A4072">
      <w:pPr>
        <w:pStyle w:val="Listenabsatz"/>
        <w:numPr>
          <w:ilvl w:val="0"/>
          <w:numId w:val="58"/>
        </w:numPr>
        <w:jc w:val="both"/>
        <w:rPr>
          <w:highlight w:val="green"/>
        </w:rPr>
        <w:pPrChange w:id="745" w:author="Ben Fels" w:date="2024-12-22T17:45:00Z" w16du:dateUtc="2024-12-22T16:45:00Z">
          <w:pPr>
            <w:pStyle w:val="berschrift3"/>
          </w:pPr>
        </w:pPrChange>
      </w:pPr>
      <w:r w:rsidRPr="005C290E">
        <w:rPr>
          <w:b/>
          <w:lang w:val="en-US"/>
          <w:rPrChange w:id="746" w:author="Ben Fels" w:date="2024-12-21T18:24:00Z" w16du:dateUtc="2024-12-21T17:24:00Z">
            <w:rPr/>
          </w:rPrChange>
        </w:rPr>
        <w:t>Chain-of-thought</w:t>
      </w:r>
      <w:r w:rsidR="00F42E5E" w:rsidRPr="005C290E">
        <w:rPr>
          <w:b/>
          <w:lang w:val="en-US"/>
        </w:rPr>
        <w:t xml:space="preserve"> prompting</w:t>
      </w:r>
      <w:r w:rsidR="00A222A1" w:rsidRPr="005C290E">
        <w:rPr>
          <w:b/>
          <w:lang w:val="en-US"/>
        </w:rPr>
        <w:t xml:space="preserve"> </w:t>
      </w:r>
      <w:r w:rsidR="00A222A1" w:rsidRPr="005C290E">
        <w:rPr>
          <w:b/>
          <w:highlight w:val="red"/>
          <w:lang w:val="en-US"/>
          <w:rPrChange w:id="747" w:author="Ben Fels" w:date="2024-12-22T17:45:00Z" w16du:dateUtc="2024-12-22T16:45:00Z">
            <w:rPr>
              <w:b/>
              <w:lang w:val="en-US"/>
            </w:rPr>
          </w:rPrChange>
        </w:rPr>
        <w:t>(COT</w:t>
      </w:r>
      <w:r w:rsidR="00A222A1" w:rsidRPr="005C290E">
        <w:rPr>
          <w:b/>
          <w:lang w:val="en-US"/>
        </w:rPr>
        <w:t xml:space="preserve">): </w:t>
      </w:r>
      <w:r w:rsidR="00F42E5E" w:rsidRPr="005C290E">
        <w:rPr>
          <w:rFonts w:cs="Arial"/>
          <w:highlight w:val="magenta"/>
          <w:lang w:val="en-US"/>
          <w:rPrChange w:id="748" w:author="Ben Fels" w:date="2024-12-22T12:08:00Z" w16du:dateUtc="2024-12-22T11:08:00Z">
            <w:rPr>
              <w:rFonts w:cs="Arial"/>
              <w:highlight w:val="magenta"/>
            </w:rPr>
          </w:rPrChange>
        </w:rPr>
        <w:t xml:space="preserve">Wei et al. </w:t>
      </w:r>
      <w:r w:rsidR="00F42E5E" w:rsidRPr="005C290E">
        <w:rPr>
          <w:bCs/>
          <w:highlight w:val="magenta"/>
        </w:rPr>
        <w:fldChar w:fldCharType="begin"/>
      </w:r>
      <w:r w:rsidR="00F42E5E" w:rsidRPr="005C290E">
        <w:rPr>
          <w:bCs/>
          <w:highlight w:val="magenta"/>
          <w:lang w:val="en-US"/>
          <w:rPrChange w:id="749" w:author="Ben Fels" w:date="2024-12-22T12:08:00Z" w16du:dateUtc="2024-12-22T11:08:00Z">
            <w:rPr>
              <w:bCs/>
              <w:highlight w:val="magenta"/>
            </w:rPr>
          </w:rPrChange>
        </w:rPr>
        <w:instrText xml:space="preserve"> ADDIN ZOTERO_ITEM CSL_CITATION {"citationID":"H7VBEOTQ","properties":{"formattedCitation":"(2023, S. 2)","plainCitation":"(2023, S. 2)","noteIndex":0},"citationItems":[{"id":1769,"uris":["http://zotero.org/users/14644665/items/J6PD8LM3"],"itemData":{"id":1769,"type":"article","abstract":"We explore how generating a chain of thought -- a series of intermediate reasoning steps -- signific</w:instrText>
      </w:r>
      <w:r w:rsidR="00F42E5E" w:rsidRPr="00D2216F">
        <w:rPr>
          <w:bCs/>
          <w:highlight w:val="magenta"/>
        </w:rPr>
        <w:instrText xml:space="preserve">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ocator":"2","label":"page","suppress-author":true}],"schema":"https://github.com/citation-style-language/schema/raw/master/csl-citation.json"} </w:instrText>
      </w:r>
      <w:r w:rsidR="00F42E5E" w:rsidRPr="005C290E">
        <w:rPr>
          <w:bCs/>
          <w:highlight w:val="magenta"/>
        </w:rPr>
        <w:fldChar w:fldCharType="separate"/>
      </w:r>
      <w:r w:rsidR="00F42E5E" w:rsidRPr="005C290E">
        <w:rPr>
          <w:rFonts w:cs="Arial"/>
          <w:highlight w:val="magenta"/>
        </w:rPr>
        <w:t>(2023, S. 2)</w:t>
      </w:r>
      <w:r w:rsidR="00F42E5E" w:rsidRPr="005C290E">
        <w:rPr>
          <w:bCs/>
          <w:highlight w:val="magenta"/>
        </w:rPr>
        <w:fldChar w:fldCharType="end"/>
      </w:r>
      <w:r w:rsidR="00F42E5E" w:rsidRPr="005C290E">
        <w:rPr>
          <w:bCs/>
        </w:rPr>
        <w:t xml:space="preserve"> </w:t>
      </w:r>
      <w:r w:rsidR="00F42E5E" w:rsidRPr="004B30A9">
        <w:rPr>
          <w:bCs/>
          <w:highlight w:val="green"/>
        </w:rPr>
        <w:t xml:space="preserve">definieren COT als eine Reihe von Zwischenschritten in natürlicher Sprache, die zu dem Ergebnis </w:t>
      </w:r>
      <w:r w:rsidR="00F42E5E" w:rsidRPr="004B30A9">
        <w:rPr>
          <w:bCs/>
          <w:highlight w:val="green"/>
        </w:rPr>
        <w:lastRenderedPageBreak/>
        <w:t>führen</w:t>
      </w:r>
      <w:r w:rsidR="00F42E5E" w:rsidRPr="005C290E">
        <w:rPr>
          <w:bCs/>
        </w:rPr>
        <w:t>.</w:t>
      </w:r>
      <w:r w:rsidR="00F42E5E">
        <w:t xml:space="preserve"> </w:t>
      </w:r>
      <w:r w:rsidR="00ED055E" w:rsidRPr="005C290E">
        <w:rPr>
          <w:rFonts w:cs="Arial"/>
          <w:highlight w:val="magenta"/>
          <w:rPrChange w:id="750" w:author="Ben Fels" w:date="2024-12-22T11:53:00Z" w16du:dateUtc="2024-12-22T10:53:00Z">
            <w:rPr>
              <w:rFonts w:cs="Arial"/>
            </w:rPr>
          </w:rPrChange>
        </w:rPr>
        <w:t xml:space="preserve">Wei et al. </w:t>
      </w:r>
      <w:r w:rsidR="00324F58" w:rsidRPr="005C290E">
        <w:rPr>
          <w:bCs/>
          <w:highlight w:val="magenta"/>
          <w:rPrChange w:id="751" w:author="Ben Fels" w:date="2024-12-22T11:53:00Z" w16du:dateUtc="2024-12-22T10:53:00Z">
            <w:rPr>
              <w:bCs/>
            </w:rPr>
          </w:rPrChange>
        </w:rPr>
        <w:fldChar w:fldCharType="begin"/>
      </w:r>
      <w:r w:rsidR="00415299" w:rsidRPr="005C290E">
        <w:rPr>
          <w:bCs/>
          <w:highlight w:val="magenta"/>
        </w:rPr>
        <w:instrText xml:space="preserve"> ADDIN ZOTERO_ITEM CSL_CITATION {"citationID":"V6Gr4jKw","properties":{"formattedCitation":"(2023)","plainCitation":"(2023)","noteIndex":0},"citationItems":[{"id":1769,"uris":["http://zotero.org/users/14644665/items/J6PD8LM3"],"itemData":{"id":1769,"type":"article","abstract":"We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324F58" w:rsidRPr="005C290E">
        <w:rPr>
          <w:bCs/>
          <w:highlight w:val="magenta"/>
          <w:rPrChange w:id="752" w:author="Ben Fels" w:date="2024-12-22T11:53:00Z" w16du:dateUtc="2024-12-22T10:53:00Z">
            <w:rPr>
              <w:bCs/>
            </w:rPr>
          </w:rPrChange>
        </w:rPr>
        <w:fldChar w:fldCharType="separate"/>
      </w:r>
      <w:r w:rsidR="00ED055E" w:rsidRPr="005C290E">
        <w:rPr>
          <w:rFonts w:cs="Arial"/>
          <w:highlight w:val="magenta"/>
          <w:rPrChange w:id="753" w:author="Ben Fels" w:date="2024-12-22T11:53:00Z" w16du:dateUtc="2024-12-22T10:53:00Z">
            <w:rPr>
              <w:rFonts w:cs="Arial"/>
            </w:rPr>
          </w:rPrChange>
        </w:rPr>
        <w:t>(2023)</w:t>
      </w:r>
      <w:r w:rsidR="00324F58" w:rsidRPr="005C290E">
        <w:rPr>
          <w:bCs/>
          <w:highlight w:val="magenta"/>
          <w:rPrChange w:id="754" w:author="Ben Fels" w:date="2024-12-22T11:53:00Z" w16du:dateUtc="2024-12-22T10:53:00Z">
            <w:rPr>
              <w:bCs/>
            </w:rPr>
          </w:rPrChange>
        </w:rPr>
        <w:fldChar w:fldCharType="end"/>
      </w:r>
      <w:r w:rsidR="00562FE9" w:rsidRPr="005C290E">
        <w:rPr>
          <w:bCs/>
        </w:rPr>
        <w:t xml:space="preserve"> </w:t>
      </w:r>
      <w:r w:rsidR="00562FE9" w:rsidRPr="003B4E1F">
        <w:rPr>
          <w:bCs/>
          <w:highlight w:val="green"/>
        </w:rPr>
        <w:t>zeigen, wi</w:t>
      </w:r>
      <w:r w:rsidR="00A50D30" w:rsidRPr="003B4E1F">
        <w:rPr>
          <w:bCs/>
          <w:highlight w:val="green"/>
        </w:rPr>
        <w:t xml:space="preserve">e </w:t>
      </w:r>
      <w:r w:rsidR="00F42E5E" w:rsidRPr="003B4E1F">
        <w:rPr>
          <w:bCs/>
          <w:highlight w:val="green"/>
        </w:rPr>
        <w:t xml:space="preserve">COT </w:t>
      </w:r>
      <w:r w:rsidR="00A50D30" w:rsidRPr="003B4E1F">
        <w:rPr>
          <w:bCs/>
          <w:highlight w:val="green"/>
        </w:rPr>
        <w:t>die Leistung des Modells be</w:t>
      </w:r>
      <w:r w:rsidR="00B428C1" w:rsidRPr="003B4E1F">
        <w:rPr>
          <w:bCs/>
          <w:highlight w:val="green"/>
        </w:rPr>
        <w:t xml:space="preserve">i komplexen Logikaufgaben </w:t>
      </w:r>
      <w:r w:rsidR="00A50D30" w:rsidRPr="003B4E1F">
        <w:rPr>
          <w:bCs/>
          <w:highlight w:val="green"/>
        </w:rPr>
        <w:t xml:space="preserve">signifikant </w:t>
      </w:r>
      <w:r w:rsidR="00B46597" w:rsidRPr="003B4E1F">
        <w:rPr>
          <w:bCs/>
          <w:highlight w:val="green"/>
        </w:rPr>
        <w:t xml:space="preserve">ohne </w:t>
      </w:r>
      <w:r w:rsidR="007226D7">
        <w:rPr>
          <w:bCs/>
          <w:highlight w:val="green"/>
        </w:rPr>
        <w:t>Fine-Tuning</w:t>
      </w:r>
      <w:r w:rsidR="00B46597" w:rsidRPr="003B4E1F">
        <w:rPr>
          <w:bCs/>
          <w:highlight w:val="green"/>
        </w:rPr>
        <w:t xml:space="preserve"> </w:t>
      </w:r>
      <w:r w:rsidR="00A50D30" w:rsidRPr="003B4E1F">
        <w:rPr>
          <w:bCs/>
          <w:highlight w:val="green"/>
        </w:rPr>
        <w:t>verbessern kann</w:t>
      </w:r>
      <w:r w:rsidR="00B428C1" w:rsidRPr="005C290E">
        <w:rPr>
          <w:bCs/>
        </w:rPr>
        <w:t>.</w:t>
      </w:r>
      <w:r w:rsidR="00EA53E6" w:rsidRPr="005C290E">
        <w:rPr>
          <w:bCs/>
        </w:rPr>
        <w:t xml:space="preserve"> </w:t>
      </w:r>
      <w:r w:rsidR="0085671A" w:rsidRPr="008805F2">
        <w:rPr>
          <w:bCs/>
          <w:highlight w:val="green"/>
        </w:rPr>
        <w:t>Auf den Anwendungsfall Argument Mining übersetzt werden dem Modell</w:t>
      </w:r>
      <w:r w:rsidR="00283FA4" w:rsidRPr="008805F2">
        <w:rPr>
          <w:bCs/>
          <w:highlight w:val="green"/>
        </w:rPr>
        <w:t xml:space="preserve"> die Teilaufgaben genannt</w:t>
      </w:r>
      <w:r w:rsidR="00DE7AB2" w:rsidRPr="008805F2">
        <w:rPr>
          <w:bCs/>
          <w:highlight w:val="green"/>
        </w:rPr>
        <w:t xml:space="preserve"> und </w:t>
      </w:r>
      <w:r w:rsidR="00694FEC" w:rsidRPr="008805F2">
        <w:rPr>
          <w:bCs/>
          <w:highlight w:val="green"/>
        </w:rPr>
        <w:t xml:space="preserve">beschrieben. </w:t>
      </w:r>
    </w:p>
    <w:p w14:paraId="5820FF3E" w14:textId="53A1491D" w:rsidR="0085445A" w:rsidRPr="009A1D0F" w:rsidRDefault="00C94EC0">
      <w:pPr>
        <w:pStyle w:val="Listenabsatz"/>
        <w:numPr>
          <w:ilvl w:val="0"/>
          <w:numId w:val="58"/>
        </w:numPr>
        <w:jc w:val="both"/>
        <w:rPr>
          <w:ins w:id="755" w:author="Ben Fels" w:date="2024-12-22T11:51:00Z" w16du:dateUtc="2024-12-22T10:51:00Z"/>
          <w:bCs/>
          <w:highlight w:val="green"/>
        </w:rPr>
        <w:pPrChange w:id="756" w:author="Ben Fels" w:date="2024-12-22T19:54:00Z" w16du:dateUtc="2024-12-22T18:54:00Z">
          <w:pPr>
            <w:pStyle w:val="Listenabsatz"/>
            <w:numPr>
              <w:ilvl w:val="1"/>
              <w:numId w:val="27"/>
            </w:numPr>
            <w:ind w:left="1440" w:hanging="360"/>
          </w:pPr>
        </w:pPrChange>
      </w:pPr>
      <w:r w:rsidRPr="005C290E">
        <w:rPr>
          <w:b/>
          <w:bCs/>
        </w:rPr>
        <w:t>Pers</w:t>
      </w:r>
      <w:r w:rsidR="009041D6" w:rsidRPr="005C290E">
        <w:rPr>
          <w:b/>
          <w:bCs/>
        </w:rPr>
        <w:t>ona</w:t>
      </w:r>
      <w:r w:rsidR="007C6A28" w:rsidRPr="005C290E">
        <w:rPr>
          <w:b/>
          <w:bCs/>
        </w:rPr>
        <w:t xml:space="preserve">: </w:t>
      </w:r>
      <w:r w:rsidR="007C6A28" w:rsidRPr="0062666D">
        <w:rPr>
          <w:bCs/>
          <w:highlight w:val="green"/>
        </w:rPr>
        <w:t>Hierbei wird das LLM angehalten eine gewisse Persona zu imitieren und die Ausgaben entsprechend zu formulieren, um so relevante Informationen auszugeben</w:t>
      </w:r>
      <w:r w:rsidR="007C6A28" w:rsidRPr="005C290E">
        <w:rPr>
          <w:bCs/>
        </w:rPr>
        <w:t xml:space="preserve"> </w:t>
      </w:r>
      <w:r w:rsidR="007C6A28" w:rsidRPr="005C290E">
        <w:rPr>
          <w:bCs/>
          <w:highlight w:val="magenta"/>
        </w:rPr>
        <w:fldChar w:fldCharType="begin"/>
      </w:r>
      <w:r w:rsidR="004C2386">
        <w:rPr>
          <w:bCs/>
          <w:highlight w:val="magenta"/>
        </w:rPr>
        <w:instrText xml:space="preserve"> ADDIN ZOTERO_ITEM CSL_CITATION {"citationID":"pLPWZuGT","properties":{"formattedCitation":"(OpenAI, 2024e; Trad &amp; Chehab, 2024, S. 369)","plainCitation":"(OpenAI, 2024e; Trad &amp; Chehab, 2024, S. 369)","noteIndex":0},"citationItems":[{"id":1905,"uris":["http://zotero.org/users/14644665/items/ET8P5QU8"],"itemData":{"id":1905,"type":"webpage","abstract":"Explore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007C6A28" w:rsidRPr="005C290E">
        <w:rPr>
          <w:bCs/>
          <w:highlight w:val="magenta"/>
        </w:rPr>
        <w:fldChar w:fldCharType="separate"/>
      </w:r>
      <w:r w:rsidR="004C2386" w:rsidRPr="004C2386">
        <w:rPr>
          <w:rFonts w:cs="Arial"/>
          <w:highlight w:val="magenta"/>
        </w:rPr>
        <w:t>(OpenAI, 2024e; Trad &amp; Chehab, 2024, S. 369)</w:t>
      </w:r>
      <w:r w:rsidR="007C6A28" w:rsidRPr="005C290E">
        <w:rPr>
          <w:bCs/>
          <w:highlight w:val="magenta"/>
        </w:rPr>
        <w:fldChar w:fldCharType="end"/>
      </w:r>
      <w:r w:rsidR="007C6A28" w:rsidRPr="009F2204">
        <w:rPr>
          <w:bCs/>
          <w:highlight w:val="magenta"/>
        </w:rPr>
        <w:t>.</w:t>
      </w:r>
      <w:r w:rsidR="0062666D" w:rsidRPr="009F2204">
        <w:rPr>
          <w:bCs/>
          <w:highlight w:val="magenta"/>
        </w:rPr>
        <w:t xml:space="preserve"> </w:t>
      </w:r>
      <w:r w:rsidR="00093DD6" w:rsidRPr="009A1D0F">
        <w:rPr>
          <w:bCs/>
          <w:highlight w:val="green"/>
        </w:rPr>
        <w:t xml:space="preserve">Für </w:t>
      </w:r>
      <w:r w:rsidR="009F2204" w:rsidRPr="009A1D0F">
        <w:rPr>
          <w:bCs/>
          <w:highlight w:val="green"/>
        </w:rPr>
        <w:t xml:space="preserve">den vorliegenden Anwendungsfall </w:t>
      </w:r>
      <w:r w:rsidR="00405B67" w:rsidRPr="009A1D0F">
        <w:rPr>
          <w:bCs/>
          <w:highlight w:val="green"/>
        </w:rPr>
        <w:t>wird dem LLM mitgeteilt dass es ein Experte für Argument Mining sei.</w:t>
      </w:r>
      <w:del w:id="757" w:author="Ben Fels" w:date="2024-12-22T19:54:00Z" w16du:dateUtc="2024-12-22T18:54:00Z">
        <w:r w:rsidR="003C1254" w:rsidRPr="009A1D0F" w:rsidDel="004256BC">
          <w:rPr>
            <w:bCs/>
            <w:highlight w:val="green"/>
            <w:rPrChange w:id="758" w:author="Ben Fels" w:date="2024-12-22T11:10:00Z" w16du:dateUtc="2024-12-22T10:10:00Z">
              <w:rPr>
                <w:bCs/>
              </w:rPr>
            </w:rPrChange>
          </w:rPr>
          <w:fldChar w:fldCharType="begin"/>
        </w:r>
        <w:r w:rsidR="00324F58" w:rsidRPr="009A1D0F" w:rsidDel="004256BC">
          <w:rPr>
            <w:bCs/>
            <w:highlight w:val="green"/>
          </w:rPr>
          <w:delInstrText xml:space="preserve"> ADDIN ZOTERO_ITEM CSL_CITATION {"citationID":"plVMPyqx","properties":{"formattedCitation":"(Trad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delInstrText>
        </w:r>
        <w:r w:rsidR="003C1254" w:rsidRPr="009A1D0F" w:rsidDel="004256BC">
          <w:rPr>
            <w:bCs/>
            <w:highlight w:val="green"/>
            <w:rPrChange w:id="759" w:author="Ben Fels" w:date="2024-12-22T11:10:00Z" w16du:dateUtc="2024-12-22T10:10:00Z">
              <w:rPr>
                <w:bCs/>
              </w:rPr>
            </w:rPrChange>
          </w:rPr>
          <w:fldChar w:fldCharType="separate"/>
        </w:r>
        <w:r w:rsidR="003C1254" w:rsidRPr="009A1D0F" w:rsidDel="004256BC">
          <w:rPr>
            <w:rFonts w:cs="Arial"/>
            <w:highlight w:val="green"/>
            <w:rPrChange w:id="760" w:author="Ben Fels" w:date="2024-12-22T11:10:00Z" w16du:dateUtc="2024-12-22T10:10:00Z">
              <w:rPr>
                <w:rFonts w:cs="Arial"/>
              </w:rPr>
            </w:rPrChange>
          </w:rPr>
          <w:delText>(Trad &amp; Chehab, 2024, S. 369)</w:delText>
        </w:r>
        <w:r w:rsidR="003C1254" w:rsidRPr="009A1D0F" w:rsidDel="004256BC">
          <w:rPr>
            <w:bCs/>
            <w:highlight w:val="green"/>
            <w:rPrChange w:id="761" w:author="Ben Fels" w:date="2024-12-22T11:10:00Z" w16du:dateUtc="2024-12-22T10:10:00Z">
              <w:rPr>
                <w:bCs/>
              </w:rPr>
            </w:rPrChange>
          </w:rPr>
          <w:fldChar w:fldCharType="end"/>
        </w:r>
      </w:del>
    </w:p>
    <w:p w14:paraId="5AE96B26" w14:textId="6718F2DA" w:rsidR="004256BC" w:rsidRDefault="008E1D91">
      <w:pPr>
        <w:jc w:val="both"/>
        <w:rPr>
          <w:bCs/>
        </w:rPr>
      </w:pPr>
      <w:ins w:id="762" w:author="Ben Fels" w:date="2024-12-22T18:16:00Z" w16du:dateUtc="2024-12-22T17:16:00Z">
        <w:r w:rsidRPr="00AC2170">
          <w:rPr>
            <w:bCs/>
            <w:rPrChange w:id="763" w:author="Ben Fels" w:date="2024-12-22T18:16:00Z" w16du:dateUtc="2024-12-22T17:16:00Z">
              <w:rPr>
                <w:bCs/>
                <w:highlight w:val="magenta"/>
              </w:rPr>
            </w:rPrChange>
          </w:rPr>
          <w:t>Neben den bereits genannten</w:t>
        </w:r>
        <w:r w:rsidRPr="00AC2170">
          <w:rPr>
            <w:bCs/>
          </w:rPr>
          <w:t xml:space="preserve"> Techniken empfehlen</w:t>
        </w:r>
      </w:ins>
      <w:r w:rsidR="0087748B" w:rsidRPr="00AC2170">
        <w:rPr>
          <w:bCs/>
        </w:rPr>
        <w:t xml:space="preserve"> </w:t>
      </w:r>
      <w:r w:rsidR="0087748B" w:rsidRPr="00AC2170">
        <w:rPr>
          <w:bCs/>
          <w:highlight w:val="magenta"/>
        </w:rPr>
        <w:t xml:space="preserve">Google </w:t>
      </w:r>
      <w:r w:rsidR="0087748B" w:rsidRPr="00BF7A58">
        <w:rPr>
          <w:bCs/>
          <w:highlight w:val="magenta"/>
        </w:rPr>
        <w:fldChar w:fldCharType="begin"/>
      </w:r>
      <w:r w:rsidR="005A6983">
        <w:rPr>
          <w:bCs/>
          <w:highlight w:val="magenta"/>
        </w:rPr>
        <w:instrText xml:space="preserve"> ADDIN ZOTERO_ITEM CSL_CITATION {"citationID":"OJxKNnHG","properties":{"formattedCitation":"(2024)","plainCitation":"(2024)","noteIndex":0},"citationItems":[{"id":1988,"uris":["http://zotero.org/users/14644665/items/V5NQ4V7L"],"itemData":{"id":1988,"type":"webpage","abstract":"Gemini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0087748B" w:rsidRPr="00BF7A58">
        <w:rPr>
          <w:bCs/>
          <w:highlight w:val="magenta"/>
        </w:rPr>
        <w:fldChar w:fldCharType="separate"/>
      </w:r>
      <w:r w:rsidR="005A6983" w:rsidRPr="005A6983">
        <w:rPr>
          <w:rFonts w:cs="Arial"/>
          <w:highlight w:val="magenta"/>
        </w:rPr>
        <w:t>(2024)</w:t>
      </w:r>
      <w:r w:rsidR="0087748B" w:rsidRPr="00BF7A58">
        <w:rPr>
          <w:bCs/>
          <w:highlight w:val="magenta"/>
        </w:rPr>
        <w:fldChar w:fldCharType="end"/>
      </w:r>
      <w:r w:rsidR="0011700B" w:rsidRPr="00AC2170">
        <w:rPr>
          <w:bCs/>
        </w:rPr>
        <w:t xml:space="preserve"> </w:t>
      </w:r>
      <w:r w:rsidR="0087748B">
        <w:rPr>
          <w:bCs/>
        </w:rPr>
        <w:t>und</w:t>
      </w:r>
      <w:ins w:id="764" w:author="Ben Fels" w:date="2024-12-22T18:16:00Z" w16du:dateUtc="2024-12-22T17:16:00Z">
        <w:r>
          <w:rPr>
            <w:bCs/>
          </w:rPr>
          <w:t xml:space="preserve"> </w:t>
        </w:r>
      </w:ins>
      <w:ins w:id="765" w:author="Ben Fels" w:date="2024-12-22T18:08:00Z" w16du:dateUtc="2024-12-22T17:08:00Z">
        <w:r w:rsidR="00D05ADC" w:rsidRPr="0039768F">
          <w:rPr>
            <w:bCs/>
            <w:highlight w:val="magenta"/>
            <w:rPrChange w:id="766" w:author="Ben Fels" w:date="2024-12-22T18:10:00Z" w16du:dateUtc="2024-12-22T17:10:00Z">
              <w:rPr>
                <w:bCs/>
                <w:lang w:val="en-US"/>
              </w:rPr>
            </w:rPrChange>
          </w:rPr>
          <w:t xml:space="preserve">OpenAI </w:t>
        </w:r>
      </w:ins>
      <w:r w:rsidR="000F68E6" w:rsidRPr="008328FE">
        <w:rPr>
          <w:bCs/>
          <w:highlight w:val="magenta"/>
          <w:lang w:val="en-US"/>
          <w:rPrChange w:id="767" w:author="Ben Fels" w:date="2024-12-22T18:10:00Z" w16du:dateUtc="2024-12-22T17:10:00Z">
            <w:rPr>
              <w:bCs/>
              <w:lang w:val="en-US"/>
            </w:rPr>
          </w:rPrChange>
        </w:rPr>
        <w:fldChar w:fldCharType="begin"/>
      </w:r>
      <w:r w:rsidR="004C2386">
        <w:rPr>
          <w:bCs/>
          <w:highlight w:val="magenta"/>
        </w:rPr>
        <w:instrText xml:space="preserve"> ADDIN ZOTERO_ITEM CSL_CITATION {"citationID":"ax8tDp9S","properties":{"formattedCitation":"(2024e)","plainCitation":"(2024e)","noteIndex":0},"citationItems":[{"id":1905,"uris":["http://zotero.org/users/14644665/items/ET8P5QU8"],"itemData":{"id":1905,"type":"webpage","abstract":"Explore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label":"page","suppress-author":true}],"schema":"https://github.com/citation-style-language/schema/raw/master/csl-citation.json"} </w:instrText>
      </w:r>
      <w:r w:rsidR="000F68E6" w:rsidRPr="008328FE">
        <w:rPr>
          <w:bCs/>
          <w:highlight w:val="magenta"/>
          <w:lang w:val="en-US"/>
          <w:rPrChange w:id="768" w:author="Ben Fels" w:date="2024-12-22T18:10:00Z" w16du:dateUtc="2024-12-22T17:10:00Z">
            <w:rPr>
              <w:bCs/>
              <w:lang w:val="en-US"/>
            </w:rPr>
          </w:rPrChange>
        </w:rPr>
        <w:fldChar w:fldCharType="separate"/>
      </w:r>
      <w:r w:rsidR="004C2386" w:rsidRPr="004C2386">
        <w:rPr>
          <w:rFonts w:cs="Arial"/>
          <w:highlight w:val="magenta"/>
        </w:rPr>
        <w:t>(2024e)</w:t>
      </w:r>
      <w:r w:rsidR="000F68E6" w:rsidRPr="008328FE">
        <w:rPr>
          <w:bCs/>
          <w:highlight w:val="magenta"/>
          <w:lang w:val="en-US"/>
          <w:rPrChange w:id="769" w:author="Ben Fels" w:date="2024-12-22T18:10:00Z" w16du:dateUtc="2024-12-22T17:10:00Z">
            <w:rPr>
              <w:bCs/>
              <w:lang w:val="en-US"/>
            </w:rPr>
          </w:rPrChange>
        </w:rPr>
        <w:fldChar w:fldCharType="end"/>
      </w:r>
      <w:ins w:id="770" w:author="Ben Fels" w:date="2024-12-22T18:08:00Z" w16du:dateUtc="2024-12-22T17:08:00Z">
        <w:r w:rsidR="00D05ADC" w:rsidRPr="00D05ADC">
          <w:rPr>
            <w:bCs/>
            <w:rPrChange w:id="771" w:author="Ben Fels" w:date="2024-12-22T18:08:00Z" w16du:dateUtc="2024-12-22T17:08:00Z">
              <w:rPr>
                <w:bCs/>
                <w:lang w:val="en-US"/>
              </w:rPr>
            </w:rPrChange>
          </w:rPr>
          <w:t xml:space="preserve"> </w:t>
        </w:r>
        <w:r w:rsidR="00D05ADC" w:rsidRPr="00BD07B7">
          <w:rPr>
            <w:bCs/>
          </w:rPr>
          <w:t xml:space="preserve">für </w:t>
        </w:r>
        <w:r w:rsidR="00D05ADC" w:rsidRPr="00B76032">
          <w:rPr>
            <w:bCs/>
            <w:highlight w:val="green"/>
          </w:rPr>
          <w:t xml:space="preserve">bessere Ergebnisse </w:t>
        </w:r>
      </w:ins>
      <w:ins w:id="772" w:author="Ben Fels" w:date="2024-12-22T18:13:00Z" w16du:dateUtc="2024-12-22T17:13:00Z">
        <w:r w:rsidR="00427542" w:rsidRPr="00B76032">
          <w:rPr>
            <w:bCs/>
            <w:highlight w:val="green"/>
          </w:rPr>
          <w:t xml:space="preserve">beispielsweise </w:t>
        </w:r>
      </w:ins>
      <w:ins w:id="773" w:author="Ben Fels" w:date="2024-12-22T18:10:00Z" w16du:dateUtc="2024-12-22T17:10:00Z">
        <w:r w:rsidR="0039768F" w:rsidRPr="00B76032">
          <w:rPr>
            <w:bCs/>
            <w:highlight w:val="green"/>
          </w:rPr>
          <w:t xml:space="preserve">das Schreiben von </w:t>
        </w:r>
      </w:ins>
      <w:r w:rsidR="006E16C5" w:rsidRPr="00B76032">
        <w:rPr>
          <w:bCs/>
          <w:highlight w:val="green"/>
        </w:rPr>
        <w:t>spezifischen</w:t>
      </w:r>
      <w:ins w:id="774" w:author="Ben Fels" w:date="2024-12-22T18:10:00Z" w16du:dateUtc="2024-12-22T17:10:00Z">
        <w:r w:rsidR="0039768F" w:rsidRPr="00B76032">
          <w:rPr>
            <w:bCs/>
            <w:highlight w:val="green"/>
          </w:rPr>
          <w:t xml:space="preserve"> Anweisungen</w:t>
        </w:r>
      </w:ins>
      <w:r w:rsidR="00461993" w:rsidRPr="00B76032">
        <w:rPr>
          <w:bCs/>
          <w:highlight w:val="green"/>
        </w:rPr>
        <w:t xml:space="preserve"> mit Kontextinformationen</w:t>
      </w:r>
      <w:r w:rsidR="004B5DE2" w:rsidRPr="00B76032">
        <w:rPr>
          <w:bCs/>
          <w:highlight w:val="green"/>
        </w:rPr>
        <w:t>, die konsistente</w:t>
      </w:r>
      <w:r w:rsidR="0018221E" w:rsidRPr="00B76032">
        <w:rPr>
          <w:bCs/>
          <w:highlight w:val="green"/>
        </w:rPr>
        <w:t xml:space="preserve"> Formatierung von Beispielen</w:t>
      </w:r>
      <w:ins w:id="775" w:author="Ben Fels" w:date="2024-12-22T20:42:00Z" w16du:dateUtc="2024-12-22T19:42:00Z">
        <w:r w:rsidR="00585481" w:rsidRPr="00B76032">
          <w:rPr>
            <w:bCs/>
            <w:highlight w:val="green"/>
          </w:rPr>
          <w:t xml:space="preserve"> </w:t>
        </w:r>
      </w:ins>
      <w:ins w:id="776" w:author="Ben Fels" w:date="2024-12-22T20:05:00Z" w16du:dateUtc="2024-12-22T19:05:00Z">
        <w:r w:rsidR="00A77CE4" w:rsidRPr="00B76032">
          <w:rPr>
            <w:bCs/>
            <w:highlight w:val="green"/>
          </w:rPr>
          <w:t xml:space="preserve">und </w:t>
        </w:r>
      </w:ins>
      <w:ins w:id="777" w:author="Ben Fels" w:date="2024-12-22T18:13:00Z" w16du:dateUtc="2024-12-22T17:13:00Z">
        <w:r w:rsidR="00A51F5C" w:rsidRPr="00B76032">
          <w:rPr>
            <w:bCs/>
            <w:highlight w:val="green"/>
          </w:rPr>
          <w:t xml:space="preserve">die Verwendung </w:t>
        </w:r>
      </w:ins>
      <w:ins w:id="778" w:author="Ben Fels" w:date="2024-12-22T18:14:00Z" w16du:dateUtc="2024-12-22T17:14:00Z">
        <w:r w:rsidR="000A7B42" w:rsidRPr="00B76032">
          <w:rPr>
            <w:bCs/>
            <w:highlight w:val="green"/>
          </w:rPr>
          <w:t>von Begrenzungszeichen</w:t>
        </w:r>
      </w:ins>
      <w:ins w:id="779" w:author="Ben Fels" w:date="2024-12-22T19:55:00Z" w16du:dateUtc="2024-12-22T18:55:00Z">
        <w:r w:rsidR="0085445A" w:rsidRPr="00B76032">
          <w:rPr>
            <w:bCs/>
            <w:highlight w:val="green"/>
          </w:rPr>
          <w:t xml:space="preserve"> </w:t>
        </w:r>
      </w:ins>
      <w:ins w:id="780" w:author="Ben Fels" w:date="2024-12-22T19:11:00Z" w16du:dateUtc="2024-12-22T18:11:00Z">
        <w:r w:rsidR="00DC0016" w:rsidRPr="00B76032">
          <w:rPr>
            <w:bCs/>
            <w:highlight w:val="green"/>
          </w:rPr>
          <w:t>sowie den systematischen T</w:t>
        </w:r>
      </w:ins>
      <w:ins w:id="781" w:author="Ben Fels" w:date="2024-12-22T19:12:00Z" w16du:dateUtc="2024-12-22T18:12:00Z">
        <w:r w:rsidR="00DC0016" w:rsidRPr="00B76032">
          <w:rPr>
            <w:bCs/>
            <w:highlight w:val="green"/>
          </w:rPr>
          <w:t>est von</w:t>
        </w:r>
        <w:r w:rsidR="00447506" w:rsidRPr="00B76032">
          <w:rPr>
            <w:bCs/>
            <w:highlight w:val="green"/>
          </w:rPr>
          <w:t xml:space="preserve"> Veränderungen</w:t>
        </w:r>
      </w:ins>
      <w:ins w:id="782" w:author="Ben Fels" w:date="2024-12-22T20:05:00Z" w16du:dateUtc="2024-12-22T19:05:00Z">
        <w:r w:rsidR="00A71639" w:rsidRPr="00B76032">
          <w:rPr>
            <w:bCs/>
            <w:highlight w:val="green"/>
          </w:rPr>
          <w:t xml:space="preserve"> in den Prompts.</w:t>
        </w:r>
      </w:ins>
      <w:r w:rsidR="000B57D0" w:rsidRPr="00B76032">
        <w:rPr>
          <w:bCs/>
          <w:highlight w:val="green"/>
        </w:rPr>
        <w:t xml:space="preserve"> Dies stellt nur eine Auswahl möglicher </w:t>
      </w:r>
      <w:r w:rsidR="00A32228" w:rsidRPr="00B76032">
        <w:rPr>
          <w:bCs/>
          <w:highlight w:val="green"/>
        </w:rPr>
        <w:t>Techniken dar</w:t>
      </w:r>
      <w:r w:rsidR="00E72403" w:rsidRPr="00B76032">
        <w:rPr>
          <w:bCs/>
          <w:highlight w:val="green"/>
        </w:rPr>
        <w:t xml:space="preserve">. </w:t>
      </w:r>
      <w:r w:rsidR="00362401" w:rsidRPr="00B76032">
        <w:rPr>
          <w:bCs/>
          <w:highlight w:val="green"/>
        </w:rPr>
        <w:t xml:space="preserve">Einzelne </w:t>
      </w:r>
      <w:r w:rsidR="00E72403" w:rsidRPr="00B76032">
        <w:rPr>
          <w:bCs/>
          <w:highlight w:val="green"/>
        </w:rPr>
        <w:t xml:space="preserve">Ansätze wie </w:t>
      </w:r>
      <w:r w:rsidR="00650C83" w:rsidRPr="00B76032">
        <w:rPr>
          <w:bCs/>
          <w:highlight w:val="green"/>
        </w:rPr>
        <w:t>S</w:t>
      </w:r>
      <w:r w:rsidR="00E72403" w:rsidRPr="00B76032">
        <w:rPr>
          <w:bCs/>
          <w:highlight w:val="green"/>
        </w:rPr>
        <w:t>elf-</w:t>
      </w:r>
      <w:r w:rsidR="00650C83" w:rsidRPr="00B76032">
        <w:rPr>
          <w:bCs/>
          <w:highlight w:val="green"/>
        </w:rPr>
        <w:t>C</w:t>
      </w:r>
      <w:r w:rsidR="00E72403" w:rsidRPr="00B76032">
        <w:rPr>
          <w:bCs/>
          <w:highlight w:val="green"/>
        </w:rPr>
        <w:t xml:space="preserve">onsistency, bei welchem </w:t>
      </w:r>
      <w:r w:rsidR="00650C83" w:rsidRPr="00B76032">
        <w:rPr>
          <w:bCs/>
          <w:highlight w:val="green"/>
        </w:rPr>
        <w:t xml:space="preserve">zu einem Prompt </w:t>
      </w:r>
      <w:r w:rsidR="00362401" w:rsidRPr="00B76032">
        <w:rPr>
          <w:bCs/>
          <w:highlight w:val="green"/>
        </w:rPr>
        <w:t xml:space="preserve">mehrere Ausgaben erzeugt und </w:t>
      </w:r>
      <w:r w:rsidR="00E72403" w:rsidRPr="00B76032">
        <w:rPr>
          <w:bCs/>
          <w:highlight w:val="green"/>
        </w:rPr>
        <w:t xml:space="preserve">die </w:t>
      </w:r>
      <w:r w:rsidR="00613042" w:rsidRPr="00B76032">
        <w:rPr>
          <w:bCs/>
          <w:highlight w:val="green"/>
        </w:rPr>
        <w:t>am häufigsten vorkommende Antwort verwendet wir</w:t>
      </w:r>
      <w:r w:rsidR="00613042">
        <w:rPr>
          <w:bCs/>
        </w:rPr>
        <w:t>d</w:t>
      </w:r>
      <w:r w:rsidR="008328FE">
        <w:rPr>
          <w:bCs/>
        </w:rPr>
        <w:t xml:space="preserve"> </w:t>
      </w:r>
      <w:r w:rsidR="00DE77E2" w:rsidRPr="00DE77E2">
        <w:rPr>
          <w:bCs/>
          <w:highlight w:val="magenta"/>
        </w:rPr>
        <w:fldChar w:fldCharType="begin"/>
      </w:r>
      <w:r w:rsidR="00DE77E2" w:rsidRPr="00DE77E2">
        <w:rPr>
          <w:bCs/>
          <w:highlight w:val="magenta"/>
        </w:rPr>
        <w:instrText xml:space="preserve"> ADDIN ZOTERO_ITEM CSL_CITATION {"citationID":"yckk2gZg","properties":{"formattedCitation":"(Meta, 2024)","plainCitation":"(Meta, 2024)","noteIndex":0},"citationItems":[{"id":1903,"uris":["http://zotero.org/users/14644665/items/9BANLYXK"],"itemData":{"id":1903,"type":"webpage","abstract":"Prompt engineering is a technique used in natural language processing (NLP) to improve the performance of the language model by providing them with more context and information about the task in hand.","container-title":"How-to guides","language":"en","title":"Prompting","URL":"https://www.llama.com/docs/how-to-guides/prompting/","author":[{"family":"Meta","given":""}],"accessed":{"date-parts":[["2024",12,15]]},"issued":{"date-parts":[["2024"]]}}}],"schema":"https://github.com/citation-style-language/schema/raw/master/csl-citation.json"} </w:instrText>
      </w:r>
      <w:r w:rsidR="00DE77E2" w:rsidRPr="00DE77E2">
        <w:rPr>
          <w:bCs/>
          <w:highlight w:val="magenta"/>
        </w:rPr>
        <w:fldChar w:fldCharType="separate"/>
      </w:r>
      <w:r w:rsidR="00DE77E2" w:rsidRPr="00DE77E2">
        <w:rPr>
          <w:rFonts w:cs="Arial"/>
          <w:highlight w:val="magenta"/>
        </w:rPr>
        <w:t>(Meta, 2024)</w:t>
      </w:r>
      <w:r w:rsidR="00DE77E2" w:rsidRPr="00DE77E2">
        <w:rPr>
          <w:bCs/>
          <w:highlight w:val="magenta"/>
        </w:rPr>
        <w:fldChar w:fldCharType="end"/>
      </w:r>
      <w:r w:rsidR="00362401">
        <w:rPr>
          <w:bCs/>
        </w:rPr>
        <w:t>,</w:t>
      </w:r>
      <w:r w:rsidR="00B01172">
        <w:rPr>
          <w:bCs/>
        </w:rPr>
        <w:t xml:space="preserve"> </w:t>
      </w:r>
      <w:r w:rsidR="00B01172" w:rsidRPr="00B76032">
        <w:rPr>
          <w:bCs/>
          <w:highlight w:val="green"/>
        </w:rPr>
        <w:t xml:space="preserve">werden für die Untersuchung nicht </w:t>
      </w:r>
      <w:r w:rsidR="00362401" w:rsidRPr="00B76032">
        <w:rPr>
          <w:bCs/>
          <w:highlight w:val="green"/>
        </w:rPr>
        <w:t xml:space="preserve"> </w:t>
      </w:r>
      <w:r w:rsidR="004656BA" w:rsidRPr="00B76032">
        <w:rPr>
          <w:bCs/>
          <w:highlight w:val="green"/>
        </w:rPr>
        <w:t>betrachtet</w:t>
      </w:r>
      <w:r w:rsidR="004656BA">
        <w:rPr>
          <w:bCs/>
        </w:rPr>
        <w:t>.</w:t>
      </w:r>
    </w:p>
    <w:p w14:paraId="4F470B3C" w14:textId="3F0B2276" w:rsidR="008A42FF" w:rsidRPr="0065184D" w:rsidRDefault="00674BDE" w:rsidP="0065184D">
      <w:pPr>
        <w:autoSpaceDE w:val="0"/>
        <w:autoSpaceDN w:val="0"/>
        <w:adjustRightInd w:val="0"/>
        <w:spacing w:after="0"/>
        <w:jc w:val="both"/>
        <w:rPr>
          <w:ins w:id="783" w:author="Ben Fels" w:date="2024-12-16T22:10:00Z" w16du:dateUtc="2024-12-16T21:10:00Z"/>
          <w:highlight w:val="green"/>
        </w:rPr>
      </w:pPr>
      <w:r>
        <w:t>D</w:t>
      </w:r>
      <w:r w:rsidR="00CF556D">
        <w:t xml:space="preserve">ie </w:t>
      </w:r>
      <w:r w:rsidR="00CF556D" w:rsidRPr="00D322E5">
        <w:rPr>
          <w:highlight w:val="green"/>
        </w:rPr>
        <w:t xml:space="preserve">Prompts </w:t>
      </w:r>
      <w:r w:rsidRPr="00D322E5">
        <w:rPr>
          <w:highlight w:val="green"/>
        </w:rPr>
        <w:t xml:space="preserve">werden </w:t>
      </w:r>
      <w:r w:rsidR="00CF556D" w:rsidRPr="00D322E5">
        <w:rPr>
          <w:highlight w:val="green"/>
        </w:rPr>
        <w:t xml:space="preserve">modular </w:t>
      </w:r>
      <w:r w:rsidR="005C593C" w:rsidRPr="00D322E5">
        <w:rPr>
          <w:highlight w:val="green"/>
        </w:rPr>
        <w:t>anhand von Textbausteinen erstellt</w:t>
      </w:r>
      <w:r w:rsidR="005C593C">
        <w:t xml:space="preserve">. </w:t>
      </w:r>
      <w:r w:rsidR="00950048" w:rsidRPr="005C74AB">
        <w:rPr>
          <w:highlight w:val="green"/>
        </w:rPr>
        <w:t>Diese Textbausteine</w:t>
      </w:r>
      <w:r w:rsidR="004D154E" w:rsidRPr="005C74AB">
        <w:rPr>
          <w:highlight w:val="green"/>
        </w:rPr>
        <w:t xml:space="preserve"> enthalten </w:t>
      </w:r>
      <w:r w:rsidR="00D84009" w:rsidRPr="005C74AB">
        <w:rPr>
          <w:highlight w:val="green"/>
        </w:rPr>
        <w:t>die Aufgabenbeschreibung, das Ausgabeformat</w:t>
      </w:r>
      <w:r w:rsidR="00982F2D" w:rsidRPr="005C74AB">
        <w:rPr>
          <w:highlight w:val="green"/>
        </w:rPr>
        <w:t xml:space="preserve">, die </w:t>
      </w:r>
      <w:r w:rsidR="007559D4" w:rsidRPr="005C74AB">
        <w:rPr>
          <w:highlight w:val="green"/>
        </w:rPr>
        <w:t>schrittweise</w:t>
      </w:r>
      <w:r w:rsidR="00982F2D" w:rsidRPr="005C74AB">
        <w:rPr>
          <w:highlight w:val="green"/>
        </w:rPr>
        <w:t xml:space="preserve"> Aufgabenbeschreibung</w:t>
      </w:r>
      <w:r w:rsidR="007559D4" w:rsidRPr="005C74AB">
        <w:rPr>
          <w:highlight w:val="green"/>
        </w:rPr>
        <w:t xml:space="preserve"> und </w:t>
      </w:r>
      <w:r w:rsidR="004D154E" w:rsidRPr="005C74AB">
        <w:rPr>
          <w:highlight w:val="green"/>
        </w:rPr>
        <w:t>die Beschreibung der Persona</w:t>
      </w:r>
      <w:r w:rsidR="007559D4" w:rsidRPr="005C74AB">
        <w:rPr>
          <w:highlight w:val="green"/>
        </w:rPr>
        <w:t xml:space="preserve">. Diese </w:t>
      </w:r>
      <w:r w:rsidR="00D108D2" w:rsidRPr="005C74AB">
        <w:rPr>
          <w:highlight w:val="green"/>
        </w:rPr>
        <w:t xml:space="preserve">Textbausteine </w:t>
      </w:r>
      <w:r w:rsidR="00D37E59">
        <w:rPr>
          <w:highlight w:val="green"/>
        </w:rPr>
        <w:t xml:space="preserve">werden </w:t>
      </w:r>
      <w:r w:rsidR="00D108D2" w:rsidRPr="005C74AB">
        <w:rPr>
          <w:highlight w:val="green"/>
        </w:rPr>
        <w:t xml:space="preserve">dann um Beispiele ergänzt </w:t>
      </w:r>
      <w:r w:rsidR="00961A2A" w:rsidRPr="005C74AB">
        <w:rPr>
          <w:highlight w:val="green"/>
        </w:rPr>
        <w:t xml:space="preserve">und </w:t>
      </w:r>
      <w:r w:rsidR="00D108D2" w:rsidRPr="005C74AB">
        <w:rPr>
          <w:highlight w:val="green"/>
        </w:rPr>
        <w:t>miteinander kombiniert</w:t>
      </w:r>
      <w:r w:rsidR="00961A2A" w:rsidRPr="005C74AB">
        <w:rPr>
          <w:highlight w:val="green"/>
        </w:rPr>
        <w:t>.</w:t>
      </w:r>
      <w:r w:rsidR="00961A2A">
        <w:t xml:space="preserve"> </w:t>
      </w:r>
      <w:r w:rsidR="00961A2A" w:rsidRPr="005F4E55">
        <w:rPr>
          <w:highlight w:val="green"/>
        </w:rPr>
        <w:t xml:space="preserve">Damit soll </w:t>
      </w:r>
      <w:r w:rsidR="00FC73B2">
        <w:rPr>
          <w:highlight w:val="green"/>
        </w:rPr>
        <w:t>verhindert werden</w:t>
      </w:r>
      <w:r w:rsidR="00961A2A" w:rsidRPr="005F4E55">
        <w:rPr>
          <w:highlight w:val="green"/>
        </w:rPr>
        <w:t xml:space="preserve">, dass </w:t>
      </w:r>
      <w:r w:rsidR="00527B7F" w:rsidRPr="005F4E55">
        <w:rPr>
          <w:highlight w:val="green"/>
        </w:rPr>
        <w:t>leichte Abweichungen in der Formulierung die Ergebnisse verzerren.</w:t>
      </w:r>
      <w:r w:rsidR="00FB75F0" w:rsidRPr="005F4E55">
        <w:rPr>
          <w:highlight w:val="green"/>
        </w:rPr>
        <w:t xml:space="preserve"> Darüber hinaus </w:t>
      </w:r>
      <w:r w:rsidR="00FC73B2">
        <w:rPr>
          <w:highlight w:val="green"/>
        </w:rPr>
        <w:t xml:space="preserve">könnten </w:t>
      </w:r>
      <w:r w:rsidR="00004AFC">
        <w:rPr>
          <w:highlight w:val="green"/>
        </w:rPr>
        <w:t xml:space="preserve">anhand dessen </w:t>
      </w:r>
      <w:r w:rsidR="00870C26" w:rsidRPr="005F4E55">
        <w:rPr>
          <w:highlight w:val="green"/>
        </w:rPr>
        <w:t>flexibel weitere Prompts konstruier</w:t>
      </w:r>
      <w:r w:rsidR="00004AFC">
        <w:rPr>
          <w:highlight w:val="green"/>
        </w:rPr>
        <w:t>t werden</w:t>
      </w:r>
      <w:r w:rsidR="00870C26" w:rsidRPr="005F4E55">
        <w:rPr>
          <w:highlight w:val="green"/>
        </w:rPr>
        <w:t>.</w:t>
      </w:r>
      <w:r w:rsidR="00923D7F">
        <w:t xml:space="preserve"> </w:t>
      </w:r>
      <w:ins w:id="784" w:author="Ben Fels" w:date="2024-12-22T11:05:00Z" w16du:dateUtc="2024-12-22T10:05:00Z">
        <w:r w:rsidR="00590195">
          <w:t>D</w:t>
        </w:r>
        <w:r w:rsidR="00590195" w:rsidRPr="001541CE">
          <w:rPr>
            <w:highlight w:val="green"/>
          </w:rPr>
          <w:t>ie Eingabeaufforderungen sind in Englisch formuliert, da der Datensatz englische Texte beinhaltet</w:t>
        </w:r>
      </w:ins>
      <w:r w:rsidR="00D802DF" w:rsidRPr="001541CE">
        <w:rPr>
          <w:highlight w:val="green"/>
        </w:rPr>
        <w:t xml:space="preserve"> und d</w:t>
      </w:r>
      <w:ins w:id="785" w:author="Ben Fels" w:date="2024-12-22T11:05:00Z" w16du:dateUtc="2024-12-22T10:05:00Z">
        <w:r w:rsidR="00590195" w:rsidRPr="001541CE">
          <w:rPr>
            <w:highlight w:val="green"/>
          </w:rPr>
          <w:t xml:space="preserve">ie multilingualen Fähigkeiten </w:t>
        </w:r>
      </w:ins>
      <w:ins w:id="786" w:author="Ben Fels" w:date="2024-12-22T11:50:00Z" w16du:dateUtc="2024-12-22T10:50:00Z">
        <w:r w:rsidR="00AA1D07" w:rsidRPr="001541CE">
          <w:rPr>
            <w:highlight w:val="green"/>
          </w:rPr>
          <w:t xml:space="preserve">des </w:t>
        </w:r>
      </w:ins>
      <w:ins w:id="787" w:author="Ben Fels" w:date="2024-12-22T11:05:00Z" w16du:dateUtc="2024-12-22T10:05:00Z">
        <w:r w:rsidR="00590195" w:rsidRPr="001541CE">
          <w:rPr>
            <w:highlight w:val="green"/>
          </w:rPr>
          <w:t xml:space="preserve">LLMs nicht </w:t>
        </w:r>
      </w:ins>
      <w:ins w:id="788" w:author="Ben Fels" w:date="2024-12-22T11:52:00Z" w16du:dateUtc="2024-12-22T10:52:00Z">
        <w:r w:rsidR="00DC30B8" w:rsidRPr="001541CE">
          <w:rPr>
            <w:highlight w:val="green"/>
          </w:rPr>
          <w:t>Teil dieser Untersuchung</w:t>
        </w:r>
      </w:ins>
      <w:r w:rsidR="00D802DF" w:rsidRPr="001541CE">
        <w:rPr>
          <w:highlight w:val="green"/>
        </w:rPr>
        <w:t xml:space="preserve"> sind</w:t>
      </w:r>
      <w:ins w:id="789" w:author="Ben Fels" w:date="2024-12-22T11:05:00Z" w16du:dateUtc="2024-12-22T10:05:00Z">
        <w:r w:rsidR="00590195" w:rsidRPr="001541CE">
          <w:rPr>
            <w:highlight w:val="green"/>
          </w:rPr>
          <w:t>.</w:t>
        </w:r>
      </w:ins>
      <w:r w:rsidR="00923D7F" w:rsidRPr="001541CE">
        <w:rPr>
          <w:highlight w:val="green"/>
        </w:rPr>
        <w:t xml:space="preserve"> </w:t>
      </w:r>
      <w:r w:rsidR="001B3F62" w:rsidRPr="001541CE">
        <w:rPr>
          <w:highlight w:val="green"/>
        </w:rPr>
        <w:t xml:space="preserve">Konkret werden dem LLM </w:t>
      </w:r>
      <w:r w:rsidR="00CD5DC7" w:rsidRPr="001541CE">
        <w:rPr>
          <w:highlight w:val="green"/>
        </w:rPr>
        <w:t xml:space="preserve">im Sinne des ZS, OS und FS </w:t>
      </w:r>
      <w:r w:rsidR="008345E2" w:rsidRPr="001541CE">
        <w:rPr>
          <w:highlight w:val="green"/>
        </w:rPr>
        <w:t xml:space="preserve">eine Aufgabenbeschreibung </w:t>
      </w:r>
      <w:r w:rsidR="00254FE6" w:rsidRPr="001541CE">
        <w:rPr>
          <w:highlight w:val="green"/>
        </w:rPr>
        <w:t xml:space="preserve">mit </w:t>
      </w:r>
      <w:r w:rsidR="00803181" w:rsidRPr="001541CE">
        <w:rPr>
          <w:highlight w:val="green"/>
        </w:rPr>
        <w:t>0</w:t>
      </w:r>
      <w:r w:rsidR="008345E2" w:rsidRPr="001541CE">
        <w:rPr>
          <w:highlight w:val="green"/>
        </w:rPr>
        <w:t xml:space="preserve">, </w:t>
      </w:r>
      <w:r w:rsidR="00803181" w:rsidRPr="001541CE">
        <w:rPr>
          <w:highlight w:val="green"/>
        </w:rPr>
        <w:t>1</w:t>
      </w:r>
      <w:r w:rsidR="00A26612" w:rsidRPr="001541CE">
        <w:rPr>
          <w:highlight w:val="green"/>
        </w:rPr>
        <w:t>, 10, 20 und 40</w:t>
      </w:r>
      <w:r w:rsidR="008345E2" w:rsidRPr="001541CE">
        <w:rPr>
          <w:highlight w:val="green"/>
        </w:rPr>
        <w:t xml:space="preserve"> Beispiele</w:t>
      </w:r>
      <w:r w:rsidR="00254FE6" w:rsidRPr="001541CE">
        <w:rPr>
          <w:highlight w:val="green"/>
        </w:rPr>
        <w:t>n</w:t>
      </w:r>
      <w:r w:rsidR="008345E2" w:rsidRPr="001541CE">
        <w:rPr>
          <w:highlight w:val="green"/>
        </w:rPr>
        <w:t xml:space="preserve"> </w:t>
      </w:r>
      <w:r w:rsidR="00F060A1" w:rsidRPr="001541CE">
        <w:rPr>
          <w:highlight w:val="green"/>
        </w:rPr>
        <w:t xml:space="preserve">übergeben. </w:t>
      </w:r>
      <w:r w:rsidR="001655B2" w:rsidRPr="001541CE">
        <w:rPr>
          <w:highlight w:val="green"/>
        </w:rPr>
        <w:t xml:space="preserve">Diese grundlegende Prompt-Struktur wird </w:t>
      </w:r>
      <w:r w:rsidR="00C46FD3" w:rsidRPr="001541CE">
        <w:rPr>
          <w:highlight w:val="green"/>
        </w:rPr>
        <w:t xml:space="preserve">um </w:t>
      </w:r>
      <w:r w:rsidR="00B92C86" w:rsidRPr="001541CE">
        <w:rPr>
          <w:highlight w:val="green"/>
        </w:rPr>
        <w:t xml:space="preserve">die </w:t>
      </w:r>
      <w:r w:rsidR="00F060A1" w:rsidRPr="001541CE">
        <w:rPr>
          <w:highlight w:val="green"/>
        </w:rPr>
        <w:t>Textbaustein</w:t>
      </w:r>
      <w:r w:rsidR="00B92C86" w:rsidRPr="001541CE">
        <w:rPr>
          <w:highlight w:val="green"/>
        </w:rPr>
        <w:t>e</w:t>
      </w:r>
      <w:r w:rsidR="00F060A1" w:rsidRPr="001541CE">
        <w:rPr>
          <w:highlight w:val="green"/>
        </w:rPr>
        <w:t xml:space="preserve"> </w:t>
      </w:r>
      <w:r w:rsidR="00C46FD3" w:rsidRPr="001541CE">
        <w:rPr>
          <w:highlight w:val="green"/>
        </w:rPr>
        <w:t>Persona oder</w:t>
      </w:r>
      <w:r w:rsidR="00385494" w:rsidRPr="001541CE">
        <w:rPr>
          <w:highlight w:val="green"/>
        </w:rPr>
        <w:t xml:space="preserve"> COT</w:t>
      </w:r>
      <w:r w:rsidR="00C46FD3" w:rsidRPr="001541CE">
        <w:rPr>
          <w:highlight w:val="green"/>
        </w:rPr>
        <w:t xml:space="preserve"> oder beide</w:t>
      </w:r>
      <w:r w:rsidR="002D303D" w:rsidRPr="001541CE">
        <w:rPr>
          <w:highlight w:val="green"/>
        </w:rPr>
        <w:t>n</w:t>
      </w:r>
      <w:r w:rsidR="00C46FD3" w:rsidRPr="001541CE">
        <w:rPr>
          <w:highlight w:val="green"/>
        </w:rPr>
        <w:t xml:space="preserve"> ergänzt.</w:t>
      </w:r>
      <w:r w:rsidR="007F0EC6" w:rsidRPr="001541CE">
        <w:rPr>
          <w:highlight w:val="green"/>
        </w:rPr>
        <w:t xml:space="preserve"> </w:t>
      </w:r>
      <w:r w:rsidR="00E75DAF" w:rsidRPr="001541CE">
        <w:rPr>
          <w:highlight w:val="green"/>
        </w:rPr>
        <w:t xml:space="preserve">Hieraus ergeben sich </w:t>
      </w:r>
      <w:r w:rsidR="00DE4675" w:rsidRPr="001541CE">
        <w:rPr>
          <w:highlight w:val="green"/>
        </w:rPr>
        <w:t>insgesamt</w:t>
      </w:r>
      <w:r w:rsidR="00DE4675">
        <w:t xml:space="preserve"> </w:t>
      </w:r>
      <w:r w:rsidR="00A81C43" w:rsidRPr="00DF25E5">
        <w:rPr>
          <w:highlight w:val="yellow"/>
        </w:rPr>
        <w:t>20</w:t>
      </w:r>
      <w:r w:rsidR="006A66F6" w:rsidRPr="00DF25E5">
        <w:rPr>
          <w:highlight w:val="yellow"/>
        </w:rPr>
        <w:t xml:space="preserve"> </w:t>
      </w:r>
      <w:r w:rsidR="000E2207">
        <w:rPr>
          <w:highlight w:val="yellow"/>
        </w:rPr>
        <w:t xml:space="preserve">verschiedene </w:t>
      </w:r>
      <w:r w:rsidR="00451CEE" w:rsidRPr="00DF25E5">
        <w:rPr>
          <w:highlight w:val="yellow"/>
        </w:rPr>
        <w:t>Prompts</w:t>
      </w:r>
      <w:r w:rsidR="00155869">
        <w:t xml:space="preserve">, </w:t>
      </w:r>
      <w:r w:rsidR="00155869" w:rsidRPr="00B37C04">
        <w:rPr>
          <w:highlight w:val="green"/>
        </w:rPr>
        <w:t xml:space="preserve">anhand derer die Auswirkungen der </w:t>
      </w:r>
      <w:r w:rsidR="002724C9" w:rsidRPr="00B37C04">
        <w:rPr>
          <w:highlight w:val="green"/>
        </w:rPr>
        <w:t xml:space="preserve">Prompt Engineering Techniken </w:t>
      </w:r>
      <w:r w:rsidR="00AE00E8" w:rsidRPr="00B37C04">
        <w:rPr>
          <w:highlight w:val="green"/>
        </w:rPr>
        <w:t xml:space="preserve">analysiert </w:t>
      </w:r>
      <w:r w:rsidR="00155869" w:rsidRPr="00B37C04">
        <w:rPr>
          <w:highlight w:val="green"/>
        </w:rPr>
        <w:t>werden können</w:t>
      </w:r>
      <w:r w:rsidR="00155869">
        <w:t xml:space="preserve">. </w:t>
      </w:r>
      <w:r w:rsidR="00336DD0">
        <w:rPr>
          <w:bCs/>
        </w:rPr>
        <w:t xml:space="preserve">Die Anzahl der übergebenen Tokens pro Prompt steigt mit zunehmender Komplexität. Der ZS-Prompt umfasst 82 Tokens, wohingegen der FS-Prompt mit 40 </w:t>
      </w:r>
      <w:r w:rsidR="00336DD0">
        <w:rPr>
          <w:bCs/>
        </w:rPr>
        <w:lastRenderedPageBreak/>
        <w:t>Beispielen, einer Persona und COT 54.470 Tokens groß ist</w:t>
      </w:r>
      <w:r w:rsidR="008B6B36">
        <w:rPr>
          <w:bCs/>
        </w:rPr>
        <w:t>.</w:t>
      </w:r>
      <w:r w:rsidR="00336DD0">
        <w:rPr>
          <w:rStyle w:val="Funotenzeichen"/>
          <w:bCs/>
        </w:rPr>
        <w:footnoteReference w:id="2"/>
      </w:r>
      <w:r w:rsidR="008B6B36">
        <w:rPr>
          <w:bCs/>
        </w:rPr>
        <w:t xml:space="preserve"> </w:t>
      </w:r>
      <w:r w:rsidR="00451CEE">
        <w:t xml:space="preserve">Da </w:t>
      </w:r>
      <w:r w:rsidR="008A02FB" w:rsidRPr="00DF25E5">
        <w:rPr>
          <w:highlight w:val="yellow"/>
        </w:rPr>
        <w:t>40</w:t>
      </w:r>
      <w:r w:rsidR="00451CEE" w:rsidRPr="00DF25E5">
        <w:rPr>
          <w:highlight w:val="yellow"/>
        </w:rPr>
        <w:t xml:space="preserve"> </w:t>
      </w:r>
      <w:r w:rsidR="00B37C04">
        <w:rPr>
          <w:highlight w:val="yellow"/>
        </w:rPr>
        <w:t>Aufsätze</w:t>
      </w:r>
      <w:r w:rsidR="00451CEE" w:rsidRPr="00DF25E5">
        <w:rPr>
          <w:highlight w:val="yellow"/>
        </w:rPr>
        <w:t xml:space="preserve"> als Beispiele</w:t>
      </w:r>
      <w:r w:rsidR="00451CEE">
        <w:t xml:space="preserve"> </w:t>
      </w:r>
      <w:r w:rsidR="00451CEE" w:rsidRPr="00D77527">
        <w:rPr>
          <w:highlight w:val="green"/>
        </w:rPr>
        <w:t>verwendet werden</w:t>
      </w:r>
      <w:r w:rsidR="00F26600" w:rsidRPr="00D77527">
        <w:rPr>
          <w:highlight w:val="green"/>
        </w:rPr>
        <w:t xml:space="preserve"> und somit als Trainingsdaten zählen, können </w:t>
      </w:r>
      <w:r w:rsidR="00451CEE" w:rsidRPr="00D77527">
        <w:rPr>
          <w:highlight w:val="green"/>
        </w:rPr>
        <w:t>z</w:t>
      </w:r>
      <w:r w:rsidR="00451CEE">
        <w:t xml:space="preserve">ur </w:t>
      </w:r>
      <w:r w:rsidR="00451CEE" w:rsidRPr="00DF25E5">
        <w:rPr>
          <w:highlight w:val="yellow"/>
        </w:rPr>
        <w:t>Evaluation</w:t>
      </w:r>
      <w:r w:rsidR="00F747F1">
        <w:rPr>
          <w:highlight w:val="yellow"/>
        </w:rPr>
        <w:t xml:space="preserve"> abzüglich der Duplikate </w:t>
      </w:r>
      <w:r w:rsidR="008A02FB" w:rsidRPr="00DF25E5">
        <w:rPr>
          <w:highlight w:val="yellow"/>
        </w:rPr>
        <w:t>3</w:t>
      </w:r>
      <w:r w:rsidR="00574B14">
        <w:rPr>
          <w:highlight w:val="yellow"/>
        </w:rPr>
        <w:t>5</w:t>
      </w:r>
      <w:r w:rsidR="00866261">
        <w:rPr>
          <w:highlight w:val="yellow"/>
        </w:rPr>
        <w:t>9</w:t>
      </w:r>
      <w:r w:rsidR="00531F0B" w:rsidRPr="00DF25E5">
        <w:rPr>
          <w:highlight w:val="yellow"/>
        </w:rPr>
        <w:t xml:space="preserve"> </w:t>
      </w:r>
      <w:r w:rsidR="00B37C04" w:rsidRPr="00D77527">
        <w:rPr>
          <w:highlight w:val="green"/>
        </w:rPr>
        <w:t>Aufsätze</w:t>
      </w:r>
      <w:r w:rsidR="00531F0B" w:rsidRPr="00D77527">
        <w:rPr>
          <w:highlight w:val="green"/>
        </w:rPr>
        <w:t xml:space="preserve"> </w:t>
      </w:r>
      <w:r w:rsidR="00EB5A89" w:rsidRPr="00D77527">
        <w:rPr>
          <w:highlight w:val="green"/>
        </w:rPr>
        <w:t xml:space="preserve">als Testdatensatz </w:t>
      </w:r>
      <w:r w:rsidR="00531F0B" w:rsidRPr="00D77527">
        <w:rPr>
          <w:highlight w:val="green"/>
        </w:rPr>
        <w:t>herangezogen werden.</w:t>
      </w:r>
      <w:r w:rsidR="00C506A3" w:rsidRPr="00D77527">
        <w:rPr>
          <w:highlight w:val="green"/>
        </w:rPr>
        <w:t xml:space="preserve"> </w:t>
      </w:r>
    </w:p>
    <w:p w14:paraId="74DEFE16" w14:textId="53F187B0" w:rsidR="00856F90" w:rsidRDefault="00932DAE" w:rsidP="00713DC0">
      <w:pPr>
        <w:autoSpaceDE w:val="0"/>
        <w:autoSpaceDN w:val="0"/>
        <w:adjustRightInd w:val="0"/>
        <w:spacing w:after="0"/>
        <w:jc w:val="both"/>
      </w:pPr>
      <w:r>
        <w:t xml:space="preserve">Um </w:t>
      </w:r>
      <w:r w:rsidRPr="00F045AA">
        <w:rPr>
          <w:highlight w:val="green"/>
        </w:rPr>
        <w:t xml:space="preserve">die Generalisierungsfähigkeit der </w:t>
      </w:r>
      <w:r w:rsidR="00AC2AAF" w:rsidRPr="00F045AA">
        <w:rPr>
          <w:highlight w:val="green"/>
        </w:rPr>
        <w:t>Prompts bestmöglich bewerten zu können, w</w:t>
      </w:r>
      <w:r w:rsidR="00AB2BC5" w:rsidRPr="00F045AA">
        <w:rPr>
          <w:highlight w:val="green"/>
        </w:rPr>
        <w:t xml:space="preserve">ird jeder Prompt </w:t>
      </w:r>
      <w:r w:rsidR="0073479C" w:rsidRPr="00F045AA">
        <w:rPr>
          <w:highlight w:val="green"/>
        </w:rPr>
        <w:t xml:space="preserve">in Kombination mit </w:t>
      </w:r>
      <w:r w:rsidR="00EB5A89" w:rsidRPr="00F045AA">
        <w:rPr>
          <w:highlight w:val="green"/>
        </w:rPr>
        <w:t>jedem Text aus dem Testdatensatz</w:t>
      </w:r>
      <w:r w:rsidR="0086585C" w:rsidRPr="00F045AA">
        <w:rPr>
          <w:highlight w:val="green"/>
        </w:rPr>
        <w:t xml:space="preserve"> </w:t>
      </w:r>
      <w:r w:rsidR="0073479C" w:rsidRPr="00F045AA">
        <w:rPr>
          <w:highlight w:val="green"/>
        </w:rPr>
        <w:t>an das LLM übergeben</w:t>
      </w:r>
      <w:r w:rsidR="009F0C06" w:rsidRPr="00F045AA">
        <w:rPr>
          <w:highlight w:val="green"/>
        </w:rPr>
        <w:t xml:space="preserve">. </w:t>
      </w:r>
      <w:r w:rsidR="00713DC0" w:rsidRPr="00F045AA">
        <w:rPr>
          <w:highlight w:val="green"/>
        </w:rPr>
        <w:t xml:space="preserve">Daraus ergeben sich </w:t>
      </w:r>
      <w:r w:rsidR="00713DC0" w:rsidRPr="00F045AA">
        <w:rPr>
          <w:highlight w:val="yellow"/>
        </w:rPr>
        <w:t>7</w:t>
      </w:r>
      <w:r w:rsidR="0013619D">
        <w:rPr>
          <w:highlight w:val="yellow"/>
        </w:rPr>
        <w:t>180</w:t>
      </w:r>
      <w:r w:rsidR="00713DC0" w:rsidRPr="00F045AA">
        <w:rPr>
          <w:highlight w:val="yellow"/>
        </w:rPr>
        <w:t xml:space="preserve"> Anfragen </w:t>
      </w:r>
      <w:r w:rsidR="00713DC0" w:rsidRPr="00F045AA">
        <w:rPr>
          <w:highlight w:val="green"/>
        </w:rPr>
        <w:t>an das LLM</w:t>
      </w:r>
      <w:r w:rsidR="00713DC0">
        <w:t>.</w:t>
      </w:r>
      <w:r w:rsidR="006A76EA">
        <w:t xml:space="preserve"> </w:t>
      </w:r>
      <w:r w:rsidR="006A76EA" w:rsidRPr="00814BF2">
        <w:rPr>
          <w:highlight w:val="green"/>
        </w:rPr>
        <w:t xml:space="preserve">Diese Anfragen werden in sogenannten Batches gesammelt und </w:t>
      </w:r>
      <w:r w:rsidR="00A52D10" w:rsidRPr="00814BF2">
        <w:rPr>
          <w:highlight w:val="green"/>
        </w:rPr>
        <w:t xml:space="preserve">entsprechend </w:t>
      </w:r>
      <w:r w:rsidR="001A682C" w:rsidRPr="00814BF2">
        <w:rPr>
          <w:highlight w:val="green"/>
        </w:rPr>
        <w:t>den Anfragebegrenzungen</w:t>
      </w:r>
      <w:r w:rsidR="001A682C" w:rsidRPr="00814BF2">
        <w:rPr>
          <w:rStyle w:val="Funotenzeichen"/>
          <w:highlight w:val="green"/>
        </w:rPr>
        <w:footnoteReference w:id="3"/>
      </w:r>
      <w:r w:rsidR="00A52D10" w:rsidRPr="00814BF2">
        <w:rPr>
          <w:highlight w:val="green"/>
        </w:rPr>
        <w:t xml:space="preserve"> </w:t>
      </w:r>
      <w:r w:rsidR="00E3585B" w:rsidRPr="00814BF2">
        <w:rPr>
          <w:highlight w:val="green"/>
        </w:rPr>
        <w:t xml:space="preserve">stückweise </w:t>
      </w:r>
      <w:r w:rsidR="00A52D10" w:rsidRPr="00814BF2">
        <w:rPr>
          <w:highlight w:val="green"/>
        </w:rPr>
        <w:t>über die API an das LLM übergeben</w:t>
      </w:r>
      <w:r w:rsidR="00A52D10">
        <w:t>.</w:t>
      </w:r>
      <w:r w:rsidR="00F50FAB">
        <w:t xml:space="preserve"> </w:t>
      </w:r>
      <w:r w:rsidR="00F50FAB" w:rsidRPr="004D1C82">
        <w:rPr>
          <w:highlight w:val="cyan"/>
        </w:rPr>
        <w:t xml:space="preserve">Der vollständige Prozess von der Datenaufbereitung bis hin zu Evaluation </w:t>
      </w:r>
      <w:r w:rsidR="004D1C82" w:rsidRPr="004D1C82">
        <w:rPr>
          <w:highlight w:val="cyan"/>
        </w:rPr>
        <w:t>kann schematisch in der Abbildung X im Anhang Y eingesehen werden</w:t>
      </w:r>
      <w:r w:rsidR="004D1C82">
        <w:t>.</w:t>
      </w:r>
    </w:p>
    <w:p w14:paraId="7C7C0794" w14:textId="7A9EE15F" w:rsidR="00D36847" w:rsidRDefault="00F04E46" w:rsidP="00D36847">
      <w:pPr>
        <w:jc w:val="both"/>
      </w:pPr>
      <w:r w:rsidRPr="004152E8">
        <w:t xml:space="preserve">OpenAI </w:t>
      </w:r>
      <w:r w:rsidR="00621159" w:rsidRPr="00326563">
        <w:rPr>
          <w:highlight w:val="magenta"/>
        </w:rPr>
        <w:fldChar w:fldCharType="begin"/>
      </w:r>
      <w:r w:rsidR="006F5C3D">
        <w:rPr>
          <w:highlight w:val="magenta"/>
        </w:rPr>
        <w:instrText xml:space="preserve"> ADDIN ZOTERO_ITEM CSL_CITATION {"citationID":"DwnA5bxD","properties":{"formattedCitation":"(2025e)","plainCitation":"(2025e)","noteIndex":0},"citationItems":[{"id":2228,"uris":["http://zotero.org/users/14644665/items/V7ZNTSKN"],"itemData":{"id":2228,"type":"webpage","abstract":"Explore developer resources, tutorials, API docs, and dynamic examples to get the most out of OpenAI's platform.","language":"en","title":"Text generation","URL":"https://platform.openai.com/docs/guides/text-generation","author":[{"family":"OpenAI","given":""}],"accessed":{"date-parts":[["2025",1,18]]},"issued":{"date-parts":[["2025"]]}},"label":"page","suppress-author":true}],"schema":"https://github.com/citation-style-language/schema/raw/master/csl-citation.json"} </w:instrText>
      </w:r>
      <w:r w:rsidR="00621159" w:rsidRPr="00326563">
        <w:rPr>
          <w:highlight w:val="magenta"/>
        </w:rPr>
        <w:fldChar w:fldCharType="separate"/>
      </w:r>
      <w:r w:rsidR="006F5C3D" w:rsidRPr="006F5C3D">
        <w:rPr>
          <w:rFonts w:cs="Arial"/>
          <w:highlight w:val="magenta"/>
        </w:rPr>
        <w:t>(2025e)</w:t>
      </w:r>
      <w:r w:rsidR="00621159" w:rsidRPr="00326563">
        <w:rPr>
          <w:highlight w:val="magenta"/>
        </w:rPr>
        <w:fldChar w:fldCharType="end"/>
      </w:r>
      <w:r w:rsidR="004E7980" w:rsidRPr="004152E8">
        <w:t xml:space="preserve"> </w:t>
      </w:r>
      <w:r w:rsidR="004E7980" w:rsidRPr="00856F90">
        <w:rPr>
          <w:highlight w:val="green"/>
        </w:rPr>
        <w:t xml:space="preserve">unterscheidet </w:t>
      </w:r>
      <w:r w:rsidR="00BE6BEB" w:rsidRPr="00856F90">
        <w:rPr>
          <w:highlight w:val="green"/>
        </w:rPr>
        <w:t>bei der Übergabe v</w:t>
      </w:r>
      <w:r w:rsidR="008A0B02" w:rsidRPr="00856F90">
        <w:rPr>
          <w:highlight w:val="green"/>
        </w:rPr>
        <w:t xml:space="preserve">on Nachrichten an das </w:t>
      </w:r>
      <w:r w:rsidR="00D7746F" w:rsidRPr="00856F90">
        <w:rPr>
          <w:highlight w:val="green"/>
        </w:rPr>
        <w:t xml:space="preserve">LLM </w:t>
      </w:r>
      <w:r w:rsidR="008A0B02" w:rsidRPr="00856F90">
        <w:rPr>
          <w:highlight w:val="green"/>
        </w:rPr>
        <w:t xml:space="preserve">verschiedene Rollen, welche Beeinflussen, </w:t>
      </w:r>
      <w:r w:rsidR="006A108D" w:rsidRPr="00856F90">
        <w:rPr>
          <w:highlight w:val="green"/>
        </w:rPr>
        <w:t xml:space="preserve">wie das LLM die Eingabe interpretiert. Demnach </w:t>
      </w:r>
      <w:r w:rsidR="00DB4C53" w:rsidRPr="00856F90">
        <w:rPr>
          <w:highlight w:val="green"/>
        </w:rPr>
        <w:t xml:space="preserve">können mit der </w:t>
      </w:r>
      <w:r w:rsidR="00EA34BE" w:rsidRPr="00856F90">
        <w:rPr>
          <w:highlight w:val="green"/>
        </w:rPr>
        <w:t xml:space="preserve">Rolle </w:t>
      </w:r>
      <w:r w:rsidR="008E3B31" w:rsidRPr="008E3B31">
        <w:rPr>
          <w:highlight w:val="green"/>
        </w:rPr>
        <w:t>User</w:t>
      </w:r>
      <w:r w:rsidR="00EA34BE" w:rsidRPr="00856F90">
        <w:rPr>
          <w:highlight w:val="green"/>
        </w:rPr>
        <w:t xml:space="preserve"> </w:t>
      </w:r>
      <w:r w:rsidR="00DB4C53" w:rsidRPr="00856F90">
        <w:rPr>
          <w:highlight w:val="green"/>
        </w:rPr>
        <w:t>Anweisungen an das LLM übergeben werden</w:t>
      </w:r>
      <w:r w:rsidR="009A2D1F" w:rsidRPr="00856F90">
        <w:rPr>
          <w:highlight w:val="green"/>
        </w:rPr>
        <w:t>, um eine Ausgabe zu erzeugen</w:t>
      </w:r>
      <w:r w:rsidR="00EA34BE" w:rsidRPr="00856F90">
        <w:rPr>
          <w:highlight w:val="green"/>
        </w:rPr>
        <w:t>.</w:t>
      </w:r>
      <w:r w:rsidR="004236A1" w:rsidRPr="00856F90">
        <w:rPr>
          <w:highlight w:val="green"/>
        </w:rPr>
        <w:t xml:space="preserve"> Sie vergleichen es mit der Eingabe </w:t>
      </w:r>
      <w:r w:rsidR="001946F1" w:rsidRPr="00856F90">
        <w:rPr>
          <w:highlight w:val="green"/>
        </w:rPr>
        <w:t>einer Nachricht bei ChatGPT.</w:t>
      </w:r>
      <w:r w:rsidR="009A2D1F" w:rsidRPr="00856F90">
        <w:rPr>
          <w:highlight w:val="green"/>
        </w:rPr>
        <w:t xml:space="preserve"> </w:t>
      </w:r>
      <w:r w:rsidR="009C1663" w:rsidRPr="00856F90">
        <w:rPr>
          <w:highlight w:val="green"/>
        </w:rPr>
        <w:t xml:space="preserve">Mit der </w:t>
      </w:r>
      <w:r w:rsidR="009A2D1F" w:rsidRPr="00856F90">
        <w:rPr>
          <w:highlight w:val="green"/>
        </w:rPr>
        <w:t xml:space="preserve">Rolle </w:t>
      </w:r>
      <w:r w:rsidR="008E3B31" w:rsidRPr="008E3B31">
        <w:rPr>
          <w:highlight w:val="green"/>
        </w:rPr>
        <w:t>Developer</w:t>
      </w:r>
      <w:r w:rsidR="008E3B31">
        <w:rPr>
          <w:i/>
          <w:highlight w:val="green"/>
        </w:rPr>
        <w:t xml:space="preserve"> </w:t>
      </w:r>
      <w:r w:rsidR="009C1663" w:rsidRPr="00856F90">
        <w:rPr>
          <w:highlight w:val="green"/>
        </w:rPr>
        <w:t xml:space="preserve">können ebenfalls </w:t>
      </w:r>
      <w:r w:rsidR="002C6F4F" w:rsidRPr="00856F90">
        <w:rPr>
          <w:highlight w:val="green"/>
        </w:rPr>
        <w:t xml:space="preserve">Anweisungen an das Modell übergeben werden, jedoch haben sie </w:t>
      </w:r>
      <w:r w:rsidR="00BA4466" w:rsidRPr="00856F90">
        <w:rPr>
          <w:highlight w:val="green"/>
        </w:rPr>
        <w:t xml:space="preserve">Vorrang </w:t>
      </w:r>
      <w:r w:rsidR="002C6F4F" w:rsidRPr="00856F90">
        <w:rPr>
          <w:highlight w:val="green"/>
        </w:rPr>
        <w:t xml:space="preserve">vor den Nachrichten </w:t>
      </w:r>
      <w:r w:rsidR="00D252BF" w:rsidRPr="00856F90">
        <w:rPr>
          <w:highlight w:val="green"/>
        </w:rPr>
        <w:t xml:space="preserve">der </w:t>
      </w:r>
      <w:r w:rsidR="005F4A59">
        <w:rPr>
          <w:highlight w:val="green"/>
        </w:rPr>
        <w:t>U</w:t>
      </w:r>
      <w:r w:rsidR="00D252BF" w:rsidRPr="005F4A59">
        <w:rPr>
          <w:highlight w:val="green"/>
        </w:rPr>
        <w:t>ser</w:t>
      </w:r>
      <w:r w:rsidR="00D252BF" w:rsidRPr="00856F90">
        <w:rPr>
          <w:highlight w:val="green"/>
        </w:rPr>
        <w:t>-Rolle.</w:t>
      </w:r>
      <w:r w:rsidR="009226DE" w:rsidRPr="00856F90">
        <w:rPr>
          <w:highlight w:val="green"/>
        </w:rPr>
        <w:t xml:space="preserve"> Damit können die Ausgaben des Modells </w:t>
      </w:r>
      <w:r w:rsidR="00D7746F" w:rsidRPr="00856F90">
        <w:rPr>
          <w:highlight w:val="green"/>
        </w:rPr>
        <w:t>unabhängig von der Benutzereingabe beeinflusst werden.</w:t>
      </w:r>
      <w:r w:rsidR="0045491C">
        <w:t xml:space="preserve"> </w:t>
      </w:r>
      <w:r w:rsidR="009736EA" w:rsidRPr="007C64DC">
        <w:rPr>
          <w:highlight w:val="green"/>
        </w:rPr>
        <w:t>Die Anfragen</w:t>
      </w:r>
      <w:r w:rsidR="0045491C" w:rsidRPr="007C64DC">
        <w:rPr>
          <w:highlight w:val="green"/>
        </w:rPr>
        <w:t xml:space="preserve"> an das LLM</w:t>
      </w:r>
      <w:r w:rsidR="009736EA" w:rsidRPr="007C64DC">
        <w:rPr>
          <w:highlight w:val="green"/>
        </w:rPr>
        <w:t xml:space="preserve"> </w:t>
      </w:r>
      <w:r w:rsidR="0045491C" w:rsidRPr="007C64DC">
        <w:rPr>
          <w:highlight w:val="green"/>
        </w:rPr>
        <w:t xml:space="preserve">sind unter Berücksichtigung dieser Rollen </w:t>
      </w:r>
      <w:r w:rsidR="009736EA" w:rsidRPr="007C64DC">
        <w:rPr>
          <w:highlight w:val="green"/>
        </w:rPr>
        <w:t xml:space="preserve">so aufgebaut, dass </w:t>
      </w:r>
      <w:r w:rsidR="009F0C06" w:rsidRPr="007C64DC">
        <w:rPr>
          <w:highlight w:val="green"/>
        </w:rPr>
        <w:t xml:space="preserve">der Prompt </w:t>
      </w:r>
      <w:r w:rsidR="009736EA" w:rsidRPr="007C64DC">
        <w:rPr>
          <w:highlight w:val="green"/>
        </w:rPr>
        <w:t xml:space="preserve">der Rolle </w:t>
      </w:r>
      <w:r w:rsidR="008E3B31" w:rsidRPr="00C61AC9">
        <w:rPr>
          <w:highlight w:val="green"/>
        </w:rPr>
        <w:t>D</w:t>
      </w:r>
      <w:r w:rsidR="00713DC0" w:rsidRPr="00C61AC9">
        <w:rPr>
          <w:highlight w:val="green"/>
        </w:rPr>
        <w:t>eveloper</w:t>
      </w:r>
      <w:r w:rsidR="00713DC0" w:rsidRPr="007C64DC">
        <w:rPr>
          <w:i/>
          <w:highlight w:val="green"/>
        </w:rPr>
        <w:t xml:space="preserve"> </w:t>
      </w:r>
      <w:r w:rsidR="00713DC0" w:rsidRPr="007C64DC">
        <w:rPr>
          <w:highlight w:val="green"/>
        </w:rPr>
        <w:t xml:space="preserve">und der Aufsatz </w:t>
      </w:r>
      <w:r w:rsidR="009736EA" w:rsidRPr="007C64DC">
        <w:rPr>
          <w:highlight w:val="green"/>
        </w:rPr>
        <w:t xml:space="preserve">der Rolle </w:t>
      </w:r>
      <w:r w:rsidR="008E3B31" w:rsidRPr="008E3B31">
        <w:rPr>
          <w:highlight w:val="green"/>
        </w:rPr>
        <w:t>U</w:t>
      </w:r>
      <w:r w:rsidR="00713DC0" w:rsidRPr="008E3B31">
        <w:rPr>
          <w:highlight w:val="green"/>
        </w:rPr>
        <w:t>ser</w:t>
      </w:r>
      <w:r w:rsidR="00713DC0" w:rsidRPr="007C64DC">
        <w:rPr>
          <w:i/>
          <w:highlight w:val="green"/>
        </w:rPr>
        <w:t xml:space="preserve"> </w:t>
      </w:r>
      <w:r w:rsidR="009736EA" w:rsidRPr="007C64DC">
        <w:rPr>
          <w:highlight w:val="green"/>
        </w:rPr>
        <w:t xml:space="preserve">zugewiesen </w:t>
      </w:r>
      <w:proofErr w:type="gramStart"/>
      <w:r w:rsidR="009F4A65" w:rsidRPr="007C64DC">
        <w:rPr>
          <w:highlight w:val="green"/>
        </w:rPr>
        <w:t>sind</w:t>
      </w:r>
      <w:proofErr w:type="gramEnd"/>
      <w:r w:rsidR="00713DC0" w:rsidRPr="007C64DC">
        <w:rPr>
          <w:highlight w:val="green"/>
        </w:rPr>
        <w:t>.</w:t>
      </w:r>
      <w:r w:rsidR="00805A54" w:rsidRPr="007C64DC">
        <w:rPr>
          <w:highlight w:val="green"/>
        </w:rPr>
        <w:t xml:space="preserve"> Damit soll das Szenario imitiert werden, dass </w:t>
      </w:r>
      <w:r w:rsidR="00C377EF" w:rsidRPr="007C64DC">
        <w:rPr>
          <w:highlight w:val="green"/>
        </w:rPr>
        <w:t xml:space="preserve">ein Benutzer </w:t>
      </w:r>
      <w:r w:rsidR="00B7370A">
        <w:rPr>
          <w:highlight w:val="green"/>
        </w:rPr>
        <w:t>einen</w:t>
      </w:r>
      <w:r w:rsidR="00C377EF" w:rsidRPr="007C64DC">
        <w:rPr>
          <w:highlight w:val="green"/>
        </w:rPr>
        <w:t xml:space="preserve"> Text übergibt, aus </w:t>
      </w:r>
      <w:r w:rsidR="00BC0907">
        <w:rPr>
          <w:highlight w:val="green"/>
        </w:rPr>
        <w:t>dem</w:t>
      </w:r>
      <w:r w:rsidR="00C377EF" w:rsidRPr="007C64DC">
        <w:rPr>
          <w:highlight w:val="green"/>
        </w:rPr>
        <w:t xml:space="preserve"> die Argumentationskomponenten </w:t>
      </w:r>
      <w:r w:rsidR="00A53F11" w:rsidRPr="007C64DC">
        <w:rPr>
          <w:highlight w:val="green"/>
        </w:rPr>
        <w:t>und deren Beziehungen extrahiert werden soll</w:t>
      </w:r>
      <w:r w:rsidR="00481C91" w:rsidRPr="007C64DC">
        <w:rPr>
          <w:highlight w:val="green"/>
        </w:rPr>
        <w:t xml:space="preserve">, wobei über die </w:t>
      </w:r>
      <w:r w:rsidR="000B307A">
        <w:rPr>
          <w:highlight w:val="green"/>
        </w:rPr>
        <w:t>D</w:t>
      </w:r>
      <w:r w:rsidR="00691980" w:rsidRPr="000B307A">
        <w:rPr>
          <w:highlight w:val="green"/>
        </w:rPr>
        <w:t>eveloper</w:t>
      </w:r>
      <w:r w:rsidR="00691980" w:rsidRPr="007C64DC">
        <w:rPr>
          <w:highlight w:val="green"/>
        </w:rPr>
        <w:t xml:space="preserve">-Rolle das Verhalten des LLMs </w:t>
      </w:r>
      <w:r w:rsidR="00856F90" w:rsidRPr="007C64DC">
        <w:rPr>
          <w:highlight w:val="green"/>
        </w:rPr>
        <w:t>gesteuert</w:t>
      </w:r>
      <w:r w:rsidR="00856F90">
        <w:t xml:space="preserve"> </w:t>
      </w:r>
      <w:r w:rsidR="00856F90" w:rsidRPr="003B6FFA">
        <w:rPr>
          <w:highlight w:val="green"/>
        </w:rPr>
        <w:t>wird.</w:t>
      </w:r>
      <w:r w:rsidR="00D36847" w:rsidRPr="003B6FFA">
        <w:rPr>
          <w:highlight w:val="green"/>
        </w:rPr>
        <w:t xml:space="preserve"> </w:t>
      </w:r>
      <w:ins w:id="790" w:author="Ben Fels" w:date="2024-12-21T19:09:00Z" w16du:dateUtc="2024-12-21T18:09:00Z">
        <w:r w:rsidR="00D36847" w:rsidRPr="003B6FFA">
          <w:rPr>
            <w:highlight w:val="green"/>
          </w:rPr>
          <w:t xml:space="preserve">Die Ausgaben des LLMs </w:t>
        </w:r>
      </w:ins>
      <w:ins w:id="791" w:author="Ben Fels" w:date="2024-12-22T10:45:00Z" w16du:dateUtc="2024-12-22T09:45:00Z">
        <w:r w:rsidR="00D36847" w:rsidRPr="003B6FFA">
          <w:rPr>
            <w:highlight w:val="green"/>
          </w:rPr>
          <w:t>werden</w:t>
        </w:r>
      </w:ins>
      <w:ins w:id="792" w:author="Ben Fels" w:date="2024-12-21T19:09:00Z" w16du:dateUtc="2024-12-21T18:09:00Z">
        <w:r w:rsidR="00D36847" w:rsidRPr="003B6FFA">
          <w:rPr>
            <w:highlight w:val="green"/>
          </w:rPr>
          <w:t xml:space="preserve"> zur Evaluation der Leistung mit der Grundwahrheit abgeglichen. Hierzu sind geeignete Metriken heranzuziehen.</w:t>
        </w:r>
      </w:ins>
    </w:p>
    <w:p w14:paraId="414FDE93" w14:textId="77777777" w:rsidR="009B2AC2" w:rsidRPr="00713DC0" w:rsidRDefault="009B2AC2" w:rsidP="007C3A77">
      <w:pPr>
        <w:autoSpaceDE w:val="0"/>
        <w:autoSpaceDN w:val="0"/>
        <w:adjustRightInd w:val="0"/>
        <w:spacing w:after="0"/>
        <w:jc w:val="both"/>
        <w:rPr>
          <w:highlight w:val="green"/>
        </w:rPr>
      </w:pPr>
    </w:p>
    <w:p w14:paraId="78570A95" w14:textId="2232E31F" w:rsidR="009B2AC2" w:rsidRDefault="009B2AC2">
      <w:pPr>
        <w:pStyle w:val="berschrift3"/>
        <w:rPr>
          <w:ins w:id="793" w:author="Ben Fels" w:date="2024-12-21T19:09:00Z" w16du:dateUtc="2024-12-21T18:09:00Z"/>
        </w:rPr>
        <w:pPrChange w:id="794" w:author="Ben Fels" w:date="2024-12-22T10:46:00Z" w16du:dateUtc="2024-12-22T09:46:00Z">
          <w:pPr>
            <w:jc w:val="both"/>
          </w:pPr>
        </w:pPrChange>
      </w:pPr>
      <w:bookmarkStart w:id="795" w:name="_Toc188683517"/>
      <w:ins w:id="796" w:author="Ben Fels" w:date="2024-12-22T10:45:00Z" w16du:dateUtc="2024-12-22T09:45:00Z">
        <w:r>
          <w:t>Metriken zur Evaluation</w:t>
        </w:r>
      </w:ins>
      <w:bookmarkEnd w:id="795"/>
      <w:r w:rsidR="00207B84">
        <w:t xml:space="preserve"> / </w:t>
      </w:r>
      <w:proofErr w:type="spellStart"/>
      <w:r w:rsidR="00207B84">
        <w:t>Evaluationsmetriken</w:t>
      </w:r>
      <w:proofErr w:type="spellEnd"/>
    </w:p>
    <w:p w14:paraId="4ABA2466" w14:textId="73BD4669" w:rsidR="0094757A" w:rsidRPr="00A15D67" w:rsidRDefault="009B2AC2" w:rsidP="009B2AC2">
      <w:pPr>
        <w:jc w:val="both"/>
        <w:rPr>
          <w:highlight w:val="green"/>
        </w:rPr>
      </w:pPr>
      <w:r w:rsidRPr="008D0C78">
        <w:rPr>
          <w:highlight w:val="green"/>
        </w:rPr>
        <w:t xml:space="preserve">Bei der Wahl einer geeigneten Evaluationsmetrik gibt es aufgrund der </w:t>
      </w:r>
      <w:r w:rsidR="002027B5" w:rsidRPr="008D0C78">
        <w:rPr>
          <w:highlight w:val="green"/>
        </w:rPr>
        <w:t xml:space="preserve">unstrukturierten Art von Texten </w:t>
      </w:r>
      <w:r w:rsidRPr="008D0C78">
        <w:rPr>
          <w:highlight w:val="green"/>
        </w:rPr>
        <w:t>einige Besonderheiten, die es zu berücksichtigen gilt.</w:t>
      </w:r>
      <w:r>
        <w:t xml:space="preserve"> So kann </w:t>
      </w:r>
      <w:r>
        <w:lastRenderedPageBreak/>
        <w:t xml:space="preserve">es vorkommen, dass die vom </w:t>
      </w:r>
      <w:r w:rsidRPr="00E254C0">
        <w:rPr>
          <w:highlight w:val="green"/>
        </w:rPr>
        <w:t>Modell extrahierten Textabschnitte von der Grundwahrheit</w:t>
      </w:r>
      <w:r w:rsidR="007B1ADC" w:rsidRPr="00E254C0">
        <w:rPr>
          <w:highlight w:val="green"/>
        </w:rPr>
        <w:t xml:space="preserve">, den </w:t>
      </w:r>
      <w:r w:rsidRPr="00E254C0">
        <w:rPr>
          <w:highlight w:val="green"/>
        </w:rPr>
        <w:t>Annotationen</w:t>
      </w:r>
      <w:r w:rsidR="007B1ADC" w:rsidRPr="00E254C0">
        <w:rPr>
          <w:highlight w:val="green"/>
        </w:rPr>
        <w:t>,</w:t>
      </w:r>
      <w:r w:rsidRPr="00E254C0">
        <w:rPr>
          <w:highlight w:val="green"/>
        </w:rPr>
        <w:t xml:space="preserve"> abweichen können, indem mehr oder weniger Wörter </w:t>
      </w:r>
      <w:r w:rsidR="00FB5EB4">
        <w:rPr>
          <w:highlight w:val="green"/>
        </w:rPr>
        <w:t>einer</w:t>
      </w:r>
      <w:r w:rsidRPr="00E254C0">
        <w:rPr>
          <w:highlight w:val="green"/>
        </w:rPr>
        <w:t xml:space="preserve"> Argumentationskomponente zugeordnet werden.</w:t>
      </w:r>
      <w:r>
        <w:t xml:space="preserve"> </w:t>
      </w:r>
      <w:r w:rsidR="00174218" w:rsidRPr="009B5EA9">
        <w:rPr>
          <w:highlight w:val="green"/>
        </w:rPr>
        <w:t>E</w:t>
      </w:r>
      <w:r w:rsidRPr="009B5EA9">
        <w:rPr>
          <w:highlight w:val="green"/>
        </w:rPr>
        <w:t xml:space="preserve">in Textabschnitt, welcher nicht </w:t>
      </w:r>
      <w:r w:rsidR="002D43DA">
        <w:rPr>
          <w:highlight w:val="green"/>
        </w:rPr>
        <w:t xml:space="preserve">exakt </w:t>
      </w:r>
      <w:r w:rsidRPr="009B5EA9">
        <w:rPr>
          <w:highlight w:val="green"/>
        </w:rPr>
        <w:t xml:space="preserve">mit der Grundwahrheit </w:t>
      </w:r>
      <w:r w:rsidR="00E254C0" w:rsidRPr="009B5EA9">
        <w:rPr>
          <w:highlight w:val="green"/>
        </w:rPr>
        <w:t>übereinstimmt,</w:t>
      </w:r>
      <w:r w:rsidRPr="009B5EA9">
        <w:rPr>
          <w:highlight w:val="green"/>
        </w:rPr>
        <w:t xml:space="preserve"> </w:t>
      </w:r>
      <w:r w:rsidR="00174218" w:rsidRPr="009B5EA9">
        <w:rPr>
          <w:highlight w:val="green"/>
        </w:rPr>
        <w:t xml:space="preserve">würde </w:t>
      </w:r>
      <w:r w:rsidR="007D260A" w:rsidRPr="009B5EA9">
        <w:rPr>
          <w:highlight w:val="green"/>
        </w:rPr>
        <w:t>demnach</w:t>
      </w:r>
      <w:r w:rsidR="00E12E54" w:rsidRPr="009B5EA9">
        <w:rPr>
          <w:highlight w:val="green"/>
        </w:rPr>
        <w:t xml:space="preserve"> als falsch gewertet werden</w:t>
      </w:r>
      <w:r>
        <w:t>.</w:t>
      </w:r>
      <w:r w:rsidR="00E12E54">
        <w:t xml:space="preserve"> </w:t>
      </w:r>
      <w:r w:rsidR="00E12E54" w:rsidRPr="00D71F43">
        <w:rPr>
          <w:highlight w:val="green"/>
        </w:rPr>
        <w:t xml:space="preserve">Dies ist jedoch eine strenge </w:t>
      </w:r>
      <w:r w:rsidR="009B5EA9" w:rsidRPr="00D71F43">
        <w:rPr>
          <w:highlight w:val="green"/>
        </w:rPr>
        <w:t>Definition</w:t>
      </w:r>
      <w:r w:rsidR="00E12E54" w:rsidRPr="00D71F43">
        <w:rPr>
          <w:highlight w:val="green"/>
        </w:rPr>
        <w:t xml:space="preserve">, welche aufgelockert werden kann, indem </w:t>
      </w:r>
      <w:r w:rsidR="00174B3C" w:rsidRPr="00D71F43">
        <w:rPr>
          <w:highlight w:val="green"/>
        </w:rPr>
        <w:t xml:space="preserve">man </w:t>
      </w:r>
      <w:r w:rsidR="00E254C0" w:rsidRPr="00D71F43">
        <w:rPr>
          <w:highlight w:val="green"/>
        </w:rPr>
        <w:t xml:space="preserve">eine </w:t>
      </w:r>
      <w:r w:rsidRPr="00D71F43">
        <w:rPr>
          <w:highlight w:val="green"/>
        </w:rPr>
        <w:t>gewissen Grenze</w:t>
      </w:r>
      <w:r w:rsidR="009B5EA9" w:rsidRPr="00D71F43">
        <w:rPr>
          <w:highlight w:val="green"/>
        </w:rPr>
        <w:t xml:space="preserve"> </w:t>
      </w:r>
      <w:r w:rsidR="00817D20" w:rsidRPr="00D71F43">
        <w:rPr>
          <w:highlight w:val="green"/>
        </w:rPr>
        <w:t xml:space="preserve">für die Übereinstimmung </w:t>
      </w:r>
      <w:r w:rsidR="003561A6" w:rsidRPr="00D71F43">
        <w:rPr>
          <w:highlight w:val="green"/>
        </w:rPr>
        <w:t>festlegt</w:t>
      </w:r>
      <w:r w:rsidR="009B5EA9" w:rsidRPr="00D71F43">
        <w:rPr>
          <w:highlight w:val="green"/>
        </w:rPr>
        <w:t>,</w:t>
      </w:r>
      <w:r w:rsidRPr="00D71F43">
        <w:rPr>
          <w:highlight w:val="green"/>
        </w:rPr>
        <w:t xml:space="preserve"> </w:t>
      </w:r>
      <w:r w:rsidR="00817D20" w:rsidRPr="00D71F43">
        <w:rPr>
          <w:highlight w:val="green"/>
        </w:rPr>
        <w:t xml:space="preserve">ab welcher ein </w:t>
      </w:r>
      <w:r w:rsidR="00CF07C6" w:rsidRPr="00D71F43">
        <w:rPr>
          <w:highlight w:val="green"/>
        </w:rPr>
        <w:t xml:space="preserve">Text </w:t>
      </w:r>
      <w:r w:rsidR="00817D20" w:rsidRPr="00D71F43">
        <w:rPr>
          <w:highlight w:val="green"/>
        </w:rPr>
        <w:t xml:space="preserve">als </w:t>
      </w:r>
      <w:r w:rsidR="00D71F43" w:rsidRPr="00D71F43">
        <w:rPr>
          <w:highlight w:val="green"/>
        </w:rPr>
        <w:t>übereinstimmen mit der Grundwahrheit</w:t>
      </w:r>
      <w:r w:rsidR="00D71F43">
        <w:t xml:space="preserve"> gilt</w:t>
      </w:r>
      <w:r>
        <w:t xml:space="preserve">. Metriken, die auf </w:t>
      </w:r>
      <w:r w:rsidR="008450DC">
        <w:t xml:space="preserve">der </w:t>
      </w:r>
      <w:r>
        <w:t>semantischer Ähnlichkeit beruhen</w:t>
      </w:r>
      <w:r w:rsidR="008450DC">
        <w:t xml:space="preserve"> </w:t>
      </w:r>
      <w:r>
        <w:t>werden nicht herangezogen, da die Argumentationskomponenten möglichst exakt und nicht sinngemäß extrahiert werden sollen.</w:t>
      </w:r>
      <w:r w:rsidR="00CE05B0">
        <w:t xml:space="preserve"> </w:t>
      </w:r>
      <w:r w:rsidR="00CE05B0" w:rsidRPr="00F818FC">
        <w:rPr>
          <w:highlight w:val="green"/>
        </w:rPr>
        <w:t xml:space="preserve">Als Metrik zur Berechnung der </w:t>
      </w:r>
      <w:r w:rsidR="00B05ACC" w:rsidRPr="00F818FC">
        <w:rPr>
          <w:highlight w:val="green"/>
        </w:rPr>
        <w:t>Übereinstimmung von zwei Text</w:t>
      </w:r>
      <w:r w:rsidR="003561A6" w:rsidRPr="00F818FC">
        <w:rPr>
          <w:highlight w:val="green"/>
        </w:rPr>
        <w:t xml:space="preserve">abschnitten wird </w:t>
      </w:r>
      <w:r w:rsidRPr="00F818FC">
        <w:rPr>
          <w:bCs/>
          <w:highlight w:val="green"/>
        </w:rPr>
        <w:t>BLEU</w:t>
      </w:r>
      <w:r w:rsidRPr="00F818FC">
        <w:rPr>
          <w:b/>
          <w:bCs/>
          <w:highlight w:val="green"/>
        </w:rPr>
        <w:t xml:space="preserve"> </w:t>
      </w:r>
      <w:r w:rsidRPr="00F818FC">
        <w:rPr>
          <w:highlight w:val="green"/>
        </w:rPr>
        <w:t xml:space="preserve">(Bilingual Evaluation </w:t>
      </w:r>
      <w:proofErr w:type="spellStart"/>
      <w:r w:rsidRPr="00F818FC">
        <w:rPr>
          <w:highlight w:val="green"/>
        </w:rPr>
        <w:t>Understudy</w:t>
      </w:r>
      <w:proofErr w:type="spellEnd"/>
      <w:r w:rsidRPr="00F818FC">
        <w:rPr>
          <w:highlight w:val="green"/>
        </w:rPr>
        <w:t>)</w:t>
      </w:r>
      <w:r w:rsidR="003561A6" w:rsidRPr="00F818FC">
        <w:rPr>
          <w:highlight w:val="green"/>
        </w:rPr>
        <w:t xml:space="preserve"> herangezogen</w:t>
      </w:r>
      <w:r w:rsidR="006812BC" w:rsidRPr="00F818FC">
        <w:rPr>
          <w:highlight w:val="green"/>
        </w:rPr>
        <w:t>.</w:t>
      </w:r>
      <w:r w:rsidRPr="00F818FC">
        <w:rPr>
          <w:highlight w:val="green"/>
        </w:rPr>
        <w:t xml:space="preserve"> Die</w:t>
      </w:r>
      <w:r w:rsidR="006812BC" w:rsidRPr="00F818FC">
        <w:rPr>
          <w:highlight w:val="green"/>
        </w:rPr>
        <w:t>se</w:t>
      </w:r>
      <w:r w:rsidRPr="00F818FC">
        <w:rPr>
          <w:highlight w:val="green"/>
        </w:rPr>
        <w:t xml:space="preserve"> Metrik wurde von</w:t>
      </w:r>
      <w:r>
        <w:t xml:space="preserve"> </w:t>
      </w:r>
      <w:proofErr w:type="spellStart"/>
      <w:r w:rsidRPr="00946AEF">
        <w:rPr>
          <w:rFonts w:cs="Arial"/>
          <w:highlight w:val="magenta"/>
        </w:rPr>
        <w:t>Papineni</w:t>
      </w:r>
      <w:proofErr w:type="spellEnd"/>
      <w:r w:rsidRPr="00946AEF">
        <w:rPr>
          <w:rFonts w:cs="Arial"/>
          <w:highlight w:val="magenta"/>
        </w:rPr>
        <w:t xml:space="preserve"> et al. </w:t>
      </w:r>
      <w:r w:rsidRPr="00946AEF">
        <w:rPr>
          <w:highlight w:val="magenta"/>
        </w:rPr>
        <w:fldChar w:fldCharType="begin"/>
      </w:r>
      <w:r>
        <w:rPr>
          <w:highlight w:val="magenta"/>
        </w:rPr>
        <w:instrText xml:space="preserve"> ADDIN ZOTERO_ITEM CSL_CITATION {"citationID":"88wwwBSB","properties":{"formattedCitation":"(2002)","plainCitation":"(2002)","noteIndex":0},"citationItems":[{"id":2014,"uris":["http://zotero.org/users/14644665/items/MTIB952M"],"itemData":{"id":2014,"type":"paper-conference","container-title":"Proceedings of the 40th Annual Meeting on Association for Computational Linguistics  - ACL '02","DOI":"10.3115/1073083.1073135","event-place":"Philadelphia, Pennsylvania","event-title":"the 40th Annual Meeting","language":"en","note":"done","page":"311-318","publisher":"Association for Computational Linguistics","publisher-place":"Philadelphia, Pennsylvania","source":"DOI.org (Crossref)","title":"BLEU: a method for automatic evaluation of machine translation","title-short":"BLEU","URL":"http://portal.acm.org/citation.cfm?doid=1073083.1073135","author":[{"family":"Papineni","given":"Kishore"},{"family":"Roukos","given":"Salim"},{"family":"Ward","given":"Todd"},{"family":"Zhu","given":"Wei-Jing"}],"accessed":{"date-parts":[["2025",1,12]]},"issued":{"date-parts":[["2002"]]}},"label":"page","suppress-author":true}],"schema":"https://github.com/citation-style-language/schema/raw/master/csl-citation.json"} </w:instrText>
      </w:r>
      <w:r w:rsidRPr="00946AEF">
        <w:rPr>
          <w:highlight w:val="magenta"/>
        </w:rPr>
        <w:fldChar w:fldCharType="separate"/>
      </w:r>
      <w:r w:rsidRPr="00946AEF">
        <w:rPr>
          <w:rFonts w:cs="Arial"/>
          <w:highlight w:val="magenta"/>
        </w:rPr>
        <w:t>(2002)</w:t>
      </w:r>
      <w:r w:rsidRPr="00946AEF">
        <w:rPr>
          <w:highlight w:val="magenta"/>
        </w:rPr>
        <w:fldChar w:fldCharType="end"/>
      </w:r>
      <w:r>
        <w:t xml:space="preserve"> </w:t>
      </w:r>
      <w:r w:rsidRPr="00F818FC">
        <w:rPr>
          <w:highlight w:val="green"/>
        </w:rPr>
        <w:t>zur Bewertung von maschinellen Übersetzungen entwickelt und hat sich dort nach</w:t>
      </w:r>
      <w:r>
        <w:t xml:space="preserve"> </w:t>
      </w:r>
      <w:r>
        <w:fldChar w:fldCharType="begin"/>
      </w:r>
      <w:r>
        <w:instrText xml:space="preserve"> ADDIN ZOTERO_ITEM CSL_CITATION {"citationID":"I08nji5a","properties":{"formattedCitation":"(Chen &amp; Cherry, 2014)","plainCitation":"(Chen &amp; Cherry, 2014)","noteIndex":0},"citationItems":[{"id":2066,"uris":["http://zotero.org/users/14644665/items/VAS6L47L"],"itemData":{"id":2066,"type":"paper-conference","container-title":"Proceedings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schema":"https://github.com/citation-style-language/schema/raw/master/csl-citation.json"} </w:instrText>
      </w:r>
      <w:r>
        <w:fldChar w:fldCharType="separate"/>
      </w:r>
      <w:r w:rsidRPr="00BC7E42">
        <w:rPr>
          <w:rFonts w:cs="Arial"/>
        </w:rPr>
        <w:t>(</w:t>
      </w:r>
      <w:r w:rsidRPr="00BD2A78">
        <w:rPr>
          <w:rFonts w:cs="Arial"/>
          <w:highlight w:val="magenta"/>
        </w:rPr>
        <w:t>Chen &amp; Cherry, 2014)</w:t>
      </w:r>
      <w:r>
        <w:fldChar w:fldCharType="end"/>
      </w:r>
      <w:r>
        <w:t xml:space="preserve"> </w:t>
      </w:r>
      <w:r w:rsidRPr="004733D6">
        <w:rPr>
          <w:highlight w:val="green"/>
        </w:rPr>
        <w:t>als Standard etabliert. Sie kann jedoch auch auf ähnliche Aufgaben angewendet werden. BLEU basiert auf der Metrik Precision und misst, wie ähnlich ein generierter Text zu einem Referenztext ist.</w:t>
      </w:r>
      <w:r>
        <w:t xml:space="preserve"> </w:t>
      </w:r>
      <w:r w:rsidRPr="00F818FC">
        <w:rPr>
          <w:highlight w:val="green"/>
        </w:rPr>
        <w:t>Laut der Beschreibung von</w:t>
      </w:r>
      <w:r>
        <w:t xml:space="preserve"> </w:t>
      </w:r>
      <w:proofErr w:type="spellStart"/>
      <w:r w:rsidRPr="00946AEF">
        <w:rPr>
          <w:rFonts w:cs="Arial"/>
          <w:highlight w:val="magenta"/>
        </w:rPr>
        <w:t>Papineni</w:t>
      </w:r>
      <w:proofErr w:type="spellEnd"/>
      <w:r w:rsidRPr="00946AEF">
        <w:rPr>
          <w:rFonts w:cs="Arial"/>
          <w:highlight w:val="magenta"/>
        </w:rPr>
        <w:t xml:space="preserve"> et al. </w:t>
      </w:r>
      <w:r w:rsidRPr="00946AEF">
        <w:rPr>
          <w:highlight w:val="magenta"/>
        </w:rPr>
        <w:fldChar w:fldCharType="begin"/>
      </w:r>
      <w:r>
        <w:rPr>
          <w:highlight w:val="magenta"/>
        </w:rPr>
        <w:instrText xml:space="preserve"> ADDIN ZOTERO_ITEM CSL_CITATION {"citationID":"BLhfd0WH","properties":{"formattedCitation":"(2002)","plainCitation":"(2002)","noteIndex":0},"citationItems":[{"id":2014,"uris":["http://zotero.org/users/14644665/items/MTIB952M"],"itemData":{"id":2014,"type":"paper-conference","container-title":"Proceedings of the 40th Annual Meeting on Association for Computational Linguistics  - ACL '02","DOI":"10.3115/1073083.1073135","event-place":"Philadelphia, Pennsylvania","event-title":"the 40th Annual Meeting","language":"en","note":"done","page":"311-318","publisher":"Association for Computational Linguistics","publisher-place":"Philadelphia, Pennsylvania","source":"DOI.org (Crossref)","title":"BLEU: a method for automatic evaluation of machine translation","title-short":"BLEU","URL":"http://portal.acm.org/citation.cfm?doid=1073083.1073135","author":[{"family":"Papineni","given":"Kishore"},{"family":"Roukos","given":"Salim"},{"family":"Ward","given":"Todd"},{"family":"Zhu","given":"Wei-Jing"}],"accessed":{"date-parts":[["2025",1,12]]},"issued":{"date-parts":[["2002"]]}},"label":"page","suppress-author":true}],"schema":"https://github.com/citation-style-language/schema/raw/master/csl-citation.json"} </w:instrText>
      </w:r>
      <w:r w:rsidRPr="00946AEF">
        <w:rPr>
          <w:highlight w:val="magenta"/>
        </w:rPr>
        <w:fldChar w:fldCharType="separate"/>
      </w:r>
      <w:r w:rsidRPr="00946AEF">
        <w:rPr>
          <w:rFonts w:cs="Arial"/>
          <w:highlight w:val="magenta"/>
        </w:rPr>
        <w:t>(2002)</w:t>
      </w:r>
      <w:r w:rsidRPr="00946AEF">
        <w:rPr>
          <w:highlight w:val="magenta"/>
        </w:rPr>
        <w:fldChar w:fldCharType="end"/>
      </w:r>
      <w:r>
        <w:t xml:space="preserve"> </w:t>
      </w:r>
      <w:r w:rsidRPr="004733D6">
        <w:rPr>
          <w:highlight w:val="green"/>
        </w:rPr>
        <w:t>werden zur Bewertung der Übereinstimmungen n-Gramme herangezogen. Ein n-Gramm ist eine Folge von n aufeinanderfolgenden Elementen. Bezogen auf den vorliegenden Anwendungsfall sind die Elemente Wörter in einem Text. Dabei werden Wörter die häufiger in dem generierten Text, als in dem Referenztext vorkommen, sowie kurze generierte Texte bestraft</w:t>
      </w:r>
      <w:r>
        <w:t xml:space="preserve">. </w:t>
      </w:r>
      <w:r w:rsidRPr="000867DB">
        <w:rPr>
          <w:highlight w:val="green"/>
        </w:rPr>
        <w:t>Damit soll sichergestellt werden, dass die Texte in Länge, Wortwahl und Reihenfolge der Wörter übereinstimmen</w:t>
      </w:r>
      <w:r>
        <w:t xml:space="preserve">. </w:t>
      </w:r>
      <w:r w:rsidRPr="00A70ABD">
        <w:rPr>
          <w:highlight w:val="green"/>
        </w:rPr>
        <w:t xml:space="preserve">Der BLEU-Score kann zwischen 0 und 1 liegen. Je höher der Wert, desto </w:t>
      </w:r>
      <w:r w:rsidR="00E35BDE">
        <w:rPr>
          <w:highlight w:val="green"/>
        </w:rPr>
        <w:t>größer</w:t>
      </w:r>
      <w:r w:rsidRPr="00A70ABD">
        <w:rPr>
          <w:highlight w:val="green"/>
        </w:rPr>
        <w:t xml:space="preserve"> die Übereinstimmung, mit dem Wert 1 bei einer identischen Übereinstimmung</w:t>
      </w:r>
      <w:r>
        <w:t xml:space="preserve">. Bei </w:t>
      </w:r>
      <w:r w:rsidRPr="00A15D67">
        <w:rPr>
          <w:highlight w:val="green"/>
        </w:rPr>
        <w:t xml:space="preserve">der Berechnung des BLEU-Scores besteht das Problem, dass wenn größere n-Gramme, wie bei n=4, für einen </w:t>
      </w:r>
      <w:r w:rsidR="00A86DED" w:rsidRPr="00A15D67">
        <w:rPr>
          <w:highlight w:val="green"/>
        </w:rPr>
        <w:t>Text</w:t>
      </w:r>
      <w:r w:rsidRPr="00A15D67">
        <w:rPr>
          <w:highlight w:val="green"/>
        </w:rPr>
        <w:t xml:space="preserve"> eine Precision von </w:t>
      </w:r>
      <w:r w:rsidR="000B1B3F" w:rsidRPr="00A15D67">
        <w:rPr>
          <w:highlight w:val="green"/>
        </w:rPr>
        <w:t>Null</w:t>
      </w:r>
      <w:r w:rsidRPr="00A15D67">
        <w:rPr>
          <w:highlight w:val="green"/>
        </w:rPr>
        <w:t xml:space="preserve"> haben, der  BLEU-Score für den </w:t>
      </w:r>
      <w:r w:rsidR="00CE57FF" w:rsidRPr="00A15D67">
        <w:rPr>
          <w:highlight w:val="green"/>
        </w:rPr>
        <w:t>Text</w:t>
      </w:r>
      <w:r w:rsidRPr="00A15D67">
        <w:rPr>
          <w:highlight w:val="green"/>
        </w:rPr>
        <w:t xml:space="preserve"> ebenfalls </w:t>
      </w:r>
      <w:r w:rsidR="000B1B3F" w:rsidRPr="00A15D67">
        <w:rPr>
          <w:highlight w:val="green"/>
        </w:rPr>
        <w:t>Null</w:t>
      </w:r>
      <w:r w:rsidRPr="00A15D67">
        <w:rPr>
          <w:highlight w:val="green"/>
        </w:rPr>
        <w:t xml:space="preserve"> is</w:t>
      </w:r>
      <w:r w:rsidR="00F818FC" w:rsidRPr="00A15D67">
        <w:rPr>
          <w:highlight w:val="green"/>
        </w:rPr>
        <w:t>t</w:t>
      </w:r>
      <w:r w:rsidRPr="00A15D67">
        <w:rPr>
          <w:highlight w:val="green"/>
        </w:rPr>
        <w:t>, ungeachtet der Übereinstimmungen kleinerer n-Gramme, was wiederum zu einer verzerrten Bewertung führen kann</w:t>
      </w:r>
      <w:r>
        <w:t xml:space="preserve"> </w:t>
      </w:r>
      <w:r w:rsidRPr="00C4789D">
        <w:rPr>
          <w:highlight w:val="magenta"/>
        </w:rPr>
        <w:fldChar w:fldCharType="begin"/>
      </w:r>
      <w:r>
        <w:rPr>
          <w:highlight w:val="magenta"/>
        </w:rPr>
        <w:instrText xml:space="preserve"> ADDIN ZOTERO_ITEM CSL_CITATION {"citationID":"0u89zR7c","properties":{"formattedCitation":"(Chen &amp; Cherry, 2014, S. 362)","plainCitation":"(Chen &amp; Cherry, 2014, S. 362)","noteIndex":0},"citationItems":[{"id":2066,"uris":["http://zotero.org/users/14644665/items/VAS6L47L"],"itemData":{"id":2066,"type":"paper-conference","container-title":"Proceedings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362","label":"page"}],"schema":"https://github.com/citation-style-language/schema/raw/master/csl-citation.json"} </w:instrText>
      </w:r>
      <w:r w:rsidRPr="00C4789D">
        <w:rPr>
          <w:highlight w:val="magenta"/>
        </w:rPr>
        <w:fldChar w:fldCharType="separate"/>
      </w:r>
      <w:r w:rsidRPr="00C4789D">
        <w:rPr>
          <w:rFonts w:cs="Arial"/>
          <w:highlight w:val="magenta"/>
        </w:rPr>
        <w:t>(Chen &amp; Cherry, 2014, S. 362)</w:t>
      </w:r>
      <w:r w:rsidRPr="00C4789D">
        <w:rPr>
          <w:highlight w:val="magenta"/>
        </w:rPr>
        <w:fldChar w:fldCharType="end"/>
      </w:r>
      <w:r>
        <w:t xml:space="preserve">. </w:t>
      </w:r>
      <w:r w:rsidRPr="00C4789D">
        <w:rPr>
          <w:rFonts w:cs="Arial"/>
          <w:highlight w:val="magenta"/>
        </w:rPr>
        <w:t>Chen &amp; Cherry</w:t>
      </w:r>
      <w:r w:rsidRPr="00C4789D">
        <w:rPr>
          <w:highlight w:val="magenta"/>
        </w:rPr>
        <w:t xml:space="preserve"> </w:t>
      </w:r>
      <w:r w:rsidRPr="00C4789D">
        <w:rPr>
          <w:highlight w:val="magenta"/>
        </w:rPr>
        <w:fldChar w:fldCharType="begin"/>
      </w:r>
      <w:r>
        <w:rPr>
          <w:highlight w:val="magenta"/>
        </w:rPr>
        <w:instrText xml:space="preserve"> ADDIN ZOTERO_ITEM CSL_CITATION {"citationID":"8hQH7sRy","properties":{"formattedCitation":"(2014, S. 362)","plainCitation":"(2014, S. 362)","noteIndex":0},"citationItems":[{"id":2066,"uris":["http://zotero.org/users/14644665/items/VAS6L47L"],"itemData":{"id":2066,"type":"paper-conference","container-title":"Proceedings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362","label":"page","suppress-author":true}],"schema":"https://github.com/citation-style-language/schema/raw/master/csl-citation.json"} </w:instrText>
      </w:r>
      <w:r w:rsidRPr="00C4789D">
        <w:rPr>
          <w:highlight w:val="magenta"/>
        </w:rPr>
        <w:fldChar w:fldCharType="separate"/>
      </w:r>
      <w:r w:rsidRPr="00CE780C">
        <w:rPr>
          <w:rFonts w:cs="Arial"/>
          <w:highlight w:val="magenta"/>
        </w:rPr>
        <w:t>(2014, S. 362)</w:t>
      </w:r>
      <w:r w:rsidRPr="00C4789D">
        <w:rPr>
          <w:highlight w:val="magenta"/>
        </w:rPr>
        <w:fldChar w:fldCharType="end"/>
      </w:r>
      <w:r>
        <w:t xml:space="preserve"> </w:t>
      </w:r>
      <w:r w:rsidRPr="00A15D67">
        <w:rPr>
          <w:highlight w:val="green"/>
        </w:rPr>
        <w:t>haben deshalb sieben verschiedene Glättungsverfahren verglichen, die dieses Problem beheben. Die Methoden wurden hinsichtlich ihrer Korrelation mit</w:t>
      </w:r>
      <w:r w:rsidRPr="000355CC">
        <w:t xml:space="preserve"> </w:t>
      </w:r>
      <w:r w:rsidRPr="00A15D67">
        <w:rPr>
          <w:highlight w:val="green"/>
        </w:rPr>
        <w:t>menschlicher Beurteilung</w:t>
      </w:r>
      <w:r w:rsidR="000066A9" w:rsidRPr="00A15D67">
        <w:rPr>
          <w:highlight w:val="green"/>
        </w:rPr>
        <w:t xml:space="preserve"> bewertet</w:t>
      </w:r>
      <w:r w:rsidRPr="00A15D67">
        <w:rPr>
          <w:highlight w:val="green"/>
        </w:rPr>
        <w:t>. Die Implementierung von BLEU inklusive der Glättungsfunktion erfolgt über</w:t>
      </w:r>
      <w:r w:rsidR="00203922" w:rsidRPr="00A15D67">
        <w:rPr>
          <w:highlight w:val="green"/>
        </w:rPr>
        <w:t xml:space="preserve"> die </w:t>
      </w:r>
      <w:commentRangeStart w:id="797"/>
      <w:r w:rsidR="00203922" w:rsidRPr="00A15D67">
        <w:rPr>
          <w:highlight w:val="green"/>
        </w:rPr>
        <w:t>Python-Bibliothek</w:t>
      </w:r>
      <w:commentRangeEnd w:id="797"/>
      <w:r w:rsidR="00203922" w:rsidRPr="00A15D67">
        <w:rPr>
          <w:rStyle w:val="Kommentarzeichen"/>
          <w:highlight w:val="green"/>
        </w:rPr>
        <w:commentReference w:id="797"/>
      </w:r>
      <w:r w:rsidRPr="00A15D67">
        <w:rPr>
          <w:highlight w:val="green"/>
        </w:rPr>
        <w:t xml:space="preserve"> NLTK. </w:t>
      </w:r>
      <w:r w:rsidR="002E04EC" w:rsidRPr="00A15D67">
        <w:rPr>
          <w:highlight w:val="green"/>
        </w:rPr>
        <w:t>Es wird die</w:t>
      </w:r>
      <w:r w:rsidR="00893975" w:rsidRPr="00A15D67">
        <w:rPr>
          <w:highlight w:val="green"/>
        </w:rPr>
        <w:t xml:space="preserve"> </w:t>
      </w:r>
      <w:r w:rsidR="003066C8" w:rsidRPr="00A15D67">
        <w:rPr>
          <w:highlight w:val="green"/>
        </w:rPr>
        <w:t xml:space="preserve">erste </w:t>
      </w:r>
      <w:r w:rsidR="00893975" w:rsidRPr="00A15D67">
        <w:rPr>
          <w:highlight w:val="green"/>
        </w:rPr>
        <w:lastRenderedPageBreak/>
        <w:t xml:space="preserve">Glättungsfunktion </w:t>
      </w:r>
      <w:r w:rsidR="00E61883" w:rsidRPr="00A15D67">
        <w:rPr>
          <w:highlight w:val="green"/>
        </w:rPr>
        <w:t>angewendet</w:t>
      </w:r>
      <w:r w:rsidR="00D641BF" w:rsidRPr="00A15D67">
        <w:rPr>
          <w:highlight w:val="green"/>
        </w:rPr>
        <w:t>,</w:t>
      </w:r>
      <w:r w:rsidR="00EE571E" w:rsidRPr="00A15D67">
        <w:rPr>
          <w:rStyle w:val="Funotenzeichen"/>
          <w:highlight w:val="green"/>
        </w:rPr>
        <w:footnoteReference w:id="4"/>
      </w:r>
      <w:r w:rsidR="00893975" w:rsidRPr="00A15D67">
        <w:rPr>
          <w:highlight w:val="green"/>
        </w:rPr>
        <w:t xml:space="preserve"> </w:t>
      </w:r>
      <w:r w:rsidR="00D641BF" w:rsidRPr="00A15D67">
        <w:rPr>
          <w:highlight w:val="green"/>
        </w:rPr>
        <w:t xml:space="preserve">bei </w:t>
      </w:r>
      <w:r w:rsidR="004F4C8B" w:rsidRPr="00A15D67">
        <w:rPr>
          <w:highlight w:val="green"/>
        </w:rPr>
        <w:t xml:space="preserve">der </w:t>
      </w:r>
      <w:r w:rsidR="004F4C8B" w:rsidRPr="00A15D67">
        <w:rPr>
          <w:highlight w:val="green"/>
        </w:rPr>
        <w:t>in Fällen ohne Übereinstimmung</w:t>
      </w:r>
      <w:r w:rsidR="00D56ECA" w:rsidRPr="00A15D67">
        <w:rPr>
          <w:highlight w:val="green"/>
        </w:rPr>
        <w:t xml:space="preserve"> der Wert </w:t>
      </w:r>
      <w:r w:rsidR="000B1B3F" w:rsidRPr="00A15D67">
        <w:rPr>
          <w:highlight w:val="green"/>
        </w:rPr>
        <w:t>Null</w:t>
      </w:r>
      <w:r w:rsidR="00D56ECA" w:rsidRPr="00A15D67">
        <w:rPr>
          <w:highlight w:val="green"/>
        </w:rPr>
        <w:t xml:space="preserve"> </w:t>
      </w:r>
      <w:r w:rsidR="003317D3" w:rsidRPr="00A15D67">
        <w:rPr>
          <w:highlight w:val="green"/>
        </w:rPr>
        <w:t>durch einen kleinen positiven Wert</w:t>
      </w:r>
      <w:r w:rsidR="003317D3" w:rsidRPr="00A15D67">
        <w:rPr>
          <w:highlight w:val="green"/>
        </w:rPr>
        <w:t xml:space="preserve"> ersetzt wird</w:t>
      </w:r>
      <w:r w:rsidR="00F83848" w:rsidRPr="00A15D67">
        <w:rPr>
          <w:highlight w:val="green"/>
        </w:rPr>
        <w:t xml:space="preserve">, damit der </w:t>
      </w:r>
      <w:r w:rsidR="00784EF5" w:rsidRPr="00A15D67">
        <w:rPr>
          <w:highlight w:val="green"/>
        </w:rPr>
        <w:t>BLEU-Score für den Text</w:t>
      </w:r>
      <w:r w:rsidR="00784EF5" w:rsidRPr="00A15D67">
        <w:rPr>
          <w:highlight w:val="green"/>
        </w:rPr>
        <w:t xml:space="preserve"> nicht </w:t>
      </w:r>
      <w:r w:rsidR="002E0F25" w:rsidRPr="00A15D67">
        <w:rPr>
          <w:highlight w:val="green"/>
        </w:rPr>
        <w:t xml:space="preserve">ebenfalls </w:t>
      </w:r>
      <w:r w:rsidR="000B1B3F" w:rsidRPr="00A15D67">
        <w:rPr>
          <w:highlight w:val="green"/>
        </w:rPr>
        <w:t xml:space="preserve">Null </w:t>
      </w:r>
      <w:r w:rsidR="002E0F25" w:rsidRPr="00A15D67">
        <w:rPr>
          <w:highlight w:val="green"/>
        </w:rPr>
        <w:t>wird.</w:t>
      </w:r>
      <w:r w:rsidR="000B1B3F" w:rsidRPr="00A15D67">
        <w:rPr>
          <w:highlight w:val="green"/>
        </w:rPr>
        <w:t xml:space="preserve"> </w:t>
      </w:r>
      <w:r w:rsidR="0094757A" w:rsidRPr="00A15D67">
        <w:rPr>
          <w:highlight w:val="green"/>
        </w:rPr>
        <w:t xml:space="preserve">Die </w:t>
      </w:r>
      <w:r w:rsidR="000B1B3F" w:rsidRPr="00A15D67">
        <w:rPr>
          <w:highlight w:val="green"/>
        </w:rPr>
        <w:t xml:space="preserve">folgenden </w:t>
      </w:r>
      <w:r w:rsidR="0094757A" w:rsidRPr="00A15D67">
        <w:rPr>
          <w:highlight w:val="green"/>
        </w:rPr>
        <w:t xml:space="preserve">zwei Beispielsätze </w:t>
      </w:r>
      <w:r w:rsidR="00E93B7E" w:rsidRPr="00A15D67">
        <w:rPr>
          <w:highlight w:val="green"/>
        </w:rPr>
        <w:t xml:space="preserve">sollen einen Eindruck </w:t>
      </w:r>
      <w:r w:rsidR="00C43A69" w:rsidRPr="00A15D67">
        <w:rPr>
          <w:highlight w:val="green"/>
        </w:rPr>
        <w:t xml:space="preserve">für den BLEU-Score </w:t>
      </w:r>
      <w:r w:rsidR="00E93B7E" w:rsidRPr="00A15D67">
        <w:rPr>
          <w:highlight w:val="green"/>
        </w:rPr>
        <w:t>vermitteln</w:t>
      </w:r>
      <w:r w:rsidR="00C43A69" w:rsidRPr="00A15D67">
        <w:rPr>
          <w:highlight w:val="green"/>
        </w:rPr>
        <w:t>.</w:t>
      </w:r>
      <w:r w:rsidR="00E93B7E" w:rsidRPr="00A15D67">
        <w:rPr>
          <w:highlight w:val="green"/>
        </w:rPr>
        <w:t xml:space="preserve"> Sie </w:t>
      </w:r>
      <w:r w:rsidR="0094757A" w:rsidRPr="00A15D67">
        <w:rPr>
          <w:highlight w:val="green"/>
        </w:rPr>
        <w:t>unterscheiden sich</w:t>
      </w:r>
      <w:r w:rsidR="00985490" w:rsidRPr="00A15D67">
        <w:rPr>
          <w:highlight w:val="green"/>
        </w:rPr>
        <w:t xml:space="preserve"> darin, das</w:t>
      </w:r>
      <w:r w:rsidR="006E40E4" w:rsidRPr="00A15D67">
        <w:rPr>
          <w:highlight w:val="green"/>
        </w:rPr>
        <w:t xml:space="preserve">s a Großschreibung am Satzanfang und </w:t>
      </w:r>
      <w:r w:rsidR="009D5398" w:rsidRPr="00A15D67">
        <w:rPr>
          <w:highlight w:val="green"/>
        </w:rPr>
        <w:t xml:space="preserve">einen </w:t>
      </w:r>
      <w:r w:rsidR="006E40E4" w:rsidRPr="00A15D67">
        <w:rPr>
          <w:highlight w:val="green"/>
        </w:rPr>
        <w:t xml:space="preserve">Punkt am </w:t>
      </w:r>
      <w:r w:rsidR="009D5398" w:rsidRPr="00A15D67">
        <w:rPr>
          <w:highlight w:val="green"/>
        </w:rPr>
        <w:t>Satze</w:t>
      </w:r>
      <w:r w:rsidR="006E40E4" w:rsidRPr="00A15D67">
        <w:rPr>
          <w:highlight w:val="green"/>
        </w:rPr>
        <w:t>nde</w:t>
      </w:r>
      <w:r w:rsidR="00E93B7E" w:rsidRPr="00A15D67">
        <w:rPr>
          <w:highlight w:val="green"/>
        </w:rPr>
        <w:t xml:space="preserve"> besitzt, wohingegen dies bei b nicht der Fall ist.</w:t>
      </w:r>
    </w:p>
    <w:p w14:paraId="55B79ADA" w14:textId="77777777" w:rsidR="00B63582" w:rsidRPr="00A15D67" w:rsidRDefault="00B63582" w:rsidP="00B63582">
      <w:pPr>
        <w:pStyle w:val="Listenabsatz"/>
        <w:numPr>
          <w:ilvl w:val="0"/>
          <w:numId w:val="78"/>
        </w:numPr>
        <w:rPr>
          <w:highlight w:val="green"/>
        </w:rPr>
      </w:pPr>
      <w:r w:rsidRPr="00A15D67">
        <w:rPr>
          <w:highlight w:val="green"/>
        </w:rPr>
        <w:t>Das ist ein Beispieltext für die Berechnung des BLEU-Scores.</w:t>
      </w:r>
    </w:p>
    <w:p w14:paraId="4E8054A9" w14:textId="54255CB7" w:rsidR="00B63582" w:rsidRPr="00A15D67" w:rsidRDefault="00B63582" w:rsidP="00B63582">
      <w:pPr>
        <w:pStyle w:val="Listenabsatz"/>
        <w:numPr>
          <w:ilvl w:val="0"/>
          <w:numId w:val="78"/>
        </w:numPr>
        <w:rPr>
          <w:highlight w:val="green"/>
        </w:rPr>
      </w:pPr>
      <w:r w:rsidRPr="00A15D67">
        <w:rPr>
          <w:highlight w:val="green"/>
        </w:rPr>
        <w:t>d</w:t>
      </w:r>
      <w:r w:rsidRPr="00A15D67">
        <w:rPr>
          <w:highlight w:val="green"/>
        </w:rPr>
        <w:t>as ist ein Beispieltext für die Berechnung des BLEU-Scores</w:t>
      </w:r>
    </w:p>
    <w:p w14:paraId="1BD6F3B0" w14:textId="04F8E62F" w:rsidR="009B2AC2" w:rsidRPr="00AC5797" w:rsidRDefault="009D5398" w:rsidP="00A86248">
      <w:pPr>
        <w:jc w:val="both"/>
      </w:pPr>
      <w:r w:rsidRPr="005A7923">
        <w:rPr>
          <w:highlight w:val="green"/>
        </w:rPr>
        <w:t>D</w:t>
      </w:r>
      <w:r w:rsidR="00C72A8A" w:rsidRPr="005A7923">
        <w:rPr>
          <w:highlight w:val="green"/>
        </w:rPr>
        <w:t xml:space="preserve">ie Übereinstimmung dieser </w:t>
      </w:r>
      <w:r w:rsidR="00C72A8A" w:rsidRPr="005A7923">
        <w:rPr>
          <w:highlight w:val="green"/>
        </w:rPr>
        <w:t xml:space="preserve">beiden Sätze </w:t>
      </w:r>
      <w:r w:rsidR="00C72A8A" w:rsidRPr="005A7923">
        <w:rPr>
          <w:highlight w:val="green"/>
        </w:rPr>
        <w:t xml:space="preserve">entspricht einem </w:t>
      </w:r>
      <w:r w:rsidRPr="005A7923">
        <w:rPr>
          <w:highlight w:val="green"/>
        </w:rPr>
        <w:t>B</w:t>
      </w:r>
      <w:r w:rsidR="00F2745D" w:rsidRPr="005A7923">
        <w:rPr>
          <w:highlight w:val="green"/>
        </w:rPr>
        <w:t>LEU</w:t>
      </w:r>
      <w:r w:rsidRPr="005A7923">
        <w:rPr>
          <w:highlight w:val="green"/>
        </w:rPr>
        <w:t xml:space="preserve">-Score </w:t>
      </w:r>
      <w:r w:rsidR="00C72A8A" w:rsidRPr="005A7923">
        <w:rPr>
          <w:highlight w:val="green"/>
        </w:rPr>
        <w:t xml:space="preserve">von </w:t>
      </w:r>
      <w:r w:rsidR="00EE6A68" w:rsidRPr="005A7923">
        <w:rPr>
          <w:highlight w:val="green"/>
        </w:rPr>
        <w:t xml:space="preserve">ca. </w:t>
      </w:r>
      <w:r w:rsidRPr="005A7923">
        <w:rPr>
          <w:highlight w:val="green"/>
        </w:rPr>
        <w:t>0,76</w:t>
      </w:r>
      <w:r w:rsidR="00EE6A68" w:rsidRPr="005A7923">
        <w:rPr>
          <w:highlight w:val="green"/>
        </w:rPr>
        <w:t xml:space="preserve">. </w:t>
      </w:r>
      <w:r w:rsidR="007B5518" w:rsidRPr="005A7923">
        <w:rPr>
          <w:highlight w:val="green"/>
        </w:rPr>
        <w:t xml:space="preserve">Für die Festlegung einer Grenze, ab wann zwei Texte als </w:t>
      </w:r>
      <w:r w:rsidR="009B2AC2" w:rsidRPr="005A7923">
        <w:rPr>
          <w:highlight w:val="green"/>
        </w:rPr>
        <w:t xml:space="preserve">übereinstimmend gelten </w:t>
      </w:r>
      <w:r w:rsidR="007B5518" w:rsidRPr="005A7923">
        <w:rPr>
          <w:highlight w:val="green"/>
        </w:rPr>
        <w:t xml:space="preserve">wurde sich an diesem Beispiel orientiert und ein </w:t>
      </w:r>
      <w:r w:rsidR="009B2AC2" w:rsidRPr="005A7923">
        <w:rPr>
          <w:highlight w:val="green"/>
        </w:rPr>
        <w:t xml:space="preserve">Grenzwert </w:t>
      </w:r>
      <w:r w:rsidR="00DA5404" w:rsidRPr="005A7923">
        <w:rPr>
          <w:highlight w:val="green"/>
        </w:rPr>
        <w:t xml:space="preserve">für den </w:t>
      </w:r>
      <w:r w:rsidR="009B2AC2" w:rsidRPr="005A7923">
        <w:rPr>
          <w:highlight w:val="green"/>
        </w:rPr>
        <w:t xml:space="preserve">BLEU-Score von </w:t>
      </w:r>
      <w:commentRangeStart w:id="798"/>
      <w:r w:rsidR="009B2AC2" w:rsidRPr="005A7923">
        <w:rPr>
          <w:highlight w:val="green"/>
        </w:rPr>
        <w:t xml:space="preserve">0,75 </w:t>
      </w:r>
      <w:commentRangeEnd w:id="798"/>
      <w:r w:rsidR="009B2AC2" w:rsidRPr="005A7923">
        <w:rPr>
          <w:rStyle w:val="Kommentarzeichen"/>
          <w:highlight w:val="green"/>
        </w:rPr>
        <w:commentReference w:id="798"/>
      </w:r>
      <w:r w:rsidR="009B2AC2" w:rsidRPr="005A7923">
        <w:rPr>
          <w:highlight w:val="green"/>
        </w:rPr>
        <w:t>festgelegt</w:t>
      </w:r>
      <w:r w:rsidR="009B2AC2">
        <w:t>.</w:t>
      </w:r>
      <w:r w:rsidR="00F74C3F">
        <w:t xml:space="preserve"> </w:t>
      </w:r>
      <w:r w:rsidR="00817E9B">
        <w:t>Da die argumentativen Beziehungen auf den Argumentationskomponenten aufbauen, wird auch dabei der BLEU-Score angewendet. Das Tupel (Ursprung, Art der Beziehung, Ziel) gilt dann als korrekt, wenn es in allen Punkten übereinstimmt.</w:t>
      </w:r>
      <w:r w:rsidR="00D87AF8">
        <w:t xml:space="preserve"> </w:t>
      </w:r>
      <w:r w:rsidR="00F74C3F">
        <w:t xml:space="preserve">Anhand </w:t>
      </w:r>
      <w:r w:rsidR="0092183A">
        <w:t>diese</w:t>
      </w:r>
      <w:r w:rsidR="002C4356">
        <w:t>r</w:t>
      </w:r>
      <w:r w:rsidR="0092183A">
        <w:t xml:space="preserve"> Festlegungen</w:t>
      </w:r>
      <w:r w:rsidR="00F74C3F">
        <w:t xml:space="preserve"> </w:t>
      </w:r>
      <w:r w:rsidR="005A7923">
        <w:t xml:space="preserve">werden </w:t>
      </w:r>
      <w:r w:rsidR="00270E90">
        <w:t xml:space="preserve">die Ausgaben des LLMs als </w:t>
      </w:r>
      <w:r w:rsidR="00132C52">
        <w:t xml:space="preserve">korrekt </w:t>
      </w:r>
      <w:r w:rsidR="00270E90">
        <w:t xml:space="preserve">oder </w:t>
      </w:r>
      <w:r w:rsidR="00132C52">
        <w:t xml:space="preserve">falsch </w:t>
      </w:r>
      <w:r w:rsidR="00976BDA">
        <w:t>klassifizieren</w:t>
      </w:r>
      <w:r w:rsidR="00BB3158">
        <w:t xml:space="preserve"> und in einer Konfusionsmatrix </w:t>
      </w:r>
      <w:r w:rsidR="00862A5C">
        <w:t>zusammengetragen</w:t>
      </w:r>
      <w:r w:rsidR="005A6533">
        <w:t xml:space="preserve">. </w:t>
      </w:r>
      <w:r w:rsidR="00EB20E1" w:rsidRPr="00EB20E1">
        <w:t xml:space="preserve">Bei einer </w:t>
      </w:r>
      <w:r w:rsidR="000673B5">
        <w:t>Konfusionsm</w:t>
      </w:r>
      <w:r w:rsidR="00EB20E1" w:rsidRPr="00EB20E1">
        <w:t>atrix handelt es sich um eine Tabelle zur Bewertung von Klassifikati</w:t>
      </w:r>
      <w:r w:rsidR="000673B5">
        <w:t>o</w:t>
      </w:r>
      <w:r w:rsidR="00EB20E1" w:rsidRPr="00EB20E1">
        <w:t>nen</w:t>
      </w:r>
      <w:r w:rsidR="005A7923">
        <w:t xml:space="preserve">, welche </w:t>
      </w:r>
      <w:r w:rsidR="00EB20E1" w:rsidRPr="00EB20E1">
        <w:t>die Anzahl der richtigen und falschen Klassifikationen anhand der vorhergesagten und der tatsächlichen Klasse ab</w:t>
      </w:r>
      <w:r w:rsidR="008314B3">
        <w:t>bildet</w:t>
      </w:r>
      <w:r w:rsidR="00862A5C">
        <w:t xml:space="preserve"> </w:t>
      </w:r>
      <w:r w:rsidR="005A6533" w:rsidRPr="00862A5C">
        <w:rPr>
          <w:highlight w:val="magenta"/>
        </w:rPr>
        <w:fldChar w:fldCharType="begin"/>
      </w:r>
      <w:r w:rsidR="005A6533" w:rsidRPr="00862A5C">
        <w:rPr>
          <w:highlight w:val="magenta"/>
        </w:rPr>
        <w:instrText xml:space="preserve"> ADDIN ZOTERO_ITEM CSL_CITATION {"citationID":"CD6Z5x1Z","properties":{"formattedCitation":"(Bruce et al., 2020, S. 221)","plainCitation":"(Bruce et al., 2020, S. 221)","noteIndex":0},"citationItems":[{"id":36,"uris":["http://zotero.org/users/14644665/items/6QRV746A"],"itemData":{"id":36,"type":"book","abstract":"“Statistical methods are a key part of data science, yet few data scientists have formal statistical training. Courses and books on basic statistics rarely cover the topic from a data science perspective. The second edition of this popular guide adds comprehensive examples in Python, provides practical guidance on applying statistical methods to data science, tells you how to avoid their misuse, and gives you advice on what's important and what's not. Many data science resources incorporate statistical methods but lack a deeper statistical perspective. If you're familiar with the R or Python programming languages and have some exposure to statistics, this quick reference bridges the gap in an accessible, readable format. With this book, you'll learn: Why exploratory data analysis is a key preliminary step in data science How random sampling can reduce bias and yield a higher-quality dataset, even with big data How the principles of experimental design yield definitive answers to questions How to use regression to estimate outcomes and detect anomalies Key classification techniques for predicting which categories a record belongs to Statistical machine learning methods that \"learn\" from data Unsupervised learning methods for extracting meaning from unlabeled data.”--Publisher’s description","edition":"2","event-place":"Sebastopol, CA","ISBN":"978-1-4920-7289-8","language":"eng","note":"OCLC: 1151182591","publisher":"O'Reilly Media, Inc.","publisher-place":"Sebastopol, CA","source":"Open WorldCat","title":"Practical statistics for data scientists: 50+ essential concepts using R and Python","title-short":"Practical statistics for data scientists","author":[{"family":"Bruce","given":"Peter C."},{"family":"Bruce","given":"Andrew"},{"family":"Gedeck","given":"Peter"}],"issued":{"date-parts":[["2020"]]}},"locator":"221","label":"page"}],"schema":"https://github.com/citation-style-language/schema/raw/master/csl-citation.json"} </w:instrText>
      </w:r>
      <w:r w:rsidR="005A6533" w:rsidRPr="00862A5C">
        <w:rPr>
          <w:highlight w:val="magenta"/>
        </w:rPr>
        <w:fldChar w:fldCharType="separate"/>
      </w:r>
      <w:r w:rsidR="005A6533" w:rsidRPr="00862A5C">
        <w:rPr>
          <w:rFonts w:cs="Arial"/>
          <w:highlight w:val="magenta"/>
        </w:rPr>
        <w:t>(Bruce et al., 2020, S. 221)</w:t>
      </w:r>
      <w:r w:rsidR="005A6533" w:rsidRPr="00862A5C">
        <w:rPr>
          <w:highlight w:val="magenta"/>
        </w:rPr>
        <w:fldChar w:fldCharType="end"/>
      </w:r>
      <w:r w:rsidR="00EB20E1" w:rsidRPr="00EB20E1">
        <w:t xml:space="preserve">. </w:t>
      </w:r>
      <w:r w:rsidR="009E2C69" w:rsidRPr="00D17202">
        <w:rPr>
          <w:highlight w:val="green"/>
        </w:rPr>
        <w:t xml:space="preserve">Nachfolgend </w:t>
      </w:r>
      <w:r w:rsidR="00877D20" w:rsidRPr="00D17202">
        <w:rPr>
          <w:highlight w:val="green"/>
        </w:rPr>
        <w:t xml:space="preserve">werden die </w:t>
      </w:r>
      <w:r w:rsidR="009B2AC2" w:rsidRPr="00D17202">
        <w:rPr>
          <w:highlight w:val="green"/>
        </w:rPr>
        <w:t xml:space="preserve">Felder </w:t>
      </w:r>
      <w:r w:rsidR="00877D20" w:rsidRPr="00D17202">
        <w:rPr>
          <w:highlight w:val="green"/>
        </w:rPr>
        <w:t xml:space="preserve">einer </w:t>
      </w:r>
      <w:r w:rsidR="009B2AC2" w:rsidRPr="00D17202">
        <w:rPr>
          <w:highlight w:val="green"/>
        </w:rPr>
        <w:t>Konfusionsmatrix an dem Beispiel von Behauptungen</w:t>
      </w:r>
      <w:r w:rsidR="00877D20" w:rsidRPr="00D17202">
        <w:rPr>
          <w:highlight w:val="green"/>
        </w:rPr>
        <w:t xml:space="preserve"> erläutert</w:t>
      </w:r>
      <w:r w:rsidR="009B2AC2" w:rsidRPr="00D17202">
        <w:rPr>
          <w:highlight w:val="green"/>
        </w:rPr>
        <w:t>. Diese lassen sich sinngemäß auf die anderen Argumentationskomponenten übertr</w:t>
      </w:r>
      <w:r w:rsidR="00C923FD" w:rsidRPr="00D17202">
        <w:rPr>
          <w:highlight w:val="green"/>
        </w:rPr>
        <w:t>a</w:t>
      </w:r>
      <w:r w:rsidR="009B2AC2" w:rsidRPr="00D17202">
        <w:rPr>
          <w:highlight w:val="green"/>
        </w:rPr>
        <w:t>gen.</w:t>
      </w:r>
    </w:p>
    <w:p w14:paraId="204F6521" w14:textId="77777777" w:rsidR="009B2AC2" w:rsidRDefault="009B2AC2" w:rsidP="009B2AC2">
      <w:pPr>
        <w:pStyle w:val="Listenabsatz"/>
        <w:numPr>
          <w:ilvl w:val="0"/>
          <w:numId w:val="64"/>
        </w:numPr>
      </w:pPr>
      <w:r w:rsidRPr="007B6EDC">
        <w:rPr>
          <w:b/>
        </w:rPr>
        <w:t xml:space="preserve">True Positive (TP): </w:t>
      </w:r>
      <w:r w:rsidRPr="00E74B73">
        <w:rPr>
          <w:highlight w:val="green"/>
        </w:rPr>
        <w:t>Die Textabschnitte werden als Behauptung gemäß der Ähnlichkeitsmetrik ausreichend genau erkannt.</w:t>
      </w:r>
    </w:p>
    <w:p w14:paraId="20E773B0" w14:textId="75930A44" w:rsidR="009B2AC2" w:rsidRDefault="009B2AC2" w:rsidP="009B2AC2">
      <w:pPr>
        <w:pStyle w:val="Listenabsatz"/>
        <w:numPr>
          <w:ilvl w:val="0"/>
          <w:numId w:val="64"/>
        </w:numPr>
      </w:pPr>
      <w:proofErr w:type="spellStart"/>
      <w:r w:rsidRPr="007B6EDC">
        <w:rPr>
          <w:b/>
        </w:rPr>
        <w:t>False</w:t>
      </w:r>
      <w:proofErr w:type="spellEnd"/>
      <w:r w:rsidRPr="007B6EDC">
        <w:rPr>
          <w:b/>
        </w:rPr>
        <w:t xml:space="preserve"> Negative (FN)</w:t>
      </w:r>
      <w:r>
        <w:t xml:space="preserve">: </w:t>
      </w:r>
      <w:r w:rsidRPr="00C923FD">
        <w:rPr>
          <w:highlight w:val="green"/>
        </w:rPr>
        <w:t xml:space="preserve">Die Textabschnitte werden nicht als Behauptung vom LLM erkannt, obwohl es </w:t>
      </w:r>
      <w:r w:rsidR="00C923FD">
        <w:rPr>
          <w:highlight w:val="green"/>
        </w:rPr>
        <w:t xml:space="preserve">welche </w:t>
      </w:r>
      <w:r w:rsidRPr="00C923FD">
        <w:rPr>
          <w:highlight w:val="green"/>
        </w:rPr>
        <w:t>sind</w:t>
      </w:r>
      <w:r>
        <w:t>.</w:t>
      </w:r>
    </w:p>
    <w:p w14:paraId="6A4DF277" w14:textId="77777777" w:rsidR="009B2AC2" w:rsidRDefault="009B2AC2" w:rsidP="009B2AC2">
      <w:pPr>
        <w:pStyle w:val="Listenabsatz"/>
        <w:numPr>
          <w:ilvl w:val="0"/>
          <w:numId w:val="64"/>
        </w:numPr>
      </w:pPr>
      <w:proofErr w:type="spellStart"/>
      <w:r w:rsidRPr="007B6EDC">
        <w:rPr>
          <w:b/>
        </w:rPr>
        <w:t>False</w:t>
      </w:r>
      <w:proofErr w:type="spellEnd"/>
      <w:r w:rsidRPr="007B6EDC">
        <w:rPr>
          <w:b/>
        </w:rPr>
        <w:t xml:space="preserve"> Positive (FP)</w:t>
      </w:r>
      <w:r>
        <w:t xml:space="preserve">: </w:t>
      </w:r>
      <w:r w:rsidRPr="00C923FD">
        <w:rPr>
          <w:highlight w:val="green"/>
        </w:rPr>
        <w:t>Die Textabschnitte werden als Behauptung vom LLM identifiziert, obwohl sie es nicht sind.</w:t>
      </w:r>
      <w:r>
        <w:t xml:space="preserve"> </w:t>
      </w:r>
    </w:p>
    <w:p w14:paraId="4B5B9CAA" w14:textId="24DED8D3" w:rsidR="009B2AC2" w:rsidRDefault="009B2AC2" w:rsidP="009B2AC2">
      <w:pPr>
        <w:pStyle w:val="Listenabsatz"/>
        <w:numPr>
          <w:ilvl w:val="0"/>
          <w:numId w:val="64"/>
        </w:numPr>
      </w:pPr>
      <w:r w:rsidRPr="004B3FB2">
        <w:rPr>
          <w:b/>
        </w:rPr>
        <w:t>True Negative (TN)</w:t>
      </w:r>
      <w:r>
        <w:t xml:space="preserve">: </w:t>
      </w:r>
      <w:r w:rsidRPr="00B7025E">
        <w:rPr>
          <w:highlight w:val="green"/>
        </w:rPr>
        <w:t xml:space="preserve">Die Textabschnitte werden korrekt nicht als Behauptung erkannt. Die Besonderheit bei dem vorliegenden Anwendungsfall ist, dass das </w:t>
      </w:r>
      <w:r w:rsidRPr="00B7025E">
        <w:rPr>
          <w:highlight w:val="green"/>
        </w:rPr>
        <w:lastRenderedPageBreak/>
        <w:t xml:space="preserve">LLM nur die argumentativen Texte extrahieren soll. Es </w:t>
      </w:r>
      <w:r w:rsidR="00B7025E">
        <w:rPr>
          <w:highlight w:val="green"/>
        </w:rPr>
        <w:t xml:space="preserve">werden </w:t>
      </w:r>
      <w:r w:rsidRPr="00B7025E">
        <w:rPr>
          <w:highlight w:val="green"/>
        </w:rPr>
        <w:t>folglich keine nicht-argumentativen Texte</w:t>
      </w:r>
      <w:r w:rsidR="002154AB">
        <w:t xml:space="preserve"> ausgegeben</w:t>
      </w:r>
      <w:r w:rsidR="003B530C">
        <w:t>.</w:t>
      </w:r>
    </w:p>
    <w:p w14:paraId="732FC461" w14:textId="2C4E2DF5" w:rsidR="009315D2" w:rsidRDefault="009B2AC2" w:rsidP="008A3680">
      <w:pPr>
        <w:jc w:val="both"/>
      </w:pPr>
      <w:r w:rsidRPr="003B530C">
        <w:rPr>
          <w:highlight w:val="green"/>
        </w:rPr>
        <w:t xml:space="preserve">Diese Betrachtung erfolgt für jede Argumentationskomponente einzeln. Eine Betrachtung in einer gemeinsamen Konfusionsmatrix wird nicht vorgenommen. Dazu müssten die </w:t>
      </w:r>
      <w:commentRangeStart w:id="799"/>
      <w:commentRangeStart w:id="800"/>
      <w:r w:rsidRPr="003B530C">
        <w:rPr>
          <w:highlight w:val="green"/>
        </w:rPr>
        <w:t>nicht-argumentativen Texte als solche ebenfalls annotiert werden</w:t>
      </w:r>
      <w:commentRangeEnd w:id="799"/>
      <w:r w:rsidR="004472F6">
        <w:rPr>
          <w:rStyle w:val="Kommentarzeichen"/>
        </w:rPr>
        <w:commentReference w:id="799"/>
      </w:r>
      <w:commentRangeEnd w:id="800"/>
      <w:r w:rsidR="00A1342C">
        <w:rPr>
          <w:rStyle w:val="Kommentarzeichen"/>
        </w:rPr>
        <w:commentReference w:id="800"/>
      </w:r>
      <w:r w:rsidRPr="003B530C">
        <w:rPr>
          <w:highlight w:val="green"/>
        </w:rPr>
        <w:t>.</w:t>
      </w:r>
      <w:r>
        <w:t xml:space="preserve"> </w:t>
      </w:r>
      <w:r w:rsidR="009315D2" w:rsidRPr="00996D6E">
        <w:rPr>
          <w:highlight w:val="cyan"/>
        </w:rPr>
        <w:t xml:space="preserve">Im Hinblick auf den Aufwand und der Möglichkeit, dass LLMs </w:t>
      </w:r>
      <w:r w:rsidR="00D73894" w:rsidRPr="00996D6E">
        <w:rPr>
          <w:highlight w:val="cyan"/>
        </w:rPr>
        <w:t>Wörter hinzufügen könne</w:t>
      </w:r>
      <w:r w:rsidR="00CD3702" w:rsidRPr="00996D6E">
        <w:rPr>
          <w:highlight w:val="cyan"/>
        </w:rPr>
        <w:t>n</w:t>
      </w:r>
      <w:r w:rsidR="00D73894" w:rsidRPr="00996D6E">
        <w:rPr>
          <w:highlight w:val="cyan"/>
        </w:rPr>
        <w:t xml:space="preserve">, die nicht </w:t>
      </w:r>
      <w:r w:rsidR="00CD3702" w:rsidRPr="00996D6E">
        <w:rPr>
          <w:highlight w:val="cyan"/>
        </w:rPr>
        <w:t>Teil des Ur</w:t>
      </w:r>
      <w:r w:rsidR="00193FB4" w:rsidRPr="00996D6E">
        <w:rPr>
          <w:highlight w:val="cyan"/>
        </w:rPr>
        <w:t>s</w:t>
      </w:r>
      <w:r w:rsidR="00CD3702" w:rsidRPr="00996D6E">
        <w:rPr>
          <w:highlight w:val="cyan"/>
        </w:rPr>
        <w:t>p</w:t>
      </w:r>
      <w:r w:rsidR="00193FB4" w:rsidRPr="00996D6E">
        <w:rPr>
          <w:highlight w:val="cyan"/>
        </w:rPr>
        <w:t>r</w:t>
      </w:r>
      <w:r w:rsidR="00CD3702" w:rsidRPr="00996D6E">
        <w:rPr>
          <w:highlight w:val="cyan"/>
        </w:rPr>
        <w:t>ungstextes sind</w:t>
      </w:r>
      <w:r w:rsidR="00193FB4" w:rsidRPr="00996D6E">
        <w:rPr>
          <w:highlight w:val="cyan"/>
        </w:rPr>
        <w:t>, wird dieser Ansatz nicht weiterverfolgt.</w:t>
      </w:r>
    </w:p>
    <w:p w14:paraId="38E72015" w14:textId="54412A38" w:rsidR="009B2AC2" w:rsidRDefault="009B2AC2" w:rsidP="009B2AC2">
      <w:pPr>
        <w:jc w:val="both"/>
      </w:pPr>
      <w:r>
        <w:t xml:space="preserve">Nichtsdestotrotz lassen sich aus den Werten der Konfusionsmatrix diejenigen </w:t>
      </w:r>
      <w:proofErr w:type="spellStart"/>
      <w:r>
        <w:t>Klassifikationsmetriken</w:t>
      </w:r>
      <w:proofErr w:type="spellEnd"/>
      <w:r>
        <w:t xml:space="preserve"> berechnen, für die FN nicht benötigt w</w:t>
      </w:r>
      <w:r w:rsidR="00107D8F">
        <w:t>erden</w:t>
      </w:r>
      <w:r>
        <w:t xml:space="preserve">. Somit können Precision, Recall und F1-Score berechnet werden. </w:t>
      </w:r>
      <w:r w:rsidRPr="00E83763">
        <w:rPr>
          <w:highlight w:val="green"/>
        </w:rPr>
        <w:t>Zum besseren Verständnis werden die</w:t>
      </w:r>
      <w:r w:rsidR="000C747D">
        <w:rPr>
          <w:highlight w:val="green"/>
        </w:rPr>
        <w:t>se</w:t>
      </w:r>
      <w:r w:rsidRPr="00E83763">
        <w:rPr>
          <w:highlight w:val="green"/>
        </w:rPr>
        <w:t xml:space="preserve"> Metriken erneut an dem Beispiel der Argumentationskomponente Behauptung erläutert. </w:t>
      </w:r>
      <w:r w:rsidRPr="000B70AB">
        <w:rPr>
          <w:highlight w:val="yellow"/>
        </w:rPr>
        <w:t xml:space="preserve">Precision misst den Anteil der identifizierten Behauptungen, die tatsächlich Behauptungen sind. Recall ist hingegen der Anteil der tatsächlichen Behauptungen, die korrekt als solche extrahiert wurden. </w:t>
      </w:r>
      <w:commentRangeStart w:id="801"/>
      <w:r w:rsidRPr="000B70AB">
        <w:rPr>
          <w:highlight w:val="yellow"/>
        </w:rPr>
        <w:lastRenderedPageBreak/>
        <w:t>Eine hohe Precision allein könnte bedeuten, dass nur wenige tatsächliche Behauptungen vom LLM identifiziert werden</w:t>
      </w:r>
      <w:commentRangeEnd w:id="801"/>
      <w:r w:rsidRPr="000B70AB">
        <w:rPr>
          <w:rStyle w:val="Kommentarzeichen"/>
          <w:highlight w:val="yellow"/>
        </w:rPr>
        <w:commentReference w:id="801"/>
      </w:r>
      <w:r w:rsidRPr="000B70AB">
        <w:rPr>
          <w:highlight w:val="yellow"/>
        </w:rPr>
        <w:t xml:space="preserve">. Der Fokus auf einen hohen Recall ohne ausreichende Precision könnte hingegen bedeuten, dass das LLM viele tatsächliche Behauptungen erkennt, aber auch viele Argumentationskomponenten fälschlicherweise als Behauptungen klassifiziert. </w:t>
      </w:r>
      <w:r w:rsidRPr="003E440C">
        <w:rPr>
          <w:highlight w:val="green"/>
        </w:rPr>
        <w:t>Es ist somit sinnvoll ein ausgewogenes Verhältnis zwischen den beiden Metriken zur Bewertung der Gesamtleistung des LLMs heranzuziehen. Hierfür eignet sich der F1-Score, welcher Precision und Recall in einem Wert vereint, indem das harmonische Mittel aus ihnen gebildet wird</w:t>
      </w:r>
      <w:r>
        <w:t xml:space="preserve"> </w:t>
      </w:r>
      <w:r w:rsidRPr="000800F4">
        <w:rPr>
          <w:highlight w:val="magenta"/>
        </w:rPr>
        <w:fldChar w:fldCharType="begin"/>
      </w:r>
      <w:r>
        <w:rPr>
          <w:highlight w:val="magenta"/>
        </w:rPr>
        <w:instrText xml:space="preserve"> ADDIN ZOTERO_ITEM CSL_CITATION {"citationID":"ufdhaLvo","properties":{"formattedCitation":"(G\\uc0\\u233{}ron, 2022, S. 111)","plainCitation":"(Géron, 2022, S. 111)","noteIndex":0},"citationItems":[{"id":32,"uris":["http://zotero.org/users/14644665/items/3GURMLH4"],"itemData":{"id":32,"type":"book","abstract":"Through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TensorFlow","author":[{"family":"Géron","given":"Aurélien"}],"issued":{"date-parts":[["2022"]]}},"locator":"111","label":"page"}],"schema":"https://github.com/citation-style-language/schema/raw/master/csl-citation.json"} </w:instrText>
      </w:r>
      <w:r w:rsidRPr="000800F4">
        <w:rPr>
          <w:highlight w:val="magenta"/>
        </w:rPr>
        <w:fldChar w:fldCharType="separate"/>
      </w:r>
      <w:r w:rsidRPr="00B91FAC">
        <w:rPr>
          <w:rFonts w:cs="Arial"/>
        </w:rPr>
        <w:t>(</w:t>
      </w:r>
      <w:r w:rsidRPr="00B91FAC">
        <w:rPr>
          <w:rFonts w:cs="Arial"/>
          <w:highlight w:val="magenta"/>
        </w:rPr>
        <w:t>Géron, 2022, S. 111)</w:t>
      </w:r>
      <w:r w:rsidRPr="000800F4">
        <w:rPr>
          <w:highlight w:val="magenta"/>
        </w:rPr>
        <w:fldChar w:fldCharType="end"/>
      </w:r>
      <w:r>
        <w:t>.</w:t>
      </w:r>
    </w:p>
    <w:p w14:paraId="3B1A8515" w14:textId="3C727842" w:rsidR="003D7B8B" w:rsidRDefault="003D7B8B" w:rsidP="009B2AC2">
      <w:pPr>
        <w:jc w:val="both"/>
        <w:rPr>
          <w:highlight w:val="cyan"/>
        </w:rPr>
      </w:pPr>
      <w:r w:rsidRPr="00852E25">
        <w:rPr>
          <w:highlight w:val="cyan"/>
        </w:rPr>
        <w:t xml:space="preserve">Den F1-Score besser beschreiben: </w:t>
      </w:r>
      <w:r w:rsidR="0080790F">
        <w:rPr>
          <w:highlight w:val="cyan"/>
        </w:rPr>
        <w:t xml:space="preserve">Der F1-Score liegt </w:t>
      </w:r>
      <w:r w:rsidRPr="00852E25">
        <w:rPr>
          <w:highlight w:val="cyan"/>
        </w:rPr>
        <w:t xml:space="preserve">zwischen 0 und 1, wobei </w:t>
      </w:r>
      <w:r w:rsidR="00852E25" w:rsidRPr="00852E25">
        <w:rPr>
          <w:highlight w:val="cyan"/>
        </w:rPr>
        <w:t>0 bedeutet .. und 1 …</w:t>
      </w:r>
      <w:r w:rsidR="0017561F">
        <w:rPr>
          <w:highlight w:val="cyan"/>
        </w:rPr>
        <w:t xml:space="preserve"> -&gt;</w:t>
      </w:r>
      <w:proofErr w:type="gramStart"/>
      <w:r w:rsidR="0017561F">
        <w:rPr>
          <w:highlight w:val="cyan"/>
        </w:rPr>
        <w:t>Basiert</w:t>
      </w:r>
      <w:proofErr w:type="gramEnd"/>
      <w:r w:rsidR="0017561F">
        <w:rPr>
          <w:highlight w:val="cyan"/>
        </w:rPr>
        <w:t xml:space="preserve"> auf Recall/Precision, weshalb die Beschre</w:t>
      </w:r>
      <w:r w:rsidR="0062208C">
        <w:rPr>
          <w:highlight w:val="cyan"/>
        </w:rPr>
        <w:t>i</w:t>
      </w:r>
      <w:r w:rsidR="0017561F">
        <w:rPr>
          <w:highlight w:val="cyan"/>
        </w:rPr>
        <w:t>bungen davon auf F1-Score übertragen werden können.</w:t>
      </w:r>
    </w:p>
    <w:p w14:paraId="11FCC02E" w14:textId="79A2210D" w:rsidR="00A4471C" w:rsidRPr="00852E25" w:rsidRDefault="00A4471C" w:rsidP="009B2AC2">
      <w:pPr>
        <w:jc w:val="both"/>
        <w:rPr>
          <w:ins w:id="802" w:author="Ben Fels" w:date="2024-12-16T22:14:00Z" w16du:dateUtc="2024-12-16T21:14:00Z"/>
          <w:highlight w:val="cyan"/>
        </w:rPr>
      </w:pPr>
      <w:r>
        <w:rPr>
          <w:highlight w:val="cyan"/>
        </w:rPr>
        <w:t xml:space="preserve">Bei einem Wert von 1 hat das Modell </w:t>
      </w:r>
      <w:r w:rsidR="00881D46">
        <w:rPr>
          <w:highlight w:val="cyan"/>
        </w:rPr>
        <w:t xml:space="preserve">perfekte Vorhersagen getroffen, wohingegen bei einem Wert von 0 </w:t>
      </w:r>
      <w:r w:rsidR="00A71672">
        <w:rPr>
          <w:highlight w:val="cyan"/>
        </w:rPr>
        <w:t xml:space="preserve">bedeutet, dass das Modell </w:t>
      </w:r>
      <w:r w:rsidR="00A71672" w:rsidRPr="00A71672">
        <w:rPr>
          <w:highlight w:val="cyan"/>
        </w:rPr>
        <w:t>entweder keine korrekten Vorhersagen gemacht oder alle Fälle verfehlt.</w:t>
      </w:r>
    </w:p>
    <w:p w14:paraId="1A381C6C" w14:textId="796A63DE" w:rsidR="009B2AC2" w:rsidRPr="00E4066C" w:rsidRDefault="009B2AC2" w:rsidP="00E4066C">
      <w:pPr>
        <w:pStyle w:val="Listenabsatz"/>
        <w:numPr>
          <w:ilvl w:val="0"/>
          <w:numId w:val="63"/>
        </w:numPr>
        <w:rPr>
          <w:ins w:id="803" w:author="Ben Fels" w:date="2024-12-16T22:14:00Z" w16du:dateUtc="2024-12-16T21:14:00Z"/>
          <w:lang w:val="en-US"/>
        </w:rPr>
      </w:pPr>
      <w:ins w:id="804" w:author="Ben Fels" w:date="2024-12-16T22:14:00Z" w16du:dateUtc="2024-12-16T21:14:00Z">
        <w:r w:rsidRPr="004A62D9">
          <w:rPr>
            <w:lang w:val="en-US"/>
          </w:rPr>
          <w:t>F1</w:t>
        </w:r>
      </w:ins>
      <w:r w:rsidRPr="004A62D9">
        <w:rPr>
          <w:lang w:val="en-US"/>
        </w:rPr>
        <w:t xml:space="preserve"> macro-averaged</w:t>
      </w:r>
      <w:r>
        <w:rPr>
          <w:lang w:val="en-US"/>
        </w:rPr>
        <w:t xml:space="preserve"> </w:t>
      </w:r>
      <w:ins w:id="805" w:author="Ben Fels" w:date="2024-12-16T22:14:00Z" w16du:dateUtc="2024-12-16T21:14:00Z">
        <w:r w:rsidRPr="004A62D9">
          <w:rPr>
            <w:lang w:val="en-US"/>
          </w:rPr>
          <w:t>score</w:t>
        </w:r>
      </w:ins>
      <w:r>
        <w:rPr>
          <w:lang w:val="en-US"/>
        </w:rPr>
        <w:t xml:space="preserve"> calculated at sequence level</w:t>
      </w:r>
      <w:ins w:id="806" w:author="Ben Fels" w:date="2024-12-16T22:14:00Z" w16du:dateUtc="2024-12-16T21:14:00Z">
        <w:r w:rsidRPr="004A62D9">
          <w:rPr>
            <w:lang w:val="en-US"/>
          </w:rPr>
          <w:t xml:space="preserve">  </w:t>
        </w:r>
        <w:r w:rsidRPr="009E08AA">
          <w:rPr>
            <w:highlight w:val="magenta"/>
          </w:rPr>
          <w:fldChar w:fldCharType="begin"/>
        </w:r>
        <w:r w:rsidRPr="004A62D9">
          <w:rPr>
            <w:highlight w:val="magenta"/>
            <w:lang w:val="en-US"/>
          </w:rPr>
          <w: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instrText>
        </w:r>
        <w:r w:rsidRPr="009E08AA">
          <w:rPr>
            <w:highlight w:val="magenta"/>
          </w:rPr>
          <w:fldChar w:fldCharType="separate"/>
        </w:r>
        <w:r w:rsidRPr="004A62D9">
          <w:rPr>
            <w:rFonts w:cs="Arial"/>
            <w:highlight w:val="magenta"/>
            <w:lang w:val="en-US"/>
          </w:rPr>
          <w:t>(Yeginbergen et al., 2024, S. 11691)</w:t>
        </w:r>
        <w:r w:rsidRPr="009E08AA">
          <w:rPr>
            <w:highlight w:val="magenta"/>
          </w:rPr>
          <w:fldChar w:fldCharType="end"/>
        </w:r>
      </w:ins>
      <w:r w:rsidRPr="001B63F4">
        <w:rPr>
          <w:lang w:val="en-US"/>
        </w:rPr>
        <w:t xml:space="preserve"> “Precision is the percentage of named entities found by the learning system that are correct. Recall is the percentage of named entities present in the corpus that are found by the system. A named entity is correct only if it is an exact match of the corresponding entity in the data file.”</w:t>
      </w:r>
      <w:r w:rsidRPr="00AD2883">
        <w:rPr>
          <w:lang w:val="en-US"/>
        </w:rPr>
        <w:t xml:space="preserve"> (Tjong Kim Sang and De </w:t>
      </w:r>
      <w:proofErr w:type="spellStart"/>
      <w:r w:rsidRPr="00AD2883">
        <w:rPr>
          <w:lang w:val="en-US"/>
        </w:rPr>
        <w:t>Meulder</w:t>
      </w:r>
      <w:proofErr w:type="spellEnd"/>
      <w:r w:rsidRPr="00AD2883">
        <w:rPr>
          <w:lang w:val="en-US"/>
        </w:rPr>
        <w:t>, 2003).</w:t>
      </w:r>
    </w:p>
    <w:p w14:paraId="75A7287C" w14:textId="77777777" w:rsidR="009B2AC2" w:rsidRDefault="009B2AC2" w:rsidP="009B2AC2">
      <w:pPr>
        <w:rPr>
          <w:ins w:id="807" w:author="Ben Fels" w:date="2024-12-16T22:14:00Z" w16du:dateUtc="2024-12-16T21:14:00Z"/>
        </w:rPr>
      </w:pPr>
      <w:ins w:id="808" w:author="Ben Fels" w:date="2024-12-16T22:14:00Z" w16du:dateUtc="2024-12-16T21:14:00Z">
        <w:r w:rsidRPr="00A40E53">
          <w:rPr>
            <w:i/>
          </w:rPr>
          <w:t>„Es ist wichtig, hier zu betonen, dass auch die menschliche Zustimmung (die im Allgemeinen als Obergrenze für die automatische Leistung bei Annotationsaufgaben angesehen wird) von der Komplexität der AM-Aufgaben beeinflusst wird“</w:t>
        </w:r>
        <w:r>
          <w:t xml:space="preserve"> </w:t>
        </w:r>
        <w:r w:rsidRPr="004E15B9">
          <w:rPr>
            <w:highlight w:val="magenta"/>
          </w:rPr>
          <w:fldChar w:fldCharType="begin"/>
        </w:r>
        <w:r>
          <w:rPr>
            <w:highlight w:val="magenta"/>
          </w:rPr>
          <w: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4E15B9">
          <w:rPr>
            <w:highlight w:val="magenta"/>
          </w:rPr>
          <w:fldChar w:fldCharType="separate"/>
        </w:r>
        <w:r w:rsidRPr="004E15B9">
          <w:rPr>
            <w:rFonts w:cs="Arial"/>
            <w:highlight w:val="magenta"/>
          </w:rPr>
          <w:t>(Cabrio &amp; Villata, 2018, S. 5431)</w:t>
        </w:r>
        <w:r w:rsidRPr="004E15B9">
          <w:rPr>
            <w:highlight w:val="magenta"/>
          </w:rPr>
          <w:fldChar w:fldCharType="end"/>
        </w:r>
        <w:r w:rsidRPr="004E15B9">
          <w:rPr>
            <w:highlight w:val="magenta"/>
          </w:rPr>
          <w:t>.</w:t>
        </w:r>
      </w:ins>
    </w:p>
    <w:p w14:paraId="1DA593D3" w14:textId="77777777" w:rsidR="00830E12" w:rsidRPr="00590195" w:rsidRDefault="00830E12" w:rsidP="007C3A77">
      <w:pPr>
        <w:autoSpaceDE w:val="0"/>
        <w:autoSpaceDN w:val="0"/>
        <w:adjustRightInd w:val="0"/>
        <w:spacing w:after="0"/>
        <w:jc w:val="both"/>
        <w:rPr>
          <w:ins w:id="809" w:author="Ben Fels" w:date="2024-12-16T22:10:00Z" w16du:dateUtc="2024-12-16T21:10:00Z"/>
        </w:rPr>
      </w:pPr>
    </w:p>
    <w:p w14:paraId="2C8F23F5" w14:textId="77777777" w:rsidR="00507136" w:rsidRPr="002F4B5A" w:rsidDel="002A4580" w:rsidRDefault="00507136" w:rsidP="001F7CA5">
      <w:pPr>
        <w:autoSpaceDE w:val="0"/>
        <w:autoSpaceDN w:val="0"/>
        <w:adjustRightInd w:val="0"/>
        <w:spacing w:after="0"/>
        <w:jc w:val="both"/>
        <w:rPr>
          <w:del w:id="810" w:author="Ben Fels" w:date="2024-12-21T11:47:00Z" w16du:dateUtc="2024-12-21T10:47:00Z"/>
          <w:lang w:val="en-US"/>
          <w:rPrChange w:id="811" w:author="Ben Fels" w:date="2024-12-21T18:24:00Z" w16du:dateUtc="2024-12-21T17:24:00Z">
            <w:rPr>
              <w:del w:id="812" w:author="Ben Fels" w:date="2024-12-21T11:47:00Z" w16du:dateUtc="2024-12-21T10:47:00Z"/>
              <w:b/>
              <w:i/>
              <w:lang w:val="en-US"/>
            </w:rPr>
          </w:rPrChange>
        </w:rPr>
      </w:pPr>
      <w:bookmarkStart w:id="813" w:name="_Toc185697462"/>
      <w:bookmarkStart w:id="814" w:name="_Toc186791538"/>
      <w:bookmarkStart w:id="815" w:name="_Toc187929391"/>
      <w:bookmarkStart w:id="816" w:name="_Toc188431119"/>
      <w:bookmarkStart w:id="817" w:name="_Toc188531705"/>
      <w:bookmarkStart w:id="818" w:name="_Toc188683518"/>
      <w:bookmarkEnd w:id="813"/>
      <w:bookmarkEnd w:id="814"/>
      <w:bookmarkEnd w:id="815"/>
      <w:bookmarkEnd w:id="816"/>
      <w:bookmarkEnd w:id="817"/>
      <w:bookmarkEnd w:id="818"/>
    </w:p>
    <w:p w14:paraId="7D6BBBB5" w14:textId="2548A156" w:rsidR="00633544" w:rsidRPr="002F4B5A" w:rsidDel="002A4580" w:rsidRDefault="000B675A" w:rsidP="00490397">
      <w:pPr>
        <w:pStyle w:val="Listenabsatz"/>
        <w:numPr>
          <w:ilvl w:val="0"/>
          <w:numId w:val="50"/>
        </w:numPr>
        <w:autoSpaceDE w:val="0"/>
        <w:autoSpaceDN w:val="0"/>
        <w:adjustRightInd w:val="0"/>
        <w:spacing w:after="0"/>
        <w:jc w:val="both"/>
        <w:rPr>
          <w:del w:id="819" w:author="Ben Fels" w:date="2024-12-21T11:47:00Z" w16du:dateUtc="2024-12-21T10:47:00Z"/>
          <w:lang w:val="en-US"/>
          <w:rPrChange w:id="820" w:author="Ben Fels" w:date="2024-12-21T18:24:00Z" w16du:dateUtc="2024-12-21T17:24:00Z">
            <w:rPr>
              <w:del w:id="821" w:author="Ben Fels" w:date="2024-12-21T11:47:00Z" w16du:dateUtc="2024-12-21T10:47:00Z"/>
            </w:rPr>
          </w:rPrChange>
        </w:rPr>
      </w:pPr>
      <w:del w:id="822" w:author="Ben Fels" w:date="2024-12-21T11:47:00Z" w16du:dateUtc="2024-12-21T10:47:00Z">
        <w:r w:rsidRPr="002F4B5A" w:rsidDel="002A4580">
          <w:rPr>
            <w:lang w:val="en-US"/>
            <w:rPrChange w:id="823" w:author="Ben Fels" w:date="2024-12-21T18:24:00Z" w16du:dateUtc="2024-12-21T17:24:00Z">
              <w:rPr/>
            </w:rPrChange>
          </w:rPr>
          <w:delText>Zero-Shot</w:delText>
        </w:r>
        <w:r w:rsidR="00490397" w:rsidRPr="002F4B5A" w:rsidDel="002A4580">
          <w:rPr>
            <w:lang w:val="en-US"/>
            <w:rPrChange w:id="824" w:author="Ben Fels" w:date="2024-12-21T18:24:00Z" w16du:dateUtc="2024-12-21T17:24:00Z">
              <w:rPr/>
            </w:rPrChange>
          </w:rPr>
          <w:delText>: Kein Beispiel übergeben</w:delText>
        </w:r>
        <w:bookmarkStart w:id="825" w:name="_Toc185697463"/>
        <w:bookmarkStart w:id="826" w:name="_Toc186791539"/>
        <w:bookmarkStart w:id="827" w:name="_Toc187929392"/>
        <w:bookmarkStart w:id="828" w:name="_Toc188431120"/>
        <w:bookmarkStart w:id="829" w:name="_Toc188531706"/>
        <w:bookmarkStart w:id="830" w:name="_Toc188683519"/>
        <w:bookmarkEnd w:id="825"/>
        <w:bookmarkEnd w:id="826"/>
        <w:bookmarkEnd w:id="827"/>
        <w:bookmarkEnd w:id="828"/>
        <w:bookmarkEnd w:id="829"/>
        <w:bookmarkEnd w:id="830"/>
      </w:del>
    </w:p>
    <w:p w14:paraId="54EDCC67" w14:textId="66BD9B51" w:rsidR="000B675A" w:rsidRPr="002F4B5A" w:rsidDel="002A4580" w:rsidRDefault="000B675A" w:rsidP="00490397">
      <w:pPr>
        <w:pStyle w:val="Listenabsatz"/>
        <w:numPr>
          <w:ilvl w:val="0"/>
          <w:numId w:val="50"/>
        </w:numPr>
        <w:autoSpaceDE w:val="0"/>
        <w:autoSpaceDN w:val="0"/>
        <w:adjustRightInd w:val="0"/>
        <w:spacing w:after="0"/>
        <w:jc w:val="both"/>
        <w:rPr>
          <w:del w:id="831" w:author="Ben Fels" w:date="2024-12-21T11:47:00Z" w16du:dateUtc="2024-12-21T10:47:00Z"/>
          <w:lang w:val="en-US"/>
          <w:rPrChange w:id="832" w:author="Ben Fels" w:date="2024-12-21T18:24:00Z" w16du:dateUtc="2024-12-21T17:24:00Z">
            <w:rPr>
              <w:del w:id="833" w:author="Ben Fels" w:date="2024-12-21T11:47:00Z" w16du:dateUtc="2024-12-21T10:47:00Z"/>
            </w:rPr>
          </w:rPrChange>
        </w:rPr>
      </w:pPr>
      <w:del w:id="834" w:author="Ben Fels" w:date="2024-12-21T11:47:00Z" w16du:dateUtc="2024-12-21T10:47:00Z">
        <w:r w:rsidRPr="002F4B5A" w:rsidDel="002A4580">
          <w:rPr>
            <w:lang w:val="en-US"/>
            <w:rPrChange w:id="835" w:author="Ben Fels" w:date="2024-12-21T18:24:00Z" w16du:dateUtc="2024-12-21T17:24:00Z">
              <w:rPr/>
            </w:rPrChange>
          </w:rPr>
          <w:delText>One-Shot</w:delText>
        </w:r>
        <w:r w:rsidR="00490397" w:rsidRPr="002F4B5A" w:rsidDel="002A4580">
          <w:rPr>
            <w:lang w:val="en-US"/>
            <w:rPrChange w:id="836" w:author="Ben Fels" w:date="2024-12-21T18:24:00Z" w16du:dateUtc="2024-12-21T17:24:00Z">
              <w:rPr/>
            </w:rPrChange>
          </w:rPr>
          <w:delText>: ein Beispiel übergeben</w:delText>
        </w:r>
        <w:bookmarkStart w:id="837" w:name="_Toc185697464"/>
        <w:bookmarkStart w:id="838" w:name="_Toc186791540"/>
        <w:bookmarkStart w:id="839" w:name="_Toc187929393"/>
        <w:bookmarkStart w:id="840" w:name="_Toc188431121"/>
        <w:bookmarkStart w:id="841" w:name="_Toc188531707"/>
        <w:bookmarkStart w:id="842" w:name="_Toc188683520"/>
        <w:bookmarkEnd w:id="837"/>
        <w:bookmarkEnd w:id="838"/>
        <w:bookmarkEnd w:id="839"/>
        <w:bookmarkEnd w:id="840"/>
        <w:bookmarkEnd w:id="841"/>
        <w:bookmarkEnd w:id="842"/>
      </w:del>
    </w:p>
    <w:p w14:paraId="729F5A5F" w14:textId="571FBCA1" w:rsidR="00633544" w:rsidRPr="002F4B5A" w:rsidDel="002A4580" w:rsidRDefault="000B675A" w:rsidP="00A36F8E">
      <w:pPr>
        <w:pStyle w:val="Listenabsatz"/>
        <w:numPr>
          <w:ilvl w:val="0"/>
          <w:numId w:val="50"/>
        </w:numPr>
        <w:autoSpaceDE w:val="0"/>
        <w:autoSpaceDN w:val="0"/>
        <w:adjustRightInd w:val="0"/>
        <w:spacing w:after="0"/>
        <w:jc w:val="both"/>
        <w:rPr>
          <w:del w:id="843" w:author="Ben Fels" w:date="2024-12-21T11:47:00Z" w16du:dateUtc="2024-12-21T10:47:00Z"/>
          <w:lang w:val="en-US"/>
          <w:rPrChange w:id="844" w:author="Ben Fels" w:date="2024-12-21T18:24:00Z" w16du:dateUtc="2024-12-21T17:24:00Z">
            <w:rPr>
              <w:del w:id="845" w:author="Ben Fels" w:date="2024-12-21T11:47:00Z" w16du:dateUtc="2024-12-21T10:47:00Z"/>
            </w:rPr>
          </w:rPrChange>
        </w:rPr>
      </w:pPr>
      <w:del w:id="846" w:author="Ben Fels" w:date="2024-12-21T11:47:00Z" w16du:dateUtc="2024-12-21T10:47:00Z">
        <w:r w:rsidRPr="002F4B5A" w:rsidDel="002A4580">
          <w:rPr>
            <w:lang w:val="en-US"/>
            <w:rPrChange w:id="847" w:author="Ben Fels" w:date="2024-12-21T18:24:00Z" w16du:dateUtc="2024-12-21T17:24:00Z">
              <w:rPr/>
            </w:rPrChange>
          </w:rPr>
          <w:delText>Few-Shot</w:delText>
        </w:r>
        <w:r w:rsidR="00490397" w:rsidRPr="002F4B5A" w:rsidDel="002A4580">
          <w:rPr>
            <w:lang w:val="en-US"/>
            <w:rPrChange w:id="848" w:author="Ben Fels" w:date="2024-12-21T18:24:00Z" w16du:dateUtc="2024-12-21T17:24:00Z">
              <w:rPr/>
            </w:rPrChange>
          </w:rPr>
          <w:delText xml:space="preserve">: </w:delText>
        </w:r>
        <w:r w:rsidR="00633544" w:rsidRPr="002F4B5A" w:rsidDel="002A4580">
          <w:rPr>
            <w:lang w:val="en-US"/>
            <w:rPrChange w:id="849" w:author="Ben Fels" w:date="2024-12-21T18:24:00Z" w16du:dateUtc="2024-12-21T17:24:00Z">
              <w:rPr/>
            </w:rPrChange>
          </w:rPr>
          <w:delText xml:space="preserve">Wie viel Beispiele braucht es, damit es als Few-Shot Learning </w:delText>
        </w:r>
        <w:r w:rsidR="00163016" w:rsidRPr="002F4B5A" w:rsidDel="002A4580">
          <w:rPr>
            <w:lang w:val="en-US"/>
            <w:rPrChange w:id="850" w:author="Ben Fels" w:date="2024-12-21T18:24:00Z" w16du:dateUtc="2024-12-21T17:24:00Z">
              <w:rPr/>
            </w:rPrChange>
          </w:rPr>
          <w:delText>zählt?</w:delText>
        </w:r>
        <w:bookmarkStart w:id="851" w:name="_Toc185697465"/>
        <w:bookmarkStart w:id="852" w:name="_Toc186791541"/>
        <w:bookmarkStart w:id="853" w:name="_Toc187929394"/>
        <w:bookmarkStart w:id="854" w:name="_Toc188431122"/>
        <w:bookmarkStart w:id="855" w:name="_Toc188531708"/>
        <w:bookmarkStart w:id="856" w:name="_Toc188683521"/>
        <w:bookmarkEnd w:id="851"/>
        <w:bookmarkEnd w:id="852"/>
        <w:bookmarkEnd w:id="853"/>
        <w:bookmarkEnd w:id="854"/>
        <w:bookmarkEnd w:id="855"/>
        <w:bookmarkEnd w:id="856"/>
      </w:del>
    </w:p>
    <w:p w14:paraId="7E7209C7" w14:textId="13480A68" w:rsidR="00E150E2" w:rsidDel="002A4580" w:rsidRDefault="00E87A82" w:rsidP="00E150E2">
      <w:pPr>
        <w:autoSpaceDE w:val="0"/>
        <w:autoSpaceDN w:val="0"/>
        <w:adjustRightInd w:val="0"/>
        <w:spacing w:after="0"/>
        <w:ind w:left="360"/>
        <w:jc w:val="both"/>
        <w:rPr>
          <w:del w:id="857" w:author="Ben Fels" w:date="2024-12-21T11:47:00Z" w16du:dateUtc="2024-12-21T10:47:00Z"/>
        </w:rPr>
      </w:pPr>
      <w:del w:id="858" w:author="Ben Fels" w:date="2024-12-21T11:47:00Z" w16du:dateUtc="2024-12-21T10:47:00Z">
        <w:r w:rsidRPr="002F4B5A" w:rsidDel="002A4580">
          <w:rPr>
            <w:lang w:val="en-US"/>
            <w:rPrChange w:id="859" w:author="Ben Fels" w:date="2024-12-21T18:24:00Z" w16du:dateUtc="2024-12-21T17:24:00Z">
              <w:rPr/>
            </w:rPrChange>
          </w:rPr>
          <w:delText xml:space="preserve">Nach </w:delText>
        </w:r>
        <w:r w:rsidRPr="002F4B5A" w:rsidDel="002A4580">
          <w:rPr>
            <w:rFonts w:cs="Arial"/>
            <w:highlight w:val="magenta"/>
            <w:lang w:val="en-US"/>
            <w:rPrChange w:id="860" w:author="Ben Fels" w:date="2024-12-21T18:24:00Z" w16du:dateUtc="2024-12-21T17:24:00Z">
              <w:rPr>
                <w:rFonts w:cs="Arial"/>
                <w:highlight w:val="magenta"/>
              </w:rPr>
            </w:rPrChange>
          </w:rPr>
          <w:delText xml:space="preserve">Brown et al. </w:delText>
        </w:r>
        <w:r w:rsidR="00893D7A" w:rsidRPr="004102B3" w:rsidDel="002A4580">
          <w:rPr>
            <w:highlight w:val="magenta"/>
          </w:rPr>
          <w:fldChar w:fldCharType="begin"/>
        </w:r>
        <w:r w:rsidR="004722C8" w:rsidRPr="002F4B5A" w:rsidDel="002A4580">
          <w:rPr>
            <w:highlight w:val="magenta"/>
            <w:lang w:val="en-US"/>
            <w:rPrChange w:id="861" w:author="Ben Fels" w:date="2024-12-21T18:24:00Z" w16du:dateUtc="2024-12-21T17:24:00Z">
              <w:rPr>
                <w:highlight w:val="magenta"/>
              </w:rPr>
            </w:rPrChange>
          </w:rPr>
          <w:del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delInstrText>
        </w:r>
        <w:r w:rsidR="004722C8" w:rsidRPr="004102B3" w:rsidDel="002A4580">
          <w:rPr>
            <w:highlight w:val="magenta"/>
          </w:rPr>
          <w:delInstrText>ﬁ</w:delInstrText>
        </w:r>
        <w:r w:rsidR="004722C8" w:rsidRPr="002F4B5A" w:rsidDel="002A4580">
          <w:rPr>
            <w:highlight w:val="magenta"/>
            <w:lang w:val="en-US"/>
            <w:rPrChange w:id="862" w:author="Ben Fels" w:date="2024-12-21T18:24:00Z" w16du:dateUtc="2024-12-21T17:24:00Z">
              <w:rPr>
                <w:highlight w:val="magenta"/>
              </w:rPr>
            </w:rPrChange>
          </w:rPr>
          <w:delInstrText>ne-tuning on a speci</w:delInstrText>
        </w:r>
        <w:r w:rsidR="004722C8" w:rsidRPr="004102B3" w:rsidDel="002A4580">
          <w:rPr>
            <w:highlight w:val="magenta"/>
          </w:rPr>
          <w:delInstrText>ﬁ</w:delInstrText>
        </w:r>
        <w:r w:rsidR="004722C8" w:rsidRPr="002F4B5A" w:rsidDel="002A4580">
          <w:rPr>
            <w:highlight w:val="magenta"/>
            <w:lang w:val="en-US"/>
            <w:rPrChange w:id="863" w:author="Ben Fels" w:date="2024-12-21T18:24:00Z" w16du:dateUtc="2024-12-21T17:24:00Z">
              <w:rPr>
                <w:highlight w:val="magenta"/>
              </w:rPr>
            </w:rPrChange>
          </w:rPr>
          <w:delInstrText>c task. While typically task-agnostic in architecture, this method still requires task-speci</w:delInstrText>
        </w:r>
        <w:r w:rsidR="004722C8" w:rsidRPr="004102B3" w:rsidDel="002A4580">
          <w:rPr>
            <w:highlight w:val="magenta"/>
          </w:rPr>
          <w:delInstrText>ﬁ</w:delInstrText>
        </w:r>
        <w:r w:rsidR="004722C8" w:rsidRPr="002F4B5A" w:rsidDel="002A4580">
          <w:rPr>
            <w:highlight w:val="magenta"/>
            <w:lang w:val="en-US"/>
            <w:rPrChange w:id="864" w:author="Ben Fels" w:date="2024-12-21T18:24:00Z" w16du:dateUtc="2024-12-21T17:24:00Z">
              <w:rPr>
                <w:highlight w:val="magenta"/>
              </w:rPr>
            </w:rPrChange>
          </w:rPr>
          <w:delInstrText xml:space="preserve">c </w:delInstrText>
        </w:r>
        <w:r w:rsidR="004722C8" w:rsidRPr="004102B3" w:rsidDel="002A4580">
          <w:rPr>
            <w:highlight w:val="magenta"/>
          </w:rPr>
          <w:delInstrText>ﬁ</w:delInstrText>
        </w:r>
        <w:r w:rsidR="004722C8" w:rsidRPr="002F4B5A" w:rsidDel="002A4580">
          <w:rPr>
            <w:highlight w:val="magenta"/>
            <w:lang w:val="en-US"/>
            <w:rPrChange w:id="865" w:author="Ben Fels" w:date="2024-12-21T18:24:00Z" w16du:dateUtc="2024-12-21T17:24:00Z">
              <w:rPr>
                <w:highlight w:val="magenta"/>
              </w:rPr>
            </w:rPrChange>
          </w:rPr>
          <w:delInstrText>ne-tuning datasets of thousands or tens of thousands of examples. By contrast, humans can generally perform a new language task from only a few examples or from simple instructions – somethin</w:delInstrText>
        </w:r>
        <w:r w:rsidR="004722C8" w:rsidRPr="004102B3" w:rsidDel="002A4580">
          <w:rPr>
            <w:highlight w:val="magenta"/>
          </w:rPr>
          <w:delInstrText xml:space="preserve">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delInstrText>
        </w:r>
        <w:r w:rsidR="00893D7A" w:rsidRPr="004102B3" w:rsidDel="002A4580">
          <w:rPr>
            <w:highlight w:val="magenta"/>
          </w:rPr>
          <w:fldChar w:fldCharType="separate"/>
        </w:r>
        <w:r w:rsidR="004722C8" w:rsidRPr="004102B3" w:rsidDel="002A4580">
          <w:rPr>
            <w:rFonts w:cs="Arial"/>
            <w:highlight w:val="magenta"/>
          </w:rPr>
          <w:delText>(2020, S. 6)</w:delText>
        </w:r>
        <w:r w:rsidR="00893D7A" w:rsidRPr="004102B3" w:rsidDel="002A4580">
          <w:rPr>
            <w:highlight w:val="magenta"/>
          </w:rPr>
          <w:fldChar w:fldCharType="end"/>
        </w:r>
        <w:r w:rsidR="00FB3A1F" w:rsidDel="002A4580">
          <w:delText xml:space="preserve"> werden dabei </w:delText>
        </w:r>
        <w:r w:rsidR="002453C8" w:rsidDel="002A4580">
          <w:delText>in der Regel zwischen 10 und 100 Beispiele übergeben.</w:delText>
        </w:r>
        <w:r w:rsidR="00F67D46" w:rsidDel="002A4580">
          <w:delText xml:space="preserve"> </w:delText>
        </w:r>
        <w:bookmarkStart w:id="866" w:name="_Toc185697466"/>
        <w:bookmarkStart w:id="867" w:name="_Toc186791542"/>
        <w:bookmarkStart w:id="868" w:name="_Toc187929395"/>
        <w:bookmarkStart w:id="869" w:name="_Toc188431123"/>
        <w:bookmarkStart w:id="870" w:name="_Toc188531709"/>
        <w:bookmarkStart w:id="871" w:name="_Toc188683522"/>
        <w:bookmarkEnd w:id="866"/>
        <w:bookmarkEnd w:id="867"/>
        <w:bookmarkEnd w:id="868"/>
        <w:bookmarkEnd w:id="869"/>
        <w:bookmarkEnd w:id="870"/>
        <w:bookmarkEnd w:id="871"/>
      </w:del>
    </w:p>
    <w:p w14:paraId="0FA3FEE0" w14:textId="0404AE21" w:rsidR="003F347A" w:rsidDel="002A4580" w:rsidRDefault="00F74FD5" w:rsidP="00E150E2">
      <w:pPr>
        <w:autoSpaceDE w:val="0"/>
        <w:autoSpaceDN w:val="0"/>
        <w:adjustRightInd w:val="0"/>
        <w:spacing w:after="0"/>
        <w:ind w:left="360"/>
        <w:jc w:val="both"/>
        <w:rPr>
          <w:del w:id="872" w:author="Ben Fels" w:date="2024-12-21T11:47:00Z" w16du:dateUtc="2024-12-21T10:47:00Z"/>
        </w:rPr>
      </w:pPr>
      <w:del w:id="873" w:author="Ben Fels" w:date="2024-12-21T11:47:00Z" w16du:dateUtc="2024-12-21T10:47:00Z">
        <w:r w:rsidDel="002A4580">
          <w:delText>Das Problem ist,</w:delText>
        </w:r>
        <w:r w:rsidR="00812C36" w:rsidDel="002A4580">
          <w:delText xml:space="preserve"> das die maximalen Token</w:delText>
        </w:r>
        <w:r w:rsidR="000F692C" w:rsidDel="002A4580">
          <w:delText>anzahl bei 4096 liegt</w:delText>
        </w:r>
        <w:r w:rsidR="00717851" w:rsidDel="002A4580">
          <w:delText>.</w:delText>
        </w:r>
        <w:r w:rsidR="00C04E7B" w:rsidDel="002A4580">
          <w:delText xml:space="preserve"> Das bedeutet, dass in </w:delText>
        </w:r>
        <w:r w:rsidR="00646FC8" w:rsidDel="002A4580">
          <w:delText xml:space="preserve">Summe die </w:delText>
        </w:r>
        <w:r w:rsidR="00C04E7B" w:rsidDel="002A4580">
          <w:delText xml:space="preserve">Eingabe </w:delText>
        </w:r>
        <w:r w:rsidR="00646FC8" w:rsidDel="002A4580">
          <w:delText xml:space="preserve">Token </w:delText>
        </w:r>
        <w:r w:rsidR="00C04E7B" w:rsidDel="002A4580">
          <w:delText xml:space="preserve">und </w:delText>
        </w:r>
        <w:r w:rsidR="00646FC8" w:rsidDel="002A4580">
          <w:delText>die Ausgabe Tokens diesen Wert nicht überschreiten</w:delText>
        </w:r>
        <w:r w:rsidR="00FE70CD" w:rsidDel="002A4580">
          <w:delText xml:space="preserve"> dürfen</w:delText>
        </w:r>
        <w:r w:rsidR="00646FC8" w:rsidDel="002A4580">
          <w:delText>.</w:delText>
        </w:r>
        <w:r w:rsidR="00717851" w:rsidDel="002A4580">
          <w:delText xml:space="preserve"> Eingabeaufforderungen oberhalb dieser Begrenzung landen </w:delText>
        </w:r>
        <w:r w:rsidR="006B2411" w:rsidDel="002A4580">
          <w:delText>in einer Fehlermeldung</w:delText>
        </w:r>
        <w:r w:rsidR="00717851" w:rsidDel="002A4580">
          <w:delText>.</w:delText>
        </w:r>
        <w:r w:rsidR="000C21AE" w:rsidDel="002A4580">
          <w:delText xml:space="preserve"> </w:delText>
        </w:r>
        <w:r w:rsidR="000E2577" w:rsidDel="002A4580">
          <w:delText xml:space="preserve">Die </w:delText>
        </w:r>
        <w:r w:rsidR="004D2B32" w:rsidDel="002A4580">
          <w:delText xml:space="preserve">maximale </w:delText>
        </w:r>
        <w:r w:rsidR="000E2577" w:rsidDel="002A4580">
          <w:delText xml:space="preserve">Ausgabetokens </w:delText>
        </w:r>
        <w:r w:rsidR="004D2B32" w:rsidDel="002A4580">
          <w:delText xml:space="preserve">müssen sich somit auch </w:delText>
        </w:r>
        <w:r w:rsidR="00781968" w:rsidDel="002A4580">
          <w:delText>so gewählt werden, sodass die Ausgaben nicht zu früh abgebrochen werden.</w:delText>
        </w:r>
        <w:bookmarkStart w:id="874" w:name="_Toc185697467"/>
        <w:bookmarkStart w:id="875" w:name="_Toc186791543"/>
        <w:bookmarkStart w:id="876" w:name="_Toc187929396"/>
        <w:bookmarkStart w:id="877" w:name="_Toc188431124"/>
        <w:bookmarkStart w:id="878" w:name="_Toc188531710"/>
        <w:bookmarkStart w:id="879" w:name="_Toc188683523"/>
        <w:bookmarkEnd w:id="874"/>
        <w:bookmarkEnd w:id="875"/>
        <w:bookmarkEnd w:id="876"/>
        <w:bookmarkEnd w:id="877"/>
        <w:bookmarkEnd w:id="878"/>
        <w:bookmarkEnd w:id="879"/>
      </w:del>
    </w:p>
    <w:p w14:paraId="55A6E6F9" w14:textId="42D9A0F9" w:rsidR="00027FDA" w:rsidDel="002A4580" w:rsidRDefault="00027FDA" w:rsidP="00E150E2">
      <w:pPr>
        <w:autoSpaceDE w:val="0"/>
        <w:autoSpaceDN w:val="0"/>
        <w:adjustRightInd w:val="0"/>
        <w:spacing w:after="0"/>
        <w:ind w:left="360"/>
        <w:jc w:val="both"/>
        <w:rPr>
          <w:del w:id="880" w:author="Ben Fels" w:date="2024-12-21T11:47:00Z" w16du:dateUtc="2024-12-21T10:47:00Z"/>
        </w:rPr>
      </w:pPr>
      <w:del w:id="881" w:author="Ben Fels" w:date="2024-12-21T11:47:00Z" w16du:dateUtc="2024-12-21T10:47:00Z">
        <w:r w:rsidDel="002A4580">
          <w:delText xml:space="preserve">Dies hat ebenfalls zur Folge, dass </w:delText>
        </w:r>
        <w:r w:rsidR="00DB413D" w:rsidDel="002A4580">
          <w:delText>in den Eingabeaufforderungen nicht unbegrenzt viele Beispiele übergeben werden können. Be</w:delText>
        </w:r>
        <w:r w:rsidR="00AB65F2" w:rsidDel="002A4580">
          <w:delText xml:space="preserve">i </w:delText>
        </w:r>
        <w:r w:rsidR="00995E39" w:rsidDel="002A4580">
          <w:delText>100 ausgabetoken dürfen 3000 tokens eingegeben werden. D</w:delText>
        </w:r>
        <w:r w:rsidR="00A74E28" w:rsidDel="002A4580">
          <w:delText>ies wird bereits bei 3 Beispielen überschritten</w:delText>
        </w:r>
        <w:bookmarkStart w:id="882" w:name="_Toc185697468"/>
        <w:bookmarkStart w:id="883" w:name="_Toc186791544"/>
        <w:bookmarkStart w:id="884" w:name="_Toc187929397"/>
        <w:bookmarkStart w:id="885" w:name="_Toc188431125"/>
        <w:bookmarkStart w:id="886" w:name="_Toc188531711"/>
        <w:bookmarkStart w:id="887" w:name="_Toc188683524"/>
        <w:bookmarkEnd w:id="882"/>
        <w:bookmarkEnd w:id="883"/>
        <w:bookmarkEnd w:id="884"/>
        <w:bookmarkEnd w:id="885"/>
        <w:bookmarkEnd w:id="886"/>
        <w:bookmarkEnd w:id="887"/>
      </w:del>
    </w:p>
    <w:p w14:paraId="03AD6F39" w14:textId="4864511F" w:rsidR="00E150E2" w:rsidDel="002A4580" w:rsidRDefault="006B0454" w:rsidP="00E150E2">
      <w:pPr>
        <w:autoSpaceDE w:val="0"/>
        <w:autoSpaceDN w:val="0"/>
        <w:adjustRightInd w:val="0"/>
        <w:spacing w:after="0"/>
        <w:ind w:left="360"/>
        <w:jc w:val="both"/>
        <w:rPr>
          <w:del w:id="888" w:author="Ben Fels" w:date="2024-12-21T11:47:00Z" w16du:dateUtc="2024-12-21T10:47:00Z"/>
        </w:rPr>
      </w:pPr>
      <w:del w:id="889" w:author="Ben Fels" w:date="2024-12-21T11:47:00Z" w16du:dateUtc="2024-12-21T10:47:00Z">
        <w:r w:rsidDel="002A4580">
          <w:delText xml:space="preserve">Diese Grenze ist bereits bei </w:delText>
        </w:r>
        <w:r w:rsidRPr="006B0454" w:rsidDel="002A4580">
          <w:rPr>
            <w:highlight w:val="cyan"/>
          </w:rPr>
          <w:delText>X</w:delText>
        </w:r>
        <w:r w:rsidDel="002A4580">
          <w:delText xml:space="preserve"> Beispielen erreicht. </w:delText>
        </w:r>
        <w:r w:rsidR="00111EBC" w:rsidDel="002A4580">
          <w:delText xml:space="preserve">Es ist somit notwendig </w:delText>
        </w:r>
        <w:r w:rsidR="00FA3CDD" w:rsidDel="002A4580">
          <w:delText>ein</w:delText>
        </w:r>
        <w:r w:rsidR="002C1227" w:rsidDel="002A4580">
          <w:delText xml:space="preserve">e andere Möglichkeit zu finden, um dem Daten die relevanten Informationen zu übergeben, ohne diese Grenze zu überschreiten. Dafür wird das </w:delText>
        </w:r>
        <w:commentRangeStart w:id="890"/>
        <w:r w:rsidR="002C1227" w:rsidDel="002A4580">
          <w:delText xml:space="preserve">Kontext-Fenster </w:delText>
        </w:r>
        <w:commentRangeEnd w:id="890"/>
        <w:r w:rsidR="002B52F5" w:rsidDel="002A4580">
          <w:rPr>
            <w:rStyle w:val="Kommentarzeichen"/>
          </w:rPr>
          <w:commentReference w:id="890"/>
        </w:r>
        <w:r w:rsidR="002C1227" w:rsidDel="002A4580">
          <w:delText xml:space="preserve">des Modells herangezogen, welches mit 128 Tsd. Token </w:delText>
        </w:r>
        <w:r w:rsidR="00F325A4" w:rsidRPr="00F325A4" w:rsidDel="002A4580">
          <w:rPr>
            <w:highlight w:val="cyan"/>
          </w:rPr>
          <w:delText>Quelle</w:delText>
        </w:r>
        <w:r w:rsidR="00F325A4" w:rsidDel="002A4580">
          <w:delText xml:space="preserve"> </w:delText>
        </w:r>
        <w:r w:rsidR="002C1227" w:rsidDel="002A4580">
          <w:delText xml:space="preserve">größer ist, als die </w:delText>
        </w:r>
        <w:r w:rsidR="008A3763" w:rsidDel="002A4580">
          <w:delText>Grenze bei Eingabeaufforderungen.</w:delText>
        </w:r>
        <w:bookmarkStart w:id="891" w:name="_Toc185697469"/>
        <w:bookmarkStart w:id="892" w:name="_Toc186791545"/>
        <w:bookmarkStart w:id="893" w:name="_Toc187929398"/>
        <w:bookmarkStart w:id="894" w:name="_Toc188431126"/>
        <w:bookmarkStart w:id="895" w:name="_Toc188531712"/>
        <w:bookmarkStart w:id="896" w:name="_Toc188683525"/>
        <w:bookmarkEnd w:id="891"/>
        <w:bookmarkEnd w:id="892"/>
        <w:bookmarkEnd w:id="893"/>
        <w:bookmarkEnd w:id="894"/>
        <w:bookmarkEnd w:id="895"/>
        <w:bookmarkEnd w:id="896"/>
      </w:del>
    </w:p>
    <w:p w14:paraId="434B60CC" w14:textId="1E310227" w:rsidR="00CB7B5E" w:rsidDel="002A4580" w:rsidRDefault="000C21AE" w:rsidP="00E150E2">
      <w:pPr>
        <w:autoSpaceDE w:val="0"/>
        <w:autoSpaceDN w:val="0"/>
        <w:adjustRightInd w:val="0"/>
        <w:spacing w:after="0"/>
        <w:ind w:left="360"/>
        <w:jc w:val="both"/>
        <w:rPr>
          <w:del w:id="897" w:author="Ben Fels" w:date="2024-12-21T11:47:00Z" w16du:dateUtc="2024-12-21T10:47:00Z"/>
        </w:rPr>
      </w:pPr>
      <w:del w:id="898" w:author="Ben Fels" w:date="2024-12-21T11:47:00Z" w16du:dateUtc="2024-12-21T10:47:00Z">
        <w:r w:rsidDel="002A4580">
          <w:delText xml:space="preserve">Das Modell besitzt jedoch ein größeres </w:delText>
        </w:r>
        <w:r w:rsidR="00F67D46" w:rsidDel="002A4580">
          <w:delText xml:space="preserve">Kontext-Fenster </w:delText>
        </w:r>
        <w:r w:rsidR="00541258" w:rsidRPr="00541258" w:rsidDel="002A4580">
          <w:rPr>
            <w:highlight w:val="cyan"/>
          </w:rPr>
          <w:delText>Quelle</w:delText>
        </w:r>
        <w:r w:rsidR="00F67D46" w:rsidDel="002A4580">
          <w:delText>.</w:delText>
        </w:r>
        <w:r w:rsidDel="002A4580">
          <w:delText xml:space="preserve"> Ggf. kann das </w:delText>
        </w:r>
        <w:r w:rsidR="00C908D7" w:rsidDel="002A4580">
          <w:delText>ausgenutzt werden, indem die Beispiele nacheinander übergeben werden.</w:delText>
        </w:r>
        <w:r w:rsidR="00CB7B5E" w:rsidDel="002A4580">
          <w:delText xml:space="preserve"> </w:delText>
        </w:r>
        <w:bookmarkStart w:id="899" w:name="_Toc185697470"/>
        <w:bookmarkStart w:id="900" w:name="_Toc186791546"/>
        <w:bookmarkStart w:id="901" w:name="_Toc187929399"/>
        <w:bookmarkStart w:id="902" w:name="_Toc188431127"/>
        <w:bookmarkStart w:id="903" w:name="_Toc188531713"/>
        <w:bookmarkStart w:id="904" w:name="_Toc188683526"/>
        <w:bookmarkEnd w:id="899"/>
        <w:bookmarkEnd w:id="900"/>
        <w:bookmarkEnd w:id="901"/>
        <w:bookmarkEnd w:id="902"/>
        <w:bookmarkEnd w:id="903"/>
        <w:bookmarkEnd w:id="904"/>
      </w:del>
    </w:p>
    <w:p w14:paraId="244D8D59" w14:textId="68D27281" w:rsidR="00B62C78" w:rsidDel="002A4580" w:rsidRDefault="00CB7B5E" w:rsidP="00B62C78">
      <w:pPr>
        <w:autoSpaceDE w:val="0"/>
        <w:autoSpaceDN w:val="0"/>
        <w:adjustRightInd w:val="0"/>
        <w:spacing w:after="0"/>
        <w:ind w:left="360"/>
        <w:jc w:val="both"/>
        <w:rPr>
          <w:del w:id="905" w:author="Ben Fels" w:date="2024-12-21T11:47:00Z" w16du:dateUtc="2024-12-21T10:47:00Z"/>
        </w:rPr>
      </w:pPr>
      <w:del w:id="906" w:author="Ben Fels" w:date="2024-12-21T11:47:00Z" w16du:dateUtc="2024-12-21T10:47:00Z">
        <w:r w:rsidDel="002A4580">
          <w:delText xml:space="preserve">ODER Teilaufgaben in aufeinanderfolgenden Prompts ausführen lassen. Der Output </w:delText>
        </w:r>
        <w:r w:rsidR="00710366" w:rsidDel="002A4580">
          <w:delText>eines Prompts wird von dem darauffolgenden Prompt genutzt</w:delText>
        </w:r>
        <w:r w:rsidR="000F1C9D" w:rsidDel="002A4580">
          <w:delText xml:space="preserve"> (refinement, prompt chaining</w:delText>
        </w:r>
        <w:r w:rsidR="00276A0B" w:rsidDel="002A4580">
          <w:delText>, sequential few-shot prompting</w:delText>
        </w:r>
        <w:r w:rsidR="00DF7867" w:rsidDel="002A4580">
          <w:delText>, iterative re-prompting</w:delText>
        </w:r>
        <w:r w:rsidR="000F1C9D" w:rsidDel="002A4580">
          <w:delText>)</w:delText>
        </w:r>
        <w:r w:rsidR="00F65257" w:rsidDel="002A4580">
          <w:delText>.</w:delText>
        </w:r>
        <w:r w:rsidR="00710366" w:rsidDel="002A4580">
          <w:delText xml:space="preserve"> </w:delText>
        </w:r>
        <w:bookmarkStart w:id="907" w:name="_Toc185697471"/>
        <w:bookmarkStart w:id="908" w:name="_Toc186791547"/>
        <w:bookmarkStart w:id="909" w:name="_Toc187929400"/>
        <w:bookmarkStart w:id="910" w:name="_Toc188431128"/>
        <w:bookmarkStart w:id="911" w:name="_Toc188531714"/>
        <w:bookmarkStart w:id="912" w:name="_Toc188683527"/>
        <w:bookmarkEnd w:id="907"/>
        <w:bookmarkEnd w:id="908"/>
        <w:bookmarkEnd w:id="909"/>
        <w:bookmarkEnd w:id="910"/>
        <w:bookmarkEnd w:id="911"/>
        <w:bookmarkEnd w:id="912"/>
      </w:del>
    </w:p>
    <w:p w14:paraId="00088147" w14:textId="59709C11" w:rsidR="0043331A" w:rsidDel="002A4580" w:rsidRDefault="00174375" w:rsidP="00B62C78">
      <w:pPr>
        <w:autoSpaceDE w:val="0"/>
        <w:autoSpaceDN w:val="0"/>
        <w:adjustRightInd w:val="0"/>
        <w:spacing w:after="0"/>
        <w:ind w:left="360"/>
        <w:jc w:val="both"/>
        <w:rPr>
          <w:del w:id="913" w:author="Ben Fels" w:date="2024-12-21T11:47:00Z" w16du:dateUtc="2024-12-21T10:47:00Z"/>
        </w:rPr>
      </w:pPr>
      <w:del w:id="914" w:author="Ben Fels" w:date="2024-12-21T11:47:00Z" w16du:dateUtc="2024-12-21T10:47:00Z">
        <w:r w:rsidDel="002A4580">
          <w:delText xml:space="preserve">Ansätze wie </w:delText>
        </w:r>
        <w:r w:rsidR="00B62C78" w:rsidDel="002A4580">
          <w:delText xml:space="preserve">die automatische Begrenzung der Eingabeaufforderung </w:delText>
        </w:r>
        <w:r w:rsidR="00957999" w:rsidRPr="00957999" w:rsidDel="002A4580">
          <w:rPr>
            <w:highlight w:val="cyan"/>
          </w:rPr>
          <w:delText>(quelle)</w:delText>
        </w:r>
        <w:r w:rsidR="00957999" w:rsidDel="002A4580">
          <w:delText xml:space="preserve"> </w:delText>
        </w:r>
        <w:r w:rsidR="00B62C78" w:rsidDel="002A4580">
          <w:delText xml:space="preserve">bei erreichen der Token-Grenze würden </w:delText>
        </w:r>
        <w:r w:rsidR="00C014C1" w:rsidDel="002A4580">
          <w:delText>wesentliche Informationen beschneiden.</w:delText>
        </w:r>
        <w:r w:rsidR="00EF602A" w:rsidDel="002A4580">
          <w:delText xml:space="preserve"> Auch die Unterteilung der Essays in Teilabschnitte würde das gesamtheitliche Verständnis des Textes verzerren.</w:delText>
        </w:r>
        <w:bookmarkStart w:id="915" w:name="_Toc185697472"/>
        <w:bookmarkStart w:id="916" w:name="_Toc186791548"/>
        <w:bookmarkStart w:id="917" w:name="_Toc187929401"/>
        <w:bookmarkStart w:id="918" w:name="_Toc188431129"/>
        <w:bookmarkStart w:id="919" w:name="_Toc188531715"/>
        <w:bookmarkStart w:id="920" w:name="_Toc188683528"/>
        <w:bookmarkEnd w:id="915"/>
        <w:bookmarkEnd w:id="916"/>
        <w:bookmarkEnd w:id="917"/>
        <w:bookmarkEnd w:id="918"/>
        <w:bookmarkEnd w:id="919"/>
        <w:bookmarkEnd w:id="920"/>
      </w:del>
    </w:p>
    <w:p w14:paraId="2B4492D6" w14:textId="77847175" w:rsidR="00EF602A" w:rsidDel="002A4580" w:rsidRDefault="00EF602A" w:rsidP="001F7CA5">
      <w:pPr>
        <w:autoSpaceDE w:val="0"/>
        <w:autoSpaceDN w:val="0"/>
        <w:adjustRightInd w:val="0"/>
        <w:spacing w:after="0"/>
        <w:jc w:val="both"/>
        <w:rPr>
          <w:del w:id="921" w:author="Ben Fels" w:date="2024-12-21T11:48:00Z" w16du:dateUtc="2024-12-21T10:48:00Z"/>
        </w:rPr>
      </w:pPr>
      <w:bookmarkStart w:id="922" w:name="_Toc185697473"/>
      <w:bookmarkStart w:id="923" w:name="_Toc186791549"/>
      <w:bookmarkStart w:id="924" w:name="_Toc187929402"/>
      <w:bookmarkStart w:id="925" w:name="_Toc188431130"/>
      <w:bookmarkStart w:id="926" w:name="_Toc188531716"/>
      <w:bookmarkStart w:id="927" w:name="_Toc188683529"/>
      <w:bookmarkEnd w:id="922"/>
      <w:bookmarkEnd w:id="923"/>
      <w:bookmarkEnd w:id="924"/>
      <w:bookmarkEnd w:id="925"/>
      <w:bookmarkEnd w:id="926"/>
      <w:bookmarkEnd w:id="927"/>
    </w:p>
    <w:p w14:paraId="7765E13A" w14:textId="4D07F36C" w:rsidR="0043331A" w:rsidDel="002A4580" w:rsidRDefault="0043331A" w:rsidP="001F7CA5">
      <w:pPr>
        <w:autoSpaceDE w:val="0"/>
        <w:autoSpaceDN w:val="0"/>
        <w:adjustRightInd w:val="0"/>
        <w:spacing w:after="0"/>
        <w:jc w:val="both"/>
        <w:rPr>
          <w:del w:id="928" w:author="Ben Fels" w:date="2024-12-21T11:48:00Z" w16du:dateUtc="2024-12-21T10:48:00Z"/>
        </w:rPr>
      </w:pPr>
      <w:del w:id="929" w:author="Ben Fels" w:date="2024-12-21T11:48:00Z" w16du:dateUtc="2024-12-21T10:48:00Z">
        <w:r w:rsidDel="002A4580">
          <w:delText xml:space="preserve">Wichtig ist die </w:delText>
        </w:r>
        <w:r w:rsidRPr="00982D21" w:rsidDel="002A4580">
          <w:rPr>
            <w:b/>
          </w:rPr>
          <w:delText>Reproduzierbarkeit</w:delText>
        </w:r>
        <w:r w:rsidDel="002A4580">
          <w:delText>.</w:delText>
        </w:r>
        <w:r w:rsidR="008F0DD9" w:rsidDel="002A4580">
          <w:delText xml:space="preserve"> LLMs geben nicht immer konstante Ausgaben, bei gleichbleibenden Eingaben. Um die Variabilität zu verringern wurde</w:delText>
        </w:r>
        <w:r w:rsidR="00092367" w:rsidDel="002A4580">
          <w:delText xml:space="preserve"> der Parameter Temperatur auf </w:delText>
        </w:r>
        <w:r w:rsidR="00092367" w:rsidRPr="00092367" w:rsidDel="002A4580">
          <w:rPr>
            <w:highlight w:val="cyan"/>
          </w:rPr>
          <w:delText>…</w:delText>
        </w:r>
        <w:r w:rsidR="00092367" w:rsidDel="002A4580">
          <w:delText xml:space="preserve"> gesetzt </w:delText>
        </w:r>
        <w:r w:rsidR="00092367" w:rsidRPr="00092367" w:rsidDel="002A4580">
          <w:rPr>
            <w:highlight w:val="cyan"/>
          </w:rPr>
          <w:delText>Quelle</w:delText>
        </w:r>
        <w:r w:rsidR="00092367" w:rsidDel="002A4580">
          <w:delText>.</w:delText>
        </w:r>
        <w:bookmarkStart w:id="930" w:name="_Toc185697474"/>
        <w:bookmarkStart w:id="931" w:name="_Toc186791550"/>
        <w:bookmarkStart w:id="932" w:name="_Toc187929403"/>
        <w:bookmarkStart w:id="933" w:name="_Toc188431131"/>
        <w:bookmarkStart w:id="934" w:name="_Toc188531717"/>
        <w:bookmarkStart w:id="935" w:name="_Toc188683530"/>
        <w:bookmarkEnd w:id="930"/>
        <w:bookmarkEnd w:id="931"/>
        <w:bookmarkEnd w:id="932"/>
        <w:bookmarkEnd w:id="933"/>
        <w:bookmarkEnd w:id="934"/>
        <w:bookmarkEnd w:id="935"/>
      </w:del>
    </w:p>
    <w:p w14:paraId="02B7F4D9" w14:textId="0797EA93" w:rsidR="0092531F" w:rsidRPr="0092531F" w:rsidDel="002A4580" w:rsidRDefault="0092531F" w:rsidP="001F7CA5">
      <w:pPr>
        <w:autoSpaceDE w:val="0"/>
        <w:autoSpaceDN w:val="0"/>
        <w:adjustRightInd w:val="0"/>
        <w:spacing w:after="0"/>
        <w:jc w:val="both"/>
        <w:rPr>
          <w:del w:id="936" w:author="Ben Fels" w:date="2024-12-21T11:48:00Z" w16du:dateUtc="2024-12-21T10:48:00Z"/>
          <w:lang w:val="en-US"/>
        </w:rPr>
      </w:pPr>
      <w:del w:id="937" w:author="Ben Fels" w:date="2024-12-21T11:48:00Z" w16du:dateUtc="2024-12-21T10:48:00Z">
        <w:r w:rsidRPr="0092531F" w:rsidDel="002A4580">
          <w:rPr>
            <w:lang w:val="en-US"/>
          </w:rPr>
          <w:delText>Temperatur = 0 predictable; Temp =1 more r</w:delText>
        </w:r>
        <w:r w:rsidDel="002A4580">
          <w:rPr>
            <w:lang w:val="en-US"/>
          </w:rPr>
          <w:delText>andom</w:delText>
        </w:r>
        <w:bookmarkStart w:id="938" w:name="_Toc185697475"/>
        <w:bookmarkStart w:id="939" w:name="_Toc186791551"/>
        <w:bookmarkStart w:id="940" w:name="_Toc187929404"/>
        <w:bookmarkStart w:id="941" w:name="_Toc188431132"/>
        <w:bookmarkStart w:id="942" w:name="_Toc188531718"/>
        <w:bookmarkStart w:id="943" w:name="_Toc188683531"/>
        <w:bookmarkEnd w:id="938"/>
        <w:bookmarkEnd w:id="939"/>
        <w:bookmarkEnd w:id="940"/>
        <w:bookmarkEnd w:id="941"/>
        <w:bookmarkEnd w:id="942"/>
        <w:bookmarkEnd w:id="943"/>
      </w:del>
    </w:p>
    <w:p w14:paraId="35A1C4A1" w14:textId="42AF1975" w:rsidR="00690A2C" w:rsidRPr="001F04C6" w:rsidRDefault="00690A2C" w:rsidP="004A5A26">
      <w:pPr>
        <w:pStyle w:val="berschrift1"/>
      </w:pPr>
      <w:bookmarkStart w:id="944" w:name="_Ref188082210"/>
      <w:bookmarkStart w:id="945" w:name="_Toc188683532"/>
      <w:r w:rsidRPr="001F04C6">
        <w:t>Ergebnisse</w:t>
      </w:r>
      <w:bookmarkEnd w:id="944"/>
      <w:bookmarkEnd w:id="945"/>
    </w:p>
    <w:p w14:paraId="7CCFEBEE" w14:textId="09CBAB91"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Möglichst objektive Darstellung der Ergebnisse</w:t>
      </w:r>
    </w:p>
    <w:p w14:paraId="4F9B0D2F" w14:textId="5D260616"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proofErr w:type="gramStart"/>
      <w:r w:rsidR="00803829">
        <w:rPr>
          <w:color w:val="FF0000"/>
        </w:rPr>
        <w:t>Idealerweise</w:t>
      </w:r>
      <w:proofErr w:type="gramEnd"/>
      <w:r w:rsidR="00803829">
        <w:rPr>
          <w:color w:val="FF0000"/>
        </w:rPr>
        <w:t xml:space="preserve"> 1-3 zentrale Visualisierungen der Kernaussagen</w:t>
      </w:r>
      <w:r w:rsidR="00FB08F1">
        <w:rPr>
          <w:color w:val="FF0000"/>
        </w:rPr>
        <w:t xml:space="preserve">. </w:t>
      </w:r>
      <w:r w:rsidR="007209D0">
        <w:rPr>
          <w:color w:val="FF0000"/>
        </w:rPr>
        <w:t xml:space="preserve">Pro-Tipp: </w:t>
      </w:r>
      <w:r w:rsidR="00FB08F1">
        <w:rPr>
          <w:color w:val="FF0000"/>
        </w:rPr>
        <w:t xml:space="preserve">Aussagestarke Grafik </w:t>
      </w:r>
      <w:r w:rsidR="00902379">
        <w:rPr>
          <w:color w:val="FF0000"/>
        </w:rPr>
        <w:t xml:space="preserve">in Text und </w:t>
      </w:r>
      <w:r w:rsidR="007209D0">
        <w:rPr>
          <w:color w:val="FF0000"/>
        </w:rPr>
        <w:t>ausführliche Tabelle im Anhang</w:t>
      </w:r>
    </w:p>
    <w:p w14:paraId="3246BD56" w14:textId="77777777" w:rsidR="00BD40CB" w:rsidRDefault="00BD40CB" w:rsidP="000B6E62"/>
    <w:p w14:paraId="793AEB71" w14:textId="24CE2DDD" w:rsidR="00BD40CB" w:rsidRPr="006C6FA8" w:rsidRDefault="00BD40CB" w:rsidP="000B6E62">
      <w:r w:rsidRPr="00927A08">
        <w:rPr>
          <w:highlight w:val="cyan"/>
        </w:rPr>
        <w:t xml:space="preserve">Baseline </w:t>
      </w:r>
      <w:r w:rsidR="006C6FA8" w:rsidRPr="00927A08">
        <w:rPr>
          <w:highlight w:val="cyan"/>
        </w:rPr>
        <w:t xml:space="preserve">bilden, bspw. Zero-Shot und anhand dessen </w:t>
      </w:r>
      <w:proofErr w:type="spellStart"/>
      <w:r w:rsidR="006C6FA8" w:rsidRPr="00927A08">
        <w:rPr>
          <w:highlight w:val="cyan"/>
        </w:rPr>
        <w:t>den</w:t>
      </w:r>
      <w:proofErr w:type="spellEnd"/>
      <w:r w:rsidR="006C6FA8" w:rsidRPr="00927A08">
        <w:rPr>
          <w:highlight w:val="cyan"/>
        </w:rPr>
        <w:t xml:space="preserve"> %-Leistungszuwachs bestimmen für die </w:t>
      </w:r>
      <w:r w:rsidR="00A73425" w:rsidRPr="00927A08">
        <w:rPr>
          <w:highlight w:val="cyan"/>
        </w:rPr>
        <w:t xml:space="preserve">Hinzunahme von Beispielen und </w:t>
      </w:r>
      <w:r w:rsidR="00AA36CD" w:rsidRPr="00927A08">
        <w:rPr>
          <w:highlight w:val="cyan"/>
        </w:rPr>
        <w:t>COT und Persona bzw. beides.</w:t>
      </w:r>
    </w:p>
    <w:p w14:paraId="21C4BE0D" w14:textId="5C632826" w:rsidR="00091E0B" w:rsidRPr="00C762D6" w:rsidRDefault="00091E0B" w:rsidP="000B6E62">
      <w:pPr>
        <w:rPr>
          <w:b/>
          <w:lang w:val="en-US"/>
        </w:rPr>
      </w:pPr>
      <w:r w:rsidRPr="00C762D6">
        <w:rPr>
          <w:b/>
          <w:lang w:val="en-US"/>
        </w:rPr>
        <w:t xml:space="preserve">F1-Score </w:t>
      </w:r>
      <w:r w:rsidR="00C762D6" w:rsidRPr="00C762D6">
        <w:rPr>
          <w:b/>
          <w:lang w:val="en-US"/>
        </w:rPr>
        <w:t>für Major-C</w:t>
      </w:r>
      <w:r w:rsidR="00C762D6">
        <w:rPr>
          <w:b/>
          <w:lang w:val="en-US"/>
        </w:rPr>
        <w:t>laims, Claims, Premises und Relations</w:t>
      </w:r>
    </w:p>
    <w:p w14:paraId="21F23064" w14:textId="23723E04" w:rsidR="00091E0B" w:rsidRPr="003314A2" w:rsidRDefault="00AC06CA" w:rsidP="000B6E62">
      <w:pPr>
        <w:rPr>
          <w:color w:val="FF0000"/>
        </w:rPr>
      </w:pPr>
      <w:r w:rsidRPr="003314A2">
        <w:rPr>
          <w:color w:val="FF0000"/>
        </w:rPr>
        <w:t>Er</w:t>
      </w:r>
      <w:r w:rsidR="00E86EDA" w:rsidRPr="003314A2">
        <w:rPr>
          <w:color w:val="FF0000"/>
        </w:rPr>
        <w:t>gebnisse nur beschreiben, nicht interpretieren</w:t>
      </w:r>
    </w:p>
    <w:p w14:paraId="76E85420" w14:textId="77777777" w:rsidR="00555261" w:rsidRDefault="00555261" w:rsidP="0040632D">
      <w:pPr>
        <w:jc w:val="both"/>
      </w:pPr>
      <w:ins w:id="946" w:author="Ben Fels" w:date="2024-12-22T12:35:00Z" w16du:dateUtc="2024-12-22T11:35:00Z">
        <w:r>
          <w:t xml:space="preserve">Es wurde sich explizit für die Darstellung in Abhängigkeit der </w:t>
        </w:r>
      </w:ins>
      <w:proofErr w:type="spellStart"/>
      <w:ins w:id="947" w:author="Ben Fels" w:date="2024-12-22T12:36:00Z" w16du:dateUtc="2024-12-22T11:36:00Z">
        <w:r>
          <w:t>Tokenanzahl</w:t>
        </w:r>
        <w:proofErr w:type="spellEnd"/>
        <w:r>
          <w:t xml:space="preserve"> anstelle der tatsächlichen kosten entschieden, </w:t>
        </w:r>
      </w:ins>
      <w:del w:id="948" w:author="Ben Fels" w:date="2024-12-22T12:36:00Z" w16du:dateUtc="2024-12-22T11:36:00Z">
        <w:r w:rsidDel="00CB57F4">
          <w:delText xml:space="preserve">Auch wenn die </w:delText>
        </w:r>
      </w:del>
      <w:ins w:id="949" w:author="Ben Fels" w:date="2024-12-22T12:36:00Z" w16du:dateUtc="2024-12-22T11:36:00Z">
        <w:r>
          <w:t xml:space="preserve">da die </w:t>
        </w:r>
      </w:ins>
      <w:r>
        <w:t xml:space="preserve">Kosten pro Token </w:t>
      </w:r>
      <w:del w:id="950" w:author="Ben Fels" w:date="2024-12-22T12:36:00Z" w16du:dateUtc="2024-12-22T11:36:00Z">
        <w:r w:rsidDel="005B7EA7">
          <w:delText xml:space="preserve">pro </w:delText>
        </w:r>
      </w:del>
      <w:ins w:id="951" w:author="Ben Fels" w:date="2024-12-22T12:36:00Z" w16du:dateUtc="2024-12-22T11:36:00Z">
        <w:r>
          <w:t xml:space="preserve">individuell für jedes </w:t>
        </w:r>
      </w:ins>
      <w:r>
        <w:t xml:space="preserve">Modell </w:t>
      </w:r>
      <w:del w:id="952" w:author="Ben Fels" w:date="2024-12-22T12:36:00Z" w16du:dateUtc="2024-12-22T11:36:00Z">
        <w:r w:rsidDel="005B7EA7">
          <w:delText>abweichen</w:delText>
        </w:r>
      </w:del>
      <w:ins w:id="953" w:author="Ben Fels" w:date="2024-12-22T12:36:00Z" w16du:dateUtc="2024-12-22T11:36:00Z">
        <w:r>
          <w:t>sind.</w:t>
        </w:r>
      </w:ins>
      <w:del w:id="954" w:author="Ben Fels" w:date="2024-12-22T12:37:00Z" w16du:dateUtc="2024-12-22T11:37:00Z">
        <w:r w:rsidDel="005B7EA7">
          <w:delText>,</w:delText>
        </w:r>
      </w:del>
      <w:r>
        <w:t xml:space="preserve"> </w:t>
      </w:r>
      <w:del w:id="955" w:author="Ben Fels" w:date="2024-12-22T12:37:00Z" w16du:dateUtc="2024-12-22T11:37:00Z">
        <w:r w:rsidDel="005B7EA7">
          <w:delText xml:space="preserve">können sie </w:delText>
        </w:r>
      </w:del>
      <w:ins w:id="956" w:author="Ben Fels" w:date="2024-12-22T12:37:00Z" w16du:dateUtc="2024-12-22T11:37:00Z">
        <w:r>
          <w:t xml:space="preserve">Die </w:t>
        </w:r>
        <w:proofErr w:type="spellStart"/>
        <w:r>
          <w:t>Tokenanzahl</w:t>
        </w:r>
        <w:proofErr w:type="spellEnd"/>
        <w:r>
          <w:t xml:space="preserve"> kann als </w:t>
        </w:r>
      </w:ins>
      <w:del w:id="957" w:author="Ben Fels" w:date="2024-12-22T12:37:00Z" w16du:dateUtc="2024-12-22T11:37:00Z">
        <w:r w:rsidDel="00C76172">
          <w:delText xml:space="preserve">als </w:delText>
        </w:r>
      </w:del>
      <w:r>
        <w:t xml:space="preserve">Kostentreiber </w:t>
      </w:r>
      <w:del w:id="958" w:author="Ben Fels" w:date="2024-12-22T12:37:00Z" w16du:dateUtc="2024-12-22T11:37:00Z">
        <w:r w:rsidDel="00AC4F51">
          <w:delText xml:space="preserve">verstanden </w:delText>
        </w:r>
      </w:del>
      <w:ins w:id="959" w:author="Ben Fels" w:date="2024-12-22T12:37:00Z" w16du:dateUtc="2024-12-22T11:37:00Z">
        <w:r>
          <w:t xml:space="preserve">herangezogen </w:t>
        </w:r>
      </w:ins>
      <w:r>
        <w:t>werden.</w:t>
      </w:r>
    </w:p>
    <w:p w14:paraId="3A913D43" w14:textId="2267FB51" w:rsidR="00405BFF" w:rsidRDefault="00405BFF" w:rsidP="0040632D">
      <w:pPr>
        <w:jc w:val="both"/>
      </w:pPr>
      <w:r>
        <w:lastRenderedPageBreak/>
        <w:t xml:space="preserve">Die nachfolgende Abbildung zeigt </w:t>
      </w:r>
      <w:r w:rsidR="00957BC5">
        <w:t xml:space="preserve">in vier Graphen </w:t>
      </w:r>
      <w:r>
        <w:t xml:space="preserve">den F1-Score </w:t>
      </w:r>
      <w:r w:rsidR="0025262C">
        <w:t xml:space="preserve">in Abhängigkeit der </w:t>
      </w:r>
      <w:proofErr w:type="spellStart"/>
      <w:r w:rsidR="0025262C">
        <w:t>Tokenanzahl</w:t>
      </w:r>
      <w:proofErr w:type="spellEnd"/>
      <w:r w:rsidR="0025262C">
        <w:t xml:space="preserve"> </w:t>
      </w:r>
      <w:r>
        <w:t xml:space="preserve">für </w:t>
      </w:r>
      <w:r w:rsidR="00A6501E">
        <w:t>die verschiedenen Prompts</w:t>
      </w:r>
      <w:r w:rsidR="00957BC5">
        <w:t xml:space="preserve">. Die Graphen sind anhand der </w:t>
      </w:r>
      <w:r w:rsidR="00A6501E">
        <w:t xml:space="preserve">Argumentkomponenten und </w:t>
      </w:r>
      <w:r w:rsidR="00957BC5">
        <w:t xml:space="preserve">den </w:t>
      </w:r>
      <w:r w:rsidR="00A6501E">
        <w:t>Beziehungen</w:t>
      </w:r>
      <w:r w:rsidR="00957BC5">
        <w:t xml:space="preserve"> unterteilt</w:t>
      </w:r>
      <w:r w:rsidR="00A6501E">
        <w:t xml:space="preserve">. Die Prompts sind </w:t>
      </w:r>
      <w:r w:rsidR="00AA4FCE">
        <w:t xml:space="preserve">wiederum </w:t>
      </w:r>
      <w:r w:rsidR="00A6501E">
        <w:t xml:space="preserve">in </w:t>
      </w:r>
      <w:r w:rsidR="00AA4FCE">
        <w:t xml:space="preserve">die </w:t>
      </w:r>
      <w:r w:rsidR="00A6501E">
        <w:t xml:space="preserve">vier Kategorien </w:t>
      </w:r>
      <w:r w:rsidR="00AA4FCE">
        <w:t>Basic, Persona, COT und Persona-COT unterteilt</w:t>
      </w:r>
      <w:r w:rsidR="00E635DE">
        <w:t>.</w:t>
      </w:r>
      <w:r w:rsidR="00AA4FCE">
        <w:t xml:space="preserve"> Damit kann der </w:t>
      </w:r>
      <w:r w:rsidR="00570631">
        <w:t xml:space="preserve">Verlauf der Leistung in Abhängigkeit der </w:t>
      </w:r>
      <w:r w:rsidR="00D3144E">
        <w:t xml:space="preserve">im Prompt </w:t>
      </w:r>
      <w:r w:rsidR="00570631">
        <w:t xml:space="preserve">übergebenen Beispiele </w:t>
      </w:r>
      <w:r w:rsidR="00D3144E">
        <w:t>nachverfolgt werden.</w:t>
      </w:r>
      <w:r w:rsidR="00E635DE">
        <w:t xml:space="preserve"> </w:t>
      </w:r>
    </w:p>
    <w:p w14:paraId="156562B4" w14:textId="1BC582B9" w:rsidR="00FF216B" w:rsidRPr="007E3DFB" w:rsidRDefault="00FF216B" w:rsidP="00FF216B">
      <w:pPr>
        <w:pStyle w:val="Beschriftung"/>
        <w:keepNext/>
        <w:rPr>
          <w:color w:val="auto"/>
          <w:sz w:val="20"/>
          <w:szCs w:val="20"/>
        </w:rPr>
      </w:pPr>
      <w:bookmarkStart w:id="960" w:name="_Toc188555318"/>
      <w:r w:rsidRPr="007E3DFB">
        <w:rPr>
          <w:b/>
          <w:color w:val="auto"/>
          <w:sz w:val="20"/>
          <w:szCs w:val="20"/>
        </w:rPr>
        <w:t xml:space="preserve">Abbildung </w:t>
      </w:r>
      <w:r w:rsidRPr="007E3DFB">
        <w:rPr>
          <w:b/>
          <w:color w:val="auto"/>
          <w:sz w:val="20"/>
          <w:szCs w:val="20"/>
        </w:rPr>
        <w:fldChar w:fldCharType="begin"/>
      </w:r>
      <w:r w:rsidRPr="007E3DFB">
        <w:rPr>
          <w:b/>
          <w:color w:val="auto"/>
          <w:sz w:val="20"/>
          <w:szCs w:val="20"/>
        </w:rPr>
        <w:instrText xml:space="preserve"> SEQ Abbildung \* ARABIC </w:instrText>
      </w:r>
      <w:r w:rsidRPr="007E3DFB">
        <w:rPr>
          <w:b/>
          <w:color w:val="auto"/>
          <w:sz w:val="20"/>
          <w:szCs w:val="20"/>
        </w:rPr>
        <w:fldChar w:fldCharType="separate"/>
      </w:r>
      <w:r w:rsidR="001F7E0E">
        <w:rPr>
          <w:b/>
          <w:noProof/>
          <w:color w:val="auto"/>
          <w:sz w:val="20"/>
          <w:szCs w:val="20"/>
        </w:rPr>
        <w:t>2</w:t>
      </w:r>
      <w:r w:rsidRPr="007E3DFB">
        <w:rPr>
          <w:b/>
          <w:color w:val="auto"/>
          <w:sz w:val="20"/>
          <w:szCs w:val="20"/>
        </w:rPr>
        <w:fldChar w:fldCharType="end"/>
      </w:r>
      <w:r w:rsidRPr="007E3DFB">
        <w:rPr>
          <w:color w:val="auto"/>
          <w:sz w:val="20"/>
          <w:szCs w:val="20"/>
        </w:rPr>
        <w:t xml:space="preserve"> </w:t>
      </w:r>
      <w:r w:rsidR="00B04C6F" w:rsidRPr="007E3DFB">
        <w:rPr>
          <w:color w:val="auto"/>
          <w:sz w:val="20"/>
          <w:szCs w:val="20"/>
        </w:rPr>
        <w:br/>
      </w:r>
      <w:r w:rsidRPr="007E3DFB">
        <w:rPr>
          <w:color w:val="auto"/>
          <w:sz w:val="20"/>
          <w:szCs w:val="20"/>
        </w:rPr>
        <w:t>F1-Score für Argumentationskomponenten und Beziehungen pro Prompt</w:t>
      </w:r>
      <w:bookmarkEnd w:id="960"/>
    </w:p>
    <w:p w14:paraId="0210378F" w14:textId="3CE15990" w:rsidR="00C72A2A" w:rsidRDefault="00823E70" w:rsidP="000B6E62">
      <w:r w:rsidRPr="00823E70">
        <w:rPr>
          <w:noProof/>
        </w:rPr>
        <w:drawing>
          <wp:inline distT="0" distB="0" distL="0" distR="0" wp14:anchorId="2C35CD91" wp14:editId="6570866A">
            <wp:extent cx="5579745" cy="4459605"/>
            <wp:effectExtent l="0" t="0" r="1905" b="0"/>
            <wp:docPr id="195294543" name="Grafik 1" descr="Ein Bild, das Text, Diagramm, Plan,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4543" name="Grafik 1" descr="Ein Bild, das Text, Diagramm, Plan, Zahl enthält.&#10;&#10;Automatisch generierte Beschreibung"/>
                    <pic:cNvPicPr/>
                  </pic:nvPicPr>
                  <pic:blipFill>
                    <a:blip r:embed="rId19"/>
                    <a:stretch>
                      <a:fillRect/>
                    </a:stretch>
                  </pic:blipFill>
                  <pic:spPr>
                    <a:xfrm>
                      <a:off x="0" y="0"/>
                      <a:ext cx="5579745" cy="4459605"/>
                    </a:xfrm>
                    <a:prstGeom prst="rect">
                      <a:avLst/>
                    </a:prstGeom>
                  </pic:spPr>
                </pic:pic>
              </a:graphicData>
            </a:graphic>
          </wp:inline>
        </w:drawing>
      </w:r>
    </w:p>
    <w:p w14:paraId="6E7B14BA" w14:textId="5C97823E" w:rsidR="004D5EF0" w:rsidRPr="007E3DFB" w:rsidRDefault="004D5EF0" w:rsidP="000B6E62">
      <w:pPr>
        <w:rPr>
          <w:sz w:val="20"/>
          <w:szCs w:val="18"/>
        </w:rPr>
      </w:pPr>
      <w:r w:rsidRPr="007E3DFB">
        <w:rPr>
          <w:sz w:val="20"/>
          <w:szCs w:val="18"/>
        </w:rPr>
        <w:t>Eigene Darstellung.</w:t>
      </w:r>
    </w:p>
    <w:p w14:paraId="37955F09" w14:textId="533EA151" w:rsidR="00A70EC3" w:rsidRDefault="000949E2" w:rsidP="000949E2">
      <w:r w:rsidRPr="00E60CDA">
        <w:rPr>
          <w:highlight w:val="cyan"/>
        </w:rPr>
        <w:t>Erklärung des gezeigten</w:t>
      </w:r>
      <w:r w:rsidR="00405BFF">
        <w:t>:</w:t>
      </w:r>
      <w:r w:rsidR="00276390">
        <w:t xml:space="preserve"> </w:t>
      </w:r>
      <w:r w:rsidR="00E60CDA">
        <w:t>Den h</w:t>
      </w:r>
      <w:r w:rsidR="00821D09">
        <w:t xml:space="preserve">öchster </w:t>
      </w:r>
      <w:r w:rsidR="00E60CDA">
        <w:t xml:space="preserve">F1-Score erreichen die Hauptaussagen, </w:t>
      </w:r>
      <w:r w:rsidR="004D1741">
        <w:t xml:space="preserve">gefolgt von den Prämissen, dann den Behauptungen und </w:t>
      </w:r>
      <w:r w:rsidR="000B75DC">
        <w:t>abschließend die Beziehungen.</w:t>
      </w:r>
      <w:r w:rsidR="009F3DFB">
        <w:t xml:space="preserve"> Generell zeigt sich </w:t>
      </w:r>
      <w:r w:rsidR="00394ADC">
        <w:t>ein höherer F1-Score bei</w:t>
      </w:r>
      <w:r w:rsidR="00E42E4B">
        <w:t xml:space="preserve"> zunehmender </w:t>
      </w:r>
      <w:r w:rsidR="003C656C">
        <w:t>Anzahl an übergebenen Beispielen.</w:t>
      </w:r>
      <w:r w:rsidR="008409D4">
        <w:t xml:space="preserve"> Vereinzelt stagniert der Wert </w:t>
      </w:r>
      <w:r w:rsidR="00DD6899">
        <w:t xml:space="preserve">im Vergleich von 20 zu 40 Beispielen </w:t>
      </w:r>
      <w:r w:rsidR="008409D4">
        <w:t xml:space="preserve">oder fällt sogar ab. Im Vergleich zum Basis-Prompt </w:t>
      </w:r>
      <w:r w:rsidR="00DD6899">
        <w:t xml:space="preserve">tragen die </w:t>
      </w:r>
      <w:r w:rsidR="007417A4">
        <w:t>Ergänzung einer Persona</w:t>
      </w:r>
      <w:r w:rsidR="007F3B4E">
        <w:t xml:space="preserve">, bei den Hauptaussagen und Prämissen in Verbindung mit </w:t>
      </w:r>
      <w:r w:rsidR="007417A4">
        <w:lastRenderedPageBreak/>
        <w:t>COT</w:t>
      </w:r>
      <w:r w:rsidR="007F3B4E">
        <w:t xml:space="preserve">, zu einer </w:t>
      </w:r>
      <w:r w:rsidR="002E0D1E">
        <w:t xml:space="preserve">Erhöhung der Leistung bei. </w:t>
      </w:r>
      <w:r w:rsidR="00E51EF1">
        <w:t>D</w:t>
      </w:r>
      <w:r w:rsidR="00187E72">
        <w:t xml:space="preserve">ieser </w:t>
      </w:r>
      <w:r w:rsidR="00E51EF1">
        <w:t xml:space="preserve">Vorteil </w:t>
      </w:r>
      <w:r w:rsidR="00187E72">
        <w:t xml:space="preserve">reduziert sich jedoch </w:t>
      </w:r>
      <w:r w:rsidR="002E0D1E">
        <w:t xml:space="preserve">oder entfällt </w:t>
      </w:r>
      <w:r w:rsidR="00187E72">
        <w:t>mit zunehmender Anzahl an übergebenen Beispielen.</w:t>
      </w:r>
    </w:p>
    <w:p w14:paraId="7BEA415A" w14:textId="27859CCA" w:rsidR="007417A4" w:rsidRDefault="007417A4" w:rsidP="000949E2">
      <w:r>
        <w:t>Es</w:t>
      </w:r>
    </w:p>
    <w:p w14:paraId="57681ED9" w14:textId="6748C8CA" w:rsidR="000949E2" w:rsidRDefault="007417A4" w:rsidP="000949E2">
      <w:r w:rsidRPr="007417A4">
        <w:rPr>
          <w:highlight w:val="cyan"/>
        </w:rPr>
        <w:t>%-Sätze der Steigerungen aufführen</w:t>
      </w:r>
    </w:p>
    <w:p w14:paraId="3AD92388" w14:textId="3D57DEDA" w:rsidR="000949E2" w:rsidRDefault="000949E2" w:rsidP="000949E2">
      <w:r>
        <w:t>Bspw. Kennzahl bilden: Genauigkeit pro Token</w:t>
      </w:r>
    </w:p>
    <w:p w14:paraId="41D47F83" w14:textId="77777777" w:rsidR="00091E0B" w:rsidRPr="00E86EDA" w:rsidRDefault="00091E0B" w:rsidP="000B6E62"/>
    <w:p w14:paraId="2D8C6CF1" w14:textId="77777777" w:rsidR="00200913" w:rsidRPr="00E86EDA" w:rsidRDefault="00200913" w:rsidP="000B6E62"/>
    <w:p w14:paraId="39D2DEE2" w14:textId="77777777" w:rsidR="00200913" w:rsidRDefault="00200913" w:rsidP="00200913">
      <w:pPr>
        <w:rPr>
          <w:ins w:id="961" w:author="Ben Fels" w:date="2024-12-21T12:01:00Z" w16du:dateUtc="2024-12-21T11:01:00Z"/>
        </w:rPr>
      </w:pPr>
      <w:ins w:id="962" w:author="Ben Fels" w:date="2024-12-21T12:01:00Z" w16du:dateUtc="2024-12-21T11:01:00Z">
        <w:r>
          <w:t xml:space="preserve">Das in </w:t>
        </w:r>
        <w:r w:rsidRPr="00886386">
          <w:rPr>
            <w:highlight w:val="magenta"/>
          </w:rPr>
          <w:fldChar w:fldCharType="begin"/>
        </w:r>
        <w:r>
          <w:rPr>
            <w:highlight w:val="magenta"/>
          </w:rPr>
          <w: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instrText>
        </w:r>
        <w:r w:rsidRPr="00886386">
          <w:rPr>
            <w:highlight w:val="magenta"/>
          </w:rPr>
          <w:fldChar w:fldCharType="separate"/>
        </w:r>
        <w:r w:rsidRPr="00895A9C">
          <w:rPr>
            <w:rFonts w:cs="Arial"/>
            <w:highlight w:val="magenta"/>
          </w:rPr>
          <w:t>(Stab &amp; Gurevych, 2017b, S. 646)</w:t>
        </w:r>
        <w:r w:rsidRPr="00886386">
          <w:rPr>
            <w:highlight w:val="magenta"/>
          </w:rPr>
          <w:fldChar w:fldCharType="end"/>
        </w:r>
        <w:r>
          <w:t xml:space="preserve"> vorgestellte Modell erreicht nahezu menschliche Performance mit </w:t>
        </w:r>
        <w:r w:rsidRPr="009715B6">
          <w:t>95,2 % der menschlichen Leistung bei der Identifizierung von Komponenten, 87,9 % bei der Identifizierung von Beziehungen und 80,5 % bei der Erkennung von Haltungen.</w:t>
        </w:r>
      </w:ins>
    </w:p>
    <w:p w14:paraId="69BD5AF1" w14:textId="77777777" w:rsidR="00200913" w:rsidRDefault="00200913" w:rsidP="00200913">
      <w:pPr>
        <w:rPr>
          <w:ins w:id="963" w:author="Ben Fels" w:date="2024-12-21T12:01:00Z" w16du:dateUtc="2024-12-21T11:01:00Z"/>
        </w:rPr>
      </w:pPr>
      <w:ins w:id="964" w:author="Ben Fels" w:date="2024-12-21T12:01:00Z" w16du:dateUtc="2024-12-21T11:01:00Z">
        <w:r w:rsidRPr="0069646E">
          <w:rPr>
            <w:noProof/>
          </w:rPr>
          <w:drawing>
            <wp:inline distT="0" distB="0" distL="0" distR="0" wp14:anchorId="3AACB078" wp14:editId="0DFAD133">
              <wp:extent cx="5579745" cy="1461770"/>
              <wp:effectExtent l="0" t="0" r="1905" b="5080"/>
              <wp:docPr id="1266577325"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20"/>
                      <a:stretch>
                        <a:fillRect/>
                      </a:stretch>
                    </pic:blipFill>
                    <pic:spPr>
                      <a:xfrm>
                        <a:off x="0" y="0"/>
                        <a:ext cx="5579745" cy="1461770"/>
                      </a:xfrm>
                      <a:prstGeom prst="rect">
                        <a:avLst/>
                      </a:prstGeom>
                    </pic:spPr>
                  </pic:pic>
                </a:graphicData>
              </a:graphic>
            </wp:inline>
          </w:drawing>
        </w:r>
      </w:ins>
    </w:p>
    <w:p w14:paraId="2056BD66" w14:textId="77777777" w:rsidR="00200913" w:rsidRDefault="00200913" w:rsidP="00200913">
      <w:pPr>
        <w:rPr>
          <w:ins w:id="965" w:author="Ben Fels" w:date="2024-12-21T12:01:00Z" w16du:dateUtc="2024-12-21T11:01:00Z"/>
        </w:rPr>
      </w:pPr>
      <w:ins w:id="966" w:author="Ben Fels" w:date="2024-12-21T12:01:00Z" w16du:dateUtc="2024-12-21T11:01:00Z">
        <w:r w:rsidRPr="0090739D">
          <w:rPr>
            <w:highlight w:val="magenta"/>
          </w:rPr>
          <w:fldChar w:fldCharType="begin"/>
        </w:r>
        <w:r>
          <w:rPr>
            <w:highlight w:val="magenta"/>
          </w:rPr>
          <w: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instrText>
        </w:r>
        <w:r w:rsidRPr="0090739D">
          <w:rPr>
            <w:highlight w:val="magenta"/>
          </w:rPr>
          <w:fldChar w:fldCharType="separate"/>
        </w:r>
        <w:r w:rsidRPr="00895A9C">
          <w:rPr>
            <w:rFonts w:cs="Arial"/>
            <w:highlight w:val="magenta"/>
          </w:rPr>
          <w:t>(Stab &amp; Gurevych, 2017b, S. 648)</w:t>
        </w:r>
        <w:r w:rsidRPr="0090739D">
          <w:rPr>
            <w:highlight w:val="magenta"/>
          </w:rPr>
          <w:fldChar w:fldCharType="end"/>
        </w:r>
      </w:ins>
    </w:p>
    <w:p w14:paraId="412EE87D" w14:textId="77777777" w:rsidR="00200913" w:rsidRPr="000C2133" w:rsidRDefault="00200913" w:rsidP="000B6E62"/>
    <w:p w14:paraId="256EFACD" w14:textId="616CAC28" w:rsidR="00690A2C" w:rsidRPr="001F04C6" w:rsidRDefault="00690A2C" w:rsidP="004A5A26">
      <w:pPr>
        <w:pStyle w:val="berschrift1"/>
      </w:pPr>
      <w:bookmarkStart w:id="967" w:name="_Ref188082387"/>
      <w:bookmarkStart w:id="968" w:name="_Toc188683533"/>
      <w:r w:rsidRPr="001F04C6">
        <w:t>Diskussion und Handlungsempfehlungen</w:t>
      </w:r>
      <w:bookmarkEnd w:id="967"/>
      <w:bookmarkEnd w:id="968"/>
    </w:p>
    <w:p w14:paraId="2073CF80" w14:textId="77777777" w:rsidR="00256D66" w:rsidRPr="002D71B9" w:rsidRDefault="00256D66" w:rsidP="00256D66">
      <w:pPr>
        <w:autoSpaceDE w:val="0"/>
        <w:autoSpaceDN w:val="0"/>
        <w:adjustRightInd w:val="0"/>
        <w:spacing w:after="0" w:line="240" w:lineRule="auto"/>
        <w:rPr>
          <w:color w:val="FF0000"/>
        </w:rPr>
      </w:pPr>
      <w:r w:rsidRPr="002D71B9">
        <w:rPr>
          <w:color w:val="FF0000"/>
        </w:rPr>
        <w:t>- Diskussion der Ergebnisse</w:t>
      </w:r>
    </w:p>
    <w:p w14:paraId="15EC162D" w14:textId="77777777" w:rsidR="00256D66" w:rsidRPr="002D71B9" w:rsidRDefault="00256D66" w:rsidP="00256D66">
      <w:pPr>
        <w:autoSpaceDE w:val="0"/>
        <w:autoSpaceDN w:val="0"/>
        <w:adjustRightInd w:val="0"/>
        <w:spacing w:after="0" w:line="240" w:lineRule="auto"/>
        <w:rPr>
          <w:color w:val="FF0000"/>
        </w:rPr>
      </w:pPr>
      <w:r w:rsidRPr="002D71B9">
        <w:rPr>
          <w:color w:val="FF0000"/>
        </w:rPr>
        <w:t xml:space="preserve">- </w:t>
      </w:r>
      <w:proofErr w:type="gramStart"/>
      <w:r w:rsidRPr="002D71B9">
        <w:rPr>
          <w:color w:val="FF0000"/>
        </w:rPr>
        <w:t>Möglicherweise</w:t>
      </w:r>
      <w:proofErr w:type="gramEnd"/>
      <w:r w:rsidRPr="002D71B9">
        <w:rPr>
          <w:color w:val="FF0000"/>
        </w:rPr>
        <w:t xml:space="preserve"> Ableitung von Handlungsempfehlungen</w:t>
      </w:r>
    </w:p>
    <w:p w14:paraId="4D18923D" w14:textId="1D1B8A6D" w:rsidR="00690A2C" w:rsidRPr="002D71B9" w:rsidRDefault="00256D66" w:rsidP="00256D66">
      <w:pPr>
        <w:rPr>
          <w:color w:val="FF0000"/>
        </w:rPr>
      </w:pPr>
      <w:r w:rsidRPr="002D71B9">
        <w:rPr>
          <w:color w:val="FF0000"/>
        </w:rPr>
        <w:t>- Limitationen, weiterführende (neue) Forschungsfragen, etc.</w:t>
      </w:r>
    </w:p>
    <w:p w14:paraId="1914E0E2" w14:textId="29780ABC" w:rsidR="00A62A3D" w:rsidRPr="006167B1" w:rsidRDefault="00A62A3D" w:rsidP="00256D66">
      <w:pPr>
        <w:rPr>
          <w:b/>
          <w:u w:val="single"/>
        </w:rPr>
      </w:pPr>
      <w:r w:rsidRPr="006167B1">
        <w:rPr>
          <w:b/>
          <w:u w:val="single"/>
        </w:rPr>
        <w:t>Diskussion der Ergebnisse</w:t>
      </w:r>
    </w:p>
    <w:p w14:paraId="4C46BE16" w14:textId="2B9C857B" w:rsidR="004B4807" w:rsidRDefault="004B4807" w:rsidP="00256D66">
      <w:pPr>
        <w:rPr>
          <w:b/>
          <w:i/>
        </w:rPr>
      </w:pPr>
      <w:r w:rsidRPr="004B4807">
        <w:rPr>
          <w:b/>
          <w:i/>
        </w:rPr>
        <w:t xml:space="preserve">Unterscheidung für </w:t>
      </w:r>
      <w:proofErr w:type="spellStart"/>
      <w:r w:rsidRPr="004B4807">
        <w:rPr>
          <w:b/>
          <w:i/>
        </w:rPr>
        <w:t>MajorClaims</w:t>
      </w:r>
      <w:proofErr w:type="spellEnd"/>
      <w:r w:rsidRPr="004B4807">
        <w:rPr>
          <w:b/>
          <w:i/>
        </w:rPr>
        <w:t xml:space="preserve">, Claims, </w:t>
      </w:r>
      <w:proofErr w:type="spellStart"/>
      <w:r w:rsidRPr="004B4807">
        <w:rPr>
          <w:b/>
          <w:i/>
        </w:rPr>
        <w:t>Premisses</w:t>
      </w:r>
      <w:proofErr w:type="spellEnd"/>
      <w:r w:rsidRPr="004B4807">
        <w:rPr>
          <w:b/>
          <w:i/>
        </w:rPr>
        <w:t xml:space="preserve"> und Relations.</w:t>
      </w:r>
    </w:p>
    <w:p w14:paraId="05ED7F67" w14:textId="718F643A" w:rsidR="00F87758" w:rsidRDefault="00AA64C3" w:rsidP="00256D66">
      <w:r>
        <w:t xml:space="preserve">Die </w:t>
      </w:r>
      <w:r w:rsidR="00EF49CB">
        <w:t xml:space="preserve">besonders </w:t>
      </w:r>
      <w:r>
        <w:t>niedrige Leistung des LLMs bei Vorhersage der Beziehungen lässt sich höchstwa</w:t>
      </w:r>
      <w:r w:rsidR="00B620E0">
        <w:t>h</w:t>
      </w:r>
      <w:r>
        <w:t>r</w:t>
      </w:r>
      <w:r w:rsidR="00B620E0">
        <w:t xml:space="preserve">scheinlich damit erklären, dass diese auf der Identifikation der </w:t>
      </w:r>
      <w:r w:rsidR="00EF49CB">
        <w:t xml:space="preserve">Argumentationskomponenten aufbaut. Sofern die </w:t>
      </w:r>
      <w:r w:rsidR="00670483">
        <w:t xml:space="preserve">Argumentationskomponenten nicht </w:t>
      </w:r>
      <w:r w:rsidR="00670483">
        <w:lastRenderedPageBreak/>
        <w:t xml:space="preserve">korrekt identifiziert werden, </w:t>
      </w:r>
      <w:r w:rsidR="00CF5A96">
        <w:t xml:space="preserve">werden </w:t>
      </w:r>
      <w:r w:rsidR="00670483">
        <w:t xml:space="preserve">auch die dazugehörigen Beziehungen </w:t>
      </w:r>
      <w:r w:rsidR="00CF5A96">
        <w:t>als nicht korrekt gewertet.</w:t>
      </w:r>
    </w:p>
    <w:p w14:paraId="0BA66005" w14:textId="77777777" w:rsidR="00670483" w:rsidRDefault="00670483" w:rsidP="00256D66"/>
    <w:p w14:paraId="470DF7A0" w14:textId="0D3E759E" w:rsidR="00517118" w:rsidRPr="00517118" w:rsidRDefault="00517118" w:rsidP="00256D66">
      <w:pPr>
        <w:rPr>
          <w:b/>
        </w:rPr>
      </w:pPr>
      <w:r w:rsidRPr="00517118">
        <w:rPr>
          <w:b/>
        </w:rPr>
        <w:t>Unterscheidung ZS, OS; FS</w:t>
      </w:r>
    </w:p>
    <w:p w14:paraId="2FE88997" w14:textId="77777777" w:rsidR="00517118" w:rsidRDefault="00517118" w:rsidP="00517118">
      <w:r>
        <w:t xml:space="preserve">Die Ergänzung von Beispielen in Prompt verhält sich ähnlich zum Grenznutzen. Übersetzt auf den Anwendungsfall bedeutet dies, dass jedes weitere Beispiel einen geringeren Leistungszuwachs </w:t>
      </w:r>
      <w:proofErr w:type="gramStart"/>
      <w:r>
        <w:t>beiträgt,</w:t>
      </w:r>
      <w:proofErr w:type="gramEnd"/>
      <w:r>
        <w:t xml:space="preserve"> als das Vorherige.</w:t>
      </w:r>
    </w:p>
    <w:p w14:paraId="06F3203A" w14:textId="77777777" w:rsidR="00517118" w:rsidRDefault="00517118" w:rsidP="00517118">
      <w:r>
        <w:t>Anhand der FS40-Prompts wird sogar deutlich, dass die Leistung nicht zwangsläufig mit mehr Beispielen immer besser wird.</w:t>
      </w:r>
    </w:p>
    <w:p w14:paraId="42E10CC1" w14:textId="77777777" w:rsidR="00517118" w:rsidRDefault="00517118" w:rsidP="00256D66"/>
    <w:p w14:paraId="1DD1030F" w14:textId="6AACE581" w:rsidR="004B4807" w:rsidRPr="006167B1" w:rsidRDefault="006167B1" w:rsidP="00256D66">
      <w:pPr>
        <w:rPr>
          <w:b/>
          <w:i/>
        </w:rPr>
      </w:pPr>
      <w:r w:rsidRPr="006167B1">
        <w:rPr>
          <w:b/>
          <w:i/>
        </w:rPr>
        <w:t>Unterscheidung für Basic, Persona, COT und Persona-COT</w:t>
      </w:r>
    </w:p>
    <w:p w14:paraId="37D77F57" w14:textId="77777777" w:rsidR="004B4807" w:rsidRDefault="004B4807" w:rsidP="00256D66"/>
    <w:p w14:paraId="43B01FB4" w14:textId="50F73C77" w:rsidR="007D5D63" w:rsidRDefault="007D5D63" w:rsidP="00256D66">
      <w:r>
        <w:t>Entlang der Untersuchung wurde deutlich, dass es sich beim Argument Mining um ein komplexes Thema handelt, …</w:t>
      </w:r>
    </w:p>
    <w:p w14:paraId="256E5DA5" w14:textId="3A9E5345" w:rsidR="004B4807" w:rsidRDefault="00F70095" w:rsidP="00256D66">
      <w:r>
        <w:t>Die Eingabeaufforderungen tragen zur Leistungsverbesserung bei</w:t>
      </w:r>
      <w:r w:rsidR="003F027F">
        <w:t xml:space="preserve">. Allerdings gibt es keine eindeutige </w:t>
      </w:r>
      <w:r w:rsidR="00D90D4C">
        <w:t xml:space="preserve">Prompt Engineering Technik, die </w:t>
      </w:r>
      <w:r w:rsidR="00E148EF">
        <w:t xml:space="preserve">über alle Argumentationskomponenten sowie die Beziehungen durchgehend </w:t>
      </w:r>
      <w:r w:rsidR="007E3928">
        <w:t>die beste Leistung erzielt.</w:t>
      </w:r>
    </w:p>
    <w:p w14:paraId="53CC8EAE" w14:textId="1EA26490" w:rsidR="00517118" w:rsidRDefault="004F03B2" w:rsidP="00517118">
      <w:r>
        <w:t xml:space="preserve">Die Einbindung von COT </w:t>
      </w:r>
      <w:r w:rsidR="00F71B16">
        <w:t xml:space="preserve">erzielt </w:t>
      </w:r>
      <w:r>
        <w:t xml:space="preserve">im </w:t>
      </w:r>
      <w:r w:rsidR="00F71B16">
        <w:t>V</w:t>
      </w:r>
      <w:r>
        <w:t xml:space="preserve">ergleich </w:t>
      </w:r>
      <w:r w:rsidR="00F71B16">
        <w:t>zum Basis-Prompt keinen</w:t>
      </w:r>
      <w:r w:rsidR="00A811B2">
        <w:t xml:space="preserve"> Leistungssteigerung</w:t>
      </w:r>
      <w:r w:rsidR="00437B86">
        <w:t xml:space="preserve">. </w:t>
      </w:r>
      <w:r w:rsidR="002901C5">
        <w:t xml:space="preserve">Abgesehen </w:t>
      </w:r>
      <w:r w:rsidR="00437B86">
        <w:t xml:space="preserve">davon </w:t>
      </w:r>
      <w:r w:rsidR="002901C5">
        <w:t xml:space="preserve">wird </w:t>
      </w:r>
      <w:r w:rsidR="00437B86">
        <w:t xml:space="preserve">jedoch </w:t>
      </w:r>
      <w:r w:rsidR="002901C5">
        <w:t xml:space="preserve">deutlich, dass die </w:t>
      </w:r>
      <w:r w:rsidR="00BC60FD">
        <w:t xml:space="preserve">Ergänzung der </w:t>
      </w:r>
      <w:r w:rsidR="00BC60FD" w:rsidRPr="00BC60FD">
        <w:rPr>
          <w:highlight w:val="cyan"/>
        </w:rPr>
        <w:t xml:space="preserve">„speziellen </w:t>
      </w:r>
      <w:proofErr w:type="spellStart"/>
      <w:r w:rsidR="00BC60FD" w:rsidRPr="00BC60FD">
        <w:rPr>
          <w:highlight w:val="cyan"/>
        </w:rPr>
        <w:t>Promptteile</w:t>
      </w:r>
      <w:proofErr w:type="spellEnd"/>
      <w:r w:rsidR="00BC60FD" w:rsidRPr="00BC60FD">
        <w:rPr>
          <w:highlight w:val="cyan"/>
        </w:rPr>
        <w:t>“ (Persona, Persona-COT</w:t>
      </w:r>
      <w:r w:rsidR="00BC60FD">
        <w:t>) b</w:t>
      </w:r>
      <w:r w:rsidR="000A7384">
        <w:t xml:space="preserve">ei weniger übergebenen Beispielen </w:t>
      </w:r>
      <w:r w:rsidR="00AC79CD">
        <w:t>eine</w:t>
      </w:r>
      <w:r w:rsidR="00D13BED">
        <w:t xml:space="preserve"> Leistungssteigerung herbeiführt. Dies verringert sich jedoch mit </w:t>
      </w:r>
      <w:r w:rsidR="002D214F">
        <w:t>zunehmender Anzahl der Beispiele oder verschwindet sogar ganz.</w:t>
      </w:r>
    </w:p>
    <w:p w14:paraId="4FE3643B" w14:textId="08FB9B14" w:rsidR="005F1CE4" w:rsidRDefault="0056573B" w:rsidP="00517118">
      <w:r>
        <w:t xml:space="preserve">Es ist denkbar, dass </w:t>
      </w:r>
      <w:r w:rsidR="00D97421">
        <w:t>Verwendung einer</w:t>
      </w:r>
      <w:r>
        <w:t xml:space="preserve"> struktu</w:t>
      </w:r>
      <w:r w:rsidR="00B36212">
        <w:t>rierte</w:t>
      </w:r>
      <w:r w:rsidR="00D97421">
        <w:t>n</w:t>
      </w:r>
      <w:r w:rsidR="00B36212">
        <w:t xml:space="preserve"> Ausgabe </w:t>
      </w:r>
      <w:r w:rsidR="00D97421">
        <w:t xml:space="preserve">des LLMs </w:t>
      </w:r>
      <w:r w:rsidR="00B36212">
        <w:t xml:space="preserve">die Wirkung von </w:t>
      </w:r>
      <w:r w:rsidR="00FF6ED1">
        <w:t>COT verringert.</w:t>
      </w:r>
    </w:p>
    <w:p w14:paraId="2DE04359" w14:textId="1F37957C" w:rsidR="00517118" w:rsidRDefault="00517118" w:rsidP="00256D66">
      <w:r>
        <w:t xml:space="preserve">Unter Berücksichtigung der </w:t>
      </w:r>
      <w:proofErr w:type="spellStart"/>
      <w:r>
        <w:t>Tokenanzahl</w:t>
      </w:r>
      <w:proofErr w:type="spellEnd"/>
      <w:r>
        <w:t xml:space="preserve"> ist eine Abwägung zwischen benötigter Genauigkeit und den damit verbundenen Kosten zu treffen. Die </w:t>
      </w:r>
    </w:p>
    <w:p w14:paraId="0641E253" w14:textId="0140CC0A" w:rsidR="004930E1" w:rsidRDefault="004930E1" w:rsidP="00256D66">
      <w:r>
        <w:t>Bei gleicher Performance</w:t>
      </w:r>
      <w:r w:rsidR="00B40158">
        <w:t xml:space="preserve"> </w:t>
      </w:r>
      <w:r w:rsidR="00283177">
        <w:t xml:space="preserve">sollte </w:t>
      </w:r>
      <w:r w:rsidR="00D25430">
        <w:t>der Prompt mit weniger Token verwendet werden.</w:t>
      </w:r>
    </w:p>
    <w:p w14:paraId="7722FC53" w14:textId="77777777" w:rsidR="004930E1" w:rsidRDefault="004930E1" w:rsidP="00256D66"/>
    <w:p w14:paraId="450B8D6E" w14:textId="57860A14" w:rsidR="00045489" w:rsidRDefault="00045489" w:rsidP="00256D66">
      <w:r>
        <w:lastRenderedPageBreak/>
        <w:t>Abgleich mit der Leistung von menschlichen Experten</w:t>
      </w:r>
    </w:p>
    <w:p w14:paraId="7F043662" w14:textId="3532035C" w:rsidR="0066378B" w:rsidRDefault="0066378B" w:rsidP="00256D66">
      <w:r>
        <w:t xml:space="preserve">Abgleich mit dem Ansatz aus </w:t>
      </w:r>
      <w:r w:rsidR="000D2FF2">
        <w:t>Paper zum Datensatz.</w:t>
      </w:r>
    </w:p>
    <w:p w14:paraId="3E0F71FE" w14:textId="03038A58" w:rsidR="00045489" w:rsidRDefault="0067198E" w:rsidP="00256D66">
      <w:r>
        <w:t>Auch wenn es keine bessere Leistung hat</w:t>
      </w:r>
      <w:r w:rsidR="00C00A5C">
        <w:t>, ist es wesentlich leichter umzusetzen, da kein Expertenwissen benötigt wird und damit auch günstiger.</w:t>
      </w:r>
    </w:p>
    <w:p w14:paraId="1AE85D81" w14:textId="77777777" w:rsidR="00D27616" w:rsidRDefault="00D27616" w:rsidP="00D27616">
      <w:r>
        <w:t xml:space="preserve">Die Ergänzung von Beispielen und Persona teils in Verbindung mit COT besonders effektiv für die Verbesserung  der </w:t>
      </w:r>
    </w:p>
    <w:p w14:paraId="1BDF466F" w14:textId="33B30715" w:rsidR="004152E8" w:rsidRDefault="004152E8" w:rsidP="00256D66"/>
    <w:p w14:paraId="4040AA8F" w14:textId="4E6C285D" w:rsidR="0069508D" w:rsidRDefault="0069508D" w:rsidP="0069508D">
      <w:pPr>
        <w:jc w:val="both"/>
      </w:pPr>
      <w:r>
        <w:t xml:space="preserve">Ein effizienter Umgang mit der </w:t>
      </w:r>
      <w:proofErr w:type="spellStart"/>
      <w:r>
        <w:t>Tokenanzahl</w:t>
      </w:r>
      <w:proofErr w:type="spellEnd"/>
      <w:r>
        <w:t xml:space="preserve"> ein wichtiger Aspekt bei der Anwendung von LLMs.</w:t>
      </w:r>
      <w:r w:rsidR="00B51C43">
        <w:t xml:space="preserve"> </w:t>
      </w:r>
      <w:r w:rsidR="004B37B5">
        <w:t xml:space="preserve">Je mehr Beispiele ein Prompt umfasst, desto größer die </w:t>
      </w:r>
      <w:proofErr w:type="spellStart"/>
      <w:r w:rsidR="004B37B5">
        <w:t>Tokenanzahl</w:t>
      </w:r>
      <w:proofErr w:type="spellEnd"/>
      <w:r w:rsidR="004B37B5">
        <w:t xml:space="preserve"> und umso höher sind auch die Kosten des Prompts. </w:t>
      </w:r>
      <w:r w:rsidR="00593F4C">
        <w:t>Hier sollte individuell eine Abwägung zwischen den Kosten und dem Nutzen</w:t>
      </w:r>
      <w:r w:rsidR="00CC75AA">
        <w:t xml:space="preserve"> erfolgen. </w:t>
      </w:r>
    </w:p>
    <w:p w14:paraId="1AC986AF" w14:textId="51E91412" w:rsidR="0069508D" w:rsidRDefault="00CC75AA" w:rsidP="00256D66">
      <w:r>
        <w:t xml:space="preserve">Der optimale Prompt </w:t>
      </w:r>
      <w:r w:rsidR="00C371AA">
        <w:t xml:space="preserve">hängt somit davon ab, welches Ziel oberste Priorität hat, höchste </w:t>
      </w:r>
      <w:r w:rsidR="00103701">
        <w:t>Genauigkeit oder Einhaltung einer Kostenobergrenze.</w:t>
      </w:r>
    </w:p>
    <w:p w14:paraId="3D83D5F8" w14:textId="77777777" w:rsidR="00A43054" w:rsidRPr="007D5D63" w:rsidRDefault="00A43054" w:rsidP="00256D66"/>
    <w:p w14:paraId="78113B2D" w14:textId="7543C381" w:rsidR="00E669D3" w:rsidRPr="006167B1" w:rsidRDefault="00E669D3" w:rsidP="00256D66">
      <w:pPr>
        <w:rPr>
          <w:ins w:id="969" w:author="Ben Fels" w:date="2024-12-21T19:09:00Z" w16du:dateUtc="2024-12-21T18:09:00Z"/>
          <w:b/>
          <w:u w:val="single"/>
        </w:rPr>
      </w:pPr>
      <w:ins w:id="970" w:author="Ben Fels" w:date="2024-12-21T19:09:00Z" w16du:dateUtc="2024-12-21T18:09:00Z">
        <w:r w:rsidRPr="006167B1">
          <w:rPr>
            <w:b/>
            <w:u w:val="single"/>
          </w:rPr>
          <w:t>Praktischer Mehrwert</w:t>
        </w:r>
      </w:ins>
    </w:p>
    <w:p w14:paraId="4DACF765" w14:textId="14EAFBD3" w:rsidR="001B1E51" w:rsidRDefault="009B1E46" w:rsidP="00E669D3">
      <w:pPr>
        <w:jc w:val="both"/>
      </w:pPr>
      <w:r>
        <w:t xml:space="preserve">Die vorliegende Untersuchung gibt </w:t>
      </w:r>
      <w:ins w:id="971" w:author="Ben Fels" w:date="2024-12-21T19:09:00Z" w16du:dateUtc="2024-12-21T18:09:00Z">
        <w:r w:rsidR="00E669D3" w:rsidRPr="002B6366">
          <w:t xml:space="preserve">Aufschluss darüber, wie leistungsfähig </w:t>
        </w:r>
        <w:r w:rsidR="00E669D3">
          <w:t>LLMs</w:t>
        </w:r>
        <w:r w:rsidR="00E669D3" w:rsidRPr="002B6366">
          <w:t xml:space="preserve"> für das </w:t>
        </w:r>
        <w:r w:rsidR="00E669D3">
          <w:t>Argument Mining</w:t>
        </w:r>
        <w:r w:rsidR="00E669D3" w:rsidRPr="002B6366">
          <w:t xml:space="preserve"> sind und welche</w:t>
        </w:r>
      </w:ins>
      <w:r w:rsidR="006519B0">
        <w:t xml:space="preserve"> der betrachteten</w:t>
      </w:r>
      <w:ins w:id="972" w:author="Ben Fels" w:date="2024-12-21T19:09:00Z" w16du:dateUtc="2024-12-21T18:09:00Z">
        <w:r w:rsidR="00E669D3" w:rsidRPr="002B6366">
          <w:t xml:space="preserve"> </w:t>
        </w:r>
        <w:r w:rsidR="00E669D3">
          <w:t xml:space="preserve">Prompt Engineering Techniken in diesem Zusammenhang </w:t>
        </w:r>
        <w:r w:rsidR="00E669D3" w:rsidRPr="002B6366">
          <w:t>die besten Ergebnisse liefern</w:t>
        </w:r>
        <w:r w:rsidR="00E669D3">
          <w:t xml:space="preserve">. </w:t>
        </w:r>
      </w:ins>
      <w:r w:rsidR="007818F1">
        <w:t xml:space="preserve">Die Untersuchung </w:t>
      </w:r>
      <w:r w:rsidR="001B1E51">
        <w:t xml:space="preserve">trägt damit </w:t>
      </w:r>
      <w:ins w:id="973" w:author="Ben Fels" w:date="2024-12-21T19:09:00Z" w16du:dateUtc="2024-12-21T18:09:00Z">
        <w:r w:rsidR="00E669D3" w:rsidRPr="000B24F9">
          <w:t xml:space="preserve">sowohl zur Weiterentwicklung der Forschung auf </w:t>
        </w:r>
        <w:r w:rsidR="00E669D3">
          <w:t xml:space="preserve">dem Gebiet des Argument </w:t>
        </w:r>
        <w:proofErr w:type="spellStart"/>
        <w:r w:rsidR="00E669D3">
          <w:t>Minings</w:t>
        </w:r>
        <w:proofErr w:type="spellEnd"/>
        <w:r w:rsidR="00E669D3">
          <w:t xml:space="preserve"> </w:t>
        </w:r>
        <w:r w:rsidR="00E669D3" w:rsidRPr="000B24F9">
          <w:t xml:space="preserve">als auch zur praktischen Anwendung </w:t>
        </w:r>
        <w:r w:rsidR="00E669D3">
          <w:t xml:space="preserve">von LLMs </w:t>
        </w:r>
        <w:r w:rsidR="00E669D3" w:rsidRPr="000B24F9">
          <w:t xml:space="preserve">in realen </w:t>
        </w:r>
        <w:r w:rsidR="00E669D3">
          <w:t>Anwendungsfällen</w:t>
        </w:r>
        <w:r w:rsidR="00E669D3" w:rsidRPr="000B24F9">
          <w:t xml:space="preserve"> be</w:t>
        </w:r>
      </w:ins>
      <w:r w:rsidR="001B1E51">
        <w:t>i</w:t>
      </w:r>
      <w:ins w:id="974" w:author="Ben Fels" w:date="2024-12-21T19:09:00Z" w16du:dateUtc="2024-12-21T18:09:00Z">
        <w:r w:rsidR="00E669D3" w:rsidRPr="000B24F9">
          <w:t>.</w:t>
        </w:r>
        <w:r w:rsidR="00E669D3">
          <w:t xml:space="preserve"> </w:t>
        </w:r>
      </w:ins>
    </w:p>
    <w:p w14:paraId="12A76DE4" w14:textId="049E72F6" w:rsidR="00E669D3" w:rsidRDefault="00E669D3" w:rsidP="00E669D3">
      <w:pPr>
        <w:jc w:val="both"/>
        <w:rPr>
          <w:ins w:id="975" w:author="Ben Fels" w:date="2024-12-21T19:09:00Z" w16du:dateUtc="2024-12-21T18:09:00Z"/>
        </w:rPr>
      </w:pPr>
      <w:ins w:id="976" w:author="Ben Fels" w:date="2024-12-21T19:09:00Z" w16du:dateUtc="2024-12-21T18:09:00Z">
        <w:r w:rsidRPr="0083027F">
          <w:t>Ein</w:t>
        </w:r>
        <w:r>
          <w:t xml:space="preserve">e effiziente und strukturierte Extraktion </w:t>
        </w:r>
        <w:r w:rsidRPr="0083027F">
          <w:t xml:space="preserve">von Argumenten </w:t>
        </w:r>
        <w:r>
          <w:t xml:space="preserve">kann </w:t>
        </w:r>
        <w:r w:rsidRPr="0083027F">
          <w:t>dazu beitragen, Diskussionen nachvollziehbarer zu machen</w:t>
        </w:r>
        <w:r>
          <w:t>, sodass</w:t>
        </w:r>
        <w:r w:rsidRPr="005C0A3F">
          <w:t xml:space="preserve"> komplexe Themen besser </w:t>
        </w:r>
        <w:r>
          <w:t>durchdrungen und darauf aufbauend</w:t>
        </w:r>
        <w:r w:rsidRPr="005C0A3F">
          <w:t xml:space="preserve"> fundierte Entscheidungen </w:t>
        </w:r>
        <w:r>
          <w:t>getroffen werden können</w:t>
        </w:r>
        <w:r w:rsidRPr="005C0A3F">
          <w:t>.</w:t>
        </w:r>
      </w:ins>
    </w:p>
    <w:p w14:paraId="22ECDBCB" w14:textId="77777777" w:rsidR="007932BC" w:rsidRDefault="007932BC" w:rsidP="00256D66">
      <w:pPr>
        <w:rPr>
          <w:b/>
        </w:rPr>
      </w:pPr>
    </w:p>
    <w:p w14:paraId="18A0D476" w14:textId="53EA427D" w:rsidR="002D71B9" w:rsidRDefault="00C44C58" w:rsidP="00256D66">
      <w:r w:rsidRPr="00C44C58">
        <w:rPr>
          <w:b/>
        </w:rPr>
        <w:t>Limitationen</w:t>
      </w:r>
    </w:p>
    <w:p w14:paraId="581CD909" w14:textId="41CE3DCC" w:rsidR="00777574" w:rsidRDefault="00C44C58" w:rsidP="00A40614">
      <w:pPr>
        <w:pStyle w:val="Listenabsatz"/>
        <w:numPr>
          <w:ilvl w:val="0"/>
          <w:numId w:val="54"/>
        </w:numPr>
        <w:rPr>
          <w:ins w:id="977" w:author="Ben Fels" w:date="2024-12-17T09:18:00Z" w16du:dateUtc="2024-12-17T08:18:00Z"/>
        </w:rPr>
      </w:pPr>
      <w:r>
        <w:t>Die Ergebnisse gelten nur für d</w:t>
      </w:r>
      <w:r w:rsidR="00631ACF">
        <w:t>as</w:t>
      </w:r>
      <w:r>
        <w:t xml:space="preserve"> untersuchten LLM</w:t>
      </w:r>
    </w:p>
    <w:p w14:paraId="290026DF" w14:textId="6F5CC58D" w:rsidR="005755D9" w:rsidRDefault="005755D9" w:rsidP="00A40614">
      <w:pPr>
        <w:pStyle w:val="Listenabsatz"/>
        <w:numPr>
          <w:ilvl w:val="0"/>
          <w:numId w:val="54"/>
        </w:numPr>
      </w:pPr>
      <w:ins w:id="978" w:author="Ben Fels" w:date="2024-12-17T09:18:00Z" w16du:dateUtc="2024-12-17T08:18:00Z">
        <w:r>
          <w:t>Nur für englische Sprache</w:t>
        </w:r>
      </w:ins>
    </w:p>
    <w:p w14:paraId="17674173" w14:textId="312AA676" w:rsidR="0093512E" w:rsidRDefault="00E370DB" w:rsidP="00A40614">
      <w:pPr>
        <w:pStyle w:val="Listenabsatz"/>
        <w:numPr>
          <w:ilvl w:val="0"/>
          <w:numId w:val="54"/>
        </w:numPr>
      </w:pPr>
      <w:r>
        <w:lastRenderedPageBreak/>
        <w:t xml:space="preserve">Sowohl die </w:t>
      </w:r>
      <w:r w:rsidR="006F3F9D">
        <w:t>Verwendung von abweichenden Formulierungen</w:t>
      </w:r>
      <w:r>
        <w:t xml:space="preserve">, als </w:t>
      </w:r>
      <w:r w:rsidR="00C93254">
        <w:t xml:space="preserve">die Reihenfolge des Inhalts kann </w:t>
      </w:r>
      <w:r w:rsidR="00346DC1">
        <w:t>zu unterschiedlichen Antworten</w:t>
      </w:r>
      <w:r w:rsidR="00E601C5">
        <w:t xml:space="preserve"> des LLMs</w:t>
      </w:r>
      <w:r w:rsidR="00C93254">
        <w:t xml:space="preserve"> führen</w:t>
      </w:r>
      <w:r w:rsidR="00E601C5">
        <w:t xml:space="preserve"> </w:t>
      </w:r>
      <w:r w:rsidR="00E601C5" w:rsidRPr="00A40614">
        <w:rPr>
          <w:highlight w:val="magenta"/>
        </w:rPr>
        <w:fldChar w:fldCharType="begin"/>
      </w:r>
      <w:r w:rsidR="005A6983">
        <w:rPr>
          <w:highlight w:val="magenta"/>
        </w:rPr>
        <w:instrText xml:space="preserve"> ADDIN ZOTERO_ITEM CSL_CITATION {"citationID":"2D9zrrUx","properties":{"formattedCitation":"(Google, 2024)","plainCitation":"(Google, 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schema":"https://github.com/citation-style-language/schema/raw/master/csl-citation.json"} </w:instrText>
      </w:r>
      <w:r w:rsidR="00E601C5" w:rsidRPr="00A40614">
        <w:rPr>
          <w:highlight w:val="magenta"/>
        </w:rPr>
        <w:fldChar w:fldCharType="separate"/>
      </w:r>
      <w:r w:rsidR="005A6983" w:rsidRPr="005A6983">
        <w:rPr>
          <w:rFonts w:cs="Arial"/>
          <w:highlight w:val="magenta"/>
        </w:rPr>
        <w:t>(Google, 2024)</w:t>
      </w:r>
      <w:r w:rsidR="00E601C5" w:rsidRPr="00A40614">
        <w:rPr>
          <w:highlight w:val="magenta"/>
        </w:rPr>
        <w:fldChar w:fldCharType="end"/>
      </w:r>
      <w:r w:rsidR="00E601C5">
        <w:t>.</w:t>
      </w:r>
      <w:r w:rsidR="00C93254">
        <w:t xml:space="preserve"> Die Ergebnisse beziehen sich folglich auf die dargestellten Prompt Templates.</w:t>
      </w:r>
      <w:r w:rsidR="00E601C5">
        <w:t xml:space="preserve"> </w:t>
      </w:r>
    </w:p>
    <w:p w14:paraId="3E3ADC75" w14:textId="7266D743" w:rsidR="00A40614" w:rsidRDefault="00FD5C53" w:rsidP="00A40614">
      <w:pPr>
        <w:pStyle w:val="Listenabsatz"/>
        <w:numPr>
          <w:ilvl w:val="0"/>
          <w:numId w:val="54"/>
        </w:numPr>
      </w:pPr>
      <w:r>
        <w:t>Der Datensatz enthält lediglich argumentative Aufsätze</w:t>
      </w:r>
      <w:r w:rsidR="00201BE0">
        <w:t>, weshalb die</w:t>
      </w:r>
      <w:r w:rsidR="005B637D">
        <w:t xml:space="preserve"> </w:t>
      </w:r>
      <w:r w:rsidR="00201BE0">
        <w:t xml:space="preserve">Prompts auch </w:t>
      </w:r>
      <w:r w:rsidR="005B637D">
        <w:t>nur Beispiele von argumentativen Aufsätzen beinhalten</w:t>
      </w:r>
      <w:r>
        <w:t xml:space="preserve">. Für andere argumentative Textarten oder auch nicht-argumentative Texte sind weitere Untersuchungen durchzuführen. </w:t>
      </w:r>
      <w:r w:rsidR="00FD6765">
        <w:sym w:font="Wingdings" w:char="F0E0"/>
      </w:r>
      <w:r w:rsidR="00FD6765">
        <w:t>Nicht domänenunabhängig anwendbar.</w:t>
      </w:r>
      <w:r w:rsidR="0094588F">
        <w:t xml:space="preserve"> Erweiterung des Datensatzes auf verschiedene Domänen. Ggf. ist die Datensatzgröße dann für ein Fine-Tuning ausreichend.</w:t>
      </w:r>
    </w:p>
    <w:p w14:paraId="4ACA4385" w14:textId="03D77C37" w:rsidR="00962588" w:rsidRDefault="00962588" w:rsidP="00A40614">
      <w:pPr>
        <w:pStyle w:val="Listenabsatz"/>
        <w:numPr>
          <w:ilvl w:val="0"/>
          <w:numId w:val="54"/>
        </w:numPr>
        <w:rPr>
          <w:ins w:id="979" w:author="Ben Fels" w:date="2024-12-16T22:07:00Z" w16du:dateUtc="2024-12-16T21:07:00Z"/>
        </w:rPr>
      </w:pPr>
      <w:proofErr w:type="spellStart"/>
      <w:r>
        <w:t>Änhlichkeitsmetrik</w:t>
      </w:r>
      <w:proofErr w:type="spellEnd"/>
      <w:r>
        <w:t xml:space="preserve"> zum </w:t>
      </w:r>
      <w:proofErr w:type="spellStart"/>
      <w:r>
        <w:t>vergleich</w:t>
      </w:r>
      <w:proofErr w:type="spellEnd"/>
      <w:r>
        <w:t xml:space="preserve"> der Sätze (BLEU) berücksichtigt keine semantische </w:t>
      </w:r>
      <w:proofErr w:type="spellStart"/>
      <w:r>
        <w:t>Änhlichkeit</w:t>
      </w:r>
      <w:proofErr w:type="spellEnd"/>
      <w:r>
        <w:t xml:space="preserve">. D.h. wenn das Modell </w:t>
      </w:r>
      <w:proofErr w:type="spellStart"/>
      <w:r>
        <w:t>singemäß</w:t>
      </w:r>
      <w:proofErr w:type="spellEnd"/>
      <w:r w:rsidR="00C338F2">
        <w:t xml:space="preserve"> die </w:t>
      </w:r>
      <w:proofErr w:type="spellStart"/>
      <w:r w:rsidR="00C338F2">
        <w:t>Aussgae</w:t>
      </w:r>
      <w:proofErr w:type="spellEnd"/>
      <w:r w:rsidR="00C338F2">
        <w:t xml:space="preserve"> korrekt extrahiert hat, diese aber nicht wie im Text formuliert ist, </w:t>
      </w:r>
      <w:r w:rsidR="00ED3B4F">
        <w:t xml:space="preserve">erhält sie einen niedrigen </w:t>
      </w:r>
      <w:proofErr w:type="gramStart"/>
      <w:r w:rsidR="00ED3B4F">
        <w:t>BLEU Score</w:t>
      </w:r>
      <w:proofErr w:type="gramEnd"/>
      <w:r w:rsidR="00ED3B4F">
        <w:t>.</w:t>
      </w:r>
    </w:p>
    <w:p w14:paraId="3C98EEAF" w14:textId="77777777" w:rsidR="00D5092C" w:rsidRDefault="00D5092C" w:rsidP="00777574">
      <w:pPr>
        <w:rPr>
          <w:ins w:id="980" w:author="Ben Fels" w:date="2024-12-16T22:07:00Z" w16du:dateUtc="2024-12-16T21:07:00Z"/>
        </w:rPr>
      </w:pPr>
    </w:p>
    <w:p w14:paraId="7B5EC7D0" w14:textId="15AFCE54" w:rsidR="00D5092C" w:rsidRDefault="00D5092C" w:rsidP="00777574">
      <w:pPr>
        <w:rPr>
          <w:b/>
        </w:rPr>
      </w:pPr>
      <w:ins w:id="981" w:author="Ben Fels" w:date="2024-12-16T22:07:00Z" w16du:dateUtc="2024-12-16T21:07:00Z">
        <w:r w:rsidRPr="00D5092C">
          <w:rPr>
            <w:b/>
            <w:rPrChange w:id="982" w:author="Ben Fels" w:date="2024-12-16T22:08:00Z" w16du:dateUtc="2024-12-16T21:08:00Z">
              <w:rPr/>
            </w:rPrChange>
          </w:rPr>
          <w:t>Ha</w:t>
        </w:r>
      </w:ins>
      <w:ins w:id="983" w:author="Ben Fels" w:date="2024-12-16T22:08:00Z" w16du:dateUtc="2024-12-16T21:08:00Z">
        <w:r w:rsidRPr="00D5092C">
          <w:rPr>
            <w:b/>
            <w:rPrChange w:id="984" w:author="Ben Fels" w:date="2024-12-16T22:08:00Z" w16du:dateUtc="2024-12-16T21:08:00Z">
              <w:rPr/>
            </w:rPrChange>
          </w:rPr>
          <w:t>ndlungsempfehlungen</w:t>
        </w:r>
      </w:ins>
    </w:p>
    <w:p w14:paraId="19E85B7D" w14:textId="7BBB7974" w:rsidR="007E3A8D" w:rsidRDefault="008D3914" w:rsidP="00617331">
      <w:pPr>
        <w:jc w:val="both"/>
      </w:pPr>
      <w:r w:rsidRPr="008D3914">
        <w:t>Die Untersuchung</w:t>
      </w:r>
      <w:r>
        <w:t xml:space="preserve"> </w:t>
      </w:r>
      <w:r w:rsidR="00420BD8">
        <w:t xml:space="preserve">liefert einen ersten Ansatz für die Anwendung von LLMs für Argument Mining. </w:t>
      </w:r>
      <w:r w:rsidR="00392A7F">
        <w:t xml:space="preserve">Auch wenn </w:t>
      </w:r>
      <w:r w:rsidR="002C1FAD">
        <w:t xml:space="preserve">die Einschätzung, ab wann die Leistung des Modells ausreichend ist, </w:t>
      </w:r>
      <w:r w:rsidR="00FA5C16">
        <w:t>individuell vom konkreten Anwendungsfall ist, erscheint d</w:t>
      </w:r>
      <w:r w:rsidR="00A43054">
        <w:t xml:space="preserve">ie </w:t>
      </w:r>
      <w:r w:rsidR="00FA5C16">
        <w:t xml:space="preserve">bisher </w:t>
      </w:r>
      <w:r w:rsidR="00A43054">
        <w:t xml:space="preserve">erzielte Leistung </w:t>
      </w:r>
      <w:r w:rsidR="00FA5C16">
        <w:t xml:space="preserve">als noch </w:t>
      </w:r>
      <w:r w:rsidR="00277E75">
        <w:t xml:space="preserve">nicht ausreichend </w:t>
      </w:r>
      <w:r w:rsidR="00A43054">
        <w:t xml:space="preserve">für eine </w:t>
      </w:r>
      <w:r w:rsidR="00313D28">
        <w:t xml:space="preserve">Verwendung </w:t>
      </w:r>
      <w:r w:rsidR="00277E75">
        <w:t xml:space="preserve">in </w:t>
      </w:r>
      <w:r w:rsidR="00013DA9">
        <w:t xml:space="preserve">einer </w:t>
      </w:r>
      <w:r w:rsidR="00A43054">
        <w:t>reale</w:t>
      </w:r>
      <w:r w:rsidR="00013DA9">
        <w:t>n</w:t>
      </w:r>
      <w:r w:rsidR="00A43054">
        <w:t xml:space="preserve"> </w:t>
      </w:r>
      <w:r w:rsidR="00277E75">
        <w:t xml:space="preserve">Anwendung. </w:t>
      </w:r>
      <w:r w:rsidR="001379AD">
        <w:t xml:space="preserve">Besonders die Identifikation der Beziehungen zwischen den Argumentationskomponenten hat </w:t>
      </w:r>
      <w:r w:rsidR="00AC24FD">
        <w:t xml:space="preserve">großen Verbesserungsbedarf. </w:t>
      </w:r>
      <w:r w:rsidR="002B0A1B">
        <w:t xml:space="preserve">Auf Grundlage </w:t>
      </w:r>
      <w:r w:rsidR="00AC24FD">
        <w:t xml:space="preserve">dieser Ergebnisse </w:t>
      </w:r>
      <w:r w:rsidR="00726BC7">
        <w:t xml:space="preserve">können </w:t>
      </w:r>
      <w:r w:rsidR="00095053">
        <w:t xml:space="preserve">jedoch </w:t>
      </w:r>
      <w:r w:rsidR="00192709">
        <w:t xml:space="preserve">weitere Untersuchungen </w:t>
      </w:r>
      <w:r w:rsidR="00726BC7">
        <w:t>anschließen.</w:t>
      </w:r>
    </w:p>
    <w:p w14:paraId="5D764ED6" w14:textId="7FBD9523" w:rsidR="00B005E8" w:rsidRDefault="00205D30" w:rsidP="00617331">
      <w:pPr>
        <w:jc w:val="both"/>
      </w:pPr>
      <w:r>
        <w:t xml:space="preserve">Im Sinne der Optimierung des LLMs und unter der Voraussetzung, dass </w:t>
      </w:r>
      <w:r w:rsidR="00B005E8">
        <w:t>ein ausreichend großer Datensatz vorliegt</w:t>
      </w:r>
      <w:r>
        <w:t>,</w:t>
      </w:r>
      <w:r w:rsidR="00B005E8">
        <w:t xml:space="preserve"> könnte </w:t>
      </w:r>
      <w:r w:rsidR="002B72E3">
        <w:t xml:space="preserve">ein </w:t>
      </w:r>
      <w:r w:rsidR="00B005E8">
        <w:t xml:space="preserve">Fine-Tuning </w:t>
      </w:r>
      <w:r w:rsidR="002B72E3">
        <w:t xml:space="preserve">des </w:t>
      </w:r>
      <w:r w:rsidR="00B005E8">
        <w:t xml:space="preserve">LLM </w:t>
      </w:r>
      <w:r w:rsidR="002B72E3">
        <w:t>vorgenommen werden</w:t>
      </w:r>
      <w:r w:rsidR="00752209">
        <w:t>.</w:t>
      </w:r>
      <w:r w:rsidR="00BE242E">
        <w:t xml:space="preserve"> Im Sinne der Kontextoptimierung </w:t>
      </w:r>
      <w:r w:rsidR="00592111">
        <w:t>könnte</w:t>
      </w:r>
      <w:r w:rsidR="0066407B">
        <w:t xml:space="preserve"> hingegen</w:t>
      </w:r>
      <w:r w:rsidR="00592111">
        <w:t xml:space="preserve"> </w:t>
      </w:r>
      <w:r w:rsidR="0069005C">
        <w:t>die Einb</w:t>
      </w:r>
      <w:r w:rsidR="000446C4">
        <w:t xml:space="preserve">indung von </w:t>
      </w:r>
      <w:r w:rsidR="00382649">
        <w:t xml:space="preserve">externen Quellen </w:t>
      </w:r>
      <w:r w:rsidR="0066407B">
        <w:t>implementiert werden,</w:t>
      </w:r>
      <w:r w:rsidR="0073689A">
        <w:t xml:space="preserve"> um dem LLM relevante </w:t>
      </w:r>
      <w:proofErr w:type="spellStart"/>
      <w:r w:rsidR="0073689A">
        <w:t>Informatione</w:t>
      </w:r>
      <w:proofErr w:type="spellEnd"/>
      <w:r w:rsidR="0073689A">
        <w:t xml:space="preserve"> wie die Annotationsrichtlinien zur Verfügung zu stellen</w:t>
      </w:r>
      <w:r w:rsidR="00B905D8">
        <w:t>.</w:t>
      </w:r>
    </w:p>
    <w:p w14:paraId="78B9CD95" w14:textId="36254F28" w:rsidR="006E4E73" w:rsidRPr="008D3914" w:rsidRDefault="006E4E73" w:rsidP="00617331">
      <w:pPr>
        <w:jc w:val="both"/>
      </w:pPr>
      <w:r>
        <w:t>Sollte</w:t>
      </w:r>
      <w:r w:rsidR="006616B0">
        <w:t>n die zuvor genannten Schr</w:t>
      </w:r>
      <w:r w:rsidR="0066407B">
        <w:t>i</w:t>
      </w:r>
      <w:r w:rsidR="006616B0">
        <w:t xml:space="preserve">tte nicht möglich sein, ist die </w:t>
      </w:r>
      <w:r>
        <w:t>Untersuchung weiterer</w:t>
      </w:r>
      <w:r w:rsidR="00112061">
        <w:t xml:space="preserve">, leistungsstärkerer </w:t>
      </w:r>
      <w:r>
        <w:t xml:space="preserve">LLMs </w:t>
      </w:r>
      <w:r w:rsidR="006616B0">
        <w:t>ebenfalls ein interessanter Schritt</w:t>
      </w:r>
      <w:r>
        <w:t>.</w:t>
      </w:r>
    </w:p>
    <w:p w14:paraId="23D5ADD1" w14:textId="45C2CB08" w:rsidR="00A32669" w:rsidRDefault="00456430" w:rsidP="00200D59">
      <w:pPr>
        <w:jc w:val="both"/>
      </w:pPr>
      <w:r>
        <w:t xml:space="preserve">Sofern das LLM </w:t>
      </w:r>
      <w:r w:rsidR="00B905D8">
        <w:t xml:space="preserve">dann </w:t>
      </w:r>
      <w:r>
        <w:t xml:space="preserve">eine ausreichende Performance erzielt, wäre es interessant </w:t>
      </w:r>
      <w:r w:rsidR="00474CA4">
        <w:t xml:space="preserve">darauf </w:t>
      </w:r>
      <w:r>
        <w:t xml:space="preserve">aufbauend </w:t>
      </w:r>
      <w:r w:rsidR="00893143">
        <w:t xml:space="preserve">den Ansatz so weiterzuentwickeln, dass die </w:t>
      </w:r>
      <w:ins w:id="985" w:author="Ben Fels" w:date="2024-12-21T11:51:00Z" w16du:dateUtc="2024-12-21T10:51:00Z">
        <w:r w:rsidR="003228A7">
          <w:lastRenderedPageBreak/>
          <w:t xml:space="preserve">Argumentationsstrukturen in </w:t>
        </w:r>
      </w:ins>
      <w:r w:rsidR="00893143">
        <w:t xml:space="preserve">ein </w:t>
      </w:r>
      <w:ins w:id="986" w:author="Ben Fels" w:date="2024-12-21T11:51:00Z" w16du:dateUtc="2024-12-21T10:51:00Z">
        <w:r w:rsidR="003228A7">
          <w:t>Strukt</w:t>
        </w:r>
        <w:r w:rsidR="00AB38A4">
          <w:t xml:space="preserve">urdiagrammen </w:t>
        </w:r>
      </w:ins>
      <w:r w:rsidR="00893143">
        <w:t xml:space="preserve">überführt </w:t>
      </w:r>
      <w:ins w:id="987" w:author="Ben Fels" w:date="2024-12-21T11:51:00Z" w16du:dateUtc="2024-12-21T10:51:00Z">
        <w:r w:rsidR="00AB38A4">
          <w:t>werden</w:t>
        </w:r>
      </w:ins>
      <w:ins w:id="988" w:author="Ben Fels" w:date="2024-12-21T11:52:00Z" w16du:dateUtc="2024-12-21T10:52:00Z">
        <w:r w:rsidR="00AB38A4">
          <w:t xml:space="preserve">, um die </w:t>
        </w:r>
      </w:ins>
      <w:r w:rsidR="00893143">
        <w:t xml:space="preserve">extrahierte Argumentation </w:t>
      </w:r>
      <w:ins w:id="989" w:author="Ben Fels" w:date="2024-12-21T11:52:00Z" w16du:dateUtc="2024-12-21T10:52:00Z">
        <w:r w:rsidR="00AB38A4">
          <w:t>visuell leicht verständlich aufzuarbeiten.</w:t>
        </w:r>
      </w:ins>
      <w:r w:rsidR="00200D59">
        <w:t xml:space="preserve"> </w:t>
      </w:r>
      <w:r w:rsidR="00A32669">
        <w:t xml:space="preserve">Auch die </w:t>
      </w:r>
      <w:r w:rsidR="00AE029F">
        <w:t xml:space="preserve">Betrachtung </w:t>
      </w:r>
      <w:ins w:id="990" w:author="Ben Fels" w:date="2024-12-17T09:18:00Z" w16du:dateUtc="2024-12-17T08:18:00Z">
        <w:r w:rsidR="00A32669">
          <w:t>für weitere Sprachen</w:t>
        </w:r>
      </w:ins>
      <w:r w:rsidR="00AE029F">
        <w:t xml:space="preserve"> ist denkbar.</w:t>
      </w:r>
    </w:p>
    <w:p w14:paraId="37068B9D" w14:textId="5DF09FAF" w:rsidR="00257D4F" w:rsidRDefault="00257D4F" w:rsidP="00257D4F">
      <w:pPr>
        <w:pStyle w:val="Listenabsatz"/>
        <w:numPr>
          <w:ilvl w:val="0"/>
          <w:numId w:val="51"/>
        </w:numPr>
      </w:pPr>
      <w:r>
        <w:t xml:space="preserve">Für ein Tiefgreifendes Verständnis der Fehler des Models (Error Analysis) wäre </w:t>
      </w:r>
      <w:r w:rsidR="004415B4">
        <w:t xml:space="preserve">eine gemeinsame </w:t>
      </w:r>
      <w:proofErr w:type="spellStart"/>
      <w:r w:rsidR="004415B4">
        <w:t>Confusion</w:t>
      </w:r>
      <w:proofErr w:type="spellEnd"/>
      <w:r w:rsidR="004415B4">
        <w:t xml:space="preserve"> Matrix für Major Claims, Claims und </w:t>
      </w:r>
      <w:proofErr w:type="spellStart"/>
      <w:r w:rsidR="004415B4">
        <w:t>Premises</w:t>
      </w:r>
      <w:proofErr w:type="spellEnd"/>
      <w:r w:rsidR="004415B4">
        <w:t xml:space="preserve"> hilfreich. Somit könn</w:t>
      </w:r>
      <w:r w:rsidR="006D4198">
        <w:t>t</w:t>
      </w:r>
      <w:r w:rsidR="004415B4">
        <w:t xml:space="preserve">e man sehen </w:t>
      </w:r>
      <w:r w:rsidR="006D4198">
        <w:t xml:space="preserve">bei welchen Argumentationskomponenten es eher zu </w:t>
      </w:r>
      <w:proofErr w:type="spellStart"/>
      <w:r w:rsidR="006D4198">
        <w:t>verwechslungen</w:t>
      </w:r>
      <w:proofErr w:type="spellEnd"/>
      <w:r w:rsidR="006D4198">
        <w:t xml:space="preserve"> kommt. Dazu müssten jedoch die </w:t>
      </w:r>
      <w:r w:rsidR="00A05FF3">
        <w:t xml:space="preserve">NCHT-Argumentativen Textabschnitte </w:t>
      </w:r>
      <w:r w:rsidR="00506D2E">
        <w:t xml:space="preserve">als solche </w:t>
      </w:r>
      <w:r w:rsidR="00A05FF3">
        <w:t>annotiert</w:t>
      </w:r>
      <w:r w:rsidR="00506D2E">
        <w:t xml:space="preserve"> werden. Hier begründen, warum es nicht gemacht wurde.</w:t>
      </w:r>
    </w:p>
    <w:p w14:paraId="46243102" w14:textId="77777777" w:rsidR="003537B9" w:rsidDel="00025B9B" w:rsidRDefault="003537B9" w:rsidP="003537B9">
      <w:pPr>
        <w:rPr>
          <w:del w:id="991" w:author="Ben Fels" w:date="2024-12-21T11:53:00Z" w16du:dateUtc="2024-12-21T10:53:00Z"/>
        </w:rPr>
      </w:pPr>
    </w:p>
    <w:p w14:paraId="477E00C6" w14:textId="6C1710C7" w:rsidR="00FD56D1" w:rsidDel="00025B9B" w:rsidRDefault="006C0364" w:rsidP="00CF7AE6">
      <w:pPr>
        <w:pStyle w:val="berschrift1"/>
        <w:rPr>
          <w:del w:id="992" w:author="Ben Fels" w:date="2024-12-21T11:53:00Z" w16du:dateUtc="2024-12-21T10:53:00Z"/>
        </w:rPr>
      </w:pPr>
      <w:del w:id="993" w:author="Ben Fels" w:date="2024-12-21T11:53:00Z" w16du:dateUtc="2024-12-21T10:53:00Z">
        <w:r w:rsidRPr="00CF7AE6" w:rsidDel="00025B9B">
          <w:delText>Einleitung</w:delText>
        </w:r>
      </w:del>
    </w:p>
    <w:p w14:paraId="1AE165AD" w14:textId="7D232C11" w:rsidR="004A1650" w:rsidDel="00F34A39" w:rsidRDefault="00E02325" w:rsidP="00E02325">
      <w:pPr>
        <w:rPr>
          <w:del w:id="994" w:author="Ben Fels" w:date="2024-12-21T11:50:00Z" w16du:dateUtc="2024-12-21T10:50:00Z"/>
        </w:rPr>
      </w:pPr>
      <w:del w:id="995" w:author="Ben Fels" w:date="2024-12-21T11:50:00Z" w16du:dateUtc="2024-12-21T10:50:00Z">
        <w:r w:rsidDel="00F34A39">
          <w:delText xml:space="preserve">In einer Zeit, in der Informationen in großer Menge und hoher Geschwindigkeit verbreitet werden, ist es von wachsender Bedeutung, wesentliche Aussagen schnell und präzise zu erfassen. Dies gilt insbesondere für strategische Dokumente, Wahlprogramme und journalistische Artikel, die oft eine Fülle von Informationen enthalten. </w:delText>
        </w:r>
      </w:del>
    </w:p>
    <w:p w14:paraId="0AB6F69C" w14:textId="02D21BF5" w:rsidR="00DA52F9" w:rsidDel="00025B9B" w:rsidRDefault="00DA52F9" w:rsidP="00E02325">
      <w:pPr>
        <w:rPr>
          <w:del w:id="996" w:author="Ben Fels" w:date="2024-12-21T11:50:00Z" w16du:dateUtc="2024-12-21T10:50:00Z"/>
        </w:rPr>
      </w:pPr>
      <w:del w:id="997" w:author="Ben Fels" w:date="2024-12-21T11:50:00Z" w16du:dateUtc="2024-12-21T10:50:00Z">
        <w:r w:rsidDel="00025B9B">
          <w:delText xml:space="preserve">Gute </w:delText>
        </w:r>
        <w:r w:rsidRPr="00DA52F9" w:rsidDel="00025B9B">
          <w:delText xml:space="preserve">Argumente die Grundlage, um ein </w:delText>
        </w:r>
        <w:r w:rsidDel="00025B9B">
          <w:delText xml:space="preserve">jemanden </w:delText>
        </w:r>
        <w:r w:rsidRPr="00DA52F9" w:rsidDel="00025B9B">
          <w:delText>zu überzeuge</w:delText>
        </w:r>
        <w:r w:rsidR="00BE5DB2" w:rsidDel="00025B9B">
          <w:delText xml:space="preserve">n </w:delText>
        </w:r>
        <w:r w:rsidR="005A5189" w:rsidDel="00025B9B">
          <w:delText xml:space="preserve">und </w:delText>
        </w:r>
        <w:r w:rsidR="00944592" w:rsidDel="00025B9B">
          <w:delText>für eine Entscheidungsfindung</w:delText>
        </w:r>
        <w:r w:rsidR="0004433F" w:rsidDel="00025B9B">
          <w:delText xml:space="preserve"> bei verschiedenen Standpunkten</w:delText>
        </w:r>
        <w:r w:rsidR="00C407CD" w:rsidDel="00025B9B">
          <w:delText xml:space="preserve"> </w:delText>
        </w:r>
        <w:r w:rsidR="00C407CD" w:rsidRPr="00CA3BAD" w:rsidDel="00025B9B">
          <w:rPr>
            <w:highlight w:val="magenta"/>
          </w:rPr>
          <w:fldChar w:fldCharType="begin"/>
        </w:r>
        <w:r w:rsidR="00893D7A" w:rsidDel="00025B9B">
          <w:rPr>
            <w:highlight w:val="magenta"/>
          </w:rPr>
          <w:del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C407CD" w:rsidRPr="00CA3BAD" w:rsidDel="00025B9B">
          <w:rPr>
            <w:highlight w:val="magenta"/>
          </w:rPr>
          <w:fldChar w:fldCharType="separate"/>
        </w:r>
        <w:r w:rsidR="00893D7A" w:rsidRPr="00893D7A" w:rsidDel="00025B9B">
          <w:rPr>
            <w:rFonts w:cs="Arial"/>
            <w:highlight w:val="magenta"/>
          </w:rPr>
          <w:delText>(Stab &amp; Gurevych, 2014, S. 1501)</w:delText>
        </w:r>
        <w:r w:rsidR="00C407CD" w:rsidRPr="00CA3BAD" w:rsidDel="00025B9B">
          <w:rPr>
            <w:highlight w:val="magenta"/>
          </w:rPr>
          <w:fldChar w:fldCharType="end"/>
        </w:r>
        <w:r w:rsidR="00841AB3" w:rsidDel="00025B9B">
          <w:delText xml:space="preserve">. </w:delText>
        </w:r>
        <w:r w:rsidR="00C407CD" w:rsidDel="00025B9B">
          <w:delText>Sie führen an, dass die a</w:delText>
        </w:r>
        <w:r w:rsidR="00841AB3" w:rsidDel="00025B9B">
          <w:delText xml:space="preserve">utomatisierte Erkennung von Argumenten in Texten dazu beitragen </w:delText>
        </w:r>
        <w:r w:rsidR="00C407CD" w:rsidDel="00025B9B">
          <w:delText xml:space="preserve">kann, </w:delText>
        </w:r>
        <w:r w:rsidR="00841AB3" w:rsidDel="00025B9B">
          <w:delText>die Pl</w:delText>
        </w:r>
        <w:r w:rsidR="00C407CD" w:rsidDel="00025B9B">
          <w:delText>ausibilität zu prüfen</w:delText>
        </w:r>
        <w:r w:rsidR="00BE5DB2" w:rsidDel="00025B9B">
          <w:delText>.</w:delText>
        </w:r>
      </w:del>
    </w:p>
    <w:p w14:paraId="0A38F66E" w14:textId="5E8316C4" w:rsidR="0010647F" w:rsidDel="00025B9B" w:rsidRDefault="0010647F" w:rsidP="0010647F">
      <w:pPr>
        <w:rPr>
          <w:del w:id="998" w:author="Ben Fels" w:date="2024-12-21T11:50:00Z" w16du:dateUtc="2024-12-21T10:50:00Z"/>
        </w:rPr>
      </w:pPr>
      <w:del w:id="999" w:author="Ben Fels" w:date="2024-12-21T11:50:00Z" w16du:dateUtc="2024-12-21T10:50:00Z">
        <w:r w:rsidDel="00025B9B">
          <w:delText>Argumente sind wichtiger Bestandteil in der Menschlichen Kommunikation. Standpunkte werden anhand von Beispielen bestärkt und sollen die andere Seite von dem Standpunkt überzeugen.</w:delText>
        </w:r>
      </w:del>
    </w:p>
    <w:p w14:paraId="46528B90" w14:textId="54BBE392" w:rsidR="0010647F" w:rsidDel="00025B9B" w:rsidRDefault="0010647F" w:rsidP="0010647F">
      <w:pPr>
        <w:rPr>
          <w:del w:id="1000" w:author="Ben Fels" w:date="2024-12-21T11:51:00Z" w16du:dateUtc="2024-12-21T10:51:00Z"/>
        </w:rPr>
      </w:pPr>
      <w:del w:id="1001" w:author="Ben Fels" w:date="2024-12-21T11:51:00Z" w16du:dateUtc="2024-12-21T10:51:00Z">
        <w:r w:rsidDel="00025B9B">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025B9B">
          <w:rPr>
            <w:highlight w:val="cyan"/>
          </w:rPr>
          <w:delText>Beispiel/Quelle hier anführen</w:delText>
        </w:r>
        <w:r w:rsidDel="00025B9B">
          <w:delText xml:space="preserve"> </w:delText>
        </w:r>
      </w:del>
    </w:p>
    <w:p w14:paraId="67C0F697" w14:textId="3A19CFB0" w:rsidR="0010647F" w:rsidDel="00025B9B" w:rsidRDefault="0010647F" w:rsidP="0010647F">
      <w:pPr>
        <w:rPr>
          <w:del w:id="1002" w:author="Ben Fels" w:date="2024-12-21T11:51:00Z" w16du:dateUtc="2024-12-21T10:51:00Z"/>
        </w:rPr>
      </w:pPr>
      <w:del w:id="1003" w:author="Ben Fels" w:date="2024-12-21T11:51:00Z" w16du:dateUtc="2024-12-21T10:51:00Z">
        <w:r w:rsidDel="00025B9B">
          <w:delText xml:space="preserve">Der Bereich, welcher sich mit der automatisierten identifikation von Argumenten in Texten und die Beziehung untereinander auseinandersetzt ist Argument Mining. </w:delText>
        </w:r>
      </w:del>
    </w:p>
    <w:p w14:paraId="70C0F28B" w14:textId="36D74A7D" w:rsidR="0010647F" w:rsidDel="009C2379" w:rsidRDefault="0010647F" w:rsidP="0010647F">
      <w:pPr>
        <w:rPr>
          <w:del w:id="1004" w:author="Ben Fels" w:date="2024-12-21T11:50:00Z" w16du:dateUtc="2024-12-21T10:50:00Z"/>
        </w:rPr>
      </w:pPr>
      <w:del w:id="1005" w:author="Ben Fels" w:date="2024-12-21T11:50:00Z" w16du:dateUtc="2024-12-21T10:50:00Z">
        <w:r w:rsidDel="009C2379">
          <w:delText xml:space="preserve">Dieser Beriech kann in die Teilaufgaben argument detection und argument stance classification unterschieden werden </w:delText>
        </w:r>
        <w:commentRangeStart w:id="1006"/>
        <w:r w:rsidRPr="00C0539F" w:rsidDel="009C2379">
          <w:rPr>
            <w:highlight w:val="magenta"/>
          </w:rPr>
          <w:fldChar w:fldCharType="begin"/>
        </w:r>
        <w:r w:rsidDel="009C2379">
          <w:rPr>
            <w:highlight w:val="magenta"/>
          </w:rPr>
          <w:delInstrText xml:space="preserve"> ADDIN ZOTERO_ITEM CSL_CITATION {"citationID":"8k5TdqeA","properties":{"formattedCitation":"(Marr &amp; Ward, 2019, S. 58)","plainCitation":"(Marr &amp; Ward, 2019, S. 58)","noteIndex":0},"citationItems":[{"id":874,"uris":["http://zotero.org/users/14644665/items/W3S7MIQP"],"itemData":{"id":874,"type":"book","event-place":"Chichester, West Sussex","ISBN":"978-1-119-54896-6","language":"eng","number-of-pages":"340","publisher":"Wiley","publisher-place":"Chichester, West Sussex","source":"K10plus ISBN","title":"Artificial intelligence in practice: how 50 successful companies used artificial intelligence to solve problems","title-short":"Artificial intelligence in practice","author":[{"family":"Marr","given":"Bernard"},{"family":"Ward","given":"Matt"}],"issued":{"date-parts":[["2019"]]}},"locator":"58","label":"page"}],"schema":"https://github.com/citation-style-language/schema/raw/master/csl-citation.json"} </w:delInstrText>
        </w:r>
        <w:r w:rsidRPr="00C0539F" w:rsidDel="009C2379">
          <w:rPr>
            <w:highlight w:val="magenta"/>
          </w:rPr>
          <w:fldChar w:fldCharType="separate"/>
        </w:r>
        <w:r w:rsidRPr="0035080A" w:rsidDel="009C2379">
          <w:rPr>
            <w:rFonts w:cs="Arial"/>
            <w:highlight w:val="magenta"/>
          </w:rPr>
          <w:delText>(Marr &amp; Ward, 2019, S. 58)</w:delText>
        </w:r>
        <w:r w:rsidRPr="00C0539F" w:rsidDel="009C2379">
          <w:rPr>
            <w:highlight w:val="magenta"/>
          </w:rPr>
          <w:fldChar w:fldCharType="end"/>
        </w:r>
        <w:commentRangeEnd w:id="1006"/>
        <w:r w:rsidRPr="00C0539F" w:rsidDel="009C2379">
          <w:rPr>
            <w:rStyle w:val="Kommentarzeichen"/>
            <w:highlight w:val="magenta"/>
          </w:rPr>
          <w:commentReference w:id="1006"/>
        </w:r>
        <w:r w:rsidRPr="00C0539F" w:rsidDel="009C2379">
          <w:rPr>
            <w:highlight w:val="magenta"/>
          </w:rPr>
          <w:delText>.</w:delText>
        </w:r>
        <w:r w:rsidDel="009C2379">
          <w:delText xml:space="preserve"> Demnach werden beim ersteren werden die Argumente und Beweise und beim Letzteren die Haltung der Bestandteile der Argumente zueinander</w:delText>
        </w:r>
        <w:r w:rsidRPr="00533BC3" w:rsidDel="009C2379">
          <w:delText xml:space="preserve"> </w:delText>
        </w:r>
        <w:r w:rsidDel="009C2379">
          <w:delText>identifiziert.</w:delText>
        </w:r>
      </w:del>
    </w:p>
    <w:p w14:paraId="1A7627FE" w14:textId="363CF571" w:rsidR="00BE5DB2" w:rsidDel="00025B9B" w:rsidRDefault="00BE5DB2" w:rsidP="00E02325">
      <w:pPr>
        <w:rPr>
          <w:del w:id="1007" w:author="Ben Fels" w:date="2024-12-21T11:53:00Z" w16du:dateUtc="2024-12-21T10:53:00Z"/>
        </w:rPr>
      </w:pPr>
    </w:p>
    <w:p w14:paraId="04C535D0" w14:textId="125255CA" w:rsidR="00E02325" w:rsidDel="005C0688" w:rsidRDefault="00E02325" w:rsidP="00E02325">
      <w:pPr>
        <w:rPr>
          <w:del w:id="1008" w:author="Ben Fels" w:date="2024-12-21T11:52:00Z" w16du:dateUtc="2024-12-21T10:52:00Z"/>
        </w:rPr>
      </w:pPr>
      <w:del w:id="1009" w:author="Ben Fels" w:date="2024-12-21T11:52:00Z" w16du:dateUtc="2024-12-21T10:52:00Z">
        <w:r w:rsidDel="005C0688">
          <w:delText xml:space="preserve">Ziel dieser Masterarbeit ist es, eine Methode zu entwickeln, mit der Kernaussagen aus solchen Texten extrahiert und deren Argumentationsstrukturen </w:delText>
        </w:r>
        <w:r w:rsidRPr="003228A7" w:rsidDel="005C0688">
          <w:rPr>
            <w:highlight w:val="cyan"/>
            <w:rPrChange w:id="1010" w:author="Ben Fels" w:date="2024-12-21T11:51:00Z" w16du:dateUtc="2024-12-21T10:51:00Z">
              <w:rPr/>
            </w:rPrChange>
          </w:rPr>
          <w:delText>in Form von Strukturdiagrammen visualisiert werden können</w:delText>
        </w:r>
        <w:r w:rsidDel="005C0688">
          <w:delText>. Dies soll die Verständlichkeit und Nachvollziehbarkeit der Texte erhöhen und die Effizienz der Informationsverarbeitung verbessern.</w:delText>
        </w:r>
      </w:del>
    </w:p>
    <w:p w14:paraId="083BC9F7" w14:textId="72E288DD" w:rsidR="0073273D" w:rsidRPr="00967801" w:rsidDel="005C0688" w:rsidRDefault="0073273D" w:rsidP="0073273D">
      <w:pPr>
        <w:rPr>
          <w:del w:id="1011" w:author="Ben Fels" w:date="2024-12-21T11:52:00Z" w16du:dateUtc="2024-12-21T10:52:00Z"/>
        </w:rPr>
      </w:pPr>
      <w:del w:id="1012" w:author="Ben Fels" w:date="2024-12-21T11:52:00Z" w16du:dateUtc="2024-12-21T10:52:00Z">
        <w:r w:rsidDel="005C0688">
          <w:delText>Ansatz zum automatisieren des Prozesses, zum Überführen von unstrukturierten daten (Text) in strukturierte Argumente.</w:delText>
        </w:r>
      </w:del>
    </w:p>
    <w:p w14:paraId="520E4361" w14:textId="353C4B0E" w:rsidR="0073273D" w:rsidDel="00A35D5E" w:rsidRDefault="0073273D" w:rsidP="00CF7AE6">
      <w:pPr>
        <w:rPr>
          <w:del w:id="1013" w:author="Ben Fels" w:date="2024-12-21T11:53:00Z" w16du:dateUtc="2024-12-21T10:53:00Z"/>
        </w:rPr>
      </w:pPr>
    </w:p>
    <w:p w14:paraId="0206FFF2" w14:textId="6465B599" w:rsidR="00D43596" w:rsidDel="00A35D5E" w:rsidRDefault="00601509" w:rsidP="00CF7AE6">
      <w:pPr>
        <w:rPr>
          <w:del w:id="1014" w:author="Ben Fels" w:date="2024-12-21T11:53:00Z" w16du:dateUtc="2024-12-21T10:53:00Z"/>
        </w:rPr>
      </w:pPr>
      <w:del w:id="1015" w:author="Ben Fels" w:date="2024-12-21T11:53:00Z" w16du:dateUtc="2024-12-21T10:53:00Z">
        <w:r w:rsidDel="00A35D5E">
          <w:delText>Künstliche Intelligenz kann den Menschen bei seinen täglichen Aufgaben unterstützen.</w:delText>
        </w:r>
      </w:del>
    </w:p>
    <w:p w14:paraId="762D3E3B" w14:textId="19AC2AA7" w:rsidR="00E176CA" w:rsidDel="00A35D5E" w:rsidRDefault="009A222C" w:rsidP="009A222C">
      <w:pPr>
        <w:rPr>
          <w:del w:id="1016" w:author="Ben Fels" w:date="2024-12-21T11:53:00Z" w16du:dateUtc="2024-12-21T10:53:00Z"/>
        </w:rPr>
      </w:pPr>
      <w:del w:id="1017" w:author="Ben Fels" w:date="2024-12-21T11:53:00Z" w16du:dateUtc="2024-12-21T10:53:00Z">
        <w:r w:rsidDel="00A35D5E">
          <w:delText xml:space="preserve">LLMs liefern dem Stand der Technik entsprechende Ergebnisse bei gängigen </w:delText>
        </w:r>
        <w:r w:rsidR="00E176CA" w:rsidDel="00A35D5E">
          <w:delText>Nat</w:delText>
        </w:r>
        <w:r w:rsidR="002925C0" w:rsidDel="00A35D5E">
          <w:delText>u</w:delText>
        </w:r>
        <w:r w:rsidR="00E176CA" w:rsidDel="00A35D5E">
          <w:delText>ral Language Processing (</w:delText>
        </w:r>
        <w:r w:rsidDel="00A35D5E">
          <w:delText>NLP</w:delText>
        </w:r>
        <w:r w:rsidR="00E176CA" w:rsidDel="00A35D5E">
          <w:delText>)</w:delText>
        </w:r>
        <w:r w:rsidDel="00A35D5E">
          <w:delText xml:space="preserve"> Aufgaben mit weniger gelabelten Daten </w:delText>
        </w:r>
        <w:r w:rsidRPr="00304809" w:rsidDel="00A35D5E">
          <w:rPr>
            <w:highlight w:val="magenta"/>
          </w:rPr>
          <w:fldChar w:fldCharType="begin"/>
        </w:r>
        <w:r w:rsidR="00893D7A" w:rsidDel="00A35D5E">
          <w:rPr>
            <w:highlight w:val="magenta"/>
          </w:rPr>
          <w:del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delInstrText>
        </w:r>
        <w:r w:rsidRPr="00304809" w:rsidDel="00A35D5E">
          <w:rPr>
            <w:highlight w:val="magenta"/>
          </w:rPr>
          <w:fldChar w:fldCharType="separate"/>
        </w:r>
        <w:r w:rsidRPr="00304809" w:rsidDel="00A35D5E">
          <w:rPr>
            <w:rFonts w:cs="Arial"/>
            <w:highlight w:val="magenta"/>
          </w:rPr>
          <w:delText>(Ozdemir, 2024, S. 46)</w:delText>
        </w:r>
        <w:r w:rsidRPr="00304809" w:rsidDel="00A35D5E">
          <w:rPr>
            <w:highlight w:val="magenta"/>
          </w:rPr>
          <w:fldChar w:fldCharType="end"/>
        </w:r>
        <w:r w:rsidDel="00A35D5E">
          <w:delText xml:space="preserve">. </w:delText>
        </w:r>
        <w:r w:rsidR="00E176CA" w:rsidDel="00A35D5E">
          <w:delText xml:space="preserve">Zu </w:delText>
        </w:r>
        <w:r w:rsidR="00A54018" w:rsidDel="00A35D5E">
          <w:delText xml:space="preserve">diesen </w:delText>
        </w:r>
        <w:r w:rsidR="00E176CA" w:rsidDel="00A35D5E">
          <w:delText>NLP-Aufgaben gehören</w:delText>
        </w:r>
        <w:r w:rsidR="0068271B" w:rsidDel="00A35D5E">
          <w:delText xml:space="preserve"> </w:delText>
        </w:r>
        <w:r w:rsidR="00F707BF" w:rsidDel="00A35D5E">
          <w:delText>beispielsweise</w:delText>
        </w:r>
        <w:r w:rsidR="0068271B" w:rsidDel="00A35D5E">
          <w:delText xml:space="preserve">, </w:delText>
        </w:r>
        <w:r w:rsidR="00FD3752" w:rsidDel="00A35D5E">
          <w:delText>ma</w:delText>
        </w:r>
        <w:r w:rsidR="00520A8F" w:rsidDel="00A35D5E">
          <w:delText>s</w:delText>
        </w:r>
        <w:r w:rsidR="00FD3752" w:rsidDel="00A35D5E">
          <w:delText>chinelle Übersetzung</w:delText>
        </w:r>
        <w:r w:rsidR="00971EC0" w:rsidDel="00A35D5E">
          <w:delText xml:space="preserve">, </w:delText>
        </w:r>
        <w:r w:rsidR="00F707BF" w:rsidDel="00A35D5E">
          <w:delText>Beantwortung von Fragen</w:delText>
        </w:r>
        <w:r w:rsidR="0091580D" w:rsidDel="00A35D5E">
          <w:delText xml:space="preserve"> und</w:delText>
        </w:r>
        <w:r w:rsidR="00F707BF" w:rsidDel="00A35D5E">
          <w:delText xml:space="preserve"> </w:delText>
        </w:r>
        <w:r w:rsidR="00971EC0" w:rsidDel="00A35D5E">
          <w:delText>Textgenerierung</w:delText>
        </w:r>
        <w:r w:rsidR="00A54018" w:rsidDel="00A35D5E">
          <w:delText xml:space="preserve"> </w:delText>
        </w:r>
        <w:r w:rsidR="00A54018" w:rsidRPr="00A54018" w:rsidDel="00A35D5E">
          <w:rPr>
            <w:highlight w:val="magenta"/>
          </w:rPr>
          <w:fldChar w:fldCharType="begin"/>
        </w:r>
        <w:r w:rsidR="005A7749" w:rsidDel="00A35D5E">
          <w:rPr>
            <w:highlight w:val="magenta"/>
          </w:rPr>
          <w:del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delInstrText>
        </w:r>
        <w:r w:rsidR="00A54018" w:rsidRPr="00A54018" w:rsidDel="00A35D5E">
          <w:rPr>
            <w:highlight w:val="magenta"/>
          </w:rPr>
          <w:fldChar w:fldCharType="separate"/>
        </w:r>
        <w:r w:rsidR="00A54018" w:rsidRPr="00A54018" w:rsidDel="00A35D5E">
          <w:rPr>
            <w:rFonts w:cs="Arial"/>
            <w:highlight w:val="magenta"/>
          </w:rPr>
          <w:delText>(Kochmar, 2022)</w:delText>
        </w:r>
        <w:r w:rsidR="00A54018" w:rsidRPr="00A54018" w:rsidDel="00A35D5E">
          <w:rPr>
            <w:highlight w:val="magenta"/>
          </w:rPr>
          <w:fldChar w:fldCharType="end"/>
        </w:r>
        <w:r w:rsidR="00A54018" w:rsidDel="00A35D5E">
          <w:delText>.</w:delText>
        </w:r>
      </w:del>
    </w:p>
    <w:p w14:paraId="6DAED294" w14:textId="3BB5E214" w:rsidR="009A222C" w:rsidRPr="00354012" w:rsidDel="00A35D5E" w:rsidRDefault="00E176CA" w:rsidP="009A222C">
      <w:pPr>
        <w:rPr>
          <w:del w:id="1018" w:author="Ben Fels" w:date="2024-12-21T11:53:00Z" w16du:dateUtc="2024-12-21T10:53:00Z"/>
        </w:rPr>
      </w:pPr>
      <w:del w:id="1019" w:author="Ben Fels" w:date="2024-12-21T11:53:00Z" w16du:dateUtc="2024-12-21T10:53:00Z">
        <w:r w:rsidDel="00A35D5E">
          <w:delText xml:space="preserve">Die herausragende Leistung </w:delText>
        </w:r>
        <w:r w:rsidR="009A222C" w:rsidRPr="00354012" w:rsidDel="00A35D5E">
          <w:delText>zeigt sich unter anderem darin, dass es im n</w:delText>
        </w:r>
        <w:r w:rsidR="009A222C" w:rsidDel="00A35D5E">
          <w:delText xml:space="preserve">euesten ChatGPT verwendet wird. </w:delText>
        </w:r>
        <w:r w:rsidR="009A222C" w:rsidRPr="00354012" w:rsidDel="00A35D5E">
          <w:delText>Aber auch andere Unternehmen wie Meta mit Llama, Google m</w:delText>
        </w:r>
        <w:r w:rsidR="009A222C" w:rsidDel="00A35D5E">
          <w:delText>it Geminin und BERT setzen auf die Transformer-Architektur.</w:delText>
        </w:r>
      </w:del>
    </w:p>
    <w:p w14:paraId="66D176EB" w14:textId="17035DF0" w:rsidR="009A222C" w:rsidRPr="00D6402D" w:rsidDel="00A35D5E" w:rsidRDefault="009A222C" w:rsidP="009A222C">
      <w:pPr>
        <w:rPr>
          <w:del w:id="1020" w:author="Ben Fels" w:date="2024-12-21T11:53:00Z" w16du:dateUtc="2024-12-21T10:53:00Z"/>
        </w:rPr>
      </w:pPr>
      <w:del w:id="1021" w:author="Ben Fels" w:date="2024-12-21T11:53:00Z" w16du:dateUtc="2024-12-21T10:53:00Z">
        <w:r w:rsidRPr="00664C71" w:rsidDel="00A35D5E">
          <w:rPr>
            <w:rPrChange w:id="1022" w:author="Ben Fels" w:date="2024-12-21T18:08:00Z" w16du:dateUtc="2024-12-21T17:08:00Z">
              <w:rPr>
                <w:lang w:val="en-US"/>
              </w:rPr>
            </w:rPrChange>
          </w:rPr>
          <w:delText xml:space="preserve">„After its inception, transformer soon became the de facto standard for natural language tasks.” </w:delText>
        </w:r>
        <w:r w:rsidRPr="00CC2CBE" w:rsidDel="00A35D5E">
          <w:rPr>
            <w:highlight w:val="magenta"/>
            <w:lang w:val="en-US"/>
          </w:rPr>
          <w:fldChar w:fldCharType="begin"/>
        </w:r>
        <w:r w:rsidR="00893D7A" w:rsidRPr="00664C71" w:rsidDel="00A35D5E">
          <w:rPr>
            <w:highlight w:val="magenta"/>
            <w:rPrChange w:id="1023" w:author="Ben Fels" w:date="2024-12-21T18:08:00Z" w16du:dateUtc="2024-12-21T17:08:00Z">
              <w:rPr>
                <w:highlight w:val="magenta"/>
                <w:lang w:val="en-US"/>
              </w:rPr>
            </w:rPrChange>
          </w:rPr>
          <w:del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CC2CBE" w:rsidDel="00A35D5E">
          <w:rPr>
            <w:highlight w:val="magenta"/>
            <w:lang w:val="en-US"/>
          </w:rPr>
          <w:fldChar w:fldCharType="separate"/>
        </w:r>
        <w:r w:rsidRPr="00CC2CBE" w:rsidDel="00A35D5E">
          <w:rPr>
            <w:rFonts w:cs="Arial"/>
            <w:highlight w:val="magenta"/>
          </w:rPr>
          <w:delText>(Patil &amp; Gudivada, 2024, S. 6)</w:delText>
        </w:r>
        <w:r w:rsidRPr="00CC2CBE" w:rsidDel="00A35D5E">
          <w:rPr>
            <w:highlight w:val="magenta"/>
            <w:lang w:val="en-US"/>
          </w:rPr>
          <w:fldChar w:fldCharType="end"/>
        </w:r>
      </w:del>
    </w:p>
    <w:p w14:paraId="034CD53D" w14:textId="3BF5EC76" w:rsidR="003D5D57" w:rsidDel="00A35D5E" w:rsidRDefault="00C40CE5" w:rsidP="00CF7AE6">
      <w:pPr>
        <w:rPr>
          <w:del w:id="1024" w:author="Ben Fels" w:date="2024-12-21T11:53:00Z" w16du:dateUtc="2024-12-21T10:53:00Z"/>
        </w:rPr>
      </w:pPr>
      <w:del w:id="1025" w:author="Ben Fels" w:date="2024-12-21T11:53:00Z" w16du:dateUtc="2024-12-21T10:53:00Z">
        <w:r w:rsidDel="00A35D5E">
          <w:delText>Die grund</w:delText>
        </w:r>
        <w:r w:rsidR="00446DFE" w:rsidDel="00A35D5E">
          <w:delText>legenden</w:delText>
        </w:r>
        <w:r w:rsidR="0080209A" w:rsidDel="00A35D5E">
          <w:delText xml:space="preserve"> </w:delText>
        </w:r>
        <w:r w:rsidR="00DA77AF" w:rsidDel="00A35D5E">
          <w:delText xml:space="preserve">LLMs eignen sich für </w:delText>
        </w:r>
        <w:r w:rsidR="0080209A" w:rsidDel="00A35D5E">
          <w:delText xml:space="preserve">allgemeine </w:delText>
        </w:r>
        <w:r w:rsidR="00446DFE" w:rsidDel="00A35D5E">
          <w:delText xml:space="preserve">bzw. übergreifende </w:delText>
        </w:r>
        <w:r w:rsidR="0080209A" w:rsidDel="00A35D5E">
          <w:delText>Tätigkeiten, jedoch weniger für domänenspezifische Aufgaben</w:delText>
        </w:r>
        <w:r w:rsidR="006A26C1" w:rsidDel="00A35D5E">
          <w:delText>, wie in den Untersuchungen von</w:delText>
        </w:r>
        <w:r w:rsidR="004D5E3E" w:rsidRPr="004D5E3E" w:rsidDel="00A35D5E">
          <w:delText xml:space="preserve"> </w:delText>
        </w:r>
        <w:commentRangeStart w:id="1026"/>
        <w:r w:rsidR="004D5E3E" w:rsidRPr="004D5E3E" w:rsidDel="00A35D5E">
          <w:delText>Lu et al.</w:delText>
        </w:r>
        <w:r w:rsidR="004D5E3E" w:rsidDel="00A35D5E">
          <w:delText xml:space="preserve"> </w:delText>
        </w:r>
        <w:r w:rsidR="004D5E3E" w:rsidDel="00A35D5E">
          <w:fldChar w:fldCharType="begin"/>
        </w:r>
        <w:r w:rsidR="004D5E3E" w:rsidDel="00A35D5E">
          <w:del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004D5E3E" w:rsidDel="00A35D5E">
          <w:fldChar w:fldCharType="separate"/>
        </w:r>
        <w:r w:rsidR="004D5E3E" w:rsidRPr="004D5E3E" w:rsidDel="00A35D5E">
          <w:rPr>
            <w:rFonts w:cs="Arial"/>
          </w:rPr>
          <w:delText>(2024)</w:delText>
        </w:r>
        <w:r w:rsidR="004D5E3E" w:rsidDel="00A35D5E">
          <w:fldChar w:fldCharType="end"/>
        </w:r>
        <w:commentRangeEnd w:id="1026"/>
        <w:r w:rsidR="004D5E3E" w:rsidDel="00A35D5E">
          <w:rPr>
            <w:rStyle w:val="Kommentarzeichen"/>
          </w:rPr>
          <w:commentReference w:id="1026"/>
        </w:r>
        <w:r w:rsidR="004D5E3E" w:rsidDel="00A35D5E">
          <w:delText xml:space="preserve"> zu entnehmen</w:delText>
        </w:r>
        <w:r w:rsidR="00446DFE" w:rsidDel="00A35D5E">
          <w:delText>.</w:delText>
        </w:r>
        <w:r w:rsidR="00871260" w:rsidDel="00A35D5E">
          <w:delText xml:space="preserve"> </w:delText>
        </w:r>
      </w:del>
    </w:p>
    <w:p w14:paraId="63C808A6" w14:textId="6660120F" w:rsidR="00083FB4" w:rsidDel="00A35D5E" w:rsidRDefault="00D8752A" w:rsidP="00CF7AE6">
      <w:pPr>
        <w:rPr>
          <w:del w:id="1027" w:author="Ben Fels" w:date="2024-12-21T11:53:00Z" w16du:dateUtc="2024-12-21T10:53:00Z"/>
        </w:rPr>
      </w:pPr>
      <w:del w:id="1028" w:author="Ben Fels" w:date="2024-12-21T11:53:00Z" w16du:dateUtc="2024-12-21T10:53:00Z">
        <w:r w:rsidDel="00A35D5E">
          <w:delText>Traditionelle Modelle sind für spezifische Aufgaben trainiert</w:delText>
        </w:r>
        <w:r w:rsidR="00CD6CBE" w:rsidDel="00A35D5E">
          <w:delText xml:space="preserve"> (Single-task-learning). </w:delText>
        </w:r>
        <w:r w:rsidDel="00A35D5E">
          <w:delText xml:space="preserve">LLMs </w:delText>
        </w:r>
        <w:r w:rsidR="00330867" w:rsidDel="00A35D5E">
          <w:delText>hingegen sind in der Lage mehrere Aufgabe zu übernehmen</w:delText>
        </w:r>
        <w:r w:rsidR="00EE1F71" w:rsidDel="00A35D5E">
          <w:delText xml:space="preserve"> (multi-task-learning)</w:delText>
        </w:r>
        <w:r w:rsidR="007A1156" w:rsidDel="00A35D5E">
          <w:delText xml:space="preserve">-. Argument Mining besteht aus mehreren </w:delText>
        </w:r>
        <w:r w:rsidR="00985685" w:rsidDel="00A35D5E">
          <w:delText>Teila</w:delText>
        </w:r>
        <w:r w:rsidR="007A1156" w:rsidDel="00A35D5E">
          <w:delText>ufgaben</w:delText>
        </w:r>
        <w:r w:rsidR="00985685" w:rsidDel="00A35D5E">
          <w:delText xml:space="preserve">, welche bisher meist (Beispiele aufführen) von einzelnen Modellen übernommen wurden. In dieser Untersuchung soll sich die Fähigkeiten von LLMs zu Nutze gemacht werden, </w:delText>
        </w:r>
        <w:r w:rsidR="00182050" w:rsidDel="00A35D5E">
          <w:delText>mehrere Aufgaben zu bewältigen.</w:delText>
        </w:r>
      </w:del>
    </w:p>
    <w:p w14:paraId="3DACB81A" w14:textId="24933EF2" w:rsidR="000E12BD" w:rsidRPr="00664C71" w:rsidDel="00A35D5E" w:rsidRDefault="000E12BD" w:rsidP="00CF7AE6">
      <w:pPr>
        <w:rPr>
          <w:del w:id="1029" w:author="Ben Fels" w:date="2024-12-21T11:53:00Z" w16du:dateUtc="2024-12-21T10:53:00Z"/>
          <w:rPrChange w:id="1030" w:author="Ben Fels" w:date="2024-12-21T18:08:00Z" w16du:dateUtc="2024-12-21T17:08:00Z">
            <w:rPr>
              <w:del w:id="1031" w:author="Ben Fels" w:date="2024-12-21T11:53:00Z" w16du:dateUtc="2024-12-21T10:53:00Z"/>
              <w:lang w:val="en-US"/>
            </w:rPr>
          </w:rPrChange>
        </w:rPr>
      </w:pPr>
      <w:del w:id="1032" w:author="Ben Fels" w:date="2024-12-21T11:53:00Z" w16du:dateUtc="2024-12-21T10:53:00Z">
        <w:r w:rsidRPr="00664C71" w:rsidDel="00A35D5E">
          <w:rPr>
            <w:rPrChange w:id="1033" w:author="Ben Fels" w:date="2024-12-21T18:08:00Z" w16du:dateUtc="2024-12-21T17:08:00Z">
              <w:rPr>
                <w:lang w:val="en-US"/>
              </w:rPr>
            </w:rPrChange>
          </w:rPr>
          <w:delText>N-Shot Learning als Transfer Learning</w:delText>
        </w:r>
        <w:r w:rsidR="009743F5" w:rsidRPr="00664C71" w:rsidDel="00A35D5E">
          <w:rPr>
            <w:rPrChange w:id="1034" w:author="Ben Fels" w:date="2024-12-21T18:08:00Z" w16du:dateUtc="2024-12-21T17:08:00Z">
              <w:rPr>
                <w:lang w:val="en-US"/>
              </w:rPr>
            </w:rPrChange>
          </w:rPr>
          <w:delText>. Transfer Learning = It involves training a model on one task and applying the learned knowledge to a different but related task</w:delText>
        </w:r>
      </w:del>
    </w:p>
    <w:p w14:paraId="60D78727" w14:textId="4E5E31B6" w:rsidR="00F57D8E" w:rsidDel="00A35D5E" w:rsidRDefault="00F57D8E" w:rsidP="00F57D8E">
      <w:pPr>
        <w:rPr>
          <w:del w:id="1035" w:author="Ben Fels" w:date="2024-12-21T11:53:00Z" w16du:dateUtc="2024-12-21T10:53:00Z"/>
        </w:rPr>
      </w:pPr>
      <w:del w:id="1036" w:author="Ben Fels" w:date="2024-12-21T11:53:00Z" w16du:dateUtc="2024-12-21T10:53:00Z">
        <w:r w:rsidDel="00A35D5E">
          <w:delText xml:space="preserve">LLMs werden mit großen Text-Korpora vortrainiert und können dann mittels fine-tuning für spezifische Aufgaben angepasst werden </w:delText>
        </w:r>
        <w:r w:rsidRPr="00D46024" w:rsidDel="00A35D5E">
          <w:rPr>
            <w:highlight w:val="magenta"/>
          </w:rPr>
          <w:fldChar w:fldCharType="begin"/>
        </w:r>
        <w:r w:rsidR="00893D7A" w:rsidDel="00A35D5E">
          <w:rPr>
            <w:highlight w:val="magenta"/>
          </w:rPr>
          <w:del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delInstrText>
        </w:r>
        <w:r w:rsidRPr="00D46024" w:rsidDel="00A35D5E">
          <w:rPr>
            <w:highlight w:val="magenta"/>
          </w:rPr>
          <w:fldChar w:fldCharType="separate"/>
        </w:r>
        <w:r w:rsidRPr="00D46024" w:rsidDel="00A35D5E">
          <w:rPr>
            <w:rFonts w:cs="Arial"/>
            <w:highlight w:val="magenta"/>
          </w:rPr>
          <w:delText>(Ozdemir, 2024, S. 52)</w:delText>
        </w:r>
        <w:r w:rsidRPr="00D46024" w:rsidDel="00A35D5E">
          <w:rPr>
            <w:highlight w:val="magenta"/>
          </w:rPr>
          <w:fldChar w:fldCharType="end"/>
        </w:r>
        <w:r w:rsidDel="00A35D5E">
          <w:delText>.</w:delText>
        </w:r>
      </w:del>
    </w:p>
    <w:p w14:paraId="1C9A1430" w14:textId="0D07B59F" w:rsidR="00F57D8E" w:rsidDel="00A35D5E" w:rsidRDefault="00F57D8E" w:rsidP="00F57D8E">
      <w:pPr>
        <w:rPr>
          <w:del w:id="1037" w:author="Ben Fels" w:date="2024-12-21T11:53:00Z" w16du:dateUtc="2024-12-21T10:53:00Z"/>
        </w:rPr>
      </w:pPr>
      <w:del w:id="1038" w:author="Ben Fels" w:date="2024-12-21T11:53:00Z" w16du:dateUtc="2024-12-21T10:53:00Z">
        <w:r w:rsidDel="00A35D5E">
          <w:delText>Die Integration von domänenspezifischen Wissen in LLMs stellt eine Herausforderung dar. Diese Untersuchung soll einen Einblick in die verschiedenen Methoden ermöglichen.</w:delText>
        </w:r>
      </w:del>
    </w:p>
    <w:p w14:paraId="7BCACC9A" w14:textId="347F51D4" w:rsidR="00925718" w:rsidDel="00A35D5E" w:rsidRDefault="00925718" w:rsidP="00925718">
      <w:pPr>
        <w:rPr>
          <w:del w:id="1039" w:author="Ben Fels" w:date="2024-12-21T11:53:00Z" w16du:dateUtc="2024-12-21T10:53:00Z"/>
        </w:rPr>
      </w:pPr>
      <w:del w:id="1040" w:author="Ben Fels" w:date="2024-12-21T11:53:00Z" w16du:dateUtc="2024-12-21T10:53:00Z">
        <w:r w:rsidDel="00A35D5E">
          <w:delText xml:space="preserve">Es erscheint sinnvoll das Modell auf die eigenen Bedürfnisse/Aufgaben anzupassen. Hierzu gibt es verschiedene Ansätze wie fine-tuning/transfer learning, RAG oder Prompt Engineering. </w:delText>
        </w:r>
        <w:r w:rsidR="00D93F95" w:rsidDel="00A35D5E">
          <w:delText xml:space="preserve">Das trainieren eines eigenen Modells </w:delText>
        </w:r>
        <w:r w:rsidR="005648B7" w:rsidDel="00A35D5E">
          <w:delText>benötigt viele Daten und ist kostenintensiv aufgrund der benötigten Hardware. Fine-Tuning ist günstiger, da</w:delText>
        </w:r>
        <w:r w:rsidR="00E96AFB" w:rsidDel="00A35D5E">
          <w:delText xml:space="preserve"> ein vortrainiertes Modell verwendet werden kann. Benötigt aber dennoch einige Daten und Rechenkapazitäten. Für einen ersten Einstieg bleibt somit nur Prompt-Engineering.</w:delText>
        </w:r>
      </w:del>
    </w:p>
    <w:p w14:paraId="5E021D66" w14:textId="2A4E8AD3" w:rsidR="0010647F" w:rsidDel="00A35D5E" w:rsidRDefault="0010647F" w:rsidP="00925718">
      <w:pPr>
        <w:rPr>
          <w:del w:id="1041" w:author="Ben Fels" w:date="2024-12-21T11:53:00Z" w16du:dateUtc="2024-12-21T10:53:00Z"/>
        </w:rPr>
      </w:pPr>
      <w:del w:id="1042" w:author="Ben Fels" w:date="2024-12-21T11:53:00Z" w16du:dateUtc="2024-12-21T10:53:00Z">
        <w:r w:rsidDel="00A35D5E">
          <w:delText xml:space="preserve">LLMs benötigen einen rieseigen Korpus für das Training. Prompt Engineering benötigt wenig bis </w:delText>
        </w:r>
        <w:r w:rsidR="00BC3304" w:rsidDel="00A35D5E">
          <w:delText>gar keine Daten zum trainieren.</w:delText>
        </w:r>
      </w:del>
    </w:p>
    <w:p w14:paraId="44508A3E" w14:textId="7388BB5E" w:rsidR="00E904C6" w:rsidDel="00A35D5E" w:rsidRDefault="00F57718" w:rsidP="00CF7AE6">
      <w:pPr>
        <w:rPr>
          <w:del w:id="1043" w:author="Ben Fels" w:date="2024-12-21T11:53:00Z" w16du:dateUtc="2024-12-21T10:53:00Z"/>
        </w:rPr>
      </w:pPr>
      <w:del w:id="1044" w:author="Ben Fels" w:date="2024-12-21T11:53:00Z" w16du:dateUtc="2024-12-21T10:53:00Z">
        <w:r w:rsidDel="00A35D5E">
          <w:delText xml:space="preserve">Es soll deshalb untersucht werden, ob sich LLMs </w:delText>
        </w:r>
        <w:r w:rsidR="00C42F66" w:rsidDel="00A35D5E">
          <w:delText xml:space="preserve">für Argument Mining </w:delText>
        </w:r>
        <w:r w:rsidR="00A03F27" w:rsidDel="00A35D5E">
          <w:delText xml:space="preserve">unter der Anwendung von Prompt Engineering Techniken </w:delText>
        </w:r>
        <w:r w:rsidR="00C42F66" w:rsidDel="00A35D5E">
          <w:delText>eignen.</w:delText>
        </w:r>
      </w:del>
    </w:p>
    <w:p w14:paraId="0C055CC0" w14:textId="16CB84E6" w:rsidR="00570712" w:rsidRPr="00756B41" w:rsidDel="00A35D5E" w:rsidRDefault="00570712" w:rsidP="00CF7AE6">
      <w:pPr>
        <w:rPr>
          <w:del w:id="1045" w:author="Ben Fels" w:date="2024-12-21T11:53:00Z" w16du:dateUtc="2024-12-21T10:53:00Z"/>
        </w:rPr>
      </w:pPr>
      <w:del w:id="1046" w:author="Ben Fels" w:date="2024-12-21T11:53:00Z" w16du:dateUtc="2024-12-21T10:53:00Z">
        <w:r w:rsidRPr="00756B41" w:rsidDel="00A35D5E">
          <w:delText xml:space="preserve">Es werden pre-trained </w:delText>
        </w:r>
        <w:r w:rsidR="00BA1230" w:rsidRPr="00756B41" w:rsidDel="00A35D5E">
          <w:delText>Large Language Models / Generative Language Models</w:delText>
        </w:r>
        <w:r w:rsidR="00931568" w:rsidRPr="00756B41" w:rsidDel="00A35D5E">
          <w:delText xml:space="preserve"> betrachtet</w:delText>
        </w:r>
      </w:del>
    </w:p>
    <w:p w14:paraId="6C0886FD" w14:textId="37D98CCC" w:rsidR="009B77CD" w:rsidDel="00A35D5E" w:rsidRDefault="004D3157" w:rsidP="00CF7AE6">
      <w:pPr>
        <w:rPr>
          <w:del w:id="1047" w:author="Ben Fels" w:date="2024-12-21T11:53:00Z" w16du:dateUtc="2024-12-21T10:53:00Z"/>
        </w:rPr>
      </w:pPr>
      <w:del w:id="1048" w:author="Ben Fels" w:date="2024-12-21T11:53:00Z" w16du:dateUtc="2024-12-21T10:53:00Z">
        <w:r w:rsidDel="00A35D5E">
          <w:delText xml:space="preserve">Für weitere Untersuchungen: </w:delText>
        </w:r>
        <w:r w:rsidR="009B77CD" w:rsidDel="00A35D5E">
          <w:delText xml:space="preserve">Die </w:delText>
        </w:r>
        <w:r w:rsidR="00234D17" w:rsidDel="00A35D5E">
          <w:delText>generalistischen Modelle (foundation) können mit der Performance von spezialisierten Modellen (fine-tuned) verglichen werden</w:delText>
        </w:r>
        <w:r w:rsidR="00796D84" w:rsidDel="00A35D5E">
          <w:delText>.</w:delText>
        </w:r>
        <w:r w:rsidR="00DF4A1D" w:rsidDel="00A35D5E">
          <w:delText xml:space="preserve"> Untersuchung bei anderen Sprachen (multilingual)</w:delText>
        </w:r>
      </w:del>
    </w:p>
    <w:p w14:paraId="01CF3AF4" w14:textId="089EEC34" w:rsidR="00EF199B" w:rsidDel="004328D8" w:rsidRDefault="00EF199B" w:rsidP="00CF7AE6">
      <w:pPr>
        <w:rPr>
          <w:del w:id="1049" w:author="Ben Fels" w:date="2024-12-21T12:02:00Z" w16du:dateUtc="2024-12-21T11:02:00Z"/>
        </w:rPr>
      </w:pPr>
    </w:p>
    <w:p w14:paraId="53AA7E0C" w14:textId="53D83618" w:rsidR="00664378" w:rsidDel="00025B9B" w:rsidRDefault="00A2162F" w:rsidP="00A2162F">
      <w:pPr>
        <w:pStyle w:val="berschrift1"/>
        <w:rPr>
          <w:del w:id="1050" w:author="Ben Fels" w:date="2024-12-21T11:53:00Z" w16du:dateUtc="2024-12-21T10:53:00Z"/>
        </w:rPr>
      </w:pPr>
      <w:del w:id="1051" w:author="Ben Fels" w:date="2024-12-21T12:02:00Z" w16du:dateUtc="2024-12-21T11:02:00Z">
        <w:r w:rsidDel="004328D8">
          <w:delText>Stand der Forschung</w:delText>
        </w:r>
      </w:del>
    </w:p>
    <w:p w14:paraId="6786B67E" w14:textId="3286205D" w:rsidR="00A2162F" w:rsidRPr="00025B9B" w:rsidDel="004328D8" w:rsidRDefault="00A2162F">
      <w:pPr>
        <w:pStyle w:val="berschrift1"/>
        <w:rPr>
          <w:del w:id="1052" w:author="Ben Fels" w:date="2024-12-21T12:02:00Z" w16du:dateUtc="2024-12-21T11:02:00Z"/>
          <w:rFonts w:ascii="IBMPlexSans-Regular" w:hAnsi="IBMPlexSans-Regular" w:cs="IBMPlexSans-Regular"/>
          <w:sz w:val="28"/>
          <w:szCs w:val="28"/>
          <w:highlight w:val="cyan"/>
          <w:rPrChange w:id="1053" w:author="Ben Fels" w:date="2024-12-21T11:53:00Z" w16du:dateUtc="2024-12-21T10:53:00Z">
            <w:rPr>
              <w:del w:id="1054" w:author="Ben Fels" w:date="2024-12-21T12:02:00Z" w16du:dateUtc="2024-12-21T11:02:00Z"/>
              <w:highlight w:val="cyan"/>
            </w:rPr>
          </w:rPrChange>
        </w:rPr>
        <w:pPrChange w:id="1055" w:author="Ben Fels" w:date="2024-12-21T11:53:00Z" w16du:dateUtc="2024-12-21T10:53:00Z">
          <w:pPr>
            <w:autoSpaceDE w:val="0"/>
            <w:autoSpaceDN w:val="0"/>
            <w:adjustRightInd w:val="0"/>
            <w:spacing w:after="0" w:line="240" w:lineRule="auto"/>
          </w:pPr>
        </w:pPrChange>
      </w:pPr>
      <w:del w:id="1056" w:author="Ben Fels" w:date="2024-12-21T11:53:00Z" w16du:dateUtc="2024-12-21T10:53:00Z">
        <w:r w:rsidRPr="00025B9B" w:rsidDel="00025B9B">
          <w:rPr>
            <w:rFonts w:ascii="IBMPlexSans-Regular" w:hAnsi="IBMPlexSans-Regular" w:cs="IBMPlexSans-Regular"/>
            <w:sz w:val="28"/>
            <w:szCs w:val="28"/>
            <w:highlight w:val="cyan"/>
            <w:rPrChange w:id="1057" w:author="Ben Fels" w:date="2024-12-21T11:53:00Z" w16du:dateUtc="2024-12-21T10:53:00Z">
              <w:rPr>
                <w:highlight w:val="cyan"/>
              </w:rPr>
            </w:rPrChange>
          </w:rPr>
          <w:delText>2. Auf welchen (wissenschaftlichen) Vorarbeiten willst du aufbauen?</w:delText>
        </w:r>
      </w:del>
    </w:p>
    <w:p w14:paraId="1D9EEB00" w14:textId="4AA75DD0" w:rsidR="00DA539D" w:rsidDel="0067136C" w:rsidRDefault="00DA539D" w:rsidP="00CF7AE6">
      <w:pPr>
        <w:rPr>
          <w:del w:id="1058" w:author="Ben Fels" w:date="2024-12-21T11:54:00Z" w16du:dateUtc="2024-12-21T10:54:00Z"/>
        </w:rPr>
      </w:pPr>
    </w:p>
    <w:p w14:paraId="0F32B505" w14:textId="5A459F10" w:rsidR="00047A7E" w:rsidDel="004328D8" w:rsidRDefault="00047A7E" w:rsidP="00CF7AE6">
      <w:pPr>
        <w:rPr>
          <w:del w:id="1059" w:author="Ben Fels" w:date="2024-12-21T11:53:00Z" w16du:dateUtc="2024-12-21T10:53:00Z"/>
        </w:rPr>
      </w:pPr>
      <w:del w:id="1060" w:author="Ben Fels" w:date="2024-12-21T11:53:00Z" w16du:dateUtc="2024-12-21T10:53:00Z">
        <w:r w:rsidDel="004328D8">
          <w:delText xml:space="preserve">Ruhig auch Verweis auf bestehende Working Paper, sofern diese sehr neu sind und </w:delText>
        </w:r>
        <w:r w:rsidR="00DE7EA5" w:rsidDel="004328D8">
          <w:delText>das Thema Prompt Engineering + Argument mining + LLMs gut abbilden.</w:delText>
        </w:r>
      </w:del>
    </w:p>
    <w:p w14:paraId="12026CA5" w14:textId="34868899" w:rsidR="00DE7EA5" w:rsidDel="0067136C" w:rsidRDefault="00DE7EA5" w:rsidP="00CF7AE6">
      <w:pPr>
        <w:rPr>
          <w:del w:id="1061" w:author="Ben Fels" w:date="2024-12-21T11:54:00Z" w16du:dateUtc="2024-12-21T10:54:00Z"/>
        </w:rPr>
      </w:pPr>
    </w:p>
    <w:p w14:paraId="4867E893" w14:textId="044F5E10" w:rsidR="003305CA" w:rsidDel="00025B9B" w:rsidRDefault="00771845" w:rsidP="00CF7AE6">
      <w:pPr>
        <w:rPr>
          <w:del w:id="1062" w:author="Ben Fels" w:date="2024-12-21T11:54:00Z" w16du:dateUtc="2024-12-21T10:54:00Z"/>
        </w:rPr>
      </w:pPr>
      <w:del w:id="1063" w:author="Ben Fels" w:date="2024-12-21T11:54:00Z" w16du:dateUtc="2024-12-21T10:54:00Z">
        <w:r w:rsidDel="00025B9B">
          <w:delText>Große Texte mit vielen Tokens erfo</w:delText>
        </w:r>
        <w:r w:rsidR="00F00688" w:rsidDel="00025B9B">
          <w:delText>r</w:delText>
        </w:r>
        <w:r w:rsidDel="00025B9B">
          <w:delText>dern</w:delText>
        </w:r>
        <w:r w:rsidR="00F00688" w:rsidDel="00025B9B">
          <w:delText xml:space="preserve"> mehr </w:delText>
        </w:r>
        <w:r w:rsidR="007B054C" w:rsidDel="00025B9B">
          <w:delText>R</w:delText>
        </w:r>
        <w:r w:rsidR="00F00688" w:rsidDel="00025B9B">
          <w:delText>echenressourcen und längere Verarbeitungszeiten, deshalb ist die Effiziente handhabe der Tokenanzahl ein wichtiger Aspekt bei der Entwicklung von generative AI-Modellen.</w:delText>
        </w:r>
      </w:del>
    </w:p>
    <w:p w14:paraId="4878B2B5" w14:textId="34211B08" w:rsidR="00191E34" w:rsidDel="002C461A" w:rsidRDefault="001666F8" w:rsidP="00842EB0">
      <w:pPr>
        <w:pStyle w:val="berschrift2"/>
        <w:rPr>
          <w:del w:id="1064" w:author="Ben Fels" w:date="2024-12-21T11:56:00Z" w16du:dateUtc="2024-12-21T10:56:00Z"/>
        </w:rPr>
      </w:pPr>
      <w:del w:id="1065" w:author="Ben Fels" w:date="2024-12-21T11:56:00Z" w16du:dateUtc="2024-12-21T10:56:00Z">
        <w:r w:rsidRPr="001666F8" w:rsidDel="002C461A">
          <w:delText>Allgemein</w:delText>
        </w:r>
      </w:del>
    </w:p>
    <w:p w14:paraId="5401044D" w14:textId="4086AC4F" w:rsidR="00BF3432" w:rsidDel="002C461A" w:rsidRDefault="00BF3432" w:rsidP="00BF3432">
      <w:pPr>
        <w:rPr>
          <w:del w:id="1066" w:author="Ben Fels" w:date="2024-12-21T11:55:00Z" w16du:dateUtc="2024-12-21T10:55:00Z"/>
        </w:rPr>
      </w:pPr>
      <w:del w:id="1067" w:author="Ben Fels" w:date="2024-12-21T11:55:00Z" w16du:dateUtc="2024-12-21T10:55:00Z">
        <w:r w:rsidDel="002C461A">
          <w:delText xml:space="preserve">Sprachmodelle sind Modelle, welche die Abfolge von Buchstaben oder Wörtern in Texten vorhersagen </w:delText>
        </w:r>
        <w:r w:rsidRPr="007D3860" w:rsidDel="002C461A">
          <w:rPr>
            <w:highlight w:val="magenta"/>
          </w:rPr>
          <w:fldChar w:fldCharType="begin"/>
        </w:r>
        <w:r w:rsidR="00893D7A" w:rsidDel="002C461A">
          <w:rPr>
            <w:highlight w:val="magenta"/>
          </w:rPr>
          <w:del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Eine spezielle Form sind die großen Sprachmodelle, oftmals als Large Language Models (LLMs) bezeichnet. Diese wurden auf einem großen Textkorpus trainiert / besitzen eine wesentlich größere Anzahl an Parametern und können eine Vielzahl von sprachbasierten Aufgaben wie Übersetzungen, Zusammenfassungen und Fragenbeantwortung durchführen </w:delText>
        </w:r>
        <w:r w:rsidRPr="007D3860" w:rsidDel="002C461A">
          <w:rPr>
            <w:highlight w:val="magenta"/>
          </w:rPr>
          <w:fldChar w:fldCharType="begin"/>
        </w:r>
        <w:r w:rsidR="00893D7A" w:rsidDel="002C461A">
          <w:rPr>
            <w:highlight w:val="magenta"/>
          </w:rPr>
          <w:del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 bekanntes LLM ist Generative Pre-trained Transformer (GPT), welcher sich hinter ChatGPT verbirgt. </w:delText>
        </w:r>
      </w:del>
    </w:p>
    <w:p w14:paraId="460EEAEB" w14:textId="05157CC9" w:rsidR="00BF3432" w:rsidDel="002C461A" w:rsidRDefault="00BF3432" w:rsidP="00BF3432">
      <w:pPr>
        <w:rPr>
          <w:del w:id="1068" w:author="Ben Fels" w:date="2024-12-21T11:55:00Z" w16du:dateUtc="2024-12-21T10:55:00Z"/>
        </w:rPr>
      </w:pPr>
      <w:del w:id="1069" w:author="Ben Fels" w:date="2024-12-21T11:55:00Z" w16du:dateUtc="2024-12-21T10:55:00Z">
        <w:r w:rsidDel="002C461A">
          <w:delText>Transformer sind eine Art einer Architektur von Neuronalen Netzen. LLMs als fortschrittliche KI-Modelle</w:delText>
        </w:r>
      </w:del>
    </w:p>
    <w:p w14:paraId="33F1CFCD" w14:textId="290A49E9" w:rsidR="00E525C3" w:rsidDel="002C461A" w:rsidRDefault="00E525C3" w:rsidP="004638F4">
      <w:pPr>
        <w:jc w:val="both"/>
        <w:rPr>
          <w:del w:id="1070" w:author="Ben Fels" w:date="2024-12-21T11:56:00Z" w16du:dateUtc="2024-12-21T10:56:00Z"/>
        </w:rPr>
      </w:pPr>
      <w:del w:id="1071" w:author="Ben Fels" w:date="2024-12-21T11:56:00Z" w16du:dateUtc="2024-12-21T10:56:00Z">
        <w:r w:rsidRPr="008F232E" w:rsidDel="002C461A">
          <w:rPr>
            <w:highlight w:val="magenta"/>
          </w:rPr>
          <w:delText xml:space="preserve">Lu et al. </w:delText>
        </w:r>
        <w:r w:rsidRPr="008F232E" w:rsidDel="002C461A">
          <w:rPr>
            <w:highlight w:val="magenta"/>
          </w:rPr>
          <w:fldChar w:fldCharType="begin"/>
        </w:r>
        <w:r w:rsidRPr="008F232E" w:rsidDel="002C461A">
          <w:rPr>
            <w:highlight w:val="magenta"/>
          </w:rPr>
          <w:del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8F232E" w:rsidDel="002C461A">
          <w:rPr>
            <w:highlight w:val="magenta"/>
          </w:rPr>
          <w:fldChar w:fldCharType="separate"/>
        </w:r>
        <w:r w:rsidRPr="008F232E" w:rsidDel="002C461A">
          <w:rPr>
            <w:rFonts w:cs="Arial"/>
            <w:highlight w:val="magenta"/>
          </w:rPr>
          <w:delText>(2024)</w:delText>
        </w:r>
        <w:r w:rsidRPr="008F232E" w:rsidDel="002C461A">
          <w:rPr>
            <w:highlight w:val="magenta"/>
          </w:rPr>
          <w:fldChar w:fldCharType="end"/>
        </w:r>
        <w:r w:rsidDel="002C461A">
          <w:delText xml:space="preserve"> </w:delText>
        </w:r>
        <w:r w:rsidR="008F232E" w:rsidDel="002C461A">
          <w:delText xml:space="preserve">konnten in ihren Untersuchungen feststellen, dass </w:delText>
        </w:r>
        <w:r w:rsidR="0080773B" w:rsidDel="002C461A">
          <w:delText xml:space="preserve">ein LLM, welches </w:delText>
        </w:r>
        <w:r w:rsidR="00235A25" w:rsidDel="002C461A">
          <w:delText xml:space="preserve">im </w:delText>
        </w:r>
        <w:r w:rsidR="00235A25" w:rsidRPr="00235A25" w:rsidDel="002C461A">
          <w:rPr>
            <w:i/>
          </w:rPr>
          <w:delText>pretraining</w:delText>
        </w:r>
        <w:r w:rsidR="00235A25" w:rsidDel="002C461A">
          <w:delText xml:space="preserve"> </w:delText>
        </w:r>
        <w:r w:rsidR="0080773B" w:rsidDel="002C461A">
          <w:delText>zusätzlich mit domänenspezifischen Informationen</w:delText>
        </w:r>
        <w:r w:rsidR="00A108FD" w:rsidDel="002C461A">
          <w:delText xml:space="preserve"> aus dem Bereich E-Learning</w:delText>
        </w:r>
        <w:r w:rsidR="0080773B" w:rsidDel="002C461A">
          <w:delText xml:space="preserve"> </w:delText>
        </w:r>
        <w:r w:rsidR="00795665" w:rsidDel="002C461A">
          <w:delText>angereichert wurde</w:delText>
        </w:r>
        <w:r w:rsidR="00505C0E" w:rsidDel="002C461A">
          <w:delText>,</w:delText>
        </w:r>
        <w:r w:rsidR="00795665" w:rsidDel="002C461A">
          <w:delText xml:space="preserve"> eine bessere Leistung erzielen konnte, als das herkömmliche LLM. </w:delText>
        </w:r>
        <w:r w:rsidR="004166BE" w:rsidDel="002C461A">
          <w:delText xml:space="preserve">Dies konnte besonders für </w:delText>
        </w:r>
        <w:r w:rsidR="005A1231" w:rsidDel="002C461A">
          <w:delText xml:space="preserve">nicht </w:delText>
        </w:r>
        <w:r w:rsidR="00CA3856" w:rsidDel="002C461A">
          <w:delText xml:space="preserve">weit verbreitete </w:delText>
        </w:r>
        <w:r w:rsidR="004166BE" w:rsidDel="002C461A">
          <w:delText>Informationen</w:delText>
        </w:r>
        <w:r w:rsidR="00CA3856" w:rsidDel="002C461A">
          <w:delText xml:space="preserve">, wie </w:delText>
        </w:r>
        <w:r w:rsidR="00062454" w:rsidDel="002C461A">
          <w:delText xml:space="preserve">aus </w:delText>
        </w:r>
        <w:r w:rsidR="00CA3856" w:rsidDel="002C461A">
          <w:delText>neu veröffentliche</w:delText>
        </w:r>
        <w:r w:rsidR="00062454" w:rsidDel="002C461A">
          <w:delText>n</w:delText>
        </w:r>
        <w:r w:rsidR="00CA3856" w:rsidDel="002C461A">
          <w:delText xml:space="preserve"> wissenschaftliche </w:delText>
        </w:r>
        <w:r w:rsidR="00062454" w:rsidDel="002C461A">
          <w:delText>Artikel nachgewiesen werden.</w:delText>
        </w:r>
        <w:r w:rsidR="002718BF" w:rsidDel="002C461A">
          <w:delText xml:space="preserve"> </w:delText>
        </w:r>
        <w:r w:rsidR="00595E82" w:rsidRPr="00F661C1" w:rsidDel="002C461A">
          <w:rPr>
            <w:highlight w:val="cyan"/>
          </w:rPr>
          <w:delText xml:space="preserve">Darin wird </w:delText>
        </w:r>
        <w:r w:rsidR="00464E6E" w:rsidRPr="00F661C1" w:rsidDel="002C461A">
          <w:rPr>
            <w:highlight w:val="cyan"/>
          </w:rPr>
          <w:delText xml:space="preserve">für weitere Untersuchungen auf </w:delText>
        </w:r>
        <w:r w:rsidR="00595E82" w:rsidRPr="00F661C1" w:rsidDel="002C461A">
          <w:rPr>
            <w:highlight w:val="cyan"/>
          </w:rPr>
          <w:delText xml:space="preserve">die </w:delText>
        </w:r>
        <w:r w:rsidR="004E628A" w:rsidRPr="00F661C1" w:rsidDel="002C461A">
          <w:rPr>
            <w:highlight w:val="cyan"/>
          </w:rPr>
          <w:delText xml:space="preserve">Anwendung von Prompting-Techniken </w:delText>
        </w:r>
        <w:r w:rsidR="006C5FDF" w:rsidRPr="00F661C1" w:rsidDel="002C461A">
          <w:rPr>
            <w:highlight w:val="cyan"/>
          </w:rPr>
          <w:delText xml:space="preserve">zur Verbesserung </w:delText>
        </w:r>
        <w:r w:rsidR="00F8755F" w:rsidRPr="00F661C1" w:rsidDel="002C461A">
          <w:rPr>
            <w:highlight w:val="cyan"/>
          </w:rPr>
          <w:delText>des LLMS</w:delText>
        </w:r>
        <w:r w:rsidR="00464E6E" w:rsidRPr="00F661C1" w:rsidDel="002C461A">
          <w:rPr>
            <w:highlight w:val="cyan"/>
          </w:rPr>
          <w:delText xml:space="preserve"> hingewiesen.</w:delText>
        </w:r>
      </w:del>
    </w:p>
    <w:p w14:paraId="20913C7D" w14:textId="1E1FFC58" w:rsidR="001240B0" w:rsidDel="002C461A" w:rsidRDefault="001240B0" w:rsidP="00982EF7">
      <w:pPr>
        <w:rPr>
          <w:del w:id="1072" w:author="Ben Fels" w:date="2024-12-21T11:56:00Z" w16du:dateUtc="2024-12-21T10:56:00Z"/>
          <w:rFonts w:cs="Arial"/>
        </w:rPr>
      </w:pPr>
      <w:del w:id="1073" w:author="Ben Fels" w:date="2024-12-21T11:56:00Z" w16du:dateUtc="2024-12-21T10:56:00Z">
        <w:r w:rsidDel="002C461A">
          <w:delText xml:space="preserve">Zur Überwindung von aufgabenspezifischen Architekturen wurden </w:delText>
        </w:r>
        <w:r w:rsidRPr="005C70B0" w:rsidDel="002C461A">
          <w:rPr>
            <w:i/>
          </w:rPr>
          <w:delText>pretrained language models</w:delText>
        </w:r>
        <w:r w:rsidRPr="005C70B0" w:rsidDel="002C461A">
          <w:delText xml:space="preserve"> (PLMs) </w:delText>
        </w:r>
        <w:r w:rsidDel="002C461A">
          <w:delText xml:space="preserve">verwendet </w:delText>
        </w:r>
        <w:r w:rsidDel="002C461A">
          <w:fldChar w:fldCharType="begin"/>
        </w:r>
        <w:r w:rsidR="00893D7A" w:rsidDel="002C461A">
          <w:del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delInstrText>
        </w:r>
        <w:r w:rsidDel="002C461A">
          <w:fldChar w:fldCharType="separate"/>
        </w:r>
        <w:r w:rsidRPr="007200C4" w:rsidDel="002C461A">
          <w:rPr>
            <w:rFonts w:cs="Arial"/>
          </w:rPr>
          <w:delText>(</w:delText>
        </w:r>
        <w:r w:rsidRPr="00A92607" w:rsidDel="002C461A">
          <w:rPr>
            <w:rFonts w:cs="Arial"/>
            <w:highlight w:val="magenta"/>
          </w:rPr>
          <w:delText>Patil &amp; Gudivada, 2024, S. 2)</w:delText>
        </w:r>
        <w:r w:rsidDel="002C461A">
          <w:fldChar w:fldCharType="end"/>
        </w:r>
        <w:r w:rsidDel="002C461A">
          <w:delText xml:space="preserve">. </w:delText>
        </w:r>
        <w:r w:rsidR="008D67C0" w:rsidDel="002C461A">
          <w:rPr>
            <w:rFonts w:cs="Arial"/>
          </w:rPr>
          <w:delText xml:space="preserve">PLMs benötigen einen großen Korpus an unbeschrifteten Daten, um bei verschiedenen Aufgaben effektiv zu sein </w:delText>
        </w:r>
        <w:r w:rsidR="008D67C0" w:rsidRPr="001C2A8B" w:rsidDel="002C461A">
          <w:rPr>
            <w:rFonts w:cs="Arial"/>
            <w:i/>
            <w:highlight w:val="magenta"/>
          </w:rPr>
          <w:fldChar w:fldCharType="begin"/>
        </w:r>
        <w:r w:rsidR="00893D7A" w:rsidDel="002C461A">
          <w:rPr>
            <w:rFonts w:cs="Arial"/>
            <w:i/>
            <w:highlight w:val="magenta"/>
          </w:rPr>
          <w:del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008D67C0" w:rsidRPr="001C2A8B" w:rsidDel="002C461A">
          <w:rPr>
            <w:rFonts w:cs="Arial"/>
            <w:i/>
            <w:highlight w:val="magenta"/>
          </w:rPr>
          <w:fldChar w:fldCharType="separate"/>
        </w:r>
        <w:r w:rsidR="008D67C0" w:rsidRPr="001C2A8B" w:rsidDel="002C461A">
          <w:rPr>
            <w:rFonts w:cs="Arial"/>
            <w:highlight w:val="magenta"/>
          </w:rPr>
          <w:delText>(Patil &amp; Gudivada, 2024, S. 3)</w:delText>
        </w:r>
        <w:r w:rsidR="008D67C0" w:rsidRPr="001C2A8B" w:rsidDel="002C461A">
          <w:rPr>
            <w:rFonts w:cs="Arial"/>
            <w:i/>
            <w:highlight w:val="magenta"/>
          </w:rPr>
          <w:fldChar w:fldCharType="end"/>
        </w:r>
        <w:r w:rsidR="008D67C0" w:rsidDel="002C461A">
          <w:rPr>
            <w:rFonts w:cs="Arial"/>
          </w:rPr>
          <w:delText>.</w:delText>
        </w:r>
        <w:r w:rsidR="00982EF7" w:rsidDel="002C461A">
          <w:rPr>
            <w:rFonts w:cs="Arial"/>
          </w:rPr>
          <w:delText xml:space="preserve"> </w:delText>
        </w:r>
        <w:r w:rsidRPr="0053517D" w:rsidDel="002C461A">
          <w:delText>Nach</w:delText>
        </w:r>
        <w:r w:rsidRPr="00E50642" w:rsidDel="002C461A">
          <w:rPr>
            <w:highlight w:val="magenta"/>
          </w:rPr>
          <w:delText xml:space="preserve"> </w:delText>
        </w:r>
        <w:r w:rsidRPr="00E50642" w:rsidDel="002C461A">
          <w:rPr>
            <w:rFonts w:cs="Arial"/>
            <w:highlight w:val="magenta"/>
          </w:rPr>
          <w:delText>Patil &amp; Gudivada (2024, S. 2)</w:delText>
        </w:r>
        <w:r w:rsidDel="002C461A">
          <w:rPr>
            <w:rFonts w:cs="Arial"/>
          </w:rPr>
          <w:delText xml:space="preserve"> liegt der Fokus von aktuellen Arbeiten auf</w:delText>
        </w:r>
        <w:r w:rsidR="0053517D" w:rsidDel="002C461A">
          <w:rPr>
            <w:rFonts w:cs="Arial"/>
          </w:rPr>
          <w:delText xml:space="preserve"> einem</w:delText>
        </w:r>
        <w:r w:rsidDel="002C461A">
          <w:rPr>
            <w:rFonts w:cs="Arial"/>
          </w:rPr>
          <w:delText xml:space="preserve"> aufgabenunabhängigen A</w:delText>
        </w:r>
        <w:r w:rsidRPr="00E50642" w:rsidDel="002C461A">
          <w:rPr>
            <w:rFonts w:cs="Arial"/>
          </w:rPr>
          <w:delText xml:space="preserve">nsatz, </w:delText>
        </w:r>
        <w:r w:rsidRPr="00577172" w:rsidDel="002C461A">
          <w:rPr>
            <w:rFonts w:cs="Arial"/>
            <w:color w:val="808080" w:themeColor="background1" w:themeShade="80"/>
          </w:rPr>
          <w:delText xml:space="preserve">bei dem </w:delText>
        </w:r>
        <w:r w:rsidRPr="00577172" w:rsidDel="002C461A">
          <w:rPr>
            <w:rFonts w:cs="Arial"/>
            <w:i/>
            <w:color w:val="808080" w:themeColor="background1" w:themeShade="80"/>
          </w:rPr>
          <w:delText>transfer</w:delText>
        </w:r>
        <w:r w:rsidRPr="00577172" w:rsidDel="002C461A">
          <w:rPr>
            <w:rFonts w:cs="Arial"/>
            <w:color w:val="808080" w:themeColor="background1" w:themeShade="80"/>
          </w:rPr>
          <w:delText xml:space="preserve"> und </w:delText>
        </w:r>
        <w:r w:rsidRPr="00577172" w:rsidDel="002C461A">
          <w:rPr>
            <w:rFonts w:cs="Arial"/>
            <w:i/>
            <w:color w:val="808080" w:themeColor="background1" w:themeShade="80"/>
          </w:rPr>
          <w:delText xml:space="preserve">finetuning </w:delText>
        </w:r>
        <w:r w:rsidRPr="00577172" w:rsidDel="002C461A">
          <w:rPr>
            <w:rFonts w:cs="Arial"/>
            <w:color w:val="808080" w:themeColor="background1" w:themeShade="80"/>
          </w:rPr>
          <w:delText xml:space="preserve">des </w:delText>
        </w:r>
        <w:r w:rsidRPr="00577172" w:rsidDel="002C461A">
          <w:rPr>
            <w:rFonts w:cs="Arial"/>
            <w:i/>
            <w:color w:val="808080" w:themeColor="background1" w:themeShade="80"/>
          </w:rPr>
          <w:delText>self-attention</w:delText>
        </w:r>
        <w:r w:rsidRPr="00577172" w:rsidDel="002C461A">
          <w:rPr>
            <w:rFonts w:cs="Arial"/>
            <w:color w:val="808080" w:themeColor="background1" w:themeShade="80"/>
          </w:rPr>
          <w:delText xml:space="preserve"> Blocks ausreichend sind</w:delText>
        </w:r>
        <w:r w:rsidRPr="00E50642" w:rsidDel="002C461A">
          <w:rPr>
            <w:rFonts w:cs="Arial"/>
          </w:rPr>
          <w:delText>.</w:delText>
        </w:r>
        <w:r w:rsidDel="002C461A">
          <w:rPr>
            <w:rFonts w:cs="Arial"/>
          </w:rPr>
          <w:delText xml:space="preserve"> Diese transformerbasierten Modelle können für verschiedene nachfolgende Aufgaben </w:delText>
        </w:r>
        <w:r w:rsidRPr="009F4B55" w:rsidDel="002C461A">
          <w:rPr>
            <w:rFonts w:cs="Arial"/>
            <w:i/>
          </w:rPr>
          <w:delText>finetuned</w:delText>
        </w:r>
        <w:r w:rsidDel="002C461A">
          <w:rPr>
            <w:rFonts w:cs="Arial"/>
            <w:i/>
          </w:rPr>
          <w:delText xml:space="preserve"> </w:delText>
        </w:r>
        <w:r w:rsidDel="002C461A">
          <w:rPr>
            <w:rFonts w:cs="Arial"/>
          </w:rPr>
          <w:delText xml:space="preserve">werden, ohne das eine Anpassung der Modellarchitektur notwendig ist </w:delText>
        </w:r>
        <w:r w:rsidRPr="00643A9C" w:rsidDel="002C461A">
          <w:rPr>
            <w:rFonts w:cs="Arial"/>
            <w:highlight w:val="magenta"/>
          </w:rPr>
          <w:fldChar w:fldCharType="begin"/>
        </w:r>
        <w:r w:rsidR="00893D7A" w:rsidDel="002C461A">
          <w:rPr>
            <w:rFonts w:cs="Arial"/>
            <w:highlight w:val="magenta"/>
          </w:rPr>
          <w:del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delInstrText>
        </w:r>
        <w:r w:rsidRPr="00643A9C" w:rsidDel="002C461A">
          <w:rPr>
            <w:rFonts w:cs="Arial"/>
            <w:highlight w:val="magenta"/>
          </w:rPr>
          <w:fldChar w:fldCharType="separate"/>
        </w:r>
        <w:r w:rsidRPr="00643A9C" w:rsidDel="002C461A">
          <w:rPr>
            <w:rFonts w:cs="Arial"/>
            <w:highlight w:val="magenta"/>
          </w:rPr>
          <w:delText>(Patil &amp; Gudivada, 2024, S. 2–3)</w:delText>
        </w:r>
        <w:r w:rsidRPr="00643A9C" w:rsidDel="002C461A">
          <w:rPr>
            <w:rFonts w:cs="Arial"/>
            <w:highlight w:val="magenta"/>
          </w:rPr>
          <w:fldChar w:fldCharType="end"/>
        </w:r>
        <w:r w:rsidDel="002C461A">
          <w:rPr>
            <w:rFonts w:cs="Arial"/>
          </w:rPr>
          <w:delText>.</w:delText>
        </w:r>
      </w:del>
    </w:p>
    <w:p w14:paraId="3778517D" w14:textId="6BA308D3" w:rsidR="00E93AA8" w:rsidDel="002C461A" w:rsidRDefault="005172B0" w:rsidP="00EE19A3">
      <w:pPr>
        <w:jc w:val="both"/>
        <w:rPr>
          <w:del w:id="1074" w:author="Ben Fels" w:date="2024-12-21T11:56:00Z" w16du:dateUtc="2024-12-21T10:56:00Z"/>
          <w:rFonts w:cs="Arial"/>
        </w:rPr>
      </w:pPr>
      <w:del w:id="1075" w:author="Ben Fels" w:date="2024-12-21T11:56:00Z" w16du:dateUtc="2024-12-21T10:56:00Z">
        <w:r w:rsidRPr="00F56C6A" w:rsidDel="002C461A">
          <w:rPr>
            <w:rFonts w:cs="Arial"/>
            <w:highlight w:val="magenta"/>
          </w:rPr>
          <w:delText xml:space="preserve">Trad und Chehab </w:delText>
        </w:r>
        <w:r w:rsidR="00E93AA8" w:rsidRPr="00F56C6A" w:rsidDel="002C461A">
          <w:rPr>
            <w:rFonts w:cs="Arial"/>
            <w:highlight w:val="magenta"/>
          </w:rPr>
          <w:fldChar w:fldCharType="begin"/>
        </w:r>
        <w:r w:rsidR="00E93AA8" w:rsidRPr="00F56C6A" w:rsidDel="002C461A">
          <w:rPr>
            <w:rFonts w:cs="Arial"/>
            <w:highlight w:val="magenta"/>
          </w:rPr>
          <w:del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delInstrText>
        </w:r>
        <w:r w:rsidR="00E93AA8" w:rsidRPr="00F56C6A" w:rsidDel="002C461A">
          <w:rPr>
            <w:rFonts w:cs="Arial"/>
            <w:highlight w:val="magenta"/>
          </w:rPr>
          <w:fldChar w:fldCharType="separate"/>
        </w:r>
        <w:r w:rsidR="00E93AA8" w:rsidRPr="00F56C6A" w:rsidDel="002C461A">
          <w:rPr>
            <w:rFonts w:cs="Arial"/>
            <w:highlight w:val="magenta"/>
          </w:rPr>
          <w:delText>(2024)</w:delText>
        </w:r>
        <w:r w:rsidR="00E93AA8" w:rsidRPr="00F56C6A" w:rsidDel="002C461A">
          <w:rPr>
            <w:rFonts w:cs="Arial"/>
            <w:highlight w:val="magenta"/>
          </w:rPr>
          <w:fldChar w:fldCharType="end"/>
        </w:r>
        <w:r w:rsidDel="002C461A">
          <w:rPr>
            <w:rFonts w:cs="Arial"/>
          </w:rPr>
          <w:delText xml:space="preserve"> </w:delText>
        </w:r>
        <w:r w:rsidR="00EA53EB" w:rsidDel="002C461A">
          <w:rPr>
            <w:rFonts w:cs="Arial"/>
          </w:rPr>
          <w:delText xml:space="preserve">haben die </w:delText>
        </w:r>
        <w:r w:rsidR="00AA08F3" w:rsidDel="002C461A">
          <w:rPr>
            <w:rFonts w:cs="Arial"/>
          </w:rPr>
          <w:delText>Effektivität von Prompt-Engineering und Fine-Tunin</w:delText>
        </w:r>
        <w:r w:rsidR="00EE229F" w:rsidDel="002C461A">
          <w:rPr>
            <w:rFonts w:cs="Arial"/>
          </w:rPr>
          <w:delText>g</w:delText>
        </w:r>
        <w:r w:rsidR="00AA08F3" w:rsidDel="002C461A">
          <w:rPr>
            <w:rFonts w:cs="Arial"/>
          </w:rPr>
          <w:delText xml:space="preserve"> </w:delText>
        </w:r>
        <w:r w:rsidR="00EE19A3" w:rsidDel="002C461A">
          <w:rPr>
            <w:rFonts w:cs="Arial"/>
          </w:rPr>
          <w:delText xml:space="preserve">bei der Erkennung von phising-URLs untersucht, mit dem Ergebnis, dass </w:delText>
        </w:r>
        <w:r w:rsidR="00AA08F3" w:rsidDel="002C461A">
          <w:rPr>
            <w:rFonts w:cs="Arial"/>
          </w:rPr>
          <w:delText>P</w:delText>
        </w:r>
        <w:r w:rsidR="001F21AA" w:rsidDel="002C461A">
          <w:rPr>
            <w:rFonts w:cs="Arial"/>
          </w:rPr>
          <w:delText>rompt-</w:delText>
        </w:r>
        <w:r w:rsidR="00AA08F3" w:rsidDel="002C461A">
          <w:rPr>
            <w:rFonts w:cs="Arial"/>
          </w:rPr>
          <w:delText>E</w:delText>
        </w:r>
        <w:r w:rsidR="001F21AA" w:rsidDel="002C461A">
          <w:rPr>
            <w:rFonts w:cs="Arial"/>
          </w:rPr>
          <w:delText xml:space="preserve">ngineering eine </w:delText>
        </w:r>
        <w:r w:rsidR="00EE19A3" w:rsidDel="002C461A">
          <w:rPr>
            <w:rFonts w:cs="Arial"/>
          </w:rPr>
          <w:delText xml:space="preserve">schlechtere </w:delText>
        </w:r>
        <w:r w:rsidR="001F21AA" w:rsidDel="002C461A">
          <w:rPr>
            <w:rFonts w:cs="Arial"/>
          </w:rPr>
          <w:delText>Leistung hervorbringt, als</w:delText>
        </w:r>
        <w:r w:rsidR="00AA08F3" w:rsidDel="002C461A">
          <w:rPr>
            <w:rFonts w:cs="Arial"/>
          </w:rPr>
          <w:delText xml:space="preserve"> F</w:delText>
        </w:r>
        <w:r w:rsidR="00AC7805" w:rsidDel="002C461A">
          <w:rPr>
            <w:rFonts w:cs="Arial"/>
          </w:rPr>
          <w:delText>ine-</w:delText>
        </w:r>
        <w:r w:rsidR="00AA08F3" w:rsidDel="002C461A">
          <w:rPr>
            <w:rFonts w:cs="Arial"/>
          </w:rPr>
          <w:delText>T</w:delText>
        </w:r>
        <w:r w:rsidR="00AC7805" w:rsidDel="002C461A">
          <w:rPr>
            <w:rFonts w:cs="Arial"/>
          </w:rPr>
          <w:delText>uning.</w:delText>
        </w:r>
      </w:del>
    </w:p>
    <w:p w14:paraId="5D3103DA" w14:textId="3EC905DB" w:rsidR="00F238EF" w:rsidDel="002C461A" w:rsidRDefault="005B217C" w:rsidP="00EE19A3">
      <w:pPr>
        <w:jc w:val="both"/>
        <w:rPr>
          <w:del w:id="1076" w:author="Ben Fels" w:date="2024-12-21T11:56:00Z" w16du:dateUtc="2024-12-21T10:56:00Z"/>
          <w:rFonts w:cs="Arial"/>
        </w:rPr>
      </w:pPr>
      <w:del w:id="1077" w:author="Ben Fels" w:date="2024-12-21T11:56:00Z" w16du:dateUtc="2024-12-21T10:56:00Z">
        <w:r w:rsidRPr="005B217C" w:rsidDel="002C461A">
          <w:rPr>
            <w:rFonts w:cs="Arial"/>
          </w:rPr>
          <w:delText>Pre-training und fine-tuning führen zwar</w:delText>
        </w:r>
        <w:r w:rsidDel="002C461A">
          <w:rPr>
            <w:rFonts w:cs="Arial"/>
          </w:rPr>
          <w:delText xml:space="preserve"> meist zu einer besseren Performance gegenüber </w:delText>
        </w:r>
        <w:r w:rsidR="00C07AD6" w:rsidDel="002C461A">
          <w:rPr>
            <w:rFonts w:cs="Arial"/>
          </w:rPr>
          <w:delText>den Grundmodellen (foundation-modell)</w:delText>
        </w:r>
        <w:r w:rsidR="00190BFD" w:rsidDel="002C461A">
          <w:rPr>
            <w:rFonts w:cs="Arial"/>
          </w:rPr>
          <w:delText xml:space="preserve">, </w:delText>
        </w:r>
        <w:r w:rsidR="00D70676" w:rsidDel="002C461A">
          <w:rPr>
            <w:rFonts w:cs="Arial"/>
          </w:rPr>
          <w:delText xml:space="preserve">sind jedoch aufgrund der </w:delText>
        </w:r>
        <w:r w:rsidR="00190BFD" w:rsidDel="002C461A">
          <w:rPr>
            <w:rFonts w:cs="Arial"/>
          </w:rPr>
          <w:delText>Kosten für Rechenkapazität</w:delText>
        </w:r>
        <w:r w:rsidR="006150AA" w:rsidDel="002C461A">
          <w:rPr>
            <w:rFonts w:cs="Arial"/>
          </w:rPr>
          <w:delText xml:space="preserve"> und der </w:delText>
        </w:r>
        <w:r w:rsidR="00D70676" w:rsidDel="002C461A">
          <w:rPr>
            <w:rFonts w:cs="Arial"/>
          </w:rPr>
          <w:delText>Komplexität der D</w:delText>
        </w:r>
        <w:r w:rsidR="006150AA" w:rsidDel="002C461A">
          <w:rPr>
            <w:rFonts w:cs="Arial"/>
          </w:rPr>
          <w:delText>a</w:delText>
        </w:r>
        <w:r w:rsidR="00D70676" w:rsidDel="002C461A">
          <w:rPr>
            <w:rFonts w:cs="Arial"/>
          </w:rPr>
          <w:delText>ten</w:delText>
        </w:r>
        <w:r w:rsidR="006150AA" w:rsidDel="002C461A">
          <w:rPr>
            <w:rFonts w:cs="Arial"/>
          </w:rPr>
          <w:delText xml:space="preserve"> für Personen und Organisationen mit großem Budget vorbehalten.</w:delText>
        </w:r>
      </w:del>
    </w:p>
    <w:p w14:paraId="5B564796" w14:textId="465597FD" w:rsidR="00686B86" w:rsidDel="002C461A" w:rsidRDefault="00686B86" w:rsidP="00686B86">
      <w:pPr>
        <w:rPr>
          <w:del w:id="1078" w:author="Ben Fels" w:date="2024-12-21T11:56:00Z" w16du:dateUtc="2024-12-21T10:56:00Z"/>
        </w:rPr>
      </w:pPr>
    </w:p>
    <w:p w14:paraId="18052B06" w14:textId="33198D74" w:rsidR="00686B86" w:rsidDel="002C461A" w:rsidRDefault="00686B86" w:rsidP="00686B86">
      <w:pPr>
        <w:rPr>
          <w:del w:id="1079" w:author="Ben Fels" w:date="2024-12-21T11:56:00Z" w16du:dateUtc="2024-12-21T10:56:00Z"/>
        </w:rPr>
      </w:pPr>
      <w:del w:id="1080" w:author="Ben Fels" w:date="2024-12-21T11:56:00Z" w16du:dateUtc="2024-12-21T10:56:00Z">
        <w:r w:rsidDel="00F40A0C">
          <w:delText>Große Texte mit vielen Tokens erfordern mehr Rechenressourcen und längere Verarbeitungszeiten, deshalb ist die Effiziente handhabe der Tokenanzahl ein wichtiger Aspekt bei der Entwicklung von generative AI-Modellen.</w:delText>
        </w:r>
      </w:del>
    </w:p>
    <w:p w14:paraId="02566A35" w14:textId="41F82022" w:rsidR="00595F38" w:rsidRPr="00C34F32" w:rsidDel="002C461A" w:rsidRDefault="00E0462A" w:rsidP="00686B86">
      <w:pPr>
        <w:rPr>
          <w:del w:id="1081" w:author="Ben Fels" w:date="2024-12-21T11:56:00Z" w16du:dateUtc="2024-12-21T10:56:00Z"/>
        </w:rPr>
      </w:pPr>
      <w:del w:id="1082" w:author="Ben Fels" w:date="2024-12-21T11:56:00Z" w16du:dateUtc="2024-12-21T10:56:00Z">
        <w:r w:rsidRPr="00C34F32" w:rsidDel="002C461A">
          <w:rPr>
            <w:highlight w:val="magenta"/>
          </w:rPr>
          <w:delText xml:space="preserve">In </w:delText>
        </w:r>
        <w:r w:rsidRPr="00E0462A" w:rsidDel="002C461A">
          <w:rPr>
            <w:highlight w:val="magenta"/>
          </w:rPr>
          <w:fldChar w:fldCharType="begin"/>
        </w:r>
        <w:r w:rsidR="004E5B9A" w:rsidDel="002C461A">
          <w:rPr>
            <w:highlight w:val="magenta"/>
          </w:rPr>
          <w:del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E0462A" w:rsidDel="002C461A">
          <w:rPr>
            <w:highlight w:val="magenta"/>
          </w:rPr>
          <w:fldChar w:fldCharType="separate"/>
        </w:r>
        <w:r w:rsidRPr="00C34F32" w:rsidDel="002C461A">
          <w:rPr>
            <w:rFonts w:cs="Arial"/>
            <w:highlight w:val="magenta"/>
          </w:rPr>
          <w:delText>(Cabrio &amp; Villata, 2018, S. 5429)</w:delText>
        </w:r>
        <w:r w:rsidRPr="00E0462A" w:rsidDel="002C461A">
          <w:rPr>
            <w:highlight w:val="magenta"/>
          </w:rPr>
          <w:fldChar w:fldCharType="end"/>
        </w:r>
        <w:r w:rsidRPr="00C34F32" w:rsidDel="002C461A">
          <w:delText xml:space="preserve"> </w:delText>
        </w:r>
        <w:r w:rsidR="00C34F32" w:rsidRPr="00C34F32" w:rsidDel="002C461A">
          <w:delText>tragen die leistungsfähigsten Algorithmen</w:delText>
        </w:r>
        <w:r w:rsidR="00C34F32" w:rsidDel="002C461A">
          <w:delText xml:space="preserve">, </w:delText>
        </w:r>
        <w:r w:rsidR="00C34F32" w:rsidRPr="00C34F32" w:rsidDel="002C461A">
          <w:delText>die am häufigsten verwendeten Merkmale</w:delText>
        </w:r>
        <w:r w:rsidR="00C34F32" w:rsidDel="002C461A">
          <w:delText xml:space="preserve">, </w:delText>
        </w:r>
        <w:r w:rsidR="00C34F32" w:rsidRPr="00C34F32" w:rsidDel="002C461A">
          <w:delText xml:space="preserve">und die freigegebenen Datensätze </w:delText>
        </w:r>
        <w:r w:rsidR="00C34F32" w:rsidDel="002C461A">
          <w:delText>zusammen.</w:delText>
        </w:r>
        <w:r w:rsidR="00661818" w:rsidDel="002C461A">
          <w:delText xml:space="preserve"> </w:delText>
        </w:r>
        <w:r w:rsidR="006E4467" w:rsidDel="002C461A">
          <w:delText>Demnach werden s</w:delText>
        </w:r>
        <w:r w:rsidR="006E4467" w:rsidRPr="006E4467" w:rsidDel="002C461A">
          <w:delText>yntaktische und positio</w:delText>
        </w:r>
        <w:r w:rsidR="00E0108D" w:rsidDel="002C461A">
          <w:delText>nsbezogene</w:delText>
        </w:r>
        <w:r w:rsidR="006E4467" w:rsidDel="002C461A">
          <w:delText xml:space="preserve"> Merkmale am häufigsten</w:delText>
        </w:r>
        <w:r w:rsidR="00E0108D" w:rsidDel="002C461A">
          <w:delText xml:space="preserve"> verwendet</w:delText>
        </w:r>
        <w:r w:rsidR="00EE59EE" w:rsidRPr="00EE59EE" w:rsidDel="002C461A">
          <w:rPr>
            <w:highlight w:val="magenta"/>
          </w:rPr>
          <w:delText xml:space="preserve"> </w:delText>
        </w:r>
        <w:r w:rsidR="00EE59EE" w:rsidRPr="00E0462A" w:rsidDel="002C461A">
          <w:rPr>
            <w:highlight w:val="magenta"/>
          </w:rPr>
          <w:fldChar w:fldCharType="begin"/>
        </w:r>
        <w:r w:rsidR="004E5B9A" w:rsidDel="002C461A">
          <w:rPr>
            <w:highlight w:val="magenta"/>
          </w:rPr>
          <w:del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EE59EE" w:rsidRPr="00E0462A" w:rsidDel="002C461A">
          <w:rPr>
            <w:highlight w:val="magenta"/>
          </w:rPr>
          <w:fldChar w:fldCharType="separate"/>
        </w:r>
        <w:r w:rsidR="00EE59EE" w:rsidRPr="00EE59EE" w:rsidDel="002C461A">
          <w:rPr>
            <w:rFonts w:cs="Arial"/>
            <w:highlight w:val="magenta"/>
          </w:rPr>
          <w:delText>(Cabrio &amp; Villata, 2018, S. 5431)</w:delText>
        </w:r>
        <w:r w:rsidR="00EE59EE" w:rsidRPr="00E0462A" w:rsidDel="002C461A">
          <w:rPr>
            <w:highlight w:val="magenta"/>
          </w:rPr>
          <w:fldChar w:fldCharType="end"/>
        </w:r>
      </w:del>
    </w:p>
    <w:p w14:paraId="43D094B1" w14:textId="4B846694" w:rsidR="00E0462A" w:rsidRPr="00C34F32" w:rsidDel="002C461A" w:rsidRDefault="00E0462A" w:rsidP="00686B86">
      <w:pPr>
        <w:rPr>
          <w:del w:id="1083" w:author="Ben Fels" w:date="2024-12-21T11:57:00Z" w16du:dateUtc="2024-12-21T10:57:00Z"/>
        </w:rPr>
      </w:pPr>
    </w:p>
    <w:p w14:paraId="324D522D" w14:textId="31602989" w:rsidR="00686B86" w:rsidRPr="00C34F32" w:rsidDel="002C461A" w:rsidRDefault="00686B86" w:rsidP="00EE19A3">
      <w:pPr>
        <w:jc w:val="both"/>
        <w:rPr>
          <w:del w:id="1084" w:author="Ben Fels" w:date="2024-12-21T11:57:00Z" w16du:dateUtc="2024-12-21T10:57:00Z"/>
          <w:rFonts w:cs="Arial"/>
        </w:rPr>
      </w:pPr>
    </w:p>
    <w:p w14:paraId="2F195DD5" w14:textId="30D9BD78" w:rsidR="00462225" w:rsidRPr="00E02FED" w:rsidDel="002C461A" w:rsidRDefault="00462225" w:rsidP="00842EB0">
      <w:pPr>
        <w:pStyle w:val="berschrift2"/>
        <w:rPr>
          <w:del w:id="1085" w:author="Ben Fels" w:date="2024-12-21T11:57:00Z" w16du:dateUtc="2024-12-21T10:57:00Z"/>
        </w:rPr>
      </w:pPr>
      <w:del w:id="1086" w:author="Ben Fels" w:date="2024-12-21T11:57:00Z" w16du:dateUtc="2024-12-21T10:57:00Z">
        <w:r w:rsidRPr="00E02FED" w:rsidDel="002C461A">
          <w:delText>Transfer-Learning</w:delText>
        </w:r>
      </w:del>
    </w:p>
    <w:p w14:paraId="7B3170FE" w14:textId="53EDD3DE" w:rsidR="00462225" w:rsidDel="004328D8" w:rsidRDefault="00462225" w:rsidP="00462225">
      <w:pPr>
        <w:rPr>
          <w:del w:id="1087" w:author="Ben Fels" w:date="2024-12-21T11:57:00Z" w16du:dateUtc="2024-12-21T10:57:00Z"/>
        </w:rPr>
      </w:pPr>
      <w:del w:id="1088" w:author="Ben Fels" w:date="2024-12-21T11:57:00Z" w16du:dateUtc="2024-12-21T10:57:00Z">
        <w:r w:rsidRPr="00DD4BC2" w:rsidDel="004328D8">
          <w:delText xml:space="preserve">Laut Géron (2022, S. 373) ist es weniger sinnvoll, ein </w:delText>
        </w:r>
        <w:r w:rsidRPr="003544B6" w:rsidDel="004328D8">
          <w:rPr>
            <w:highlight w:val="cyan"/>
          </w:rPr>
          <w:delText>eigenes tiefes neuronales Netz</w:delText>
        </w:r>
        <w:r w:rsidRPr="00DD4BC2" w:rsidDel="004328D8">
          <w:delText xml:space="preserve"> zu konstruieren</w:delText>
        </w:r>
        <w:r w:rsidDel="004328D8">
          <w:delText>, wenn man s</w:delText>
        </w:r>
        <w:r w:rsidRPr="00DD4BC2" w:rsidDel="004328D8">
          <w:delText xml:space="preserve">tattdessen ein bereits vortrainiertes </w:delText>
        </w:r>
        <w:r w:rsidRPr="00FC71F3" w:rsidDel="004328D8">
          <w:rPr>
            <w:highlight w:val="cyan"/>
          </w:rPr>
          <w:delText>neuronales Netz</w:delText>
        </w:r>
        <w:r w:rsidRPr="00DD4BC2" w:rsidDel="004328D8">
          <w:delText xml:space="preserve"> für eine ähnliche Aufgabe heranzuziehen</w:delText>
        </w:r>
        <w:r w:rsidDel="004328D8">
          <w:delText xml:space="preserve"> kann</w:delText>
        </w:r>
        <w:r w:rsidRPr="00DD4BC2" w:rsidDel="004328D8">
          <w:delText xml:space="preserve">. </w:delText>
        </w:r>
        <w:r w:rsidDel="004328D8">
          <w:delText xml:space="preserve">Dies hat den Vorteil, dass </w:delText>
        </w:r>
        <w:r w:rsidRPr="00DD4BC2" w:rsidDel="004328D8">
          <w:delText xml:space="preserve">das Training viel schneller </w:delText>
        </w:r>
        <w:r w:rsidDel="004328D8">
          <w:delText xml:space="preserve">erfolgen kann </w:delText>
        </w:r>
        <w:r w:rsidRPr="00DD4BC2" w:rsidDel="004328D8">
          <w:delText xml:space="preserve">und </w:delText>
        </w:r>
        <w:r w:rsidDel="004328D8">
          <w:delText xml:space="preserve">weniger Daten </w:delText>
        </w:r>
        <w:r w:rsidRPr="00DD4BC2" w:rsidDel="004328D8">
          <w:delText xml:space="preserve">benötigt </w:delText>
        </w:r>
        <w:r w:rsidDel="004328D8">
          <w:delText xml:space="preserve">werden </w:delText>
        </w:r>
        <w:r w:rsidRPr="0062142E" w:rsidDel="004328D8">
          <w:rPr>
            <w:highlight w:val="magenta"/>
            <w:lang w:val="en-US"/>
          </w:rPr>
          <w:fldChar w:fldCharType="begin"/>
        </w:r>
        <w:r w:rsidDel="004328D8">
          <w:rPr>
            <w:highlight w:val="magenta"/>
          </w:rPr>
          <w:del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3544B6"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r w:rsidRPr="00DD4BC2" w:rsidDel="004328D8">
          <w:delText xml:space="preserve"> </w:delText>
        </w:r>
        <w:r w:rsidRPr="0081164D" w:rsidDel="004328D8">
          <w:delText xml:space="preserve">Diese Vorgehensweise nennt sich Transfer Learning </w:delText>
        </w:r>
        <w:r w:rsidRPr="0062142E" w:rsidDel="004328D8">
          <w:rPr>
            <w:highlight w:val="magenta"/>
            <w:lang w:val="en-US"/>
          </w:rPr>
          <w:fldChar w:fldCharType="begin"/>
        </w:r>
        <w:r w:rsidRPr="005A6315" w:rsidDel="004328D8">
          <w:rPr>
            <w:highlight w:val="magenta"/>
          </w:rPr>
          <w:del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5A6315"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del>
    </w:p>
    <w:p w14:paraId="758818D5" w14:textId="5D59588C" w:rsidR="00046B78" w:rsidDel="004328D8" w:rsidRDefault="000D34A2" w:rsidP="00462225">
      <w:pPr>
        <w:rPr>
          <w:del w:id="1089" w:author="Ben Fels" w:date="2024-12-21T11:57:00Z" w16du:dateUtc="2024-12-21T10:57:00Z"/>
        </w:rPr>
      </w:pPr>
      <w:del w:id="1090" w:author="Ben Fels" w:date="2024-12-21T11:57:00Z" w16du:dateUtc="2024-12-21T10:57:00Z">
        <w:r w:rsidDel="004328D8">
          <w:delText xml:space="preserve">Einige Organisationen sind der </w:delText>
        </w:r>
        <w:r w:rsidR="00D41AB8" w:rsidDel="004328D8">
          <w:delText>Auffassung</w:delText>
        </w:r>
        <w:r w:rsidDel="004328D8">
          <w:delText xml:space="preserve">, dass das Training eines eigenen Modells </w:delText>
        </w:r>
        <w:r w:rsidR="001F7D20" w:rsidDel="004328D8">
          <w:delText>nicht rentabel ist</w:delText>
        </w:r>
        <w:r w:rsidR="00D41AB8" w:rsidDel="004328D8">
          <w:delText xml:space="preserve">. </w:delText>
        </w:r>
        <w:r w:rsidR="004D4462" w:rsidDel="004328D8">
          <w:delText xml:space="preserve">Eine </w:delText>
        </w:r>
        <w:r w:rsidR="00D41AB8" w:rsidDel="004328D8">
          <w:delText xml:space="preserve">Alternative ist </w:delText>
        </w:r>
        <w:r w:rsidR="004D4462" w:rsidDel="004328D8">
          <w:delText>fine-tuning</w:delText>
        </w:r>
        <w:r w:rsidR="001F7D20" w:rsidDel="004328D8">
          <w:delText xml:space="preserve"> </w:delText>
        </w:r>
        <w:r w:rsidR="001F7D20" w:rsidRPr="001F7D20" w:rsidDel="004328D8">
          <w:rPr>
            <w:highlight w:val="magenta"/>
          </w:rPr>
          <w:fldChar w:fldCharType="begin"/>
        </w:r>
        <w:r w:rsidR="001F7D20" w:rsidRPr="001F7D20" w:rsidDel="004328D8">
          <w:rPr>
            <w:highlight w:val="magenta"/>
          </w:rPr>
          <w:del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delInstrText>
        </w:r>
        <w:r w:rsidR="001F7D20" w:rsidRPr="001F7D20" w:rsidDel="004328D8">
          <w:rPr>
            <w:highlight w:val="magenta"/>
          </w:rPr>
          <w:fldChar w:fldCharType="separate"/>
        </w:r>
        <w:r w:rsidR="001F7D20" w:rsidRPr="001F7D20" w:rsidDel="004328D8">
          <w:rPr>
            <w:rFonts w:cs="Arial"/>
            <w:highlight w:val="magenta"/>
          </w:rPr>
          <w:delText>(Lu et al., 2024, S. 2)</w:delText>
        </w:r>
        <w:r w:rsidR="001F7D20" w:rsidRPr="001F7D20" w:rsidDel="004328D8">
          <w:rPr>
            <w:highlight w:val="magenta"/>
          </w:rPr>
          <w:fldChar w:fldCharType="end"/>
        </w:r>
        <w:r w:rsidR="001F7D20" w:rsidDel="004328D8">
          <w:delText>.</w:delText>
        </w:r>
      </w:del>
    </w:p>
    <w:p w14:paraId="73BEC7BB" w14:textId="4D983192" w:rsidR="00E93AA8" w:rsidDel="004328D8" w:rsidRDefault="00481400" w:rsidP="004638F4">
      <w:pPr>
        <w:jc w:val="both"/>
        <w:rPr>
          <w:del w:id="1091" w:author="Ben Fels" w:date="2024-12-21T11:57:00Z" w16du:dateUtc="2024-12-21T10:57:00Z"/>
          <w:rFonts w:cs="Arial"/>
        </w:rPr>
      </w:pPr>
      <w:del w:id="1092" w:author="Ben Fels" w:date="2024-12-21T11:57:00Z" w16du:dateUtc="2024-12-21T10:57:00Z">
        <w:r w:rsidDel="004328D8">
          <w:rPr>
            <w:rFonts w:cs="Arial"/>
          </w:rPr>
          <w:delText>Im Vergleich zum</w:delText>
        </w:r>
        <w:r w:rsidR="0027434F" w:rsidDel="004328D8">
          <w:rPr>
            <w:rFonts w:cs="Arial"/>
          </w:rPr>
          <w:delText xml:space="preserve"> pretraining ist transfer-learning günstiger und konvergiert schneller, als wenn man das ganze Modell neu trainieren würde </w:delText>
        </w:r>
        <w:r w:rsidR="0027434F" w:rsidRPr="00D66BEB" w:rsidDel="004328D8">
          <w:rPr>
            <w:rFonts w:cs="Arial"/>
            <w:highlight w:val="magenta"/>
          </w:rPr>
          <w:fldChar w:fldCharType="begin"/>
        </w:r>
        <w:r w:rsidR="00893D7A" w:rsidDel="004328D8">
          <w:rPr>
            <w:rFonts w:cs="Arial"/>
            <w:highlight w:val="magenta"/>
          </w:rPr>
          <w:del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27434F" w:rsidRPr="00D66BEB" w:rsidDel="004328D8">
          <w:rPr>
            <w:rFonts w:cs="Arial"/>
            <w:highlight w:val="magenta"/>
          </w:rPr>
          <w:fldChar w:fldCharType="separate"/>
        </w:r>
        <w:r w:rsidR="0027434F" w:rsidRPr="00D66BEB" w:rsidDel="004328D8">
          <w:rPr>
            <w:rFonts w:cs="Arial"/>
            <w:highlight w:val="magenta"/>
          </w:rPr>
          <w:delText>(Patil &amp; Gudivada, 2024, S. 18)</w:delText>
        </w:r>
        <w:r w:rsidR="0027434F" w:rsidRPr="00D66BEB" w:rsidDel="004328D8">
          <w:rPr>
            <w:rFonts w:cs="Arial"/>
            <w:highlight w:val="magenta"/>
          </w:rPr>
          <w:fldChar w:fldCharType="end"/>
        </w:r>
        <w:r w:rsidR="0027434F" w:rsidRPr="00D66BEB" w:rsidDel="004328D8">
          <w:rPr>
            <w:rFonts w:cs="Arial"/>
            <w:highlight w:val="magenta"/>
          </w:rPr>
          <w:delText>.</w:delText>
        </w:r>
      </w:del>
    </w:p>
    <w:p w14:paraId="1786D2EC" w14:textId="6A61E129" w:rsidR="00747E63" w:rsidDel="004328D8" w:rsidRDefault="00580D82" w:rsidP="00747E63">
      <w:pPr>
        <w:jc w:val="both"/>
        <w:rPr>
          <w:del w:id="1093" w:author="Ben Fels" w:date="2024-12-21T11:57:00Z" w16du:dateUtc="2024-12-21T10:57:00Z"/>
          <w:rFonts w:cs="Arial"/>
        </w:rPr>
      </w:pPr>
      <w:del w:id="1094" w:author="Ben Fels" w:date="2024-12-21T11:57:00Z" w16du:dateUtc="2024-12-21T10:57:00Z">
        <w:r w:rsidDel="004328D8">
          <w:rPr>
            <w:rFonts w:cs="Arial"/>
          </w:rPr>
          <w:delText>Pretraining nutzt</w:delText>
        </w:r>
        <w:r w:rsidR="005D660A" w:rsidDel="004328D8">
          <w:rPr>
            <w:rFonts w:cs="Arial"/>
          </w:rPr>
          <w:delText xml:space="preserve"> ungelabelte Daten, </w:delText>
        </w:r>
        <w:r w:rsidR="00014C5E" w:rsidDel="004328D8">
          <w:rPr>
            <w:rFonts w:cs="Arial"/>
          </w:rPr>
          <w:delText>folgt dem sel</w:delText>
        </w:r>
        <w:r w:rsidR="00CE6D44" w:rsidDel="004328D8">
          <w:rPr>
            <w:rFonts w:cs="Arial"/>
          </w:rPr>
          <w:delText>f</w:delText>
        </w:r>
        <w:r w:rsidR="00014C5E" w:rsidDel="004328D8">
          <w:rPr>
            <w:rFonts w:cs="Arial"/>
          </w:rPr>
          <w:delText>-supervised-Ansatz; Transfer-</w:delText>
        </w:r>
        <w:r w:rsidR="00CE6D44" w:rsidDel="004328D8">
          <w:rPr>
            <w:rFonts w:cs="Arial"/>
          </w:rPr>
          <w:delText>folgt supervised Ansatz mit für die geplante Nutzung gelabelten Daten</w:delText>
        </w:r>
        <w:r w:rsidR="00747E63" w:rsidDel="004328D8">
          <w:rPr>
            <w:rFonts w:cs="Arial"/>
          </w:rPr>
          <w:delText>. Pretraining-Datensatz von einer generischen</w:delText>
        </w:r>
        <w:r w:rsidR="00DF4E90" w:rsidDel="004328D8">
          <w:rPr>
            <w:rFonts w:cs="Arial"/>
          </w:rPr>
          <w:delText xml:space="preserve"> Domäne, wohingegen bei transfer-learning die Daten von einer spezifischen Domäne stammen </w:delText>
        </w:r>
        <w:r w:rsidR="00437D23" w:rsidRPr="00437D23" w:rsidDel="004328D8">
          <w:rPr>
            <w:rFonts w:cs="Arial"/>
            <w:highlight w:val="magenta"/>
          </w:rPr>
          <w:fldChar w:fldCharType="begin"/>
        </w:r>
        <w:r w:rsidR="00893D7A" w:rsidDel="004328D8">
          <w:rPr>
            <w:rFonts w:cs="Arial"/>
            <w:highlight w:val="magenta"/>
          </w:rPr>
          <w:del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437D23" w:rsidRPr="00437D23" w:rsidDel="004328D8">
          <w:rPr>
            <w:rFonts w:cs="Arial"/>
            <w:highlight w:val="magenta"/>
          </w:rPr>
          <w:fldChar w:fldCharType="separate"/>
        </w:r>
        <w:r w:rsidR="00437D23" w:rsidRPr="00437D23" w:rsidDel="004328D8">
          <w:rPr>
            <w:rFonts w:cs="Arial"/>
            <w:highlight w:val="magenta"/>
          </w:rPr>
          <w:delText>(Patil &amp; Gudivada, 2024, S. 18)</w:delText>
        </w:r>
        <w:r w:rsidR="00437D23" w:rsidRPr="00437D23" w:rsidDel="004328D8">
          <w:rPr>
            <w:rFonts w:cs="Arial"/>
            <w:highlight w:val="magenta"/>
          </w:rPr>
          <w:fldChar w:fldCharType="end"/>
        </w:r>
        <w:r w:rsidR="00CE6D44" w:rsidDel="004328D8">
          <w:rPr>
            <w:rFonts w:cs="Arial"/>
          </w:rPr>
          <w:delText>.</w:delText>
        </w:r>
      </w:del>
    </w:p>
    <w:p w14:paraId="64F89A51" w14:textId="606DCFEB" w:rsidR="006C08E7" w:rsidDel="004328D8" w:rsidRDefault="00CB359D" w:rsidP="00747E63">
      <w:pPr>
        <w:jc w:val="both"/>
        <w:rPr>
          <w:del w:id="1095" w:author="Ben Fels" w:date="2024-12-21T11:57:00Z" w16du:dateUtc="2024-12-21T10:57:00Z"/>
          <w:rFonts w:cs="Arial"/>
        </w:rPr>
      </w:pPr>
      <w:del w:id="1096" w:author="Ben Fels" w:date="2024-12-21T11:57:00Z" w16du:dateUtc="2024-12-21T10:57:00Z">
        <w:r w:rsidDel="004328D8">
          <w:rPr>
            <w:rFonts w:cs="Arial"/>
          </w:rPr>
          <w:delText xml:space="preserve">Fine-tuning benötigt eine große Menge von den aufgabenspezifischen Daten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Del="004328D8">
          <w:rPr>
            <w:rFonts w:cs="Arial"/>
          </w:rPr>
          <w:delText>.</w:delText>
        </w:r>
      </w:del>
    </w:p>
    <w:p w14:paraId="16BE07B0" w14:textId="364C64FD" w:rsidR="00DF11B3" w:rsidDel="004328D8" w:rsidRDefault="00DF11B3" w:rsidP="00747E63">
      <w:pPr>
        <w:jc w:val="both"/>
        <w:rPr>
          <w:del w:id="1097" w:author="Ben Fels" w:date="2024-12-21T11:57:00Z" w16du:dateUtc="2024-12-21T10:57:00Z"/>
          <w:rFonts w:cs="Arial"/>
        </w:rPr>
      </w:pPr>
      <w:del w:id="1098" w:author="Ben Fels" w:date="2024-12-21T11:57:00Z" w16du:dateUtc="2024-12-21T10:57:00Z">
        <w:r w:rsidDel="004328D8">
          <w:rPr>
            <w:rFonts w:cs="Arial"/>
          </w:rPr>
          <w:delText xml:space="preserve">Für jede Aufgabe müsste ein eigenes Modell trainiert werden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R="004F41BB" w:rsidDel="004328D8">
          <w:rPr>
            <w:rFonts w:cs="Arial"/>
          </w:rPr>
          <w:delText>.</w:delText>
        </w:r>
      </w:del>
    </w:p>
    <w:p w14:paraId="63724910" w14:textId="684F2D44" w:rsidR="00E06605" w:rsidRPr="00E06605" w:rsidDel="00E139BF" w:rsidRDefault="00E06605" w:rsidP="00842EB0">
      <w:pPr>
        <w:pStyle w:val="berschrift2"/>
        <w:rPr>
          <w:del w:id="1099" w:author="Ben Fels" w:date="2024-12-21T11:58:00Z" w16du:dateUtc="2024-12-21T10:58:00Z"/>
        </w:rPr>
      </w:pPr>
      <w:del w:id="1100" w:author="Ben Fels" w:date="2024-12-21T11:58:00Z" w16du:dateUtc="2024-12-21T10:58:00Z">
        <w:r w:rsidRPr="00E06605" w:rsidDel="00E139BF">
          <w:delText>Infos zu LLMs</w:delText>
        </w:r>
      </w:del>
    </w:p>
    <w:p w14:paraId="7ECA3916" w14:textId="0D927DE4" w:rsidR="001240B0" w:rsidDel="00E139BF" w:rsidRDefault="001240B0" w:rsidP="001240B0">
      <w:pPr>
        <w:rPr>
          <w:del w:id="1101" w:author="Ben Fels" w:date="2024-12-21T11:58:00Z" w16du:dateUtc="2024-12-21T10:58:00Z"/>
          <w:rFonts w:cs="Arial"/>
        </w:rPr>
      </w:pPr>
      <w:del w:id="1102" w:author="Ben Fels" w:date="2024-12-21T11:58:00Z" w16du:dateUtc="2024-12-21T10:58:00Z">
        <w:r w:rsidRPr="00E50642" w:rsidDel="00E139BF">
          <w:rPr>
            <w:rFonts w:cs="Arial"/>
            <w:highlight w:val="magenta"/>
          </w:rPr>
          <w:delText xml:space="preserve">Patil &amp; Gudivada (2024, S. </w:delText>
        </w:r>
        <w:r w:rsidDel="00E139BF">
          <w:rPr>
            <w:rFonts w:cs="Arial"/>
            <w:highlight w:val="magenta"/>
          </w:rPr>
          <w:delText>3</w:delText>
        </w:r>
        <w:r w:rsidRPr="00E50642" w:rsidDel="00E139BF">
          <w:rPr>
            <w:rFonts w:cs="Arial"/>
            <w:highlight w:val="magenta"/>
          </w:rPr>
          <w:delText>)</w:delText>
        </w:r>
        <w:r w:rsidDel="00E139BF">
          <w:rPr>
            <w:rFonts w:cs="Arial"/>
          </w:rPr>
          <w:delText xml:space="preserve"> unterscheiden die Phasen der transformerbasierten LLMs in </w:delText>
        </w:r>
        <w:r w:rsidRPr="00746CF9" w:rsidDel="00E139BF">
          <w:rPr>
            <w:rFonts w:cs="Arial"/>
            <w:i/>
          </w:rPr>
          <w:delText>pretraining</w:delText>
        </w:r>
        <w:r w:rsidDel="00E139BF">
          <w:rPr>
            <w:rFonts w:cs="Arial"/>
          </w:rPr>
          <w:delText xml:space="preserve">, </w:delText>
        </w:r>
        <w:r w:rsidRPr="00746CF9" w:rsidDel="00E139BF">
          <w:rPr>
            <w:rFonts w:cs="Arial"/>
            <w:i/>
          </w:rPr>
          <w:delText>transfer learning</w:delText>
        </w:r>
        <w:r w:rsidDel="00E139BF">
          <w:rPr>
            <w:rFonts w:cs="Arial"/>
          </w:rPr>
          <w:delText xml:space="preserve"> und </w:delText>
        </w:r>
        <w:r w:rsidRPr="00746CF9" w:rsidDel="00E139BF">
          <w:rPr>
            <w:rFonts w:cs="Arial"/>
            <w:i/>
          </w:rPr>
          <w:delText>in-context learning</w:delText>
        </w:r>
        <w:r w:rsidDel="00E139BF">
          <w:rPr>
            <w:rFonts w:cs="Arial"/>
          </w:rPr>
          <w:delText>, welche jeweils wiederum unterteilt werden.</w:delText>
        </w:r>
      </w:del>
    </w:p>
    <w:p w14:paraId="2EFCEB3E" w14:textId="038DEEE5" w:rsidR="001240B0" w:rsidDel="00E139BF" w:rsidRDefault="001240B0" w:rsidP="001240B0">
      <w:pPr>
        <w:rPr>
          <w:del w:id="1103" w:author="Ben Fels" w:date="2024-12-21T11:58:00Z" w16du:dateUtc="2024-12-21T10:58:00Z"/>
          <w:rFonts w:cs="Arial"/>
        </w:rPr>
      </w:pPr>
      <w:del w:id="1104" w:author="Ben Fels" w:date="2024-12-21T11:58:00Z" w16du:dateUtc="2024-12-21T10:58:00Z">
        <w:r w:rsidDel="00E139BF">
          <w:rPr>
            <w:rFonts w:cs="Arial"/>
          </w:rPr>
          <w:delText xml:space="preserve">Sprachmodelle besitzen zwei Hauptschritte: </w:delText>
        </w:r>
        <w:r w:rsidRPr="00063B0F" w:rsidDel="00E139BF">
          <w:rPr>
            <w:rFonts w:cs="Arial"/>
            <w:i/>
          </w:rPr>
          <w:delText>pretraining</w:delText>
        </w:r>
        <w:r w:rsidDel="00E139BF">
          <w:rPr>
            <w:rFonts w:cs="Arial"/>
          </w:rPr>
          <w:delText xml:space="preserve"> und </w:delText>
        </w:r>
        <w:r w:rsidRPr="00063B0F" w:rsidDel="00E139BF">
          <w:rPr>
            <w:rFonts w:cs="Arial"/>
            <w:i/>
          </w:rPr>
          <w:delText>transfer learning</w:delText>
        </w:r>
        <w:r w:rsidDel="00E139BF">
          <w:rPr>
            <w:rFonts w:cs="Arial"/>
            <w:i/>
          </w:rPr>
          <w:delText xml:space="preserve"> </w:delText>
        </w:r>
        <w:r w:rsidRPr="001C2A8B" w:rsidDel="00E139BF">
          <w:rPr>
            <w:rFonts w:cs="Arial"/>
            <w:i/>
            <w:highlight w:val="magenta"/>
          </w:rPr>
          <w:fldChar w:fldCharType="begin"/>
        </w:r>
        <w:r w:rsidR="00893D7A" w:rsidDel="00E139BF">
          <w:rPr>
            <w:rFonts w:cs="Arial"/>
            <w:i/>
            <w:highlight w:val="magenta"/>
          </w:rPr>
          <w:del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Pr="001C2A8B" w:rsidDel="00E139BF">
          <w:rPr>
            <w:rFonts w:cs="Arial"/>
            <w:i/>
            <w:highlight w:val="magenta"/>
          </w:rPr>
          <w:fldChar w:fldCharType="separate"/>
        </w:r>
        <w:r w:rsidRPr="001C2A8B" w:rsidDel="00E139BF">
          <w:rPr>
            <w:rFonts w:cs="Arial"/>
            <w:highlight w:val="magenta"/>
          </w:rPr>
          <w:delText>(Patil &amp; Gudivada, 2024, S. 3)</w:delText>
        </w:r>
        <w:r w:rsidRPr="001C2A8B" w:rsidDel="00E139BF">
          <w:rPr>
            <w:rFonts w:cs="Arial"/>
            <w:i/>
            <w:highlight w:val="magenta"/>
          </w:rPr>
          <w:fldChar w:fldCharType="end"/>
        </w:r>
        <w:r w:rsidDel="00E139BF">
          <w:rPr>
            <w:rFonts w:cs="Arial"/>
            <w:i/>
          </w:rPr>
          <w:delText>.</w:delText>
        </w:r>
        <w:r w:rsidDel="00E139BF">
          <w:rPr>
            <w:rFonts w:cs="Arial"/>
          </w:rPr>
          <w:delText xml:space="preserve"> </w:delText>
        </w:r>
      </w:del>
    </w:p>
    <w:p w14:paraId="2C18F4E9" w14:textId="3337D019" w:rsidR="001240B0" w:rsidDel="00E139BF" w:rsidRDefault="001240B0" w:rsidP="001240B0">
      <w:pPr>
        <w:rPr>
          <w:del w:id="1105" w:author="Ben Fels" w:date="2024-12-21T11:58:00Z" w16du:dateUtc="2024-12-21T10:58:00Z"/>
          <w:rFonts w:cs="Arial"/>
        </w:rPr>
      </w:pPr>
      <w:del w:id="1106" w:author="Ben Fels" w:date="2024-12-21T11:58:00Z" w16du:dateUtc="2024-12-21T10:58:00Z">
        <w:r w:rsidDel="00E139BF">
          <w:rPr>
            <w:rFonts w:cs="Arial"/>
          </w:rPr>
          <w:delText xml:space="preserve">Die </w:delText>
        </w:r>
        <w:r w:rsidRPr="000C4BC6" w:rsidDel="00E139BF">
          <w:rPr>
            <w:rFonts w:cs="Arial"/>
            <w:i/>
          </w:rPr>
          <w:delText>attention layer</w:delText>
        </w:r>
        <w:r w:rsidDel="00E139BF">
          <w:rPr>
            <w:rFonts w:cs="Arial"/>
          </w:rPr>
          <w:delText xml:space="preserve"> hilft dem </w:delText>
        </w:r>
        <w:r w:rsidRPr="000C4BC6" w:rsidDel="00E139BF">
          <w:rPr>
            <w:rFonts w:cs="Arial"/>
            <w:i/>
          </w:rPr>
          <w:delText>decoder</w:delText>
        </w:r>
        <w:r w:rsidDel="00E139BF">
          <w:rPr>
            <w:rFonts w:cs="Arial"/>
          </w:rPr>
          <w:delText xml:space="preserve"> dabei zu verstehen, welcher Input besonders wichtig ist </w:delText>
        </w:r>
        <w:r w:rsidRPr="007D3860" w:rsidDel="00E139BF">
          <w:rPr>
            <w:highlight w:val="magenta"/>
          </w:rPr>
          <w:fldChar w:fldCharType="begin"/>
        </w:r>
        <w:r w:rsidR="00893D7A" w:rsidDel="00E139BF">
          <w:rPr>
            <w:highlight w:val="magenta"/>
          </w:rPr>
          <w:del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E139BF">
          <w:rPr>
            <w:highlight w:val="magenta"/>
          </w:rPr>
          <w:fldChar w:fldCharType="separate"/>
        </w:r>
        <w:r w:rsidRPr="007D3860" w:rsidDel="00E139BF">
          <w:rPr>
            <w:rFonts w:cs="Arial"/>
            <w:highlight w:val="magenta"/>
          </w:rPr>
          <w:delText>(Patil &amp; Gudivada, 2024, S. 4)</w:delText>
        </w:r>
        <w:r w:rsidRPr="007D3860" w:rsidDel="00E139BF">
          <w:rPr>
            <w:highlight w:val="magenta"/>
          </w:rPr>
          <w:fldChar w:fldCharType="end"/>
        </w:r>
        <w:r w:rsidDel="00E139BF">
          <w:rPr>
            <w:rFonts w:cs="Arial"/>
          </w:rPr>
          <w:delText xml:space="preserve">. </w:delText>
        </w:r>
      </w:del>
    </w:p>
    <w:p w14:paraId="7AB8A76F" w14:textId="6F26B32C" w:rsidR="00D01EB3" w:rsidRPr="00856E5A" w:rsidDel="00E139BF" w:rsidRDefault="00D01EB3" w:rsidP="001240B0">
      <w:pPr>
        <w:rPr>
          <w:del w:id="1107" w:author="Ben Fels" w:date="2024-12-21T11:58:00Z" w16du:dateUtc="2024-12-21T10:58:00Z"/>
          <w:rFonts w:cs="Arial"/>
        </w:rPr>
      </w:pPr>
      <w:del w:id="1108" w:author="Ben Fels" w:date="2024-12-21T11:58:00Z" w16du:dateUtc="2024-12-21T10:58:00Z">
        <w:r w:rsidRPr="00664C71" w:rsidDel="00E139BF">
          <w:rPr>
            <w:rFonts w:cs="Arial"/>
            <w:rPrChange w:id="1109" w:author="Ben Fels" w:date="2024-12-21T18:08:00Z" w16du:dateUtc="2024-12-21T17:08:00Z">
              <w:rPr>
                <w:rFonts w:cs="Arial"/>
                <w:lang w:val="en-US"/>
              </w:rPr>
            </w:rPrChange>
          </w:rPr>
          <w:delText xml:space="preserve">„In general, autoencoding models learn bidirectional contextualized representation suited for NLU tasks, whereas autoregressive models learn to generate the next token and hence are suited for NLG tasks.“ </w:delText>
        </w:r>
        <w:r w:rsidRPr="00550C81" w:rsidDel="00E139BF">
          <w:rPr>
            <w:rFonts w:cs="Arial"/>
            <w:highlight w:val="magenta"/>
            <w:lang w:val="en-US"/>
          </w:rPr>
          <w:fldChar w:fldCharType="begin"/>
        </w:r>
        <w:r w:rsidR="00893D7A" w:rsidRPr="00664C71" w:rsidDel="00E139BF">
          <w:rPr>
            <w:rFonts w:cs="Arial"/>
            <w:highlight w:val="magenta"/>
            <w:rPrChange w:id="1110" w:author="Ben Fels" w:date="2024-12-21T18:08:00Z" w16du:dateUtc="2024-12-21T17:08:00Z">
              <w:rPr>
                <w:rFonts w:cs="Arial"/>
                <w:highlight w:val="magenta"/>
                <w:lang w:val="en-US"/>
              </w:rPr>
            </w:rPrChange>
          </w:rPr>
          <w:del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delInstrText>
        </w:r>
        <w:r w:rsidRPr="00550C81" w:rsidDel="00E139BF">
          <w:rPr>
            <w:rFonts w:cs="Arial"/>
            <w:highlight w:val="magenta"/>
            <w:lang w:val="en-US"/>
          </w:rPr>
          <w:fldChar w:fldCharType="separate"/>
        </w:r>
        <w:r w:rsidRPr="00550C81" w:rsidDel="00E139BF">
          <w:rPr>
            <w:rFonts w:cs="Arial"/>
            <w:highlight w:val="magenta"/>
          </w:rPr>
          <w:delText>(Patil &amp; Gudivada, 2024, S. 8)</w:delText>
        </w:r>
        <w:r w:rsidRPr="00550C81" w:rsidDel="00E139BF">
          <w:rPr>
            <w:rFonts w:cs="Arial"/>
            <w:highlight w:val="magenta"/>
            <w:lang w:val="en-US"/>
          </w:rPr>
          <w:fldChar w:fldCharType="end"/>
        </w:r>
      </w:del>
    </w:p>
    <w:p w14:paraId="51CC74E0" w14:textId="6CCD4231" w:rsidR="00F34383" w:rsidDel="00E139BF" w:rsidRDefault="00F34383" w:rsidP="00F34383">
      <w:pPr>
        <w:rPr>
          <w:del w:id="1111" w:author="Ben Fels" w:date="2024-12-21T11:58:00Z" w16du:dateUtc="2024-12-21T10:58:00Z"/>
        </w:rPr>
      </w:pPr>
      <w:del w:id="1112" w:author="Ben Fels" w:date="2024-12-21T11:58:00Z" w16du:dateUtc="2024-12-21T10:58:00Z">
        <w:r w:rsidDel="00E139BF">
          <w:delText xml:space="preserve">Transformer ermöglichen parallele Verarbeitung, entgegen RNNs welche nur zur sequenziell (nacheinander) Berechnung in der Lage sind, dadurch verringert sich die Trainingszeit </w:delText>
        </w:r>
        <w:r w:rsidRPr="00D07F52" w:rsidDel="00E139BF">
          <w:rPr>
            <w:highlight w:val="magenta"/>
          </w:rPr>
          <w:fldChar w:fldCharType="begin"/>
        </w:r>
        <w:r w:rsidR="00893D7A" w:rsidDel="00E139BF">
          <w:rPr>
            <w:highlight w:val="magenta"/>
          </w:rPr>
          <w:del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D07F52" w:rsidDel="00E139BF">
          <w:rPr>
            <w:highlight w:val="magenta"/>
          </w:rPr>
          <w:fldChar w:fldCharType="separate"/>
        </w:r>
        <w:r w:rsidRPr="00D07F52" w:rsidDel="00E139BF">
          <w:rPr>
            <w:rFonts w:cs="Arial"/>
            <w:highlight w:val="magenta"/>
          </w:rPr>
          <w:delText>(Patil &amp; Gudivada, 2024, S. 6)</w:delText>
        </w:r>
        <w:r w:rsidRPr="00D07F52" w:rsidDel="00E139BF">
          <w:rPr>
            <w:highlight w:val="magenta"/>
          </w:rPr>
          <w:fldChar w:fldCharType="end"/>
        </w:r>
        <w:r w:rsidDel="00E139BF">
          <w:delText>.</w:delText>
        </w:r>
      </w:del>
    </w:p>
    <w:p w14:paraId="69CA23E0" w14:textId="287583F1" w:rsidR="002A459F" w:rsidDel="00E139BF" w:rsidRDefault="002A459F" w:rsidP="002A459F">
      <w:pPr>
        <w:rPr>
          <w:del w:id="1113" w:author="Ben Fels" w:date="2024-12-21T11:58:00Z" w16du:dateUtc="2024-12-21T10:58:00Z"/>
        </w:rPr>
      </w:pPr>
      <w:del w:id="1114" w:author="Ben Fels" w:date="2024-12-21T11:58:00Z" w16du:dateUtc="2024-12-21T10:58:00Z">
        <w:r w:rsidRPr="002152C9" w:rsidDel="00E139BF">
          <w:rPr>
            <w:highlight w:val="yellow"/>
          </w:rPr>
          <w:delText>Géron geht in seinem Buch auch auf GPT und BERT ein</w:delText>
        </w:r>
      </w:del>
    </w:p>
    <w:p w14:paraId="0173C801" w14:textId="5E2B1416" w:rsidR="00F34383" w:rsidRPr="005A6315" w:rsidDel="00E139BF" w:rsidRDefault="00F34383" w:rsidP="001240B0">
      <w:pPr>
        <w:rPr>
          <w:del w:id="1115" w:author="Ben Fels" w:date="2024-12-21T11:58:00Z" w16du:dateUtc="2024-12-21T10:58:00Z"/>
          <w:rFonts w:cs="Arial"/>
        </w:rPr>
      </w:pPr>
    </w:p>
    <w:p w14:paraId="33755613" w14:textId="264AAA4B" w:rsidR="00255FC0" w:rsidDel="001A4072" w:rsidRDefault="00C00FA0" w:rsidP="00842EB0">
      <w:pPr>
        <w:pStyle w:val="berschrift2"/>
        <w:rPr>
          <w:del w:id="1116" w:author="Ben Fels" w:date="2024-12-16T22:10:00Z" w16du:dateUtc="2024-12-16T21:10:00Z"/>
        </w:rPr>
      </w:pPr>
      <w:del w:id="1117" w:author="Ben Fels" w:date="2024-12-16T22:10:00Z" w16du:dateUtc="2024-12-16T21:10:00Z">
        <w:r w:rsidRPr="00C00FA0" w:rsidDel="001A4072">
          <w:delText>Prompting</w:delText>
        </w:r>
        <w:r w:rsidR="00255FC0" w:rsidDel="001A4072">
          <w:delText xml:space="preserve"> / </w:delText>
        </w:r>
        <w:r w:rsidR="00255FC0" w:rsidRPr="00A81A1F" w:rsidDel="001A4072">
          <w:delText>Prompt Engineerin</w:delText>
        </w:r>
        <w:r w:rsidR="00255FC0" w:rsidDel="001A4072">
          <w:delText>g</w:delText>
        </w:r>
      </w:del>
    </w:p>
    <w:p w14:paraId="79A980FA" w14:textId="77777777" w:rsidR="00184380" w:rsidDel="001A4072" w:rsidRDefault="00184380" w:rsidP="00255FC0">
      <w:pPr>
        <w:rPr>
          <w:del w:id="1118" w:author="Ben Fels" w:date="2024-12-16T22:10:00Z" w16du:dateUtc="2024-12-16T21:10:00Z"/>
        </w:rPr>
      </w:pPr>
    </w:p>
    <w:p w14:paraId="4FDD2C86" w14:textId="38FBBB02" w:rsidR="00AC483F" w:rsidRPr="00911C80" w:rsidDel="001A4072" w:rsidRDefault="00255FC0" w:rsidP="00AC483F">
      <w:pPr>
        <w:pStyle w:val="berschrift3"/>
        <w:rPr>
          <w:del w:id="1119" w:author="Ben Fels" w:date="2024-12-16T22:10:00Z" w16du:dateUtc="2024-12-16T21:10:00Z"/>
          <w:rPrChange w:id="1120" w:author="Ben Fels" w:date="2024-12-17T07:55:00Z" w16du:dateUtc="2024-12-17T06:55:00Z">
            <w:rPr>
              <w:del w:id="1121" w:author="Ben Fels" w:date="2024-12-16T22:10:00Z" w16du:dateUtc="2024-12-16T21:10:00Z"/>
              <w:lang w:val="en-US"/>
            </w:rPr>
          </w:rPrChange>
        </w:rPr>
      </w:pPr>
      <w:del w:id="1122" w:author="Ben Fels" w:date="2024-12-16T22:10:00Z" w16du:dateUtc="2024-12-16T21:10:00Z">
        <w:r w:rsidRPr="00911C80" w:rsidDel="001A4072">
          <w:rPr>
            <w:rPrChange w:id="1123" w:author="Ben Fels" w:date="2024-12-17T07:55:00Z" w16du:dateUtc="2024-12-17T06:55:00Z">
              <w:rPr>
                <w:lang w:val="en-US"/>
              </w:rPr>
            </w:rPrChange>
          </w:rPr>
          <w:delText>Few shot prompting</w:delText>
        </w:r>
      </w:del>
    </w:p>
    <w:p w14:paraId="153A91C5" w14:textId="6BB3ACE3" w:rsidR="00255FC0" w:rsidRPr="00AC483F" w:rsidDel="001A4072" w:rsidRDefault="00255FC0" w:rsidP="00AC483F">
      <w:pPr>
        <w:rPr>
          <w:del w:id="1124" w:author="Ben Fels" w:date="2024-12-16T22:10:00Z" w16du:dateUtc="2024-12-16T21:10:00Z"/>
          <w:b/>
          <w:bCs/>
          <w:highlight w:val="cyan"/>
        </w:rPr>
      </w:pPr>
      <w:del w:id="1125" w:author="Ben Fels" w:date="2024-12-16T22:10:00Z" w16du:dateUtc="2024-12-16T21:10:00Z">
        <w:r w:rsidRPr="00AC483F" w:rsidDel="001A4072">
          <w:rPr>
            <w:highlight w:val="cyan"/>
          </w:rPr>
          <w:delText xml:space="preserve">Brown, T., Mann, B., Ryder, N., et al . </w:delText>
        </w:r>
        <w:r w:rsidRPr="00911C80" w:rsidDel="001A4072">
          <w:rPr>
            <w:highlight w:val="cyan"/>
            <w:rPrChange w:id="1126" w:author="Ben Fels" w:date="2024-12-17T07:55:00Z" w16du:dateUtc="2024-12-17T06:55:00Z">
              <w:rPr>
                <w:highlight w:val="cyan"/>
                <w:lang w:val="en-US"/>
              </w:rPr>
            </w:rPrChange>
          </w:rPr>
          <w:delText xml:space="preserve">Language models are few-shot learners. in Advances in Neural Information Processing Systems. </w:delText>
        </w:r>
        <w:r w:rsidRPr="00AC483F" w:rsidDel="001A4072">
          <w:rPr>
            <w:highlight w:val="cyan"/>
          </w:rPr>
          <w:delText>(Curran Associates, Inc.), 1877–1901.</w:delText>
        </w:r>
      </w:del>
    </w:p>
    <w:p w14:paraId="02F6F1E3" w14:textId="7B632598" w:rsidR="00255FC0" w:rsidRPr="0080523A" w:rsidDel="001A4072" w:rsidRDefault="00255FC0" w:rsidP="00255FC0">
      <w:pPr>
        <w:pStyle w:val="Listenabsatz"/>
        <w:numPr>
          <w:ilvl w:val="1"/>
          <w:numId w:val="27"/>
        </w:numPr>
        <w:rPr>
          <w:del w:id="1127" w:author="Ben Fels" w:date="2024-12-16T22:10:00Z" w16du:dateUtc="2024-12-16T21:10:00Z"/>
          <w:b/>
          <w:bCs/>
        </w:rPr>
      </w:pPr>
      <w:del w:id="1128" w:author="Ben Fels" w:date="2024-12-16T22:10:00Z" w16du:dateUtc="2024-12-16T21:10:00Z">
        <w:r w:rsidDel="001A4072">
          <w:delText>Zufällige Auswahl der Beispiele</w:delText>
        </w:r>
      </w:del>
    </w:p>
    <w:p w14:paraId="56AA313C" w14:textId="759B6FDF" w:rsidR="00255FC0" w:rsidRPr="00A778C3" w:rsidDel="001A4072" w:rsidRDefault="00255FC0" w:rsidP="00255FC0">
      <w:pPr>
        <w:pStyle w:val="Listenabsatz"/>
        <w:numPr>
          <w:ilvl w:val="1"/>
          <w:numId w:val="27"/>
        </w:numPr>
        <w:rPr>
          <w:del w:id="1129" w:author="Ben Fels" w:date="2024-12-16T22:10:00Z" w16du:dateUtc="2024-12-16T21:10:00Z"/>
          <w:b/>
          <w:bCs/>
        </w:rPr>
      </w:pPr>
      <w:del w:id="1130" w:author="Ben Fels" w:date="2024-12-16T22:10:00Z" w16du:dateUtc="2024-12-16T21:10:00Z">
        <w:r w:rsidDel="001A4072">
          <w:delText>Systematische Auswahl der Beispiele</w:delText>
        </w:r>
      </w:del>
    </w:p>
    <w:p w14:paraId="539EFA06" w14:textId="0FCB8C48" w:rsidR="00A778C3" w:rsidDel="001A4072" w:rsidRDefault="004E5B9A" w:rsidP="00A778C3">
      <w:pPr>
        <w:rPr>
          <w:del w:id="1131" w:author="Ben Fels" w:date="2024-12-16T22:10:00Z" w16du:dateUtc="2024-12-16T21:10:00Z"/>
          <w:bCs/>
        </w:rPr>
      </w:pPr>
      <w:del w:id="1132" w:author="Ben Fels" w:date="2024-12-16T22:10:00Z" w16du:dateUtc="2024-12-16T21:10:00Z">
        <w:r w:rsidRPr="00865810" w:rsidDel="001A4072">
          <w:rPr>
            <w:b/>
            <w:bCs/>
            <w:highlight w:val="magenta"/>
          </w:rPr>
          <w:fldChar w:fldCharType="begin"/>
        </w:r>
        <w:r w:rsidR="00893D7A" w:rsidDel="001A4072">
          <w:rPr>
            <w:b/>
            <w:bCs/>
            <w:highlight w:val="magenta"/>
          </w:rPr>
          <w:delInstrText xml:space="preserve"> ADDIN ZOTERO_ITEM CSL_CITATION {"citationID":"ZEOCtoy7","properties":{"formattedCitation":"(Brown et al., 2020, S. 1)","plainCitation":"(Brown et al., 2020, S. 1)","noteIndex":0},"citationItems":[{"id":229,"uris":["http://zotero.org/users/14644665/items/E6FXUFBM"],"itemData":{"id":229,"type":"article","abstract":"Recent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label":"page"}],"schema":"https://github.com/citation-style-language/schema/raw/master/csl-citation.json"} </w:delInstrText>
        </w:r>
        <w:r w:rsidRPr="00865810" w:rsidDel="001A4072">
          <w:rPr>
            <w:b/>
            <w:bCs/>
            <w:highlight w:val="magenta"/>
          </w:rPr>
          <w:fldChar w:fldCharType="separate"/>
        </w:r>
        <w:r w:rsidR="00865810" w:rsidRPr="00865810" w:rsidDel="001A4072">
          <w:rPr>
            <w:rFonts w:cs="Arial"/>
            <w:highlight w:val="magenta"/>
          </w:rPr>
          <w:delText>(Brown et al., 2020, S. 1)</w:delText>
        </w:r>
        <w:r w:rsidRPr="00865810" w:rsidDel="001A4072">
          <w:rPr>
            <w:b/>
            <w:bCs/>
            <w:highlight w:val="magenta"/>
          </w:rPr>
          <w:fldChar w:fldCharType="end"/>
        </w:r>
        <w:r w:rsidDel="001A4072">
          <w:rPr>
            <w:b/>
            <w:bCs/>
          </w:rPr>
          <w:delText xml:space="preserve"> </w:delText>
        </w:r>
        <w:r w:rsidRPr="004E5B9A" w:rsidDel="001A4072">
          <w:rPr>
            <w:bCs/>
          </w:rPr>
          <w:delText>zeigten</w:delText>
        </w:r>
        <w:r w:rsidDel="001A4072">
          <w:rPr>
            <w:bCs/>
          </w:rPr>
          <w:delText xml:space="preserve"> für GPT-3, dass</w:delText>
        </w:r>
        <w:r w:rsidR="00894CAA" w:rsidDel="001A4072">
          <w:rPr>
            <w:bCs/>
          </w:rPr>
          <w:delText xml:space="preserve"> „scaling up language models greatly improves</w:delText>
        </w:r>
        <w:r w:rsidR="00720AD6" w:rsidDel="001A4072">
          <w:rPr>
            <w:bCs/>
          </w:rPr>
          <w:delText xml:space="preserve"> task-agnostik few-shot performance</w:delText>
        </w:r>
        <w:r w:rsidR="00894CAA" w:rsidDel="001A4072">
          <w:rPr>
            <w:bCs/>
          </w:rPr>
          <w:delText>“</w:delText>
        </w:r>
        <w:r w:rsidR="00EC17E9" w:rsidDel="001A4072">
          <w:rPr>
            <w:bCs/>
          </w:rPr>
          <w:delText xml:space="preserve">, </w:delText>
        </w:r>
        <w:r w:rsidR="00E21016" w:rsidDel="001A4072">
          <w:rPr>
            <w:bCs/>
          </w:rPr>
          <w:delText>Dafür wurde GPT-3 ohne „gradient updates“ oder fine-tuning angewendet.</w:delText>
        </w:r>
      </w:del>
    </w:p>
    <w:p w14:paraId="1F6EDE54" w14:textId="5ACDCCE4" w:rsidR="00195415" w:rsidRPr="00911C80" w:rsidDel="001A4072" w:rsidRDefault="00195415" w:rsidP="00A778C3">
      <w:pPr>
        <w:rPr>
          <w:del w:id="1133" w:author="Ben Fels" w:date="2024-12-16T22:10:00Z" w16du:dateUtc="2024-12-16T21:10:00Z"/>
          <w:bCs/>
          <w:i/>
          <w:rPrChange w:id="1134" w:author="Ben Fels" w:date="2024-12-17T07:55:00Z" w16du:dateUtc="2024-12-17T06:55:00Z">
            <w:rPr>
              <w:del w:id="1135" w:author="Ben Fels" w:date="2024-12-16T22:10:00Z" w16du:dateUtc="2024-12-16T21:10:00Z"/>
              <w:bCs/>
              <w:i/>
              <w:lang w:val="en-US"/>
            </w:rPr>
          </w:rPrChange>
        </w:rPr>
      </w:pPr>
      <w:del w:id="1136" w:author="Ben Fels" w:date="2024-12-16T22:10:00Z" w16du:dateUtc="2024-12-16T21:10:00Z">
        <w:r w:rsidRPr="00911C80" w:rsidDel="001A4072">
          <w:rPr>
            <w:bCs/>
            <w:i/>
            <w:rPrChange w:id="1137" w:author="Ben Fels" w:date="2024-12-17T07:55:00Z" w16du:dateUtc="2024-12-17T06:55:00Z">
              <w:rPr>
                <w:bCs/>
                <w:i/>
                <w:lang w:val="en-US"/>
              </w:rPr>
            </w:rPrChange>
          </w:rPr>
          <w:delText>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Removing this limitation would be desirable, for several reasons.</w:delText>
        </w:r>
        <w:r w:rsidR="002318B2" w:rsidRPr="00911C80" w:rsidDel="001A4072">
          <w:rPr>
            <w:bCs/>
            <w:i/>
            <w:rPrChange w:id="1138" w:author="Ben Fels" w:date="2024-12-17T07:55:00Z" w16du:dateUtc="2024-12-17T06:55:00Z">
              <w:rPr>
                <w:bCs/>
                <w:i/>
                <w:lang w:val="en-US"/>
              </w:rPr>
            </w:rPrChange>
          </w:rPr>
          <w:delText xml:space="preserve"> First, from a practical perspective, the need for a large dataset of labeled examples for every new task limits the applicability of language models. There exists a very wide range of possible useful language tasks, encompassing anything from correcting grammar, to generating examples of an abstract concept, to critiquing a short story. For many of these tasks it is difficult to collect a large supervised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delText>
        </w:r>
        <w:r w:rsidR="000D17B5" w:rsidRPr="00911C80" w:rsidDel="001A4072">
          <w:rPr>
            <w:rPrChange w:id="1139" w:author="Ben Fels" w:date="2024-12-17T07:55:00Z" w16du:dateUtc="2024-12-17T06:55:00Z">
              <w:rPr>
                <w:lang w:val="en-US"/>
              </w:rPr>
            </w:rPrChange>
          </w:rPr>
          <w:delText xml:space="preserve"> </w:delText>
        </w:r>
        <w:r w:rsidR="000D17B5" w:rsidRPr="00911C80" w:rsidDel="001A4072">
          <w:rPr>
            <w:bCs/>
            <w:i/>
            <w:rPrChange w:id="1140" w:author="Ben Fels" w:date="2024-12-17T07:55:00Z" w16du:dateUtc="2024-12-17T06:55:00Z">
              <w:rPr>
                <w:bCs/>
                <w:i/>
                <w:lang w:val="en-US"/>
              </w:rPr>
            </w:rPrChange>
          </w:rPr>
          <w:delText>Third, humans do not require large supervised datasets to learn most language tasks – a brief directive in natural language (e.g. “please tell me if this sentence describes something happy or something sad”) or at most a tiny number of demonstrations (e.g. “here are two examples of people acting brave; please give a third example of bravery”) is often</w:delText>
        </w:r>
        <w:r w:rsidR="00C20390" w:rsidRPr="00911C80" w:rsidDel="001A4072">
          <w:rPr>
            <w:bCs/>
            <w:i/>
            <w:rPrChange w:id="1141" w:author="Ben Fels" w:date="2024-12-17T07:55:00Z" w16du:dateUtc="2024-12-17T06:55:00Z">
              <w:rPr>
                <w:bCs/>
                <w:i/>
                <w:lang w:val="en-US"/>
              </w:rPr>
            </w:rPrChange>
          </w:rPr>
          <w:delText xml:space="preserve"> sufficient to enable a human to perform a new task to at least a reasonable degree of competence. Aside from pointing to a conceptual limitation in our current NLP techniques, this adaptability has practical advantages – it allows humans to seamlessly mix together or switch between many tasks and skills, for example performing addition during a lengthy dialogue. To be broadly useful, we would someday like our NLP systems to have this same fluidity and generality</w:delText>
        </w:r>
        <w:r w:rsidR="00C20390" w:rsidRPr="00911C80" w:rsidDel="001A4072">
          <w:rPr>
            <w:bCs/>
            <w:i/>
            <w:highlight w:val="magenta"/>
            <w:rPrChange w:id="1142" w:author="Ben Fels" w:date="2024-12-17T07:55:00Z" w16du:dateUtc="2024-12-17T06:55:00Z">
              <w:rPr>
                <w:bCs/>
                <w:i/>
                <w:highlight w:val="magenta"/>
                <w:lang w:val="en-US"/>
              </w:rPr>
            </w:rPrChange>
          </w:rPr>
          <w:delText>.</w:delText>
        </w:r>
        <w:r w:rsidR="000A38CD" w:rsidRPr="00911C80" w:rsidDel="001A4072">
          <w:rPr>
            <w:bCs/>
            <w:i/>
            <w:highlight w:val="magenta"/>
            <w:rPrChange w:id="1143" w:author="Ben Fels" w:date="2024-12-17T07:55:00Z" w16du:dateUtc="2024-12-17T06:55:00Z">
              <w:rPr>
                <w:bCs/>
                <w:i/>
                <w:highlight w:val="magenta"/>
                <w:lang w:val="en-US"/>
              </w:rPr>
            </w:rPrChange>
          </w:rPr>
          <w:delText xml:space="preserve"> </w:delText>
        </w:r>
        <w:r w:rsidR="000A38CD" w:rsidRPr="004E412F" w:rsidDel="001A4072">
          <w:rPr>
            <w:bCs/>
            <w:i/>
            <w:highlight w:val="magenta"/>
          </w:rPr>
          <w:fldChar w:fldCharType="begin"/>
        </w:r>
        <w:r w:rsidR="00893D7A" w:rsidRPr="00911C80" w:rsidDel="001A4072">
          <w:rPr>
            <w:bCs/>
            <w:i/>
            <w:highlight w:val="magenta"/>
            <w:rPrChange w:id="1144" w:author="Ben Fels" w:date="2024-12-17T07:55:00Z" w16du:dateUtc="2024-12-17T06:55:00Z">
              <w:rPr>
                <w:bCs/>
                <w:i/>
                <w:highlight w:val="magenta"/>
                <w:lang w:val="en-US"/>
              </w:rPr>
            </w:rPrChange>
          </w:rPr>
          <w:del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145"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146"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147"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148"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149"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150"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151"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152"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153"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154"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155"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156" w:author="Ben Fels" w:date="2024-12-17T07:55:00Z" w16du:dateUtc="2024-12-17T06:55:00Z">
              <w:rPr>
                <w:bCs/>
                <w:i/>
                <w:highlight w:val="magenta"/>
                <w:lang w:val="en-US"/>
              </w:rPr>
            </w:rPrChange>
          </w:rPr>
          <w:delInstrText xml:space="preserve">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delInstrText>
        </w:r>
        <w:r w:rsidR="000A38CD" w:rsidRPr="004E412F" w:rsidDel="001A4072">
          <w:rPr>
            <w:bCs/>
            <w:i/>
            <w:highlight w:val="magenta"/>
          </w:rPr>
          <w:fldChar w:fldCharType="separate"/>
        </w:r>
        <w:r w:rsidR="004E412F" w:rsidRPr="00911C80" w:rsidDel="001A4072">
          <w:rPr>
            <w:rFonts w:cs="Arial"/>
            <w:highlight w:val="magenta"/>
            <w:rPrChange w:id="1157" w:author="Ben Fels" w:date="2024-12-17T07:55:00Z" w16du:dateUtc="2024-12-17T06:55:00Z">
              <w:rPr>
                <w:rFonts w:cs="Arial"/>
                <w:highlight w:val="magenta"/>
                <w:lang w:val="en-US"/>
              </w:rPr>
            </w:rPrChange>
          </w:rPr>
          <w:delText>(Brown et al., 2020, S. 3–4)</w:delText>
        </w:r>
        <w:r w:rsidR="000A38CD" w:rsidRPr="004E412F" w:rsidDel="001A4072">
          <w:rPr>
            <w:bCs/>
            <w:i/>
            <w:highlight w:val="magenta"/>
          </w:rPr>
          <w:fldChar w:fldCharType="end"/>
        </w:r>
      </w:del>
    </w:p>
    <w:p w14:paraId="64AF04BB" w14:textId="0FE6F966" w:rsidR="004E412F" w:rsidDel="001A4072" w:rsidRDefault="004E412F" w:rsidP="004E412F">
      <w:pPr>
        <w:rPr>
          <w:del w:id="1158" w:author="Ben Fels" w:date="2024-12-16T22:10:00Z" w16du:dateUtc="2024-12-16T21:10:00Z"/>
          <w:bCs/>
          <w:i/>
        </w:rPr>
      </w:pPr>
      <w:del w:id="1159" w:author="Ben Fels" w:date="2024-12-16T22:10:00Z" w16du:dateUtc="2024-12-16T21:10:00Z">
        <w:r w:rsidRPr="00911C80" w:rsidDel="001A4072">
          <w:rPr>
            <w:bCs/>
            <w:i/>
            <w:rPrChange w:id="1160" w:author="Ben Fels" w:date="2024-12-17T07:55:00Z" w16du:dateUtc="2024-12-17T06:55:00Z">
              <w:rPr>
                <w:bCs/>
                <w:i/>
                <w:lang w:val="en-US"/>
              </w:rPr>
            </w:rPrChange>
          </w:rPr>
          <w:delText>During unsupervised pre-training, a language model develops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delText>
        </w:r>
        <w:r w:rsidRPr="00911C80" w:rsidDel="001A4072">
          <w:rPr>
            <w:bCs/>
            <w:i/>
            <w:highlight w:val="magenta"/>
            <w:rPrChange w:id="1161" w:author="Ben Fels" w:date="2024-12-17T07:55:00Z" w16du:dateUtc="2024-12-17T06:55:00Z">
              <w:rPr>
                <w:bCs/>
                <w:i/>
                <w:highlight w:val="magenta"/>
                <w:lang w:val="en-US"/>
              </w:rPr>
            </w:rPrChange>
          </w:rPr>
          <w:delText xml:space="preserve"> </w:delText>
        </w:r>
        <w:r w:rsidRPr="00D4541A" w:rsidDel="001A4072">
          <w:rPr>
            <w:bCs/>
            <w:i/>
            <w:highlight w:val="magenta"/>
          </w:rPr>
          <w:fldChar w:fldCharType="begin"/>
        </w:r>
        <w:r w:rsidR="00893D7A" w:rsidRPr="00911C80" w:rsidDel="001A4072">
          <w:rPr>
            <w:bCs/>
            <w:i/>
            <w:highlight w:val="magenta"/>
            <w:rPrChange w:id="1162" w:author="Ben Fels" w:date="2024-12-17T07:55:00Z" w16du:dateUtc="2024-12-17T06:55:00Z">
              <w:rPr>
                <w:bCs/>
                <w:i/>
                <w:highlight w:val="magenta"/>
                <w:lang w:val="en-US"/>
              </w:rPr>
            </w:rPrChange>
          </w:rPr>
          <w:del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163"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164"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165"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166"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167"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168"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169"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170"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171"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172"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173"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174" w:author="Ben Fels" w:date="2024-12-17T07:55:00Z" w16du:dateUtc="2024-12-17T06:55:00Z">
              <w:rPr>
                <w:bCs/>
                <w:i/>
                <w:highlight w:val="magenta"/>
                <w:lang w:val="en-US"/>
              </w:rPr>
            </w:rPrChange>
          </w:rPr>
          <w:delInstrText>nding and of GPT-3 in general.","language":"en","note":"done","number":"arXiv:2005.14165","publis</w:delInstrText>
        </w:r>
        <w:r w:rsidR="00893D7A" w:rsidRPr="00111EBC" w:rsidDel="001A4072">
          <w:rPr>
            <w:bCs/>
            <w:i/>
            <w:highlight w:val="magenta"/>
          </w:rPr>
          <w:del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w:delInstrText>
        </w:r>
        <w:r w:rsidR="00893D7A" w:rsidRPr="004722C8" w:rsidDel="001A4072">
          <w:rPr>
            <w:bCs/>
            <w:i/>
            <w:highlight w:val="magenta"/>
          </w:rPr>
          <w:delInstrText xml:space="preserve">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delInstrText>
        </w:r>
        <w:r w:rsidRPr="00D4541A" w:rsidDel="001A4072">
          <w:rPr>
            <w:bCs/>
            <w:i/>
            <w:highlight w:val="magenta"/>
          </w:rPr>
          <w:fldChar w:fldCharType="separate"/>
        </w:r>
        <w:r w:rsidRPr="00D4541A" w:rsidDel="001A4072">
          <w:rPr>
            <w:rFonts w:cs="Arial"/>
            <w:highlight w:val="magenta"/>
          </w:rPr>
          <w:delText>(Brown et al., 2020, S. 3)</w:delText>
        </w:r>
        <w:r w:rsidRPr="00D4541A" w:rsidDel="001A4072">
          <w:rPr>
            <w:bCs/>
            <w:i/>
            <w:highlight w:val="magenta"/>
          </w:rPr>
          <w:fldChar w:fldCharType="end"/>
        </w:r>
      </w:del>
    </w:p>
    <w:p w14:paraId="491EB3B2" w14:textId="2AFA7C3F" w:rsidR="002A2237" w:rsidRPr="000A38CD" w:rsidDel="001A4072" w:rsidRDefault="002A2237" w:rsidP="00A778C3">
      <w:pPr>
        <w:rPr>
          <w:del w:id="1175" w:author="Ben Fels" w:date="2024-12-16T22:10:00Z" w16du:dateUtc="2024-12-16T21:10:00Z"/>
          <w:bCs/>
          <w:i/>
        </w:rPr>
      </w:pPr>
    </w:p>
    <w:p w14:paraId="7DA1CF74" w14:textId="7C7BD9CA" w:rsidR="004E5B9A" w:rsidRPr="00A778C3" w:rsidDel="00FD62B3" w:rsidRDefault="004E5B9A" w:rsidP="00A778C3">
      <w:pPr>
        <w:rPr>
          <w:del w:id="1176" w:author="Ben Fels" w:date="2024-12-16T22:03:00Z" w16du:dateUtc="2024-12-16T21:03:00Z"/>
          <w:b/>
          <w:bCs/>
        </w:rPr>
      </w:pPr>
    </w:p>
    <w:p w14:paraId="497239B9" w14:textId="650C5E81" w:rsidR="00AC483F" w:rsidRPr="004E5B9A" w:rsidDel="001A4072" w:rsidRDefault="00255FC0" w:rsidP="00AC483F">
      <w:pPr>
        <w:pStyle w:val="berschrift3"/>
        <w:rPr>
          <w:del w:id="1177" w:author="Ben Fels" w:date="2024-12-16T22:10:00Z" w16du:dateUtc="2024-12-16T21:10:00Z"/>
        </w:rPr>
      </w:pPr>
      <w:del w:id="1178" w:author="Ben Fels" w:date="2024-12-16T22:10:00Z" w16du:dateUtc="2024-12-16T21:10:00Z">
        <w:r w:rsidRPr="004E5B9A" w:rsidDel="001A4072">
          <w:delText>Chain-of-thought</w:delText>
        </w:r>
      </w:del>
    </w:p>
    <w:p w14:paraId="5A2FA53D" w14:textId="38A36BA7" w:rsidR="00255FC0" w:rsidRPr="00AC483F" w:rsidDel="001A4072" w:rsidRDefault="00255FC0" w:rsidP="00AC483F">
      <w:pPr>
        <w:rPr>
          <w:del w:id="1179" w:author="Ben Fels" w:date="2024-12-16T22:10:00Z" w16du:dateUtc="2024-12-16T21:10:00Z"/>
          <w:b/>
          <w:bCs/>
          <w:highlight w:val="cyan"/>
        </w:rPr>
      </w:pPr>
      <w:del w:id="1180" w:author="Ben Fels" w:date="2024-12-16T22:10:00Z" w16du:dateUtc="2024-12-16T21:10:00Z">
        <w:r w:rsidRPr="00AC483F" w:rsidDel="001A4072">
          <w:rPr>
            <w:highlight w:val="cyan"/>
          </w:rPr>
          <w:delText xml:space="preserve">Wei, J., Wang, X., Schuurmans, D., et al . </w:delText>
        </w:r>
        <w:r w:rsidRPr="004E5B9A" w:rsidDel="001A4072">
          <w:rPr>
            <w:highlight w:val="cyan"/>
          </w:rPr>
          <w:delText xml:space="preserve">Chain-of-thought prompting elicits reasoning in large language models. in Neural Information Processing Systems. </w:delText>
        </w:r>
        <w:r w:rsidRPr="00AC483F" w:rsidDel="001A4072">
          <w:rPr>
            <w:highlight w:val="cyan"/>
          </w:rPr>
          <w:delText>New Orleans, LA, 2022</w:delText>
        </w:r>
      </w:del>
    </w:p>
    <w:p w14:paraId="2C2B9682" w14:textId="70A75E88" w:rsidR="00AC483F" w:rsidRPr="004E5B9A" w:rsidDel="001A4072" w:rsidRDefault="00255FC0" w:rsidP="00AC483F">
      <w:pPr>
        <w:pStyle w:val="berschrift3"/>
        <w:rPr>
          <w:del w:id="1181" w:author="Ben Fels" w:date="2024-12-16T22:10:00Z" w16du:dateUtc="2024-12-16T21:10:00Z"/>
        </w:rPr>
      </w:pPr>
      <w:del w:id="1182" w:author="Ben Fels" w:date="2024-12-16T22:10:00Z" w16du:dateUtc="2024-12-16T21:10:00Z">
        <w:r w:rsidRPr="004E5B9A" w:rsidDel="001A4072">
          <w:delText>Self-consistency</w:delText>
        </w:r>
      </w:del>
    </w:p>
    <w:p w14:paraId="70E2E8DA" w14:textId="3881902E" w:rsidR="00255FC0" w:rsidRPr="00AC483F" w:rsidDel="001A4072" w:rsidRDefault="00255FC0" w:rsidP="00AC483F">
      <w:pPr>
        <w:rPr>
          <w:del w:id="1183" w:author="Ben Fels" w:date="2024-12-16T22:10:00Z" w16du:dateUtc="2024-12-16T21:10:00Z"/>
          <w:b/>
          <w:bCs/>
          <w:highlight w:val="cyan"/>
        </w:rPr>
      </w:pPr>
      <w:del w:id="1184" w:author="Ben Fels" w:date="2024-12-16T22:10:00Z" w16du:dateUtc="2024-12-16T21:10:00Z">
        <w:r w:rsidRPr="00AC483F" w:rsidDel="001A4072">
          <w:delText xml:space="preserve"> </w:delText>
        </w:r>
        <w:r w:rsidRPr="00AC483F" w:rsidDel="001A4072">
          <w:rPr>
            <w:highlight w:val="cyan"/>
          </w:rPr>
          <w:delText xml:space="preserve">Wang, X., Wei, J., Schuurmans, D., et al . </w:delText>
        </w:r>
        <w:r w:rsidRPr="004E5B9A" w:rsidDel="001A4072">
          <w:rPr>
            <w:highlight w:val="cyan"/>
          </w:rPr>
          <w:delText xml:space="preserve">Self-consistency improves chain of thought reasoning in language models. </w:delText>
        </w:r>
        <w:r w:rsidRPr="00AC483F" w:rsidDel="001A4072">
          <w:rPr>
            <w:highlight w:val="cyan"/>
          </w:rPr>
          <w:delText xml:space="preserve">Epub ahead of print 2023. </w:delText>
        </w:r>
        <w:r w:rsidDel="001A4072">
          <w:fldChar w:fldCharType="begin"/>
        </w:r>
        <w:r w:rsidDel="001A4072">
          <w:delInstrText>HYPERLINK "https://doi.org/10.48550/arXiv.2203.11171"</w:delInstrText>
        </w:r>
        <w:r w:rsidDel="001A4072">
          <w:fldChar w:fldCharType="separate"/>
        </w:r>
        <w:r w:rsidRPr="00AC483F" w:rsidDel="001A4072">
          <w:rPr>
            <w:rStyle w:val="Hyperlink"/>
            <w:highlight w:val="cyan"/>
          </w:rPr>
          <w:delText>https://doi.org/10.48550/arXiv.2203.11171</w:delText>
        </w:r>
        <w:r w:rsidDel="001A4072">
          <w:rPr>
            <w:rStyle w:val="Hyperlink"/>
            <w:highlight w:val="cyan"/>
          </w:rPr>
          <w:fldChar w:fldCharType="end"/>
        </w:r>
        <w:r w:rsidRPr="00AC483F" w:rsidDel="001A4072">
          <w:rPr>
            <w:highlight w:val="cyan"/>
          </w:rPr>
          <w:delText>.</w:delText>
        </w:r>
      </w:del>
    </w:p>
    <w:p w14:paraId="4C0BEF47" w14:textId="551EA24C" w:rsidR="00255FC0" w:rsidRPr="004E5B9A" w:rsidDel="001A4072" w:rsidRDefault="00255FC0" w:rsidP="00255FC0">
      <w:pPr>
        <w:pStyle w:val="Listenabsatz"/>
        <w:numPr>
          <w:ilvl w:val="1"/>
          <w:numId w:val="27"/>
        </w:numPr>
        <w:rPr>
          <w:del w:id="1185" w:author="Ben Fels" w:date="2024-12-16T22:10:00Z" w16du:dateUtc="2024-12-16T21:10:00Z"/>
          <w:bCs/>
        </w:rPr>
      </w:pPr>
      <w:del w:id="1186" w:author="Ben Fels" w:date="2024-12-16T22:10:00Z" w16du:dateUtc="2024-12-16T21:10:00Z">
        <w:r w:rsidRPr="004E5B9A" w:rsidDel="001A4072">
          <w:rPr>
            <w:bCs/>
          </w:rPr>
          <w:delText>where we run the prompt multiple times through the model and implement a majority voting strategy to get the answer</w:delText>
        </w:r>
      </w:del>
    </w:p>
    <w:p w14:paraId="00230753" w14:textId="13452B02" w:rsidR="00255FC0" w:rsidRPr="00EC68F3" w:rsidDel="001A4072" w:rsidRDefault="00255FC0" w:rsidP="00CF7AE6">
      <w:pPr>
        <w:rPr>
          <w:del w:id="1187" w:author="Ben Fels" w:date="2024-12-16T22:10:00Z" w16du:dateUtc="2024-12-16T21:10:00Z"/>
        </w:rPr>
      </w:pPr>
    </w:p>
    <w:p w14:paraId="4876537E" w14:textId="327E737A" w:rsidR="001B50DB" w:rsidRPr="001B50DB" w:rsidDel="001A4072" w:rsidRDefault="001B50DB" w:rsidP="00CF7AE6">
      <w:pPr>
        <w:rPr>
          <w:del w:id="1188" w:author="Ben Fels" w:date="2024-12-16T22:10:00Z" w16du:dateUtc="2024-12-16T21:10:00Z"/>
          <w:i/>
        </w:rPr>
      </w:pPr>
      <w:del w:id="1189" w:author="Ben Fels" w:date="2024-12-16T22:10:00Z" w16du:dateUtc="2024-12-16T21:10:00Z">
        <w:r w:rsidRPr="001B50DB" w:rsidDel="001A4072">
          <w:rPr>
            <w:i/>
          </w:rPr>
          <w:delText>“</w:delText>
        </w:r>
        <w:r w:rsidR="009535E8" w:rsidRPr="009535E8" w:rsidDel="001A4072">
          <w:delText xml:space="preserve"> </w:delText>
        </w:r>
        <w:r w:rsidR="009535E8" w:rsidRPr="009535E8" w:rsidDel="001A4072">
          <w:rPr>
            <w:i/>
          </w:rPr>
          <w:delText xml:space="preserve">Im Gegensatz zu früheren Arbeiten zeigen wir, dass beim Argument Mining der Datentransfer bessere Ergebnisse erzielt als der Modelltransfer und </w:delText>
        </w:r>
        <w:r w:rsidR="009535E8" w:rsidRPr="009F1B79" w:rsidDel="001A4072">
          <w:rPr>
            <w:i/>
            <w:highlight w:val="yellow"/>
          </w:rPr>
          <w:delText>dass das Finetuning besser abschneidet als few-shot-Methoden</w:delText>
        </w:r>
        <w:r w:rsidR="009535E8" w:rsidRPr="009535E8" w:rsidDel="001A4072">
          <w:rPr>
            <w:i/>
          </w:rPr>
          <w:delText>. Bei ersterem scheint die Domäne des für den Datentransfer verwendeten Datensatzes ein entscheidender Faktor zu sein, während sich bei few-shot die Art der Aufgabe (Länge und Komplexität der Sequenzspannen) und die Stichprobenmethode als entscheidend erweisen.</w:delText>
        </w:r>
        <w:r w:rsidRPr="001B50DB" w:rsidDel="001A4072">
          <w:rPr>
            <w:i/>
          </w:rPr>
          <w:delText>”</w:delText>
        </w:r>
        <w:r w:rsidDel="001A4072">
          <w:rPr>
            <w:i/>
          </w:rPr>
          <w:delText xml:space="preserve"> </w:delText>
        </w:r>
        <w:r w:rsidR="00430CDD" w:rsidRPr="00FF74A5" w:rsidDel="001A4072">
          <w:rPr>
            <w:i/>
            <w:highlight w:val="magenta"/>
          </w:rPr>
          <w:fldChar w:fldCharType="begin"/>
        </w:r>
        <w:r w:rsidR="004E5B9A" w:rsidDel="001A4072">
          <w:rPr>
            <w:i/>
            <w:highlight w:val="magenta"/>
          </w:rPr>
          <w:del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430CDD" w:rsidRPr="00FF74A5" w:rsidDel="001A4072">
          <w:rPr>
            <w:i/>
            <w:highlight w:val="magenta"/>
          </w:rPr>
          <w:fldChar w:fldCharType="separate"/>
        </w:r>
        <w:r w:rsidR="00430CDD" w:rsidRPr="00FF74A5" w:rsidDel="001A4072">
          <w:rPr>
            <w:rFonts w:cs="Arial"/>
            <w:highlight w:val="magenta"/>
          </w:rPr>
          <w:delText>(Yeginbergen et al., 2024, S. 11687)</w:delText>
        </w:r>
        <w:r w:rsidR="00430CDD" w:rsidRPr="00FF74A5" w:rsidDel="001A4072">
          <w:rPr>
            <w:i/>
            <w:highlight w:val="magenta"/>
          </w:rPr>
          <w:fldChar w:fldCharType="end"/>
        </w:r>
      </w:del>
    </w:p>
    <w:p w14:paraId="7E1E1202" w14:textId="64EBFE18" w:rsidR="001B50DB" w:rsidRPr="001B50DB" w:rsidDel="00FD62B3" w:rsidRDefault="001B50DB" w:rsidP="00CF7AE6">
      <w:pPr>
        <w:rPr>
          <w:del w:id="1190" w:author="Ben Fels" w:date="2024-12-16T22:03:00Z" w16du:dateUtc="2024-12-16T21:03:00Z"/>
        </w:rPr>
      </w:pPr>
    </w:p>
    <w:p w14:paraId="3CEABA39" w14:textId="0E38070F" w:rsidR="00047C35" w:rsidRPr="001B50DB" w:rsidDel="00FD62B3" w:rsidRDefault="00047C35" w:rsidP="00842EB0">
      <w:pPr>
        <w:pStyle w:val="berschrift2"/>
        <w:rPr>
          <w:del w:id="1191" w:author="Ben Fels" w:date="2024-12-16T22:03:00Z" w16du:dateUtc="2024-12-16T21:03:00Z"/>
        </w:rPr>
      </w:pPr>
      <w:del w:id="1192" w:author="Ben Fels" w:date="2024-12-16T22:03:00Z" w16du:dateUtc="2024-12-16T21:03:00Z">
        <w:r w:rsidRPr="001B50DB" w:rsidDel="00FD62B3">
          <w:delText>Retrieval-Augmented Generation (RAG)</w:delText>
        </w:r>
      </w:del>
    </w:p>
    <w:p w14:paraId="357FBE65" w14:textId="09C2727E" w:rsidR="000E4FCA" w:rsidRPr="00EF2061" w:rsidDel="00FD62B3" w:rsidRDefault="00E73147" w:rsidP="00CF7AE6">
      <w:pPr>
        <w:rPr>
          <w:del w:id="1193" w:author="Ben Fels" w:date="2024-12-16T22:03:00Z" w16du:dateUtc="2024-12-16T21:03:00Z"/>
        </w:rPr>
      </w:pPr>
      <w:del w:id="1194" w:author="Ben Fels" w:date="2024-12-16T22:03:00Z" w16du:dateUtc="2024-12-16T21:03:00Z">
        <w:r w:rsidRPr="005D479D" w:rsidDel="00FD62B3">
          <w:delText>Retrieval-Augmented Generation (RAG) is</w:delText>
        </w:r>
        <w:r w:rsidR="005D479D" w:rsidRPr="005D479D" w:rsidDel="00FD62B3">
          <w:delText xml:space="preserve">t eine Technik, welche </w:delText>
        </w:r>
        <w:r w:rsidR="00E64385" w:rsidRPr="00E64385" w:rsidDel="00FD62B3">
          <w:delText>Suchtechniken</w:delText>
        </w:r>
        <w:r w:rsidR="00E64385" w:rsidDel="00FD62B3">
          <w:delText xml:space="preserve"> zu</w:delText>
        </w:r>
        <w:r w:rsidR="001B2749" w:rsidDel="00FD62B3">
          <w:delText xml:space="preserve">m Informationsabruf mit dem Textgenerierungsmechanismus von </w:delText>
        </w:r>
        <w:r w:rsidR="005D479D" w:rsidDel="00FD62B3">
          <w:delText>LLMs kombiniert</w:delText>
        </w:r>
        <w:r w:rsidR="001B2749" w:rsidDel="00FD62B3">
          <w:delText xml:space="preserve"> </w:delText>
        </w:r>
        <w:r w:rsidR="005D5EBF" w:rsidRPr="005D5EBF" w:rsidDel="00FD62B3">
          <w:rPr>
            <w:highlight w:val="magenta"/>
          </w:rPr>
          <w:fldChar w:fldCharType="begin"/>
        </w:r>
        <w:r w:rsidR="005A7749" w:rsidDel="00FD62B3">
          <w:rPr>
            <w:highlight w:val="magenta"/>
          </w:rPr>
          <w:delInstrText xml:space="preserve"> ADDIN ZOTERO_ITEM CSL_CITATION {"citationID":"2IO5WjTY","properties":{"formattedCitation":"(Muludi et al., 2024, S. 1)","plainCitation":"(Muludi et al., 2024, S. 1)","noteIndex":0},"citationItems":[{"id":626,"uris":["http://zotero.org/users/14644665/items/GN7DRIDZ"],"itemData":{"id":626,"type":"article-journal","container-title":"International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Milani"},{"family":"Triloka","given":"Joko"},{"family":"-","given":"Sutedi"}],"accessed":{"date-parts":[["2024",9,22]]},"issued":{"date-parts":[["2024"]]}},"locator":"1","label":"page"}],"schema":"https://github.com/citation-style-language/schema/raw/master/csl-citation.json"} </w:delInstrText>
        </w:r>
        <w:r w:rsidR="005D5EBF" w:rsidRPr="005D5EBF" w:rsidDel="00FD62B3">
          <w:rPr>
            <w:highlight w:val="magenta"/>
          </w:rPr>
          <w:fldChar w:fldCharType="separate"/>
        </w:r>
        <w:r w:rsidR="005D5EBF" w:rsidRPr="005D5EBF" w:rsidDel="00FD62B3">
          <w:rPr>
            <w:rFonts w:cs="Arial"/>
            <w:highlight w:val="magenta"/>
          </w:rPr>
          <w:delText>(Muludi et al., 2024, S. 1)</w:delText>
        </w:r>
        <w:r w:rsidR="005D5EBF" w:rsidRPr="005D5EBF" w:rsidDel="00FD62B3">
          <w:rPr>
            <w:highlight w:val="magenta"/>
          </w:rPr>
          <w:fldChar w:fldCharType="end"/>
        </w:r>
        <w:r w:rsidR="006337D1" w:rsidRPr="005D479D" w:rsidDel="00FD62B3">
          <w:delText>.</w:delText>
        </w:r>
        <w:r w:rsidR="007252E1" w:rsidDel="00FD62B3">
          <w:delText xml:space="preserve"> </w:delText>
        </w:r>
        <w:r w:rsidR="007252E1" w:rsidRPr="00EF2061" w:rsidDel="00FD62B3">
          <w:delText>Es erhöht die Genauigkeit</w:delText>
        </w:r>
        <w:r w:rsidR="006337D1" w:rsidRPr="00EF2061" w:rsidDel="00FD62B3">
          <w:delText xml:space="preserve"> </w:delText>
        </w:r>
        <w:r w:rsidR="008231DF" w:rsidRPr="00EF2061" w:rsidDel="00FD62B3">
          <w:delText xml:space="preserve">der generierten Antworten </w:delText>
        </w:r>
        <w:r w:rsidR="00EF2061" w:rsidRPr="00EF2061" w:rsidDel="00FD62B3">
          <w:delText xml:space="preserve">indem </w:delText>
        </w:r>
        <w:r w:rsidR="00EF2061" w:rsidDel="00FD62B3">
          <w:delText xml:space="preserve">Informationen von externen Quellen </w:delText>
        </w:r>
        <w:r w:rsidR="002D5191" w:rsidDel="00FD62B3">
          <w:delText xml:space="preserve">berücksichtigt werden </w:delText>
        </w:r>
        <w:r w:rsidR="002D5191" w:rsidRPr="008520FB" w:rsidDel="00FD62B3">
          <w:rPr>
            <w:highlight w:val="magenta"/>
          </w:rPr>
          <w:fldChar w:fldCharType="begin"/>
        </w:r>
        <w:r w:rsidR="005A7749" w:rsidDel="00FD62B3">
          <w:rPr>
            <w:highlight w:val="magenta"/>
          </w:rPr>
          <w:delInstrText xml:space="preserve"> ADDIN ZOTERO_ITEM CSL_CITATION {"citationID":"iyev6rWR","properties":{"formattedCitation":"(Muludi et al., 2024)","plainCitation":"(Muludi et al., 2024)","noteIndex":0},"citationItems":[{"id":626,"uris":["http://zotero.org/users/14644665/items/GN7DRIDZ"],"itemData":{"id":626,"type":"article-journal","container-title":"International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Milani"},{"family":"Triloka","given":"Joko"},{"family":"-","given":"Sutedi"}],"accessed":{"date-parts":[["2024",9,22]]},"issued":{"date-parts":[["2024"]]}}}],"schema":"https://github.com/citation-style-language/schema/raw/master/csl-citation.json"} </w:delInstrText>
        </w:r>
        <w:r w:rsidR="002D5191" w:rsidRPr="008520FB" w:rsidDel="00FD62B3">
          <w:rPr>
            <w:highlight w:val="magenta"/>
          </w:rPr>
          <w:fldChar w:fldCharType="separate"/>
        </w:r>
        <w:r w:rsidR="002D5191" w:rsidRPr="008520FB" w:rsidDel="00FD62B3">
          <w:rPr>
            <w:rFonts w:cs="Arial"/>
            <w:highlight w:val="magenta"/>
          </w:rPr>
          <w:delText>(Muludi et al., 2024)</w:delText>
        </w:r>
        <w:r w:rsidR="002D5191" w:rsidRPr="008520FB" w:rsidDel="00FD62B3">
          <w:rPr>
            <w:highlight w:val="magenta"/>
          </w:rPr>
          <w:fldChar w:fldCharType="end"/>
        </w:r>
        <w:r w:rsidR="006337D1" w:rsidRPr="00EF2061" w:rsidDel="00FD62B3">
          <w:delText>.</w:delText>
        </w:r>
        <w:r w:rsidR="008520FB" w:rsidDel="00FD62B3">
          <w:delText xml:space="preserve"> </w:delText>
        </w:r>
      </w:del>
    </w:p>
    <w:p w14:paraId="6975FAC5" w14:textId="74DD565B" w:rsidR="000E4FCA" w:rsidDel="00FD62B3" w:rsidRDefault="00326B9C" w:rsidP="00CF7AE6">
      <w:pPr>
        <w:rPr>
          <w:del w:id="1195" w:author="Ben Fels" w:date="2024-12-16T22:03:00Z" w16du:dateUtc="2024-12-16T21:03:00Z"/>
        </w:rPr>
      </w:pPr>
      <w:del w:id="1196" w:author="Ben Fels" w:date="2024-12-16T22:03:00Z" w16du:dateUtc="2024-12-16T21:03:00Z">
        <w:r w:rsidRPr="00F451BA" w:rsidDel="00FD62B3">
          <w:rPr>
            <w:highlight w:val="magenta"/>
          </w:rPr>
          <w:delText xml:space="preserve">Lu et al. </w:delText>
        </w:r>
        <w:r w:rsidR="004E6E08" w:rsidRPr="00F451BA" w:rsidDel="00FD62B3">
          <w:rPr>
            <w:highlight w:val="magenta"/>
          </w:rPr>
          <w:fldChar w:fldCharType="begin"/>
        </w:r>
        <w:r w:rsidR="004E6E08" w:rsidRPr="00F451BA" w:rsidDel="00FD62B3">
          <w:rPr>
            <w:highlight w:val="magenta"/>
          </w:rPr>
          <w:delInstrText xml:space="preserve"> ADDIN ZOTERO_ITEM CSL_CITATION {"citationID":"eEcGhD2F","properties":{"formattedCitation":"(2024)","plainCitation":"(2024)","noteIndex":0},"citationItems":[{"id":579,"uris":["http://zotero.org/users/14644665/items/DXBC2YTW"],"itemData":{"id":579,"type":"article-journal","abstract":"Large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004E6E08" w:rsidRPr="00F451BA" w:rsidDel="00FD62B3">
          <w:rPr>
            <w:highlight w:val="magenta"/>
          </w:rPr>
          <w:fldChar w:fldCharType="separate"/>
        </w:r>
        <w:r w:rsidR="004E6E08" w:rsidRPr="00F451BA" w:rsidDel="00FD62B3">
          <w:rPr>
            <w:rFonts w:cs="Arial"/>
            <w:highlight w:val="magenta"/>
          </w:rPr>
          <w:delText>(2024)</w:delText>
        </w:r>
        <w:r w:rsidR="004E6E08" w:rsidRPr="00F451BA" w:rsidDel="00FD62B3">
          <w:rPr>
            <w:highlight w:val="magenta"/>
          </w:rPr>
          <w:fldChar w:fldCharType="end"/>
        </w:r>
        <w:r w:rsidDel="00FD62B3">
          <w:delText xml:space="preserve"> konnten an dem Beispiel </w:delText>
        </w:r>
        <w:r w:rsidR="009B7438" w:rsidDel="00FD62B3">
          <w:delText xml:space="preserve">von spezifischen Informationen aus dem Bereich E-Learning zeigen, dass mit RAG </w:delText>
        </w:r>
        <w:r w:rsidR="00936E8E" w:rsidDel="00FD62B3">
          <w:delText>eine bessere Leistung (gemessen am BERTScore)</w:delText>
        </w:r>
        <w:r w:rsidR="008554E4" w:rsidDel="00FD62B3">
          <w:delText xml:space="preserve"> erzielt werden konnte, gegenüber einen herkömmlichen LLM.</w:delText>
        </w:r>
      </w:del>
    </w:p>
    <w:p w14:paraId="1BE64569" w14:textId="6FE33141" w:rsidR="008809E9" w:rsidDel="001A4072" w:rsidRDefault="006D5CD2" w:rsidP="00CF7AE6">
      <w:pPr>
        <w:rPr>
          <w:del w:id="1197" w:author="Ben Fels" w:date="2024-12-16T22:10:00Z" w16du:dateUtc="2024-12-16T21:10:00Z"/>
        </w:rPr>
      </w:pPr>
      <w:del w:id="1198" w:author="Ben Fels" w:date="2024-12-16T22:10:00Z" w16du:dateUtc="2024-12-16T21:10:00Z">
        <w:r w:rsidDel="001A4072">
          <w:delText xml:space="preserve">Enorme Hardwareanforderungen beim Trainieren eigener LLMs wie in Table 1 </w:delText>
        </w:r>
        <w:r w:rsidRPr="00433E4E" w:rsidDel="001A4072">
          <w:rPr>
            <w:highlight w:val="magenta"/>
          </w:rPr>
          <w:fldChar w:fldCharType="begin"/>
        </w:r>
        <w:r w:rsidR="00893D7A" w:rsidDel="001A4072">
          <w:rPr>
            <w:highlight w:val="magenta"/>
          </w:rPr>
          <w:del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433E4E" w:rsidDel="001A4072">
          <w:rPr>
            <w:highlight w:val="magenta"/>
          </w:rPr>
          <w:fldChar w:fldCharType="separate"/>
        </w:r>
        <w:r w:rsidRPr="00433E4E" w:rsidDel="001A4072">
          <w:rPr>
            <w:rFonts w:cs="Arial"/>
            <w:highlight w:val="magenta"/>
          </w:rPr>
          <w:delText>(Patil &amp; Gudivada, 2024, S. 6)</w:delText>
        </w:r>
        <w:r w:rsidRPr="00433E4E" w:rsidDel="001A4072">
          <w:rPr>
            <w:highlight w:val="magenta"/>
          </w:rPr>
          <w:fldChar w:fldCharType="end"/>
        </w:r>
        <w:r w:rsidR="00433E4E" w:rsidDel="001A4072">
          <w:delText xml:space="preserve"> </w:delText>
        </w:r>
        <w:r w:rsidDel="001A4072">
          <w:delText>von zu sehen.</w:delText>
        </w:r>
        <w:r w:rsidR="00F1146E" w:rsidDel="001A4072">
          <w:delText xml:space="preserve"> </w:delText>
        </w:r>
        <w:r w:rsidR="003B675C" w:rsidDel="001A4072">
          <w:delText>Zur Einordnung, eine H100 Grafikkarte kostet …</w:delText>
        </w:r>
      </w:del>
    </w:p>
    <w:p w14:paraId="71758D67" w14:textId="33FBADFA" w:rsidR="005241CB" w:rsidDel="004328D8" w:rsidRDefault="005241CB" w:rsidP="00CF7AE6">
      <w:pPr>
        <w:rPr>
          <w:del w:id="1199" w:author="Ben Fels" w:date="2024-12-21T12:00:00Z" w16du:dateUtc="2024-12-21T11:00:00Z"/>
        </w:rPr>
      </w:pPr>
    </w:p>
    <w:p w14:paraId="3B60CFA7" w14:textId="7F0B0648" w:rsidR="005241CB" w:rsidRPr="00E02FED" w:rsidDel="004328D8" w:rsidRDefault="005241CB" w:rsidP="00842EB0">
      <w:pPr>
        <w:pStyle w:val="berschrift2"/>
        <w:rPr>
          <w:del w:id="1200" w:author="Ben Fels" w:date="2024-12-21T12:00:00Z" w16du:dateUtc="2024-12-21T11:00:00Z"/>
        </w:rPr>
      </w:pPr>
      <w:del w:id="1201" w:author="Ben Fels" w:date="2024-12-21T12:00:00Z" w16du:dateUtc="2024-12-21T11:00:00Z">
        <w:r w:rsidRPr="00E02FED" w:rsidDel="004328D8">
          <w:delText>Argument Mining</w:delText>
        </w:r>
        <w:r w:rsidR="00500B6A" w:rsidRPr="00E02FED" w:rsidDel="004328D8">
          <w:delText xml:space="preserve"> /argumentation mining</w:delText>
        </w:r>
      </w:del>
    </w:p>
    <w:p w14:paraId="068F22B9" w14:textId="499CF501" w:rsidR="0053759A" w:rsidDel="004328D8" w:rsidRDefault="00E31B4D" w:rsidP="00CF7AE6">
      <w:pPr>
        <w:rPr>
          <w:del w:id="1202" w:author="Ben Fels" w:date="2024-12-21T12:00:00Z" w16du:dateUtc="2024-12-21T11:00:00Z"/>
        </w:rPr>
      </w:pPr>
      <w:del w:id="1203" w:author="Ben Fels" w:date="2024-12-21T12:00:00Z" w16du:dateUtc="2024-12-21T11:00:00Z">
        <w:r w:rsidRPr="00E31B4D" w:rsidDel="004328D8">
          <w:delText>Stammt aus dem Bereich d</w:delText>
        </w:r>
        <w:r w:rsidDel="004328D8">
          <w:delText>es Natural Language Processings</w:delText>
        </w:r>
        <w:r w:rsidR="00083E0F" w:rsidDel="004328D8">
          <w:delText xml:space="preserve"> (NLP)</w:delText>
        </w:r>
        <w:r w:rsidR="006F2765" w:rsidDel="004328D8">
          <w:delText xml:space="preserve">. </w:delText>
        </w:r>
      </w:del>
    </w:p>
    <w:p w14:paraId="2D9C8078" w14:textId="50C5BFA0" w:rsidR="00582F57" w:rsidRPr="003E3BA3" w:rsidDel="004328D8" w:rsidRDefault="00582F57" w:rsidP="00582F57">
      <w:pPr>
        <w:rPr>
          <w:del w:id="1204" w:author="Ben Fels" w:date="2024-12-21T12:00:00Z" w16du:dateUtc="2024-12-21T11:00:00Z"/>
        </w:rPr>
      </w:pPr>
      <w:del w:id="1205" w:author="Ben Fels" w:date="2024-12-21T12:00:00Z" w16du:dateUtc="2024-12-21T11:00:00Z">
        <w:r w:rsidRPr="0036067B" w:rsidDel="004328D8">
          <w:rPr>
            <w:highlight w:val="magenta"/>
          </w:rPr>
          <w:fldChar w:fldCharType="begin"/>
        </w:r>
        <w:r w:rsidR="00083590" w:rsidDel="004328D8">
          <w:rPr>
            <w:highlight w:val="magenta"/>
          </w:rPr>
          <w:del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delInstrText>
        </w:r>
        <w:r w:rsidRPr="0036067B" w:rsidDel="004328D8">
          <w:rPr>
            <w:highlight w:val="magenta"/>
          </w:rPr>
          <w:fldChar w:fldCharType="separate"/>
        </w:r>
        <w:r w:rsidR="00626695" w:rsidRPr="00626695" w:rsidDel="004328D8">
          <w:rPr>
            <w:rFonts w:cs="Arial"/>
            <w:highlight w:val="magenta"/>
          </w:rPr>
          <w:delText>(Lawrence &amp; Reed, 2020, S. 766)</w:delText>
        </w:r>
        <w:r w:rsidRPr="0036067B" w:rsidDel="004328D8">
          <w:rPr>
            <w:highlight w:val="magenta"/>
          </w:rPr>
          <w:fldChar w:fldCharType="end"/>
        </w:r>
        <w:r w:rsidRPr="003E3BA3" w:rsidDel="004328D8">
          <w:delText xml:space="preserve"> definieren Argument Mining als automatische Identifikation und</w:delText>
        </w:r>
        <w:r w:rsidDel="004328D8">
          <w:delText xml:space="preserve"> Extraktion der von Argument</w:delText>
        </w:r>
        <w:r w:rsidR="001D7418" w:rsidDel="004328D8">
          <w:delText>ationskomponenten und deren Struktur</w:delText>
        </w:r>
        <w:r w:rsidDel="004328D8">
          <w:delText>.</w:delText>
        </w:r>
      </w:del>
    </w:p>
    <w:p w14:paraId="022BE8DB" w14:textId="4B6385C8" w:rsidR="00E31B4D" w:rsidDel="004328D8" w:rsidRDefault="006F2765" w:rsidP="00CF7AE6">
      <w:pPr>
        <w:rPr>
          <w:del w:id="1206" w:author="Ben Fels" w:date="2024-12-21T12:00:00Z" w16du:dateUtc="2024-12-21T11:00:00Z"/>
        </w:rPr>
      </w:pPr>
      <w:del w:id="1207" w:author="Ben Fels" w:date="2024-12-21T12:00:00Z" w16du:dateUtc="2024-12-21T11:00:00Z">
        <w:r w:rsidDel="004328D8">
          <w:delText>Es verfolgt d</w:delText>
        </w:r>
        <w:r w:rsidR="002D0D56" w:rsidDel="004328D8">
          <w:delText>em</w:delText>
        </w:r>
        <w:r w:rsidDel="004328D8">
          <w:delText xml:space="preserve"> Ziel</w:delText>
        </w:r>
        <w:r w:rsidR="0015221D" w:rsidDel="004328D8">
          <w:delText xml:space="preserve"> automatisiert</w:delText>
        </w:r>
        <w:r w:rsidR="00165A68" w:rsidDel="004328D8">
          <w:delText xml:space="preserve"> argumentative Strukturen </w:delText>
        </w:r>
        <w:r w:rsidR="00BB41AC" w:rsidDel="004328D8">
          <w:delText xml:space="preserve">und ihre Beziehungen </w:delText>
        </w:r>
        <w:r w:rsidR="00165A68" w:rsidDel="004328D8">
          <w:delText>aus einem Text zu identifizieren</w:delText>
        </w:r>
        <w:r w:rsidR="00BB41AC" w:rsidDel="004328D8">
          <w:delText xml:space="preserve">, </w:delText>
        </w:r>
        <w:r w:rsidR="00BB41AC" w:rsidRPr="00BB41AC" w:rsidDel="004328D8">
          <w:delText>mit dem Endziel, maschinenverarbeitbare strukturierte Daten für computergestützte Argumentationsmodelle bereitzustellen</w:delText>
        </w:r>
        <w:r w:rsidR="00B77F67" w:rsidDel="004328D8">
          <w:delText xml:space="preserve"> </w:delText>
        </w:r>
        <w:r w:rsidR="00B77F67" w:rsidRPr="006C18DB" w:rsidDel="004328D8">
          <w:rPr>
            <w:highlight w:val="magenta"/>
          </w:rPr>
          <w:fldChar w:fldCharType="begin"/>
        </w:r>
        <w:r w:rsidR="004E5B9A" w:rsidDel="004328D8">
          <w:rPr>
            <w:highlight w:val="magenta"/>
          </w:rPr>
          <w:del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delInstrText>
        </w:r>
        <w:r w:rsidR="00B77F67" w:rsidRPr="006C18DB" w:rsidDel="004328D8">
          <w:rPr>
            <w:highlight w:val="magenta"/>
          </w:rPr>
          <w:fldChar w:fldCharType="separate"/>
        </w:r>
        <w:r w:rsidR="00B77F67" w:rsidRPr="006C18DB" w:rsidDel="004328D8">
          <w:rPr>
            <w:rFonts w:cs="Arial"/>
            <w:highlight w:val="magenta"/>
          </w:rPr>
          <w:delText>(Cabrio &amp; Villata, 2018, S. 5427)</w:delText>
        </w:r>
        <w:r w:rsidR="00B77F67" w:rsidRPr="006C18DB" w:rsidDel="004328D8">
          <w:rPr>
            <w:highlight w:val="magenta"/>
          </w:rPr>
          <w:fldChar w:fldCharType="end"/>
        </w:r>
        <w:r w:rsidR="00467FA5" w:rsidDel="004328D8">
          <w:delText xml:space="preserve">. </w:delText>
        </w:r>
      </w:del>
    </w:p>
    <w:p w14:paraId="6E5486A6" w14:textId="6C1A2E4C" w:rsidR="005F6576" w:rsidDel="004328D8" w:rsidRDefault="00D47D87" w:rsidP="00CF7AE6">
      <w:pPr>
        <w:rPr>
          <w:del w:id="1208" w:author="Ben Fels" w:date="2024-12-21T12:00:00Z" w16du:dateUtc="2024-12-21T11:00:00Z"/>
        </w:rPr>
      </w:pPr>
      <w:del w:id="1209" w:author="Ben Fels" w:date="2024-12-21T12:00:00Z" w16du:dateUtc="2024-12-21T11:00:00Z">
        <w:r w:rsidDel="004328D8">
          <w:delText xml:space="preserve">Argument </w:delText>
        </w:r>
        <w:r w:rsidR="00374B64" w:rsidDel="004328D8">
          <w:delText>Minig</w:delText>
        </w:r>
        <w:r w:rsidDel="004328D8">
          <w:delText xml:space="preserve"> als automatische Entdeckung von </w:delText>
        </w:r>
        <w:r w:rsidR="008870DE" w:rsidDel="004328D8">
          <w:delText xml:space="preserve">argumentativen Textabschnitten sowie die </w:delText>
        </w:r>
        <w:r w:rsidR="00374B64" w:rsidDel="004328D8">
          <w:delText>Identifikation</w:delText>
        </w:r>
        <w:r w:rsidR="008870DE" w:rsidDel="004328D8">
          <w:delText xml:space="preserve"> der relevanten Komponenten</w:delText>
        </w:r>
        <w:r w:rsidR="002D0D56" w:rsidDel="004328D8">
          <w:delText xml:space="preserve"> des Arguments </w:delText>
        </w:r>
        <w:r w:rsidR="002D0D56" w:rsidRPr="00374B64" w:rsidDel="004328D8">
          <w:rPr>
            <w:highlight w:val="magenta"/>
          </w:rPr>
          <w:fldChar w:fldCharType="begin"/>
        </w:r>
        <w:r w:rsidR="00D47ED8" w:rsidDel="004328D8">
          <w:rPr>
            <w:highlight w:val="magenta"/>
          </w:rPr>
          <w:del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delInstrText>
        </w:r>
        <w:r w:rsidR="002D0D56" w:rsidRPr="00374B64" w:rsidDel="004328D8">
          <w:rPr>
            <w:highlight w:val="magenta"/>
          </w:rPr>
          <w:fldChar w:fldCharType="separate"/>
        </w:r>
        <w:r w:rsidR="004B0F1C" w:rsidRPr="004B0F1C" w:rsidDel="004328D8">
          <w:rPr>
            <w:rFonts w:cs="Arial"/>
            <w:highlight w:val="magenta"/>
          </w:rPr>
          <w:delText>(Peldszus &amp; Stede, 2013, S. 2)</w:delText>
        </w:r>
        <w:r w:rsidR="002D0D56" w:rsidRPr="00374B64" w:rsidDel="004328D8">
          <w:rPr>
            <w:highlight w:val="magenta"/>
          </w:rPr>
          <w:fldChar w:fldCharType="end"/>
        </w:r>
        <w:r w:rsidR="002D0D56" w:rsidRPr="00374B64" w:rsidDel="004328D8">
          <w:rPr>
            <w:highlight w:val="magenta"/>
          </w:rPr>
          <w:delText>.</w:delText>
        </w:r>
      </w:del>
    </w:p>
    <w:p w14:paraId="0B9A9D26" w14:textId="17B84B05" w:rsidR="00B54E65" w:rsidDel="004328D8" w:rsidRDefault="003E7A71" w:rsidP="00CF7AE6">
      <w:pPr>
        <w:rPr>
          <w:del w:id="1210" w:author="Ben Fels" w:date="2024-12-21T12:00:00Z" w16du:dateUtc="2024-12-21T11:00:00Z"/>
        </w:rPr>
      </w:pPr>
      <w:del w:id="1211" w:author="Ben Fels" w:date="2024-12-21T12:00:00Z" w16du:dateUtc="2024-12-21T11:00:00Z">
        <w:r w:rsidDel="004328D8">
          <w:delText xml:space="preserve">Argument Mining als </w:delText>
        </w:r>
        <w:r w:rsidRPr="003E7A71" w:rsidDel="004328D8">
          <w:delText xml:space="preserve"> automatische Identifizierung der Argumentkomponenten und die Klassifizierung der Beziehungen, die zwischen ihnen bestehen können</w:delText>
        </w:r>
        <w:r w:rsidDel="004328D8">
          <w:delText xml:space="preserve"> </w:delText>
        </w:r>
        <w:r w:rsidRPr="00083590" w:rsidDel="004328D8">
          <w:rPr>
            <w:highlight w:val="magenta"/>
          </w:rPr>
          <w:fldChar w:fldCharType="begin"/>
        </w:r>
        <w:r w:rsidR="004E5B9A" w:rsidDel="004328D8">
          <w:rPr>
            <w:highlight w:val="magenta"/>
          </w:rPr>
          <w:del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083590" w:rsidDel="004328D8">
          <w:rPr>
            <w:highlight w:val="magenta"/>
          </w:rPr>
          <w:fldChar w:fldCharType="separate"/>
        </w:r>
        <w:r w:rsidR="00317B39" w:rsidRPr="00317B39" w:rsidDel="004328D8">
          <w:rPr>
            <w:rFonts w:cs="Arial"/>
            <w:highlight w:val="magenta"/>
          </w:rPr>
          <w:delText>(Yeginbergen et al., 2024, S. 11688)</w:delText>
        </w:r>
        <w:r w:rsidRPr="00083590" w:rsidDel="004328D8">
          <w:rPr>
            <w:highlight w:val="magenta"/>
          </w:rPr>
          <w:fldChar w:fldCharType="end"/>
        </w:r>
        <w:r w:rsidRPr="003E7A71" w:rsidDel="004328D8">
          <w:delText>.</w:delText>
        </w:r>
        <w:r w:rsidDel="004328D8">
          <w:delText xml:space="preserve"> </w:delText>
        </w:r>
        <w:r w:rsidR="00EC68F3" w:rsidDel="004328D8">
          <w:delText xml:space="preserve">Argument Mining beinhaltet nach </w:delText>
        </w:r>
        <w:r w:rsidR="00083590" w:rsidRPr="00083590" w:rsidDel="004328D8">
          <w:rPr>
            <w:highlight w:val="magenta"/>
          </w:rPr>
          <w:fldChar w:fldCharType="begin"/>
        </w:r>
        <w:r w:rsidR="004E5B9A" w:rsidDel="004328D8">
          <w:rPr>
            <w:highlight w:val="magenta"/>
          </w:rPr>
          <w:del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083590" w:rsidRPr="00083590" w:rsidDel="004328D8">
          <w:rPr>
            <w:highlight w:val="magenta"/>
          </w:rPr>
          <w:fldChar w:fldCharType="separate"/>
        </w:r>
        <w:r w:rsidR="00083590" w:rsidRPr="00083590" w:rsidDel="004328D8">
          <w:rPr>
            <w:rFonts w:cs="Arial"/>
            <w:highlight w:val="magenta"/>
          </w:rPr>
          <w:delText>(Yeginbergen et al., 2024, S. 11687)</w:delText>
        </w:r>
        <w:r w:rsidR="00083590" w:rsidRPr="00083590" w:rsidDel="004328D8">
          <w:rPr>
            <w:highlight w:val="magenta"/>
          </w:rPr>
          <w:fldChar w:fldCharType="end"/>
        </w:r>
        <w:r w:rsidR="00FA51EC" w:rsidDel="004328D8">
          <w:delText xml:space="preserve"> in der Regel zwei Teilaufgaben: 1 </w:delText>
        </w:r>
        <w:r w:rsidR="002E638C" w:rsidRPr="002E638C" w:rsidDel="004328D8">
          <w:delText>Erkennung von Argumentkomponenten</w:delText>
        </w:r>
        <w:r w:rsidR="002E638C" w:rsidDel="004328D8">
          <w:delText xml:space="preserve"> </w:delText>
        </w:r>
        <w:commentRangeStart w:id="1212"/>
        <w:r w:rsidR="002E638C" w:rsidDel="004328D8">
          <w:delText>(</w:delText>
        </w:r>
        <w:r w:rsidR="004D5DFC" w:rsidRPr="004D5DFC" w:rsidDel="004328D8">
          <w:delText>Konzentration auf die Verortung von Argumenten und die Identifizierung ihrer Arten (z. B. Behauptungen und Prämissen)</w:delText>
        </w:r>
        <w:commentRangeEnd w:id="1212"/>
        <w:r w:rsidR="004D5DFC" w:rsidDel="004328D8">
          <w:rPr>
            <w:rStyle w:val="Kommentarzeichen"/>
          </w:rPr>
          <w:commentReference w:id="1212"/>
        </w:r>
        <w:r w:rsidR="004D5DFC" w:rsidDel="004328D8">
          <w:delText xml:space="preserve"> </w:delText>
        </w:r>
        <w:r w:rsidR="002E638C" w:rsidDel="004328D8">
          <w:delText xml:space="preserve">und 2 </w:delText>
        </w:r>
        <w:r w:rsidR="004D5DFC" w:rsidDel="004328D8">
          <w:delText>Klassifikation von Argumentations</w:delText>
        </w:r>
        <w:r w:rsidR="009E4573" w:rsidDel="004328D8">
          <w:delText xml:space="preserve">beziehungen, </w:delText>
        </w:r>
        <w:r w:rsidR="009E4573" w:rsidRPr="009E4573" w:rsidDel="004328D8">
          <w:delText>bei der die Beziehung zwischen zwei Argumentationskomponenten als unterstützend oder angreifend eingestuft wird.</w:delText>
        </w:r>
        <w:r w:rsidR="00B54E65" w:rsidDel="004328D8">
          <w:delText xml:space="preserve"> </w:delText>
        </w:r>
      </w:del>
    </w:p>
    <w:p w14:paraId="341283F7" w14:textId="6DCC2637" w:rsidR="0053759A" w:rsidDel="004328D8" w:rsidRDefault="0053759A" w:rsidP="00CF7AE6">
      <w:pPr>
        <w:rPr>
          <w:del w:id="1213" w:author="Ben Fels" w:date="2024-12-21T12:00:00Z" w16du:dateUtc="2024-12-21T11:00:00Z"/>
        </w:rPr>
      </w:pPr>
      <w:del w:id="1214" w:author="Ben Fels" w:date="2024-12-21T12:00:00Z" w16du:dateUtc="2024-12-21T11:00:00Z">
        <w:r w:rsidDel="004328D8">
          <w:delText xml:space="preserve">Es gibt verschiedene Definitionen. Sie haben gemeinsam: automatisiert, Extraktion von argumentativen Textbereichen und </w:delText>
        </w:r>
        <w:r w:rsidR="00B719E9" w:rsidDel="004328D8">
          <w:delText xml:space="preserve">deren Struktur bzw. Beziehung. Hierbei wird auch von </w:delText>
        </w:r>
        <w:r w:rsidR="00B3513B" w:rsidDel="004328D8">
          <w:delText xml:space="preserve">Komponenten </w:delText>
        </w:r>
        <w:r w:rsidR="00B719E9" w:rsidDel="004328D8">
          <w:delText>gesprochen</w:delText>
        </w:r>
      </w:del>
    </w:p>
    <w:p w14:paraId="6B769375" w14:textId="4BE30F41" w:rsidR="00296609" w:rsidDel="004328D8" w:rsidRDefault="00296609" w:rsidP="00CF7AE6">
      <w:pPr>
        <w:rPr>
          <w:del w:id="1215" w:author="Ben Fels" w:date="2024-12-21T12:00:00Z" w16du:dateUtc="2024-12-21T11:00:00Z"/>
        </w:rPr>
      </w:pPr>
    </w:p>
    <w:p w14:paraId="42FA2EB7" w14:textId="21035976" w:rsidR="00296609" w:rsidDel="004328D8" w:rsidRDefault="00296609" w:rsidP="00296609">
      <w:pPr>
        <w:rPr>
          <w:del w:id="1216" w:author="Ben Fels" w:date="2024-12-21T12:00:00Z" w16du:dateUtc="2024-12-21T11:00:00Z"/>
          <w:i/>
        </w:rPr>
      </w:pPr>
      <w:del w:id="1217" w:author="Ben Fels" w:date="2024-12-21T12:00:00Z" w16du:dateUtc="2024-12-21T11:00:00Z">
        <w:r w:rsidRPr="00EE07C6" w:rsidDel="004328D8">
          <w:rPr>
            <w:highlight w:val="magenta"/>
          </w:rPr>
          <w:fldChar w:fldCharType="begin"/>
        </w:r>
        <w:r w:rsidR="00083590" w:rsidDel="004328D8">
          <w:rPr>
            <w:highlight w:val="magenta"/>
          </w:rPr>
          <w:delInstrText xml:space="preserve"> ADDIN ZOTERO_ITEM CSL_CITATION {"citationID":"eyzQkNe2","properties":{"formattedCitation":"(Lawrence &amp; Reed, 2020)","plainCitation":"(Lawrence &amp; Reed, 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Mining","volume":"45","author":[{"family":"Lawrence","given":"John"},{"family":"Reed","given":"Chris"}],"issued":{"date-parts":[["2020",1]]}}}],"schema":"https://github.com/citation-style-language/schema/raw/master/csl-citation.json"} </w:delInstrText>
        </w:r>
        <w:r w:rsidRPr="00EE07C6" w:rsidDel="004328D8">
          <w:rPr>
            <w:highlight w:val="magenta"/>
          </w:rPr>
          <w:fldChar w:fldCharType="separate"/>
        </w:r>
        <w:r w:rsidRPr="00EE07C6" w:rsidDel="004328D8">
          <w:rPr>
            <w:rFonts w:cs="Arial"/>
            <w:highlight w:val="magenta"/>
          </w:rPr>
          <w:delText>(Lawrence &amp; Reed, 2020)</w:delText>
        </w:r>
        <w:r w:rsidRPr="00EE07C6" w:rsidDel="004328D8">
          <w:rPr>
            <w:highlight w:val="magenta"/>
          </w:rPr>
          <w:fldChar w:fldCharType="end"/>
        </w:r>
        <w:r w:rsidR="0010727E" w:rsidRPr="001237AE" w:rsidDel="004328D8">
          <w:delText xml:space="preserve"> geben in Ihrer Arbeit eine Übersicht über </w:delText>
        </w:r>
        <w:r w:rsidR="001237AE" w:rsidRPr="001237AE" w:rsidDel="004328D8">
          <w:delText xml:space="preserve">den damaligen Forschungsstand </w:delText>
        </w:r>
        <w:r w:rsidRPr="001237AE" w:rsidDel="004328D8">
          <w:delText xml:space="preserve"> </w:delText>
        </w:r>
        <w:r w:rsidR="001237AE" w:rsidRPr="001237AE" w:rsidDel="004328D8">
          <w:delText xml:space="preserve">zum Thema Argument Mining. </w:delText>
        </w:r>
        <w:r w:rsidR="001237AE" w:rsidDel="004328D8">
          <w:delText xml:space="preserve">Demnach wurden </w:delText>
        </w:r>
        <w:r w:rsidDel="004328D8">
          <w:rPr>
            <w:i/>
          </w:rPr>
          <w:delText>„</w:delText>
        </w:r>
        <w:r w:rsidRPr="00296609" w:rsidDel="004328D8">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4328D8">
          <w:rPr>
            <w:i/>
          </w:rPr>
          <w:delText>“</w:delText>
        </w:r>
      </w:del>
    </w:p>
    <w:p w14:paraId="12DEFC3F" w14:textId="7F7E3D80" w:rsidR="00296609" w:rsidRPr="00427E3E" w:rsidDel="004328D8" w:rsidRDefault="00427E3E" w:rsidP="00296609">
      <w:pPr>
        <w:rPr>
          <w:del w:id="1218" w:author="Ben Fels" w:date="2024-12-21T12:00:00Z" w16du:dateUtc="2024-12-21T11:00:00Z"/>
          <w:i/>
        </w:rPr>
      </w:pPr>
      <w:del w:id="1219" w:author="Ben Fels" w:date="2024-12-21T12:00:00Z" w16du:dateUtc="2024-12-21T11:00:00Z">
        <w:r w:rsidRPr="00427E3E" w:rsidDel="004328D8">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328D8">
          <w:rPr>
            <w:i/>
          </w:rPr>
          <w:delText xml:space="preserve"> </w:delText>
        </w:r>
        <w:r w:rsidDel="004328D8">
          <w:rPr>
            <w:i/>
          </w:rPr>
          <w:fldChar w:fldCharType="begin"/>
        </w:r>
        <w:r w:rsidR="004E5B9A" w:rsidDel="004328D8">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rPr>
            <w:i/>
          </w:rPr>
          <w:fldChar w:fldCharType="separate"/>
        </w:r>
        <w:r w:rsidRPr="00427E3E" w:rsidDel="004328D8">
          <w:rPr>
            <w:rFonts w:cs="Arial"/>
          </w:rPr>
          <w:delText>(</w:delText>
        </w:r>
        <w:r w:rsidRPr="00BE79F9" w:rsidDel="004328D8">
          <w:rPr>
            <w:rFonts w:cs="Arial"/>
            <w:highlight w:val="magenta"/>
          </w:rPr>
          <w:delText>Cabrio &amp; Villata, 2018, S. 5428)</w:delText>
        </w:r>
        <w:r w:rsidDel="004328D8">
          <w:rPr>
            <w:i/>
          </w:rPr>
          <w:fldChar w:fldCharType="end"/>
        </w:r>
      </w:del>
    </w:p>
    <w:p w14:paraId="049499BE" w14:textId="0DFE58B1" w:rsidR="00A428D9" w:rsidRPr="00664C71" w:rsidDel="004328D8" w:rsidRDefault="00A428D9" w:rsidP="00CF7AE6">
      <w:pPr>
        <w:rPr>
          <w:del w:id="1220" w:author="Ben Fels" w:date="2024-12-21T12:00:00Z" w16du:dateUtc="2024-12-21T11:00:00Z"/>
          <w:b/>
          <w:rPrChange w:id="1221" w:author="Ben Fels" w:date="2024-12-21T18:08:00Z" w16du:dateUtc="2024-12-21T17:08:00Z">
            <w:rPr>
              <w:del w:id="1222" w:author="Ben Fels" w:date="2024-12-21T12:00:00Z" w16du:dateUtc="2024-12-21T11:00:00Z"/>
              <w:b/>
              <w:lang w:val="en-US"/>
            </w:rPr>
          </w:rPrChange>
        </w:rPr>
      </w:pPr>
      <w:del w:id="1223" w:author="Ben Fels" w:date="2024-12-21T12:00:00Z" w16du:dateUtc="2024-12-21T11:00:00Z">
        <w:r w:rsidRPr="00A428D9" w:rsidDel="004328D8">
          <w:rPr>
            <w:b/>
            <w:noProof/>
            <w:lang w:val="en-US"/>
          </w:rPr>
          <w:drawing>
            <wp:inline distT="0" distB="0" distL="0" distR="0" wp14:anchorId="2A293747" wp14:editId="4865A442">
              <wp:extent cx="5579745" cy="1644650"/>
              <wp:effectExtent l="0" t="0" r="1905" b="0"/>
              <wp:docPr id="1963723228"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21"/>
                      <a:stretch>
                        <a:fillRect/>
                      </a:stretch>
                    </pic:blipFill>
                    <pic:spPr>
                      <a:xfrm>
                        <a:off x="0" y="0"/>
                        <a:ext cx="5579745" cy="1644650"/>
                      </a:xfrm>
                      <a:prstGeom prst="rect">
                        <a:avLst/>
                      </a:prstGeom>
                    </pic:spPr>
                  </pic:pic>
                </a:graphicData>
              </a:graphic>
            </wp:inline>
          </w:drawing>
        </w:r>
      </w:del>
    </w:p>
    <w:p w14:paraId="700F8D1C" w14:textId="49D16BD1" w:rsidR="00EC0810" w:rsidDel="004328D8" w:rsidRDefault="00EC0810" w:rsidP="00CF7AE6">
      <w:pPr>
        <w:rPr>
          <w:del w:id="1224" w:author="Ben Fels" w:date="2024-12-21T12:00:00Z" w16du:dateUtc="2024-12-21T11:00:00Z"/>
        </w:rPr>
      </w:pPr>
      <w:del w:id="1225" w:author="Ben Fels" w:date="2024-12-21T12:00:00Z" w16du:dateUtc="2024-12-21T11:00:00Z">
        <w:r w:rsidDel="004328D8">
          <w:delText xml:space="preserve">„ </w:delText>
        </w:r>
        <w:r w:rsidRPr="00EC0810" w:rsidDel="004328D8">
          <w:delText>Einer der zentralen Aspekte der menschlichen Kommunikation ist die Argumentation: der Prozess der Vermittlung von Neigungen, Einstellungen oder Meinungen und der Versuch, den Partner dazu zu bringen, diese zu akzeptieren oder sogar zu übernehmen.</w:delText>
        </w:r>
        <w:r w:rsidDel="004328D8">
          <w:delText xml:space="preserve">“ </w:delText>
        </w:r>
        <w:r w:rsidRPr="008D50AB" w:rsidDel="004328D8">
          <w:rPr>
            <w:highlight w:val="magenta"/>
          </w:rPr>
          <w:fldChar w:fldCharType="begin"/>
        </w:r>
        <w:r w:rsidR="00D47ED8" w:rsidDel="004328D8">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328D8">
          <w:rPr>
            <w:highlight w:val="magenta"/>
          </w:rPr>
          <w:fldChar w:fldCharType="separate"/>
        </w:r>
        <w:r w:rsidRPr="008D50AB" w:rsidDel="004328D8">
          <w:rPr>
            <w:rFonts w:cs="Arial"/>
            <w:highlight w:val="magenta"/>
          </w:rPr>
          <w:delText>(Peldszus &amp; Stede, 2013, S. 1)</w:delText>
        </w:r>
        <w:r w:rsidRPr="008D50AB" w:rsidDel="004328D8">
          <w:rPr>
            <w:highlight w:val="magenta"/>
          </w:rPr>
          <w:fldChar w:fldCharType="end"/>
        </w:r>
      </w:del>
    </w:p>
    <w:p w14:paraId="03C1E173" w14:textId="6CF00ACC" w:rsidR="002545E8" w:rsidDel="004328D8" w:rsidRDefault="002545E8" w:rsidP="00CF7AE6">
      <w:pPr>
        <w:rPr>
          <w:del w:id="1226" w:author="Ben Fels" w:date="2024-12-21T12:00:00Z" w16du:dateUtc="2024-12-21T11:00:00Z"/>
        </w:rPr>
      </w:pPr>
      <w:del w:id="1227" w:author="Ben Fels" w:date="2024-12-21T12:00:00Z" w16du:dateUtc="2024-12-21T11:00:00Z">
        <w:r w:rsidDel="004328D8">
          <w:delText>Doch was genau ist ein Argument?</w:delText>
        </w:r>
      </w:del>
    </w:p>
    <w:p w14:paraId="2531ED4D" w14:textId="445A8A69" w:rsidR="00820B99" w:rsidRPr="00820B99" w:rsidDel="004328D8" w:rsidRDefault="00820B99" w:rsidP="009A54C3">
      <w:pPr>
        <w:pStyle w:val="berschrift2"/>
        <w:rPr>
          <w:del w:id="1228" w:author="Ben Fels" w:date="2024-12-21T12:00:00Z" w16du:dateUtc="2024-12-21T11:00:00Z"/>
        </w:rPr>
      </w:pPr>
      <w:del w:id="1229" w:author="Ben Fels" w:date="2024-12-21T12:00:00Z" w16du:dateUtc="2024-12-21T11:00:00Z">
        <w:r w:rsidRPr="00820B99" w:rsidDel="004328D8">
          <w:delText>Argument</w:delText>
        </w:r>
      </w:del>
    </w:p>
    <w:p w14:paraId="0DC96A23" w14:textId="05EE6C09" w:rsidR="0017354B" w:rsidDel="004328D8" w:rsidRDefault="00B22A20" w:rsidP="00CF7AE6">
      <w:pPr>
        <w:rPr>
          <w:del w:id="1230" w:author="Ben Fels" w:date="2024-12-21T12:00:00Z" w16du:dateUtc="2024-12-21T11:00:00Z"/>
        </w:rPr>
      </w:pPr>
      <w:del w:id="1231" w:author="Ben Fels" w:date="2024-12-21T12:00:00Z" w16du:dateUtc="2024-12-21T11:00:00Z">
        <w:r w:rsidDel="004328D8">
          <w:delText>Menschen tauschen ihre Argumente über Sprache und Text aus</w:delText>
        </w:r>
        <w:r w:rsidR="007378FE" w:rsidDel="004328D8">
          <w:delText xml:space="preserve"> in natürlicher Sprache (NL)</w:delText>
        </w:r>
        <w:r w:rsidDel="004328D8">
          <w:delText>.</w:delText>
        </w:r>
        <w:r w:rsidR="00D47172" w:rsidDel="004328D8">
          <w:delText xml:space="preserve"> Da Problem ist, dass Argumente nicht immer eindeutig im Text</w:delText>
        </w:r>
        <w:r w:rsidR="00A248FB" w:rsidDel="004328D8">
          <w:delText xml:space="preserve"> erkennbar sind.</w:delText>
        </w:r>
      </w:del>
    </w:p>
    <w:p w14:paraId="1BD6AD27" w14:textId="61429CDC" w:rsidR="00A677B2" w:rsidDel="004328D8" w:rsidRDefault="00A677B2" w:rsidP="00CF7AE6">
      <w:pPr>
        <w:rPr>
          <w:del w:id="1232" w:author="Ben Fels" w:date="2024-12-21T12:00:00Z" w16du:dateUtc="2024-12-21T11:00:00Z"/>
        </w:rPr>
      </w:pPr>
      <w:del w:id="1233" w:author="Ben Fels" w:date="2024-12-21T12:00:00Z" w16du:dateUtc="2024-12-21T11:00:00Z">
        <w:r w:rsidRPr="00A677B2" w:rsidDel="004328D8">
          <w:rPr>
            <w:highlight w:val="cyan"/>
          </w:rPr>
          <w:delText xml:space="preserve">Theorie zu Argumenten: Freeman, James B. 2011. </w:delText>
        </w:r>
        <w:r w:rsidRPr="00664C71" w:rsidDel="004328D8">
          <w:rPr>
            <w:highlight w:val="cyan"/>
            <w:rPrChange w:id="1234" w:author="Ben Fels" w:date="2024-12-21T18:08:00Z" w16du:dateUtc="2024-12-21T17:08:00Z">
              <w:rPr>
                <w:highlight w:val="cyan"/>
                <w:lang w:val="en-US"/>
              </w:rPr>
            </w:rPrChange>
          </w:rPr>
          <w:delText xml:space="preserve">Argument Structure: Representation and Theory. </w:delText>
        </w:r>
        <w:r w:rsidRPr="00A677B2" w:rsidDel="004328D8">
          <w:rPr>
            <w:highlight w:val="cyan"/>
          </w:rPr>
          <w:delText>Springer</w:delText>
        </w:r>
      </w:del>
    </w:p>
    <w:p w14:paraId="46CF26A7" w14:textId="1C62E7C0" w:rsidR="009B4FC0" w:rsidDel="004328D8" w:rsidRDefault="00201E41" w:rsidP="00CF7AE6">
      <w:pPr>
        <w:rPr>
          <w:del w:id="1235" w:author="Ben Fels" w:date="2024-12-21T12:00:00Z" w16du:dateUtc="2024-12-21T11:00:00Z"/>
        </w:rPr>
      </w:pPr>
      <w:del w:id="1236" w:author="Ben Fels" w:date="2024-12-21T12:00:00Z" w16du:dateUtc="2024-12-21T11:00:00Z">
        <w:r w:rsidDel="004328D8">
          <w:delText xml:space="preserve">Das </w:delText>
        </w:r>
        <w:r w:rsidR="00C41474" w:rsidDel="004328D8">
          <w:delText>verstehen der argumentativen Struktur macht es n</w:delText>
        </w:r>
        <w:r w:rsidR="00F355F4" w:rsidDel="004328D8">
          <w:delText>achvo</w:delText>
        </w:r>
        <w:r w:rsidR="008E4A0A" w:rsidDel="004328D8">
          <w:delText xml:space="preserve">llziehbar, warum Menschen eine gewisse Meinung haben </w:delText>
        </w:r>
        <w:r w:rsidR="008E4A0A" w:rsidRPr="0055701E" w:rsidDel="004328D8">
          <w:rPr>
            <w:highlight w:val="magenta"/>
          </w:rPr>
          <w:fldChar w:fldCharType="begin"/>
        </w:r>
        <w:r w:rsidR="00083590" w:rsidDel="004328D8">
          <w:rPr>
            <w:highlight w:val="magenta"/>
          </w:rPr>
          <w:delInstrText xml:space="preserve"> ADDIN ZOTERO_ITEM CSL_CITATION {"citationID":"7xlR81mr","properties":{"formattedCitation":"(Lawrence &amp; Reed, 2020, S. 765)","plainCitation":"(Lawrence &amp; Reed, 2020, S. 765)","noteIndex":0},"citationItems":[{"id":237,"uris":["http://zotero.org/users/14644665/items/BMEGHZ9H"],"itemData":{"id":237,"type":"article-journal","abstract":"Argument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delInstrText>
        </w:r>
        <w:r w:rsidR="008E4A0A" w:rsidRPr="0055701E" w:rsidDel="004328D8">
          <w:rPr>
            <w:highlight w:val="magenta"/>
          </w:rPr>
          <w:fldChar w:fldCharType="separate"/>
        </w:r>
        <w:r w:rsidR="001D7418" w:rsidRPr="001D7418" w:rsidDel="004328D8">
          <w:rPr>
            <w:rFonts w:cs="Arial"/>
            <w:highlight w:val="magenta"/>
          </w:rPr>
          <w:delText>(Lawrence &amp; Reed, 2020, S. 765)</w:delText>
        </w:r>
        <w:r w:rsidR="008E4A0A" w:rsidRPr="0055701E" w:rsidDel="004328D8">
          <w:rPr>
            <w:highlight w:val="magenta"/>
          </w:rPr>
          <w:fldChar w:fldCharType="end"/>
        </w:r>
      </w:del>
    </w:p>
    <w:p w14:paraId="4BFC965B" w14:textId="5021C213" w:rsidR="0010307C" w:rsidDel="004328D8" w:rsidRDefault="0060601B" w:rsidP="00CF7AE6">
      <w:pPr>
        <w:rPr>
          <w:del w:id="1237" w:author="Ben Fels" w:date="2024-12-21T12:00:00Z" w16du:dateUtc="2024-12-21T11:00:00Z"/>
        </w:rPr>
      </w:pPr>
      <w:del w:id="1238" w:author="Ben Fels" w:date="2024-12-21T12:00:00Z" w16du:dateUtc="2024-12-21T11:00:00Z">
        <w:r w:rsidDel="004328D8">
          <w:delText xml:space="preserve">Nach </w:delText>
        </w:r>
        <w:r w:rsidR="003771D8" w:rsidRPr="00EC0810" w:rsidDel="004328D8">
          <w:rPr>
            <w:rFonts w:cs="Arial"/>
            <w:highlight w:val="magenta"/>
          </w:rPr>
          <w:delText xml:space="preserve">Peldszus &amp; Stede </w:delText>
        </w:r>
        <w:r w:rsidR="003771D8" w:rsidRPr="00EC0810" w:rsidDel="004328D8">
          <w:rPr>
            <w:rFonts w:cs="Arial"/>
            <w:highlight w:val="magenta"/>
          </w:rPr>
          <w:fldChar w:fldCharType="begin"/>
        </w:r>
        <w:r w:rsidR="00D47ED8" w:rsidDel="004328D8">
          <w:rPr>
            <w:rFonts w:cs="Arial"/>
            <w:highlight w:val="magenta"/>
          </w:rPr>
          <w:delInstrText xml:space="preserve"> ADDIN ZOTERO_ITEM CSL_CITATION {"citationID":"G96SbIq3","properties":{"formattedCitation":"(2013)","plainCitation":"(2013)","noteIndex":0},"citationItems":[{"id":977,"uris":["http://zotero.org/users/14644665/items/KTRCCE94"],"itemData":{"id":977,"type":"article-journal","abstract":"In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3771D8" w:rsidRPr="00EC0810" w:rsidDel="004328D8">
          <w:rPr>
            <w:rFonts w:cs="Arial"/>
            <w:highlight w:val="magenta"/>
          </w:rPr>
          <w:fldChar w:fldCharType="separate"/>
        </w:r>
        <w:r w:rsidR="00D56623" w:rsidRPr="00EC0810" w:rsidDel="004328D8">
          <w:rPr>
            <w:rFonts w:cs="Arial"/>
            <w:highlight w:val="magenta"/>
          </w:rPr>
          <w:delText>(2013)</w:delText>
        </w:r>
        <w:r w:rsidR="003771D8" w:rsidRPr="00EC0810" w:rsidDel="004328D8">
          <w:rPr>
            <w:rFonts w:cs="Arial"/>
            <w:highlight w:val="magenta"/>
          </w:rPr>
          <w:fldChar w:fldCharType="end"/>
        </w:r>
        <w:r w:rsidR="00CC1303" w:rsidDel="004328D8">
          <w:rPr>
            <w:rFonts w:cs="Arial"/>
          </w:rPr>
          <w:delText xml:space="preserve"> </w:delText>
        </w:r>
        <w:r w:rsidDel="004328D8">
          <w:delText xml:space="preserve">besteht ein Argument </w:delText>
        </w:r>
        <w:r w:rsidR="00A14370" w:rsidDel="004328D8">
          <w:delText xml:space="preserve">aus Komponenten wie </w:delText>
        </w:r>
        <w:r w:rsidR="00AD764C" w:rsidDel="004328D8">
          <w:delText xml:space="preserve">Behauptungen </w:delText>
        </w:r>
        <w:r w:rsidR="00C027C1" w:rsidDel="004328D8">
          <w:delText xml:space="preserve">(claim) und </w:delText>
        </w:r>
        <w:r w:rsidR="00AD764C" w:rsidDel="004328D8">
          <w:delText xml:space="preserve">Prämissen </w:delText>
        </w:r>
        <w:r w:rsidR="00C027C1" w:rsidDel="004328D8">
          <w:delText>(premises)</w:delText>
        </w:r>
        <w:r w:rsidR="00A56463" w:rsidDel="004328D8">
          <w:delText>, welche eine bestimmte Struktur</w:delText>
        </w:r>
        <w:r w:rsidR="00A14370" w:rsidDel="004328D8">
          <w:delText xml:space="preserve"> durch die Beziehungen zwischen den Komponenten aufweisen.</w:delText>
        </w:r>
        <w:r w:rsidR="0095496D" w:rsidDel="004328D8">
          <w:delText xml:space="preserve"> </w:delText>
        </w:r>
      </w:del>
    </w:p>
    <w:p w14:paraId="1D18855E" w14:textId="21D1279D" w:rsidR="00586991" w:rsidDel="004328D8" w:rsidRDefault="00586991" w:rsidP="00586991">
      <w:pPr>
        <w:rPr>
          <w:del w:id="1239" w:author="Ben Fels" w:date="2024-12-21T12:00:00Z" w16du:dateUtc="2024-12-21T11:00:00Z"/>
        </w:rPr>
      </w:pPr>
      <w:del w:id="1240" w:author="Ben Fels" w:date="2024-12-21T12:00:00Z" w16du:dateUtc="2024-12-21T11:00:00Z">
        <w:r w:rsidRPr="009B7276" w:rsidDel="004328D8">
          <w:rPr>
            <w:highlight w:val="magenta"/>
          </w:rPr>
          <w:fldChar w:fldCharType="begin"/>
        </w:r>
        <w:r w:rsidDel="004328D8">
          <w:rPr>
            <w:highlight w:val="magenta"/>
          </w:rPr>
          <w:delInstrText xml:space="preserve"> ADDIN ZOTERO_ITEM CSL_CITATION {"citationID":"LXgHPvBY","properties":{"formattedCitation":"(Peldszus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9B7276" w:rsidDel="004328D8">
          <w:rPr>
            <w:highlight w:val="magenta"/>
          </w:rPr>
          <w:fldChar w:fldCharType="separate"/>
        </w:r>
        <w:r w:rsidRPr="009B7276" w:rsidDel="004328D8">
          <w:rPr>
            <w:rFonts w:cs="Arial"/>
            <w:highlight w:val="magenta"/>
          </w:rPr>
          <w:delText>(Peldszus &amp; Stede, 2013, S. 6)</w:delText>
        </w:r>
        <w:r w:rsidRPr="009B7276" w:rsidDel="004328D8">
          <w:rPr>
            <w:highlight w:val="magenta"/>
          </w:rPr>
          <w:fldChar w:fldCharType="end"/>
        </w:r>
        <w:r w:rsidDel="004328D8">
          <w:delText xml:space="preserve"> </w:delText>
        </w:r>
        <w:r w:rsidRPr="00D13052" w:rsidDel="004328D8">
          <w:delText>definieren ein Argument als eine Reihe von Prämissen, die eine Schlussfolgerung unterstützen.</w:delText>
        </w:r>
        <w:r w:rsidDel="004328D8">
          <w:delText xml:space="preserve"> Ein Argument ist somit ein Komplex von einer oder mehreren Prämissen, die für eine Behauptung angeführt werden. Prämissen und Schlussfolgerungen sind in dem Text ausgedrückte Behauptungen.</w:delText>
        </w:r>
      </w:del>
    </w:p>
    <w:p w14:paraId="41B3783D" w14:textId="103F4B1D" w:rsidR="00586991" w:rsidDel="004328D8" w:rsidRDefault="00586991" w:rsidP="00CF7AE6">
      <w:pPr>
        <w:rPr>
          <w:del w:id="1241" w:author="Ben Fels" w:date="2024-12-21T12:02:00Z" w16du:dateUtc="2024-12-21T11:02:00Z"/>
        </w:rPr>
      </w:pPr>
    </w:p>
    <w:p w14:paraId="0E4F5B69" w14:textId="2D6C28B7" w:rsidR="00787132" w:rsidDel="004328D8" w:rsidRDefault="00787132" w:rsidP="00787132">
      <w:pPr>
        <w:pStyle w:val="berschrift2"/>
        <w:rPr>
          <w:del w:id="1242" w:author="Ben Fels" w:date="2024-12-21T12:02:00Z" w16du:dateUtc="2024-12-21T11:02:00Z"/>
        </w:rPr>
      </w:pPr>
      <w:del w:id="1243" w:author="Ben Fels" w:date="2024-12-21T12:02:00Z" w16du:dateUtc="2024-12-21T11:02:00Z">
        <w:r w:rsidDel="004328D8">
          <w:delText>Aufgaben des Argument Minings</w:delText>
        </w:r>
      </w:del>
    </w:p>
    <w:p w14:paraId="1246EA9D" w14:textId="4F7F9E5D" w:rsidR="00BD7A9D" w:rsidDel="004328D8" w:rsidRDefault="00F00E8F" w:rsidP="00CF7AE6">
      <w:pPr>
        <w:rPr>
          <w:del w:id="1244" w:author="Ben Fels" w:date="2024-12-21T12:02:00Z" w16du:dateUtc="2024-12-21T11:02:00Z"/>
          <w:moveFrom w:id="1245" w:author="Ben Fels" w:date="2024-12-21T12:01:00Z" w16du:dateUtc="2024-12-21T11:01:00Z"/>
        </w:rPr>
      </w:pPr>
      <w:moveFromRangeStart w:id="1246" w:author="Ben Fels" w:date="2024-12-21T12:01:00Z" w:name="move185674925"/>
      <w:moveFrom w:id="1247" w:author="Ben Fels" w:date="2024-12-21T12:01:00Z" w16du:dateUtc="2024-12-21T11:01:00Z">
        <w:del w:id="1248" w:author="Ben Fels" w:date="2024-12-21T12:02:00Z" w16du:dateUtc="2024-12-21T11:02:00Z">
          <w:r w:rsidDel="004328D8">
            <w:delText xml:space="preserve">Nach </w:delText>
          </w:r>
          <w:r w:rsidR="001C0107" w:rsidRPr="001C0107" w:rsidDel="004328D8">
            <w:rPr>
              <w:highlight w:val="magenta"/>
            </w:rPr>
            <w:fldChar w:fldCharType="begin"/>
          </w:r>
          <w:r w:rsidR="00895A9C" w:rsidDel="004328D8">
            <w:rPr>
              <w:highlight w:val="magenta"/>
            </w:rPr>
            <w:delInstrText xml:space="preserve"> ADDIN ZOTERO_ITEM CSL_CITATION {"citationID":"uCWpBDx3","properties":{"formattedCitation":"(Stab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1C0107" w:rsidRPr="001C0107" w:rsidDel="004328D8">
            <w:rPr>
              <w:highlight w:val="magenta"/>
            </w:rPr>
            <w:fldChar w:fldCharType="separate"/>
          </w:r>
          <w:r w:rsidR="00895A9C" w:rsidRPr="00895A9C" w:rsidDel="004328D8">
            <w:rPr>
              <w:rFonts w:cs="Arial"/>
              <w:highlight w:val="magenta"/>
            </w:rPr>
            <w:delText>(Stab &amp; Gurevych, 2017b, S. 620)</w:delText>
          </w:r>
          <w:r w:rsidR="001C0107" w:rsidRPr="001C0107" w:rsidDel="004328D8">
            <w:rPr>
              <w:highlight w:val="magenta"/>
            </w:rPr>
            <w:fldChar w:fldCharType="end"/>
          </w:r>
          <w:r w:rsidR="001C0107" w:rsidDel="004328D8">
            <w:delText xml:space="preserve"> </w:delText>
          </w:r>
          <w:r w:rsidDel="004328D8">
            <w:delText xml:space="preserve">bestehen </w:delText>
          </w:r>
          <w:r w:rsidR="00A248FB" w:rsidDel="004328D8">
            <w:delText xml:space="preserve">Argumente aus </w:delText>
          </w:r>
          <w:r w:rsidR="000D539C" w:rsidDel="004328D8">
            <w:delText>mehreren Argumentationskomponenten</w:delText>
          </w:r>
          <w:r w:rsidR="00440FCC" w:rsidDel="004328D8">
            <w:delText>.</w:delText>
          </w:r>
          <w:commentRangeStart w:id="1249"/>
          <w:r w:rsidR="00440FCC" w:rsidDel="004328D8">
            <w:delText xml:space="preserve"> Dies beinhaltet eine Behauptung und </w:delText>
          </w:r>
          <w:r w:rsidR="006D63D5" w:rsidDel="004328D8">
            <w:delText>eine oder mehrere Prämissen.</w:delText>
          </w:r>
          <w:r w:rsidR="00233881" w:rsidDel="004328D8">
            <w:delText xml:space="preserve"> </w:delText>
          </w:r>
          <w:r w:rsidR="00CE1D5C" w:rsidDel="004328D8">
            <w:delText xml:space="preserve">Eine </w:delText>
          </w:r>
          <w:r w:rsidR="00CE1D5C" w:rsidRPr="00CE1D5C" w:rsidDel="004328D8">
            <w:delText>Behauptung ist eine kontroverse Aussage und der zentrale Bestandteil eines Arguments, und die Prämissen sind Gründe für die Rechtfertigung (oder Widerlegung) der Behauptung.</w:delText>
          </w:r>
          <w:r w:rsidR="00A9353C" w:rsidDel="004328D8">
            <w:delText xml:space="preserve"> </w:delText>
          </w:r>
          <w:r w:rsidR="00A9353C" w:rsidRPr="00A9353C" w:rsidDel="004328D8">
            <w:delText>Darüber hinaus haben Argumente gerichtete argumentative Beziehungen, die die Beziehungen einer Komponente zu einer anderen beschreiben. Jede dieser Beziehungen zeigt an, dass die Ausgangskomponente entweder eine Rechtfertigung oder eine Widerlegung der Zielkomponente ist.</w:delText>
          </w:r>
          <w:commentRangeEnd w:id="1249"/>
          <w:r w:rsidR="00485B60" w:rsidDel="004328D8">
            <w:rPr>
              <w:rStyle w:val="Kommentarzeichen"/>
            </w:rPr>
            <w:commentReference w:id="1249"/>
          </w:r>
          <w:r w:rsidR="00D40C37" w:rsidDel="004328D8">
            <w:delText xml:space="preserve"> Die Identifikation solcher Argumentationsstrukturen beinhaltet mehrere Teilaufgaben</w:delText>
          </w:r>
          <w:r w:rsidR="002B7542" w:rsidDel="004328D8">
            <w:delText xml:space="preserve"> (Aufgabenbezeichnung auf S.621)</w:delText>
          </w:r>
          <w:r w:rsidR="006D23F4" w:rsidDel="004328D8">
            <w:delText>: 1</w:delText>
          </w:r>
          <w:r w:rsidR="006D23F4" w:rsidRPr="00A9557E" w:rsidDel="004328D8">
            <w:rPr>
              <w:highlight w:val="yellow"/>
            </w:rPr>
            <w:delText>) Trennung des argumentativen Texts von nicht-argumentativen Text</w:delText>
          </w:r>
          <w:r w:rsidR="002B7542" w:rsidRPr="00A9557E" w:rsidDel="004328D8">
            <w:rPr>
              <w:highlight w:val="yellow"/>
            </w:rPr>
            <w:delText xml:space="preserve"> (component identification)</w:delText>
          </w:r>
          <w:r w:rsidR="006D23F4" w:rsidRPr="00A9557E" w:rsidDel="004328D8">
            <w:rPr>
              <w:highlight w:val="yellow"/>
            </w:rPr>
            <w:delText>, 2)</w:delText>
          </w:r>
          <w:r w:rsidR="006C710F" w:rsidRPr="00A9557E" w:rsidDel="004328D8">
            <w:rPr>
              <w:highlight w:val="yellow"/>
            </w:rPr>
            <w:delText xml:space="preserve"> Argument</w:delText>
          </w:r>
          <w:r w:rsidR="0035462B" w:rsidRPr="00A9557E" w:rsidDel="004328D8">
            <w:rPr>
              <w:highlight w:val="yellow"/>
            </w:rPr>
            <w:delText>ationskomponenten nach Behauptungen und Prämissen klassifizieren</w:delText>
          </w:r>
          <w:r w:rsidR="005675EE" w:rsidRPr="00A9557E" w:rsidDel="004328D8">
            <w:rPr>
              <w:highlight w:val="yellow"/>
            </w:rPr>
            <w:delText xml:space="preserve"> </w:delText>
          </w:r>
          <w:r w:rsidR="003247EC" w:rsidRPr="00A9557E" w:rsidDel="004328D8">
            <w:rPr>
              <w:highlight w:val="yellow"/>
            </w:rPr>
            <w:delText xml:space="preserve">(component classification) </w:delText>
          </w:r>
          <w:r w:rsidR="005675EE" w:rsidRPr="00A9557E" w:rsidDel="004328D8">
            <w:rPr>
              <w:highlight w:val="yellow"/>
            </w:rPr>
            <w:delText>und 3)</w:delText>
          </w:r>
          <w:r w:rsidR="00984983" w:rsidRPr="00A9557E" w:rsidDel="004328D8">
            <w:rPr>
              <w:highlight w:val="yellow"/>
            </w:rPr>
            <w:delText xml:space="preserve"> Identifizierung der argumentativen Beziehungen</w:delText>
          </w:r>
          <w:r w:rsidR="008D4040" w:rsidRPr="00A9557E" w:rsidDel="004328D8">
            <w:rPr>
              <w:highlight w:val="yellow"/>
            </w:rPr>
            <w:delText xml:space="preserve"> support vs. attack</w:delText>
          </w:r>
          <w:r w:rsidR="00652AF6" w:rsidRPr="00A9557E" w:rsidDel="004328D8">
            <w:rPr>
              <w:highlight w:val="yellow"/>
            </w:rPr>
            <w:delText xml:space="preserve"> (structure identification)</w:delText>
          </w:r>
          <w:r w:rsidR="00984983" w:rsidDel="004328D8">
            <w:delText>.</w:delText>
          </w:r>
          <w:r w:rsidR="00A16289" w:rsidDel="004328D8">
            <w:delText xml:space="preserve"> </w:delText>
          </w:r>
          <w:r w:rsidR="00A16289" w:rsidRPr="0008610D" w:rsidDel="004328D8">
            <w:rPr>
              <w:highlight w:val="yellow"/>
            </w:rPr>
            <w:delText>Laut den Autoren fehlt ein An</w:delText>
          </w:r>
          <w:r w:rsidR="0008610D" w:rsidRPr="0008610D" w:rsidDel="004328D8">
            <w:rPr>
              <w:highlight w:val="yellow"/>
            </w:rPr>
            <w:delText>satz, welcher alle diese Teilaufgaben abdeckt.</w:delText>
          </w:r>
          <w:r w:rsidR="000D7307" w:rsidRPr="000D7307" w:rsidDel="004328D8">
            <w:delText xml:space="preserve"> </w:delText>
          </w:r>
          <w:r w:rsidR="000D7307" w:rsidRPr="00387EC2" w:rsidDel="004328D8">
            <w:sym w:font="Wingdings" w:char="F0E0"/>
          </w:r>
          <w:r w:rsidR="000D7307" w:rsidRPr="00387EC2" w:rsidDel="004328D8">
            <w:delText xml:space="preserve"> In </w:delText>
          </w:r>
          <w:r w:rsidR="000D7307" w:rsidRPr="00387EC2" w:rsidDel="004328D8">
            <w:rPr>
              <w:highlight w:val="magenta"/>
            </w:rPr>
            <w:fldChar w:fldCharType="begin"/>
          </w:r>
          <w:r w:rsidR="00895A9C" w:rsidDel="004328D8">
            <w:rPr>
              <w:highlight w:val="magenta"/>
            </w:rPr>
            <w:delInstrText xml:space="preserve"> ADDIN ZOTERO_ITEM CSL_CITATION {"citationID":"3mZWdCUf","properties":{"formattedCitation":"(Stab &amp; Gurevych, 2017b)","plainCitation":"(Stab &amp; Gurevych, 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0D7307" w:rsidRPr="00387EC2" w:rsidDel="004328D8">
            <w:rPr>
              <w:highlight w:val="magenta"/>
            </w:rPr>
            <w:fldChar w:fldCharType="separate"/>
          </w:r>
          <w:r w:rsidR="00895A9C" w:rsidRPr="00895A9C" w:rsidDel="004328D8">
            <w:rPr>
              <w:rFonts w:cs="Arial"/>
              <w:highlight w:val="magenta"/>
            </w:rPr>
            <w:delText>(Stab &amp; Gurevych, 2017b)</w:delText>
          </w:r>
          <w:r w:rsidR="000D7307" w:rsidRPr="00387EC2" w:rsidDel="004328D8">
            <w:rPr>
              <w:highlight w:val="magenta"/>
            </w:rPr>
            <w:fldChar w:fldCharType="end"/>
          </w:r>
          <w:r w:rsidR="000D7307" w:rsidRPr="00387EC2" w:rsidDel="004328D8">
            <w:delText xml:space="preserve"> gibt es </w:delText>
          </w:r>
          <w:r w:rsidR="000D7307" w:rsidDel="004328D8">
            <w:delText xml:space="preserve">zu den Teilaufgaben </w:delText>
          </w:r>
          <w:r w:rsidR="000D7307" w:rsidRPr="00387EC2" w:rsidDel="004328D8">
            <w:delText xml:space="preserve">in den Unterkapiteln detaillierte Erläuterungen. Es wurden für jede Teilaufgabe verschiedene Feature </w:delText>
          </w:r>
          <w:r w:rsidR="000D7307" w:rsidDel="004328D8">
            <w:delText xml:space="preserve">aus dem Text </w:delText>
          </w:r>
          <w:r w:rsidR="000D7307" w:rsidRPr="00387EC2" w:rsidDel="004328D8">
            <w:delText>gebildet.</w:delText>
          </w:r>
        </w:del>
      </w:moveFrom>
    </w:p>
    <w:p w14:paraId="62F87A47" w14:textId="6C8AADCD" w:rsidR="00B31CAE" w:rsidDel="004328D8" w:rsidRDefault="00F36B46" w:rsidP="00CF7AE6">
      <w:pPr>
        <w:rPr>
          <w:del w:id="1250" w:author="Ben Fels" w:date="2024-12-21T12:02:00Z" w16du:dateUtc="2024-12-21T11:02:00Z"/>
          <w:moveFrom w:id="1251" w:author="Ben Fels" w:date="2024-12-21T12:01:00Z" w16du:dateUtc="2024-12-21T11:01:00Z"/>
        </w:rPr>
      </w:pPr>
      <w:moveFrom w:id="1252" w:author="Ben Fels" w:date="2024-12-21T12:01:00Z" w16du:dateUtc="2024-12-21T11:01:00Z">
        <w:del w:id="1253" w:author="Ben Fels" w:date="2024-12-21T12:02:00Z" w16du:dateUtc="2024-12-21T11:02:00Z">
          <w:r w:rsidDel="004328D8">
            <w:delText xml:space="preserve">Das Modell zur </w:delText>
          </w:r>
          <w:r w:rsidR="00F05206" w:rsidDel="004328D8">
            <w:delText xml:space="preserve">Identifizierung der argumentativen Beziehung </w:delText>
          </w:r>
          <w:r w:rsidR="002206C5" w:rsidDel="004328D8">
            <w:delText xml:space="preserve">in </w:delText>
          </w:r>
          <w:r w:rsidR="00C92758" w:rsidRPr="00651842" w:rsidDel="004328D8">
            <w:rPr>
              <w:highlight w:val="magenta"/>
            </w:rPr>
            <w:fldChar w:fldCharType="begin"/>
          </w:r>
          <w:r w:rsidR="00895A9C" w:rsidDel="004328D8">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00C92758" w:rsidRPr="00651842" w:rsidDel="004328D8">
            <w:rPr>
              <w:highlight w:val="magenta"/>
            </w:rPr>
            <w:fldChar w:fldCharType="separate"/>
          </w:r>
          <w:r w:rsidR="00895A9C" w:rsidRPr="00895A9C" w:rsidDel="004328D8">
            <w:rPr>
              <w:rFonts w:cs="Arial"/>
              <w:highlight w:val="magenta"/>
            </w:rPr>
            <w:delText>(Stab &amp; Gurevych, 2017b, S. 645)</w:delText>
          </w:r>
          <w:r w:rsidR="00C92758" w:rsidRPr="00651842" w:rsidDel="004328D8">
            <w:rPr>
              <w:highlight w:val="magenta"/>
            </w:rPr>
            <w:fldChar w:fldCharType="end"/>
          </w:r>
          <w:r w:rsidR="00C92758" w:rsidDel="004328D8">
            <w:delText xml:space="preserve"> </w:delText>
          </w:r>
          <w:r w:rsidR="00E256F4" w:rsidDel="004328D8">
            <w:delText>kann zwischen support und attack unterscheiden.</w:delText>
          </w:r>
          <w:r w:rsidR="00A2795A" w:rsidDel="004328D8">
            <w:delText xml:space="preserve"> </w:delText>
          </w:r>
          <w:r w:rsidR="00C92758" w:rsidDel="004328D8">
            <w:delText>Es ist somit ein binärer Klassifikator</w:delText>
          </w:r>
          <w:r w:rsidR="009144FF" w:rsidDel="004328D8">
            <w:delText xml:space="preserve">. </w:delText>
          </w:r>
          <w:r w:rsidR="00B55D92" w:rsidDel="004328D8">
            <w:delText xml:space="preserve">Der Standpunkt </w:delText>
          </w:r>
          <w:r w:rsidR="00FA5C63" w:rsidDel="004328D8">
            <w:delText>jeder Behauptung und Prämisse wird in support oder attack klassifiziert</w:delText>
          </w:r>
          <w:r w:rsidR="004B5435" w:rsidDel="004328D8">
            <w:delText xml:space="preserve">. </w:delText>
          </w:r>
          <w:r w:rsidR="0082561E" w:rsidDel="004328D8">
            <w:delText xml:space="preserve">Der Standpunkt </w:delText>
          </w:r>
          <w:r w:rsidR="004B5435" w:rsidRPr="004B5435" w:rsidDel="004328D8">
            <w:delText>jeder Prämisse ist im Typ ihrer ausgehenden Relation kodiert, während die Haltung jeder Behauptung in ihrem Attribut „Haltung“ kodiert ist.</w:delText>
          </w:r>
        </w:del>
      </w:moveFrom>
    </w:p>
    <w:p w14:paraId="29A99C50" w14:textId="140E390A" w:rsidR="00911979" w:rsidDel="004328D8" w:rsidRDefault="00911979" w:rsidP="00CF7AE6">
      <w:pPr>
        <w:rPr>
          <w:del w:id="1254" w:author="Ben Fels" w:date="2024-12-21T12:02:00Z" w16du:dateUtc="2024-12-21T11:02:00Z"/>
          <w:moveFrom w:id="1255" w:author="Ben Fels" w:date="2024-12-21T12:01:00Z" w16du:dateUtc="2024-12-21T11:01:00Z"/>
        </w:rPr>
      </w:pPr>
      <w:moveFrom w:id="1256" w:author="Ben Fels" w:date="2024-12-21T12:01:00Z" w16du:dateUtc="2024-12-21T11:01:00Z">
        <w:del w:id="1257" w:author="Ben Fels" w:date="2024-12-21T12:02:00Z" w16du:dateUtc="2024-12-21T11:02:00Z">
          <w:r w:rsidDel="004328D8">
            <w:delText xml:space="preserve">Das in </w:delText>
          </w:r>
          <w:r w:rsidRPr="00886386" w:rsidDel="004328D8">
            <w:rPr>
              <w:highlight w:val="magenta"/>
            </w:rPr>
            <w:fldChar w:fldCharType="begin"/>
          </w:r>
          <w:r w:rsidR="00895A9C" w:rsidDel="004328D8">
            <w:rPr>
              <w:highlight w:val="magenta"/>
            </w:rPr>
            <w:del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delInstrText>
          </w:r>
          <w:r w:rsidRPr="00886386" w:rsidDel="004328D8">
            <w:rPr>
              <w:highlight w:val="magenta"/>
            </w:rPr>
            <w:fldChar w:fldCharType="separate"/>
          </w:r>
          <w:r w:rsidR="00895A9C" w:rsidRPr="00895A9C" w:rsidDel="004328D8">
            <w:rPr>
              <w:rFonts w:cs="Arial"/>
              <w:highlight w:val="magenta"/>
            </w:rPr>
            <w:delText>(Stab &amp; Gurevych, 2017b, S. 646)</w:delText>
          </w:r>
          <w:r w:rsidRPr="00886386" w:rsidDel="004328D8">
            <w:rPr>
              <w:highlight w:val="magenta"/>
            </w:rPr>
            <w:fldChar w:fldCharType="end"/>
          </w:r>
          <w:r w:rsidR="00886386" w:rsidDel="004328D8">
            <w:delText xml:space="preserve"> vorgestellte Modell erreicht </w:delText>
          </w:r>
          <w:r w:rsidR="00720ACE" w:rsidDel="004328D8">
            <w:delText xml:space="preserve">nahezu menschliche Performance </w:delText>
          </w:r>
          <w:r w:rsidR="009715B6" w:rsidDel="004328D8">
            <w:delText xml:space="preserve">mit </w:delText>
          </w:r>
          <w:r w:rsidR="009715B6" w:rsidRPr="009715B6" w:rsidDel="004328D8">
            <w:delText>95,2 % der menschlichen Leistung bei der Identifizierung von Komponenten, 87,9 % bei der Identifizierung von Beziehungen und 80,5 % bei der Erkennung von Haltungen.</w:delText>
          </w:r>
        </w:del>
      </w:moveFrom>
    </w:p>
    <w:p w14:paraId="09333678" w14:textId="54BD014B" w:rsidR="0069646E" w:rsidDel="004328D8" w:rsidRDefault="0069646E" w:rsidP="00CF7AE6">
      <w:pPr>
        <w:rPr>
          <w:del w:id="1258" w:author="Ben Fels" w:date="2024-12-21T12:02:00Z" w16du:dateUtc="2024-12-21T11:02:00Z"/>
          <w:moveFrom w:id="1259" w:author="Ben Fels" w:date="2024-12-21T12:01:00Z" w16du:dateUtc="2024-12-21T11:01:00Z"/>
        </w:rPr>
      </w:pPr>
      <w:moveFrom w:id="1260" w:author="Ben Fels" w:date="2024-12-21T12:01:00Z" w16du:dateUtc="2024-12-21T11:01:00Z">
        <w:del w:id="1261" w:author="Ben Fels" w:date="2024-12-21T12:02:00Z" w16du:dateUtc="2024-12-21T11:02:00Z">
          <w:r w:rsidRPr="0069646E" w:rsidDel="004328D8">
            <w:rPr>
              <w:noProof/>
            </w:rPr>
            <w:drawing>
              <wp:inline distT="0" distB="0" distL="0" distR="0" wp14:anchorId="0F3F0083" wp14:editId="2D198117">
                <wp:extent cx="5579745" cy="1461770"/>
                <wp:effectExtent l="0" t="0" r="1905" b="5080"/>
                <wp:docPr id="53463270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20"/>
                        <a:stretch>
                          <a:fillRect/>
                        </a:stretch>
                      </pic:blipFill>
                      <pic:spPr>
                        <a:xfrm>
                          <a:off x="0" y="0"/>
                          <a:ext cx="5579745" cy="1461770"/>
                        </a:xfrm>
                        <a:prstGeom prst="rect">
                          <a:avLst/>
                        </a:prstGeom>
                      </pic:spPr>
                    </pic:pic>
                  </a:graphicData>
                </a:graphic>
              </wp:inline>
            </w:drawing>
          </w:r>
        </w:del>
      </w:moveFrom>
    </w:p>
    <w:p w14:paraId="574637F0" w14:textId="32D84EE3" w:rsidR="0069646E" w:rsidDel="004328D8" w:rsidRDefault="0090739D" w:rsidP="00CF7AE6">
      <w:pPr>
        <w:rPr>
          <w:del w:id="1262" w:author="Ben Fels" w:date="2024-12-21T12:02:00Z" w16du:dateUtc="2024-12-21T11:02:00Z"/>
          <w:moveFrom w:id="1263" w:author="Ben Fels" w:date="2024-12-21T12:01:00Z" w16du:dateUtc="2024-12-21T11:01:00Z"/>
        </w:rPr>
      </w:pPr>
      <w:moveFrom w:id="1264" w:author="Ben Fels" w:date="2024-12-21T12:01:00Z" w16du:dateUtc="2024-12-21T11:01:00Z">
        <w:del w:id="1265" w:author="Ben Fels" w:date="2024-12-21T12:02:00Z" w16du:dateUtc="2024-12-21T11:02:00Z">
          <w:r w:rsidRPr="0090739D" w:rsidDel="004328D8">
            <w:rPr>
              <w:highlight w:val="magenta"/>
            </w:rPr>
            <w:fldChar w:fldCharType="begin"/>
          </w:r>
          <w:r w:rsidR="00895A9C" w:rsidDel="004328D8">
            <w:rPr>
              <w:highlight w:val="magenta"/>
            </w:rPr>
            <w:del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delInstrText>
          </w:r>
          <w:r w:rsidRPr="0090739D" w:rsidDel="004328D8">
            <w:rPr>
              <w:highlight w:val="magenta"/>
            </w:rPr>
            <w:fldChar w:fldCharType="separate"/>
          </w:r>
          <w:r w:rsidR="00895A9C" w:rsidRPr="00895A9C" w:rsidDel="004328D8">
            <w:rPr>
              <w:rFonts w:cs="Arial"/>
              <w:highlight w:val="magenta"/>
            </w:rPr>
            <w:delText>(Stab &amp; Gurevych, 2017b, S. 648)</w:delText>
          </w:r>
          <w:r w:rsidRPr="0090739D" w:rsidDel="004328D8">
            <w:rPr>
              <w:highlight w:val="magenta"/>
            </w:rPr>
            <w:fldChar w:fldCharType="end"/>
          </w:r>
        </w:del>
      </w:moveFrom>
    </w:p>
    <w:p w14:paraId="3AFC9738" w14:textId="1CE8B889" w:rsidR="000D7307" w:rsidDel="004328D8" w:rsidRDefault="00E50F69" w:rsidP="00CF7AE6">
      <w:pPr>
        <w:rPr>
          <w:del w:id="1266" w:author="Ben Fels" w:date="2024-12-21T12:02:00Z" w16du:dateUtc="2024-12-21T11:02:00Z"/>
          <w:moveFrom w:id="1267" w:author="Ben Fels" w:date="2024-12-21T12:01:00Z" w16du:dateUtc="2024-12-21T11:01:00Z"/>
        </w:rPr>
      </w:pPr>
      <w:moveFrom w:id="1268" w:author="Ben Fels" w:date="2024-12-21T12:01:00Z" w16du:dateUtc="2024-12-21T11:01:00Z">
        <w:del w:id="1269" w:author="Ben Fels" w:date="2024-12-21T12:02:00Z" w16du:dateUtc="2024-12-21T11:02:00Z">
          <w:r w:rsidDel="004328D8">
            <w:delText xml:space="preserve">Der </w:delText>
          </w:r>
          <w:r w:rsidR="004E4CDE" w:rsidRPr="004E4CDE" w:rsidDel="004328D8">
            <w:delText>Argumentationsstruktur-Parser</w:delText>
          </w:r>
          <w:r w:rsidR="00143082" w:rsidDel="004328D8">
            <w:delText xml:space="preserve"> ist eine Pipeline aus mehreren Schritten, weshalb </w:delText>
          </w:r>
          <w:r w:rsidR="00E11575" w:rsidDel="004328D8">
            <w:delText xml:space="preserve">sich </w:delText>
          </w:r>
          <w:r w:rsidR="00340487" w:rsidDel="004328D8">
            <w:delText xml:space="preserve">Fehler am Anfang der Pipeline </w:delText>
          </w:r>
          <w:r w:rsidR="00E11575" w:rsidDel="004328D8">
            <w:delText xml:space="preserve">negativ </w:delText>
          </w:r>
          <w:r w:rsidR="00340487" w:rsidDel="004328D8">
            <w:delText>auf die nachfolgenden Modelle / Schritte auswirkt.</w:delText>
          </w:r>
          <w:r w:rsidR="00F268C7" w:rsidDel="004328D8">
            <w:delText xml:space="preserve"> </w:delText>
          </w:r>
          <w:r w:rsidR="00F522A6" w:rsidRPr="002C6A20" w:rsidDel="004328D8">
            <w:rPr>
              <w:highlight w:val="magenta"/>
            </w:rPr>
            <w:fldChar w:fldCharType="begin"/>
          </w:r>
          <w:r w:rsidR="00895A9C" w:rsidDel="004328D8">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00F522A6" w:rsidRPr="002C6A20" w:rsidDel="004328D8">
            <w:rPr>
              <w:highlight w:val="magenta"/>
            </w:rPr>
            <w:fldChar w:fldCharType="separate"/>
          </w:r>
          <w:r w:rsidR="00895A9C" w:rsidRPr="00895A9C" w:rsidDel="004328D8">
            <w:rPr>
              <w:rFonts w:cs="Arial"/>
            </w:rPr>
            <w:delText>(Stab &amp; Gurevych, 2017b, S. 648–649)</w:delText>
          </w:r>
          <w:r w:rsidR="00F522A6" w:rsidRPr="002C6A20" w:rsidDel="004328D8">
            <w:rPr>
              <w:highlight w:val="magenta"/>
            </w:rPr>
            <w:fldChar w:fldCharType="end"/>
          </w:r>
        </w:del>
      </w:moveFrom>
    </w:p>
    <w:p w14:paraId="49AEA4DE" w14:textId="214933A0" w:rsidR="00E76B7E" w:rsidDel="004328D8" w:rsidRDefault="00E76B7E" w:rsidP="00CF7AE6">
      <w:pPr>
        <w:rPr>
          <w:del w:id="1270" w:author="Ben Fels" w:date="2024-12-21T12:02:00Z" w16du:dateUtc="2024-12-21T11:02:00Z"/>
          <w:moveFrom w:id="1271" w:author="Ben Fels" w:date="2024-12-21T12:01:00Z" w16du:dateUtc="2024-12-21T11:01:00Z"/>
        </w:rPr>
      </w:pPr>
      <w:moveFrom w:id="1272" w:author="Ben Fels" w:date="2024-12-21T12:01:00Z" w16du:dateUtc="2024-12-21T11:01:00Z">
        <w:del w:id="1273" w:author="Ben Fels" w:date="2024-12-21T12:02:00Z" w16du:dateUtc="2024-12-21T11:02:00Z">
          <w:r w:rsidRPr="0029799E" w:rsidDel="004328D8">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328D8">
            <w:delText xml:space="preserve"> </w:delText>
          </w:r>
          <w:r w:rsidR="0029799E" w:rsidRPr="0095496D" w:rsidDel="004328D8">
            <w:rPr>
              <w:highlight w:val="magenta"/>
            </w:rPr>
            <w:fldChar w:fldCharType="begin"/>
          </w:r>
          <w:r w:rsidR="00893D7A" w:rsidDel="004328D8">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29799E" w:rsidRPr="0095496D" w:rsidDel="004328D8">
            <w:rPr>
              <w:highlight w:val="magenta"/>
            </w:rPr>
            <w:fldChar w:fldCharType="separate"/>
          </w:r>
          <w:r w:rsidR="00893D7A" w:rsidRPr="00893D7A" w:rsidDel="004328D8">
            <w:rPr>
              <w:rFonts w:cs="Arial"/>
              <w:highlight w:val="magenta"/>
            </w:rPr>
            <w:delText>(Stab &amp; Gurevych, 2014, S. 1501)</w:delText>
          </w:r>
          <w:r w:rsidR="0029799E" w:rsidRPr="0095496D" w:rsidDel="004328D8">
            <w:rPr>
              <w:highlight w:val="magenta"/>
            </w:rPr>
            <w:fldChar w:fldCharType="end"/>
          </w:r>
          <w:r w:rsidR="00B1066B" w:rsidDel="004328D8">
            <w:delText xml:space="preserve"> </w:delText>
          </w:r>
        </w:del>
      </w:moveFrom>
    </w:p>
    <w:p w14:paraId="413C68EA" w14:textId="104E4A09" w:rsidR="00B652BA" w:rsidDel="004328D8" w:rsidRDefault="00B652BA" w:rsidP="00CF7AE6">
      <w:pPr>
        <w:rPr>
          <w:del w:id="1274" w:author="Ben Fels" w:date="2024-12-21T12:02:00Z" w16du:dateUtc="2024-12-21T11:02:00Z"/>
          <w:moveFrom w:id="1275" w:author="Ben Fels" w:date="2024-12-21T12:01:00Z" w16du:dateUtc="2024-12-21T11:01:00Z"/>
        </w:rPr>
      </w:pPr>
    </w:p>
    <w:p w14:paraId="4FD19C8E" w14:textId="7802FD41" w:rsidR="00156934" w:rsidDel="004328D8" w:rsidRDefault="00EA0835" w:rsidP="00CF7AE6">
      <w:pPr>
        <w:rPr>
          <w:del w:id="1276" w:author="Ben Fels" w:date="2024-12-21T12:02:00Z" w16du:dateUtc="2024-12-21T11:02:00Z"/>
          <w:moveFrom w:id="1277" w:author="Ben Fels" w:date="2024-12-21T12:01:00Z" w16du:dateUtc="2024-12-21T11:01:00Z"/>
        </w:rPr>
      </w:pPr>
      <w:moveFrom w:id="1278" w:author="Ben Fels" w:date="2024-12-21T12:01:00Z" w16du:dateUtc="2024-12-21T11:01:00Z">
        <w:del w:id="1279" w:author="Ben Fels" w:date="2024-12-21T12:02:00Z" w16du:dateUtc="2024-12-21T11:02:00Z">
          <w:r w:rsidDel="004328D8">
            <w:fldChar w:fldCharType="begin"/>
          </w:r>
          <w:r w:rsidR="004E5B9A" w:rsidDel="004328D8">
            <w:delInstrText xml:space="preserve"> ADDIN ZOTERO_ITEM CSL_CITATION {"citationID":"rXRzGPII","properties":{"formattedCitation":"(Cabrio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fldChar w:fldCharType="separate"/>
          </w:r>
          <w:r w:rsidRPr="00EA0835" w:rsidDel="004328D8">
            <w:rPr>
              <w:rFonts w:cs="Arial"/>
            </w:rPr>
            <w:delText>(Cabrio &amp; Villata, 2018, S. 5428)</w:delText>
          </w:r>
          <w:r w:rsidDel="004328D8">
            <w:fldChar w:fldCharType="end"/>
          </w:r>
          <w:r w:rsidR="00CF754A" w:rsidDel="004328D8">
            <w:delText xml:space="preserve"> benennen zwei </w:delText>
          </w:r>
          <w:r w:rsidR="003E3AF3" w:rsidDel="004328D8">
            <w:delText xml:space="preserve">wichtige Schritte </w:delText>
          </w:r>
          <w:r w:rsidR="00CF754A" w:rsidDel="004328D8">
            <w:delText>im argument mining framework</w:delText>
          </w:r>
          <w:r w:rsidR="003E3AF3" w:rsidDel="004328D8">
            <w:delText xml:space="preserve">: </w:delText>
          </w:r>
        </w:del>
      </w:moveFrom>
    </w:p>
    <w:p w14:paraId="376EE38A" w14:textId="6A2A9C24" w:rsidR="00EA0835" w:rsidDel="004328D8" w:rsidRDefault="003E3AF3" w:rsidP="00D97020">
      <w:pPr>
        <w:pStyle w:val="Listenabsatz"/>
        <w:numPr>
          <w:ilvl w:val="0"/>
          <w:numId w:val="37"/>
        </w:numPr>
        <w:rPr>
          <w:del w:id="1280" w:author="Ben Fels" w:date="2024-12-21T12:02:00Z" w16du:dateUtc="2024-12-21T11:02:00Z"/>
          <w:moveFrom w:id="1281" w:author="Ben Fels" w:date="2024-12-21T12:01:00Z" w16du:dateUtc="2024-12-21T11:01:00Z"/>
        </w:rPr>
      </w:pPr>
      <w:moveFrom w:id="1282" w:author="Ben Fels" w:date="2024-12-21T12:01:00Z" w16du:dateUtc="2024-12-21T11:01:00Z">
        <w:del w:id="1283" w:author="Ben Fels" w:date="2024-12-21T12:02:00Z" w16du:dateUtc="2024-12-21T11:02:00Z">
          <w:r w:rsidDel="004328D8">
            <w:delText>Argument</w:delText>
          </w:r>
          <w:r w:rsidR="00156934" w:rsidDel="004328D8">
            <w:delText xml:space="preserve"> extraktion: Identifikation von Argumenten im Text</w:delText>
          </w:r>
          <w:r w:rsidR="00D97020" w:rsidDel="004328D8">
            <w:delText>. Dieser Schritt kann wiederum in zwei weitere Schritte unterteilt werden.</w:delText>
          </w:r>
        </w:del>
      </w:moveFrom>
    </w:p>
    <w:p w14:paraId="2DE2FF6C" w14:textId="601D0310" w:rsidR="00D97020" w:rsidDel="004328D8" w:rsidRDefault="00800EF8" w:rsidP="00D97020">
      <w:pPr>
        <w:pStyle w:val="Listenabsatz"/>
        <w:numPr>
          <w:ilvl w:val="1"/>
          <w:numId w:val="37"/>
        </w:numPr>
        <w:rPr>
          <w:del w:id="1284" w:author="Ben Fels" w:date="2024-12-21T12:02:00Z" w16du:dateUtc="2024-12-21T11:02:00Z"/>
          <w:moveFrom w:id="1285" w:author="Ben Fels" w:date="2024-12-21T12:01:00Z" w16du:dateUtc="2024-12-21T11:01:00Z"/>
        </w:rPr>
      </w:pPr>
      <w:moveFrom w:id="1286" w:author="Ben Fels" w:date="2024-12-21T12:01:00Z" w16du:dateUtc="2024-12-21T11:01:00Z">
        <w:del w:id="1287" w:author="Ben Fels" w:date="2024-12-21T12:02:00Z" w16du:dateUtc="2024-12-21T11:02:00Z">
          <w:r w:rsidDel="004328D8">
            <w:delText>Erkennung von Argumentkomponenten: Behauptungen und Prämissen</w:delText>
          </w:r>
        </w:del>
      </w:moveFrom>
    </w:p>
    <w:p w14:paraId="011FC5D7" w14:textId="548BF95F" w:rsidR="00800EF8" w:rsidDel="004328D8" w:rsidRDefault="009855DA" w:rsidP="00D97020">
      <w:pPr>
        <w:pStyle w:val="Listenabsatz"/>
        <w:numPr>
          <w:ilvl w:val="1"/>
          <w:numId w:val="37"/>
        </w:numPr>
        <w:rPr>
          <w:del w:id="1288" w:author="Ben Fels" w:date="2024-12-21T12:02:00Z" w16du:dateUtc="2024-12-21T11:02:00Z"/>
          <w:moveFrom w:id="1289" w:author="Ben Fels" w:date="2024-12-21T12:01:00Z" w16du:dateUtc="2024-12-21T11:01:00Z"/>
        </w:rPr>
      </w:pPr>
      <w:moveFrom w:id="1290" w:author="Ben Fels" w:date="2024-12-21T12:01:00Z" w16du:dateUtc="2024-12-21T11:01:00Z">
        <w:del w:id="1291" w:author="Ben Fels" w:date="2024-12-21T12:02:00Z" w16du:dateUtc="2024-12-21T11:02:00Z">
          <w:r w:rsidRPr="009855DA" w:rsidDel="004328D8">
            <w:delText>Identifizierung ihrer textlichen Grenzen</w:delText>
          </w:r>
        </w:del>
      </w:moveFrom>
    </w:p>
    <w:p w14:paraId="2C92B126" w14:textId="05CFB8FD" w:rsidR="009855DA" w:rsidDel="004328D8" w:rsidRDefault="002179EF" w:rsidP="00066727">
      <w:pPr>
        <w:pStyle w:val="Listenabsatz"/>
        <w:numPr>
          <w:ilvl w:val="0"/>
          <w:numId w:val="37"/>
        </w:numPr>
        <w:rPr>
          <w:del w:id="1292" w:author="Ben Fels" w:date="2024-12-21T12:02:00Z" w16du:dateUtc="2024-12-21T11:02:00Z"/>
          <w:moveFrom w:id="1293" w:author="Ben Fels" w:date="2024-12-21T12:01:00Z" w16du:dateUtc="2024-12-21T11:01:00Z"/>
        </w:rPr>
      </w:pPr>
      <w:moveFrom w:id="1294" w:author="Ben Fels" w:date="2024-12-21T12:01:00Z" w16du:dateUtc="2024-12-21T11:01:00Z">
        <w:del w:id="1295" w:author="Ben Fels" w:date="2024-12-21T12:02:00Z" w16du:dateUtc="2024-12-21T11:02:00Z">
          <w:r w:rsidDel="004328D8">
            <w:delText>Vorhersage der Beziehungen: bezogen auf die Argumente aus Schritt 1.</w:delText>
          </w:r>
          <w:r w:rsidR="0044415A" w:rsidDel="004328D8">
            <w:delText xml:space="preserve"> </w:delText>
          </w:r>
          <w:r w:rsidR="0044415A" w:rsidRPr="0044415A" w:rsidDel="004328D8">
            <w:delText xml:space="preserve">Die Beziehungen zwischen den Argumenten können Angriffe </w:delText>
          </w:r>
          <w:r w:rsidR="00C04B4E" w:rsidDel="004328D8">
            <w:delText xml:space="preserve">oder </w:delText>
          </w:r>
          <w:r w:rsidR="0044415A" w:rsidRPr="0044415A" w:rsidDel="004328D8">
            <w:delText>Unterstützungen</w:delText>
          </w:r>
          <w:r w:rsidR="00C04B4E" w:rsidDel="004328D8">
            <w:delText xml:space="preserve"> sein</w:delText>
          </w:r>
          <w:r w:rsidR="0044415A" w:rsidRPr="0044415A" w:rsidDel="004328D8">
            <w:delText>.</w:delText>
          </w:r>
          <w:r w:rsidR="000B7DE9" w:rsidDel="004328D8">
            <w:delText xml:space="preserve"> Angriffe sind negative Beziehungen zwischen zwei Argumenten, wohingegen</w:delText>
          </w:r>
          <w:r w:rsidR="00103EFE" w:rsidDel="004328D8">
            <w:delText xml:space="preserve"> eine Unterstützung</w:delText>
          </w:r>
          <w:r w:rsidR="00EB409F" w:rsidDel="004328D8">
            <w:delText xml:space="preserve"> </w:delText>
          </w:r>
          <w:r w:rsidR="00103EFE" w:rsidDel="004328D8">
            <w:delText xml:space="preserve">eine Positive Beziehung zwischen zwei Argumenten ist. </w:delText>
          </w:r>
          <w:r w:rsidR="00EB409F" w:rsidDel="004328D8">
            <w:delText xml:space="preserve">Anhand dieser </w:delText>
          </w:r>
          <w:r w:rsidR="00D302C5" w:rsidDel="004328D8">
            <w:delText xml:space="preserve">Beziehungen </w:delText>
          </w:r>
          <w:r w:rsidR="00EB409F" w:rsidDel="004328D8">
            <w:delText xml:space="preserve">können Argumentationsgraphen </w:delText>
          </w:r>
          <w:r w:rsidR="0023740C" w:rsidDel="004328D8">
            <w:delText xml:space="preserve">gebaut werden. </w:delText>
          </w:r>
        </w:del>
      </w:moveFrom>
    </w:p>
    <w:p w14:paraId="7C0E88EA" w14:textId="0CF878D6" w:rsidR="00EA0835" w:rsidDel="004328D8" w:rsidRDefault="00EA0835" w:rsidP="00CF7AE6">
      <w:pPr>
        <w:rPr>
          <w:del w:id="1296" w:author="Ben Fels" w:date="2024-12-21T12:02:00Z" w16du:dateUtc="2024-12-21T11:02:00Z"/>
          <w:moveFrom w:id="1297" w:author="Ben Fels" w:date="2024-12-21T12:01:00Z" w16du:dateUtc="2024-12-21T11:01:00Z"/>
        </w:rPr>
      </w:pPr>
    </w:p>
    <w:p w14:paraId="560C6DC7" w14:textId="3508A237" w:rsidR="00053FB2" w:rsidDel="004328D8" w:rsidRDefault="00053FB2" w:rsidP="00CF7AE6">
      <w:pPr>
        <w:rPr>
          <w:del w:id="1298" w:author="Ben Fels" w:date="2024-12-21T12:02:00Z" w16du:dateUtc="2024-12-21T11:02:00Z"/>
          <w:moveFrom w:id="1299" w:author="Ben Fels" w:date="2024-12-21T12:01:00Z" w16du:dateUtc="2024-12-21T11:01:00Z"/>
          <w:rFonts w:cs="Arial"/>
        </w:rPr>
      </w:pPr>
      <w:moveFrom w:id="1300" w:author="Ben Fels" w:date="2024-12-21T12:01:00Z" w16du:dateUtc="2024-12-21T11:01:00Z">
        <w:del w:id="1301" w:author="Ben Fels" w:date="2024-12-21T12:02:00Z" w16du:dateUtc="2024-12-21T11:02:00Z">
          <w:r w:rsidDel="004328D8">
            <w:delText xml:space="preserve">Argument Mining nach </w:delText>
          </w:r>
          <w:r w:rsidRPr="00CF2D8F" w:rsidDel="004328D8">
            <w:rPr>
              <w:rFonts w:cs="Arial"/>
              <w:highlight w:val="magenta"/>
            </w:rPr>
            <w:delText>Peldszus &amp; Sted</w:delText>
          </w:r>
          <w:r w:rsidRPr="00EE7946" w:rsidDel="004328D8">
            <w:rPr>
              <w:rFonts w:cs="Arial"/>
              <w:highlight w:val="magenta"/>
            </w:rPr>
            <w:delText xml:space="preserve">e </w:delText>
          </w:r>
          <w:r w:rsidR="00EE7946" w:rsidRPr="00EE7946" w:rsidDel="004328D8">
            <w:rPr>
              <w:rFonts w:cs="Arial"/>
              <w:highlight w:val="magenta"/>
            </w:rPr>
            <w:fldChar w:fldCharType="begin"/>
          </w:r>
          <w:r w:rsidR="00D47ED8" w:rsidDel="004328D8">
            <w:rPr>
              <w:rFonts w:cs="Arial"/>
              <w:highlight w:val="magenta"/>
            </w:rPr>
            <w:del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delInstrText>
          </w:r>
          <w:r w:rsidR="00EE7946" w:rsidRPr="00EE7946" w:rsidDel="004328D8">
            <w:rPr>
              <w:rFonts w:cs="Arial"/>
              <w:highlight w:val="magenta"/>
            </w:rPr>
            <w:fldChar w:fldCharType="separate"/>
          </w:r>
          <w:r w:rsidR="00EE7946" w:rsidRPr="00EE7946" w:rsidDel="004328D8">
            <w:rPr>
              <w:rFonts w:cs="Arial"/>
              <w:highlight w:val="magenta"/>
            </w:rPr>
            <w:delText>(2013, S. 20)</w:delText>
          </w:r>
          <w:r w:rsidR="00EE7946" w:rsidRPr="00EE7946" w:rsidDel="004328D8">
            <w:rPr>
              <w:rFonts w:cs="Arial"/>
              <w:highlight w:val="magenta"/>
            </w:rPr>
            <w:fldChar w:fldCharType="end"/>
          </w:r>
          <w:r w:rsidDel="004328D8">
            <w:rPr>
              <w:rFonts w:cs="Arial"/>
            </w:rPr>
            <w:delText xml:space="preserve">: </w:delText>
          </w:r>
          <w:r w:rsidR="00D56C11" w:rsidRPr="00D56C11" w:rsidDel="004328D8">
            <w:rPr>
              <w:rFonts w:cs="Arial"/>
            </w:rPr>
            <w:delText>Die Art und Weise, wie die Schritte 2 bis 4 ausgeführt werden, hängt von der Art der zu erstellenden Strukturbeschreibung</w:delText>
          </w:r>
          <w:r w:rsidR="00D56C11" w:rsidDel="004328D8">
            <w:rPr>
              <w:rFonts w:cs="Arial"/>
            </w:rPr>
            <w:delText xml:space="preserve"> ab</w:delText>
          </w:r>
          <w:r w:rsidR="00D139F4" w:rsidDel="004328D8">
            <w:rPr>
              <w:rFonts w:cs="Arial"/>
            </w:rPr>
            <w:delText xml:space="preserve"> </w:delText>
          </w:r>
          <w:r w:rsidR="00D139F4" w:rsidRPr="00D139F4" w:rsidDel="004328D8">
            <w:rPr>
              <w:rFonts w:cs="Arial"/>
            </w:rPr>
            <w:sym w:font="Wingdings" w:char="F0E0"/>
          </w:r>
          <w:r w:rsidR="00D139F4" w:rsidDel="004328D8">
            <w:rPr>
              <w:rFonts w:cs="Arial"/>
            </w:rPr>
            <w:delText>Wie komplex sollen die identifizierten Konfigurationen sein?</w:delText>
          </w:r>
        </w:del>
      </w:moveFrom>
    </w:p>
    <w:p w14:paraId="469D6900" w14:textId="71341E67" w:rsidR="00D57497" w:rsidDel="004328D8" w:rsidRDefault="00D57497" w:rsidP="00D57497">
      <w:pPr>
        <w:pStyle w:val="Listenabsatz"/>
        <w:numPr>
          <w:ilvl w:val="0"/>
          <w:numId w:val="31"/>
        </w:numPr>
        <w:rPr>
          <w:del w:id="1302" w:author="Ben Fels" w:date="2024-12-21T12:02:00Z" w16du:dateUtc="2024-12-21T11:02:00Z"/>
          <w:moveFrom w:id="1303" w:author="Ben Fels" w:date="2024-12-21T12:01:00Z" w16du:dateUtc="2024-12-21T11:01:00Z"/>
        </w:rPr>
      </w:pPr>
      <w:moveFrom w:id="1304" w:author="Ben Fels" w:date="2024-12-21T12:01:00Z" w16du:dateUtc="2024-12-21T11:01:00Z">
        <w:del w:id="1305" w:author="Ben Fels" w:date="2024-12-21T12:02:00Z" w16du:dateUtc="2024-12-21T11:02:00Z">
          <w:r w:rsidDel="004328D8">
            <w:delText>Für Argumentation relevanten Text extrahieren.</w:delText>
          </w:r>
        </w:del>
      </w:moveFrom>
    </w:p>
    <w:p w14:paraId="5589D773" w14:textId="597207C5" w:rsidR="009B39EA" w:rsidDel="004328D8" w:rsidRDefault="00C73330" w:rsidP="00D57497">
      <w:pPr>
        <w:pStyle w:val="Listenabsatz"/>
        <w:numPr>
          <w:ilvl w:val="0"/>
          <w:numId w:val="31"/>
        </w:numPr>
        <w:rPr>
          <w:del w:id="1306" w:author="Ben Fels" w:date="2024-12-21T12:02:00Z" w16du:dateUtc="2024-12-21T11:02:00Z"/>
          <w:moveFrom w:id="1307" w:author="Ben Fels" w:date="2024-12-21T12:01:00Z" w16du:dateUtc="2024-12-21T11:01:00Z"/>
        </w:rPr>
      </w:pPr>
      <w:moveFrom w:id="1308" w:author="Ben Fels" w:date="2024-12-21T12:01:00Z" w16du:dateUtc="2024-12-21T11:01:00Z">
        <w:del w:id="1309" w:author="Ben Fels" w:date="2024-12-21T12:02:00Z" w16du:dateUtc="2024-12-21T11:02:00Z">
          <w:r w:rsidDel="004328D8">
            <w:delText xml:space="preserve">Segmentation: </w:delText>
          </w:r>
          <w:r w:rsidR="00EE7946" w:rsidDel="004328D8">
            <w:delText>Text in Argumentative Diskurs Einhe</w:delText>
          </w:r>
          <w:r w:rsidR="00706842" w:rsidDel="004328D8">
            <w:delText>i</w:delText>
          </w:r>
          <w:r w:rsidR="00EE7946" w:rsidDel="004328D8">
            <w:delText>ten (ADUs) unterteilen.</w:delText>
          </w:r>
          <w:r w:rsidR="0027570F" w:rsidDel="004328D8">
            <w:delText xml:space="preserve"> </w:delText>
          </w:r>
          <w:r w:rsidR="00C63E66" w:rsidDel="004328D8">
            <w:delText xml:space="preserve">Bei einer mininmalen argumentations-analyse </w:delText>
          </w:r>
          <w:r w:rsidR="00C63E66" w:rsidRPr="00C63E66" w:rsidDel="004328D8">
            <w:delText>werden lediglich „Prämissen“ und „Schlussfolgerungen“ ermittelt.</w:delText>
          </w:r>
        </w:del>
      </w:moveFrom>
    </w:p>
    <w:p w14:paraId="179298C6" w14:textId="63C66991" w:rsidR="00C73330" w:rsidRPr="00706842" w:rsidDel="004328D8" w:rsidRDefault="00C73330" w:rsidP="00D57497">
      <w:pPr>
        <w:pStyle w:val="Listenabsatz"/>
        <w:numPr>
          <w:ilvl w:val="0"/>
          <w:numId w:val="31"/>
        </w:numPr>
        <w:rPr>
          <w:del w:id="1310" w:author="Ben Fels" w:date="2024-12-21T12:02:00Z" w16du:dateUtc="2024-12-21T11:02:00Z"/>
          <w:moveFrom w:id="1311" w:author="Ben Fels" w:date="2024-12-21T12:01:00Z" w16du:dateUtc="2024-12-21T11:01:00Z"/>
        </w:rPr>
      </w:pPr>
      <w:moveFrom w:id="1312" w:author="Ben Fels" w:date="2024-12-21T12:01:00Z" w16du:dateUtc="2024-12-21T11:01:00Z">
        <w:del w:id="1313" w:author="Ben Fels" w:date="2024-12-21T12:02:00Z" w16du:dateUtc="2024-12-21T11:02:00Z">
          <w:r w:rsidRPr="00706842" w:rsidDel="004328D8">
            <w:delText xml:space="preserve">Segment Classification: </w:delText>
          </w:r>
          <w:r w:rsidR="00706842" w:rsidRPr="00706842" w:rsidDel="004328D8">
            <w:delText>Rolle von jedem ADU bestim</w:delText>
          </w:r>
          <w:r w:rsidR="00706842" w:rsidDel="004328D8">
            <w:delText>men</w:delText>
          </w:r>
        </w:del>
      </w:moveFrom>
    </w:p>
    <w:p w14:paraId="6732AB51" w14:textId="5B68ACC0" w:rsidR="00C73330" w:rsidDel="004328D8" w:rsidRDefault="00C73330" w:rsidP="00D57497">
      <w:pPr>
        <w:pStyle w:val="Listenabsatz"/>
        <w:numPr>
          <w:ilvl w:val="0"/>
          <w:numId w:val="31"/>
        </w:numPr>
        <w:rPr>
          <w:del w:id="1314" w:author="Ben Fels" w:date="2024-12-21T12:02:00Z" w16du:dateUtc="2024-12-21T11:02:00Z"/>
          <w:moveFrom w:id="1315" w:author="Ben Fels" w:date="2024-12-21T12:01:00Z" w16du:dateUtc="2024-12-21T11:01:00Z"/>
        </w:rPr>
      </w:pPr>
      <w:moveFrom w:id="1316" w:author="Ben Fels" w:date="2024-12-21T12:01:00Z" w16du:dateUtc="2024-12-21T11:01:00Z">
        <w:del w:id="1317" w:author="Ben Fels" w:date="2024-12-21T12:02:00Z" w16du:dateUtc="2024-12-21T11:02:00Z">
          <w:r w:rsidDel="004328D8">
            <w:delText>Relation Identification:</w:delText>
          </w:r>
          <w:r w:rsidR="00706842" w:rsidDel="004328D8">
            <w:delText xml:space="preserve"> </w:delText>
          </w:r>
          <w:r w:rsidR="00584F9B" w:rsidRPr="00584F9B" w:rsidDel="004328D8">
            <w:delText>Herstellung von Beziehungen zwischen einzelnen ADUs, die möglicherweise zu einer vollständigen Baum- oder Graphenstruktur</w:delText>
          </w:r>
          <w:r w:rsidR="002A1C45" w:rsidDel="004328D8">
            <w:delText xml:space="preserve"> zusammengeführt werden können</w:delText>
          </w:r>
          <w:r w:rsidR="00E02129" w:rsidDel="004328D8">
            <w:delText>.</w:delText>
          </w:r>
        </w:del>
      </w:moveFrom>
    </w:p>
    <w:p w14:paraId="4D29F8CB" w14:textId="632566EE" w:rsidR="00C73330" w:rsidDel="004328D8" w:rsidRDefault="00C73330" w:rsidP="00D57497">
      <w:pPr>
        <w:pStyle w:val="Listenabsatz"/>
        <w:numPr>
          <w:ilvl w:val="0"/>
          <w:numId w:val="31"/>
        </w:numPr>
        <w:rPr>
          <w:del w:id="1318" w:author="Ben Fels" w:date="2024-12-21T12:02:00Z" w16du:dateUtc="2024-12-21T11:02:00Z"/>
          <w:moveFrom w:id="1319" w:author="Ben Fels" w:date="2024-12-21T12:01:00Z" w16du:dateUtc="2024-12-21T11:01:00Z"/>
        </w:rPr>
      </w:pPr>
      <w:moveFrom w:id="1320" w:author="Ben Fels" w:date="2024-12-21T12:01:00Z" w16du:dateUtc="2024-12-21T11:01:00Z">
        <w:del w:id="1321" w:author="Ben Fels" w:date="2024-12-21T12:02:00Z" w16du:dateUtc="2024-12-21T11:02:00Z">
          <w:r w:rsidDel="004328D8">
            <w:delText>Argument Completion:</w:delText>
          </w:r>
          <w:r w:rsidR="00EF0683" w:rsidDel="004328D8">
            <w:delText xml:space="preserve"> </w:delText>
          </w:r>
          <w:r w:rsidR="00C04D8E" w:rsidDel="004328D8">
            <w:delText>unverständlich…</w:delText>
          </w:r>
        </w:del>
      </w:moveFrom>
    </w:p>
    <w:p w14:paraId="73FA0086" w14:textId="006820BA" w:rsidR="00CB4BFF" w:rsidDel="004328D8" w:rsidRDefault="00CB4BFF" w:rsidP="00CF7AE6">
      <w:pPr>
        <w:rPr>
          <w:del w:id="1322" w:author="Ben Fels" w:date="2024-12-21T12:02:00Z" w16du:dateUtc="2024-12-21T11:02:00Z"/>
          <w:moveFrom w:id="1323" w:author="Ben Fels" w:date="2024-12-21T12:01:00Z" w16du:dateUtc="2024-12-21T11:01:00Z"/>
        </w:rPr>
      </w:pPr>
      <w:moveFrom w:id="1324" w:author="Ben Fels" w:date="2024-12-21T12:01:00Z" w16du:dateUtc="2024-12-21T11:01:00Z">
        <w:del w:id="1325" w:author="Ben Fels" w:date="2024-12-21T12:02:00Z" w16du:dateUtc="2024-12-21T11:02:00Z">
          <w:r w:rsidDel="004328D8">
            <w:delText xml:space="preserve">Es gibt verschiedene </w:delText>
          </w:r>
          <w:r w:rsidR="0059494E" w:rsidDel="004328D8">
            <w:delText xml:space="preserve">Theorien zu </w:delText>
          </w:r>
          <w:r w:rsidR="00122B4B" w:rsidDel="004328D8">
            <w:delText xml:space="preserve">den </w:delText>
          </w:r>
          <w:r w:rsidDel="004328D8">
            <w:delText xml:space="preserve">Strukturen </w:delText>
          </w:r>
          <w:r w:rsidR="00122B4B" w:rsidDel="004328D8">
            <w:delText xml:space="preserve">von Argumenten mit verschiedener Komplexität </w:delText>
          </w:r>
          <w:r w:rsidRPr="00CF2D8F" w:rsidDel="004328D8">
            <w:rPr>
              <w:highlight w:val="magenta"/>
            </w:rPr>
            <w:fldChar w:fldCharType="begin"/>
          </w:r>
          <w:r w:rsidR="00D47ED8" w:rsidDel="004328D8">
            <w:rPr>
              <w:highlight w:val="magenta"/>
            </w:rPr>
            <w:del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delInstrText>
          </w:r>
          <w:r w:rsidRPr="00CF2D8F" w:rsidDel="004328D8">
            <w:rPr>
              <w:highlight w:val="magenta"/>
            </w:rPr>
            <w:fldChar w:fldCharType="separate"/>
          </w:r>
          <w:r w:rsidRPr="00CF2D8F" w:rsidDel="004328D8">
            <w:rPr>
              <w:rFonts w:cs="Arial"/>
              <w:highlight w:val="magenta"/>
            </w:rPr>
            <w:delText>(Peldszus &amp; Stede, 2013, S. 3–14)</w:delText>
          </w:r>
          <w:r w:rsidRPr="00CF2D8F" w:rsidDel="004328D8">
            <w:rPr>
              <w:highlight w:val="magenta"/>
            </w:rPr>
            <w:fldChar w:fldCharType="end"/>
          </w:r>
        </w:del>
      </w:moveFrom>
    </w:p>
    <w:p w14:paraId="76D1C2A5" w14:textId="2D53B17F" w:rsidR="00986730" w:rsidDel="004328D8" w:rsidRDefault="00986730" w:rsidP="00CF7AE6">
      <w:pPr>
        <w:rPr>
          <w:del w:id="1326" w:author="Ben Fels" w:date="2024-12-21T12:02:00Z" w16du:dateUtc="2024-12-21T11:02:00Z"/>
          <w:moveFrom w:id="1327" w:author="Ben Fels" w:date="2024-12-21T12:01:00Z" w16du:dateUtc="2024-12-21T11:01:00Z"/>
        </w:rPr>
      </w:pPr>
      <w:moveFrom w:id="1328" w:author="Ben Fels" w:date="2024-12-21T12:01:00Z" w16du:dateUtc="2024-12-21T11:01:00Z">
        <w:del w:id="1329" w:author="Ben Fels" w:date="2024-12-21T12:02:00Z" w16du:dateUtc="2024-12-21T11:02:00Z">
          <w:r w:rsidDel="004328D8">
            <w:delText>Argumentation als</w:delText>
          </w:r>
          <w:r w:rsidR="00E91F66" w:rsidDel="004328D8">
            <w:delText xml:space="preserve"> </w:delText>
          </w:r>
          <w:r w:rsidR="0078714C" w:rsidDel="004328D8">
            <w:delText>K</w:delText>
          </w:r>
          <w:r w:rsidR="00E91F66" w:rsidDel="004328D8">
            <w:delText xml:space="preserve">omplex aus mehreren </w:delText>
          </w:r>
          <w:r w:rsidR="00126C70" w:rsidDel="004328D8">
            <w:delText xml:space="preserve">zusammenhängenden </w:delText>
          </w:r>
          <w:r w:rsidR="00E91F66" w:rsidDel="004328D8">
            <w:delText>Argumenten</w:delText>
          </w:r>
          <w:r w:rsidR="009771F7" w:rsidDel="004328D8">
            <w:delText xml:space="preserve">, wobei sich die Argumente untereinander </w:delText>
          </w:r>
          <w:r w:rsidR="007B3584" w:rsidDel="004328D8">
            <w:delText>unterstützen (support), angreifen (attack) oder</w:delText>
          </w:r>
          <w:r w:rsidR="00F450C4" w:rsidDel="004328D8">
            <w:delText xml:space="preserve"> kontern können (counter-attack)</w:delText>
          </w:r>
          <w:r w:rsidR="007B3584" w:rsidDel="004328D8">
            <w:delText xml:space="preserve"> </w:delText>
          </w:r>
          <w:r w:rsidR="00E91F66" w:rsidDel="004328D8">
            <w:delText xml:space="preserve"> </w:delText>
          </w:r>
          <w:r w:rsidR="00E91F66" w:rsidRPr="00E91F66" w:rsidDel="004328D8">
            <w:rPr>
              <w:highlight w:val="magenta"/>
            </w:rPr>
            <w:fldChar w:fldCharType="begin"/>
          </w:r>
          <w:r w:rsidR="00D47ED8" w:rsidDel="004328D8">
            <w:rPr>
              <w:highlight w:val="magenta"/>
            </w:rPr>
            <w:del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E91F66" w:rsidRPr="00E91F66" w:rsidDel="004328D8">
            <w:rPr>
              <w:highlight w:val="magenta"/>
            </w:rPr>
            <w:fldChar w:fldCharType="separate"/>
          </w:r>
          <w:r w:rsidR="00E91F66" w:rsidRPr="00E91F66" w:rsidDel="004328D8">
            <w:rPr>
              <w:rFonts w:cs="Arial"/>
              <w:highlight w:val="magenta"/>
            </w:rPr>
            <w:delText>(Peldszus &amp; Stede, 2013, S. 7)</w:delText>
          </w:r>
          <w:r w:rsidR="00E91F66" w:rsidRPr="00E91F66" w:rsidDel="004328D8">
            <w:rPr>
              <w:highlight w:val="magenta"/>
            </w:rPr>
            <w:fldChar w:fldCharType="end"/>
          </w:r>
        </w:del>
      </w:moveFrom>
    </w:p>
    <w:p w14:paraId="7D26BDC7" w14:textId="1DB234C7" w:rsidR="00481F0C" w:rsidDel="004328D8" w:rsidRDefault="00CA509E" w:rsidP="002659AB">
      <w:pPr>
        <w:pStyle w:val="Listenabsatz"/>
        <w:numPr>
          <w:ilvl w:val="0"/>
          <w:numId w:val="21"/>
        </w:numPr>
        <w:rPr>
          <w:del w:id="1330" w:author="Ben Fels" w:date="2024-12-21T12:02:00Z" w16du:dateUtc="2024-12-21T11:02:00Z"/>
          <w:moveFrom w:id="1331" w:author="Ben Fels" w:date="2024-12-21T12:01:00Z" w16du:dateUtc="2024-12-21T11:01:00Z"/>
        </w:rPr>
      </w:pPr>
      <w:moveFrom w:id="1332" w:author="Ben Fels" w:date="2024-12-21T12:01:00Z" w16du:dateUtc="2024-12-21T11:01:00Z">
        <w:del w:id="1333" w:author="Ben Fels" w:date="2024-12-21T12:02:00Z" w16du:dateUtc="2024-12-21T11:02:00Z">
          <w:r w:rsidDel="004328D8">
            <w:delText>Support</w:delText>
          </w:r>
          <w:r w:rsidR="002D753F" w:rsidDel="004328D8">
            <w:delText xml:space="preserve"> </w:delText>
          </w:r>
          <w:r w:rsidR="002D753F" w:rsidRPr="00E91F66" w:rsidDel="004328D8">
            <w:rPr>
              <w:highlight w:val="magenta"/>
            </w:rPr>
            <w:fldChar w:fldCharType="begin"/>
          </w:r>
          <w:r w:rsidR="00D47ED8" w:rsidDel="004328D8">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2D753F" w:rsidRPr="00E91F66" w:rsidDel="004328D8">
            <w:rPr>
              <w:highlight w:val="magenta"/>
            </w:rPr>
            <w:fldChar w:fldCharType="separate"/>
          </w:r>
          <w:r w:rsidR="002D753F" w:rsidRPr="00E91F66" w:rsidDel="004328D8">
            <w:rPr>
              <w:rFonts w:cs="Arial"/>
              <w:highlight w:val="magenta"/>
            </w:rPr>
            <w:delText>(Peldszus &amp; Stede, 2013, S. 7)</w:delText>
          </w:r>
          <w:r w:rsidR="002D753F" w:rsidRPr="00E91F66" w:rsidDel="004328D8">
            <w:rPr>
              <w:highlight w:val="magenta"/>
            </w:rPr>
            <w:fldChar w:fldCharType="end"/>
          </w:r>
          <w:r w:rsidDel="004328D8">
            <w:delText xml:space="preserve">: </w:delText>
          </w:r>
          <w:r w:rsidR="007C4829" w:rsidDel="004328D8">
            <w:delText xml:space="preserve">Schlussfolgerungen </w:delText>
          </w:r>
          <w:r w:rsidDel="004328D8">
            <w:delText xml:space="preserve">können unterstützt werden, </w:delText>
          </w:r>
          <w:r w:rsidR="00631D42" w:rsidRPr="00133230" w:rsidDel="004328D8">
            <w:rPr>
              <w:noProof/>
            </w:rPr>
            <w:drawing>
              <wp:inline distT="0" distB="0" distL="0" distR="0" wp14:anchorId="4421E373" wp14:editId="68AD056E">
                <wp:extent cx="5579745" cy="1783080"/>
                <wp:effectExtent l="0" t="0" r="1905" b="7620"/>
                <wp:docPr id="1971340601"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5"/>
                        <a:stretch>
                          <a:fillRect/>
                        </a:stretch>
                      </pic:blipFill>
                      <pic:spPr>
                        <a:xfrm>
                          <a:off x="0" y="0"/>
                          <a:ext cx="5579745" cy="1783080"/>
                        </a:xfrm>
                        <a:prstGeom prst="rect">
                          <a:avLst/>
                        </a:prstGeom>
                      </pic:spPr>
                    </pic:pic>
                  </a:graphicData>
                </a:graphic>
              </wp:inline>
            </w:drawing>
          </w:r>
        </w:del>
      </w:moveFrom>
    </w:p>
    <w:p w14:paraId="341E30D9" w14:textId="1BCA21DC" w:rsidR="00481F0C" w:rsidDel="004328D8" w:rsidRDefault="00CA509E" w:rsidP="00481F0C">
      <w:pPr>
        <w:pStyle w:val="Listenabsatz"/>
        <w:numPr>
          <w:ilvl w:val="1"/>
          <w:numId w:val="21"/>
        </w:numPr>
        <w:rPr>
          <w:del w:id="1334" w:author="Ben Fels" w:date="2024-12-21T12:02:00Z" w16du:dateUtc="2024-12-21T11:02:00Z"/>
          <w:moveFrom w:id="1335" w:author="Ben Fels" w:date="2024-12-21T12:01:00Z" w16du:dateUtc="2024-12-21T11:01:00Z"/>
        </w:rPr>
      </w:pPr>
      <w:moveFrom w:id="1336" w:author="Ben Fels" w:date="2024-12-21T12:01:00Z" w16du:dateUtc="2024-12-21T11:01:00Z">
        <w:del w:id="1337" w:author="Ben Fels" w:date="2024-12-21T12:02:00Z" w16du:dateUtc="2024-12-21T11:02:00Z">
          <w:r w:rsidDel="004328D8">
            <w:delText xml:space="preserve">indem ein weiteres Argument aufgeführt wird </w:delText>
          </w:r>
          <w:r w:rsidR="004630A6" w:rsidDel="004328D8">
            <w:delText>(</w:delText>
          </w:r>
          <w:r w:rsidR="001B1120" w:rsidDel="004328D8">
            <w:delText xml:space="preserve">Kannst du mir weitere Argumente für die Schlussfolgerung geben?) </w:delText>
          </w:r>
          <w:r w:rsidR="002D753F" w:rsidDel="004328D8">
            <w:delText>(multiple Support)</w:delText>
          </w:r>
        </w:del>
      </w:moveFrom>
    </w:p>
    <w:p w14:paraId="3425B29D" w14:textId="7C781D84" w:rsidR="002659AB" w:rsidDel="004328D8" w:rsidRDefault="00CA509E" w:rsidP="00481F0C">
      <w:pPr>
        <w:pStyle w:val="Listenabsatz"/>
        <w:numPr>
          <w:ilvl w:val="1"/>
          <w:numId w:val="21"/>
        </w:numPr>
        <w:rPr>
          <w:del w:id="1338" w:author="Ben Fels" w:date="2024-12-21T12:02:00Z" w16du:dateUtc="2024-12-21T11:02:00Z"/>
          <w:moveFrom w:id="1339" w:author="Ben Fels" w:date="2024-12-21T12:01:00Z" w16du:dateUtc="2024-12-21T11:01:00Z"/>
        </w:rPr>
      </w:pPr>
      <w:moveFrom w:id="1340" w:author="Ben Fels" w:date="2024-12-21T12:01:00Z" w16du:dateUtc="2024-12-21T11:01:00Z">
        <w:del w:id="1341" w:author="Ben Fels" w:date="2024-12-21T12:02:00Z" w16du:dateUtc="2024-12-21T11:02:00Z">
          <w:r w:rsidDel="004328D8">
            <w:delText xml:space="preserve">oder </w:delText>
          </w:r>
          <w:r w:rsidR="006867EB" w:rsidDel="004328D8">
            <w:delText>das bereits bestehende Argument weitereinwickel</w:delText>
          </w:r>
          <w:r w:rsidR="000A75B6" w:rsidDel="004328D8">
            <w:delText>t</w:delText>
          </w:r>
          <w:r w:rsidR="009E427A" w:rsidDel="004328D8">
            <w:delText>/ergänzt</w:delText>
          </w:r>
          <w:r w:rsidR="000A75B6" w:rsidDel="004328D8">
            <w:delText xml:space="preserve"> wird</w:delText>
          </w:r>
          <w:r w:rsidR="00163182" w:rsidDel="004328D8">
            <w:delText xml:space="preserve"> </w:delText>
          </w:r>
          <w:r w:rsidR="004630A6" w:rsidDel="004328D8">
            <w:delText xml:space="preserve">(Warum sollte ich die Prämisse akzeptieren? </w:delText>
          </w:r>
          <w:r w:rsidR="00163182" w:rsidDel="004328D8">
            <w:delText>(serial support</w:delText>
          </w:r>
          <w:r w:rsidR="004630A6" w:rsidDel="004328D8">
            <w:delText>)</w:delText>
          </w:r>
        </w:del>
      </w:moveFrom>
    </w:p>
    <w:p w14:paraId="55C26A88" w14:textId="278E69A6" w:rsidR="00524F8C" w:rsidDel="004328D8" w:rsidRDefault="00802B46" w:rsidP="00481F0C">
      <w:pPr>
        <w:pStyle w:val="Listenabsatz"/>
        <w:numPr>
          <w:ilvl w:val="1"/>
          <w:numId w:val="21"/>
        </w:numPr>
        <w:rPr>
          <w:del w:id="1342" w:author="Ben Fels" w:date="2024-12-21T12:02:00Z" w16du:dateUtc="2024-12-21T11:02:00Z"/>
          <w:moveFrom w:id="1343" w:author="Ben Fels" w:date="2024-12-21T12:01:00Z" w16du:dateUtc="2024-12-21T11:01:00Z"/>
        </w:rPr>
      </w:pPr>
      <w:moveFrom w:id="1344" w:author="Ben Fels" w:date="2024-12-21T12:01:00Z" w16du:dateUtc="2024-12-21T11:01:00Z">
        <w:del w:id="1345" w:author="Ben Fels" w:date="2024-12-21T12:02:00Z" w16du:dateUtc="2024-12-21T11:02:00Z">
          <w:r w:rsidDel="004328D8">
            <w:delText xml:space="preserve">Eine Spezialform ist die Nennung von Beispielen </w:delText>
          </w:r>
          <w:r w:rsidR="003D6603" w:rsidDel="004328D8">
            <w:delText>(</w:delText>
          </w:r>
          <w:r w:rsidR="003A6CA4" w:rsidDel="004328D8">
            <w:delText>Kan</w:delText>
          </w:r>
          <w:r w:rsidR="003D6603" w:rsidDel="004328D8">
            <w:delText>nst du mir ein</w:delText>
          </w:r>
          <w:r w:rsidR="00DD4BAF" w:rsidDel="004328D8">
            <w:delText xml:space="preserve"> Beispiel nennen ?) </w:delText>
          </w:r>
          <w:r w:rsidDel="004328D8">
            <w:delText>(</w:delText>
          </w:r>
          <w:r w:rsidR="00251A9F" w:rsidDel="004328D8">
            <w:delText>e</w:delText>
          </w:r>
          <w:r w:rsidDel="004328D8">
            <w:delText>xample support)</w:delText>
          </w:r>
        </w:del>
      </w:moveFrom>
    </w:p>
    <w:p w14:paraId="7D91B7F6" w14:textId="08DD7982" w:rsidR="0042203E" w:rsidDel="004328D8" w:rsidRDefault="0042203E" w:rsidP="0042203E">
      <w:pPr>
        <w:pStyle w:val="Listenabsatz"/>
        <w:numPr>
          <w:ilvl w:val="0"/>
          <w:numId w:val="21"/>
        </w:numPr>
        <w:rPr>
          <w:del w:id="1346" w:author="Ben Fels" w:date="2024-12-21T12:02:00Z" w16du:dateUtc="2024-12-21T11:02:00Z"/>
          <w:moveFrom w:id="1347" w:author="Ben Fels" w:date="2024-12-21T12:01:00Z" w16du:dateUtc="2024-12-21T11:01:00Z"/>
        </w:rPr>
      </w:pPr>
      <w:moveFrom w:id="1348" w:author="Ben Fels" w:date="2024-12-21T12:01:00Z" w16du:dateUtc="2024-12-21T11:01:00Z">
        <w:del w:id="1349" w:author="Ben Fels" w:date="2024-12-21T12:02:00Z" w16du:dateUtc="2024-12-21T11:02:00Z">
          <w:r w:rsidDel="004328D8">
            <w:delText>Attack</w:delText>
          </w:r>
          <w:r w:rsidR="008A5983" w:rsidDel="004328D8">
            <w:delText xml:space="preserve"> </w:delText>
          </w:r>
          <w:r w:rsidR="008A5983" w:rsidRPr="00480A26" w:rsidDel="004328D8">
            <w:rPr>
              <w:highlight w:val="magenta"/>
            </w:rPr>
            <w:fldChar w:fldCharType="begin"/>
          </w:r>
          <w:r w:rsidR="00D47ED8" w:rsidDel="004328D8">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008A5983" w:rsidRPr="00480A26" w:rsidDel="004328D8">
            <w:rPr>
              <w:highlight w:val="magenta"/>
            </w:rPr>
            <w:fldChar w:fldCharType="separate"/>
          </w:r>
          <w:r w:rsidR="00480A26" w:rsidRPr="00480A26" w:rsidDel="004328D8">
            <w:rPr>
              <w:rFonts w:cs="Arial"/>
              <w:highlight w:val="magenta"/>
            </w:rPr>
            <w:delText>(Peldszus &amp; Stede, 2013, S. 8–10)</w:delText>
          </w:r>
          <w:r w:rsidR="008A5983" w:rsidRPr="00480A26" w:rsidDel="004328D8">
            <w:rPr>
              <w:highlight w:val="magenta"/>
            </w:rPr>
            <w:fldChar w:fldCharType="end"/>
          </w:r>
          <w:r w:rsidDel="004328D8">
            <w:delText xml:space="preserve">: </w:delText>
          </w:r>
          <w:r w:rsidR="00122802" w:rsidRPr="00122802" w:rsidDel="004328D8">
            <w:rPr>
              <w:noProof/>
            </w:rPr>
            <w:drawing>
              <wp:inline distT="0" distB="0" distL="0" distR="0" wp14:anchorId="2F94D7FF" wp14:editId="7CC1A072">
                <wp:extent cx="5579745" cy="1734185"/>
                <wp:effectExtent l="0" t="0" r="1905" b="0"/>
                <wp:docPr id="19915208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6"/>
                        <a:stretch>
                          <a:fillRect/>
                        </a:stretch>
                      </pic:blipFill>
                      <pic:spPr>
                        <a:xfrm>
                          <a:off x="0" y="0"/>
                          <a:ext cx="5579745" cy="1734185"/>
                        </a:xfrm>
                        <a:prstGeom prst="rect">
                          <a:avLst/>
                        </a:prstGeom>
                      </pic:spPr>
                    </pic:pic>
                  </a:graphicData>
                </a:graphic>
              </wp:inline>
            </w:drawing>
          </w:r>
        </w:del>
      </w:moveFrom>
    </w:p>
    <w:p w14:paraId="3158F687" w14:textId="7BB97F17" w:rsidR="004C1CFF" w:rsidDel="004328D8" w:rsidRDefault="004C1CFF" w:rsidP="004C1CFF">
      <w:pPr>
        <w:pStyle w:val="Listenabsatz"/>
        <w:numPr>
          <w:ilvl w:val="1"/>
          <w:numId w:val="21"/>
        </w:numPr>
        <w:rPr>
          <w:del w:id="1350" w:author="Ben Fels" w:date="2024-12-21T12:02:00Z" w16du:dateUtc="2024-12-21T11:02:00Z"/>
          <w:moveFrom w:id="1351" w:author="Ben Fels" w:date="2024-12-21T12:01:00Z" w16du:dateUtc="2024-12-21T11:01:00Z"/>
        </w:rPr>
      </w:pPr>
      <w:moveFrom w:id="1352" w:author="Ben Fels" w:date="2024-12-21T12:01:00Z" w16du:dateUtc="2024-12-21T11:01:00Z">
        <w:del w:id="1353" w:author="Ben Fels" w:date="2024-12-21T12:02:00Z" w16du:dateUtc="2024-12-21T11:02:00Z">
          <w:r w:rsidDel="004328D8">
            <w:delText xml:space="preserve">Argument gegen die Schlussfolgerung </w:delText>
          </w:r>
          <w:r w:rsidR="007D71F8" w:rsidDel="004328D8">
            <w:delText>(Was macht dich so sicher</w:delText>
          </w:r>
          <w:r w:rsidR="00F53492" w:rsidDel="004328D8">
            <w:delText xml:space="preserve"> in deiner Behauptung, in Anbetracht des Gegena</w:delText>
          </w:r>
          <w:r w:rsidR="002A520F" w:rsidDel="004328D8">
            <w:delText>rguments</w:delText>
          </w:r>
          <w:r w:rsidR="00F53492" w:rsidDel="004328D8">
            <w:delText>?)</w:delText>
          </w:r>
          <w:r w:rsidR="006F3392" w:rsidDel="004328D8">
            <w:delText xml:space="preserve"> (rebut conclusion)</w:delText>
          </w:r>
        </w:del>
      </w:moveFrom>
    </w:p>
    <w:p w14:paraId="69CBA432" w14:textId="77CACA02" w:rsidR="00E4126F" w:rsidRPr="0080624D" w:rsidDel="004328D8" w:rsidRDefault="00706D0A" w:rsidP="007C4A20">
      <w:pPr>
        <w:pStyle w:val="Listenabsatz"/>
        <w:numPr>
          <w:ilvl w:val="1"/>
          <w:numId w:val="21"/>
        </w:numPr>
        <w:rPr>
          <w:del w:id="1354" w:author="Ben Fels" w:date="2024-12-21T12:02:00Z" w16du:dateUtc="2024-12-21T11:02:00Z"/>
          <w:moveFrom w:id="1355" w:author="Ben Fels" w:date="2024-12-21T12:01:00Z" w16du:dateUtc="2024-12-21T11:01:00Z"/>
          <w:b/>
        </w:rPr>
      </w:pPr>
      <w:moveFrom w:id="1356" w:author="Ben Fels" w:date="2024-12-21T12:01:00Z" w16du:dateUtc="2024-12-21T11:01:00Z">
        <w:del w:id="1357" w:author="Ben Fels" w:date="2024-12-21T12:02:00Z" w16du:dateUtc="2024-12-21T11:02:00Z">
          <w:r w:rsidDel="004328D8">
            <w:delText>Stichhaltigkeit</w:delText>
          </w:r>
          <w:r w:rsidR="008A5983" w:rsidDel="004328D8">
            <w:delText xml:space="preserve"> des gegebenen Arguments </w:delText>
          </w:r>
          <w:r w:rsidR="00093D9B" w:rsidDel="004328D8">
            <w:delText>angreifen, indem man die Prämisse angreift</w:delText>
          </w:r>
          <w:r w:rsidR="00130C5E" w:rsidDel="004328D8">
            <w:delText xml:space="preserve">. </w:delText>
          </w:r>
          <w:r w:rsidR="005E25E7" w:rsidDel="004328D8">
            <w:delText xml:space="preserve">Ob die angegriffene </w:delText>
          </w:r>
          <w:r w:rsidR="00AB7DA7" w:rsidDel="004328D8">
            <w:delText xml:space="preserve">Behauptung </w:delText>
          </w:r>
          <w:r w:rsidR="005E25E7" w:rsidDel="004328D8">
            <w:delText xml:space="preserve">als </w:delText>
          </w:r>
          <w:r w:rsidR="00AB7DA7" w:rsidDel="004328D8">
            <w:delText xml:space="preserve">Prämisse </w:delText>
          </w:r>
          <w:r w:rsidR="005E25E7" w:rsidDel="004328D8">
            <w:delText xml:space="preserve">oder </w:delText>
          </w:r>
          <w:r w:rsidR="00F67749" w:rsidDel="004328D8">
            <w:delText>Schlussfolgerung dient ist für die Widerlegung unerheblich</w:delText>
          </w:r>
          <w:r w:rsidR="002A7347" w:rsidDel="004328D8">
            <w:delText>.</w:delText>
          </w:r>
        </w:del>
      </w:moveFrom>
    </w:p>
    <w:p w14:paraId="36ED0646" w14:textId="7D92302A" w:rsidR="00A42756" w:rsidRPr="00ED7173" w:rsidDel="004328D8" w:rsidRDefault="0080624D" w:rsidP="00A42756">
      <w:pPr>
        <w:pStyle w:val="Listenabsatz"/>
        <w:numPr>
          <w:ilvl w:val="0"/>
          <w:numId w:val="21"/>
        </w:numPr>
        <w:rPr>
          <w:del w:id="1358" w:author="Ben Fels" w:date="2024-12-21T12:02:00Z" w16du:dateUtc="2024-12-21T11:02:00Z"/>
          <w:moveFrom w:id="1359" w:author="Ben Fels" w:date="2024-12-21T12:01:00Z" w16du:dateUtc="2024-12-21T11:01:00Z"/>
          <w:b/>
        </w:rPr>
      </w:pPr>
      <w:moveFrom w:id="1360" w:author="Ben Fels" w:date="2024-12-21T12:01:00Z" w16du:dateUtc="2024-12-21T11:01:00Z">
        <w:del w:id="1361" w:author="Ben Fels" w:date="2024-12-21T12:02:00Z" w16du:dateUtc="2024-12-21T11:02:00Z">
          <w:r w:rsidRPr="00ED7173" w:rsidDel="004328D8">
            <w:delText>Counter-Attack</w:delText>
          </w:r>
          <w:r w:rsidR="002250BA" w:rsidRPr="00ED7173" w:rsidDel="004328D8">
            <w:delText xml:space="preserve"> </w:delText>
          </w:r>
          <w:r w:rsidR="002250BA" w:rsidRPr="00013F2A" w:rsidDel="004328D8">
            <w:rPr>
              <w:highlight w:val="magenta"/>
            </w:rPr>
            <w:fldChar w:fldCharType="begin"/>
          </w:r>
          <w:r w:rsidR="00D47ED8" w:rsidDel="004328D8">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002250BA" w:rsidRPr="00013F2A" w:rsidDel="004328D8">
            <w:rPr>
              <w:highlight w:val="magenta"/>
            </w:rPr>
            <w:fldChar w:fldCharType="separate"/>
          </w:r>
          <w:r w:rsidR="00013F2A" w:rsidRPr="00ED7173" w:rsidDel="004328D8">
            <w:rPr>
              <w:rFonts w:cs="Arial"/>
              <w:highlight w:val="magenta"/>
            </w:rPr>
            <w:delText>(Peldszus &amp; Stede, 2013, S. 10–11)</w:delText>
          </w:r>
          <w:r w:rsidR="002250BA" w:rsidRPr="00013F2A" w:rsidDel="004328D8">
            <w:rPr>
              <w:highlight w:val="magenta"/>
            </w:rPr>
            <w:fldChar w:fldCharType="end"/>
          </w:r>
          <w:r w:rsidRPr="00ED7173" w:rsidDel="004328D8">
            <w:delText>:</w:delText>
          </w:r>
          <w:r w:rsidR="002250BA" w:rsidRPr="00ED7173" w:rsidDel="004328D8">
            <w:delText xml:space="preserve"> </w:delText>
          </w:r>
          <w:r w:rsidR="00ED7173" w:rsidRPr="00ED7173" w:rsidDel="004328D8">
            <w:delText xml:space="preserve">Als Möglichkeit des </w:delText>
          </w:r>
          <w:r w:rsidR="00FE177A" w:rsidRPr="00ED7173" w:rsidDel="004328D8">
            <w:delText>Befürworters</w:delText>
          </w:r>
          <w:r w:rsidR="00ED7173" w:rsidRPr="00ED7173" w:rsidDel="004328D8">
            <w:delText xml:space="preserve"> auf die Attacken des </w:delText>
          </w:r>
          <w:r w:rsidR="00ED7173" w:rsidDel="004328D8">
            <w:delText xml:space="preserve">Angreifers zu reagieren. M.E. </w:delText>
          </w:r>
          <w:r w:rsidR="002451AF" w:rsidDel="004328D8">
            <w:delText>ist das nur eine Verschachtelung</w:delText>
          </w:r>
          <w:r w:rsidR="00A37621" w:rsidDel="004328D8">
            <w:delText xml:space="preserve"> von Attacken. Für die Untersuchung sollte eine einfache Unterscheidung in Support/Attack ausreichend sein</w:delText>
          </w:r>
          <w:r w:rsidR="00FE177A" w:rsidDel="004328D8">
            <w:delText>.</w:delText>
          </w:r>
          <w:r w:rsidR="00A42756" w:rsidRPr="00A42756" w:rsidDel="004328D8">
            <w:rPr>
              <w:noProof/>
            </w:rPr>
            <w:drawing>
              <wp:inline distT="0" distB="0" distL="0" distR="0" wp14:anchorId="1A0EA699" wp14:editId="03661205">
                <wp:extent cx="5579745" cy="2070735"/>
                <wp:effectExtent l="0" t="0" r="1905" b="5715"/>
                <wp:docPr id="148325071"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7"/>
                        <a:stretch>
                          <a:fillRect/>
                        </a:stretch>
                      </pic:blipFill>
                      <pic:spPr>
                        <a:xfrm>
                          <a:off x="0" y="0"/>
                          <a:ext cx="5579745" cy="2070735"/>
                        </a:xfrm>
                        <a:prstGeom prst="rect">
                          <a:avLst/>
                        </a:prstGeom>
                      </pic:spPr>
                    </pic:pic>
                  </a:graphicData>
                </a:graphic>
              </wp:inline>
            </w:drawing>
          </w:r>
        </w:del>
      </w:moveFrom>
    </w:p>
    <w:p w14:paraId="28EEA2E0" w14:textId="6C4EC26D" w:rsidR="0080624D" w:rsidRPr="00ED7173" w:rsidDel="004328D8" w:rsidRDefault="0080624D" w:rsidP="0080624D">
      <w:pPr>
        <w:pStyle w:val="Listenabsatz"/>
        <w:numPr>
          <w:ilvl w:val="1"/>
          <w:numId w:val="21"/>
        </w:numPr>
        <w:rPr>
          <w:del w:id="1362" w:author="Ben Fels" w:date="2024-12-21T12:02:00Z" w16du:dateUtc="2024-12-21T11:02:00Z"/>
          <w:moveFrom w:id="1363" w:author="Ben Fels" w:date="2024-12-21T12:01:00Z" w16du:dateUtc="2024-12-21T11:01:00Z"/>
          <w:b/>
        </w:rPr>
      </w:pPr>
    </w:p>
    <w:p w14:paraId="59FD6A33" w14:textId="2485C384" w:rsidR="00E4126F" w:rsidRPr="00ED7173" w:rsidDel="004328D8" w:rsidRDefault="00E4126F" w:rsidP="00E4126F">
      <w:pPr>
        <w:rPr>
          <w:del w:id="1364" w:author="Ben Fels" w:date="2024-12-21T12:02:00Z" w16du:dateUtc="2024-12-21T11:02:00Z"/>
          <w:moveFrom w:id="1365" w:author="Ben Fels" w:date="2024-12-21T12:01:00Z" w16du:dateUtc="2024-12-21T11:01:00Z"/>
          <w:b/>
        </w:rPr>
      </w:pPr>
    </w:p>
    <w:p w14:paraId="33AC776F" w14:textId="52DD52F0" w:rsidR="002A784E" w:rsidDel="004328D8" w:rsidRDefault="0010585D" w:rsidP="00E4126F">
      <w:pPr>
        <w:rPr>
          <w:del w:id="1366" w:author="Ben Fels" w:date="2024-12-21T12:02:00Z" w16du:dateUtc="2024-12-21T11:02:00Z"/>
          <w:moveFrom w:id="1367" w:author="Ben Fels" w:date="2024-12-21T12:01:00Z" w16du:dateUtc="2024-12-21T11:01:00Z"/>
          <w:b/>
        </w:rPr>
      </w:pPr>
      <w:moveFrom w:id="1368" w:author="Ben Fels" w:date="2024-12-21T12:01:00Z" w16du:dateUtc="2024-12-21T11:01:00Z">
        <w:del w:id="1369" w:author="Ben Fels" w:date="2024-12-21T12:02:00Z" w16du:dateUtc="2024-12-21T11:02:00Z">
          <w:r w:rsidRPr="00664C71" w:rsidDel="004328D8">
            <w:rPr>
              <w:rPrChange w:id="1370" w:author="Ben Fels" w:date="2024-12-21T18:08:00Z" w16du:dateUtc="2024-12-21T17:08:00Z">
                <w:rPr>
                  <w:lang w:val="en-US"/>
                </w:rPr>
              </w:rPrChange>
            </w:rPr>
            <w:delText xml:space="preserve">Argumente bestehen aus </w:delText>
          </w:r>
          <w:r w:rsidRPr="00664C71" w:rsidDel="004328D8">
            <w:rPr>
              <w:b/>
              <w:rPrChange w:id="1371" w:author="Ben Fels" w:date="2024-12-21T18:08:00Z" w16du:dateUtc="2024-12-21T17:08:00Z">
                <w:rPr>
                  <w:b/>
                  <w:lang w:val="en-US"/>
                </w:rPr>
              </w:rPrChange>
            </w:rPr>
            <w:delText xml:space="preserve">elementary discourse units (EDUs) </w:delText>
          </w:r>
          <w:r w:rsidRPr="00E4126F" w:rsidDel="004328D8">
            <w:rPr>
              <w:highlight w:val="magenta"/>
            </w:rPr>
            <w:fldChar w:fldCharType="begin"/>
          </w:r>
          <w:r w:rsidR="00083590" w:rsidRPr="00664C71" w:rsidDel="004328D8">
            <w:rPr>
              <w:highlight w:val="magenta"/>
              <w:rPrChange w:id="1372" w:author="Ben Fels" w:date="2024-12-21T18:08:00Z" w16du:dateUtc="2024-12-21T17:08:00Z">
                <w:rPr>
                  <w:highlight w:val="magenta"/>
                  <w:lang w:val="en-US"/>
                </w:rPr>
              </w:rPrChange>
            </w:rPr>
            <w:del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delInstrText>
          </w:r>
          <w:r w:rsidRPr="00E4126F" w:rsidDel="004328D8">
            <w:rPr>
              <w:highlight w:val="magenta"/>
            </w:rPr>
            <w:fldChar w:fldCharType="separate"/>
          </w:r>
          <w:r w:rsidR="00D53DFB" w:rsidRPr="00664C71" w:rsidDel="004328D8">
            <w:rPr>
              <w:rFonts w:cs="Arial"/>
              <w:highlight w:val="magenta"/>
              <w:rPrChange w:id="1373" w:author="Ben Fels" w:date="2024-12-21T18:08:00Z" w16du:dateUtc="2024-12-21T17:08:00Z">
                <w:rPr>
                  <w:rFonts w:cs="Arial"/>
                  <w:highlight w:val="magenta"/>
                  <w:lang w:val="en-US"/>
                </w:rPr>
              </w:rPrChange>
            </w:rPr>
            <w:delText>(Lawrence &amp; Reed, 2020, S. 775)</w:delText>
          </w:r>
          <w:r w:rsidRPr="00E4126F" w:rsidDel="004328D8">
            <w:rPr>
              <w:highlight w:val="magenta"/>
            </w:rPr>
            <w:fldChar w:fldCharType="end"/>
          </w:r>
          <w:r w:rsidRPr="00664C71" w:rsidDel="004328D8">
            <w:rPr>
              <w:rPrChange w:id="1374" w:author="Ben Fels" w:date="2024-12-21T18:08:00Z" w16du:dateUtc="2024-12-21T17:08:00Z">
                <w:rPr>
                  <w:lang w:val="en-US"/>
                </w:rPr>
              </w:rPrChange>
            </w:rPr>
            <w:delText xml:space="preserve">. </w:delText>
          </w:r>
          <w:r w:rsidDel="004328D8">
            <w:delText xml:space="preserve">Das sind sich nicht überlappende Textabschnitte, die den atomaren Einheiten eines Diskurses entsprechen </w:delText>
          </w:r>
          <w:r w:rsidRPr="00E4126F" w:rsidDel="004328D8">
            <w:rPr>
              <w:highlight w:val="magenta"/>
            </w:rPr>
            <w:fldChar w:fldCharType="begin"/>
          </w:r>
          <w:r w:rsidR="00083590" w:rsidDel="004328D8">
            <w:rPr>
              <w:highlight w:val="magenta"/>
            </w:rPr>
            <w:del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E4126F" w:rsidDel="004328D8">
            <w:rPr>
              <w:highlight w:val="magenta"/>
            </w:rPr>
            <w:fldChar w:fldCharType="separate"/>
          </w:r>
          <w:r w:rsidRPr="00E4126F" w:rsidDel="004328D8">
            <w:rPr>
              <w:rFonts w:cs="Arial"/>
              <w:highlight w:val="magenta"/>
            </w:rPr>
            <w:delText>(Lawrence &amp; Reed, 2020, S. 776)</w:delText>
          </w:r>
          <w:r w:rsidRPr="00E4126F" w:rsidDel="004328D8">
            <w:rPr>
              <w:highlight w:val="magenta"/>
            </w:rPr>
            <w:fldChar w:fldCharType="end"/>
          </w:r>
          <w:r w:rsidDel="004328D8">
            <w:delText xml:space="preserve">. </w:delText>
          </w:r>
          <w:r w:rsidRPr="00E4126F" w:rsidDel="004328D8">
            <w:rPr>
              <w:b/>
            </w:rPr>
            <w:delText>Diskurs = strukturierte Art der Kommunikation</w:delText>
          </w:r>
        </w:del>
      </w:moveFrom>
    </w:p>
    <w:p w14:paraId="2136B7BE" w14:textId="578BBDA1" w:rsidR="001C424C" w:rsidRPr="001C424C" w:rsidDel="004328D8" w:rsidRDefault="001C424C" w:rsidP="00E4126F">
      <w:pPr>
        <w:rPr>
          <w:del w:id="1375" w:author="Ben Fels" w:date="2024-12-21T12:02:00Z" w16du:dateUtc="2024-12-21T11:02:00Z"/>
          <w:moveFrom w:id="1376" w:author="Ben Fels" w:date="2024-12-21T12:01:00Z" w16du:dateUtc="2024-12-21T11:01:00Z"/>
        </w:rPr>
      </w:pPr>
      <w:moveFrom w:id="1377" w:author="Ben Fels" w:date="2024-12-21T12:01:00Z" w16du:dateUtc="2024-12-21T11:01:00Z">
        <w:del w:id="1378" w:author="Ben Fels" w:date="2024-12-21T12:02:00Z" w16du:dateUtc="2024-12-21T11:02:00Z">
          <w:r w:rsidRPr="008C2CDB" w:rsidDel="004328D8">
            <w:rPr>
              <w:i/>
            </w:rPr>
            <w:delText>„Der zentrale Begriff für jede Theorie der Diskursstruktur ist der der Kohärenzrelation, d.h. die Vorstellung, dass benachbarte Textabschnitte in einer semantischen oder pragmatischen Beziehung zueinander stehen, wie z.B. Kausalität oder Kontrast</w:delText>
          </w:r>
          <w:r w:rsidRPr="001C424C" w:rsidDel="004328D8">
            <w:delText>.</w:delText>
          </w:r>
          <w:r w:rsidDel="004328D8">
            <w:delText xml:space="preserve">“ </w:delText>
          </w:r>
          <w:r w:rsidRPr="007B22AB" w:rsidDel="004328D8">
            <w:rPr>
              <w:highlight w:val="magenta"/>
            </w:rPr>
            <w:fldChar w:fldCharType="begin"/>
          </w:r>
          <w:r w:rsidR="00D47ED8" w:rsidDel="004328D8">
            <w:rPr>
              <w:highlight w:val="magenta"/>
            </w:rPr>
            <w:del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delInstrText>
          </w:r>
          <w:r w:rsidRPr="007B22AB" w:rsidDel="004328D8">
            <w:rPr>
              <w:highlight w:val="magenta"/>
            </w:rPr>
            <w:fldChar w:fldCharType="separate"/>
          </w:r>
          <w:r w:rsidRPr="007B22AB" w:rsidDel="004328D8">
            <w:rPr>
              <w:rFonts w:cs="Arial"/>
              <w:highlight w:val="magenta"/>
            </w:rPr>
            <w:delText>(Peldszus &amp; Stede, 2013, S. 15)</w:delText>
          </w:r>
          <w:r w:rsidRPr="007B22AB" w:rsidDel="004328D8">
            <w:rPr>
              <w:highlight w:val="magenta"/>
            </w:rPr>
            <w:fldChar w:fldCharType="end"/>
          </w:r>
        </w:del>
      </w:moveFrom>
    </w:p>
    <w:p w14:paraId="1E87E4EB" w14:textId="0E93BC4C" w:rsidR="0010585D" w:rsidDel="004328D8" w:rsidRDefault="0010585D" w:rsidP="0010585D">
      <w:pPr>
        <w:rPr>
          <w:del w:id="1379" w:author="Ben Fels" w:date="2024-12-21T12:02:00Z" w16du:dateUtc="2024-12-21T11:02:00Z"/>
          <w:moveFrom w:id="1380" w:author="Ben Fels" w:date="2024-12-21T12:01:00Z" w16du:dateUtc="2024-12-21T11:01:00Z"/>
        </w:rPr>
      </w:pPr>
      <w:moveFrom w:id="1381" w:author="Ben Fels" w:date="2024-12-21T12:01:00Z" w16du:dateUtc="2024-12-21T11:01:00Z">
        <w:del w:id="1382" w:author="Ben Fels" w:date="2024-12-21T12:02:00Z" w16du:dateUtc="2024-12-21T11:02:00Z">
          <w:r w:rsidRPr="003F58AC" w:rsidDel="004328D8">
            <w:delText>I</w:delText>
          </w:r>
          <w:r w:rsidDel="004328D8">
            <w:delText xml:space="preserve">n diesem Zusammenhang wird </w:delText>
          </w:r>
          <w:r w:rsidRPr="003F58AC" w:rsidDel="004328D8">
            <w:delText>auch</w:delText>
          </w:r>
          <w:r w:rsidRPr="003F58AC" w:rsidDel="004328D8">
            <w:rPr>
              <w:b/>
            </w:rPr>
            <w:delText xml:space="preserve"> </w:delText>
          </w:r>
          <w:r w:rsidRPr="003F58AC" w:rsidDel="004328D8">
            <w:delText>von</w:delText>
          </w:r>
          <w:r w:rsidDel="004328D8">
            <w:rPr>
              <w:b/>
            </w:rPr>
            <w:delText xml:space="preserve"> </w:delText>
          </w:r>
          <w:r w:rsidRPr="003F58AC" w:rsidDel="004328D8">
            <w:delText xml:space="preserve">Argumentative Discource Units (ADUs) </w:delText>
          </w:r>
          <w:r w:rsidDel="004328D8">
            <w:delText xml:space="preserve">gesprochen, welche minimale Analyseeinheiten sind </w:delText>
          </w:r>
          <w:r w:rsidRPr="004C1BD3" w:rsidDel="004328D8">
            <w:rPr>
              <w:highlight w:val="magenta"/>
            </w:rPr>
            <w:fldChar w:fldCharType="begin"/>
          </w:r>
          <w:r w:rsidR="00083590" w:rsidDel="004328D8">
            <w:rPr>
              <w:highlight w:val="magenta"/>
            </w:rPr>
            <w:del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4C1BD3" w:rsidDel="004328D8">
            <w:rPr>
              <w:highlight w:val="magenta"/>
            </w:rPr>
            <w:fldChar w:fldCharType="separate"/>
          </w:r>
          <w:r w:rsidRPr="004C1BD3" w:rsidDel="004328D8">
            <w:rPr>
              <w:rFonts w:cs="Arial"/>
              <w:highlight w:val="magenta"/>
            </w:rPr>
            <w:delText>(Lawrence &amp; Reed, 2020, S. 776)</w:delText>
          </w:r>
          <w:r w:rsidRPr="004C1BD3" w:rsidDel="004328D8">
            <w:rPr>
              <w:highlight w:val="magenta"/>
            </w:rPr>
            <w:fldChar w:fldCharType="end"/>
          </w:r>
          <w:r w:rsidDel="004328D8">
            <w:delText>.</w:delText>
          </w:r>
        </w:del>
      </w:moveFrom>
    </w:p>
    <w:p w14:paraId="3DE3A93A" w14:textId="2E20E7C4" w:rsidR="008C2CDB" w:rsidDel="004328D8" w:rsidRDefault="008C2CDB" w:rsidP="0010585D">
      <w:pPr>
        <w:rPr>
          <w:del w:id="1383" w:author="Ben Fels" w:date="2024-12-21T12:02:00Z" w16du:dateUtc="2024-12-21T11:02:00Z"/>
          <w:moveFrom w:id="1384" w:author="Ben Fels" w:date="2024-12-21T12:01:00Z" w16du:dateUtc="2024-12-21T11:01:00Z"/>
        </w:rPr>
      </w:pPr>
      <w:moveFrom w:id="1385" w:author="Ben Fels" w:date="2024-12-21T12:01:00Z" w16du:dateUtc="2024-12-21T11:01:00Z">
        <w:del w:id="1386" w:author="Ben Fels" w:date="2024-12-21T12:02:00Z" w16du:dateUtc="2024-12-21T11:02:00Z">
          <w:r w:rsidRPr="008C2CDB" w:rsidDel="004328D8">
            <w:rPr>
              <w:i/>
            </w:rPr>
            <w:delText>„Die Identifizierung von ADUs ist jedoch wesentlich schwieriger als die Identifizierung von EDUs, da sie ein Verständnis für die argumentative Funktion der einzelnen Spannen erfordert.</w:delText>
          </w:r>
          <w:r w:rsidDel="004328D8">
            <w:delText xml:space="preserve">“ </w:delText>
          </w:r>
          <w:r w:rsidRPr="00E4367C" w:rsidDel="004328D8">
            <w:rPr>
              <w:highlight w:val="magenta"/>
            </w:rPr>
            <w:fldChar w:fldCharType="begin"/>
          </w:r>
          <w:r w:rsidR="00083590" w:rsidDel="004328D8">
            <w:rPr>
              <w:highlight w:val="magenta"/>
            </w:rPr>
            <w:del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delInstrText>
          </w:r>
          <w:r w:rsidRPr="00E4367C" w:rsidDel="004328D8">
            <w:rPr>
              <w:highlight w:val="magenta"/>
            </w:rPr>
            <w:fldChar w:fldCharType="separate"/>
          </w:r>
          <w:r w:rsidRPr="00E4367C" w:rsidDel="004328D8">
            <w:rPr>
              <w:rFonts w:cs="Arial"/>
              <w:highlight w:val="magenta"/>
            </w:rPr>
            <w:delText>(Lawrence &amp; Reed, 2020, S. 790)</w:delText>
          </w:r>
          <w:r w:rsidRPr="00E4367C" w:rsidDel="004328D8">
            <w:rPr>
              <w:highlight w:val="magenta"/>
            </w:rPr>
            <w:fldChar w:fldCharType="end"/>
          </w:r>
        </w:del>
      </w:moveFrom>
    </w:p>
    <w:p w14:paraId="3CACE014" w14:textId="09D3AE1F" w:rsidR="00537ABB" w:rsidDel="004328D8" w:rsidRDefault="002968B5" w:rsidP="00CF7AE6">
      <w:pPr>
        <w:rPr>
          <w:del w:id="1387" w:author="Ben Fels" w:date="2024-12-21T12:02:00Z" w16du:dateUtc="2024-12-21T11:02:00Z"/>
          <w:moveFrom w:id="1388" w:author="Ben Fels" w:date="2024-12-21T12:01:00Z" w16du:dateUtc="2024-12-21T11:01:00Z"/>
        </w:rPr>
      </w:pPr>
      <w:moveFrom w:id="1389" w:author="Ben Fels" w:date="2024-12-21T12:01:00Z" w16du:dateUtc="2024-12-21T11:01:00Z">
        <w:del w:id="1390" w:author="Ben Fels" w:date="2024-12-21T12:02:00Z" w16du:dateUtc="2024-12-21T11:02:00Z">
          <w:r w:rsidDel="004328D8">
            <w:delText xml:space="preserve">Extraktion der Argument Komponenten als </w:delText>
          </w:r>
          <w:r w:rsidRPr="00D87A19" w:rsidDel="004328D8">
            <w:rPr>
              <w:highlight w:val="darkGray"/>
            </w:rPr>
            <w:delText>sequence labelin</w:delText>
          </w:r>
          <w:r w:rsidR="00D87A19" w:rsidRPr="00D87A19" w:rsidDel="004328D8">
            <w:rPr>
              <w:highlight w:val="darkGray"/>
            </w:rPr>
            <w:delText>g</w:delText>
          </w:r>
          <w:r w:rsidRPr="00D87A19" w:rsidDel="004328D8">
            <w:rPr>
              <w:highlight w:val="darkGray"/>
            </w:rPr>
            <w:delText xml:space="preserve"> task?</w:delText>
          </w:r>
          <w:r w:rsidR="006B32E4" w:rsidDel="004328D8">
            <w:delText xml:space="preserve"> </w:delText>
          </w:r>
          <w:r w:rsidR="006B32E4" w:rsidRPr="0062282A" w:rsidDel="004328D8">
            <w:rPr>
              <w:highlight w:val="magenta"/>
            </w:rPr>
            <w:fldChar w:fldCharType="begin"/>
          </w:r>
          <w:r w:rsidR="00D3251E" w:rsidDel="004328D8">
            <w:rPr>
              <w:highlight w:val="magenta"/>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006B32E4" w:rsidRPr="0062282A" w:rsidDel="004328D8">
            <w:rPr>
              <w:highlight w:val="magenta"/>
            </w:rPr>
            <w:fldChar w:fldCharType="separate"/>
          </w:r>
          <w:r w:rsidR="006B32E4" w:rsidRPr="006B32E4" w:rsidDel="004328D8">
            <w:rPr>
              <w:rFonts w:cs="Arial"/>
              <w:highlight w:val="magenta"/>
            </w:rPr>
            <w:delText>(2282 Cheng et al., 2022)</w:delText>
          </w:r>
          <w:r w:rsidR="006B32E4" w:rsidRPr="0062282A" w:rsidDel="004328D8">
            <w:rPr>
              <w:highlight w:val="magenta"/>
            </w:rPr>
            <w:fldChar w:fldCharType="end"/>
          </w:r>
          <w:r w:rsidR="00B06639" w:rsidDel="004328D8">
            <w:delText xml:space="preserve">. </w:delText>
          </w:r>
          <w:r w:rsidR="00636B7C" w:rsidDel="004328D8">
            <w:delText xml:space="preserve">Auch </w:delText>
          </w:r>
          <w:r w:rsidR="00537ABB" w:rsidRPr="002803D0" w:rsidDel="004328D8">
            <w:rPr>
              <w:highlight w:val="magenta"/>
              <w:lang w:val="en-US"/>
            </w:rPr>
            <w:fldChar w:fldCharType="begin"/>
          </w:r>
          <w:r w:rsidR="00895A9C" w:rsidDel="004328D8">
            <w:rPr>
              <w:highlight w:val="magenta"/>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00537ABB" w:rsidRPr="002803D0" w:rsidDel="004328D8">
            <w:rPr>
              <w:highlight w:val="magenta"/>
              <w:lang w:val="en-US"/>
            </w:rPr>
            <w:fldChar w:fldCharType="separate"/>
          </w:r>
          <w:r w:rsidR="00895A9C" w:rsidRPr="00895A9C" w:rsidDel="004328D8">
            <w:rPr>
              <w:rFonts w:cs="Arial"/>
              <w:highlight w:val="magenta"/>
            </w:rPr>
            <w:delText>(Stab &amp; Gurevych, 2017b, S. 636)</w:delText>
          </w:r>
          <w:r w:rsidR="00537ABB" w:rsidRPr="002803D0" w:rsidDel="004328D8">
            <w:rPr>
              <w:highlight w:val="magenta"/>
              <w:lang w:val="en-US"/>
            </w:rPr>
            <w:fldChar w:fldCharType="end"/>
          </w:r>
          <w:r w:rsidR="00537ABB" w:rsidRPr="002B21CD" w:rsidDel="004328D8">
            <w:delText xml:space="preserve"> </w:delText>
          </w:r>
          <w:r w:rsidR="00537ABB" w:rsidDel="004328D8">
            <w:delText xml:space="preserve">und </w:delText>
          </w:r>
          <w:r w:rsidR="00537ABB" w:rsidRPr="00756AB6" w:rsidDel="004328D8">
            <w:rPr>
              <w:highlight w:val="magenta"/>
            </w:rPr>
            <w:fldChar w:fldCharType="begin"/>
          </w:r>
          <w:r w:rsidR="004E5B9A" w:rsidDel="004328D8">
            <w:rPr>
              <w:highlight w:val="magenta"/>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537ABB" w:rsidRPr="00756AB6" w:rsidDel="004328D8">
            <w:rPr>
              <w:highlight w:val="magenta"/>
            </w:rPr>
            <w:fldChar w:fldCharType="separate"/>
          </w:r>
          <w:r w:rsidR="00537ABB" w:rsidRPr="00756AB6" w:rsidDel="004328D8">
            <w:rPr>
              <w:rFonts w:cs="Arial"/>
              <w:highlight w:val="magenta"/>
            </w:rPr>
            <w:delText>(Yeginbergen et al., 2024, S. 11688)</w:delText>
          </w:r>
          <w:r w:rsidR="00537ABB" w:rsidRPr="00756AB6" w:rsidDel="004328D8">
            <w:rPr>
              <w:highlight w:val="magenta"/>
            </w:rPr>
            <w:fldChar w:fldCharType="end"/>
          </w:r>
          <w:r w:rsidR="00636B7C" w:rsidDel="004328D8">
            <w:delText xml:space="preserve"> bezeichnen Argument Mining </w:delText>
          </w:r>
          <w:r w:rsidR="00537ABB" w:rsidRPr="002B21CD" w:rsidDel="004328D8">
            <w:delText>als eine Sequenzetikettierungsaufgabe</w:delText>
          </w:r>
          <w:r w:rsidR="00537ABB" w:rsidDel="004328D8">
            <w:delText xml:space="preserve"> (sequence-labeling task)</w:delText>
          </w:r>
          <w:r w:rsidR="00636B7C" w:rsidDel="004328D8">
            <w:delText>.</w:delText>
          </w:r>
        </w:del>
      </w:moveFrom>
    </w:p>
    <w:p w14:paraId="175EF70E" w14:textId="5657A180" w:rsidR="00283A6D" w:rsidDel="004328D8" w:rsidRDefault="00B06639" w:rsidP="00CF7AE6">
      <w:pPr>
        <w:rPr>
          <w:del w:id="1391" w:author="Ben Fels" w:date="2024-12-21T12:02:00Z" w16du:dateUtc="2024-12-21T11:02:00Z"/>
          <w:moveFrom w:id="1392" w:author="Ben Fels" w:date="2024-12-21T12:01:00Z" w16du:dateUtc="2024-12-21T11:01:00Z"/>
        </w:rPr>
      </w:pPr>
      <w:moveFrom w:id="1393" w:author="Ben Fels" w:date="2024-12-21T12:01:00Z" w16du:dateUtc="2024-12-21T11:01:00Z">
        <w:del w:id="1394" w:author="Ben Fels" w:date="2024-12-21T12:02:00Z" w16du:dateUtc="2024-12-21T11:02:00Z">
          <w:r w:rsidDel="004328D8">
            <w:delText>POS-Tagging und NER sind auch sequence labeling tasks</w:delText>
          </w:r>
        </w:del>
      </w:moveFrom>
    </w:p>
    <w:p w14:paraId="13EC635F" w14:textId="205494D5" w:rsidR="00896368" w:rsidDel="004328D8" w:rsidRDefault="008A7451" w:rsidP="00CF7AE6">
      <w:pPr>
        <w:rPr>
          <w:del w:id="1395" w:author="Ben Fels" w:date="2024-12-21T12:02:00Z" w16du:dateUtc="2024-12-21T11:02:00Z"/>
          <w:moveFrom w:id="1396" w:author="Ben Fels" w:date="2024-12-21T12:01:00Z" w16du:dateUtc="2024-12-21T11:01:00Z"/>
        </w:rPr>
      </w:pPr>
      <w:moveFrom w:id="1397" w:author="Ben Fels" w:date="2024-12-21T12:01:00Z" w16du:dateUtc="2024-12-21T11:01:00Z">
        <w:del w:id="1398" w:author="Ben Fels" w:date="2024-12-21T12:02:00Z" w16du:dateUtc="2024-12-21T11:02:00Z">
          <w:r w:rsidDel="004328D8">
            <w:delText xml:space="preserve">Die größte Herausforderung ist </w:delText>
          </w:r>
          <w:r w:rsidR="00DC6F65" w:rsidDel="004328D8">
            <w:delText>die Identifikation der zentralen These des Textes, da die anderen Analyseschritte (</w:delText>
          </w:r>
          <w:r w:rsidR="004C1243" w:rsidDel="004328D8">
            <w:delText xml:space="preserve">support, attack) </w:delText>
          </w:r>
          <w:r w:rsidR="00DC6F65" w:rsidDel="004328D8">
            <w:delText>darauf basieren</w:delText>
          </w:r>
          <w:r w:rsidR="004C1243" w:rsidDel="004328D8">
            <w:delText>.</w:delText>
          </w:r>
          <w:r w:rsidR="005F2D2E" w:rsidRPr="003771D8" w:rsidDel="004328D8">
            <w:rPr>
              <w:highlight w:val="magenta"/>
            </w:rPr>
            <w:fldChar w:fldCharType="begin"/>
          </w:r>
          <w:r w:rsidR="00D47ED8" w:rsidDel="004328D8">
            <w:rPr>
              <w:highlight w:val="magenta"/>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5F2D2E" w:rsidRPr="003771D8" w:rsidDel="004328D8">
            <w:rPr>
              <w:highlight w:val="magenta"/>
            </w:rPr>
            <w:fldChar w:fldCharType="separate"/>
          </w:r>
          <w:r w:rsidR="005F2D2E" w:rsidRPr="003771D8" w:rsidDel="004328D8">
            <w:rPr>
              <w:rFonts w:cs="Arial"/>
              <w:highlight w:val="magenta"/>
            </w:rPr>
            <w:delText>(Peldszus &amp; Stede, 2013, S. 27)</w:delText>
          </w:r>
          <w:r w:rsidR="005F2D2E" w:rsidRPr="003771D8" w:rsidDel="004328D8">
            <w:rPr>
              <w:highlight w:val="magenta"/>
            </w:rPr>
            <w:fldChar w:fldCharType="end"/>
          </w:r>
          <w:r w:rsidR="003A58D4" w:rsidDel="004328D8">
            <w:delText xml:space="preserve">. </w:delText>
          </w:r>
          <w:r w:rsidR="00D56623" w:rsidDel="004328D8">
            <w:delText xml:space="preserve">Nach </w:delText>
          </w:r>
          <w:r w:rsidR="00D56623" w:rsidRPr="00E46632" w:rsidDel="004328D8">
            <w:rPr>
              <w:rFonts w:cs="Arial"/>
              <w:highlight w:val="magenta"/>
            </w:rPr>
            <w:delText xml:space="preserve">Peldszus &amp; Stede </w:delText>
          </w:r>
          <w:r w:rsidR="00D56623" w:rsidRPr="00E46632" w:rsidDel="004328D8">
            <w:rPr>
              <w:rFonts w:cs="Arial"/>
              <w:highlight w:val="magenta"/>
            </w:rPr>
            <w:fldChar w:fldCharType="begin"/>
          </w:r>
          <w:r w:rsidR="00D47ED8" w:rsidDel="004328D8">
            <w:rPr>
              <w:rFonts w:cs="Arial"/>
              <w:highlight w:val="magenta"/>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D56623" w:rsidRPr="00E46632" w:rsidDel="004328D8">
            <w:rPr>
              <w:rFonts w:cs="Arial"/>
              <w:highlight w:val="magenta"/>
            </w:rPr>
            <w:fldChar w:fldCharType="separate"/>
          </w:r>
          <w:r w:rsidR="00D56623" w:rsidRPr="00E46632" w:rsidDel="004328D8">
            <w:rPr>
              <w:rFonts w:cs="Arial"/>
              <w:highlight w:val="magenta"/>
            </w:rPr>
            <w:delText>(2013)</w:delText>
          </w:r>
          <w:r w:rsidR="00D56623" w:rsidRPr="00E46632" w:rsidDel="004328D8">
            <w:rPr>
              <w:rFonts w:cs="Arial"/>
              <w:highlight w:val="magenta"/>
            </w:rPr>
            <w:fldChar w:fldCharType="end"/>
          </w:r>
          <w:r w:rsidR="00D56623" w:rsidDel="004328D8">
            <w:rPr>
              <w:rFonts w:cs="Arial"/>
            </w:rPr>
            <w:delText xml:space="preserve"> </w:delText>
          </w:r>
          <w:r w:rsidR="00CF0648" w:rsidDel="004328D8">
            <w:rPr>
              <w:rFonts w:cs="Arial"/>
            </w:rPr>
            <w:delText xml:space="preserve">unterscheidet sich </w:delText>
          </w:r>
          <w:r w:rsidR="00D56623" w:rsidDel="004328D8">
            <w:rPr>
              <w:rFonts w:cs="Arial"/>
            </w:rPr>
            <w:delText>d</w:delText>
          </w:r>
          <w:r w:rsidR="003A58D4" w:rsidDel="004328D8">
            <w:delText xml:space="preserve">ie Schwierigkeit </w:delText>
          </w:r>
          <w:r w:rsidR="007C1863" w:rsidDel="004328D8">
            <w:delText>zwischen den Genres, weshalb ein Trainingskorpus mit unterschiedlichen Genres</w:delText>
          </w:r>
          <w:r w:rsidR="00BD5A34" w:rsidDel="004328D8">
            <w:delText xml:space="preserve"> angestrebt werden sollte</w:delText>
          </w:r>
        </w:del>
      </w:moveFrom>
    </w:p>
    <w:p w14:paraId="78CD5919" w14:textId="67DE61A7" w:rsidR="00896368" w:rsidRPr="00010F4B" w:rsidDel="004328D8" w:rsidRDefault="00896368" w:rsidP="00CF7AE6">
      <w:pPr>
        <w:rPr>
          <w:del w:id="1399" w:author="Ben Fels" w:date="2024-12-21T12:02:00Z" w16du:dateUtc="2024-12-21T11:02:00Z"/>
          <w:moveFrom w:id="1400" w:author="Ben Fels" w:date="2024-12-21T12:01:00Z" w16du:dateUtc="2024-12-21T11:01:00Z"/>
        </w:rPr>
      </w:pPr>
    </w:p>
    <w:p w14:paraId="372651CB" w14:textId="60E066AD" w:rsidR="00461154" w:rsidRPr="00F84302" w:rsidDel="004328D8" w:rsidRDefault="00A0667F" w:rsidP="00CF7AE6">
      <w:pPr>
        <w:rPr>
          <w:del w:id="1401" w:author="Ben Fels" w:date="2024-12-21T12:02:00Z" w16du:dateUtc="2024-12-21T11:02:00Z"/>
          <w:moveFrom w:id="1402" w:author="Ben Fels" w:date="2024-12-21T12:01:00Z" w16du:dateUtc="2024-12-21T11:01:00Z"/>
        </w:rPr>
      </w:pPr>
      <w:moveFrom w:id="1403" w:author="Ben Fels" w:date="2024-12-21T12:01:00Z" w16du:dateUtc="2024-12-21T11:01:00Z">
        <w:del w:id="1404" w:author="Ben Fels" w:date="2024-12-21T12:02:00Z" w16du:dateUtc="2024-12-21T11:02:00Z">
          <w:r w:rsidRPr="008B4CC4" w:rsidDel="004328D8">
            <w:delText>Bei</w:delText>
          </w:r>
          <w:r w:rsidRPr="00A0667F" w:rsidDel="004328D8">
            <w:rPr>
              <w:b/>
            </w:rPr>
            <w:delText xml:space="preserve"> </w:delText>
          </w:r>
          <w:r w:rsidRPr="0062282A" w:rsidDel="004328D8">
            <w:rPr>
              <w:highlight w:val="magenta"/>
            </w:rPr>
            <w:fldChar w:fldCharType="begin"/>
          </w:r>
          <w:r w:rsidR="00D3251E" w:rsidDel="004328D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4328D8">
            <w:rPr>
              <w:highlight w:val="magenta"/>
            </w:rPr>
            <w:fldChar w:fldCharType="separate"/>
          </w:r>
          <w:r w:rsidRPr="0062282A" w:rsidDel="004328D8">
            <w:rPr>
              <w:rFonts w:cs="Arial"/>
              <w:highlight w:val="magenta"/>
            </w:rPr>
            <w:delText>(Cheng et al., 2022)</w:delText>
          </w:r>
          <w:r w:rsidRPr="0062282A" w:rsidDel="004328D8">
            <w:rPr>
              <w:highlight w:val="magenta"/>
            </w:rPr>
            <w:fldChar w:fldCharType="end"/>
          </w:r>
          <w:r w:rsidDel="004328D8">
            <w:delText xml:space="preserve"> handelt es sich um ein Arbeitspapier!</w:delText>
          </w:r>
          <w:r w:rsidR="00010F4B" w:rsidDel="004328D8">
            <w:delText xml:space="preserve"> Dabei wird </w:delText>
          </w:r>
          <w:r w:rsidR="009B2871" w:rsidDel="004328D8">
            <w:delText xml:space="preserve">ein Klassifikationsmodell basierend auf den vortrainierten Modellen BERT und RoBERTa </w:delText>
          </w:r>
          <w:r w:rsidR="00D4250D" w:rsidDel="004328D8">
            <w:delText>trainiert.</w:delText>
          </w:r>
          <w:r w:rsidR="004B308A" w:rsidDel="004328D8">
            <w:delText xml:space="preserve"> Sie unterschieden in drei Hauptaufgaben und zwei weiterführende Aufgaben</w:delText>
          </w:r>
          <w:r w:rsidR="00F84302" w:rsidDel="004328D8">
            <w:delText xml:space="preserve">. </w:delText>
          </w:r>
          <w:r w:rsidR="00F84302" w:rsidRPr="00E02FED" w:rsidDel="004328D8">
            <w:delText xml:space="preserve">Die Hauptaufgaben sind Claim extraction, Stance Classification und Evidence extraction. </w:delText>
          </w:r>
          <w:r w:rsidR="009E662C" w:rsidDel="004328D8">
            <w:delText xml:space="preserve">Claim extraction ist die automatische </w:delText>
          </w:r>
          <w:r w:rsidR="00BF3405" w:rsidDel="004328D8">
            <w:delText>E</w:delText>
          </w:r>
          <w:r w:rsidR="009E662C" w:rsidDel="004328D8">
            <w:delText xml:space="preserve">xtraktion von </w:delText>
          </w:r>
          <w:r w:rsidR="00BF3405" w:rsidDel="004328D8">
            <w:delText xml:space="preserve">Behauptungen aus einem Text </w:delText>
          </w:r>
          <w:r w:rsidR="00BF3405" w:rsidRPr="0062282A" w:rsidDel="004328D8">
            <w:rPr>
              <w:highlight w:val="magenta"/>
            </w:rPr>
            <w:fldChar w:fldCharType="begin"/>
          </w:r>
          <w:r w:rsidR="00D3251E" w:rsidDel="004328D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BF3405" w:rsidRPr="0062282A" w:rsidDel="004328D8">
            <w:rPr>
              <w:highlight w:val="magenta"/>
            </w:rPr>
            <w:fldChar w:fldCharType="separate"/>
          </w:r>
          <w:r w:rsidR="00FE7113" w:rsidRPr="00FE7113" w:rsidDel="004328D8">
            <w:rPr>
              <w:rFonts w:cs="Arial"/>
              <w:highlight w:val="magenta"/>
            </w:rPr>
            <w:delText>(Cheng et al., 2022, S. 2281)</w:delText>
          </w:r>
          <w:r w:rsidR="00BF3405" w:rsidRPr="0062282A" w:rsidDel="004328D8">
            <w:rPr>
              <w:highlight w:val="magenta"/>
            </w:rPr>
            <w:fldChar w:fldCharType="end"/>
          </w:r>
          <w:r w:rsidR="00BF3405" w:rsidDel="004328D8">
            <w:delText>.</w:delText>
          </w:r>
          <w:r w:rsidR="00F84302" w:rsidDel="004328D8">
            <w:delText xml:space="preserve"> </w:delText>
          </w:r>
          <w:r w:rsidR="007917CD" w:rsidDel="004328D8">
            <w:delText xml:space="preserve">Bei </w:delText>
          </w:r>
          <w:r w:rsidR="00E84D2E" w:rsidRPr="00E84D2E" w:rsidDel="004328D8">
            <w:delText>Stance classification</w:delText>
          </w:r>
          <w:r w:rsidR="00E84D2E" w:rsidDel="004328D8">
            <w:delText xml:space="preserve"> </w:delText>
          </w:r>
          <w:r w:rsidR="007917CD" w:rsidDel="004328D8">
            <w:delText xml:space="preserve">ist </w:delText>
          </w:r>
          <w:r w:rsidR="00E84D2E" w:rsidRPr="00E84D2E" w:rsidDel="004328D8">
            <w:delText xml:space="preserve">für jede Behauptung </w:delText>
          </w:r>
          <w:r w:rsidR="007917CD" w:rsidDel="004328D8">
            <w:delText xml:space="preserve">zu </w:delText>
          </w:r>
          <w:r w:rsidR="00E84D2E" w:rsidRPr="00E84D2E" w:rsidDel="004328D8">
            <w:delText>bestimmen, ob sie das Thema unterstützt oder bestreitet.</w:delText>
          </w:r>
          <w:r w:rsidR="007917CD" w:rsidDel="004328D8">
            <w:delText xml:space="preserve"> </w:delText>
          </w:r>
          <w:r w:rsidR="00FE7113" w:rsidRPr="0062282A" w:rsidDel="004328D8">
            <w:rPr>
              <w:highlight w:val="magenta"/>
            </w:rPr>
            <w:fldChar w:fldCharType="begin"/>
          </w:r>
          <w:r w:rsidR="00D3251E" w:rsidDel="004328D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FE7113" w:rsidRPr="0062282A" w:rsidDel="004328D8">
            <w:rPr>
              <w:highlight w:val="magenta"/>
            </w:rPr>
            <w:fldChar w:fldCharType="separate"/>
          </w:r>
          <w:r w:rsidR="00FE7113" w:rsidRPr="00FE7113" w:rsidDel="004328D8">
            <w:rPr>
              <w:rFonts w:cs="Arial"/>
              <w:highlight w:val="magenta"/>
            </w:rPr>
            <w:delText>(Cheng et al., 2022, S. 2281)</w:delText>
          </w:r>
          <w:r w:rsidR="00FE7113" w:rsidRPr="0062282A" w:rsidDel="004328D8">
            <w:rPr>
              <w:highlight w:val="magenta"/>
            </w:rPr>
            <w:fldChar w:fldCharType="end"/>
          </w:r>
          <w:r w:rsidR="00F84302" w:rsidDel="004328D8">
            <w:delText xml:space="preserve"> </w:delText>
          </w:r>
          <w:r w:rsidR="00461154" w:rsidRPr="00F84302" w:rsidDel="004328D8">
            <w:delText>Evidence Extraction: Extraktion der Beweise</w:delText>
          </w:r>
          <w:r w:rsidR="004B308A" w:rsidRPr="00F84302" w:rsidDel="004328D8">
            <w:delText xml:space="preserve"> </w:delText>
          </w:r>
          <w:r w:rsidR="004B308A" w:rsidRPr="0062282A" w:rsidDel="004328D8">
            <w:rPr>
              <w:highlight w:val="magenta"/>
            </w:rPr>
            <w:fldChar w:fldCharType="begin"/>
          </w:r>
          <w:r w:rsidR="00D3251E" w:rsidDel="004328D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4B308A" w:rsidRPr="0062282A" w:rsidDel="004328D8">
            <w:rPr>
              <w:highlight w:val="magenta"/>
            </w:rPr>
            <w:fldChar w:fldCharType="separate"/>
          </w:r>
          <w:r w:rsidR="004B308A" w:rsidRPr="00FE7113" w:rsidDel="004328D8">
            <w:rPr>
              <w:rFonts w:cs="Arial"/>
              <w:highlight w:val="magenta"/>
            </w:rPr>
            <w:delText>(Cheng et al., 2022, S. 2281)</w:delText>
          </w:r>
          <w:r w:rsidR="004B308A" w:rsidRPr="0062282A" w:rsidDel="004328D8">
            <w:rPr>
              <w:highlight w:val="magenta"/>
            </w:rPr>
            <w:fldChar w:fldCharType="end"/>
          </w:r>
          <w:r w:rsidR="00F84302" w:rsidDel="004328D8">
            <w:delText xml:space="preserve">. Die weiterführenden Aufgaben sind </w:delText>
          </w:r>
          <w:r w:rsidR="00F84302" w:rsidRPr="00F84302" w:rsidDel="004328D8">
            <w:delText xml:space="preserve">Claim extraction with stance classification – CESC: Behauptungen extrahieren und die Haltung zum Thema bestimmen </w:delText>
          </w:r>
          <w:r w:rsidR="00F84302" w:rsidRPr="00523284" w:rsidDel="004328D8">
            <w:rPr>
              <w:highlight w:val="magenta"/>
            </w:rPr>
            <w:delText>(Cheng et al., 2022, S. 2281)</w:delText>
          </w:r>
          <w:r w:rsidR="003A2571" w:rsidDel="004328D8">
            <w:delText xml:space="preserve"> und </w:delText>
          </w:r>
          <w:r w:rsidR="003A2571" w:rsidRPr="003A2571" w:rsidDel="004328D8">
            <w:delText xml:space="preserve">Claim-evidence pair extraction – CEPE: Behauptungen mit dazugehörigen Beweisen extrahieren. </w:delText>
          </w:r>
          <w:r w:rsidR="003A2571" w:rsidRPr="003A2571" w:rsidDel="004328D8">
            <w:rPr>
              <w:highlight w:val="magenta"/>
            </w:rPr>
            <w:delText>(Cheng et al., 2022, S. 2281)</w:delText>
          </w:r>
          <w:r w:rsidR="003A2571" w:rsidRPr="003A2571" w:rsidDel="004328D8">
            <w:delText>.</w:delText>
          </w:r>
        </w:del>
      </w:moveFrom>
    </w:p>
    <w:p w14:paraId="1D41988C" w14:textId="1F597303" w:rsidR="00264D07" w:rsidRPr="00264D07" w:rsidDel="004328D8" w:rsidRDefault="00264D07" w:rsidP="00CF7AE6">
      <w:pPr>
        <w:rPr>
          <w:del w:id="1405" w:author="Ben Fels" w:date="2024-12-21T12:02:00Z" w16du:dateUtc="2024-12-21T11:02:00Z"/>
          <w:moveFrom w:id="1406" w:author="Ben Fels" w:date="2024-12-21T12:01:00Z" w16du:dateUtc="2024-12-21T11:01:00Z"/>
        </w:rPr>
      </w:pPr>
      <w:moveFrom w:id="1407" w:author="Ben Fels" w:date="2024-12-21T12:01:00Z" w16du:dateUtc="2024-12-21T11:01:00Z">
        <w:del w:id="1408" w:author="Ben Fels" w:date="2024-12-21T12:02:00Z" w16du:dateUtc="2024-12-21T11:02:00Z">
          <w:r w:rsidRPr="00264D07" w:rsidDel="004328D8">
            <w:delText xml:space="preserve">Argument Mining Aufgaben nach </w:delText>
          </w:r>
          <w:r w:rsidRPr="00307FE2" w:rsidDel="004328D8">
            <w:rPr>
              <w:highlight w:val="magenta"/>
              <w:lang w:val="en-US"/>
            </w:rPr>
            <w:fldChar w:fldCharType="begin"/>
          </w:r>
          <w:r w:rsidR="00D3251E" w:rsidDel="004328D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4328D8">
            <w:rPr>
              <w:highlight w:val="magenta"/>
              <w:lang w:val="en-US"/>
            </w:rPr>
            <w:fldChar w:fldCharType="separate"/>
          </w:r>
          <w:r w:rsidRPr="00307FE2" w:rsidDel="004328D8">
            <w:rPr>
              <w:rFonts w:cs="Arial"/>
              <w:highlight w:val="magenta"/>
            </w:rPr>
            <w:delText>(Cheng et al., 2022, S. 2277–2288)</w:delText>
          </w:r>
          <w:r w:rsidRPr="00307FE2" w:rsidDel="004328D8">
            <w:rPr>
              <w:highlight w:val="magenta"/>
              <w:lang w:val="en-US"/>
            </w:rPr>
            <w:fldChar w:fldCharType="end"/>
          </w:r>
        </w:del>
      </w:moveFrom>
    </w:p>
    <w:p w14:paraId="0E0DC9E8" w14:textId="58A53A89" w:rsidR="005241CB" w:rsidRPr="00664C71" w:rsidDel="004328D8" w:rsidRDefault="00072EE4" w:rsidP="00264D07">
      <w:pPr>
        <w:pStyle w:val="Listenabsatz"/>
        <w:numPr>
          <w:ilvl w:val="0"/>
          <w:numId w:val="21"/>
        </w:numPr>
        <w:rPr>
          <w:del w:id="1409" w:author="Ben Fels" w:date="2024-12-21T12:02:00Z" w16du:dateUtc="2024-12-21T11:02:00Z"/>
          <w:moveFrom w:id="1410" w:author="Ben Fels" w:date="2024-12-21T12:01:00Z" w16du:dateUtc="2024-12-21T11:01:00Z"/>
          <w:rPrChange w:id="1411" w:author="Ben Fels" w:date="2024-12-21T18:08:00Z" w16du:dateUtc="2024-12-21T17:08:00Z">
            <w:rPr>
              <w:del w:id="1412" w:author="Ben Fels" w:date="2024-12-21T12:02:00Z" w16du:dateUtc="2024-12-21T11:02:00Z"/>
              <w:moveFrom w:id="1413" w:author="Ben Fels" w:date="2024-12-21T12:01:00Z" w16du:dateUtc="2024-12-21T11:01:00Z"/>
              <w:lang w:val="en-US"/>
            </w:rPr>
          </w:rPrChange>
        </w:rPr>
      </w:pPr>
      <w:moveFrom w:id="1414" w:author="Ben Fels" w:date="2024-12-21T12:01:00Z" w16du:dateUtc="2024-12-21T11:01:00Z">
        <w:del w:id="1415" w:author="Ben Fels" w:date="2024-12-21T12:02:00Z" w16du:dateUtc="2024-12-21T11:02:00Z">
          <w:r w:rsidRPr="00664C71" w:rsidDel="004328D8">
            <w:rPr>
              <w:rPrChange w:id="1416" w:author="Ben Fels" w:date="2024-12-21T18:08:00Z" w16du:dateUtc="2024-12-21T17:08:00Z">
                <w:rPr>
                  <w:lang w:val="en-US"/>
                </w:rPr>
              </w:rPrChange>
            </w:rPr>
            <w:delText xml:space="preserve">Context </w:delText>
          </w:r>
          <w:r w:rsidR="00DB0843" w:rsidRPr="00664C71" w:rsidDel="004328D8">
            <w:rPr>
              <w:rPrChange w:id="1417" w:author="Ben Fels" w:date="2024-12-21T18:08:00Z" w16du:dateUtc="2024-12-21T17:08:00Z">
                <w:rPr>
                  <w:lang w:val="en-US"/>
                </w:rPr>
              </w:rPrChange>
            </w:rPr>
            <w:delText xml:space="preserve">dependent </w:delText>
          </w:r>
          <w:r w:rsidRPr="00664C71" w:rsidDel="004328D8">
            <w:rPr>
              <w:rPrChange w:id="1418" w:author="Ben Fels" w:date="2024-12-21T18:08:00Z" w16du:dateUtc="2024-12-21T17:08:00Z">
                <w:rPr>
                  <w:lang w:val="en-US"/>
                </w:rPr>
              </w:rPrChange>
            </w:rPr>
            <w:delText xml:space="preserve">claim detection </w:delText>
          </w:r>
          <w:r w:rsidR="00CF2774" w:rsidRPr="00664C71" w:rsidDel="004328D8">
            <w:rPr>
              <w:rPrChange w:id="1419" w:author="Ben Fels" w:date="2024-12-21T18:08:00Z" w16du:dateUtc="2024-12-21T17:08:00Z">
                <w:rPr>
                  <w:lang w:val="en-US"/>
                </w:rPr>
              </w:rPrChange>
            </w:rPr>
            <w:delText>–</w:delText>
          </w:r>
          <w:r w:rsidR="00991C10" w:rsidRPr="00664C71" w:rsidDel="004328D8">
            <w:rPr>
              <w:rPrChange w:id="1420" w:author="Ben Fels" w:date="2024-12-21T18:08:00Z" w16du:dateUtc="2024-12-21T17:08:00Z">
                <w:rPr>
                  <w:lang w:val="en-US"/>
                </w:rPr>
              </w:rPrChange>
            </w:rPr>
            <w:delText xml:space="preserve"> </w:delText>
          </w:r>
          <w:r w:rsidRPr="00664C71" w:rsidDel="004328D8">
            <w:rPr>
              <w:rPrChange w:id="1421" w:author="Ben Fels" w:date="2024-12-21T18:08:00Z" w16du:dateUtc="2024-12-21T17:08:00Z">
                <w:rPr>
                  <w:lang w:val="en-US"/>
                </w:rPr>
              </w:rPrChange>
            </w:rPr>
            <w:delText>CDCD</w:delText>
          </w:r>
          <w:r w:rsidR="00CF2774" w:rsidRPr="00664C71" w:rsidDel="004328D8">
            <w:rPr>
              <w:rPrChange w:id="1422" w:author="Ben Fels" w:date="2024-12-21T18:08:00Z" w16du:dateUtc="2024-12-21T17:08:00Z">
                <w:rPr>
                  <w:lang w:val="en-US"/>
                </w:rPr>
              </w:rPrChange>
            </w:rPr>
            <w:delText xml:space="preserve"> </w:delText>
          </w:r>
        </w:del>
      </w:moveFrom>
    </w:p>
    <w:p w14:paraId="7467D0E5" w14:textId="61175DB8" w:rsidR="00072EE4" w:rsidRPr="00664C71" w:rsidDel="004328D8" w:rsidRDefault="00072EE4" w:rsidP="00264D07">
      <w:pPr>
        <w:pStyle w:val="Listenabsatz"/>
        <w:numPr>
          <w:ilvl w:val="0"/>
          <w:numId w:val="21"/>
        </w:numPr>
        <w:rPr>
          <w:del w:id="1423" w:author="Ben Fels" w:date="2024-12-21T12:02:00Z" w16du:dateUtc="2024-12-21T11:02:00Z"/>
          <w:moveFrom w:id="1424" w:author="Ben Fels" w:date="2024-12-21T12:01:00Z" w16du:dateUtc="2024-12-21T11:01:00Z"/>
          <w:rPrChange w:id="1425" w:author="Ben Fels" w:date="2024-12-21T18:08:00Z" w16du:dateUtc="2024-12-21T17:08:00Z">
            <w:rPr>
              <w:del w:id="1426" w:author="Ben Fels" w:date="2024-12-21T12:02:00Z" w16du:dateUtc="2024-12-21T11:02:00Z"/>
              <w:moveFrom w:id="1427" w:author="Ben Fels" w:date="2024-12-21T12:01:00Z" w16du:dateUtc="2024-12-21T11:01:00Z"/>
              <w:lang w:val="en-US"/>
            </w:rPr>
          </w:rPrChange>
        </w:rPr>
      </w:pPr>
      <w:moveFrom w:id="1428" w:author="Ben Fels" w:date="2024-12-21T12:01:00Z" w16du:dateUtc="2024-12-21T11:01:00Z">
        <w:del w:id="1429" w:author="Ben Fels" w:date="2024-12-21T12:02:00Z" w16du:dateUtc="2024-12-21T11:02:00Z">
          <w:r w:rsidRPr="00664C71" w:rsidDel="004328D8">
            <w:rPr>
              <w:rPrChange w:id="1430" w:author="Ben Fels" w:date="2024-12-21T18:08:00Z" w16du:dateUtc="2024-12-21T17:08:00Z">
                <w:rPr>
                  <w:lang w:val="en-US"/>
                </w:rPr>
              </w:rPrChange>
            </w:rPr>
            <w:delText>Claim stance classification</w:delText>
          </w:r>
          <w:r w:rsidR="00991C10" w:rsidRPr="00664C71" w:rsidDel="004328D8">
            <w:rPr>
              <w:rPrChange w:id="1431" w:author="Ben Fels" w:date="2024-12-21T18:08:00Z" w16du:dateUtc="2024-12-21T17:08:00Z">
                <w:rPr>
                  <w:lang w:val="en-US"/>
                </w:rPr>
              </w:rPrChange>
            </w:rPr>
            <w:delText xml:space="preserve"> </w:delText>
          </w:r>
          <w:r w:rsidR="00CF2774" w:rsidRPr="00664C71" w:rsidDel="004328D8">
            <w:rPr>
              <w:rPrChange w:id="1432" w:author="Ben Fels" w:date="2024-12-21T18:08:00Z" w16du:dateUtc="2024-12-21T17:08:00Z">
                <w:rPr>
                  <w:lang w:val="en-US"/>
                </w:rPr>
              </w:rPrChange>
            </w:rPr>
            <w:delText xml:space="preserve">– CSC </w:delText>
          </w:r>
        </w:del>
      </w:moveFrom>
    </w:p>
    <w:p w14:paraId="42B932E3" w14:textId="6F69C1A5" w:rsidR="00CF2774" w:rsidRPr="00664C71" w:rsidDel="004328D8" w:rsidRDefault="00072EE4" w:rsidP="003A2571">
      <w:pPr>
        <w:pStyle w:val="Listenabsatz"/>
        <w:numPr>
          <w:ilvl w:val="0"/>
          <w:numId w:val="21"/>
        </w:numPr>
        <w:rPr>
          <w:del w:id="1433" w:author="Ben Fels" w:date="2024-12-21T12:02:00Z" w16du:dateUtc="2024-12-21T11:02:00Z"/>
          <w:moveFrom w:id="1434" w:author="Ben Fels" w:date="2024-12-21T12:01:00Z" w16du:dateUtc="2024-12-21T11:01:00Z"/>
          <w:rPrChange w:id="1435" w:author="Ben Fels" w:date="2024-12-21T18:08:00Z" w16du:dateUtc="2024-12-21T17:08:00Z">
            <w:rPr>
              <w:del w:id="1436" w:author="Ben Fels" w:date="2024-12-21T12:02:00Z" w16du:dateUtc="2024-12-21T11:02:00Z"/>
              <w:moveFrom w:id="1437" w:author="Ben Fels" w:date="2024-12-21T12:01:00Z" w16du:dateUtc="2024-12-21T11:01:00Z"/>
              <w:lang w:val="en-US"/>
            </w:rPr>
          </w:rPrChange>
        </w:rPr>
      </w:pPr>
      <w:moveFrom w:id="1438" w:author="Ben Fels" w:date="2024-12-21T12:01:00Z" w16du:dateUtc="2024-12-21T11:01:00Z">
        <w:del w:id="1439" w:author="Ben Fels" w:date="2024-12-21T12:02:00Z" w16du:dateUtc="2024-12-21T11:02:00Z">
          <w:r w:rsidRPr="00664C71" w:rsidDel="004328D8">
            <w:rPr>
              <w:rPrChange w:id="1440" w:author="Ben Fels" w:date="2024-12-21T18:08:00Z" w16du:dateUtc="2024-12-21T17:08:00Z">
                <w:rPr>
                  <w:lang w:val="en-US"/>
                </w:rPr>
              </w:rPrChange>
            </w:rPr>
            <w:delText xml:space="preserve">Context dependent evidence detection </w:delText>
          </w:r>
          <w:r w:rsidR="008267FA" w:rsidRPr="00664C71" w:rsidDel="004328D8">
            <w:rPr>
              <w:rPrChange w:id="1441" w:author="Ben Fels" w:date="2024-12-21T18:08:00Z" w16du:dateUtc="2024-12-21T17:08:00Z">
                <w:rPr>
                  <w:lang w:val="en-US"/>
                </w:rPr>
              </w:rPrChange>
            </w:rPr>
            <w:delText>–</w:delText>
          </w:r>
          <w:r w:rsidR="00991C10" w:rsidRPr="00664C71" w:rsidDel="004328D8">
            <w:rPr>
              <w:rPrChange w:id="1442" w:author="Ben Fels" w:date="2024-12-21T18:08:00Z" w16du:dateUtc="2024-12-21T17:08:00Z">
                <w:rPr>
                  <w:lang w:val="en-US"/>
                </w:rPr>
              </w:rPrChange>
            </w:rPr>
            <w:delText xml:space="preserve"> </w:delText>
          </w:r>
          <w:r w:rsidRPr="00664C71" w:rsidDel="004328D8">
            <w:rPr>
              <w:rPrChange w:id="1443" w:author="Ben Fels" w:date="2024-12-21T18:08:00Z" w16du:dateUtc="2024-12-21T17:08:00Z">
                <w:rPr>
                  <w:lang w:val="en-US"/>
                </w:rPr>
              </w:rPrChange>
            </w:rPr>
            <w:delText>CDED</w:delText>
          </w:r>
          <w:bookmarkStart w:id="1444" w:name="_Hlk179549401"/>
        </w:del>
      </w:moveFrom>
    </w:p>
    <w:bookmarkEnd w:id="1444"/>
    <w:p w14:paraId="7652B07B" w14:textId="758CF4CB" w:rsidR="00240221" w:rsidDel="004328D8" w:rsidRDefault="00E66081" w:rsidP="00CF7AE6">
      <w:pPr>
        <w:rPr>
          <w:del w:id="1445" w:author="Ben Fels" w:date="2024-12-21T12:02:00Z" w16du:dateUtc="2024-12-21T11:02:00Z"/>
          <w:moveFrom w:id="1446" w:author="Ben Fels" w:date="2024-12-21T12:01:00Z" w16du:dateUtc="2024-12-21T11:01:00Z"/>
        </w:rPr>
      </w:pPr>
      <w:moveFrom w:id="1447" w:author="Ben Fels" w:date="2024-12-21T12:01:00Z" w16du:dateUtc="2024-12-21T11:01:00Z">
        <w:del w:id="1448" w:author="Ben Fels" w:date="2024-12-21T12:02:00Z" w16du:dateUtc="2024-12-21T11:02:00Z">
          <w:r w:rsidDel="004328D8">
            <w:delText xml:space="preserve">Anstatt </w:delText>
          </w:r>
          <w:r w:rsidRPr="00E66081" w:rsidDel="004328D8">
            <w:delText>Modelle fü</w:delText>
          </w:r>
          <w:r w:rsidDel="004328D8">
            <w:delText xml:space="preserve">r jeden einzelnen Schritt zu trainieren, soll sich die Lernfähigkeit von LLMs zu Nutze gemacht werden. </w:delText>
          </w:r>
          <w:r w:rsidR="0062282A" w:rsidRPr="0062282A" w:rsidDel="004328D8">
            <w:rPr>
              <w:highlight w:val="magenta"/>
            </w:rPr>
            <w:fldChar w:fldCharType="begin"/>
          </w:r>
          <w:r w:rsidR="00D3251E" w:rsidDel="004328D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0062282A" w:rsidRPr="0062282A" w:rsidDel="004328D8">
            <w:rPr>
              <w:highlight w:val="magenta"/>
            </w:rPr>
            <w:fldChar w:fldCharType="separate"/>
          </w:r>
          <w:r w:rsidR="0062282A" w:rsidRPr="0062282A" w:rsidDel="004328D8">
            <w:rPr>
              <w:rFonts w:cs="Arial"/>
              <w:highlight w:val="magenta"/>
            </w:rPr>
            <w:delText>(Cheng et al., 2022)</w:delText>
          </w:r>
          <w:r w:rsidR="0062282A" w:rsidRPr="0062282A" w:rsidDel="004328D8">
            <w:rPr>
              <w:highlight w:val="magenta"/>
            </w:rPr>
            <w:fldChar w:fldCharType="end"/>
          </w:r>
          <w:r w:rsidR="0062282A" w:rsidDel="004328D8">
            <w:delText xml:space="preserve"> haben mit </w:delText>
          </w:r>
          <w:r w:rsidR="00BF6D43" w:rsidDel="004328D8">
            <w:delText xml:space="preserve">CESC und CEPE bereits mehrere Einzelaufgaben miteinander kombiniert. </w:delText>
          </w:r>
        </w:del>
      </w:moveFrom>
    </w:p>
    <w:p w14:paraId="76798622" w14:textId="0D51FC38" w:rsidR="007727C9" w:rsidDel="004328D8" w:rsidRDefault="00141E19" w:rsidP="00CF7AE6">
      <w:pPr>
        <w:rPr>
          <w:del w:id="1449" w:author="Ben Fels" w:date="2024-12-21T12:02:00Z" w16du:dateUtc="2024-12-21T11:02:00Z"/>
          <w:moveFrom w:id="1450" w:author="Ben Fels" w:date="2024-12-21T12:01:00Z" w16du:dateUtc="2024-12-21T11:01:00Z"/>
        </w:rPr>
      </w:pPr>
      <w:moveFrom w:id="1451" w:author="Ben Fels" w:date="2024-12-21T12:01:00Z" w16du:dateUtc="2024-12-21T11:01:00Z">
        <w:del w:id="1452" w:author="Ben Fels" w:date="2024-12-21T12:02:00Z" w16du:dateUtc="2024-12-21T11:02:00Z">
          <w:r w:rsidDel="004328D8">
            <w:delText xml:space="preserve">Für argument mining gibt es nicht ausreichend </w:delText>
          </w:r>
          <w:r w:rsidR="00DF2E22" w:rsidDel="004328D8">
            <w:delText>T</w:delText>
          </w:r>
          <w:r w:rsidDel="004328D8">
            <w:delText xml:space="preserve">rainingsdaten </w:delText>
          </w:r>
          <w:r w:rsidR="00DF2E22" w:rsidRPr="00DF2E22" w:rsidDel="004328D8">
            <w:rPr>
              <w:highlight w:val="magenta"/>
            </w:rPr>
            <w:fldChar w:fldCharType="begin"/>
          </w:r>
          <w:r w:rsidR="00DF2E22" w:rsidRPr="00DF2E22" w:rsidDel="004328D8">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00DF2E22" w:rsidRPr="00DF2E22" w:rsidDel="004328D8">
            <w:rPr>
              <w:highlight w:val="magenta"/>
            </w:rPr>
            <w:fldChar w:fldCharType="separate"/>
          </w:r>
          <w:r w:rsidR="00DF2E22" w:rsidRPr="00DF2E22" w:rsidDel="004328D8">
            <w:rPr>
              <w:rFonts w:cs="Arial"/>
              <w:highlight w:val="magenta"/>
            </w:rPr>
            <w:delText>(Morio et al., 2022)</w:delText>
          </w:r>
          <w:r w:rsidR="00DF2E22" w:rsidRPr="00DF2E22" w:rsidDel="004328D8">
            <w:rPr>
              <w:highlight w:val="magenta"/>
            </w:rPr>
            <w:fldChar w:fldCharType="end"/>
          </w:r>
        </w:del>
      </w:moveFrom>
    </w:p>
    <w:p w14:paraId="45348DBD" w14:textId="1D0B77D9" w:rsidR="000A4B0E" w:rsidDel="004328D8" w:rsidRDefault="00B15028" w:rsidP="00CF7AE6">
      <w:pPr>
        <w:rPr>
          <w:del w:id="1453" w:author="Ben Fels" w:date="2024-12-21T12:02:00Z" w16du:dateUtc="2024-12-21T11:02:00Z"/>
          <w:moveFrom w:id="1454" w:author="Ben Fels" w:date="2024-12-21T12:01:00Z" w16du:dateUtc="2024-12-21T11:01:00Z"/>
        </w:rPr>
      </w:pPr>
      <w:moveFrom w:id="1455" w:author="Ben Fels" w:date="2024-12-21T12:01:00Z" w16du:dateUtc="2024-12-21T11:01:00Z">
        <w:del w:id="1456" w:author="Ben Fels" w:date="2024-12-21T12:02:00Z" w16du:dateUtc="2024-12-21T11:02:00Z">
          <w:r w:rsidRPr="00B15028" w:rsidDel="004328D8">
            <w:delText xml:space="preserve">Die Ergebnisse von </w:delText>
          </w:r>
          <w:r w:rsidRPr="00DF2E22" w:rsidDel="004328D8">
            <w:rPr>
              <w:highlight w:val="magenta"/>
            </w:rPr>
            <w:fldChar w:fldCharType="begin"/>
          </w:r>
          <w:r w:rsidR="00D53DFB" w:rsidDel="004328D8">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4328D8">
            <w:rPr>
              <w:highlight w:val="magenta"/>
            </w:rPr>
            <w:fldChar w:fldCharType="separate"/>
          </w:r>
          <w:r w:rsidRPr="00DF2E22" w:rsidDel="004328D8">
            <w:rPr>
              <w:rFonts w:cs="Arial"/>
              <w:highlight w:val="magenta"/>
            </w:rPr>
            <w:delText>(Morio et al., 2022)</w:delText>
          </w:r>
          <w:r w:rsidRPr="00DF2E22" w:rsidDel="004328D8">
            <w:rPr>
              <w:highlight w:val="magenta"/>
            </w:rPr>
            <w:fldChar w:fldCharType="end"/>
          </w:r>
          <w:r w:rsidDel="004328D8">
            <w:delText xml:space="preserve"> </w:delText>
          </w:r>
          <w:r w:rsidR="00AF699E" w:rsidDel="004328D8">
            <w:delText xml:space="preserve">zeigen, dass multi-task argument mining </w:delText>
          </w:r>
          <w:r w:rsidR="009F27F9" w:rsidDel="004328D8">
            <w:delText>Modelle übertrifft, die auf einem einzigen Korpus trainiert wurden.</w:delText>
          </w:r>
        </w:del>
      </w:moveFrom>
    </w:p>
    <w:p w14:paraId="0B8A97F6" w14:textId="5C01727B" w:rsidR="000A4B0E" w:rsidDel="004328D8" w:rsidRDefault="000A4B0E" w:rsidP="00CF7AE6">
      <w:pPr>
        <w:rPr>
          <w:del w:id="1457" w:author="Ben Fels" w:date="2024-12-21T12:02:00Z" w16du:dateUtc="2024-12-21T11:02:00Z"/>
          <w:moveFrom w:id="1458" w:author="Ben Fels" w:date="2024-12-21T12:01:00Z" w16du:dateUtc="2024-12-21T11:01:00Z"/>
        </w:rPr>
      </w:pPr>
    </w:p>
    <w:p w14:paraId="52D9590B" w14:textId="6B49F99D" w:rsidR="00F310BC" w:rsidDel="004328D8" w:rsidRDefault="00D16D3F" w:rsidP="00CF7AE6">
      <w:pPr>
        <w:rPr>
          <w:del w:id="1459" w:author="Ben Fels" w:date="2024-12-21T12:02:00Z" w16du:dateUtc="2024-12-21T11:02:00Z"/>
          <w:moveFrom w:id="1460" w:author="Ben Fels" w:date="2024-12-21T12:01:00Z" w16du:dateUtc="2024-12-21T11:01:00Z"/>
        </w:rPr>
      </w:pPr>
      <w:moveFrom w:id="1461" w:author="Ben Fels" w:date="2024-12-21T12:01:00Z" w16du:dateUtc="2024-12-21T11:01:00Z">
        <w:del w:id="1462" w:author="Ben Fels" w:date="2024-12-21T12:02:00Z" w16du:dateUtc="2024-12-21T11:02:00Z">
          <w:r w:rsidRPr="00D16D3F" w:rsidDel="004328D8">
            <w:rPr>
              <w:i/>
            </w:rPr>
            <w:delText>„</w:delText>
          </w:r>
          <w:r w:rsidR="002B0CEF" w:rsidRPr="002B0CEF" w:rsidDel="004328D8">
            <w:rPr>
              <w:i/>
            </w:rPr>
            <w:delText>Unser Ansatz zum Parsen von Argumentationsstrukturen besteht aus fünf aufeinanderfolgenden Teilaufgaben, die in Abbildung 3 dargestellt sind.</w:delText>
          </w:r>
          <w:r w:rsidR="006E14BF" w:rsidDel="004328D8">
            <w:rPr>
              <w:i/>
            </w:rPr>
            <w:delText xml:space="preserve"> </w:delText>
          </w:r>
          <w:r w:rsidR="00D852AD" w:rsidRPr="00D16D3F" w:rsidDel="004328D8">
            <w:rPr>
              <w:i/>
            </w:rPr>
            <w:delText xml:space="preserve">Das Identifikationsmodell trennt argumentative von nicht-argumentativen Texteinheiten und erkennt die Grenzen der Argumentationskomponenten. Die nächsten drei Modelle bilden ein gemeinsames Modell zur Erkennung der Argumentationsstruktur. Wir trainieren zwei Basisklassifikatoren.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Basisklassifikatoren, um einen Baum (oder mehrere) in jedem Absatz zu finden. </w:delText>
          </w:r>
          <w:r w:rsidR="004A756C" w:rsidRPr="00D16D3F" w:rsidDel="004328D8">
            <w:rPr>
              <w:i/>
            </w:rPr>
            <w:delText>Schließlich unterscheidet das Modell zur Erkennung von Haltungen zwischen Unterstützungs- und Angriffsbeziehungen.</w:delText>
          </w:r>
          <w:r w:rsidDel="004328D8">
            <w:delText>“</w:delText>
          </w:r>
          <w:r w:rsidR="000537B9" w:rsidDel="004328D8">
            <w:delText xml:space="preserve"> </w:delText>
          </w:r>
          <w:r w:rsidR="000537B9" w:rsidRPr="00655AF2" w:rsidDel="004328D8">
            <w:rPr>
              <w:highlight w:val="magenta"/>
            </w:rPr>
            <w:fldChar w:fldCharType="begin"/>
          </w:r>
          <w:r w:rsidR="00895A9C" w:rsidDel="004328D8">
            <w:rPr>
              <w:highlight w:val="magenta"/>
            </w:rPr>
            <w:delInstrText xml:space="preserve"> ADDIN ZOTERO_ITEM CSL_CITATION {"citationID":"VnA8THR6","properties":{"formattedCitation":"(Stab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000537B9" w:rsidRPr="00655AF2" w:rsidDel="004328D8">
            <w:rPr>
              <w:highlight w:val="magenta"/>
            </w:rPr>
            <w:fldChar w:fldCharType="separate"/>
          </w:r>
          <w:r w:rsidR="00895A9C" w:rsidRPr="00895A9C" w:rsidDel="004328D8">
            <w:rPr>
              <w:rFonts w:cs="Arial"/>
              <w:highlight w:val="magenta"/>
            </w:rPr>
            <w:delText>(Stab &amp; Gurevych, 2017b, S. 634)</w:delText>
          </w:r>
          <w:r w:rsidR="000537B9" w:rsidRPr="00655AF2" w:rsidDel="004328D8">
            <w:rPr>
              <w:highlight w:val="magenta"/>
            </w:rPr>
            <w:fldChar w:fldCharType="end"/>
          </w:r>
          <w:r w:rsidR="00664BE6" w:rsidDel="004328D8">
            <w:delText xml:space="preserve"> </w:delText>
          </w:r>
          <w:r w:rsidR="00EB3CB5" w:rsidDel="004328D8">
            <w:delText xml:space="preserve">Bei den fünf Teilaufgaben werden diverse </w:delText>
          </w:r>
          <w:r w:rsidR="00275ED0" w:rsidDel="004328D8">
            <w:delText>Features berücksichtigt, wodurch die Komplexität zunimmt (</w:delText>
          </w:r>
          <w:r w:rsidR="005905EE" w:rsidDel="004328D8">
            <w:delText>strukurell, syntaktisch,…)</w:delText>
          </w:r>
          <w:r w:rsidR="00275ED0" w:rsidDel="004328D8">
            <w:delText>.</w:delText>
          </w:r>
          <w:r w:rsidR="005905EE" w:rsidDel="004328D8">
            <w:delText xml:space="preserve"> </w:delText>
          </w:r>
          <w:r w:rsidR="00EB64D7" w:rsidDel="004328D8">
            <w:delText>Das LLM hat bereits Erfahrung i</w:delText>
          </w:r>
          <w:r w:rsidR="00864274" w:rsidDel="004328D8">
            <w:delText>m Umgang mit Sprache. Es zieht sich aus den Beispielen die Muster</w:delText>
          </w:r>
          <w:r w:rsidR="00C96BD6" w:rsidDel="004328D8">
            <w:delText>.</w:delText>
          </w:r>
        </w:del>
      </w:moveFrom>
    </w:p>
    <w:p w14:paraId="0241F4ED" w14:textId="03E9E65D" w:rsidR="00F310BC" w:rsidDel="004328D8" w:rsidRDefault="00F310BC" w:rsidP="00CF7AE6">
      <w:pPr>
        <w:rPr>
          <w:del w:id="1463" w:author="Ben Fels" w:date="2024-12-21T12:02:00Z" w16du:dateUtc="2024-12-21T11:02:00Z"/>
          <w:moveFrom w:id="1464" w:author="Ben Fels" w:date="2024-12-21T12:01:00Z" w16du:dateUtc="2024-12-21T11:01:00Z"/>
        </w:rPr>
      </w:pPr>
      <w:moveFrom w:id="1465" w:author="Ben Fels" w:date="2024-12-21T12:01:00Z" w16du:dateUtc="2024-12-21T11:01:00Z">
        <w:del w:id="1466" w:author="Ben Fels" w:date="2024-12-21T12:02:00Z" w16du:dateUtc="2024-12-21T11:02:00Z">
          <w:r w:rsidRPr="00F310BC" w:rsidDel="004328D8">
            <w:rPr>
              <w:noProof/>
            </w:rPr>
            <w:drawing>
              <wp:inline distT="0" distB="0" distL="0" distR="0" wp14:anchorId="78F3B36C" wp14:editId="4CF9997E">
                <wp:extent cx="5579745" cy="1750695"/>
                <wp:effectExtent l="0" t="0" r="1905" b="1905"/>
                <wp:docPr id="40287178"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2"/>
                        <a:stretch>
                          <a:fillRect/>
                        </a:stretch>
                      </pic:blipFill>
                      <pic:spPr>
                        <a:xfrm>
                          <a:off x="0" y="0"/>
                          <a:ext cx="5579745" cy="1750695"/>
                        </a:xfrm>
                        <a:prstGeom prst="rect">
                          <a:avLst/>
                        </a:prstGeom>
                      </pic:spPr>
                    </pic:pic>
                  </a:graphicData>
                </a:graphic>
              </wp:inline>
            </w:drawing>
          </w:r>
        </w:del>
      </w:moveFrom>
    </w:p>
    <w:p w14:paraId="412A0EBF" w14:textId="11F13E87" w:rsidR="00441F7E" w:rsidRPr="00B06639" w:rsidDel="004328D8" w:rsidRDefault="004A756C" w:rsidP="00CF7AE6">
      <w:pPr>
        <w:rPr>
          <w:del w:id="1467" w:author="Ben Fels" w:date="2024-12-21T12:02:00Z" w16du:dateUtc="2024-12-21T11:02:00Z"/>
          <w:moveFrom w:id="1468" w:author="Ben Fels" w:date="2024-12-21T12:01:00Z" w16du:dateUtc="2024-12-21T11:01:00Z"/>
        </w:rPr>
      </w:pPr>
      <w:moveFrom w:id="1469" w:author="Ben Fels" w:date="2024-12-21T12:01:00Z" w16du:dateUtc="2024-12-21T11:01:00Z">
        <w:del w:id="1470" w:author="Ben Fels" w:date="2024-12-21T12:02:00Z" w16du:dateUtc="2024-12-21T11:02:00Z">
          <w:r w:rsidRPr="00B06639" w:rsidDel="004328D8">
            <w:delText xml:space="preserve"> </w:delText>
          </w:r>
          <w:r w:rsidRPr="00655AF2" w:rsidDel="004328D8">
            <w:rPr>
              <w:highlight w:val="magenta"/>
            </w:rPr>
            <w:fldChar w:fldCharType="begin"/>
          </w:r>
          <w:r w:rsidR="00895A9C" w:rsidDel="004328D8">
            <w:rPr>
              <w:highlight w:val="magenta"/>
            </w:rPr>
            <w:delInstrText xml:space="preserve"> ADDIN ZOTERO_ITEM CSL_CITATION {"citationID":"IgSBsxI5","properties":{"formattedCitation":"(Stab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Pr="00655AF2" w:rsidDel="004328D8">
            <w:rPr>
              <w:highlight w:val="magenta"/>
            </w:rPr>
            <w:fldChar w:fldCharType="separate"/>
          </w:r>
          <w:r w:rsidR="00895A9C" w:rsidRPr="00895A9C" w:rsidDel="004328D8">
            <w:rPr>
              <w:rFonts w:cs="Arial"/>
              <w:highlight w:val="magenta"/>
            </w:rPr>
            <w:delText>(Stab &amp; Gurevych, 2017b, S. 634)</w:delText>
          </w:r>
          <w:r w:rsidRPr="00655AF2" w:rsidDel="004328D8">
            <w:rPr>
              <w:highlight w:val="magenta"/>
            </w:rPr>
            <w:fldChar w:fldCharType="end"/>
          </w:r>
          <w:r w:rsidR="00C26483" w:rsidRPr="00B06639" w:rsidDel="004328D8">
            <w:delText xml:space="preserve"> </w:delText>
          </w:r>
        </w:del>
      </w:moveFrom>
    </w:p>
    <w:p w14:paraId="4239D3CE" w14:textId="618D125D" w:rsidR="00604EC2" w:rsidDel="004328D8" w:rsidRDefault="004D47EA" w:rsidP="00CF7AE6">
      <w:pPr>
        <w:rPr>
          <w:del w:id="1471" w:author="Ben Fels" w:date="2024-12-21T12:02:00Z" w16du:dateUtc="2024-12-21T11:02:00Z"/>
          <w:moveFrom w:id="1472" w:author="Ben Fels" w:date="2024-12-21T12:01:00Z" w16du:dateUtc="2024-12-21T11:01:00Z"/>
        </w:rPr>
      </w:pPr>
      <w:moveFrom w:id="1473" w:author="Ben Fels" w:date="2024-12-21T12:01:00Z" w16du:dateUtc="2024-12-21T11:01:00Z">
        <w:del w:id="1474" w:author="Ben Fels" w:date="2024-12-21T12:02:00Z" w16du:dateUtc="2024-12-21T11:02:00Z">
          <w:r w:rsidRPr="004D47EA" w:rsidDel="004328D8">
            <w:delText xml:space="preserve">Neben den 5 Modellen werden </w:delText>
          </w:r>
          <w:r w:rsidR="00095203" w:rsidRPr="004D47EA" w:rsidDel="004328D8">
            <w:delText xml:space="preserve">zum Proprocessing unter anderem lemmatizer und </w:delText>
          </w:r>
          <w:r w:rsidR="00441F7E" w:rsidRPr="004D47EA" w:rsidDel="004328D8">
            <w:delText>Part-of-speech-Tagger, constituent and dependency parser</w:delText>
          </w:r>
          <w:r w:rsidR="007D39D6" w:rsidRPr="004D47EA" w:rsidDel="004328D8">
            <w:delText xml:space="preserve"> </w:delText>
          </w:r>
          <w:r w:rsidRPr="004D47EA" w:rsidDel="004328D8">
            <w:delText>verwen</w:delText>
          </w:r>
          <w:r w:rsidDel="004328D8">
            <w:delText xml:space="preserve">det </w:delText>
          </w:r>
          <w:r w:rsidR="007D39D6" w:rsidRPr="00655AF2" w:rsidDel="004328D8">
            <w:rPr>
              <w:highlight w:val="magenta"/>
            </w:rPr>
            <w:fldChar w:fldCharType="begin"/>
          </w:r>
          <w:r w:rsidR="00895A9C" w:rsidDel="004328D8">
            <w:rPr>
              <w:highlight w:val="magenta"/>
            </w:rPr>
            <w:del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delInstrText>
          </w:r>
          <w:r w:rsidR="007D39D6" w:rsidRPr="00655AF2" w:rsidDel="004328D8">
            <w:rPr>
              <w:highlight w:val="magenta"/>
            </w:rPr>
            <w:fldChar w:fldCharType="separate"/>
          </w:r>
          <w:r w:rsidR="00895A9C" w:rsidRPr="00895A9C" w:rsidDel="004328D8">
            <w:rPr>
              <w:rFonts w:cs="Arial"/>
              <w:highlight w:val="magenta"/>
            </w:rPr>
            <w:delText>(Stab &amp; Gurevych, 2017b, S. 635)</w:delText>
          </w:r>
          <w:r w:rsidR="007D39D6" w:rsidRPr="00655AF2" w:rsidDel="004328D8">
            <w:rPr>
              <w:highlight w:val="magenta"/>
            </w:rPr>
            <w:fldChar w:fldCharType="end"/>
          </w:r>
          <w:r w:rsidDel="004328D8">
            <w:delText xml:space="preserve">. </w:delText>
          </w:r>
          <w:r w:rsidDel="004328D8">
            <w:sym w:font="Wingdings" w:char="F0E0"/>
          </w:r>
          <w:r w:rsidDel="004328D8">
            <w:delText xml:space="preserve"> Sehr aufwändig und benötigt viel Fachwissen</w:delText>
          </w:r>
          <w:r w:rsidR="002A357A" w:rsidDel="004328D8">
            <w:delText>. Alternativ über Sprachmodelle, welche gute Performance in NLP-Aufgaben haben.</w:delText>
          </w:r>
          <w:r w:rsidR="000428B9" w:rsidDel="004328D8">
            <w:delText xml:space="preserve"> Die Idee dahinter ist, dass </w:delText>
          </w:r>
          <w:r w:rsidR="000E7BC2" w:rsidDel="004328D8">
            <w:delText>Modelle komplexe Strukturen eigenständig erkennen</w:delText>
          </w:r>
          <w:r w:rsidR="00604EC2" w:rsidDel="004328D8">
            <w:sym w:font="Wingdings" w:char="F0E0"/>
          </w:r>
          <w:r w:rsidR="00604EC2" w:rsidDel="004328D8">
            <w:delText xml:space="preserve"> ggf. Abgleich, ob es besser ist die Aufgaben </w:delText>
          </w:r>
          <w:r w:rsidR="00AC5057" w:rsidDel="004328D8">
            <w:delText xml:space="preserve">der 5 Modelle vom LLM </w:delText>
          </w:r>
          <w:r w:rsidR="00604EC2" w:rsidDel="004328D8">
            <w:delText xml:space="preserve">nacheinander oder </w:delText>
          </w:r>
          <w:r w:rsidR="00AC5057" w:rsidDel="004328D8">
            <w:delText>auf einmal bearbeiten zu lassen.</w:delText>
          </w:r>
        </w:del>
      </w:moveFrom>
    </w:p>
    <w:p w14:paraId="39355F6E" w14:textId="0F87519C" w:rsidR="009F3849" w:rsidDel="004328D8" w:rsidRDefault="00CD4994" w:rsidP="00CF7AE6">
      <w:pPr>
        <w:rPr>
          <w:del w:id="1475" w:author="Ben Fels" w:date="2024-12-21T12:02:00Z" w16du:dateUtc="2024-12-21T11:02:00Z"/>
          <w:moveFrom w:id="1476" w:author="Ben Fels" w:date="2024-12-21T12:01:00Z" w16du:dateUtc="2024-12-21T11:01:00Z"/>
        </w:rPr>
      </w:pPr>
      <w:moveFrom w:id="1477" w:author="Ben Fels" w:date="2024-12-21T12:01:00Z" w16du:dateUtc="2024-12-21T11:01:00Z">
        <w:del w:id="1478" w:author="Ben Fels" w:date="2024-12-21T12:02:00Z" w16du:dateUtc="2024-12-21T11:02:00Z">
          <w:r w:rsidRPr="002803D0" w:rsidDel="004328D8">
            <w:rPr>
              <w:highlight w:val="magenta"/>
              <w:lang w:val="en-US"/>
            </w:rPr>
            <w:fldChar w:fldCharType="begin"/>
          </w:r>
          <w:r w:rsidR="00895A9C" w:rsidDel="004328D8">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4328D8">
            <w:rPr>
              <w:highlight w:val="magenta"/>
              <w:lang w:val="en-US"/>
            </w:rPr>
            <w:fldChar w:fldCharType="separate"/>
          </w:r>
          <w:r w:rsidR="00895A9C" w:rsidRPr="00895A9C" w:rsidDel="004328D8">
            <w:rPr>
              <w:rFonts w:cs="Arial"/>
              <w:highlight w:val="magenta"/>
            </w:rPr>
            <w:delText>(Stab &amp; Gurevych, 2017b, S. 636)</w:delText>
          </w:r>
          <w:r w:rsidRPr="002803D0" w:rsidDel="004328D8">
            <w:rPr>
              <w:highlight w:val="magenta"/>
              <w:lang w:val="en-US"/>
            </w:rPr>
            <w:fldChar w:fldCharType="end"/>
          </w:r>
          <w:r w:rsidR="002B21CD" w:rsidRPr="002B21CD" w:rsidDel="004328D8">
            <w:delText xml:space="preserve"> betrachten die Identifizierung von Argumentkomponenten als eine Sequenzetikettierungsaufgabe</w:delText>
          </w:r>
          <w:r w:rsidR="002B21CD" w:rsidDel="004328D8">
            <w:delText xml:space="preserve"> (sequence-labeling task)</w:delText>
          </w:r>
          <w:r w:rsidR="002B21CD" w:rsidRPr="002B21CD" w:rsidDel="004328D8">
            <w:delText xml:space="preserve"> auf Token-Ebene</w:delText>
          </w:r>
          <w:r w:rsidR="00D04D70" w:rsidDel="004328D8">
            <w:delText>, wobei das vollständige Essay als eine einzige Sequenz betrachtet wird.</w:delText>
          </w:r>
        </w:del>
      </w:moveFrom>
    </w:p>
    <w:p w14:paraId="5B91CCFB" w14:textId="676D0648" w:rsidR="00401BC9" w:rsidDel="004328D8" w:rsidRDefault="0098098B" w:rsidP="0098098B">
      <w:pPr>
        <w:pStyle w:val="Listenabsatz"/>
        <w:numPr>
          <w:ilvl w:val="0"/>
          <w:numId w:val="33"/>
        </w:numPr>
        <w:rPr>
          <w:del w:id="1479" w:author="Ben Fels" w:date="2024-12-21T12:02:00Z" w16du:dateUtc="2024-12-21T11:02:00Z"/>
          <w:moveFrom w:id="1480" w:author="Ben Fels" w:date="2024-12-21T12:01:00Z" w16du:dateUtc="2024-12-21T11:01:00Z"/>
        </w:rPr>
      </w:pPr>
      <w:moveFrom w:id="1481" w:author="Ben Fels" w:date="2024-12-21T12:01:00Z" w16du:dateUtc="2024-12-21T11:01:00Z">
        <w:del w:id="1482" w:author="Ben Fels" w:date="2024-12-21T12:02:00Z" w16du:dateUtc="2024-12-21T11:02:00Z">
          <w:r w:rsidDel="004328D8">
            <w:delText xml:space="preserve">Dementsprechend werden </w:delText>
          </w:r>
          <w:r w:rsidRPr="0098098B" w:rsidDel="004328D8">
            <w:delText>das erste Token jeder Argumentkomponente als „Arg-B“,</w:delText>
          </w:r>
        </w:del>
      </w:moveFrom>
    </w:p>
    <w:p w14:paraId="139F40B6" w14:textId="25F69C47" w:rsidR="00401BC9" w:rsidDel="004328D8" w:rsidRDefault="0098098B" w:rsidP="0098098B">
      <w:pPr>
        <w:pStyle w:val="Listenabsatz"/>
        <w:numPr>
          <w:ilvl w:val="0"/>
          <w:numId w:val="33"/>
        </w:numPr>
        <w:rPr>
          <w:del w:id="1483" w:author="Ben Fels" w:date="2024-12-21T12:02:00Z" w16du:dateUtc="2024-12-21T11:02:00Z"/>
          <w:moveFrom w:id="1484" w:author="Ben Fels" w:date="2024-12-21T12:01:00Z" w16du:dateUtc="2024-12-21T11:01:00Z"/>
        </w:rPr>
      </w:pPr>
      <w:moveFrom w:id="1485" w:author="Ben Fels" w:date="2024-12-21T12:01:00Z" w16du:dateUtc="2024-12-21T11:01:00Z">
        <w:del w:id="1486" w:author="Ben Fels" w:date="2024-12-21T12:02:00Z" w16du:dateUtc="2024-12-21T11:02:00Z">
          <w:r w:rsidRPr="0098098B" w:rsidDel="004328D8">
            <w:delText xml:space="preserve">die Token, die von einer Argumentkomponente abgedeckt werden, als „Arg-I“ </w:delText>
          </w:r>
        </w:del>
      </w:moveFrom>
    </w:p>
    <w:p w14:paraId="297BA726" w14:textId="78665A9B" w:rsidR="00706616" w:rsidDel="004328D8" w:rsidRDefault="0098098B" w:rsidP="0098098B">
      <w:pPr>
        <w:pStyle w:val="Listenabsatz"/>
        <w:numPr>
          <w:ilvl w:val="0"/>
          <w:numId w:val="33"/>
        </w:numPr>
        <w:rPr>
          <w:del w:id="1487" w:author="Ben Fels" w:date="2024-12-21T12:02:00Z" w16du:dateUtc="2024-12-21T11:02:00Z"/>
          <w:moveFrom w:id="1488" w:author="Ben Fels" w:date="2024-12-21T12:01:00Z" w16du:dateUtc="2024-12-21T11:01:00Z"/>
        </w:rPr>
      </w:pPr>
      <w:moveFrom w:id="1489" w:author="Ben Fels" w:date="2024-12-21T12:01:00Z" w16du:dateUtc="2024-12-21T11:01:00Z">
        <w:del w:id="1490" w:author="Ben Fels" w:date="2024-12-21T12:02:00Z" w16du:dateUtc="2024-12-21T11:02:00Z">
          <w:r w:rsidRPr="0098098B" w:rsidDel="004328D8">
            <w:delText>und die nicht-argumentativen Token als „O“.</w:delText>
          </w:r>
          <w:r w:rsidR="00401BC9" w:rsidDel="004328D8">
            <w:delText xml:space="preserve"> bezeichnet</w:delText>
          </w:r>
        </w:del>
      </w:moveFrom>
    </w:p>
    <w:p w14:paraId="7DECE47A" w14:textId="09AEEF53" w:rsidR="00186BD7" w:rsidDel="004328D8" w:rsidRDefault="00186BD7" w:rsidP="00186BD7">
      <w:pPr>
        <w:rPr>
          <w:del w:id="1491" w:author="Ben Fels" w:date="2024-12-21T12:02:00Z" w16du:dateUtc="2024-12-21T11:02:00Z"/>
          <w:moveFrom w:id="1492" w:author="Ben Fels" w:date="2024-12-21T12:01:00Z" w16du:dateUtc="2024-12-21T11:01:00Z"/>
        </w:rPr>
      </w:pPr>
    </w:p>
    <w:p w14:paraId="60F6C9AE" w14:textId="78467F77" w:rsidR="004806B5" w:rsidDel="004328D8" w:rsidRDefault="004040DC" w:rsidP="004806B5">
      <w:pPr>
        <w:rPr>
          <w:del w:id="1493" w:author="Ben Fels" w:date="2024-12-21T12:02:00Z" w16du:dateUtc="2024-12-21T11:02:00Z"/>
          <w:moveFrom w:id="1494" w:author="Ben Fels" w:date="2024-12-21T12:01:00Z" w16du:dateUtc="2024-12-21T11:01:00Z"/>
          <w:i/>
        </w:rPr>
      </w:pPr>
      <w:moveFrom w:id="1495" w:author="Ben Fels" w:date="2024-12-21T12:01:00Z" w16du:dateUtc="2024-12-21T11:01:00Z">
        <w:del w:id="1496" w:author="Ben Fels" w:date="2024-12-21T12:02:00Z" w16du:dateUtc="2024-12-21T11:02:00Z">
          <w:r w:rsidDel="004328D8">
            <w:rPr>
              <w:i/>
            </w:rPr>
            <w:delText>„</w:delText>
          </w:r>
          <w:r w:rsidRPr="004040DC" w:rsidDel="004328D8">
            <w:rPr>
              <w:i/>
            </w:rPr>
            <w:delText xml:space="preserve">In Abbildung 3 wird gezeigt, wie diese automatischen Aufgaben miteinander verknüpft sind. Ausgehend von der </w:delText>
          </w:r>
          <w:r w:rsidRPr="00E04EE0" w:rsidDel="004328D8">
            <w:rPr>
              <w:i/>
              <w:highlight w:val="yellow"/>
            </w:rPr>
            <w:delText>Identifizierung von Argumentkomponenten</w:delText>
          </w:r>
          <w:r w:rsidRPr="004040DC" w:rsidDel="004328D8">
            <w:rPr>
              <w:i/>
            </w:rPr>
            <w:delText xml:space="preserve"> durch Segmentierung und Klassifizierung als Teil des vorgebrachten Arguments oder nicht (diese Aufgaben werden manchmal gleichzeitig, manchmal getrennt durchgeführt, und manchmal wird die letztere Aufgabe ganz weggelassen), bewegen wir uns durch Ebenen zunehmender Komplexität: Erstens wird </w:delText>
          </w:r>
          <w:r w:rsidRPr="00FF3F40" w:rsidDel="004328D8">
            <w:rPr>
              <w:i/>
              <w:highlight w:val="yellow"/>
            </w:rPr>
            <w:delText>die Rolle einzelner Klauseln betrachte</w:delText>
          </w:r>
          <w:r w:rsidRPr="004040DC" w:rsidDel="004328D8">
            <w:rPr>
              <w:i/>
            </w:rPr>
            <w:delText xml:space="preserve">t (sowohl intrinsisch, z. B. ob es sich bei der Klausel um berichtete Rede handelt, als auch </w:delText>
          </w:r>
          <w:r w:rsidRPr="00197B16" w:rsidDel="004328D8">
            <w:rPr>
              <w:i/>
              <w:highlight w:val="yellow"/>
            </w:rPr>
            <w:delText>kontextuell, z. B. ob die Klausel die Schlussfolgerung eines Arguments ist</w:delText>
          </w:r>
          <w:r w:rsidRPr="004040DC" w:rsidDel="004328D8">
            <w:rPr>
              <w:i/>
            </w:rPr>
            <w:delText xml:space="preserve">); zweitens werden </w:delText>
          </w:r>
          <w:r w:rsidRPr="00F35FFD" w:rsidDel="004328D8">
            <w:rPr>
              <w:i/>
              <w:highlight w:val="yellow"/>
            </w:rPr>
            <w:delText>argumentative Beziehungen von einfachen Prämissen/Schlussfolgerungs-Beziehungen betrachtet</w:delText>
          </w:r>
          <w:r w:rsidRPr="004040DC" w:rsidDel="004328D8">
            <w:rPr>
              <w:i/>
            </w:rPr>
            <w:delText>; und drittens wird betrachtet, ob ein Satz von Klauseln eine komplexe argumentative Beziehung bildet, z. B. ein Beispiel für ein Argumentationsschema.</w:delText>
          </w:r>
          <w:r w:rsidDel="004328D8">
            <w:rPr>
              <w:i/>
            </w:rPr>
            <w:delText>“</w:delText>
          </w:r>
          <w:r w:rsidR="00D3251E" w:rsidDel="004328D8">
            <w:rPr>
              <w:i/>
            </w:rPr>
            <w:delText xml:space="preserve"> </w:delText>
          </w:r>
          <w:r w:rsidR="00D3251E" w:rsidRPr="005B641B" w:rsidDel="004328D8">
            <w:rPr>
              <w:i/>
              <w:highlight w:val="magenta"/>
            </w:rPr>
            <w:fldChar w:fldCharType="begin"/>
          </w:r>
          <w:r w:rsidR="00083590" w:rsidDel="004328D8">
            <w:rPr>
              <w:i/>
              <w:highlight w:val="magenta"/>
            </w:rPr>
            <w:del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delInstrText>
          </w:r>
          <w:r w:rsidR="00D3251E" w:rsidRPr="005B641B" w:rsidDel="004328D8">
            <w:rPr>
              <w:i/>
              <w:highlight w:val="magenta"/>
            </w:rPr>
            <w:fldChar w:fldCharType="separate"/>
          </w:r>
          <w:r w:rsidR="005B641B" w:rsidRPr="005B641B" w:rsidDel="004328D8">
            <w:rPr>
              <w:rFonts w:cs="Arial"/>
              <w:highlight w:val="magenta"/>
            </w:rPr>
            <w:delText>(Lawrence &amp; Reed, 2020, S. 787–788)</w:delText>
          </w:r>
          <w:r w:rsidR="00D3251E" w:rsidRPr="005B641B" w:rsidDel="004328D8">
            <w:rPr>
              <w:i/>
              <w:highlight w:val="magenta"/>
            </w:rPr>
            <w:fldChar w:fldCharType="end"/>
          </w:r>
        </w:del>
      </w:moveFrom>
    </w:p>
    <w:p w14:paraId="65CEB9AD" w14:textId="1A13F2D2" w:rsidR="004408DC" w:rsidDel="004328D8" w:rsidRDefault="00327E8E" w:rsidP="004806B5">
      <w:pPr>
        <w:rPr>
          <w:del w:id="1497" w:author="Ben Fels" w:date="2024-12-21T12:02:00Z" w16du:dateUtc="2024-12-21T11:02:00Z"/>
          <w:moveFrom w:id="1498" w:author="Ben Fels" w:date="2024-12-21T12:01:00Z" w16du:dateUtc="2024-12-21T11:01:00Z"/>
          <w:i/>
          <w:sz w:val="22"/>
          <w:szCs w:val="20"/>
        </w:rPr>
      </w:pPr>
      <w:moveFrom w:id="1499" w:author="Ben Fels" w:date="2024-12-21T12:01:00Z" w16du:dateUtc="2024-12-21T11:01:00Z">
        <w:del w:id="1500" w:author="Ben Fels" w:date="2024-12-21T12:02:00Z" w16du:dateUtc="2024-12-21T11:02:00Z">
          <w:r w:rsidDel="004328D8">
            <w:rPr>
              <w:i/>
              <w:noProof/>
              <w:sz w:val="22"/>
              <w:szCs w:val="20"/>
            </w:rPr>
            <w:delText>a</w:delText>
          </w:r>
          <w:r w:rsidR="004408DC" w:rsidRPr="004408DC" w:rsidDel="004328D8">
            <w:rPr>
              <w:i/>
              <w:noProof/>
              <w:sz w:val="22"/>
              <w:szCs w:val="20"/>
            </w:rPr>
            <w:drawing>
              <wp:inline distT="0" distB="0" distL="0" distR="0" wp14:anchorId="3C7F98E5" wp14:editId="0E075784">
                <wp:extent cx="5579745" cy="5134610"/>
                <wp:effectExtent l="0" t="0" r="1905" b="8890"/>
                <wp:docPr id="109344439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3"/>
                        <a:stretch>
                          <a:fillRect/>
                        </a:stretch>
                      </pic:blipFill>
                      <pic:spPr>
                        <a:xfrm>
                          <a:off x="0" y="0"/>
                          <a:ext cx="5579745" cy="5134610"/>
                        </a:xfrm>
                        <a:prstGeom prst="rect">
                          <a:avLst/>
                        </a:prstGeom>
                      </pic:spPr>
                    </pic:pic>
                  </a:graphicData>
                </a:graphic>
              </wp:inline>
            </w:drawing>
          </w:r>
        </w:del>
      </w:moveFrom>
    </w:p>
    <w:p w14:paraId="5D2CF356" w14:textId="2354B360" w:rsidR="007D716E" w:rsidRPr="00212B8C" w:rsidDel="004328D8" w:rsidRDefault="0065756F" w:rsidP="00E04EE0">
      <w:pPr>
        <w:pStyle w:val="Listenabsatz"/>
        <w:numPr>
          <w:ilvl w:val="0"/>
          <w:numId w:val="34"/>
        </w:numPr>
        <w:rPr>
          <w:del w:id="1501" w:author="Ben Fels" w:date="2024-12-21T12:02:00Z" w16du:dateUtc="2024-12-21T11:02:00Z"/>
          <w:moveFrom w:id="1502" w:author="Ben Fels" w:date="2024-12-21T12:01:00Z" w16du:dateUtc="2024-12-21T11:01:00Z"/>
          <w:sz w:val="22"/>
          <w:szCs w:val="20"/>
          <w:highlight w:val="magenta"/>
        </w:rPr>
      </w:pPr>
      <w:moveFrom w:id="1503" w:author="Ben Fels" w:date="2024-12-21T12:01:00Z" w16du:dateUtc="2024-12-21T11:01:00Z">
        <w:del w:id="1504" w:author="Ben Fels" w:date="2024-12-21T12:02:00Z" w16du:dateUtc="2024-12-21T11:02:00Z">
          <w:r w:rsidRPr="00E04EE0" w:rsidDel="004328D8">
            <w:rPr>
              <w:sz w:val="22"/>
              <w:szCs w:val="20"/>
            </w:rPr>
            <w:delText>Identifizierung von Argumentkomponenten:</w:delText>
          </w:r>
          <w:r w:rsidR="00327E8E" w:rsidDel="004328D8">
            <w:rPr>
              <w:sz w:val="22"/>
              <w:szCs w:val="20"/>
            </w:rPr>
            <w:delText xml:space="preserve"> Automatische Identifikation von argumentativen Sektionen im Text</w:delText>
          </w:r>
          <w:r w:rsidR="00DE4A7C" w:rsidDel="004328D8">
            <w:rPr>
              <w:sz w:val="22"/>
              <w:szCs w:val="20"/>
            </w:rPr>
            <w:delText xml:space="preserve"> entspricht einer argument/non-argument klassifikation</w:delText>
          </w:r>
          <w:r w:rsidR="004B793E" w:rsidDel="004328D8">
            <w:rPr>
              <w:sz w:val="22"/>
              <w:szCs w:val="20"/>
            </w:rPr>
            <w:delText xml:space="preserve"> </w:delText>
          </w:r>
          <w:r w:rsidR="004B793E" w:rsidRPr="004B793E" w:rsidDel="004328D8">
            <w:rPr>
              <w:sz w:val="22"/>
              <w:szCs w:val="20"/>
              <w:highlight w:val="magenta"/>
            </w:rPr>
            <w:fldChar w:fldCharType="begin"/>
          </w:r>
          <w:r w:rsidR="00083590" w:rsidDel="004328D8">
            <w:rPr>
              <w:sz w:val="22"/>
              <w:szCs w:val="20"/>
              <w:highlight w:val="magenta"/>
            </w:rPr>
            <w:del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delInstrText>
          </w:r>
          <w:r w:rsidR="004B793E" w:rsidRPr="004B793E" w:rsidDel="004328D8">
            <w:rPr>
              <w:sz w:val="22"/>
              <w:szCs w:val="20"/>
              <w:highlight w:val="magenta"/>
            </w:rPr>
            <w:fldChar w:fldCharType="separate"/>
          </w:r>
          <w:r w:rsidR="004B793E" w:rsidRPr="004B793E" w:rsidDel="004328D8">
            <w:rPr>
              <w:rFonts w:cs="Arial"/>
              <w:sz w:val="22"/>
              <w:highlight w:val="magenta"/>
            </w:rPr>
            <w:delText>(Lawrence &amp; Reed, 2020, S. 788)</w:delText>
          </w:r>
          <w:r w:rsidR="004B793E" w:rsidRPr="004B793E" w:rsidDel="004328D8">
            <w:rPr>
              <w:sz w:val="22"/>
              <w:szCs w:val="20"/>
              <w:highlight w:val="magenta"/>
            </w:rPr>
            <w:fldChar w:fldCharType="end"/>
          </w:r>
          <w:r w:rsidR="00655010" w:rsidDel="004328D8">
            <w:rPr>
              <w:sz w:val="22"/>
              <w:szCs w:val="20"/>
            </w:rPr>
            <w:delText xml:space="preserve">. </w:delText>
          </w:r>
          <w:r w:rsidR="005B5D37" w:rsidDel="004328D8">
            <w:rPr>
              <w:sz w:val="22"/>
              <w:szCs w:val="20"/>
            </w:rPr>
            <w:delText>Der Kontext</w:delText>
          </w:r>
          <w:r w:rsidR="00085FC8" w:rsidDel="004328D8">
            <w:rPr>
              <w:sz w:val="22"/>
              <w:szCs w:val="20"/>
            </w:rPr>
            <w:delText xml:space="preserve"> des Textes kann entscheidend sein, um zu bestimmen, ob es sich bei einem Satz um ein Teil eines </w:delText>
          </w:r>
          <w:r w:rsidR="00D90878" w:rsidDel="004328D8">
            <w:rPr>
              <w:sz w:val="22"/>
              <w:szCs w:val="20"/>
            </w:rPr>
            <w:delText xml:space="preserve">Arguments handelt oder nicht –&gt; siehe hierzu die Querverweise von </w:delText>
          </w:r>
          <w:r w:rsidR="00D90878" w:rsidRPr="00212B8C" w:rsidDel="004328D8">
            <w:rPr>
              <w:sz w:val="22"/>
              <w:szCs w:val="20"/>
              <w:highlight w:val="magenta"/>
            </w:rPr>
            <w:fldChar w:fldCharType="begin"/>
          </w:r>
          <w:r w:rsidR="00083590" w:rsidDel="004328D8">
            <w:rPr>
              <w:sz w:val="22"/>
              <w:szCs w:val="20"/>
              <w:highlight w:val="magenta"/>
            </w:rPr>
            <w:del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delInstrText>
          </w:r>
          <w:r w:rsidR="00D90878" w:rsidRPr="00212B8C" w:rsidDel="004328D8">
            <w:rPr>
              <w:sz w:val="22"/>
              <w:szCs w:val="20"/>
              <w:highlight w:val="magenta"/>
            </w:rPr>
            <w:fldChar w:fldCharType="separate"/>
          </w:r>
          <w:r w:rsidR="00D90878" w:rsidRPr="00212B8C" w:rsidDel="004328D8">
            <w:rPr>
              <w:rFonts w:cs="Arial"/>
              <w:sz w:val="22"/>
              <w:highlight w:val="magenta"/>
            </w:rPr>
            <w:delText>(Lawrence &amp; Reed, 2020, S. 789)</w:delText>
          </w:r>
          <w:r w:rsidR="00D90878" w:rsidRPr="00212B8C" w:rsidDel="004328D8">
            <w:rPr>
              <w:sz w:val="22"/>
              <w:szCs w:val="20"/>
              <w:highlight w:val="magenta"/>
            </w:rPr>
            <w:fldChar w:fldCharType="end"/>
          </w:r>
        </w:del>
      </w:moveFrom>
    </w:p>
    <w:p w14:paraId="0871F80B" w14:textId="221A992D" w:rsidR="00E04EE0" w:rsidDel="004328D8" w:rsidRDefault="00FF3F40" w:rsidP="00E04EE0">
      <w:pPr>
        <w:pStyle w:val="Listenabsatz"/>
        <w:numPr>
          <w:ilvl w:val="0"/>
          <w:numId w:val="34"/>
        </w:numPr>
        <w:rPr>
          <w:del w:id="1505" w:author="Ben Fels" w:date="2024-12-21T12:02:00Z" w16du:dateUtc="2024-12-21T11:02:00Z"/>
          <w:moveFrom w:id="1506" w:author="Ben Fels" w:date="2024-12-21T12:01:00Z" w16du:dateUtc="2024-12-21T11:01:00Z"/>
          <w:sz w:val="22"/>
          <w:szCs w:val="20"/>
        </w:rPr>
      </w:pPr>
      <w:moveFrom w:id="1507" w:author="Ben Fels" w:date="2024-12-21T12:01:00Z" w16du:dateUtc="2024-12-21T11:01:00Z">
        <w:del w:id="1508" w:author="Ben Fels" w:date="2024-12-21T12:02:00Z" w16du:dateUtc="2024-12-21T11:02:00Z">
          <w:r w:rsidDel="004328D8">
            <w:rPr>
              <w:sz w:val="22"/>
              <w:szCs w:val="20"/>
            </w:rPr>
            <w:delText>Rolle der Klauseln</w:delText>
          </w:r>
          <w:r w:rsidR="009F2CDB" w:rsidDel="004328D8">
            <w:rPr>
              <w:sz w:val="22"/>
              <w:szCs w:val="20"/>
            </w:rPr>
            <w:delText xml:space="preserve">: </w:delText>
          </w:r>
          <w:r w:rsidR="000B2AA6" w:rsidDel="004328D8">
            <w:rPr>
              <w:sz w:val="22"/>
              <w:szCs w:val="20"/>
            </w:rPr>
            <w:delText>E</w:delText>
          </w:r>
          <w:r w:rsidR="009F2CDB" w:rsidRPr="009F2CDB" w:rsidDel="004328D8">
            <w:rPr>
              <w:sz w:val="22"/>
              <w:szCs w:val="20"/>
            </w:rPr>
            <w:delText>s</w:delText>
          </w:r>
          <w:r w:rsidR="000B2AA6" w:rsidDel="004328D8">
            <w:rPr>
              <w:sz w:val="22"/>
              <w:szCs w:val="20"/>
            </w:rPr>
            <w:delText xml:space="preserve"> geht</w:delText>
          </w:r>
          <w:r w:rsidR="009F2CDB" w:rsidRPr="009F2CDB" w:rsidDel="004328D8">
            <w:rPr>
              <w:sz w:val="22"/>
              <w:szCs w:val="20"/>
            </w:rPr>
            <w:delText xml:space="preserve"> darum, die Funktion der einzelnen Textabschnitte zu identifizieren</w:delText>
          </w:r>
          <w:r w:rsidR="000B2AA6" w:rsidDel="004328D8">
            <w:rPr>
              <w:sz w:val="22"/>
              <w:szCs w:val="20"/>
            </w:rPr>
            <w:delText>, a)</w:delText>
          </w:r>
          <w:r w:rsidR="009F2CDB" w:rsidRPr="009F2CDB" w:rsidDel="004328D8">
            <w:rPr>
              <w:sz w:val="22"/>
              <w:szCs w:val="20"/>
            </w:rPr>
            <w:delText xml:space="preserve"> wobei zunächst die intrinsischen Eigenschaften betrachtet werden (z. B. ob ein Textabschnitt ein Beweis für eine Behauptung ist) und </w:delText>
          </w:r>
          <w:r w:rsidR="000B2AA6" w:rsidDel="004328D8">
            <w:rPr>
              <w:sz w:val="22"/>
              <w:szCs w:val="20"/>
            </w:rPr>
            <w:delText xml:space="preserve">b) </w:delText>
          </w:r>
          <w:r w:rsidR="009F2CDB" w:rsidRPr="009F2CDB" w:rsidDel="004328D8">
            <w:rPr>
              <w:sz w:val="22"/>
              <w:szCs w:val="20"/>
            </w:rPr>
            <w:delText>dann untersucht wird, wie ein Textabschnitt im Argument als Ganzes verwendet wird (z. B. Prämisse vs. Schlussfolgerung).</w:delText>
          </w:r>
          <w:r w:rsidR="00104E07" w:rsidDel="004328D8">
            <w:rPr>
              <w:sz w:val="22"/>
              <w:szCs w:val="20"/>
            </w:rPr>
            <w:delText xml:space="preserve"> </w:delText>
          </w:r>
          <w:r w:rsidR="00104E07" w:rsidRPr="00104E07" w:rsidDel="004328D8">
            <w:rPr>
              <w:sz w:val="22"/>
              <w:szCs w:val="20"/>
              <w:highlight w:val="magenta"/>
            </w:rPr>
            <w:fldChar w:fldCharType="begin"/>
          </w:r>
          <w:r w:rsidR="00083590" w:rsidDel="004328D8">
            <w:rPr>
              <w:sz w:val="22"/>
              <w:szCs w:val="20"/>
              <w:highlight w:val="magenta"/>
            </w:rPr>
            <w:del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delInstrText>
          </w:r>
          <w:r w:rsidR="00104E07" w:rsidRPr="00104E07" w:rsidDel="004328D8">
            <w:rPr>
              <w:sz w:val="22"/>
              <w:szCs w:val="20"/>
              <w:highlight w:val="magenta"/>
            </w:rPr>
            <w:fldChar w:fldCharType="separate"/>
          </w:r>
          <w:r w:rsidR="00104E07" w:rsidRPr="00104E07" w:rsidDel="004328D8">
            <w:rPr>
              <w:rFonts w:cs="Arial"/>
              <w:sz w:val="22"/>
              <w:highlight w:val="magenta"/>
            </w:rPr>
            <w:delText>(Lawrence &amp; Reed, 2020, S. 791)</w:delText>
          </w:r>
          <w:r w:rsidR="00104E07" w:rsidRPr="00104E07" w:rsidDel="004328D8">
            <w:rPr>
              <w:sz w:val="22"/>
              <w:szCs w:val="20"/>
              <w:highlight w:val="magenta"/>
            </w:rPr>
            <w:fldChar w:fldCharType="end"/>
          </w:r>
        </w:del>
      </w:moveFrom>
    </w:p>
    <w:p w14:paraId="4DEC0AB4" w14:textId="6B9A8119" w:rsidR="00EA32E7" w:rsidRPr="00E04EE0" w:rsidDel="004328D8" w:rsidRDefault="00FD19B2" w:rsidP="00E04EE0">
      <w:pPr>
        <w:pStyle w:val="Listenabsatz"/>
        <w:numPr>
          <w:ilvl w:val="0"/>
          <w:numId w:val="34"/>
        </w:numPr>
        <w:rPr>
          <w:del w:id="1509" w:author="Ben Fels" w:date="2024-12-21T12:02:00Z" w16du:dateUtc="2024-12-21T11:02:00Z"/>
          <w:moveFrom w:id="1510" w:author="Ben Fels" w:date="2024-12-21T12:01:00Z" w16du:dateUtc="2024-12-21T11:01:00Z"/>
          <w:sz w:val="22"/>
          <w:szCs w:val="20"/>
        </w:rPr>
      </w:pPr>
      <w:moveFrom w:id="1511" w:author="Ben Fels" w:date="2024-12-21T12:01:00Z" w16du:dateUtc="2024-12-21T11:01:00Z">
        <w:del w:id="1512" w:author="Ben Fels" w:date="2024-12-21T12:02:00Z" w16du:dateUtc="2024-12-21T11:02:00Z">
          <w:r w:rsidRPr="00FD19B2" w:rsidDel="004328D8">
            <w:rPr>
              <w:sz w:val="22"/>
              <w:szCs w:val="20"/>
            </w:rPr>
            <w:delText>Identifizierung relationaler Eigenschaften</w:delText>
          </w:r>
          <w:r w:rsidDel="004328D8">
            <w:rPr>
              <w:sz w:val="22"/>
              <w:szCs w:val="20"/>
            </w:rPr>
            <w:delText xml:space="preserve">: Generelle </w:delText>
          </w:r>
          <w:r w:rsidR="00BC1D3E" w:rsidDel="004328D8">
            <w:rPr>
              <w:sz w:val="22"/>
              <w:szCs w:val="20"/>
            </w:rPr>
            <w:delText>Beziehungen und Argumentative Beziehungen</w:delText>
          </w:r>
          <w:r w:rsidR="00B876DB" w:rsidDel="004328D8">
            <w:rPr>
              <w:sz w:val="22"/>
              <w:szCs w:val="20"/>
            </w:rPr>
            <w:delText>. Dies ist ein</w:delText>
          </w:r>
          <w:r w:rsidR="00426F2D" w:rsidDel="004328D8">
            <w:rPr>
              <w:sz w:val="22"/>
              <w:szCs w:val="20"/>
            </w:rPr>
            <w:delText>e komplexere Aufgabe, als die Rolle</w:delText>
          </w:r>
          <w:r w:rsidR="00293F5C" w:rsidDel="004328D8">
            <w:rPr>
              <w:sz w:val="22"/>
              <w:szCs w:val="20"/>
            </w:rPr>
            <w:delText xml:space="preserve"> der jeweiligen Komponenten zu bestimmen</w:delText>
          </w:r>
          <w:r w:rsidR="00DF5B0B" w:rsidDel="004328D8">
            <w:rPr>
              <w:sz w:val="22"/>
              <w:szCs w:val="20"/>
            </w:rPr>
            <w:delText>. Die</w:delText>
          </w:r>
          <w:r w:rsidR="00AA74AE" w:rsidDel="004328D8">
            <w:rPr>
              <w:sz w:val="22"/>
              <w:szCs w:val="20"/>
            </w:rPr>
            <w:delText xml:space="preserve"> Ansätze zur Identifizierung solcher Beziehungen bauen entweder auf </w:delText>
          </w:r>
          <w:r w:rsidR="00FF609B" w:rsidDel="004328D8">
            <w:rPr>
              <w:sz w:val="22"/>
              <w:szCs w:val="20"/>
            </w:rPr>
            <w:delText>der vorherigen Klassifikation</w:delText>
          </w:r>
          <w:r w:rsidR="00210CAE" w:rsidDel="004328D8">
            <w:rPr>
              <w:sz w:val="22"/>
              <w:szCs w:val="20"/>
            </w:rPr>
            <w:delText xml:space="preserve"> </w:delText>
          </w:r>
          <w:r w:rsidR="00FF609B" w:rsidDel="004328D8">
            <w:rPr>
              <w:sz w:val="22"/>
              <w:szCs w:val="20"/>
            </w:rPr>
            <w:delText xml:space="preserve">/ den Vorherigen Teilaufgaben auf oder versuchen die Beziehungen direkt zu </w:delText>
          </w:r>
          <w:r w:rsidR="00EB6D76" w:rsidDel="004328D8">
            <w:rPr>
              <w:sz w:val="22"/>
              <w:szCs w:val="20"/>
            </w:rPr>
            <w:delText xml:space="preserve">extrahieren </w:delText>
          </w:r>
          <w:r w:rsidR="009C132C" w:rsidRPr="009C132C" w:rsidDel="004328D8">
            <w:rPr>
              <w:sz w:val="22"/>
              <w:szCs w:val="20"/>
              <w:highlight w:val="magenta"/>
            </w:rPr>
            <w:fldChar w:fldCharType="begin"/>
          </w:r>
          <w:r w:rsidR="00083590" w:rsidDel="004328D8">
            <w:rPr>
              <w:sz w:val="22"/>
              <w:szCs w:val="20"/>
              <w:highlight w:val="magenta"/>
            </w:rPr>
            <w:del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delInstrText>
          </w:r>
          <w:r w:rsidR="009C132C" w:rsidRPr="009C132C" w:rsidDel="004328D8">
            <w:rPr>
              <w:sz w:val="22"/>
              <w:szCs w:val="20"/>
              <w:highlight w:val="magenta"/>
            </w:rPr>
            <w:fldChar w:fldCharType="separate"/>
          </w:r>
          <w:r w:rsidR="009C132C" w:rsidRPr="009C132C" w:rsidDel="004328D8">
            <w:rPr>
              <w:rFonts w:cs="Arial"/>
              <w:sz w:val="22"/>
              <w:highlight w:val="magenta"/>
            </w:rPr>
            <w:delText>(Lawrence &amp; Reed, 2020, S. 799)</w:delText>
          </w:r>
          <w:r w:rsidR="009C132C" w:rsidRPr="009C132C" w:rsidDel="004328D8">
            <w:rPr>
              <w:sz w:val="22"/>
              <w:szCs w:val="20"/>
              <w:highlight w:val="magenta"/>
            </w:rPr>
            <w:fldChar w:fldCharType="end"/>
          </w:r>
        </w:del>
      </w:moveFrom>
    </w:p>
    <w:p w14:paraId="50805301" w14:textId="21577C84" w:rsidR="0065756F" w:rsidRPr="007D716E" w:rsidDel="004328D8" w:rsidRDefault="0065756F" w:rsidP="004806B5">
      <w:pPr>
        <w:rPr>
          <w:del w:id="1513" w:author="Ben Fels" w:date="2024-12-21T12:02:00Z" w16du:dateUtc="2024-12-21T11:02:00Z"/>
          <w:moveFrom w:id="1514" w:author="Ben Fels" w:date="2024-12-21T12:01:00Z" w16du:dateUtc="2024-12-21T11:01:00Z"/>
          <w:sz w:val="22"/>
          <w:szCs w:val="20"/>
        </w:rPr>
      </w:pPr>
    </w:p>
    <w:p w14:paraId="1FE1A3ED" w14:textId="3450A51A" w:rsidR="004806B5" w:rsidRPr="0098098B" w:rsidDel="004328D8" w:rsidRDefault="004806B5" w:rsidP="004806B5">
      <w:pPr>
        <w:rPr>
          <w:del w:id="1515" w:author="Ben Fels" w:date="2024-12-21T12:02:00Z" w16du:dateUtc="2024-12-21T11:02:00Z"/>
          <w:moveFrom w:id="1516" w:author="Ben Fels" w:date="2024-12-21T12:01:00Z" w16du:dateUtc="2024-12-21T11:01:00Z"/>
        </w:rPr>
      </w:pPr>
    </w:p>
    <w:p w14:paraId="16C28B75" w14:textId="2743E10C" w:rsidR="00DF6B25" w:rsidDel="004328D8" w:rsidRDefault="000A4B0E" w:rsidP="00CF7AE6">
      <w:pPr>
        <w:rPr>
          <w:del w:id="1517" w:author="Ben Fels" w:date="2024-12-21T12:02:00Z" w16du:dateUtc="2024-12-21T11:02:00Z"/>
          <w:moveFrom w:id="1518" w:author="Ben Fels" w:date="2024-12-21T12:01:00Z" w16du:dateUtc="2024-12-21T11:01:00Z"/>
        </w:rPr>
      </w:pPr>
      <w:moveFrom w:id="1519" w:author="Ben Fels" w:date="2024-12-21T12:01:00Z" w16du:dateUtc="2024-12-21T11:01:00Z">
        <w:del w:id="1520" w:author="Ben Fels" w:date="2024-12-21T12:02:00Z" w16du:dateUtc="2024-12-21T11:02:00Z">
          <w:r w:rsidDel="004328D8">
            <w:delText xml:space="preserve">Um die Argumente zu extrahieren </w:delText>
          </w:r>
          <w:r w:rsidR="00D90236" w:rsidDel="004328D8">
            <w:delText>wird Prompt Engineering verwendet.</w:delText>
          </w:r>
        </w:del>
      </w:moveFrom>
    </w:p>
    <w:p w14:paraId="4A27F79D" w14:textId="14E2521A" w:rsidR="0088488E" w:rsidDel="004328D8" w:rsidRDefault="0088488E" w:rsidP="00CF7AE6">
      <w:pPr>
        <w:rPr>
          <w:del w:id="1521" w:author="Ben Fels" w:date="2024-12-21T12:02:00Z" w16du:dateUtc="2024-12-21T11:02:00Z"/>
          <w:moveFrom w:id="1522" w:author="Ben Fels" w:date="2024-12-21T12:01:00Z" w16du:dateUtc="2024-12-21T11:01:00Z"/>
        </w:rPr>
      </w:pPr>
      <w:moveFrom w:id="1523" w:author="Ben Fels" w:date="2024-12-21T12:01:00Z" w16du:dateUtc="2024-12-21T11:01:00Z">
        <w:del w:id="1524" w:author="Ben Fels" w:date="2024-12-21T12:02:00Z" w16du:dateUtc="2024-12-21T11:02:00Z">
          <w:r w:rsidRPr="00074B66" w:rsidDel="004328D8">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4328D8">
            <w:delText xml:space="preserve">“ </w:delText>
          </w:r>
          <w:r w:rsidR="005A7749" w:rsidRPr="005A7749" w:rsidDel="004328D8">
            <w:rPr>
              <w:highlight w:val="magenta"/>
            </w:rPr>
            <w:fldChar w:fldCharType="begin"/>
          </w:r>
          <w:r w:rsidR="00D47ED8" w:rsidDel="004328D8">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005A7749" w:rsidRPr="005A7749" w:rsidDel="004328D8">
            <w:rPr>
              <w:highlight w:val="magenta"/>
            </w:rPr>
            <w:fldChar w:fldCharType="separate"/>
          </w:r>
          <w:r w:rsidR="005A7749" w:rsidRPr="005A7749" w:rsidDel="004328D8">
            <w:rPr>
              <w:rFonts w:cs="Arial"/>
              <w:highlight w:val="magenta"/>
            </w:rPr>
            <w:delText>(Peldszus &amp; Stede, 2013, S. 25)</w:delText>
          </w:r>
          <w:r w:rsidR="005A7749" w:rsidRPr="005A7749" w:rsidDel="004328D8">
            <w:rPr>
              <w:highlight w:val="magenta"/>
            </w:rPr>
            <w:fldChar w:fldCharType="end"/>
          </w:r>
        </w:del>
      </w:moveFrom>
    </w:p>
    <w:p w14:paraId="7E425BA2" w14:textId="5C8D0EA1" w:rsidR="00BC48F9" w:rsidDel="004328D8" w:rsidRDefault="00BC48F9" w:rsidP="00CF7AE6">
      <w:pPr>
        <w:rPr>
          <w:del w:id="1525" w:author="Ben Fels" w:date="2024-12-21T12:02:00Z" w16du:dateUtc="2024-12-21T11:02:00Z"/>
          <w:moveFrom w:id="1526" w:author="Ben Fels" w:date="2024-12-21T12:01:00Z" w16du:dateUtc="2024-12-21T11:01:00Z"/>
        </w:rPr>
      </w:pPr>
      <w:moveFrom w:id="1527" w:author="Ben Fels" w:date="2024-12-21T12:01:00Z" w16du:dateUtc="2024-12-21T11:01:00Z">
        <w:del w:id="1528" w:author="Ben Fels" w:date="2024-12-21T12:02:00Z" w16du:dateUtc="2024-12-21T11:02:00Z">
          <w:r w:rsidDel="004328D8">
            <w:delText>Problem, dass auch bei menschlicher</w:delText>
          </w:r>
          <w:r w:rsidR="004F0808" w:rsidDel="004328D8">
            <w:delText xml:space="preserve"> Extraktion der Argumente (und </w:delText>
          </w:r>
          <w:r w:rsidR="00F4528D" w:rsidDel="004328D8">
            <w:delText>dazugehöriger Teile) Uneinigkeit hinsichtlich der Beschriftung besteht</w:delText>
          </w:r>
          <w:r w:rsidR="007B7C10" w:rsidDel="004328D8">
            <w:delText xml:space="preserve">, da </w:delText>
          </w:r>
          <w:r w:rsidR="009801E2" w:rsidDel="004328D8">
            <w:delText xml:space="preserve">eine pragmatische Annotation eine subjektive Einschätzung beinhaltet </w:delText>
          </w:r>
          <w:r w:rsidR="009801E2" w:rsidRPr="00EB396C" w:rsidDel="004328D8">
            <w:rPr>
              <w:highlight w:val="magenta"/>
            </w:rPr>
            <w:fldChar w:fldCharType="begin"/>
          </w:r>
          <w:r w:rsidR="00D47ED8" w:rsidDel="004328D8">
            <w:rPr>
              <w:highlight w:val="magenta"/>
            </w:rPr>
            <w:del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9801E2" w:rsidRPr="00EB396C" w:rsidDel="004328D8">
            <w:rPr>
              <w:highlight w:val="magenta"/>
            </w:rPr>
            <w:fldChar w:fldCharType="separate"/>
          </w:r>
          <w:r w:rsidR="009801E2" w:rsidRPr="00EB396C" w:rsidDel="004328D8">
            <w:rPr>
              <w:rFonts w:cs="Arial"/>
              <w:highlight w:val="magenta"/>
            </w:rPr>
            <w:delText>(Peldszus &amp; Stede, 2013, S. 27)</w:delText>
          </w:r>
          <w:r w:rsidR="009801E2" w:rsidRPr="00EB396C" w:rsidDel="004328D8">
            <w:rPr>
              <w:highlight w:val="magenta"/>
            </w:rPr>
            <w:fldChar w:fldCharType="end"/>
          </w:r>
        </w:del>
      </w:moveFrom>
    </w:p>
    <w:p w14:paraId="7D7E8EDC" w14:textId="5938714A" w:rsidR="00C00D8D" w:rsidDel="004328D8" w:rsidRDefault="00153AA3" w:rsidP="00CF7AE6">
      <w:pPr>
        <w:rPr>
          <w:del w:id="1529" w:author="Ben Fels" w:date="2024-12-21T12:02:00Z" w16du:dateUtc="2024-12-21T11:02:00Z"/>
          <w:moveFrom w:id="1530" w:author="Ben Fels" w:date="2024-12-21T12:01:00Z" w16du:dateUtc="2024-12-21T11:01:00Z"/>
        </w:rPr>
      </w:pPr>
      <w:moveFrom w:id="1531" w:author="Ben Fels" w:date="2024-12-21T12:01:00Z" w16du:dateUtc="2024-12-21T11:01:00Z">
        <w:del w:id="1532" w:author="Ben Fels" w:date="2024-12-21T12:02:00Z" w16du:dateUtc="2024-12-21T11:02:00Z">
          <w:r w:rsidDel="004328D8">
            <w:delText>Während die Theorie von eine</w:delText>
          </w:r>
          <w:r w:rsidR="00274D8E" w:rsidDel="004328D8">
            <w:delText xml:space="preserve">r </w:delText>
          </w:r>
          <w:r w:rsidDel="004328D8">
            <w:delText>sauberen Auflistung der</w:delText>
          </w:r>
          <w:r w:rsidR="003D3C6C" w:rsidDel="004328D8">
            <w:delText xml:space="preserve"> Argumente ausgeht, muss sich in der Praxis d</w:delText>
          </w:r>
          <w:r w:rsidR="00084175" w:rsidDel="004328D8">
            <w:delText xml:space="preserve">ie segmentbasierte Annotation </w:delText>
          </w:r>
          <w:r w:rsidR="003D3C6C" w:rsidDel="004328D8">
            <w:delText xml:space="preserve">an den </w:delText>
          </w:r>
          <w:r w:rsidDel="004328D8">
            <w:delText xml:space="preserve">sprachlichem Stil des Autoren </w:delText>
          </w:r>
          <w:r w:rsidR="003D3C6C" w:rsidDel="004328D8">
            <w:delText xml:space="preserve">anpassen </w:delText>
          </w:r>
          <w:r w:rsidR="003D3C6C" w:rsidRPr="00E26A8E" w:rsidDel="004328D8">
            <w:rPr>
              <w:highlight w:val="magenta"/>
            </w:rPr>
            <w:fldChar w:fldCharType="begin"/>
          </w:r>
          <w:r w:rsidR="00D47ED8" w:rsidDel="004328D8">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003D3C6C" w:rsidRPr="00E26A8E" w:rsidDel="004328D8">
            <w:rPr>
              <w:highlight w:val="magenta"/>
            </w:rPr>
            <w:fldChar w:fldCharType="separate"/>
          </w:r>
          <w:r w:rsidR="003D3C6C" w:rsidRPr="00E26A8E" w:rsidDel="004328D8">
            <w:rPr>
              <w:rFonts w:cs="Arial"/>
              <w:highlight w:val="magenta"/>
            </w:rPr>
            <w:delText>(Peldszus &amp; Stede, 2013, S. 11)</w:delText>
          </w:r>
          <w:r w:rsidR="003D3C6C" w:rsidRPr="00E26A8E" w:rsidDel="004328D8">
            <w:rPr>
              <w:highlight w:val="magenta"/>
            </w:rPr>
            <w:fldChar w:fldCharType="end"/>
          </w:r>
          <w:r w:rsidR="003D3C6C" w:rsidDel="004328D8">
            <w:delText>.</w:delText>
          </w:r>
          <w:r w:rsidR="00E76F0F" w:rsidDel="004328D8">
            <w:delText xml:space="preserve"> </w:delText>
          </w:r>
          <w:r w:rsidR="00C00D8D" w:rsidDel="004328D8">
            <w:delText xml:space="preserve">Die Pro- und Kontra-Argumente </w:delText>
          </w:r>
          <w:r w:rsidR="006D3C6D" w:rsidDel="004328D8">
            <w:delText xml:space="preserve">sind nicht immer direkt miteinander verbunden, sondern </w:delText>
          </w:r>
          <w:r w:rsidR="00C00D8D" w:rsidDel="004328D8">
            <w:delText xml:space="preserve">können </w:delText>
          </w:r>
          <w:r w:rsidR="006D3C6D" w:rsidDel="004328D8">
            <w:delText>im gesamten Text verteilt sein .</w:delText>
          </w:r>
        </w:del>
      </w:moveFrom>
    </w:p>
    <w:p w14:paraId="1B0B3F00" w14:textId="2987A32B" w:rsidR="00D87A19" w:rsidDel="004328D8" w:rsidRDefault="004B0377" w:rsidP="00CF7AE6">
      <w:pPr>
        <w:rPr>
          <w:del w:id="1533" w:author="Ben Fels" w:date="2024-12-21T12:02:00Z" w16du:dateUtc="2024-12-21T11:02:00Z"/>
          <w:moveFrom w:id="1534" w:author="Ben Fels" w:date="2024-12-21T12:01:00Z" w16du:dateUtc="2024-12-21T11:01:00Z"/>
        </w:rPr>
      </w:pPr>
      <w:moveFrom w:id="1535" w:author="Ben Fels" w:date="2024-12-21T12:01:00Z" w16du:dateUtc="2024-12-21T11:01:00Z">
        <w:del w:id="1536" w:author="Ben Fels" w:date="2024-12-21T12:02:00Z" w16du:dateUtc="2024-12-21T11:02:00Z">
          <w:r w:rsidDel="004328D8">
            <w:delText>Aufgrund des zeitlich Begrenzten Rahmens d</w:delText>
          </w:r>
          <w:r w:rsidR="00BF28D3" w:rsidDel="004328D8">
            <w:delText>er Untersuchung, wurde ein bereits annotierter Datensatz herangezogen.</w:delText>
          </w:r>
          <w:r w:rsidR="00931E7D" w:rsidDel="004328D8">
            <w:delText xml:space="preserve"> Eine Unterteilung in EDUs, ADUs, </w:delText>
          </w:r>
          <w:r w:rsidR="00E5227E" w:rsidDel="004328D8">
            <w:delText xml:space="preserve">und die Bestimmung der Beziehungen war somit nicht notwendig. Neben dem geringeren zeitlichen Aufwand ist auch die eine höhere Qualität </w:delText>
          </w:r>
          <w:r w:rsidR="00E90D59" w:rsidDel="004328D8">
            <w:delText>der Annotation von Vorteil</w:delText>
          </w:r>
          <w:r w:rsidR="000914DE" w:rsidDel="004328D8">
            <w:delText xml:space="preserve">. Die Annotation bei dem verwendeten Datensatz </w:delText>
          </w:r>
          <w:r w:rsidR="00E91FD3" w:rsidDel="004328D8">
            <w:delText>erfolgte von …</w:delText>
          </w:r>
        </w:del>
      </w:moveFrom>
    </w:p>
    <w:p w14:paraId="71C248AC" w14:textId="2974E1EA" w:rsidR="00991C10" w:rsidRPr="00991C10" w:rsidDel="004328D8" w:rsidRDefault="00991C10"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37" w:author="Ben Fels" w:date="2024-12-21T12:02:00Z" w16du:dateUtc="2024-12-21T11:02:00Z"/>
          <w:moveFrom w:id="1538" w:author="Ben Fels" w:date="2024-12-21T12:01:00Z" w16du:dateUtc="2024-12-21T11:01:00Z"/>
          <w:i/>
          <w:u w:val="single"/>
        </w:rPr>
      </w:pPr>
      <w:moveFrom w:id="1539" w:author="Ben Fels" w:date="2024-12-21T12:01:00Z" w16du:dateUtc="2024-12-21T11:01:00Z">
        <w:del w:id="1540" w:author="Ben Fels" w:date="2024-12-21T12:02:00Z" w16du:dateUtc="2024-12-21T11:02:00Z">
          <w:r w:rsidRPr="00991C10" w:rsidDel="004328D8">
            <w:rPr>
              <w:i/>
              <w:u w:val="single"/>
            </w:rPr>
            <w:delText>Wörterbuch</w:delText>
          </w:r>
        </w:del>
      </w:moveFrom>
    </w:p>
    <w:p w14:paraId="7D50FE97" w14:textId="2CF9B9CB" w:rsidR="00072EE4" w:rsidRPr="009309B1" w:rsidDel="004328D8" w:rsidRDefault="0090441E"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41" w:author="Ben Fels" w:date="2024-12-21T12:02:00Z" w16du:dateUtc="2024-12-21T11:02:00Z"/>
          <w:moveFrom w:id="1542" w:author="Ben Fels" w:date="2024-12-21T12:01:00Z" w16du:dateUtc="2024-12-21T11:01:00Z"/>
        </w:rPr>
      </w:pPr>
      <w:moveFrom w:id="1543" w:author="Ben Fels" w:date="2024-12-21T12:01:00Z" w16du:dateUtc="2024-12-21T11:01:00Z">
        <w:del w:id="1544" w:author="Ben Fels" w:date="2024-12-21T12:02:00Z" w16du:dateUtc="2024-12-21T11:02:00Z">
          <w:r w:rsidRPr="009309B1" w:rsidDel="004328D8">
            <w:delText xml:space="preserve">Claim – </w:delText>
          </w:r>
          <w:r w:rsidR="00D85D5B" w:rsidRPr="009309B1" w:rsidDel="004328D8">
            <w:delText>Behauptungen</w:delText>
          </w:r>
          <w:r w:rsidR="005A42C1" w:rsidDel="004328D8">
            <w:delText xml:space="preserve"> (Kann als Prämisse oder Schlussfolgerung dienen</w:delText>
          </w:r>
          <w:r w:rsidR="00A81DAE" w:rsidDel="004328D8">
            <w:delText xml:space="preserve"> </w:delText>
          </w:r>
          <w:r w:rsidR="00A81DAE" w:rsidDel="004328D8">
            <w:fldChar w:fldCharType="begin"/>
          </w:r>
          <w:r w:rsidR="00D47ED8" w:rsidDel="004328D8">
            <w:del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delInstrText>
          </w:r>
          <w:r w:rsidR="00A81DAE" w:rsidDel="004328D8">
            <w:fldChar w:fldCharType="separate"/>
          </w:r>
          <w:r w:rsidR="00A81DAE" w:rsidRPr="00A81DAE" w:rsidDel="004328D8">
            <w:rPr>
              <w:rFonts w:cs="Arial"/>
            </w:rPr>
            <w:delText>(</w:delText>
          </w:r>
          <w:r w:rsidR="00A81DAE" w:rsidRPr="00A81DAE" w:rsidDel="004328D8">
            <w:rPr>
              <w:rFonts w:cs="Arial"/>
              <w:highlight w:val="magenta"/>
            </w:rPr>
            <w:delText>Peldszus &amp; Stede, 2013, S. 9)</w:delText>
          </w:r>
          <w:r w:rsidR="00A81DAE" w:rsidDel="004328D8">
            <w:fldChar w:fldCharType="end"/>
          </w:r>
          <w:r w:rsidR="005A42C1" w:rsidDel="004328D8">
            <w:delText>)</w:delText>
          </w:r>
        </w:del>
      </w:moveFrom>
    </w:p>
    <w:p w14:paraId="021F04DD" w14:textId="4AFA43AA" w:rsidR="0090441E" w:rsidRP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45" w:author="Ben Fels" w:date="2024-12-21T12:02:00Z" w16du:dateUtc="2024-12-21T11:02:00Z"/>
          <w:moveFrom w:id="1546" w:author="Ben Fels" w:date="2024-12-21T12:01:00Z" w16du:dateUtc="2024-12-21T11:01:00Z"/>
        </w:rPr>
      </w:pPr>
      <w:moveFrom w:id="1547" w:author="Ben Fels" w:date="2024-12-21T12:01:00Z" w16du:dateUtc="2024-12-21T11:01:00Z">
        <w:del w:id="1548" w:author="Ben Fels" w:date="2024-12-21T12:02:00Z" w16du:dateUtc="2024-12-21T11:02:00Z">
          <w:r w:rsidRPr="009309B1" w:rsidDel="004328D8">
            <w:delText>Stances – Standpunkt</w:delText>
          </w:r>
          <w:r w:rsidR="00394FA3" w:rsidDel="004328D8">
            <w:delText xml:space="preserve"> / Haltung</w:delText>
          </w:r>
        </w:del>
      </w:moveFrom>
    </w:p>
    <w:p w14:paraId="2428B643" w14:textId="3ED2A249" w:rsid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49" w:author="Ben Fels" w:date="2024-12-21T12:02:00Z" w16du:dateUtc="2024-12-21T11:02:00Z"/>
          <w:moveFrom w:id="1550" w:author="Ben Fels" w:date="2024-12-21T12:01:00Z" w16du:dateUtc="2024-12-21T11:01:00Z"/>
        </w:rPr>
      </w:pPr>
      <w:moveFrom w:id="1551" w:author="Ben Fels" w:date="2024-12-21T12:01:00Z" w16du:dateUtc="2024-12-21T11:01:00Z">
        <w:del w:id="1552" w:author="Ben Fels" w:date="2024-12-21T12:02:00Z" w16du:dateUtc="2024-12-21T11:02:00Z">
          <w:r w:rsidRPr="009309B1" w:rsidDel="004328D8">
            <w:delText xml:space="preserve">Evidence </w:delText>
          </w:r>
          <w:r w:rsidR="00246FB5" w:rsidDel="004328D8">
            <w:delText>–</w:delText>
          </w:r>
          <w:r w:rsidRPr="009309B1" w:rsidDel="004328D8">
            <w:delText xml:space="preserve"> Beweise</w:delText>
          </w:r>
        </w:del>
      </w:moveFrom>
    </w:p>
    <w:p w14:paraId="17BC6FE2" w14:textId="19AFE230" w:rsidR="00AF7D22" w:rsidRPr="00E001C8" w:rsidDel="004328D8" w:rsidRDefault="001E4D8D"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53" w:author="Ben Fels" w:date="2024-12-21T12:02:00Z" w16du:dateUtc="2024-12-21T11:02:00Z"/>
          <w:moveFrom w:id="1554" w:author="Ben Fels" w:date="2024-12-21T12:01:00Z" w16du:dateUtc="2024-12-21T11:01:00Z"/>
        </w:rPr>
      </w:pPr>
      <w:moveFrom w:id="1555" w:author="Ben Fels" w:date="2024-12-21T12:01:00Z" w16du:dateUtc="2024-12-21T11:01:00Z">
        <w:del w:id="1556" w:author="Ben Fels" w:date="2024-12-21T12:02:00Z" w16du:dateUtc="2024-12-21T11:02:00Z">
          <w:r w:rsidRPr="00E001C8" w:rsidDel="004328D8">
            <w:delText>P</w:delText>
          </w:r>
          <w:r w:rsidR="00AF7D22" w:rsidRPr="00E001C8" w:rsidDel="004328D8">
            <w:delText>remise</w:delText>
          </w:r>
          <w:r w:rsidR="00BE4644" w:rsidRPr="00E001C8" w:rsidDel="004328D8">
            <w:delText xml:space="preserve"> </w:delText>
          </w:r>
          <w:r w:rsidR="00223F9C" w:rsidRPr="00E001C8" w:rsidDel="004328D8">
            <w:delText>–</w:delText>
          </w:r>
          <w:r w:rsidR="00BE4644" w:rsidRPr="00E001C8" w:rsidDel="004328D8">
            <w:delText xml:space="preserve"> Prämisse</w:delText>
          </w:r>
          <w:r w:rsidR="00223F9C" w:rsidRPr="00E001C8" w:rsidDel="004328D8">
            <w:delText xml:space="preserve"> (</w:delText>
          </w:r>
          <w:r w:rsidR="00E001C8" w:rsidRPr="00E001C8" w:rsidDel="004328D8">
            <w:delText xml:space="preserve">Voraussetzung, </w:delText>
          </w:r>
          <w:r w:rsidR="00E001C8" w:rsidDel="004328D8">
            <w:delText>Annahme)</w:delText>
          </w:r>
        </w:del>
      </w:moveFrom>
    </w:p>
    <w:p w14:paraId="27901DBA" w14:textId="0C771E78" w:rsidR="001E4D8D" w:rsidRPr="00E001C8" w:rsidDel="004328D8" w:rsidRDefault="004B4E35"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57" w:author="Ben Fels" w:date="2024-12-21T12:02:00Z" w16du:dateUtc="2024-12-21T11:02:00Z"/>
          <w:moveFrom w:id="1558" w:author="Ben Fels" w:date="2024-12-21T12:01:00Z" w16du:dateUtc="2024-12-21T11:01:00Z"/>
        </w:rPr>
      </w:pPr>
      <w:moveFrom w:id="1559" w:author="Ben Fels" w:date="2024-12-21T12:01:00Z" w16du:dateUtc="2024-12-21T11:01:00Z">
        <w:del w:id="1560" w:author="Ben Fels" w:date="2024-12-21T12:02:00Z" w16du:dateUtc="2024-12-21T11:02:00Z">
          <w:r w:rsidRPr="00E001C8" w:rsidDel="004328D8">
            <w:delText>C</w:delText>
          </w:r>
          <w:r w:rsidR="001E4D8D" w:rsidRPr="00E001C8" w:rsidDel="004328D8">
            <w:delText>onclusion</w:delText>
          </w:r>
          <w:r w:rsidR="005A42C1" w:rsidDel="004328D8">
            <w:delText xml:space="preserve"> – Schlussfolgerung </w:delText>
          </w:r>
        </w:del>
      </w:moveFrom>
    </w:p>
    <w:moveFromRangeEnd w:id="1246"/>
    <w:p w14:paraId="7D6DB4AD" w14:textId="00A030F7" w:rsidR="00E02FED" w:rsidRPr="0088488E" w:rsidDel="004328D8" w:rsidRDefault="00E02FED" w:rsidP="009A54C3">
      <w:pPr>
        <w:pStyle w:val="berschrift2"/>
        <w:rPr>
          <w:del w:id="1561" w:author="Ben Fels" w:date="2024-12-21T12:02:00Z" w16du:dateUtc="2024-12-21T11:02:00Z"/>
        </w:rPr>
      </w:pPr>
      <w:del w:id="1562" w:author="Ben Fels" w:date="2024-12-21T12:02:00Z" w16du:dateUtc="2024-12-21T11:02:00Z">
        <w:r w:rsidRPr="0088488E" w:rsidDel="004328D8">
          <w:delText xml:space="preserve">Argument </w:delText>
        </w:r>
        <w:r w:rsidR="008814F7" w:rsidRPr="0088488E" w:rsidDel="004328D8">
          <w:delText xml:space="preserve">diagramming </w:delText>
        </w:r>
        <w:r w:rsidR="006715D2" w:rsidRPr="0088488E" w:rsidDel="004328D8">
          <w:delText>techniques</w:delText>
        </w:r>
        <w:r w:rsidR="003B5CAB" w:rsidRPr="0088488E" w:rsidDel="004328D8">
          <w:delText xml:space="preserve"> / Argument Schemes</w:delText>
        </w:r>
      </w:del>
    </w:p>
    <w:p w14:paraId="29C2BC31" w14:textId="79912CF0" w:rsidR="008814F7" w:rsidDel="004328D8" w:rsidRDefault="008814F7" w:rsidP="00CF7AE6">
      <w:pPr>
        <w:rPr>
          <w:del w:id="1563" w:author="Ben Fels" w:date="2024-12-21T12:02:00Z" w16du:dateUtc="2024-12-21T11:02:00Z"/>
        </w:rPr>
      </w:pPr>
      <w:del w:id="1564" w:author="Ben Fels" w:date="2024-12-21T12:02:00Z" w16du:dateUtc="2024-12-21T11:02:00Z">
        <w:r w:rsidRPr="006715D2" w:rsidDel="004328D8">
          <w:delText>Darstellung der Argumente in einer Strukturierten Form</w:delText>
        </w:r>
        <w:r w:rsidR="00346616" w:rsidDel="004328D8">
          <w:delText>. Kann erst erfolgen,</w:delText>
        </w:r>
        <w:r w:rsidR="00760B27" w:rsidDel="004328D8">
          <w:delText xml:space="preserve"> nachdem die Komponenten einer Argumentation extrahiert wurden</w:delText>
        </w:r>
        <w:r w:rsidR="00D60E01" w:rsidDel="004328D8">
          <w:delText>.</w:delText>
        </w:r>
      </w:del>
    </w:p>
    <w:p w14:paraId="68A02BEA" w14:textId="6863BFB3" w:rsidR="001B52DD" w:rsidDel="004328D8" w:rsidRDefault="001B52DD" w:rsidP="00CF7AE6">
      <w:pPr>
        <w:rPr>
          <w:del w:id="1565" w:author="Ben Fels" w:date="2024-12-21T12:02:00Z" w16du:dateUtc="2024-12-21T11:02:00Z"/>
        </w:rPr>
      </w:pPr>
      <w:del w:id="1566" w:author="Ben Fels" w:date="2024-12-21T12:02:00Z" w16du:dateUtc="2024-12-21T11:02:00Z">
        <w:r w:rsidDel="004328D8">
          <w:delText xml:space="preserve">Nach </w:delText>
        </w:r>
        <w:r w:rsidRPr="00E10D08" w:rsidDel="004328D8">
          <w:rPr>
            <w:highlight w:val="magenta"/>
          </w:rPr>
          <w:fldChar w:fldCharType="begin"/>
        </w:r>
        <w:r w:rsidR="00D47ED8" w:rsidDel="004328D8">
          <w:rPr>
            <w:highlight w:val="magenta"/>
          </w:rPr>
          <w:del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E10D08" w:rsidDel="004328D8">
          <w:rPr>
            <w:highlight w:val="magenta"/>
          </w:rPr>
          <w:fldChar w:fldCharType="separate"/>
        </w:r>
        <w:r w:rsidRPr="00E10D08" w:rsidDel="004328D8">
          <w:rPr>
            <w:rFonts w:cs="Arial"/>
            <w:highlight w:val="magenta"/>
          </w:rPr>
          <w:delText>(Peldszus &amp; Stede, 2013, S. 6)</w:delText>
        </w:r>
        <w:r w:rsidRPr="00E10D08" w:rsidDel="004328D8">
          <w:rPr>
            <w:highlight w:val="magenta"/>
          </w:rPr>
          <w:fldChar w:fldCharType="end"/>
        </w:r>
        <w:r w:rsidR="00E10D08" w:rsidDel="004328D8">
          <w:delText xml:space="preserve"> können Argumente in einem Argument-Graphen abgebildet werden</w:delText>
        </w:r>
        <w:r w:rsidR="006421C1" w:rsidDel="004328D8">
          <w:delText>, mit dem Prämissen und Schlossfolgerungen als Knoten und der Beziehung zwischen Ihnen als Pfeil.</w:delText>
        </w:r>
        <w:r w:rsidR="006B328D" w:rsidDel="004328D8">
          <w:delText xml:space="preserve"> Die einfachste Konstellation </w:delText>
        </w:r>
        <w:r w:rsidR="00856224" w:rsidDel="004328D8">
          <w:delText xml:space="preserve">eines Arguments </w:delText>
        </w:r>
        <w:r w:rsidR="006B328D" w:rsidDel="004328D8">
          <w:delText>wäre demnach ein</w:delText>
        </w:r>
        <w:r w:rsidR="00856224" w:rsidDel="004328D8">
          <w:delText xml:space="preserve">e Schlussfolgerung, welche von einer Prämisse unterstützt wird. </w:delText>
        </w:r>
      </w:del>
    </w:p>
    <w:p w14:paraId="318837BC" w14:textId="792B5588" w:rsidR="00941F9C" w:rsidRPr="00664C71" w:rsidDel="004328D8" w:rsidRDefault="00941F9C" w:rsidP="00344A2C">
      <w:pPr>
        <w:pStyle w:val="Listenabsatz"/>
        <w:numPr>
          <w:ilvl w:val="0"/>
          <w:numId w:val="30"/>
        </w:numPr>
        <w:rPr>
          <w:del w:id="1567" w:author="Ben Fels" w:date="2024-12-21T12:02:00Z" w16du:dateUtc="2024-12-21T11:02:00Z"/>
          <w:highlight w:val="cyan"/>
          <w:rPrChange w:id="1568" w:author="Ben Fels" w:date="2024-12-21T18:08:00Z" w16du:dateUtc="2024-12-21T17:08:00Z">
            <w:rPr>
              <w:del w:id="1569" w:author="Ben Fels" w:date="2024-12-21T12:02:00Z" w16du:dateUtc="2024-12-21T11:02:00Z"/>
              <w:highlight w:val="cyan"/>
              <w:lang w:val="en-US"/>
            </w:rPr>
          </w:rPrChange>
        </w:rPr>
      </w:pPr>
      <w:del w:id="1570" w:author="Ben Fels" w:date="2024-12-21T12:02:00Z" w16du:dateUtc="2024-12-21T11:02:00Z">
        <w:r w:rsidRPr="00664C71" w:rsidDel="004328D8">
          <w:rPr>
            <w:highlight w:val="cyan"/>
            <w:rPrChange w:id="1571" w:author="Ben Fels" w:date="2024-12-21T18:08:00Z" w16du:dateUtc="2024-12-21T17:08:00Z">
              <w:rPr>
                <w:highlight w:val="cyan"/>
                <w:lang w:val="en-US"/>
              </w:rPr>
            </w:rPrChange>
          </w:rPr>
          <w:delText xml:space="preserve">Walton, D., Reed, C., &amp; Macagno, F. (2008). Argumentation schemes. Cambridge University Press. doi:10.1017/CBO9780511802034. </w:delText>
        </w:r>
      </w:del>
    </w:p>
    <w:p w14:paraId="67E012A2" w14:textId="73DEEA1B" w:rsidR="00344A2C" w:rsidRPr="00664C71" w:rsidDel="004328D8" w:rsidRDefault="00344A2C" w:rsidP="00344A2C">
      <w:pPr>
        <w:pStyle w:val="Listenabsatz"/>
        <w:numPr>
          <w:ilvl w:val="0"/>
          <w:numId w:val="30"/>
        </w:numPr>
        <w:rPr>
          <w:del w:id="1572" w:author="Ben Fels" w:date="2024-12-21T12:02:00Z" w16du:dateUtc="2024-12-21T11:02:00Z"/>
          <w:highlight w:val="cyan"/>
          <w:rPrChange w:id="1573" w:author="Ben Fels" w:date="2024-12-21T18:08:00Z" w16du:dateUtc="2024-12-21T17:08:00Z">
            <w:rPr>
              <w:del w:id="1574" w:author="Ben Fels" w:date="2024-12-21T12:02:00Z" w16du:dateUtc="2024-12-21T11:02:00Z"/>
              <w:highlight w:val="cyan"/>
              <w:lang w:val="en-US"/>
            </w:rPr>
          </w:rPrChange>
        </w:rPr>
      </w:pPr>
      <w:del w:id="1575" w:author="Ben Fels" w:date="2024-12-21T12:02:00Z" w16du:dateUtc="2024-12-21T11:02:00Z">
        <w:r w:rsidRPr="00664C71" w:rsidDel="004328D8">
          <w:rPr>
            <w:highlight w:val="cyan"/>
            <w:rPrChange w:id="1576" w:author="Ben Fels" w:date="2024-12-21T18:08:00Z" w16du:dateUtc="2024-12-21T17:08:00Z">
              <w:rPr>
                <w:highlight w:val="cyan"/>
                <w:lang w:val="en-US"/>
              </w:rPr>
            </w:rPrChange>
          </w:rPr>
          <w:delText>Reed, C., Walton, D., &amp; Macagno, F. (2007).Argument diagramming in logic, law and artificial intelligence. The Knowledge Engineering Review, 22(1), 87–109. doi:10.1017/S0269888907001051.</w:delText>
        </w:r>
      </w:del>
    </w:p>
    <w:p w14:paraId="66C7C1CE" w14:textId="46D0E917" w:rsidR="008814F7" w:rsidRPr="00664C71" w:rsidDel="004328D8" w:rsidRDefault="008814F7" w:rsidP="00CF7AE6">
      <w:pPr>
        <w:rPr>
          <w:del w:id="1577" w:author="Ben Fels" w:date="2024-12-21T12:02:00Z" w16du:dateUtc="2024-12-21T11:02:00Z"/>
          <w:rPrChange w:id="1578" w:author="Ben Fels" w:date="2024-12-21T18:08:00Z" w16du:dateUtc="2024-12-21T17:08:00Z">
            <w:rPr>
              <w:del w:id="1579" w:author="Ben Fels" w:date="2024-12-21T12:02:00Z" w16du:dateUtc="2024-12-21T11:02:00Z"/>
              <w:lang w:val="en-US"/>
            </w:rPr>
          </w:rPrChange>
        </w:rPr>
      </w:pPr>
    </w:p>
    <w:p w14:paraId="6E72EDCF" w14:textId="6A26F087" w:rsidR="004B4E35" w:rsidDel="007A763E" w:rsidRDefault="004B4E35" w:rsidP="009A54C3">
      <w:pPr>
        <w:pStyle w:val="berschrift2"/>
        <w:rPr>
          <w:del w:id="1580" w:author="Ben Fels" w:date="2024-12-16T22:06:00Z" w16du:dateUtc="2024-12-16T21:06:00Z"/>
        </w:rPr>
      </w:pPr>
      <w:del w:id="1581" w:author="Ben Fels" w:date="2024-12-16T22:06:00Z" w16du:dateUtc="2024-12-16T21:06:00Z">
        <w:r w:rsidRPr="00D93EB3" w:rsidDel="007A763E">
          <w:delText>Datensatz</w:delText>
        </w:r>
      </w:del>
    </w:p>
    <w:p w14:paraId="6E930610" w14:textId="24C22B13" w:rsidR="00FD1E0F" w:rsidDel="007A763E" w:rsidRDefault="00AC654E" w:rsidP="00CF7AE6">
      <w:pPr>
        <w:rPr>
          <w:del w:id="1582" w:author="Ben Fels" w:date="2024-12-16T22:06:00Z" w16du:dateUtc="2024-12-16T21:06:00Z"/>
        </w:rPr>
      </w:pPr>
      <w:del w:id="1583" w:author="Ben Fels" w:date="2024-12-16T22:06:00Z" w16du:dateUtc="2024-12-16T21:06:00Z">
        <w:r w:rsidDel="007A763E">
          <w:delText>Man könnte für jede Teilaufgabe einen eigenen Datensatz verwenden</w:delText>
        </w:r>
        <w:r w:rsidR="001D6870" w:rsidDel="007A763E">
          <w:delText xml:space="preserve">. Besser wäre es jedoch einen </w:delText>
        </w:r>
        <w:r w:rsidR="00E53301" w:rsidDel="007A763E">
          <w:delText>Datensatz zu verwenden, welcher sich für alle drei Teilaufgaben verwenden lässt. Damit b</w:delText>
        </w:r>
        <w:r w:rsidR="00CD5DC0" w:rsidDel="007A763E">
          <w:delText xml:space="preserve">edarf eines annotierten </w:delText>
        </w:r>
        <w:r w:rsidR="00993E5E" w:rsidDel="007A763E">
          <w:delText>Datensatzes,</w:delText>
        </w:r>
        <w:r w:rsidR="0071067D" w:rsidDel="007A763E">
          <w:delText xml:space="preserve"> in</w:delText>
        </w:r>
        <w:r w:rsidR="003B0C20" w:rsidDel="007A763E">
          <w:delText xml:space="preserve"> dem die </w:delText>
        </w:r>
        <w:r w:rsidR="0071067D" w:rsidDel="007A763E">
          <w:delText>argument-Komponenten und den argumentativen Beziehungen</w:delText>
        </w:r>
        <w:r w:rsidR="003B0C20" w:rsidDel="007A763E">
          <w:delText xml:space="preserve"> ausgewiesen werden. Anhand der Grundwahrheit kann die Ausgabe des LLMs evaluiert werden</w:delText>
        </w:r>
        <w:r w:rsidR="00EB4438" w:rsidDel="007A763E">
          <w:delText>.</w:delText>
        </w:r>
      </w:del>
    </w:p>
    <w:p w14:paraId="482C4E3C" w14:textId="59A1335C" w:rsidR="008D1A12" w:rsidRPr="00804DEE" w:rsidDel="007A763E" w:rsidRDefault="008D1A12" w:rsidP="00CF7AE6">
      <w:pPr>
        <w:rPr>
          <w:del w:id="1584" w:author="Ben Fels" w:date="2024-12-16T22:06:00Z" w16du:dateUtc="2024-12-16T21:06:00Z"/>
          <w:i/>
        </w:rPr>
      </w:pPr>
      <w:del w:id="1585" w:author="Ben Fels" w:date="2024-12-16T22:06:00Z" w16du:dateUtc="2024-12-16T21:06:00Z">
        <w:r w:rsidRPr="008D1A12" w:rsidDel="007A763E">
          <w:rPr>
            <w:i/>
          </w:rPr>
          <w:delText>„Für beide Hauptaufgaben des Argument Mining werden qualitativ hochwertige annotierte Korpora benötigt, um die Leistung automatisierter Ansätze zu trainieren und zu bewerten</w:delText>
        </w:r>
        <w:r w:rsidR="0020041F" w:rsidDel="007A763E">
          <w:rPr>
            <w:i/>
          </w:rPr>
          <w:delText xml:space="preserve">. </w:delText>
        </w:r>
        <w:r w:rsidR="0020041F" w:rsidRPr="0020041F" w:rsidDel="007A763E">
          <w:rPr>
            <w:i/>
          </w:rPr>
          <w:delText>Die Zuverlässigkeit eines annotierten Korpus wird durch die Berechnung der Übereinstimmung zwischen den Annotatoren gewährleistet, die den Grad der Übereinstimmung bei der Durchführung der Annotationsaufgabe zwischen den beteiligten Annotatoren misst.</w:delText>
        </w:r>
        <w:r w:rsidR="009B1874" w:rsidRPr="009B1874" w:rsidDel="007A763E">
          <w:delText xml:space="preserve"> </w:delText>
        </w:r>
        <w:r w:rsidR="009B1874" w:rsidRPr="009B1874" w:rsidDel="007A763E">
          <w:rPr>
            <w:i/>
          </w:rPr>
          <w:delText>Bei der Erstellung eines Datensatzes für die Vorhersage von Beziehungen ist das statistische Maß für die Berechnung der Übereinstimmung zwischen den von den Kommentatoren vergebenen Bezeichnungen der Cohen's Kappa-Koeffizient</w:delText>
        </w:r>
        <w:r w:rsidR="00E41FD3" w:rsidDel="007A763E">
          <w:rPr>
            <w:i/>
          </w:rPr>
          <w:delText xml:space="preserve">. </w:delText>
        </w:r>
        <w:r w:rsidR="00E41FD3" w:rsidRPr="00E41FD3" w:rsidDel="007A763E">
          <w:rPr>
            <w:i/>
          </w:rPr>
          <w:delText>Wenn die Bewerter vollständig übereinstimmen, dann = 1, wenn es keine Übereinstimmung zwischen den Bewertern gibt, die über das hinausgeht, was zufällig zu erwarten wäre, = 0. Bei NLP-Aufgaben wird die Übereinstimmung als signifikant angesehen, wenn sie &gt;0,6 ist.</w:delText>
        </w:r>
        <w:r w:rsidRPr="008D1A12" w:rsidDel="007A763E">
          <w:rPr>
            <w:i/>
          </w:rPr>
          <w:delText>“</w:delText>
        </w:r>
        <w:r w:rsidDel="007A763E">
          <w:rPr>
            <w:i/>
          </w:rPr>
          <w:delText xml:space="preserve"> </w:delText>
        </w:r>
        <w:r w:rsidRPr="00104FE4" w:rsidDel="007A763E">
          <w:rPr>
            <w:i/>
            <w:highlight w:val="magenta"/>
          </w:rPr>
          <w:fldChar w:fldCharType="begin"/>
        </w:r>
        <w:r w:rsidR="004E5B9A" w:rsidDel="007A763E">
          <w:rPr>
            <w:i/>
            <w:highlight w:val="magenta"/>
          </w:rPr>
          <w:del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delInstrText>
        </w:r>
        <w:r w:rsidR="004E5B9A" w:rsidRPr="00664C71" w:rsidDel="007A763E">
          <w:rPr>
            <w:i/>
            <w:highlight w:val="magenta"/>
            <w:rPrChange w:id="1586" w:author="Ben Fels" w:date="2024-12-21T18:08:00Z" w16du:dateUtc="2024-12-21T17:08:00Z">
              <w:rPr>
                <w:i/>
                <w:highlight w:val="magenta"/>
                <w:lang w:val="en-US"/>
              </w:rPr>
            </w:rPrChange>
          </w:rPr>
          <w:del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RPr="00104FE4" w:rsidDel="007A763E">
          <w:rPr>
            <w:i/>
            <w:highlight w:val="magenta"/>
          </w:rPr>
          <w:fldChar w:fldCharType="separate"/>
        </w:r>
        <w:r w:rsidRPr="00664C71" w:rsidDel="007A763E">
          <w:rPr>
            <w:rFonts w:cs="Arial"/>
            <w:highlight w:val="magenta"/>
            <w:rPrChange w:id="1587" w:author="Ben Fels" w:date="2024-12-21T18:08:00Z" w16du:dateUtc="2024-12-21T17:08:00Z">
              <w:rPr>
                <w:rFonts w:cs="Arial"/>
                <w:highlight w:val="magenta"/>
                <w:lang w:val="en-US"/>
              </w:rPr>
            </w:rPrChange>
          </w:rPr>
          <w:delText>(Cabrio &amp; Villata, 2018, S. 5428)</w:delText>
        </w:r>
        <w:r w:rsidRPr="00104FE4" w:rsidDel="007A763E">
          <w:rPr>
            <w:i/>
            <w:highlight w:val="magenta"/>
          </w:rPr>
          <w:fldChar w:fldCharType="end"/>
        </w:r>
        <w:r w:rsidR="00024793" w:rsidRPr="00664C71" w:rsidDel="007A763E">
          <w:rPr>
            <w:i/>
            <w:rPrChange w:id="1588" w:author="Ben Fels" w:date="2024-12-21T18:08:00Z" w16du:dateUtc="2024-12-21T17:08:00Z">
              <w:rPr>
                <w:i/>
                <w:lang w:val="en-US"/>
              </w:rPr>
            </w:rPrChange>
          </w:rPr>
          <w:delText xml:space="preserve"> </w:delText>
        </w:r>
        <w:r w:rsidR="00024793" w:rsidRPr="00024793" w:rsidDel="007A763E">
          <w:sym w:font="Wingdings" w:char="F0E0"/>
        </w:r>
        <w:r w:rsidR="00024793" w:rsidRPr="00664C71" w:rsidDel="007A763E">
          <w:rPr>
            <w:rPrChange w:id="1589" w:author="Ben Fels" w:date="2024-12-21T18:08:00Z" w16du:dateUtc="2024-12-21T17:08:00Z">
              <w:rPr>
                <w:lang w:val="en-US"/>
              </w:rPr>
            </w:rPrChange>
          </w:rPr>
          <w:delText xml:space="preserve"> For more details about inter-annotator agreement, we refer the reader to [Artstein, 2017]</w:delText>
        </w:r>
        <w:r w:rsidR="00224939" w:rsidRPr="00664C71" w:rsidDel="007A763E">
          <w:rPr>
            <w:rPrChange w:id="1590" w:author="Ben Fels" w:date="2024-12-21T18:08:00Z" w16du:dateUtc="2024-12-21T17:08:00Z">
              <w:rPr>
                <w:lang w:val="en-US"/>
              </w:rPr>
            </w:rPrChange>
          </w:rPr>
          <w:delText xml:space="preserve"> </w:delText>
        </w:r>
        <w:r w:rsidR="00224939" w:rsidRPr="00224939" w:rsidDel="007A763E">
          <w:rPr>
            <w:lang w:val="en-US"/>
          </w:rPr>
          <w:sym w:font="Wingdings" w:char="F0E0"/>
        </w:r>
        <w:r w:rsidR="00224939" w:rsidRPr="00664C71" w:rsidDel="007A763E">
          <w:rPr>
            <w:rPrChange w:id="1591" w:author="Ben Fels" w:date="2024-12-21T18:08:00Z" w16du:dateUtc="2024-12-21T17:08:00Z">
              <w:rPr>
                <w:lang w:val="en-US"/>
              </w:rPr>
            </w:rPrChange>
          </w:rPr>
          <w:delText xml:space="preserve"> </w:delText>
        </w:r>
        <w:r w:rsidR="00804DEE" w:rsidRPr="00664C71" w:rsidDel="007A763E">
          <w:rPr>
            <w:rPrChange w:id="1592" w:author="Ben Fels" w:date="2024-12-21T18:08:00Z" w16du:dateUtc="2024-12-21T17:08:00Z">
              <w:rPr>
                <w:lang w:val="en-US"/>
              </w:rPr>
            </w:rPrChange>
          </w:rPr>
          <w:delText xml:space="preserve"> [Artstein, 2017] Ron Artstein. </w:delText>
        </w:r>
        <w:r w:rsidR="00804DEE" w:rsidRPr="00804DEE" w:rsidDel="007A763E">
          <w:delText>Inter-annotator Agreement, pages 297–313. Springer Netherlands, Dordrecht, 2017.</w:delText>
        </w:r>
      </w:del>
    </w:p>
    <w:p w14:paraId="64F25EAA" w14:textId="4B658E0A" w:rsidR="003E3BC8" w:rsidDel="007A763E" w:rsidRDefault="00FD1E0F" w:rsidP="00CF7AE6">
      <w:pPr>
        <w:rPr>
          <w:del w:id="1593" w:author="Ben Fels" w:date="2024-12-16T22:06:00Z" w16du:dateUtc="2024-12-16T21:06:00Z"/>
        </w:rPr>
      </w:pPr>
      <w:del w:id="1594" w:author="Ben Fels" w:date="2024-12-16T22:06:00Z" w16du:dateUtc="2024-12-16T21:06:00Z">
        <w:r w:rsidDel="007A763E">
          <w:delText xml:space="preserve">Einen Vergleich </w:delText>
        </w:r>
        <w:r w:rsidR="00BF1970" w:rsidDel="007A763E">
          <w:delText xml:space="preserve">verfügbarer Datensätze bieten </w:delText>
        </w:r>
        <w:r w:rsidDel="007A763E">
          <w:delText xml:space="preserve">beispielsweise </w:delText>
        </w:r>
        <w:r w:rsidRPr="00BF1970" w:rsidDel="007A763E">
          <w:rPr>
            <w:highlight w:val="magenta"/>
          </w:rPr>
          <w:fldChar w:fldCharType="begin"/>
        </w:r>
        <w:r w:rsidR="004E5B9A" w:rsidDel="007A763E">
          <w:rPr>
            <w:highlight w:val="magenta"/>
          </w:rPr>
          <w:del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R="00BF1970" w:rsidDel="007A763E">
          <w:delText>.</w:delText>
        </w:r>
      </w:del>
    </w:p>
    <w:p w14:paraId="258B7E1A" w14:textId="408AAC06" w:rsidR="00D1402E" w:rsidRPr="003143FC" w:rsidDel="007A763E" w:rsidRDefault="00D1402E" w:rsidP="00CF7AE6">
      <w:pPr>
        <w:rPr>
          <w:del w:id="1595" w:author="Ben Fels" w:date="2024-12-16T22:06:00Z" w16du:dateUtc="2024-12-16T21:06:00Z"/>
        </w:rPr>
      </w:pPr>
      <w:del w:id="1596" w:author="Ben Fels" w:date="2024-12-16T22:06:00Z" w16du:dateUtc="2024-12-16T21:06:00Z">
        <w:r w:rsidDel="007A763E">
          <w:rPr>
            <w:i/>
          </w:rPr>
          <w:delText>„</w:delText>
        </w:r>
        <w:r w:rsidRPr="00D1402E" w:rsidDel="007A763E">
          <w:rPr>
            <w:i/>
          </w:rPr>
          <w:delText>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delText>
        </w:r>
        <w:r w:rsidDel="007A763E">
          <w:rPr>
            <w:i/>
          </w:rPr>
          <w:delText xml:space="preserve">“ </w:delText>
        </w:r>
        <w:r w:rsidRPr="00BF1970" w:rsidDel="007A763E">
          <w:rPr>
            <w:highlight w:val="magenta"/>
          </w:rPr>
          <w:fldChar w:fldCharType="begin"/>
        </w:r>
        <w:r w:rsidR="004E5B9A" w:rsidDel="007A763E">
          <w:rPr>
            <w:highlight w:val="magenta"/>
          </w:rPr>
          <w:del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Del="007A763E">
          <w:delText>.</w:delText>
        </w:r>
      </w:del>
    </w:p>
    <w:p w14:paraId="7CC8CC1A" w14:textId="45142ACC" w:rsidR="003E3BC8" w:rsidDel="007A763E" w:rsidRDefault="000D48F0" w:rsidP="00CF7AE6">
      <w:pPr>
        <w:rPr>
          <w:del w:id="1597" w:author="Ben Fels" w:date="2024-12-16T22:06:00Z" w16du:dateUtc="2024-12-16T21:06:00Z"/>
          <w:i/>
        </w:rPr>
      </w:pPr>
      <w:del w:id="1598" w:author="Ben Fels" w:date="2024-12-16T22:06:00Z" w16du:dateUtc="2024-12-16T21:06:00Z">
        <w:r w:rsidRPr="00A14854" w:rsidDel="007A763E">
          <w:rPr>
            <w:i/>
            <w:highlight w:val="magenta"/>
          </w:rPr>
          <w:fldChar w:fldCharType="begin"/>
        </w:r>
        <w:r w:rsidR="00083590" w:rsidDel="007A763E">
          <w:rPr>
            <w:i/>
            <w:highlight w:val="magenta"/>
          </w:rPr>
          <w:del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delInstrText>
        </w:r>
        <w:r w:rsidRPr="00A14854" w:rsidDel="007A763E">
          <w:rPr>
            <w:i/>
            <w:highlight w:val="magenta"/>
          </w:rPr>
          <w:fldChar w:fldCharType="separate"/>
        </w:r>
        <w:r w:rsidRPr="00A14854" w:rsidDel="007A763E">
          <w:rPr>
            <w:rFonts w:cs="Arial"/>
            <w:highlight w:val="magenta"/>
          </w:rPr>
          <w:delText>(Lawrence &amp; Reed, 2020, S. 780)</w:delText>
        </w:r>
        <w:r w:rsidRPr="00A14854" w:rsidDel="007A763E">
          <w:rPr>
            <w:i/>
            <w:highlight w:val="magenta"/>
          </w:rPr>
          <w:fldChar w:fldCharType="end"/>
        </w:r>
        <w:r w:rsidR="00A14854" w:rsidRPr="00A14854" w:rsidDel="007A763E">
          <w:rPr>
            <w:i/>
            <w:highlight w:val="magenta"/>
          </w:rPr>
          <w:delText>:</w:delText>
        </w:r>
        <w:r w:rsidR="00A14854" w:rsidDel="007A763E">
          <w:rPr>
            <w:i/>
          </w:rPr>
          <w:delText xml:space="preserve"> </w:delText>
        </w:r>
        <w:r w:rsidRPr="000D48F0" w:rsidDel="007A763E">
          <w:rPr>
            <w:i/>
          </w:rPr>
          <w:delText>„</w:delText>
        </w:r>
        <w:r w:rsidR="003E3BC8" w:rsidRPr="000D48F0" w:rsidDel="007A763E">
          <w:rPr>
            <w:i/>
          </w:rPr>
          <w:delTex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delText>
        </w:r>
        <w:r w:rsidRPr="000D48F0" w:rsidDel="007A763E">
          <w:rPr>
            <w:i/>
          </w:rPr>
          <w:delText>“</w:delText>
        </w:r>
      </w:del>
    </w:p>
    <w:p w14:paraId="19B97D44" w14:textId="42C51A6F" w:rsidR="00564B09" w:rsidRPr="00FC7268" w:rsidDel="007A763E" w:rsidRDefault="00E75601" w:rsidP="00CF7AE6">
      <w:pPr>
        <w:rPr>
          <w:del w:id="1599" w:author="Ben Fels" w:date="2024-12-16T22:06:00Z" w16du:dateUtc="2024-12-16T21:06:00Z"/>
        </w:rPr>
      </w:pPr>
      <w:del w:id="1600" w:author="Ben Fels" w:date="2024-12-16T22:06:00Z" w16du:dateUtc="2024-12-16T21:06:00Z">
        <w:r w:rsidDel="007A763E">
          <w:rPr>
            <w:i/>
          </w:rPr>
          <w:delText>„</w:delText>
        </w:r>
        <w:r w:rsidR="00FA7F94" w:rsidRPr="00FA7F94" w:rsidDel="007A763E">
          <w:rPr>
            <w:i/>
          </w:rPr>
          <w:delText>Obwohl das Ziel des Argument Mining die Extraktion von Argumentationsstrukturen aus natürlichem Text ist, stellt die Verfügbarkeit großer Mengen entsprechend annotierter Trainingsdaten eine große Herausforderung bei der Durchführung dar.</w:delText>
        </w:r>
        <w:r w:rsidDel="007A763E">
          <w:rPr>
            <w:i/>
          </w:rPr>
          <w:delText xml:space="preserve">“ </w:delText>
        </w:r>
        <w:r w:rsidR="004C02FA" w:rsidRPr="004C02FA" w:rsidDel="007A763E">
          <w:rPr>
            <w:i/>
            <w:highlight w:val="magenta"/>
          </w:rPr>
          <w:fldChar w:fldCharType="begin"/>
        </w:r>
        <w:r w:rsidR="00083590" w:rsidDel="007A763E">
          <w:rPr>
            <w:i/>
            <w:highlight w:val="magenta"/>
          </w:rPr>
          <w:del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delInstrText>
        </w:r>
        <w:r w:rsidR="004C02FA" w:rsidRPr="004C02FA" w:rsidDel="007A763E">
          <w:rPr>
            <w:i/>
            <w:highlight w:val="magenta"/>
          </w:rPr>
          <w:fldChar w:fldCharType="separate"/>
        </w:r>
        <w:r w:rsidR="004C02FA" w:rsidRPr="004C02FA" w:rsidDel="007A763E">
          <w:rPr>
            <w:rFonts w:cs="Arial"/>
            <w:highlight w:val="magenta"/>
          </w:rPr>
          <w:delText>(Lawrence &amp; Reed, 2020, S. 798)</w:delText>
        </w:r>
        <w:r w:rsidR="004C02FA" w:rsidRPr="004C02FA" w:rsidDel="007A763E">
          <w:rPr>
            <w:i/>
            <w:highlight w:val="magenta"/>
          </w:rPr>
          <w:fldChar w:fldCharType="end"/>
        </w:r>
        <w:r w:rsidR="004C02FA" w:rsidDel="007A763E">
          <w:rPr>
            <w:i/>
          </w:rPr>
          <w:delText xml:space="preserve"> </w:delText>
        </w:r>
        <w:r w:rsidR="00FC7268" w:rsidDel="007A763E">
          <w:delText>Als Alternative Ansatz Verwendung von Prompt Engineering, da wenig Daten verwendet werden.</w:delText>
        </w:r>
      </w:del>
    </w:p>
    <w:p w14:paraId="71284262" w14:textId="5210AE44" w:rsidR="00A64F40" w:rsidDel="007A763E" w:rsidRDefault="00A64F40" w:rsidP="00CF7AE6">
      <w:pPr>
        <w:rPr>
          <w:del w:id="1601" w:author="Ben Fels" w:date="2024-12-16T22:06:00Z" w16du:dateUtc="2024-12-16T21:06:00Z"/>
        </w:rPr>
      </w:pPr>
      <w:del w:id="1602" w:author="Ben Fels" w:date="2024-12-16T22:06:00Z" w16du:dateUtc="2024-12-16T21:06:00Z">
        <w:r w:rsidRPr="00A64F40" w:rsidDel="007A763E">
          <w:delText>Es gibt verschi</w:delText>
        </w:r>
        <w:r w:rsidDel="007A763E">
          <w:delText>e</w:delText>
        </w:r>
        <w:r w:rsidRPr="00A64F40" w:rsidDel="007A763E">
          <w:delText xml:space="preserve">dene Datensätze, welche sich in ihrem Schwerpunkt und den </w:delText>
        </w:r>
        <w:r w:rsidDel="007A763E">
          <w:delText>Annotationen unterscheiden</w:delText>
        </w:r>
        <w:r w:rsidR="005A6832" w:rsidDel="007A763E">
          <w:delText xml:space="preserve"> </w:delText>
        </w:r>
        <w:r w:rsidR="005A6832" w:rsidRPr="00473CBA" w:rsidDel="007A763E">
          <w:rPr>
            <w:highlight w:val="magenta"/>
          </w:rPr>
          <w:fldChar w:fldCharType="begin"/>
        </w:r>
        <w:r w:rsidR="00083590" w:rsidDel="007A763E">
          <w:rPr>
            <w:highlight w:val="magenta"/>
          </w:rPr>
          <w:del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delInstrText>
        </w:r>
        <w:r w:rsidR="005A6832" w:rsidRPr="00473CBA" w:rsidDel="007A763E">
          <w:rPr>
            <w:highlight w:val="magenta"/>
          </w:rPr>
          <w:fldChar w:fldCharType="separate"/>
        </w:r>
        <w:r w:rsidR="005A6832" w:rsidRPr="00473CBA" w:rsidDel="007A763E">
          <w:rPr>
            <w:rFonts w:cs="Arial"/>
            <w:highlight w:val="magenta"/>
          </w:rPr>
          <w:delText>(Lawrence &amp; Reed, 2020, S. 780–786)</w:delText>
        </w:r>
        <w:r w:rsidR="005A6832" w:rsidRPr="00473CBA" w:rsidDel="007A763E">
          <w:rPr>
            <w:highlight w:val="magenta"/>
          </w:rPr>
          <w:fldChar w:fldCharType="end"/>
        </w:r>
        <w:r w:rsidRPr="00473CBA" w:rsidDel="007A763E">
          <w:rPr>
            <w:highlight w:val="magenta"/>
          </w:rPr>
          <w:delText>.</w:delText>
        </w:r>
        <w:r w:rsidR="001F2257" w:rsidDel="007A763E">
          <w:delText xml:space="preserve"> </w:delText>
        </w:r>
      </w:del>
    </w:p>
    <w:p w14:paraId="4BEC434A" w14:textId="194FA9F3" w:rsidR="001F2257" w:rsidDel="007A763E" w:rsidRDefault="001F2257" w:rsidP="00CF7AE6">
      <w:pPr>
        <w:rPr>
          <w:del w:id="1603" w:author="Ben Fels" w:date="2024-12-16T22:06:00Z" w16du:dateUtc="2024-12-16T21:06:00Z"/>
          <w:i/>
        </w:rPr>
      </w:pPr>
      <w:del w:id="1604" w:author="Ben Fels" w:date="2024-12-16T22:06:00Z" w16du:dateUtc="2024-12-16T21:06:00Z">
        <w:r w:rsidRPr="001F2257" w:rsidDel="007A763E">
          <w:rPr>
            <w:i/>
          </w:rPr>
          <w:delText>„Zwei der größten Probleme bei den derzeit verfügbaren Daten sind das Fehlen einer standardisierten Methodik für die Kommentierung und eines zentralen Ortes für die Speicherung und den Abruf von einheitlich formatiertem kommentiertem Material“</w:delText>
        </w:r>
        <w:r w:rsidDel="007A763E">
          <w:rPr>
            <w:i/>
          </w:rPr>
          <w:delText xml:space="preserve"> </w:delText>
        </w:r>
        <w:r w:rsidRPr="00CA365E" w:rsidDel="007A763E">
          <w:rPr>
            <w:i/>
            <w:highlight w:val="magenta"/>
          </w:rPr>
          <w:fldChar w:fldCharType="begin"/>
        </w:r>
        <w:r w:rsidR="00083590" w:rsidDel="007A763E">
          <w:rPr>
            <w:i/>
            <w:highlight w:val="magenta"/>
          </w:rPr>
          <w:del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delInstrText>
        </w:r>
        <w:r w:rsidRPr="00CA365E" w:rsidDel="007A763E">
          <w:rPr>
            <w:i/>
            <w:highlight w:val="magenta"/>
          </w:rPr>
          <w:fldChar w:fldCharType="separate"/>
        </w:r>
        <w:r w:rsidRPr="00CA365E" w:rsidDel="007A763E">
          <w:rPr>
            <w:rFonts w:cs="Arial"/>
            <w:highlight w:val="magenta"/>
          </w:rPr>
          <w:delText>(Lawrence &amp; Reed, 2020, S. 786)</w:delText>
        </w:r>
        <w:r w:rsidRPr="00CA365E" w:rsidDel="007A763E">
          <w:rPr>
            <w:i/>
            <w:highlight w:val="magenta"/>
          </w:rPr>
          <w:fldChar w:fldCharType="end"/>
        </w:r>
      </w:del>
    </w:p>
    <w:p w14:paraId="7EA924E6" w14:textId="64959CC1" w:rsidR="00504AF3" w:rsidRPr="006364A3" w:rsidDel="007A763E" w:rsidRDefault="00A22162" w:rsidP="00CF7AE6">
      <w:pPr>
        <w:rPr>
          <w:del w:id="1605" w:author="Ben Fels" w:date="2024-12-16T22:06:00Z" w16du:dateUtc="2024-12-16T21:06:00Z"/>
        </w:rPr>
      </w:pPr>
      <w:del w:id="1606" w:author="Ben Fels" w:date="2024-12-16T22:06:00Z" w16du:dateUtc="2024-12-16T21:06:00Z">
        <w:r w:rsidDel="007A763E">
          <w:delText>Um dem Mangel an annotierten Daten entgegenzuwirken, beschäftigen sich n</w:delText>
        </w:r>
        <w:r w:rsidR="006364A3" w:rsidRPr="006364A3" w:rsidDel="007A763E">
          <w:delText>euere Arbeiten</w:delText>
        </w:r>
        <w:r w:rsidR="006364A3" w:rsidDel="007A763E">
          <w:delText xml:space="preserve"> </w:delText>
        </w:r>
        <w:r w:rsidDel="007A763E">
          <w:delText>mit der Erstellung v</w:delText>
        </w:r>
        <w:r w:rsidR="00D01F8E" w:rsidDel="007A763E">
          <w:delText>o</w:delText>
        </w:r>
        <w:r w:rsidDel="007A763E">
          <w:delText>n Annotation-Guidelines</w:delText>
        </w:r>
        <w:r w:rsidR="00E72220" w:rsidDel="007A763E">
          <w:delText xml:space="preserve"> </w:delText>
        </w:r>
        <w:r w:rsidR="00474C2C" w:rsidRPr="00474C2C" w:rsidDel="007A763E">
          <w:rPr>
            <w:highlight w:val="magenta"/>
          </w:rPr>
          <w:fldChar w:fldCharType="begin"/>
        </w:r>
        <w:r w:rsidR="00083590" w:rsidDel="007A763E">
          <w:rPr>
            <w:highlight w:val="magenta"/>
          </w:rPr>
          <w:del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474C2C" w:rsidRPr="00474C2C" w:rsidDel="007A763E">
          <w:rPr>
            <w:highlight w:val="magenta"/>
          </w:rPr>
          <w:fldChar w:fldCharType="separate"/>
        </w:r>
        <w:r w:rsidR="00474C2C" w:rsidRPr="00474C2C" w:rsidDel="007A763E">
          <w:rPr>
            <w:rFonts w:cs="Arial"/>
            <w:highlight w:val="magenta"/>
          </w:rPr>
          <w:delText>(Lawrence &amp; Reed, 2020, S. 806)</w:delText>
        </w:r>
        <w:r w:rsidR="00474C2C" w:rsidRPr="00474C2C" w:rsidDel="007A763E">
          <w:rPr>
            <w:highlight w:val="magenta"/>
          </w:rPr>
          <w:fldChar w:fldCharType="end"/>
        </w:r>
        <w:r w:rsidR="00474C2C" w:rsidDel="007A763E">
          <w:delText xml:space="preserve">. </w:delText>
        </w:r>
        <w:r w:rsidR="00E046BB" w:rsidDel="007A763E">
          <w:delText xml:space="preserve">Diese </w:delText>
        </w:r>
        <w:r w:rsidR="0007750F" w:rsidDel="007A763E">
          <w:delText xml:space="preserve">Verwendung der spezifischen Annotations-Richtlinien </w:delText>
        </w:r>
        <w:r w:rsidR="00EA07E6" w:rsidDel="007A763E">
          <w:delText xml:space="preserve">bedeuten, </w:delText>
        </w:r>
        <w:r w:rsidR="00B80272" w:rsidDel="007A763E">
          <w:delText>dass diese sich auf den jeweiligen Bereich in dem sie entwickelt wurden, beschränken</w:delText>
        </w:r>
        <w:r w:rsidR="00B80272" w:rsidRPr="00474C2C" w:rsidDel="007A763E">
          <w:rPr>
            <w:highlight w:val="magenta"/>
          </w:rPr>
          <w:fldChar w:fldCharType="begin"/>
        </w:r>
        <w:r w:rsidR="00083590" w:rsidDel="007A763E">
          <w:rPr>
            <w:highlight w:val="magenta"/>
          </w:rPr>
          <w:del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B80272" w:rsidRPr="00474C2C" w:rsidDel="007A763E">
          <w:rPr>
            <w:highlight w:val="magenta"/>
          </w:rPr>
          <w:fldChar w:fldCharType="separate"/>
        </w:r>
        <w:r w:rsidR="00B80272" w:rsidRPr="00474C2C" w:rsidDel="007A763E">
          <w:rPr>
            <w:rFonts w:cs="Arial"/>
            <w:highlight w:val="magenta"/>
          </w:rPr>
          <w:delText>(Lawrence &amp; Reed, 2020, S. 806)</w:delText>
        </w:r>
        <w:r w:rsidR="00B80272" w:rsidRPr="00474C2C" w:rsidDel="007A763E">
          <w:rPr>
            <w:highlight w:val="magenta"/>
          </w:rPr>
          <w:fldChar w:fldCharType="end"/>
        </w:r>
        <w:r w:rsidR="00B80272" w:rsidDel="007A763E">
          <w:delText>.</w:delText>
        </w:r>
        <w:r w:rsidR="00ED16D4" w:rsidDel="007A763E">
          <w:delText xml:space="preserve"> Einen einheitlichen Framework gibt es derzeit </w:delText>
        </w:r>
        <w:r w:rsidR="0024263B" w:rsidDel="007A763E">
          <w:delText>nicht.</w:delText>
        </w:r>
      </w:del>
    </w:p>
    <w:p w14:paraId="0CE59207" w14:textId="797015C4" w:rsidR="008C5A50" w:rsidDel="007A763E" w:rsidRDefault="00EB4438" w:rsidP="00CF7AE6">
      <w:pPr>
        <w:rPr>
          <w:del w:id="1607" w:author="Ben Fels" w:date="2024-12-16T22:06:00Z" w16du:dateUtc="2024-12-16T21:06:00Z"/>
        </w:rPr>
      </w:pPr>
      <w:del w:id="1608" w:author="Ben Fels" w:date="2024-12-16T22:06:00Z" w16du:dateUtc="2024-12-16T21:06:00Z">
        <w:r w:rsidDel="007A763E">
          <w:delText xml:space="preserve">Es wurden verschiedene Datensätze betrachtet. </w:delText>
        </w:r>
        <w:r w:rsidR="00FE4F86" w:rsidDel="007A763E">
          <w:delText xml:space="preserve">Um möglichst realitätsnah zu sein, sollte der Datensatz vorab nicht bereits </w:delText>
        </w:r>
        <w:r w:rsidR="003F7823" w:rsidDel="007A763E">
          <w:delText>von dem nicht-</w:delText>
        </w:r>
        <w:r w:rsidR="003F15F7" w:rsidDel="007A763E">
          <w:delText xml:space="preserve">argumentativen Text </w:delText>
        </w:r>
        <w:r w:rsidR="003F7823" w:rsidDel="007A763E">
          <w:delText xml:space="preserve">befreit </w:delText>
        </w:r>
        <w:r w:rsidR="003F15F7" w:rsidDel="007A763E">
          <w:delText>worden sein.</w:delText>
        </w:r>
        <w:r w:rsidR="00D10B73" w:rsidDel="007A763E">
          <w:delText xml:space="preserve"> </w:delText>
        </w:r>
        <w:r w:rsidR="00F91F36" w:rsidDel="007A763E">
          <w:delText xml:space="preserve"> </w:delText>
        </w:r>
        <w:r w:rsidR="00EF0290" w:rsidRPr="00732C52" w:rsidDel="007A763E">
          <w:rPr>
            <w:highlight w:val="magenta"/>
          </w:rPr>
          <w:fldChar w:fldCharType="begin"/>
        </w:r>
        <w:r w:rsidR="00D3251E" w:rsidDel="007A763E">
          <w:rPr>
            <w:highlight w:val="magenta"/>
          </w:rPr>
          <w:delInstrText xml:space="preserve"> ADDIN ZOTERO_ITEM CSL_CITATION {"citationID":"9y1f8kPh","properties":{"formattedCitation":"(Stab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EF0290" w:rsidRPr="00732C52" w:rsidDel="007A763E">
          <w:rPr>
            <w:highlight w:val="magenta"/>
          </w:rPr>
          <w:fldChar w:fldCharType="separate"/>
        </w:r>
        <w:r w:rsidR="00EF0290" w:rsidRPr="00732C52" w:rsidDel="007A763E">
          <w:rPr>
            <w:rFonts w:cs="Arial"/>
            <w:highlight w:val="magenta"/>
          </w:rPr>
          <w:delText>(Stab &amp; Gurevych, 2017, S. 620)</w:delText>
        </w:r>
        <w:r w:rsidR="00EF0290" w:rsidRPr="00732C52" w:rsidDel="007A763E">
          <w:rPr>
            <w:highlight w:val="magenta"/>
          </w:rPr>
          <w:fldChar w:fldCharType="end"/>
        </w:r>
        <w:r w:rsidR="00EF0290" w:rsidDel="007A763E">
          <w:delText xml:space="preserve"> weisen</w:delText>
        </w:r>
        <w:r w:rsidR="00732C52" w:rsidDel="007A763E">
          <w:delText xml:space="preserve"> auf dieses und weitere Probleme mit bestehenden Datensätzen hin.</w:delText>
        </w:r>
      </w:del>
    </w:p>
    <w:p w14:paraId="55BD3399" w14:textId="571A5DAD" w:rsidR="00D93EB3" w:rsidRPr="00664C71" w:rsidDel="007A763E" w:rsidRDefault="008C5A50" w:rsidP="00CF7AE6">
      <w:pPr>
        <w:rPr>
          <w:del w:id="1609" w:author="Ben Fels" w:date="2024-12-16T22:06:00Z" w16du:dateUtc="2024-12-16T21:06:00Z"/>
          <w:rPrChange w:id="1610" w:author="Ben Fels" w:date="2024-12-21T18:08:00Z" w16du:dateUtc="2024-12-21T17:08:00Z">
            <w:rPr>
              <w:del w:id="1611" w:author="Ben Fels" w:date="2024-12-16T22:06:00Z" w16du:dateUtc="2024-12-16T21:06:00Z"/>
              <w:lang w:val="en-US"/>
            </w:rPr>
          </w:rPrChange>
        </w:rPr>
      </w:pPr>
      <w:del w:id="1612" w:author="Ben Fels" w:date="2024-12-16T22:06:00Z" w16du:dateUtc="2024-12-16T21:06:00Z">
        <w:r w:rsidDel="007A763E">
          <w:delText xml:space="preserve">Die ersten beiden Datensätze stammen von </w:delText>
        </w:r>
        <w:r w:rsidR="00D93EB3" w:rsidDel="007A763E">
          <w:delText>UKP, TU-Darmstadt</w:delText>
        </w:r>
        <w:r w:rsidR="008E046B" w:rsidDel="007A763E">
          <w:delText xml:space="preserve"> als </w:delText>
        </w:r>
        <w:r w:rsidR="00E25BB4" w:rsidDel="007A763E">
          <w:delText>starker Forschungsstandort.</w:delText>
        </w:r>
        <w:r w:rsidDel="007A763E">
          <w:delText xml:space="preserve"> </w:delText>
        </w:r>
        <w:r w:rsidR="00D014BC" w:rsidRPr="00664C71" w:rsidDel="007A763E">
          <w:rPr>
            <w:rPrChange w:id="1613" w:author="Ben Fels" w:date="2024-12-21T18:08:00Z" w16du:dateUtc="2024-12-21T17:08:00Z">
              <w:rPr>
                <w:lang w:val="en-US"/>
              </w:rPr>
            </w:rPrChange>
          </w:rPr>
          <w:delText>Dazu gibt es Paper</w:delText>
        </w:r>
      </w:del>
    </w:p>
    <w:p w14:paraId="5B3F8D7B" w14:textId="749CC010" w:rsidR="00876D8A" w:rsidRPr="00664C71" w:rsidDel="00651FF7" w:rsidRDefault="0084296D" w:rsidP="00CF7AE6">
      <w:pPr>
        <w:rPr>
          <w:del w:id="1614" w:author="Ben Fels" w:date="2024-12-16T22:05:00Z" w16du:dateUtc="2024-12-16T21:05:00Z"/>
          <w:rPrChange w:id="1615" w:author="Ben Fels" w:date="2024-12-21T18:08:00Z" w16du:dateUtc="2024-12-21T17:08:00Z">
            <w:rPr>
              <w:del w:id="1616" w:author="Ben Fels" w:date="2024-12-16T22:05:00Z" w16du:dateUtc="2024-12-16T21:05:00Z"/>
              <w:lang w:val="en-US"/>
            </w:rPr>
          </w:rPrChange>
        </w:rPr>
      </w:pPr>
      <w:del w:id="1617" w:author="Ben Fels" w:date="2024-12-16T22:05:00Z" w16du:dateUtc="2024-12-16T21:05:00Z">
        <w:r w:rsidRPr="00664C71" w:rsidDel="00651FF7">
          <w:rPr>
            <w:rPrChange w:id="1618" w:author="Ben Fels" w:date="2024-12-21T18:08:00Z" w16du:dateUtc="2024-12-21T17:08:00Z">
              <w:rPr>
                <w:lang w:val="en-US"/>
              </w:rPr>
            </w:rPrChange>
          </w:rPr>
          <w:delText xml:space="preserve">1: </w:delText>
        </w:r>
        <w:r w:rsidR="00210B38" w:rsidRPr="00664C71" w:rsidDel="00651FF7">
          <w:rPr>
            <w:rPrChange w:id="1619" w:author="Ben Fels" w:date="2024-12-21T18:08:00Z" w16du:dateUtc="2024-12-21T17:08:00Z">
              <w:rPr>
                <w:lang w:val="en-US"/>
              </w:rPr>
            </w:rPrChange>
          </w:rPr>
          <w:delText>annotating argument components and relations in persuasive essays</w:delText>
        </w:r>
      </w:del>
    </w:p>
    <w:p w14:paraId="2798DB37" w14:textId="3DFBC2E6" w:rsidR="00902E73" w:rsidRPr="00664C71" w:rsidDel="00651FF7" w:rsidRDefault="00902E73" w:rsidP="00876D8A">
      <w:pPr>
        <w:pStyle w:val="Listenabsatz"/>
        <w:numPr>
          <w:ilvl w:val="0"/>
          <w:numId w:val="29"/>
        </w:numPr>
        <w:rPr>
          <w:del w:id="1620" w:author="Ben Fels" w:date="2024-12-16T22:05:00Z" w16du:dateUtc="2024-12-16T21:05:00Z"/>
          <w:rPrChange w:id="1621" w:author="Ben Fels" w:date="2024-12-21T18:08:00Z" w16du:dateUtc="2024-12-21T17:08:00Z">
            <w:rPr>
              <w:del w:id="1622" w:author="Ben Fels" w:date="2024-12-16T22:05:00Z" w16du:dateUtc="2024-12-16T21:05:00Z"/>
              <w:lang w:val="en-US"/>
            </w:rPr>
          </w:rPrChange>
        </w:rPr>
      </w:pPr>
      <w:del w:id="1623" w:author="Ben Fels" w:date="2024-12-16T22:05:00Z" w16du:dateUtc="2024-12-16T21:05:00Z">
        <w:r w:rsidRPr="00664C71" w:rsidDel="00651FF7">
          <w:rPr>
            <w:rPrChange w:id="1624" w:author="Ben Fels" w:date="2024-12-21T18:08:00Z" w16du:dateUtc="2024-12-21T17:08:00Z">
              <w:rPr>
                <w:lang w:val="en-US"/>
              </w:rPr>
            </w:rPrChange>
          </w:rPr>
          <w:delText xml:space="preserve">Frei zugänglicher Datensatz </w:delText>
        </w:r>
      </w:del>
    </w:p>
    <w:p w14:paraId="628CA952" w14:textId="320461F1" w:rsidR="0084296D" w:rsidRPr="00664C71" w:rsidDel="00651FF7" w:rsidRDefault="009B5B55" w:rsidP="00876D8A">
      <w:pPr>
        <w:pStyle w:val="Listenabsatz"/>
        <w:numPr>
          <w:ilvl w:val="0"/>
          <w:numId w:val="29"/>
        </w:numPr>
        <w:rPr>
          <w:del w:id="1625" w:author="Ben Fels" w:date="2024-12-16T22:05:00Z" w16du:dateUtc="2024-12-16T21:05:00Z"/>
          <w:rPrChange w:id="1626" w:author="Ben Fels" w:date="2024-12-21T18:08:00Z" w16du:dateUtc="2024-12-21T17:08:00Z">
            <w:rPr>
              <w:del w:id="1627" w:author="Ben Fels" w:date="2024-12-16T22:05:00Z" w16du:dateUtc="2024-12-16T21:05:00Z"/>
              <w:lang w:val="en-US"/>
            </w:rPr>
          </w:rPrChange>
        </w:rPr>
      </w:pPr>
      <w:del w:id="1628" w:author="Ben Fels" w:date="2024-12-16T22:05:00Z" w16du:dateUtc="2024-12-16T21:05:00Z">
        <w:r w:rsidRPr="00664C71" w:rsidDel="00651FF7">
          <w:rPr>
            <w:rPrChange w:id="1629" w:author="Ben Fels" w:date="2024-12-21T18:08:00Z" w16du:dateUtc="2024-12-21T17:08:00Z">
              <w:rPr>
                <w:lang w:val="en-US"/>
              </w:rPr>
            </w:rPrChange>
          </w:rPr>
          <w:delText>annotation of claims, premises, support and attack relation</w:delText>
        </w:r>
        <w:r w:rsidR="00010C75" w:rsidRPr="00664C71" w:rsidDel="00651FF7">
          <w:rPr>
            <w:rPrChange w:id="1630" w:author="Ben Fels" w:date="2024-12-21T18:08:00Z" w16du:dateUtc="2024-12-21T17:08:00Z">
              <w:rPr>
                <w:lang w:val="en-US"/>
              </w:rPr>
            </w:rPrChange>
          </w:rPr>
          <w:delText xml:space="preserve"> (argument components and argumentative relations)</w:delText>
        </w:r>
        <w:r w:rsidRPr="00664C71" w:rsidDel="00651FF7">
          <w:rPr>
            <w:rPrChange w:id="1631" w:author="Ben Fels" w:date="2024-12-21T18:08:00Z" w16du:dateUtc="2024-12-21T17:08:00Z">
              <w:rPr>
                <w:lang w:val="en-US"/>
              </w:rPr>
            </w:rPrChange>
          </w:rPr>
          <w:delText xml:space="preserve"> </w:delText>
        </w:r>
        <w:r w:rsidRPr="00876D8A" w:rsidDel="00651FF7">
          <w:rPr>
            <w:highlight w:val="magenta"/>
            <w:lang w:val="en-US"/>
          </w:rPr>
          <w:fldChar w:fldCharType="begin"/>
        </w:r>
        <w:r w:rsidR="00893D7A" w:rsidRPr="00664C71" w:rsidDel="00651FF7">
          <w:rPr>
            <w:highlight w:val="magenta"/>
            <w:rPrChange w:id="1632" w:author="Ben Fels" w:date="2024-12-21T18:08:00Z" w16du:dateUtc="2024-12-21T17:08:00Z">
              <w:rPr>
                <w:highlight w:val="magenta"/>
                <w:lang w:val="en-US"/>
              </w:rPr>
            </w:rPrChange>
          </w:rPr>
          <w:delInstrText xml:space="preserve"> ADDIN ZOTERO_ITEM CSL_CITATION {"citationID":"beth9Ijl","properties":{"formattedCitation":"(Stab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893D7A" w:rsidDel="00651FF7">
          <w:rPr>
            <w:highlight w:val="magenta"/>
            <w:lang w:val="en-US"/>
          </w:rPr>
          <w:delInstrText>α</w:delInstrText>
        </w:r>
        <w:r w:rsidR="00893D7A" w:rsidRPr="00664C71" w:rsidDel="00651FF7">
          <w:rPr>
            <w:highlight w:val="magenta"/>
            <w:rPrChange w:id="1633" w:author="Ben Fels" w:date="2024-12-21T18:08:00Z" w16du:dateUtc="2024-12-21T17:08:00Z">
              <w:rPr>
                <w:highlight w:val="magenta"/>
                <w:lang w:val="en-US"/>
              </w:rPr>
            </w:rPrChange>
          </w:rPr>
          <w:delInstrText xml:space="preserve">U = 0.72 for argument components and </w:delInstrText>
        </w:r>
        <w:r w:rsidR="00893D7A" w:rsidDel="00651FF7">
          <w:rPr>
            <w:highlight w:val="magenta"/>
            <w:lang w:val="en-US"/>
          </w:rPr>
          <w:delInstrText>α</w:delInstrText>
        </w:r>
        <w:r w:rsidR="00893D7A" w:rsidRPr="00664C71" w:rsidDel="00651FF7">
          <w:rPr>
            <w:highlight w:val="magenta"/>
            <w:rPrChange w:id="1634" w:author="Ben Fels" w:date="2024-12-21T18:08:00Z" w16du:dateUtc="2024-12-21T17:08:00Z">
              <w:rPr>
                <w:highlight w:val="magenta"/>
                <w:lang w:val="en-US"/>
              </w:rPr>
            </w:rPrChange>
          </w:rPr>
          <w:delInstrText xml:space="preserve"> = 0.81 for argumentative relations indicates that the proposed annotation scheme successfully guides annotators to substantial agreement. The </w:delInstrText>
        </w:r>
        <w:r w:rsidR="00893D7A" w:rsidDel="00651FF7">
          <w:rPr>
            <w:highlight w:val="magenta"/>
            <w:lang w:val="en-US"/>
          </w:rPr>
          <w:delInstrText>ﬁ</w:delInstrText>
        </w:r>
        <w:r w:rsidR="00893D7A" w:rsidRPr="00664C71" w:rsidDel="00651FF7">
          <w:rPr>
            <w:highlight w:val="magenta"/>
            <w:rPrChange w:id="1635" w:author="Ben Fels" w:date="2024-12-21T18:08:00Z" w16du:dateUtc="2024-12-21T17:08:00Z">
              <w:rPr>
                <w:highlight w:val="magenta"/>
                <w:lang w:val="en-US"/>
              </w:rPr>
            </w:rPrChange>
          </w:rPr>
          <w:del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876D8A" w:rsidDel="00651FF7">
          <w:rPr>
            <w:highlight w:val="magenta"/>
            <w:lang w:val="en-US"/>
          </w:rPr>
          <w:fldChar w:fldCharType="separate"/>
        </w:r>
        <w:r w:rsidR="00893D7A" w:rsidRPr="00664C71" w:rsidDel="00651FF7">
          <w:rPr>
            <w:rFonts w:cs="Arial"/>
            <w:highlight w:val="magenta"/>
            <w:rPrChange w:id="1636" w:author="Ben Fels" w:date="2024-12-21T18:08:00Z" w16du:dateUtc="2024-12-21T17:08:00Z">
              <w:rPr>
                <w:rFonts w:cs="Arial"/>
                <w:highlight w:val="magenta"/>
                <w:lang w:val="en-US"/>
              </w:rPr>
            </w:rPrChange>
          </w:rPr>
          <w:delText>(Stab &amp; Gurevych, 2014, S. 1501)</w:delText>
        </w:r>
        <w:r w:rsidRPr="00876D8A" w:rsidDel="00651FF7">
          <w:rPr>
            <w:highlight w:val="magenta"/>
            <w:lang w:val="en-US"/>
          </w:rPr>
          <w:fldChar w:fldCharType="end"/>
        </w:r>
      </w:del>
    </w:p>
    <w:p w14:paraId="398174C0" w14:textId="6EBC485C" w:rsidR="00876D8A" w:rsidRPr="00664C71" w:rsidDel="00651FF7" w:rsidRDefault="00876D8A" w:rsidP="00876D8A">
      <w:pPr>
        <w:pStyle w:val="Listenabsatz"/>
        <w:numPr>
          <w:ilvl w:val="0"/>
          <w:numId w:val="29"/>
        </w:numPr>
        <w:rPr>
          <w:del w:id="1637" w:author="Ben Fels" w:date="2024-12-16T22:05:00Z" w16du:dateUtc="2024-12-16T21:05:00Z"/>
          <w:rPrChange w:id="1638" w:author="Ben Fels" w:date="2024-12-21T18:08:00Z" w16du:dateUtc="2024-12-21T17:08:00Z">
            <w:rPr>
              <w:del w:id="1639" w:author="Ben Fels" w:date="2024-12-16T22:05:00Z" w16du:dateUtc="2024-12-16T21:05:00Z"/>
              <w:lang w:val="en-US"/>
            </w:rPr>
          </w:rPrChange>
        </w:rPr>
      </w:pPr>
      <w:del w:id="1640" w:author="Ben Fels" w:date="2024-12-16T22:05:00Z" w16du:dateUtc="2024-12-16T21:05:00Z">
        <w:r w:rsidRPr="00664C71" w:rsidDel="00651FF7">
          <w:rPr>
            <w:rPrChange w:id="1641" w:author="Ben Fels" w:date="2024-12-21T18:08:00Z" w16du:dateUtc="2024-12-21T17:08:00Z">
              <w:rPr>
                <w:lang w:val="en-US"/>
              </w:rPr>
            </w:rPrChange>
          </w:rPr>
          <w:delText>3 annotators, 90 persuasive essays</w:delText>
        </w:r>
        <w:r w:rsidR="006011D7" w:rsidRPr="00664C71" w:rsidDel="00651FF7">
          <w:rPr>
            <w:rPrChange w:id="1642" w:author="Ben Fels" w:date="2024-12-21T18:08:00Z" w16du:dateUtc="2024-12-21T17:08:00Z">
              <w:rPr>
                <w:lang w:val="en-US"/>
              </w:rPr>
            </w:rPrChange>
          </w:rPr>
          <w:delText>; inter-rater agreement of 0.72 for argument components and 0,81 for argumentative relations</w:delText>
        </w:r>
        <w:r w:rsidR="00BC7E6E" w:rsidRPr="00664C71" w:rsidDel="00651FF7">
          <w:rPr>
            <w:rPrChange w:id="1643" w:author="Ben Fels" w:date="2024-12-21T18:08:00Z" w16du:dateUtc="2024-12-21T17:08:00Z">
              <w:rPr>
                <w:lang w:val="en-US"/>
              </w:rPr>
            </w:rPrChange>
          </w:rPr>
          <w:delText xml:space="preserve"> </w:delText>
        </w:r>
        <w:r w:rsidR="00BC7E6E" w:rsidRPr="00BC7E6E" w:rsidDel="00651FF7">
          <w:rPr>
            <w:lang w:val="en-US"/>
          </w:rPr>
          <w:sym w:font="Wingdings" w:char="F0E0"/>
        </w:r>
        <w:r w:rsidR="00BC7E6E" w:rsidRPr="00664C71" w:rsidDel="00651FF7">
          <w:rPr>
            <w:rPrChange w:id="1644" w:author="Ben Fels" w:date="2024-12-21T18:08:00Z" w16du:dateUtc="2024-12-21T17:08:00Z">
              <w:rPr>
                <w:lang w:val="en-US"/>
              </w:rPr>
            </w:rPrChange>
          </w:rPr>
          <w:delText xml:space="preserve"> annotation scheme guides annotators to substantial agreement</w:delText>
        </w:r>
      </w:del>
    </w:p>
    <w:p w14:paraId="68F813ED" w14:textId="5BAA3CCF" w:rsidR="00450B47" w:rsidDel="00651FF7" w:rsidRDefault="00450B47" w:rsidP="00876D8A">
      <w:pPr>
        <w:pStyle w:val="Listenabsatz"/>
        <w:numPr>
          <w:ilvl w:val="0"/>
          <w:numId w:val="29"/>
        </w:numPr>
        <w:rPr>
          <w:del w:id="1645" w:author="Ben Fels" w:date="2024-12-16T22:05:00Z" w16du:dateUtc="2024-12-16T21:05:00Z"/>
        </w:rPr>
      </w:pPr>
      <w:del w:id="1646" w:author="Ben Fels" w:date="2024-12-16T22:05:00Z" w16du:dateUtc="2024-12-16T21:05:00Z">
        <w:r w:rsidRPr="00450B47" w:rsidDel="00651FF7">
          <w:delText>Essays stam</w:delText>
        </w:r>
        <w:r w:rsidDel="00651FF7">
          <w:delText>m</w:delText>
        </w:r>
        <w:r w:rsidRPr="00450B47" w:rsidDel="00651FF7">
          <w:delText>en von essayforum.co</w:delText>
        </w:r>
        <w:r w:rsidDel="00651FF7">
          <w:delText xml:space="preserve">m </w:delText>
        </w:r>
      </w:del>
    </w:p>
    <w:p w14:paraId="5069D684" w14:textId="693E2298" w:rsidR="00DF7436" w:rsidRPr="00450B47" w:rsidDel="00651FF7" w:rsidRDefault="00CE2B20" w:rsidP="00876D8A">
      <w:pPr>
        <w:pStyle w:val="Listenabsatz"/>
        <w:numPr>
          <w:ilvl w:val="0"/>
          <w:numId w:val="29"/>
        </w:numPr>
        <w:rPr>
          <w:del w:id="1647" w:author="Ben Fels" w:date="2024-12-16T22:05:00Z" w16du:dateUtc="2024-12-16T21:05:00Z"/>
        </w:rPr>
      </w:pPr>
      <w:del w:id="1648" w:author="Ben Fels" w:date="2024-12-16T22:05:00Z" w16du:dateUtc="2024-12-16T21:05:00Z">
        <w:r w:rsidDel="00651FF7">
          <w:delText>Der finale Korpus enthält 1.673 Sätze mit 34.917 Token.</w:delText>
        </w:r>
      </w:del>
    </w:p>
    <w:p w14:paraId="55BFD3B8" w14:textId="6B7DE728" w:rsidR="003C44B9" w:rsidRPr="003C44B9" w:rsidDel="00651FF7" w:rsidRDefault="00AD2E5F" w:rsidP="00876D8A">
      <w:pPr>
        <w:pStyle w:val="Listenabsatz"/>
        <w:numPr>
          <w:ilvl w:val="0"/>
          <w:numId w:val="29"/>
        </w:numPr>
        <w:rPr>
          <w:del w:id="1649" w:author="Ben Fels" w:date="2024-12-16T22:05:00Z" w16du:dateUtc="2024-12-16T21:05:00Z"/>
          <w:highlight w:val="magenta"/>
        </w:rPr>
      </w:pPr>
      <w:del w:id="1650" w:author="Ben Fels" w:date="2024-12-16T22:05:00Z" w16du:dateUtc="2024-12-16T21:05:00Z">
        <w:r w:rsidRPr="00AD2E5F" w:rsidDel="00651FF7">
          <w:delText>Das Ziel des von uns vorgeschlagenen Annotationsschemas ist es, sowohl Argumentkomponenten als auch argumentative Beziehungen zu modellieren, die die argumentative Diskursstruktur in persuasiven Aufsätzen ausmachen.</w:delText>
        </w:r>
        <w:r w:rsidR="00AA604F" w:rsidDel="00651FF7">
          <w:delText xml:space="preserve"> </w:delText>
        </w:r>
        <w:r w:rsidR="00AA604F" w:rsidRPr="00D47ED8" w:rsidDel="00651FF7">
          <w:rPr>
            <w:highlight w:val="magenta"/>
            <w:lang w:val="en-US"/>
          </w:rPr>
          <w:fldChar w:fldCharType="begin"/>
        </w:r>
        <w:r w:rsidR="00893D7A" w:rsidDel="00651FF7">
          <w:rPr>
            <w:highlight w:val="magenta"/>
          </w:rPr>
          <w:delInstrText xml:space="preserve"> ADDIN ZOTERO_ITEM CSL_CITATION {"citationID":"MCmE9lZQ","properties":{"formattedCitation":"(Stab &amp; Gurevych, 2014, S. 1503)","plainCitation":"(Stab &amp; Gurevych, 2014, S. 1503)","noteIndex":0},"citationItems":[{"id":966,"uris":["http://zotero.org/users/14644665/items/9DMZFE3X"],"itemData":{"id":966,"type":"article-journal","abstract":"In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Essays","author":[{"family":"Stab","given":"Christian"},{"family":"Gurevych","given":"Iryna"}],"issued":{"date-parts":[["2014"]]}},"locator":"1503","label":"page"}],"schema":"https://github.com/citation-style-language/schema/raw/master/csl-citation.json"} </w:delInstrText>
        </w:r>
        <w:r w:rsidR="00AA604F" w:rsidRPr="00D47ED8" w:rsidDel="00651FF7">
          <w:rPr>
            <w:highlight w:val="magenta"/>
            <w:lang w:val="en-US"/>
          </w:rPr>
          <w:fldChar w:fldCharType="separate"/>
        </w:r>
        <w:r w:rsidR="00893D7A" w:rsidRPr="00893D7A" w:rsidDel="00651FF7">
          <w:rPr>
            <w:rFonts w:cs="Arial"/>
            <w:highlight w:val="magenta"/>
          </w:rPr>
          <w:delText>(Stab &amp; Gurevych, 2014, S. 1503)</w:delText>
        </w:r>
        <w:r w:rsidR="00AA604F" w:rsidRPr="00D47ED8" w:rsidDel="00651FF7">
          <w:rPr>
            <w:highlight w:val="magenta"/>
            <w:lang w:val="en-US"/>
          </w:rPr>
          <w:fldChar w:fldCharType="end"/>
        </w:r>
        <w:r w:rsidR="003C44B9" w:rsidRPr="00CE2B20" w:rsidDel="00651FF7">
          <w:rPr>
            <w:highlight w:val="magenta"/>
          </w:rPr>
          <w:delText xml:space="preserve"> </w:delText>
        </w:r>
      </w:del>
    </w:p>
    <w:p w14:paraId="126D8821" w14:textId="29889D53" w:rsidR="00876D8A" w:rsidRPr="0031042E" w:rsidDel="007A763E" w:rsidRDefault="003C44B9" w:rsidP="0031042E">
      <w:pPr>
        <w:pStyle w:val="Listenabsatz"/>
        <w:ind w:left="360"/>
        <w:rPr>
          <w:del w:id="1651" w:author="Ben Fels" w:date="2024-12-16T22:06:00Z" w16du:dateUtc="2024-12-16T21:06:00Z"/>
          <w:highlight w:val="magenta"/>
        </w:rPr>
      </w:pPr>
      <w:del w:id="1652" w:author="Ben Fels" w:date="2024-12-16T22:05:00Z" w16du:dateUtc="2024-12-16T21:05:00Z">
        <w:r w:rsidRPr="003C44B9" w:rsidDel="00651FF7">
          <w:rPr>
            <w:noProof/>
            <w:lang w:val="en-US"/>
          </w:rPr>
          <w:drawing>
            <wp:inline distT="0" distB="0" distL="0" distR="0" wp14:anchorId="457DD54C" wp14:editId="7FC3DDBC">
              <wp:extent cx="5349704" cy="1691787"/>
              <wp:effectExtent l="0" t="0" r="3810" b="3810"/>
              <wp:docPr id="780276134"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76134" name="Grafik 1" descr="Ein Bild, das Text, Reihe, Screenshot, Diagramm enthält.&#10;&#10;Automatisch generierte Beschreibung"/>
                      <pic:cNvPicPr/>
                    </pic:nvPicPr>
                    <pic:blipFill>
                      <a:blip r:embed="rId24"/>
                      <a:stretch>
                        <a:fillRect/>
                      </a:stretch>
                    </pic:blipFill>
                    <pic:spPr>
                      <a:xfrm>
                        <a:off x="0" y="0"/>
                        <a:ext cx="5349704" cy="1691787"/>
                      </a:xfrm>
                      <a:prstGeom prst="rect">
                        <a:avLst/>
                      </a:prstGeom>
                    </pic:spPr>
                  </pic:pic>
                </a:graphicData>
              </a:graphic>
            </wp:inline>
          </w:drawing>
        </w:r>
      </w:del>
    </w:p>
    <w:p w14:paraId="520319ED" w14:textId="6BEF41EE" w:rsidR="009B5B55" w:rsidRPr="00664C71" w:rsidDel="007A763E" w:rsidRDefault="009B5B55" w:rsidP="00CF7AE6">
      <w:pPr>
        <w:rPr>
          <w:del w:id="1653" w:author="Ben Fels" w:date="2024-12-16T22:06:00Z" w16du:dateUtc="2024-12-16T21:06:00Z"/>
          <w:rPrChange w:id="1654" w:author="Ben Fels" w:date="2024-12-21T18:08:00Z" w16du:dateUtc="2024-12-21T17:08:00Z">
            <w:rPr>
              <w:del w:id="1655" w:author="Ben Fels" w:date="2024-12-16T22:06:00Z" w16du:dateUtc="2024-12-16T21:06:00Z"/>
              <w:lang w:val="en-US"/>
            </w:rPr>
          </w:rPrChange>
        </w:rPr>
      </w:pPr>
      <w:del w:id="1656" w:author="Ben Fels" w:date="2024-12-16T22:06:00Z" w16du:dateUtc="2024-12-16T21:06:00Z">
        <w:r w:rsidRPr="00664C71" w:rsidDel="007A763E">
          <w:rPr>
            <w:rPrChange w:id="1657" w:author="Ben Fels" w:date="2024-12-21T18:08:00Z" w16du:dateUtc="2024-12-21T17:08:00Z">
              <w:rPr>
                <w:lang w:val="en-US"/>
              </w:rPr>
            </w:rPrChange>
          </w:rPr>
          <w:delText xml:space="preserve">2: </w:delText>
        </w:r>
        <w:r w:rsidR="00EC4AFB" w:rsidRPr="00664C71" w:rsidDel="007A763E">
          <w:rPr>
            <w:rPrChange w:id="1658" w:author="Ben Fels" w:date="2024-12-21T18:08:00Z" w16du:dateUtc="2024-12-21T17:08:00Z">
              <w:rPr>
                <w:lang w:val="en-US"/>
              </w:rPr>
            </w:rPrChange>
          </w:rPr>
          <w:delText>Argument Annotated Essay</w:delText>
        </w:r>
        <w:r w:rsidR="00DE1063" w:rsidRPr="00664C71" w:rsidDel="007A763E">
          <w:rPr>
            <w:rPrChange w:id="1659" w:author="Ben Fels" w:date="2024-12-21T18:08:00Z" w16du:dateUtc="2024-12-21T17:08:00Z">
              <w:rPr>
                <w:lang w:val="en-US"/>
              </w:rPr>
            </w:rPrChange>
          </w:rPr>
          <w:delText xml:space="preserve"> Corpus</w:delText>
        </w:r>
        <w:r w:rsidR="00EC4AFB" w:rsidRPr="00664C71" w:rsidDel="007A763E">
          <w:rPr>
            <w:rPrChange w:id="1660" w:author="Ben Fels" w:date="2024-12-21T18:08:00Z" w16du:dateUtc="2024-12-21T17:08:00Z">
              <w:rPr>
                <w:lang w:val="en-US"/>
              </w:rPr>
            </w:rPrChange>
          </w:rPr>
          <w:delText xml:space="preserve"> (version 2)</w:delText>
        </w:r>
        <w:r w:rsidR="00DE1063" w:rsidRPr="00664C71" w:rsidDel="007A763E">
          <w:rPr>
            <w:rPrChange w:id="1661" w:author="Ben Fels" w:date="2024-12-21T18:08:00Z" w16du:dateUtc="2024-12-21T17:08:00Z">
              <w:rPr>
                <w:lang w:val="en-US"/>
              </w:rPr>
            </w:rPrChange>
          </w:rPr>
          <w:delText xml:space="preserve"> AAEC</w:delText>
        </w:r>
        <w:r w:rsidR="00EC4AFB" w:rsidRPr="00664C71" w:rsidDel="007A763E">
          <w:rPr>
            <w:rPrChange w:id="1662" w:author="Ben Fels" w:date="2024-12-21T18:08:00Z" w16du:dateUtc="2024-12-21T17:08:00Z">
              <w:rPr>
                <w:lang w:val="en-US"/>
              </w:rPr>
            </w:rPrChange>
          </w:rPr>
          <w:delText xml:space="preserve"> </w:delText>
        </w:r>
        <w:r w:rsidR="00EC4AFB" w:rsidRPr="00E80773" w:rsidDel="007A763E">
          <w:rPr>
            <w:highlight w:val="magenta"/>
            <w:lang w:val="en-US"/>
          </w:rPr>
          <w:fldChar w:fldCharType="begin"/>
        </w:r>
        <w:r w:rsidR="00D3251E" w:rsidRPr="00664C71" w:rsidDel="007A763E">
          <w:rPr>
            <w:highlight w:val="magenta"/>
            <w:rPrChange w:id="1663" w:author="Ben Fels" w:date="2024-12-21T18:08:00Z" w16du:dateUtc="2024-12-21T17:08:00Z">
              <w:rPr>
                <w:highlight w:val="magenta"/>
                <w:lang w:val="en-US"/>
              </w:rPr>
            </w:rPrChange>
          </w:rPr>
          <w:delInstrText xml:space="preserve"> ADDIN ZOTERO_ITEM CSL_CITATION {"citationID":"Aujq6aKH","properties":{"formattedCitation":"(Stab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EC4AFB" w:rsidRPr="00E80773" w:rsidDel="007A763E">
          <w:rPr>
            <w:highlight w:val="magenta"/>
            <w:lang w:val="en-US"/>
          </w:rPr>
          <w:fldChar w:fldCharType="separate"/>
        </w:r>
        <w:r w:rsidR="00EC4AFB" w:rsidRPr="00664C71" w:rsidDel="007A763E">
          <w:rPr>
            <w:rFonts w:cs="Arial"/>
            <w:highlight w:val="magenta"/>
            <w:rPrChange w:id="1664" w:author="Ben Fels" w:date="2024-12-21T18:08:00Z" w16du:dateUtc="2024-12-21T17:08:00Z">
              <w:rPr>
                <w:rFonts w:cs="Arial"/>
                <w:highlight w:val="magenta"/>
                <w:lang w:val="en-US"/>
              </w:rPr>
            </w:rPrChange>
          </w:rPr>
          <w:delText>(Stab &amp; Gurevych, 2017)</w:delText>
        </w:r>
        <w:r w:rsidR="00EC4AFB" w:rsidRPr="00E80773" w:rsidDel="007A763E">
          <w:rPr>
            <w:highlight w:val="magenta"/>
            <w:lang w:val="en-US"/>
          </w:rPr>
          <w:fldChar w:fldCharType="end"/>
        </w:r>
      </w:del>
    </w:p>
    <w:p w14:paraId="2553C28A" w14:textId="3CD3BAE1" w:rsidR="003A0108" w:rsidDel="00651FF7" w:rsidRDefault="003A0108" w:rsidP="008B47E2">
      <w:pPr>
        <w:pStyle w:val="Listenabsatz"/>
        <w:numPr>
          <w:ilvl w:val="0"/>
          <w:numId w:val="29"/>
        </w:numPr>
        <w:rPr>
          <w:del w:id="1665" w:author="Ben Fels" w:date="2024-12-16T22:05:00Z" w16du:dateUtc="2024-12-16T21:05:00Z"/>
        </w:rPr>
      </w:pPr>
      <w:del w:id="1666" w:author="Ben Fels" w:date="2024-12-16T22:05:00Z" w16du:dateUtc="2024-12-16T21:05:00Z">
        <w:r w:rsidDel="00651FF7">
          <w:delText>Überarbeitung von Datensatz 1</w:delText>
        </w:r>
      </w:del>
    </w:p>
    <w:p w14:paraId="6270BFF9" w14:textId="52FAA54C" w:rsidR="00876D8A" w:rsidDel="007A763E" w:rsidRDefault="00820604" w:rsidP="008B47E2">
      <w:pPr>
        <w:pStyle w:val="Listenabsatz"/>
        <w:numPr>
          <w:ilvl w:val="0"/>
          <w:numId w:val="29"/>
        </w:numPr>
        <w:rPr>
          <w:del w:id="1667" w:author="Ben Fels" w:date="2024-12-16T22:06:00Z" w16du:dateUtc="2024-12-16T21:06:00Z"/>
        </w:rPr>
      </w:pPr>
      <w:del w:id="1668" w:author="Ben Fels" w:date="2024-12-16T22:06:00Z" w16du:dateUtc="2024-12-16T21:06:00Z">
        <w:r w:rsidRPr="00375107" w:rsidDel="007A763E">
          <w:delText xml:space="preserve">420 </w:delText>
        </w:r>
        <w:r w:rsidR="00A30D5C" w:rsidRPr="00375107" w:rsidDel="007A763E">
          <w:delText xml:space="preserve">von essayforum.com zufällig ausgewählte </w:delText>
        </w:r>
        <w:r w:rsidRPr="00375107" w:rsidDel="007A763E">
          <w:delText>persuasive essays</w:delText>
        </w:r>
        <w:r w:rsidR="00A30D5C" w:rsidRPr="00375107" w:rsidDel="007A763E">
          <w:delText xml:space="preserve"> (S.630)</w:delText>
        </w:r>
      </w:del>
    </w:p>
    <w:p w14:paraId="19892889" w14:textId="21042CFE" w:rsidR="00375107" w:rsidRPr="00375107" w:rsidDel="007A763E" w:rsidRDefault="00D04A38" w:rsidP="008B47E2">
      <w:pPr>
        <w:pStyle w:val="Listenabsatz"/>
        <w:numPr>
          <w:ilvl w:val="0"/>
          <w:numId w:val="29"/>
        </w:numPr>
        <w:rPr>
          <w:del w:id="1669" w:author="Ben Fels" w:date="2024-12-16T22:06:00Z" w16du:dateUtc="2024-12-16T21:06:00Z"/>
        </w:rPr>
      </w:pPr>
      <w:del w:id="1670" w:author="Ben Fels" w:date="2024-12-16T22:06:00Z" w16du:dateUtc="2024-12-16T21:06:00Z">
        <w:r w:rsidDel="007A763E">
          <w:delText xml:space="preserve">Der Korpus umfasst </w:delText>
        </w:r>
        <w:r w:rsidR="00375107" w:rsidDel="007A763E">
          <w:delText>7.116 sätze mit 147</w:delText>
        </w:r>
        <w:r w:rsidR="004C2A73" w:rsidDel="007A763E">
          <w:delText>,271 token.</w:delText>
        </w:r>
      </w:del>
    </w:p>
    <w:p w14:paraId="5C815AE0" w14:textId="5A77389C" w:rsidR="00820604" w:rsidRPr="00664C71" w:rsidDel="007A763E" w:rsidRDefault="00820604" w:rsidP="008B47E2">
      <w:pPr>
        <w:pStyle w:val="Listenabsatz"/>
        <w:numPr>
          <w:ilvl w:val="0"/>
          <w:numId w:val="29"/>
        </w:numPr>
        <w:rPr>
          <w:del w:id="1671" w:author="Ben Fels" w:date="2024-12-16T22:06:00Z" w16du:dateUtc="2024-12-16T21:06:00Z"/>
          <w:rPrChange w:id="1672" w:author="Ben Fels" w:date="2024-12-21T18:08:00Z" w16du:dateUtc="2024-12-21T17:08:00Z">
            <w:rPr>
              <w:del w:id="1673" w:author="Ben Fels" w:date="2024-12-16T22:06:00Z" w16du:dateUtc="2024-12-16T21:06:00Z"/>
              <w:lang w:val="en-US"/>
            </w:rPr>
          </w:rPrChange>
        </w:rPr>
      </w:pPr>
      <w:del w:id="1674" w:author="Ben Fels" w:date="2024-12-16T22:06:00Z" w16du:dateUtc="2024-12-16T21:06:00Z">
        <w:r w:rsidRPr="00664C71" w:rsidDel="007A763E">
          <w:rPr>
            <w:rPrChange w:id="1675" w:author="Ben Fels" w:date="2024-12-21T18:08:00Z" w16du:dateUtc="2024-12-21T17:08:00Z">
              <w:rPr>
                <w:lang w:val="en-US"/>
              </w:rPr>
            </w:rPrChange>
          </w:rPr>
          <w:delText>Annotated with discourse-level argumentation structures.</w:delText>
        </w:r>
      </w:del>
    </w:p>
    <w:p w14:paraId="76B0440D" w14:textId="7F80E19C" w:rsidR="00B81A72" w:rsidDel="007A763E" w:rsidRDefault="00B81A72" w:rsidP="008B47E2">
      <w:pPr>
        <w:pStyle w:val="Listenabsatz"/>
        <w:numPr>
          <w:ilvl w:val="0"/>
          <w:numId w:val="29"/>
        </w:numPr>
        <w:rPr>
          <w:del w:id="1676" w:author="Ben Fels" w:date="2024-12-16T22:06:00Z" w16du:dateUtc="2024-12-16T21:06:00Z"/>
        </w:rPr>
      </w:pPr>
      <w:del w:id="1677" w:author="Ben Fels" w:date="2024-12-16T22:06:00Z" w16du:dateUtc="2024-12-16T21:06:00Z">
        <w:r w:rsidRPr="00B81A72" w:rsidDel="007A763E">
          <w:delText>Korpus und Annotation-Guidelines frei verf</w:delText>
        </w:r>
        <w:r w:rsidDel="007A763E">
          <w:delText>ügbar</w:delText>
        </w:r>
      </w:del>
    </w:p>
    <w:p w14:paraId="6C5789AF" w14:textId="0F1D9D15" w:rsidR="006A5F0A" w:rsidRPr="00664C71" w:rsidDel="007A763E" w:rsidRDefault="006A5F0A" w:rsidP="008B47E2">
      <w:pPr>
        <w:pStyle w:val="Listenabsatz"/>
        <w:numPr>
          <w:ilvl w:val="0"/>
          <w:numId w:val="29"/>
        </w:numPr>
        <w:rPr>
          <w:del w:id="1678" w:author="Ben Fels" w:date="2024-12-16T22:06:00Z" w16du:dateUtc="2024-12-16T21:06:00Z"/>
          <w:rPrChange w:id="1679" w:author="Ben Fels" w:date="2024-12-21T18:08:00Z" w16du:dateUtc="2024-12-21T17:08:00Z">
            <w:rPr>
              <w:del w:id="1680" w:author="Ben Fels" w:date="2024-12-16T22:06:00Z" w16du:dateUtc="2024-12-16T21:06:00Z"/>
              <w:lang w:val="en-US"/>
            </w:rPr>
          </w:rPrChange>
        </w:rPr>
      </w:pPr>
      <w:del w:id="1681" w:author="Ben Fels" w:date="2024-12-16T22:06:00Z" w16du:dateUtc="2024-12-16T21:06:00Z">
        <w:r w:rsidRPr="00664C71" w:rsidDel="007A763E">
          <w:rPr>
            <w:rPrChange w:id="1682" w:author="Ben Fels" w:date="2024-12-21T18:08:00Z" w16du:dateUtc="2024-12-21T17:08:00Z">
              <w:rPr>
                <w:lang w:val="en-US"/>
              </w:rPr>
            </w:rPrChange>
          </w:rPr>
          <w:delText>End-to-end argumentation structure parser, that identifies argument components at the token level</w:delText>
        </w:r>
      </w:del>
    </w:p>
    <w:p w14:paraId="6E30CECE" w14:textId="4B081CB0" w:rsidR="00A135E2" w:rsidDel="007A763E" w:rsidRDefault="00E76E9B" w:rsidP="00A135E2">
      <w:pPr>
        <w:pStyle w:val="Listenabsatz"/>
        <w:numPr>
          <w:ilvl w:val="0"/>
          <w:numId w:val="29"/>
        </w:numPr>
        <w:rPr>
          <w:del w:id="1683" w:author="Ben Fels" w:date="2024-12-16T22:06:00Z" w16du:dateUtc="2024-12-16T21:06:00Z"/>
        </w:rPr>
      </w:pPr>
      <w:del w:id="1684" w:author="Ben Fels" w:date="2024-12-16T22:06:00Z" w16du:dateUtc="2024-12-16T21:06:00Z">
        <w:r w:rsidRPr="009B6141" w:rsidDel="007A763E">
          <w:delText xml:space="preserve">Baut auf dem </w:delText>
        </w:r>
        <w:r w:rsidR="009B6141" w:rsidRPr="009B6141" w:rsidDel="007A763E">
          <w:delText>vorherigen D</w:delText>
        </w:r>
        <w:r w:rsidR="009B6141" w:rsidDel="007A763E">
          <w:delText>atensatz auf, welcher als zu klein bezeichnet wird (S.630)</w:delText>
        </w:r>
      </w:del>
    </w:p>
    <w:p w14:paraId="04E444D4" w14:textId="0240D31A" w:rsidR="00A135E2" w:rsidDel="007A763E" w:rsidRDefault="00A135E2" w:rsidP="00A135E2">
      <w:pPr>
        <w:pStyle w:val="Listenabsatz"/>
        <w:numPr>
          <w:ilvl w:val="0"/>
          <w:numId w:val="29"/>
        </w:numPr>
        <w:rPr>
          <w:del w:id="1685" w:author="Ben Fels" w:date="2024-12-16T22:06:00Z" w16du:dateUtc="2024-12-16T21:06:00Z"/>
        </w:rPr>
      </w:pPr>
      <w:del w:id="1686" w:author="Ben Fels" w:date="2024-12-16T22:06:00Z" w16du:dateUtc="2024-12-16T21:06:00Z">
        <w:r w:rsidDel="007A763E">
          <w:delText xml:space="preserve">Annotation Guidelines </w:delText>
        </w:r>
        <w:r w:rsidR="00CA2E78" w:rsidDel="007A763E">
          <w:delText>umfassen 31 Seiten</w:delText>
        </w:r>
      </w:del>
    </w:p>
    <w:p w14:paraId="77891D19" w14:textId="203ABD30" w:rsidR="009826B3" w:rsidDel="007A763E" w:rsidRDefault="005D3E4E" w:rsidP="00A135E2">
      <w:pPr>
        <w:pStyle w:val="Listenabsatz"/>
        <w:numPr>
          <w:ilvl w:val="0"/>
          <w:numId w:val="29"/>
        </w:numPr>
        <w:rPr>
          <w:del w:id="1687" w:author="Ben Fels" w:date="2024-12-16T22:06:00Z" w16du:dateUtc="2024-12-16T21:06:00Z"/>
        </w:rPr>
      </w:pPr>
      <w:del w:id="1688" w:author="Ben Fels" w:date="2024-12-16T22:06:00Z" w16du:dateUtc="2024-12-16T21:06:00Z">
        <w:r w:rsidDel="007A763E">
          <w:delText xml:space="preserve">Verwendung </w:delText>
        </w:r>
        <w:r w:rsidR="00111AF6" w:rsidDel="007A763E">
          <w:delText>des brat rapid annotation tools</w:delText>
        </w:r>
        <w:r w:rsidR="001E5FC5" w:rsidDel="007A763E">
          <w:delText xml:space="preserve"> </w:delText>
        </w:r>
        <w:r w:rsidR="001E5FC5" w:rsidDel="007A763E">
          <w:fldChar w:fldCharType="begin"/>
        </w:r>
        <w:r w:rsidR="001E5FC5" w:rsidDel="007A763E">
          <w:delInstrText>HYPERLINK "https://aclanthology.org/E12-2021.pdf"</w:delInstrText>
        </w:r>
        <w:r w:rsidR="001E5FC5" w:rsidDel="007A763E">
          <w:fldChar w:fldCharType="separate"/>
        </w:r>
        <w:r w:rsidR="001E5FC5" w:rsidRPr="00052181" w:rsidDel="007A763E">
          <w:rPr>
            <w:rStyle w:val="Hyperlink"/>
          </w:rPr>
          <w:delText>https://aclanthology.org/E12-2021.pdf</w:delText>
        </w:r>
        <w:r w:rsidR="001E5FC5" w:rsidDel="007A763E">
          <w:rPr>
            <w:rStyle w:val="Hyperlink"/>
          </w:rPr>
          <w:fldChar w:fldCharType="end"/>
        </w:r>
        <w:r w:rsidR="001E5FC5" w:rsidDel="007A763E">
          <w:delText xml:space="preserve">   // </w:delText>
        </w:r>
        <w:r w:rsidR="000D73E1" w:rsidDel="007A763E">
          <w:fldChar w:fldCharType="begin"/>
        </w:r>
        <w:r w:rsidR="000D73E1" w:rsidDel="007A763E">
          <w:delInstrText>HYPERLINK "http://brat.nlplab.org/"</w:delInstrText>
        </w:r>
        <w:r w:rsidR="000D73E1" w:rsidDel="007A763E">
          <w:fldChar w:fldCharType="separate"/>
        </w:r>
        <w:r w:rsidR="000D73E1" w:rsidRPr="00052181" w:rsidDel="007A763E">
          <w:rPr>
            <w:rStyle w:val="Hyperlink"/>
          </w:rPr>
          <w:delText>http://brat.nlplab.org/</w:delText>
        </w:r>
        <w:r w:rsidR="000D73E1" w:rsidDel="007A763E">
          <w:rPr>
            <w:rStyle w:val="Hyperlink"/>
          </w:rPr>
          <w:fldChar w:fldCharType="end"/>
        </w:r>
        <w:r w:rsidR="000D73E1" w:rsidDel="007A763E">
          <w:delText xml:space="preserve"> </w:delText>
        </w:r>
      </w:del>
    </w:p>
    <w:p w14:paraId="795A72C5" w14:textId="51717E97" w:rsidR="005D3E4E" w:rsidRPr="00664C71" w:rsidDel="007A763E" w:rsidRDefault="000D73E1" w:rsidP="00A135E2">
      <w:pPr>
        <w:pStyle w:val="Listenabsatz"/>
        <w:numPr>
          <w:ilvl w:val="0"/>
          <w:numId w:val="29"/>
        </w:numPr>
        <w:rPr>
          <w:del w:id="1689" w:author="Ben Fels" w:date="2024-12-16T22:06:00Z" w16du:dateUtc="2024-12-16T21:06:00Z"/>
          <w:rPrChange w:id="1690" w:author="Ben Fels" w:date="2024-12-21T18:08:00Z" w16du:dateUtc="2024-12-21T17:08:00Z">
            <w:rPr>
              <w:del w:id="1691" w:author="Ben Fels" w:date="2024-12-16T22:06:00Z" w16du:dateUtc="2024-12-16T21:06:00Z"/>
              <w:lang w:val="en-US"/>
            </w:rPr>
          </w:rPrChange>
        </w:rPr>
      </w:pPr>
      <w:del w:id="1692" w:author="Ben Fels" w:date="2024-12-16T22:06:00Z" w16du:dateUtc="2024-12-16T21:06:00Z">
        <w:r w:rsidRPr="00664C71" w:rsidDel="007A763E">
          <w:rPr>
            <w:rPrChange w:id="1693" w:author="Ben Fels" w:date="2024-12-21T18:08:00Z" w16du:dateUtc="2024-12-21T17:08:00Z">
              <w:rPr>
                <w:lang w:val="en-US"/>
              </w:rPr>
            </w:rPrChange>
          </w:rPr>
          <w:delText xml:space="preserve">  </w:delText>
        </w:r>
        <w:r w:rsidR="00E9195C" w:rsidRPr="00664C71" w:rsidDel="007A763E">
          <w:rPr>
            <w:rPrChange w:id="1694" w:author="Ben Fels" w:date="2024-12-21T18:08:00Z" w16du:dateUtc="2024-12-21T17:08:00Z">
              <w:rPr>
                <w:lang w:val="en-US"/>
              </w:rPr>
            </w:rPrChange>
          </w:rPr>
          <w:delText>Essays annotated by the expert annotator were used as training data (80%)</w:delText>
        </w:r>
        <w:r w:rsidR="00FA20B9" w:rsidRPr="00664C71" w:rsidDel="007A763E">
          <w:rPr>
            <w:rPrChange w:id="1695" w:author="Ben Fels" w:date="2024-12-21T18:08:00Z" w16du:dateUtc="2024-12-21T17:08:00Z">
              <w:rPr>
                <w:lang w:val="en-US"/>
              </w:rPr>
            </w:rPrChange>
          </w:rPr>
          <w:delText>, essays annotated by the other annotators used as test data (20%)</w:delText>
        </w:r>
      </w:del>
    </w:p>
    <w:p w14:paraId="20A39D8A" w14:textId="35133ECF" w:rsidR="005B691C" w:rsidRPr="00664C71" w:rsidDel="007A763E" w:rsidRDefault="005B691C" w:rsidP="00A135E2">
      <w:pPr>
        <w:pStyle w:val="Listenabsatz"/>
        <w:numPr>
          <w:ilvl w:val="0"/>
          <w:numId w:val="29"/>
        </w:numPr>
        <w:rPr>
          <w:del w:id="1696" w:author="Ben Fels" w:date="2024-12-16T22:06:00Z" w16du:dateUtc="2024-12-16T21:06:00Z"/>
          <w:rPrChange w:id="1697" w:author="Ben Fels" w:date="2024-12-21T18:08:00Z" w16du:dateUtc="2024-12-21T17:08:00Z">
            <w:rPr>
              <w:del w:id="1698" w:author="Ben Fels" w:date="2024-12-16T22:06:00Z" w16du:dateUtc="2024-12-16T21:06:00Z"/>
              <w:lang w:val="en-US"/>
            </w:rPr>
          </w:rPrChange>
        </w:rPr>
      </w:pPr>
      <w:del w:id="1699" w:author="Ben Fels" w:date="2024-12-16T22:06:00Z" w16du:dateUtc="2024-12-16T21:06:00Z">
        <w:r w:rsidRPr="00664C71" w:rsidDel="007A763E">
          <w:rPr>
            <w:rPrChange w:id="1700" w:author="Ben Fels" w:date="2024-12-21T18:08:00Z" w16du:dateUtc="2024-12-21T17:08:00Z">
              <w:rPr>
                <w:lang w:val="en-US"/>
              </w:rPr>
            </w:rPrChange>
          </w:rPr>
          <w:delText xml:space="preserve">Wird von </w:delText>
        </w:r>
        <w:r w:rsidR="00D63F15" w:rsidRPr="00D63F15" w:rsidDel="007A763E">
          <w:rPr>
            <w:highlight w:val="magenta"/>
            <w:lang w:val="en-US"/>
          </w:rPr>
          <w:fldChar w:fldCharType="begin"/>
        </w:r>
        <w:r w:rsidR="004E5B9A" w:rsidRPr="00664C71" w:rsidDel="007A763E">
          <w:rPr>
            <w:highlight w:val="magenta"/>
            <w:rPrChange w:id="1701" w:author="Ben Fels" w:date="2024-12-21T18:08:00Z" w16du:dateUtc="2024-12-21T17:08:00Z">
              <w:rPr>
                <w:highlight w:val="magenta"/>
                <w:lang w:val="en-US"/>
              </w:rPr>
            </w:rPrChange>
          </w:rPr>
          <w:del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D63F15" w:rsidRPr="00D63F15" w:rsidDel="007A763E">
          <w:rPr>
            <w:highlight w:val="magenta"/>
            <w:lang w:val="en-US"/>
          </w:rPr>
          <w:fldChar w:fldCharType="separate"/>
        </w:r>
        <w:r w:rsidR="00D63F15" w:rsidRPr="00664C71" w:rsidDel="007A763E">
          <w:rPr>
            <w:rFonts w:cs="Arial"/>
            <w:highlight w:val="magenta"/>
            <w:rPrChange w:id="1702" w:author="Ben Fels" w:date="2024-12-21T18:08:00Z" w16du:dateUtc="2024-12-21T17:08:00Z">
              <w:rPr>
                <w:rFonts w:cs="Arial"/>
                <w:highlight w:val="magenta"/>
                <w:lang w:val="en-US"/>
              </w:rPr>
            </w:rPrChange>
          </w:rPr>
          <w:delText>(Yeginbergen et al., 2024, S. 11688)</w:delText>
        </w:r>
        <w:r w:rsidR="00D63F15" w:rsidRPr="00D63F15" w:rsidDel="007A763E">
          <w:rPr>
            <w:highlight w:val="magenta"/>
            <w:lang w:val="en-US"/>
          </w:rPr>
          <w:fldChar w:fldCharType="end"/>
        </w:r>
        <w:r w:rsidR="00D63F15" w:rsidRPr="00664C71" w:rsidDel="007A763E">
          <w:rPr>
            <w:rPrChange w:id="1703" w:author="Ben Fels" w:date="2024-12-21T18:08:00Z" w16du:dateUtc="2024-12-21T17:08:00Z">
              <w:rPr>
                <w:lang w:val="en-US"/>
              </w:rPr>
            </w:rPrChange>
          </w:rPr>
          <w:delText xml:space="preserve"> </w:delText>
        </w:r>
        <w:r w:rsidRPr="00664C71" w:rsidDel="007A763E">
          <w:rPr>
            <w:rPrChange w:id="1704" w:author="Ben Fels" w:date="2024-12-21T18:08:00Z" w16du:dateUtc="2024-12-21T17:08:00Z">
              <w:rPr>
                <w:lang w:val="en-US"/>
              </w:rPr>
            </w:rPrChange>
          </w:rPr>
          <w:delText>als “perhaps the most popular NLP dataset manually annotated with argument structures” bezeichnet</w:delText>
        </w:r>
      </w:del>
    </w:p>
    <w:p w14:paraId="7D48BFDD" w14:textId="1107E7E5" w:rsidR="00C74548" w:rsidRPr="00C74548" w:rsidDel="007A763E" w:rsidRDefault="00C74548" w:rsidP="00A135E2">
      <w:pPr>
        <w:pStyle w:val="Listenabsatz"/>
        <w:numPr>
          <w:ilvl w:val="0"/>
          <w:numId w:val="29"/>
        </w:numPr>
        <w:rPr>
          <w:del w:id="1705" w:author="Ben Fels" w:date="2024-12-16T22:06:00Z" w16du:dateUtc="2024-12-16T21:06:00Z"/>
          <w:i/>
        </w:rPr>
      </w:pPr>
      <w:del w:id="1706" w:author="Ben Fels" w:date="2024-12-16T22:06:00Z" w16du:dateUtc="2024-12-16T21:06:00Z">
        <w:r w:rsidRPr="00C74548" w:rsidDel="007A763E">
          <w:rPr>
            <w:i/>
          </w:rPr>
          <w:delText>„In einem überzeugenden Aufsatz wird ein bestimmtes Thema erläutert und versucht, das Publikum davon zu überzeugen, dass der Standpunkt des Sprechers die sachkundigste, logischste und gültigste Sichtweise des Themas ist.</w:delText>
        </w:r>
        <w:r w:rsidR="00497347" w:rsidDel="007A763E">
          <w:rPr>
            <w:i/>
          </w:rPr>
          <w:delText xml:space="preserve"> Weshalb sie sich gut für AM Aufgaben eignen</w:delText>
        </w:r>
        <w:r w:rsidRPr="00C74548" w:rsidDel="007A763E">
          <w:rPr>
            <w:i/>
          </w:rPr>
          <w:delText>”</w:delText>
        </w:r>
        <w:r w:rsidDel="007A763E">
          <w:rPr>
            <w:i/>
          </w:rPr>
          <w:delText xml:space="preserve"> </w:delText>
        </w:r>
        <w:r w:rsidRPr="00B90517" w:rsidDel="007A763E">
          <w:rPr>
            <w:i/>
            <w:highlight w:val="magenta"/>
          </w:rPr>
          <w:fldChar w:fldCharType="begin"/>
        </w:r>
        <w:r w:rsidR="004E5B9A" w:rsidDel="007A763E">
          <w:rPr>
            <w:i/>
            <w:highlight w:val="magenta"/>
          </w:rPr>
          <w:delInstrText xml:space="preserve"> ADDIN ZOTERO_ITEM CSL_CITATION {"citationID":"msL94piQ","properties":{"formattedCitation":"(Cabrio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B90517" w:rsidDel="007A763E">
          <w:rPr>
            <w:i/>
            <w:highlight w:val="magenta"/>
          </w:rPr>
          <w:fldChar w:fldCharType="separate"/>
        </w:r>
        <w:r w:rsidRPr="00B90517" w:rsidDel="007A763E">
          <w:rPr>
            <w:rFonts w:cs="Arial"/>
            <w:highlight w:val="magenta"/>
          </w:rPr>
          <w:delText>(Cabrio &amp; Villata, 2018, S. 5429)</w:delText>
        </w:r>
        <w:r w:rsidRPr="00B90517" w:rsidDel="007A763E">
          <w:rPr>
            <w:i/>
            <w:highlight w:val="magenta"/>
          </w:rPr>
          <w:fldChar w:fldCharType="end"/>
        </w:r>
      </w:del>
    </w:p>
    <w:p w14:paraId="21AF9379" w14:textId="291C23A1" w:rsidR="008B47E2" w:rsidRPr="00EE3522" w:rsidDel="007A763E" w:rsidRDefault="008B47E2" w:rsidP="008B47E2">
      <w:pPr>
        <w:rPr>
          <w:del w:id="1707" w:author="Ben Fels" w:date="2024-12-16T22:06:00Z" w16du:dateUtc="2024-12-16T21:06:00Z"/>
        </w:rPr>
      </w:pPr>
      <w:del w:id="1708" w:author="Ben Fels" w:date="2024-12-16T22:06:00Z" w16du:dateUtc="2024-12-16T21:06:00Z">
        <w:r w:rsidRPr="00EE3522" w:rsidDel="007A763E">
          <w:delText>3: IAM</w:delText>
        </w:r>
        <w:r w:rsidR="00FC7946" w:rsidRPr="00EE3522" w:rsidDel="007A763E">
          <w:delText xml:space="preserve"> </w:delText>
        </w:r>
        <w:r w:rsidRPr="00EE3522" w:rsidDel="007A763E">
          <w:delText>:</w:delText>
        </w:r>
        <w:r w:rsidR="00FC7946" w:rsidDel="007A763E">
          <w:rPr>
            <w:lang w:val="en-US"/>
          </w:rPr>
          <w:fldChar w:fldCharType="begin"/>
        </w:r>
        <w:r w:rsidR="00D3251E" w:rsidDel="007A763E">
          <w:delInstrText xml:space="preserve"> ADDIN ZOTERO_ITEM CSL_CITATION {"citationID":"S5MVMPTy","properties":{"formattedCitation":"(Cheng et al., 2022, S. 2279)","plainCitation":"(Cheng et al., 2022, S. 2279)","noteIndex":0},"citationItems":[{"id":798,"uris":["http://zotero.org/users/14644665/items/MGAHVM39"],"itemData":{"id":798,"type":"paper-conference","container-title":"Proceedings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2279","label":"page"}],"schema":"https://github.com/citation-style-language/schema/raw/master/csl-citation.json"} </w:delInstrText>
        </w:r>
        <w:r w:rsidR="00FC7946" w:rsidDel="007A763E">
          <w:rPr>
            <w:lang w:val="en-US"/>
          </w:rPr>
          <w:fldChar w:fldCharType="separate"/>
        </w:r>
        <w:r w:rsidR="00FC7946" w:rsidRPr="00FC7946" w:rsidDel="007A763E">
          <w:rPr>
            <w:rFonts w:cs="Arial"/>
          </w:rPr>
          <w:delText>(</w:delText>
        </w:r>
        <w:r w:rsidR="00FC7946" w:rsidRPr="00EE3522" w:rsidDel="007A763E">
          <w:rPr>
            <w:rFonts w:cs="Arial"/>
            <w:highlight w:val="magenta"/>
          </w:rPr>
          <w:delText>Cheng et al., 2022, S. 2279)</w:delText>
        </w:r>
        <w:r w:rsidR="00FC7946" w:rsidDel="007A763E">
          <w:rPr>
            <w:lang w:val="en-US"/>
          </w:rPr>
          <w:fldChar w:fldCharType="end"/>
        </w:r>
      </w:del>
    </w:p>
    <w:p w14:paraId="3CA7D07F" w14:textId="38D84773" w:rsidR="00A3619D" w:rsidRPr="00A3619D" w:rsidDel="007A763E" w:rsidRDefault="00A3619D" w:rsidP="008B47E2">
      <w:pPr>
        <w:pStyle w:val="Listenabsatz"/>
        <w:numPr>
          <w:ilvl w:val="0"/>
          <w:numId w:val="29"/>
        </w:numPr>
        <w:rPr>
          <w:del w:id="1709" w:author="Ben Fels" w:date="2024-12-16T22:06:00Z" w16du:dateUtc="2024-12-16T21:06:00Z"/>
        </w:rPr>
      </w:pPr>
      <w:del w:id="1710" w:author="Ben Fels" w:date="2024-12-16T22:06:00Z" w16du:dateUtc="2024-12-16T21:06:00Z">
        <w:r w:rsidDel="007A763E">
          <w:fldChar w:fldCharType="begin"/>
        </w:r>
        <w:r w:rsidDel="007A763E">
          <w:delInstrText>HYPERLINK "https://github.com/LiyingCheng95/IAM/tree/main"</w:delInstrText>
        </w:r>
        <w:r w:rsidDel="007A763E">
          <w:fldChar w:fldCharType="separate"/>
        </w:r>
        <w:r w:rsidRPr="00A3619D" w:rsidDel="007A763E">
          <w:rPr>
            <w:rStyle w:val="Hyperlink"/>
          </w:rPr>
          <w:delText>https://github.com/LiyingCheng95/IAM/tree/main</w:delText>
        </w:r>
        <w:r w:rsidDel="007A763E">
          <w:rPr>
            <w:rStyle w:val="Hyperlink"/>
          </w:rPr>
          <w:fldChar w:fldCharType="end"/>
        </w:r>
        <w:r w:rsidRPr="00A3619D" w:rsidDel="007A763E">
          <w:delText xml:space="preserve"> </w:delText>
        </w:r>
      </w:del>
    </w:p>
    <w:p w14:paraId="2463833E" w14:textId="41F34800" w:rsidR="008B47E2" w:rsidRPr="00664C71" w:rsidDel="007A763E" w:rsidRDefault="001F18FE" w:rsidP="008B47E2">
      <w:pPr>
        <w:pStyle w:val="Listenabsatz"/>
        <w:numPr>
          <w:ilvl w:val="0"/>
          <w:numId w:val="29"/>
        </w:numPr>
        <w:rPr>
          <w:del w:id="1711" w:author="Ben Fels" w:date="2024-12-16T22:06:00Z" w16du:dateUtc="2024-12-16T21:06:00Z"/>
          <w:rPrChange w:id="1712" w:author="Ben Fels" w:date="2024-12-21T18:08:00Z" w16du:dateUtc="2024-12-21T17:08:00Z">
            <w:rPr>
              <w:del w:id="1713" w:author="Ben Fels" w:date="2024-12-16T22:06:00Z" w16du:dateUtc="2024-12-16T21:06:00Z"/>
              <w:lang w:val="en-US"/>
            </w:rPr>
          </w:rPrChange>
        </w:rPr>
      </w:pPr>
      <w:del w:id="1714" w:author="Ben Fels" w:date="2024-12-16T22:06:00Z" w16du:dateUtc="2024-12-16T21:06:00Z">
        <w:r w:rsidRPr="00664C71" w:rsidDel="007A763E">
          <w:rPr>
            <w:rPrChange w:id="1715" w:author="Ben Fels" w:date="2024-12-21T18:08:00Z" w16du:dateUtc="2024-12-21T17:08:00Z">
              <w:rPr>
                <w:lang w:val="en-US"/>
              </w:rPr>
            </w:rPrChange>
          </w:rPr>
          <w:delText xml:space="preserve">123 </w:delText>
        </w:r>
        <w:r w:rsidR="0053346D" w:rsidRPr="00664C71" w:rsidDel="007A763E">
          <w:rPr>
            <w:rPrChange w:id="1716" w:author="Ben Fels" w:date="2024-12-21T18:08:00Z" w16du:dateUtc="2024-12-21T17:08:00Z">
              <w:rPr>
                <w:lang w:val="en-US"/>
              </w:rPr>
            </w:rPrChange>
          </w:rPr>
          <w:delText>debating topics</w:delText>
        </w:r>
      </w:del>
    </w:p>
    <w:p w14:paraId="213AD4D9" w14:textId="5BF5F729" w:rsidR="0053346D" w:rsidDel="007A763E" w:rsidRDefault="00D9615E" w:rsidP="008B47E2">
      <w:pPr>
        <w:pStyle w:val="Listenabsatz"/>
        <w:numPr>
          <w:ilvl w:val="0"/>
          <w:numId w:val="29"/>
        </w:numPr>
        <w:rPr>
          <w:del w:id="1717" w:author="Ben Fels" w:date="2024-12-16T22:06:00Z" w16du:dateUtc="2024-12-16T21:06:00Z"/>
        </w:rPr>
      </w:pPr>
      <w:del w:id="1718" w:author="Ben Fels" w:date="2024-12-16T22:06:00Z" w16du:dateUtc="2024-12-16T21:06:00Z">
        <w:r w:rsidRPr="003100FD" w:rsidDel="007A763E">
          <w:delText>Für je</w:delText>
        </w:r>
        <w:r w:rsidR="003100FD" w:rsidRPr="003100FD" w:rsidDel="007A763E">
          <w:delText>des Thema wurden c</w:delText>
        </w:r>
        <w:r w:rsidR="003100FD" w:rsidDel="007A763E">
          <w:delText>a. 10 Artikel in englisch untersucht</w:delText>
        </w:r>
      </w:del>
    </w:p>
    <w:p w14:paraId="5E98027A" w14:textId="542B99B7" w:rsidR="008C77A4" w:rsidDel="007A763E" w:rsidRDefault="008C77A4" w:rsidP="008B47E2">
      <w:pPr>
        <w:pStyle w:val="Listenabsatz"/>
        <w:numPr>
          <w:ilvl w:val="0"/>
          <w:numId w:val="29"/>
        </w:numPr>
        <w:rPr>
          <w:del w:id="1719" w:author="Ben Fels" w:date="2024-12-16T22:06:00Z" w16du:dateUtc="2024-12-16T21:06:00Z"/>
        </w:rPr>
      </w:pPr>
      <w:del w:id="1720" w:author="Ben Fels" w:date="2024-12-16T22:06:00Z" w16du:dateUtc="2024-12-16T21:06:00Z">
        <w:r w:rsidDel="007A763E">
          <w:delText>Insgesamt</w:delText>
        </w:r>
        <w:r w:rsidR="002351E4" w:rsidDel="007A763E">
          <w:delText xml:space="preserve"> 1010 Artikel gesammelt </w:delText>
        </w:r>
      </w:del>
    </w:p>
    <w:p w14:paraId="2C50DF64" w14:textId="721A22CC" w:rsidR="009B4E03" w:rsidDel="007A763E" w:rsidRDefault="009B4E03" w:rsidP="008B47E2">
      <w:pPr>
        <w:pStyle w:val="Listenabsatz"/>
        <w:numPr>
          <w:ilvl w:val="0"/>
          <w:numId w:val="29"/>
        </w:numPr>
        <w:rPr>
          <w:del w:id="1721" w:author="Ben Fels" w:date="2024-12-16T22:06:00Z" w16du:dateUtc="2024-12-16T21:06:00Z"/>
        </w:rPr>
      </w:pPr>
      <w:del w:id="1722" w:author="Ben Fels" w:date="2024-12-16T22:06:00Z" w16du:dateUtc="2024-12-16T21:06:00Z">
        <w:r w:rsidDel="007A763E">
          <w:delText>Artikel wurden mittels NLTK-Packet in 69.666 Sätze unterteilt</w:delText>
        </w:r>
        <w:r w:rsidR="00842B9D" w:rsidDel="007A763E">
          <w:delText xml:space="preserve"> und anschließend annotiert.</w:delText>
        </w:r>
        <w:r w:rsidR="002A15E8" w:rsidDel="007A763E">
          <w:delText xml:space="preserve"> Somit Unterscheidung nur zwischen Sätzen und nicht innerhalb der Sätze möglich</w:delText>
        </w:r>
      </w:del>
    </w:p>
    <w:p w14:paraId="58558936" w14:textId="3F6AC584" w:rsidR="00912043" w:rsidDel="007A763E" w:rsidRDefault="00912043" w:rsidP="008B47E2">
      <w:pPr>
        <w:pStyle w:val="Listenabsatz"/>
        <w:numPr>
          <w:ilvl w:val="0"/>
          <w:numId w:val="29"/>
        </w:numPr>
        <w:rPr>
          <w:del w:id="1723" w:author="Ben Fels" w:date="2024-12-16T22:06:00Z" w16du:dateUtc="2024-12-16T21:06:00Z"/>
        </w:rPr>
      </w:pPr>
      <w:del w:id="1724" w:author="Ben Fels" w:date="2024-12-16T22:06:00Z" w16du:dateUtc="2024-12-16T21:06:00Z">
        <w:r w:rsidDel="007A763E">
          <w:delText xml:space="preserve">Für die </w:delText>
        </w:r>
        <w:r w:rsidR="00582E31" w:rsidDel="007A763E">
          <w:delText xml:space="preserve">Kontext abhängigen Beweise wurden 10 bis 15 Sätze vor und nach </w:delText>
        </w:r>
        <w:r w:rsidR="00E83545" w:rsidDel="007A763E">
          <w:delText>dem Satz mit der Behauptung</w:delText>
        </w:r>
        <w:r w:rsidR="00B229F3" w:rsidDel="007A763E">
          <w:delText xml:space="preserve"> durchsucht. Dabei ist auch möglich das die Behauptung selbst ein Beweis </w:delText>
        </w:r>
        <w:r w:rsidR="00431AC2" w:rsidDel="007A763E">
          <w:delText>sein kann.</w:delText>
        </w:r>
      </w:del>
    </w:p>
    <w:p w14:paraId="72B2430E" w14:textId="4C3ED9ED" w:rsidR="00B229F3" w:rsidDel="007A763E" w:rsidRDefault="00B36738" w:rsidP="008B47E2">
      <w:pPr>
        <w:pStyle w:val="Listenabsatz"/>
        <w:numPr>
          <w:ilvl w:val="0"/>
          <w:numId w:val="29"/>
        </w:numPr>
        <w:rPr>
          <w:del w:id="1725" w:author="Ben Fels" w:date="2024-12-16T22:06:00Z" w16du:dateUtc="2024-12-16T21:06:00Z"/>
        </w:rPr>
      </w:pPr>
      <w:del w:id="1726" w:author="Ben Fels" w:date="2024-12-16T22:06:00Z" w16du:dateUtc="2024-12-16T21:06:00Z">
        <w:r w:rsidDel="007A763E">
          <w:delText xml:space="preserve">Die Daten wurden von Professionellen </w:delText>
        </w:r>
        <w:r w:rsidR="00C719BE" w:rsidDel="007A763E">
          <w:delText>Data-Annotators von einem darauf spezialisierten Unternehmen beschriftet</w:delText>
        </w:r>
        <w:r w:rsidR="008F49B9" w:rsidDel="007A763E">
          <w:delText>. Diese wurden für ihre Tätigkeit bezahlt.</w:delText>
        </w:r>
        <w:r w:rsidR="001C10EA" w:rsidDel="007A763E">
          <w:delText xml:space="preserve"> </w:delText>
        </w:r>
      </w:del>
    </w:p>
    <w:p w14:paraId="41C97040" w14:textId="140A5C60" w:rsidR="001C10EA" w:rsidDel="007A763E" w:rsidRDefault="001C10EA" w:rsidP="008B47E2">
      <w:pPr>
        <w:pStyle w:val="Listenabsatz"/>
        <w:numPr>
          <w:ilvl w:val="0"/>
          <w:numId w:val="29"/>
        </w:numPr>
        <w:rPr>
          <w:del w:id="1727" w:author="Ben Fels" w:date="2024-12-16T22:06:00Z" w16du:dateUtc="2024-12-16T21:06:00Z"/>
        </w:rPr>
      </w:pPr>
      <w:del w:id="1728" w:author="Ben Fels" w:date="2024-12-16T22:06:00Z" w16du:dateUtc="2024-12-16T21:06:00Z">
        <w:r w:rsidDel="007A763E">
          <w:delText>Jeder Satz wurde von 2 professionellen „Annotators“</w:delText>
        </w:r>
        <w:r w:rsidR="00F22D69" w:rsidDel="007A763E">
          <w:delText xml:space="preserve"> (Kommentatoren) unabhängig voneinander beschriftet. Dabei wurde ein </w:delText>
        </w:r>
        <w:commentRangeStart w:id="1729"/>
        <w:r w:rsidR="00F22D69" w:rsidDel="007A763E">
          <w:delText>Cohen</w:delText>
        </w:r>
        <w:r w:rsidR="006628EB" w:rsidDel="007A763E">
          <w:delText>´s kappa</w:delText>
        </w:r>
        <w:commentRangeEnd w:id="1729"/>
        <w:r w:rsidR="00196550" w:rsidDel="007A763E">
          <w:rPr>
            <w:rStyle w:val="Kommentarzeichen"/>
          </w:rPr>
          <w:commentReference w:id="1729"/>
        </w:r>
        <w:r w:rsidR="006628EB" w:rsidDel="007A763E">
          <w:delText xml:space="preserve"> von 0,44 erreicht</w:delText>
        </w:r>
        <w:r w:rsidR="002908AB" w:rsidDel="007A763E">
          <w:delText xml:space="preserve">. Dies wird von den Autoren im Hinblick auf die Komplexität </w:delText>
        </w:r>
        <w:r w:rsidR="006A427F" w:rsidDel="007A763E">
          <w:delText xml:space="preserve">der Beschriftung </w:delText>
        </w:r>
        <w:r w:rsidR="00E53C1E" w:rsidDel="007A763E">
          <w:delText xml:space="preserve">als </w:delText>
        </w:r>
        <w:r w:rsidR="00E814BE" w:rsidDel="007A763E">
          <w:delText>angemessen bewertet</w:delText>
        </w:r>
        <w:r w:rsidR="002908AB" w:rsidDel="007A763E">
          <w:delText>.</w:delText>
        </w:r>
        <w:r w:rsidR="006A427F" w:rsidDel="007A763E">
          <w:delText xml:space="preserve"> Hierdurch wird auch die Komplexität des Argument Minings deutlich.</w:delText>
        </w:r>
        <w:r w:rsidR="002908AB" w:rsidDel="007A763E">
          <w:delText xml:space="preserve"> </w:delText>
        </w:r>
        <w:r w:rsidR="008A63F8" w:rsidRPr="008A63F8" w:rsidDel="007A763E">
          <w:delText xml:space="preserve">Bei Unstimmigkeiten </w:delText>
        </w:r>
        <w:r w:rsidR="008A63F8" w:rsidDel="007A763E">
          <w:delText xml:space="preserve">wurde </w:delText>
        </w:r>
        <w:r w:rsidR="008A63F8" w:rsidRPr="008A63F8" w:rsidDel="007A763E">
          <w:delText xml:space="preserve">ein dritter professioneller Kommentator </w:delText>
        </w:r>
        <w:r w:rsidR="008A63F8" w:rsidDel="007A763E">
          <w:delText xml:space="preserve">hinzugezogen, um </w:delText>
        </w:r>
        <w:r w:rsidR="008A63F8" w:rsidRPr="008A63F8" w:rsidDel="007A763E">
          <w:delText>die Unstimmigkeiten zu beseitigen.</w:delText>
        </w:r>
      </w:del>
    </w:p>
    <w:p w14:paraId="7754EB83" w14:textId="6284EAD0" w:rsidR="009D0930" w:rsidDel="007A763E" w:rsidRDefault="00B1740E" w:rsidP="008B47E2">
      <w:pPr>
        <w:pStyle w:val="Listenabsatz"/>
        <w:numPr>
          <w:ilvl w:val="0"/>
          <w:numId w:val="29"/>
        </w:numPr>
        <w:rPr>
          <w:del w:id="1730" w:author="Ben Fels" w:date="2024-12-16T22:06:00Z" w16du:dateUtc="2024-12-16T21:06:00Z"/>
        </w:rPr>
      </w:pPr>
      <w:del w:id="1731" w:author="Ben Fels" w:date="2024-12-16T22:06:00Z" w16du:dateUtc="2024-12-16T21:06:00Z">
        <w:r w:rsidDel="007A763E">
          <w:delText>Bereits bestehende Datensätze haben einen individuellen Fokus auf einzelne Aufgaben</w:delText>
        </w:r>
        <w:r w:rsidR="00777B05" w:rsidDel="007A763E">
          <w:delText xml:space="preserve">, wohingegen der IAM-Datensatz für die </w:delText>
        </w:r>
        <w:r w:rsidR="00BA4DD7" w:rsidDel="007A763E">
          <w:delText>alle Komponenten für Argument mining beschriftet ist</w:delText>
        </w:r>
        <w:r w:rsidR="00F52645" w:rsidDel="007A763E">
          <w:delText>: claims, stances, evidence and relations among them.</w:delText>
        </w:r>
      </w:del>
    </w:p>
    <w:p w14:paraId="3BE5CEBD" w14:textId="08097918" w:rsidR="00FF2D43" w:rsidDel="007A763E" w:rsidRDefault="00AA3048" w:rsidP="00FF2D43">
      <w:pPr>
        <w:rPr>
          <w:del w:id="1732" w:author="Ben Fels" w:date="2024-12-16T22:06:00Z" w16du:dateUtc="2024-12-16T21:06:00Z"/>
        </w:rPr>
      </w:pPr>
      <w:del w:id="1733" w:author="Ben Fels" w:date="2024-12-16T22:06:00Z" w16du:dateUtc="2024-12-16T21:06:00Z">
        <w:r w:rsidDel="007A763E">
          <w:delText xml:space="preserve">4: </w:delText>
        </w:r>
        <w:r w:rsidR="00FF2D43" w:rsidDel="007A763E">
          <w:delText>Argument Mining ECHR</w:delText>
        </w:r>
      </w:del>
    </w:p>
    <w:p w14:paraId="2B07CA95" w14:textId="704C29FD" w:rsidR="00E03A44" w:rsidDel="007A763E" w:rsidRDefault="00E03A44" w:rsidP="00E03A44">
      <w:pPr>
        <w:pStyle w:val="Listenabsatz"/>
        <w:numPr>
          <w:ilvl w:val="0"/>
          <w:numId w:val="38"/>
        </w:numPr>
        <w:rPr>
          <w:del w:id="1734" w:author="Ben Fels" w:date="2024-12-16T22:06:00Z" w16du:dateUtc="2024-12-16T21:06:00Z"/>
        </w:rPr>
      </w:pPr>
      <w:del w:id="1735" w:author="Ben Fels" w:date="2024-12-16T22:06:00Z" w16du:dateUtc="2024-12-16T21:06:00Z">
        <w:r w:rsidRPr="00E03A44" w:rsidDel="007A763E">
          <w:delText>https://github.com/PLN-FaMAF/ArgumentMiningECHR</w:delText>
        </w:r>
      </w:del>
    </w:p>
    <w:p w14:paraId="558387A1" w14:textId="77777777" w:rsidR="0097103E" w:rsidRPr="003100FD" w:rsidDel="00C06D73" w:rsidRDefault="0097103E" w:rsidP="0097103E">
      <w:pPr>
        <w:rPr>
          <w:del w:id="1736" w:author="Ben Fels" w:date="2024-12-16T22:14:00Z" w16du:dateUtc="2024-12-16T21:14:00Z"/>
        </w:rPr>
      </w:pPr>
    </w:p>
    <w:p w14:paraId="6B48C4C6" w14:textId="6DF6A9A2" w:rsidR="00246FB5" w:rsidRPr="00664C71" w:rsidDel="00C06D73" w:rsidRDefault="00916D7C" w:rsidP="009A54C3">
      <w:pPr>
        <w:pStyle w:val="berschrift2"/>
        <w:rPr>
          <w:del w:id="1737" w:author="Ben Fels" w:date="2024-12-16T22:14:00Z" w16du:dateUtc="2024-12-16T21:14:00Z"/>
          <w:rPrChange w:id="1738" w:author="Ben Fels" w:date="2024-12-21T18:08:00Z" w16du:dateUtc="2024-12-21T17:08:00Z">
            <w:rPr>
              <w:del w:id="1739" w:author="Ben Fels" w:date="2024-12-16T22:14:00Z" w16du:dateUtc="2024-12-16T21:14:00Z"/>
              <w:lang w:val="en-US"/>
            </w:rPr>
          </w:rPrChange>
        </w:rPr>
      </w:pPr>
      <w:del w:id="1740" w:author="Ben Fels" w:date="2024-12-16T22:14:00Z" w16du:dateUtc="2024-12-16T21:14:00Z">
        <w:r w:rsidRPr="00664C71" w:rsidDel="00C06D73">
          <w:rPr>
            <w:rPrChange w:id="1741" w:author="Ben Fels" w:date="2024-12-21T18:08:00Z" w16du:dateUtc="2024-12-21T17:08:00Z">
              <w:rPr>
                <w:lang w:val="en-US"/>
              </w:rPr>
            </w:rPrChange>
          </w:rPr>
          <w:delText>Evaluation / Evaluationsmetrik</w:delText>
        </w:r>
      </w:del>
    </w:p>
    <w:p w14:paraId="4DFF0D76" w14:textId="4EA83424" w:rsidR="007B6F5C" w:rsidRPr="00664C71" w:rsidDel="00C06D73" w:rsidRDefault="007B6F5C" w:rsidP="00CF7AE6">
      <w:pPr>
        <w:rPr>
          <w:del w:id="1742" w:author="Ben Fels" w:date="2024-12-16T22:14:00Z" w16du:dateUtc="2024-12-16T21:14:00Z"/>
          <w:rPrChange w:id="1743" w:author="Ben Fels" w:date="2024-12-21T18:08:00Z" w16du:dateUtc="2024-12-21T17:08:00Z">
            <w:rPr>
              <w:del w:id="1744" w:author="Ben Fels" w:date="2024-12-16T22:14:00Z" w16du:dateUtc="2024-12-16T21:14:00Z"/>
              <w:lang w:val="en-US"/>
            </w:rPr>
          </w:rPrChange>
        </w:rPr>
      </w:pPr>
      <w:del w:id="1745" w:author="Ben Fels" w:date="2024-12-16T22:14:00Z" w16du:dateUtc="2024-12-16T21:14:00Z">
        <w:r w:rsidRPr="00664C71" w:rsidDel="00C06D73">
          <w:rPr>
            <w:rPrChange w:id="1746" w:author="Ben Fels" w:date="2024-12-21T18:08:00Z" w16du:dateUtc="2024-12-21T17:08:00Z">
              <w:rPr>
                <w:lang w:val="en-US"/>
              </w:rPr>
            </w:rPrChange>
          </w:rPr>
          <w:delText xml:space="preserve">“Mochales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 […] </w:delText>
        </w:r>
        <w:r w:rsidR="00650BC2" w:rsidRPr="00664C71" w:rsidDel="00C06D73">
          <w:rPr>
            <w:rPrChange w:id="1747" w:author="Ben Fels" w:date="2024-12-21T18:08:00Z" w16du:dateUtc="2024-12-21T17:08:00Z">
              <w:rPr>
                <w:lang w:val="en-US"/>
              </w:rPr>
            </w:rPrChange>
          </w:rPr>
          <w:delText xml:space="preserve">The second step tries to further classify the ‘argumentative’ sentences into the categories of ‘premise’ and ‘conclusion’, and here they achieved F-measures of 68% and 74%, respectively.” </w:delText>
        </w:r>
        <w:r w:rsidR="00650BC2" w:rsidRPr="00E32262" w:rsidDel="00C06D73">
          <w:rPr>
            <w:highlight w:val="magenta"/>
            <w:lang w:val="en-US"/>
          </w:rPr>
          <w:fldChar w:fldCharType="begin"/>
        </w:r>
        <w:r w:rsidR="00D47ED8" w:rsidRPr="00664C71" w:rsidDel="00C06D73">
          <w:rPr>
            <w:highlight w:val="magenta"/>
            <w:rPrChange w:id="1748" w:author="Ben Fels" w:date="2024-12-21T18:08:00Z" w16du:dateUtc="2024-12-21T17:08:00Z">
              <w:rPr>
                <w:highlight w:val="magenta"/>
                <w:lang w:val="en-US"/>
              </w:rPr>
            </w:rPrChange>
          </w:rPr>
          <w:del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delInstrText>
        </w:r>
        <w:r w:rsidR="00650BC2" w:rsidRPr="00E32262" w:rsidDel="00C06D73">
          <w:rPr>
            <w:highlight w:val="magenta"/>
            <w:lang w:val="en-US"/>
          </w:rPr>
          <w:fldChar w:fldCharType="separate"/>
        </w:r>
        <w:r w:rsidR="00650BC2" w:rsidRPr="00664C71" w:rsidDel="00C06D73">
          <w:rPr>
            <w:rFonts w:cs="Arial"/>
            <w:highlight w:val="magenta"/>
            <w:rPrChange w:id="1749" w:author="Ben Fels" w:date="2024-12-21T18:08:00Z" w16du:dateUtc="2024-12-21T17:08:00Z">
              <w:rPr>
                <w:rFonts w:cs="Arial"/>
                <w:highlight w:val="magenta"/>
                <w:lang w:val="en-US"/>
              </w:rPr>
            </w:rPrChange>
          </w:rPr>
          <w:delText>(Peldszus &amp; Stede, 2013, S. 25–26)</w:delText>
        </w:r>
        <w:r w:rsidR="00650BC2" w:rsidRPr="00E32262" w:rsidDel="00C06D73">
          <w:rPr>
            <w:highlight w:val="magenta"/>
            <w:lang w:val="en-US"/>
          </w:rPr>
          <w:fldChar w:fldCharType="end"/>
        </w:r>
      </w:del>
    </w:p>
    <w:p w14:paraId="1847B19E" w14:textId="0967D40E" w:rsidR="00916D7C" w:rsidRPr="00664C71" w:rsidDel="00C06D73" w:rsidRDefault="00916D7C" w:rsidP="00CF7AE6">
      <w:pPr>
        <w:rPr>
          <w:del w:id="1750" w:author="Ben Fels" w:date="2024-12-16T22:14:00Z" w16du:dateUtc="2024-12-16T21:14:00Z"/>
          <w:rPrChange w:id="1751" w:author="Ben Fels" w:date="2024-12-21T18:08:00Z" w16du:dateUtc="2024-12-21T17:08:00Z">
            <w:rPr>
              <w:del w:id="1752" w:author="Ben Fels" w:date="2024-12-16T22:14:00Z" w16du:dateUtc="2024-12-16T21:14:00Z"/>
              <w:lang w:val="en-US"/>
            </w:rPr>
          </w:rPrChange>
        </w:rPr>
      </w:pPr>
      <w:del w:id="1753" w:author="Ben Fels" w:date="2024-12-16T22:14:00Z" w16du:dateUtc="2024-12-16T21:14:00Z">
        <w:r w:rsidRPr="00664C71" w:rsidDel="00C06D73">
          <w:rPr>
            <w:highlight w:val="cyan"/>
            <w:rPrChange w:id="1754" w:author="Ben Fels" w:date="2024-12-21T18:08:00Z" w16du:dateUtc="2024-12-21T17:08:00Z">
              <w:rPr>
                <w:highlight w:val="cyan"/>
                <w:lang w:val="en-US"/>
              </w:rPr>
            </w:rPrChange>
          </w:rPr>
          <w:delText>Mochales Palau, R., &amp; Moens, M.-F</w:delText>
        </w:r>
        <w:commentRangeStart w:id="1755"/>
        <w:r w:rsidRPr="00664C71" w:rsidDel="00C06D73">
          <w:rPr>
            <w:highlight w:val="cyan"/>
            <w:rPrChange w:id="1756" w:author="Ben Fels" w:date="2024-12-21T18:08:00Z" w16du:dateUtc="2024-12-21T17:08:00Z">
              <w:rPr>
                <w:highlight w:val="cyan"/>
                <w:lang w:val="en-US"/>
              </w:rPr>
            </w:rPrChange>
          </w:rPr>
          <w:delText xml:space="preserve">. (2009). </w:delText>
        </w:r>
        <w:commentRangeEnd w:id="1755"/>
        <w:r w:rsidR="00650BC2" w:rsidDel="00C06D73">
          <w:rPr>
            <w:rStyle w:val="Kommentarzeichen"/>
          </w:rPr>
          <w:commentReference w:id="1755"/>
        </w:r>
        <w:r w:rsidRPr="00664C71" w:rsidDel="00C06D73">
          <w:rPr>
            <w:highlight w:val="cyan"/>
            <w:rPrChange w:id="1757" w:author="Ben Fels" w:date="2024-12-21T18:08:00Z" w16du:dateUtc="2024-12-21T17:08:00Z">
              <w:rPr>
                <w:highlight w:val="cyan"/>
                <w:lang w:val="en-US"/>
              </w:rPr>
            </w:rPrChange>
          </w:rPr>
          <w:delText>Argumentation mining: The detection, classification and structure of arguments in text. In Proceedings of the ICAIL 2009, Barcelona, Spain (pp. 98–109)</w:delText>
        </w:r>
      </w:del>
    </w:p>
    <w:p w14:paraId="74B9D6B4" w14:textId="3EF425AD" w:rsidR="002F2FE7" w:rsidRPr="001A4072" w:rsidDel="00C06D73" w:rsidRDefault="002F2FE7" w:rsidP="00CF7AE6">
      <w:pPr>
        <w:rPr>
          <w:del w:id="1758" w:author="Ben Fels" w:date="2024-12-16T22:14:00Z" w16du:dateUtc="2024-12-16T21:14:00Z"/>
          <w:rPrChange w:id="1759" w:author="Ben Fels" w:date="2024-12-16T22:10:00Z" w16du:dateUtc="2024-12-16T21:10:00Z">
            <w:rPr>
              <w:del w:id="1760" w:author="Ben Fels" w:date="2024-12-16T22:14:00Z" w16du:dateUtc="2024-12-16T21:14:00Z"/>
              <w:lang w:val="en-US"/>
            </w:rPr>
          </w:rPrChange>
        </w:rPr>
      </w:pPr>
      <w:del w:id="1761" w:author="Ben Fels" w:date="2024-12-16T22:14:00Z" w16du:dateUtc="2024-12-16T21:14:00Z">
        <w:r w:rsidRPr="001A4072" w:rsidDel="00C06D73">
          <w:rPr>
            <w:rPrChange w:id="1762" w:author="Ben Fels" w:date="2024-12-16T22:10:00Z" w16du:dateUtc="2024-12-16T21:10:00Z">
              <w:rPr>
                <w:lang w:val="en-US"/>
              </w:rPr>
            </w:rPrChange>
          </w:rPr>
          <w:delText>F</w:delText>
        </w:r>
        <w:r w:rsidR="00981C70" w:rsidRPr="001A4072" w:rsidDel="00C06D73">
          <w:rPr>
            <w:rPrChange w:id="1763" w:author="Ben Fels" w:date="2024-12-16T22:10:00Z" w16du:dateUtc="2024-12-16T21:10:00Z">
              <w:rPr>
                <w:lang w:val="en-US"/>
              </w:rPr>
            </w:rPrChange>
          </w:rPr>
          <w:delText xml:space="preserve">1-score  </w:delText>
        </w:r>
        <w:r w:rsidR="00981C70" w:rsidRPr="00CC7BBC" w:rsidDel="00C06D73">
          <w:rPr>
            <w:highlight w:val="magenta"/>
          </w:rPr>
          <w:fldChar w:fldCharType="begin"/>
        </w:r>
        <w:r w:rsidR="004E5B9A" w:rsidRPr="001A4072" w:rsidDel="00C06D73">
          <w:rPr>
            <w:highlight w:val="magenta"/>
            <w:rPrChange w:id="1764" w:author="Ben Fels" w:date="2024-12-16T22:10:00Z" w16du:dateUtc="2024-12-16T21:10:00Z">
              <w:rPr>
                <w:highlight w:val="magenta"/>
                <w:lang w:val="en-US"/>
              </w:rPr>
            </w:rPrChange>
          </w:rPr>
          <w:del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delInstrText>
        </w:r>
        <w:r w:rsidR="00981C70" w:rsidRPr="00CC7BBC" w:rsidDel="00C06D73">
          <w:rPr>
            <w:highlight w:val="magenta"/>
          </w:rPr>
          <w:fldChar w:fldCharType="separate"/>
        </w:r>
        <w:r w:rsidR="00981C70" w:rsidRPr="001A4072" w:rsidDel="00C06D73">
          <w:rPr>
            <w:rFonts w:cs="Arial"/>
            <w:highlight w:val="magenta"/>
            <w:rPrChange w:id="1765" w:author="Ben Fels" w:date="2024-12-16T22:10:00Z" w16du:dateUtc="2024-12-16T21:10:00Z">
              <w:rPr>
                <w:rFonts w:cs="Arial"/>
                <w:highlight w:val="magenta"/>
                <w:lang w:val="en-US"/>
              </w:rPr>
            </w:rPrChange>
          </w:rPr>
          <w:delText>(Yeginbergen et al., 2024, S. 11691)</w:delText>
        </w:r>
        <w:r w:rsidR="00981C70" w:rsidRPr="00CC7BBC" w:rsidDel="00C06D73">
          <w:rPr>
            <w:highlight w:val="magenta"/>
          </w:rPr>
          <w:fldChar w:fldCharType="end"/>
        </w:r>
      </w:del>
    </w:p>
    <w:p w14:paraId="195B7BEE" w14:textId="29C3AA02" w:rsidR="00BD6FAD" w:rsidDel="00C06D73" w:rsidRDefault="00A40E53" w:rsidP="00CF7AE6">
      <w:pPr>
        <w:rPr>
          <w:del w:id="1766" w:author="Ben Fels" w:date="2024-12-16T22:14:00Z" w16du:dateUtc="2024-12-16T21:14:00Z"/>
        </w:rPr>
      </w:pPr>
      <w:del w:id="1767" w:author="Ben Fels" w:date="2024-12-16T22:14:00Z" w16du:dateUtc="2024-12-16T21:14:00Z">
        <w:r w:rsidRPr="00A40E53" w:rsidDel="00C06D73">
          <w:rPr>
            <w:i/>
          </w:rPr>
          <w:delText>„</w:delText>
        </w:r>
        <w:r w:rsidR="004E15B9" w:rsidRPr="00A40E53" w:rsidDel="00C06D73">
          <w:rPr>
            <w:i/>
          </w:rPr>
          <w:delText>Es ist wichtig, hier zu betonen, dass auch die menschliche Zustimmung (die im Allgemeinen als Obergrenze für die automatische Leistung bei Annotationsaufgaben angesehen wird) von der Komplexität der AM-Aufgaben beeinflusst wird</w:delText>
        </w:r>
        <w:r w:rsidRPr="00A40E53" w:rsidDel="00C06D73">
          <w:rPr>
            <w:i/>
          </w:rPr>
          <w:delText>“</w:delText>
        </w:r>
        <w:r w:rsidR="004E15B9" w:rsidDel="00C06D73">
          <w:delText xml:space="preserve"> </w:delText>
        </w:r>
        <w:r w:rsidR="00BD6FAD" w:rsidRPr="004E15B9" w:rsidDel="00C06D73">
          <w:rPr>
            <w:highlight w:val="magenta"/>
          </w:rPr>
          <w:fldChar w:fldCharType="begin"/>
        </w:r>
        <w:r w:rsidR="004E5B9A" w:rsidDel="00C06D73">
          <w:rPr>
            <w:highlight w:val="magenta"/>
          </w:rPr>
          <w:del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BD6FAD" w:rsidRPr="004E15B9" w:rsidDel="00C06D73">
          <w:rPr>
            <w:highlight w:val="magenta"/>
          </w:rPr>
          <w:fldChar w:fldCharType="separate"/>
        </w:r>
        <w:r w:rsidR="00BD6FAD" w:rsidRPr="004E15B9" w:rsidDel="00C06D73">
          <w:rPr>
            <w:rFonts w:cs="Arial"/>
            <w:highlight w:val="magenta"/>
          </w:rPr>
          <w:delText>(Cabrio &amp; Villata, 2018, S. 5431)</w:delText>
        </w:r>
        <w:r w:rsidR="00BD6FAD" w:rsidRPr="004E15B9" w:rsidDel="00C06D73">
          <w:rPr>
            <w:highlight w:val="magenta"/>
          </w:rPr>
          <w:fldChar w:fldCharType="end"/>
        </w:r>
        <w:r w:rsidR="004E15B9" w:rsidRPr="004E15B9" w:rsidDel="00C06D73">
          <w:rPr>
            <w:highlight w:val="magenta"/>
          </w:rPr>
          <w:delText>.</w:delText>
        </w:r>
      </w:del>
    </w:p>
    <w:p w14:paraId="173D29D6" w14:textId="77777777" w:rsidR="00BD6FAD" w:rsidRDefault="00BD6FAD" w:rsidP="00CF7AE6"/>
    <w:p w14:paraId="724B5C99" w14:textId="788FF29F" w:rsidR="006C0364" w:rsidRDefault="00A47D51" w:rsidP="00CF7AE6">
      <w:pPr>
        <w:pStyle w:val="berschrift1"/>
      </w:pPr>
      <w:bookmarkStart w:id="1768" w:name="_Toc188683534"/>
      <w:r>
        <w:t>Fragestellung</w:t>
      </w:r>
      <w:bookmarkEnd w:id="1768"/>
    </w:p>
    <w:p w14:paraId="105BCF30" w14:textId="32485173" w:rsidR="00A2162F" w:rsidRPr="00022D06" w:rsidDel="003F455C" w:rsidRDefault="00A2162F" w:rsidP="00A2162F">
      <w:pPr>
        <w:autoSpaceDE w:val="0"/>
        <w:autoSpaceDN w:val="0"/>
        <w:adjustRightInd w:val="0"/>
        <w:spacing w:after="0" w:line="240" w:lineRule="auto"/>
        <w:rPr>
          <w:del w:id="1769" w:author="Ben Fels" w:date="2024-12-16T22:14:00Z" w16du:dateUtc="2024-12-16T21:14:00Z"/>
          <w:rFonts w:ascii="IBMPlexSans-Regular" w:hAnsi="IBMPlexSans-Regular" w:cs="IBMPlexSans-Regular"/>
          <w:sz w:val="28"/>
          <w:szCs w:val="28"/>
          <w:highlight w:val="cyan"/>
          <w:lang w:val="en-US"/>
        </w:rPr>
      </w:pPr>
      <w:del w:id="1770" w:author="Ben Fels" w:date="2024-12-16T22:14:00Z" w16du:dateUtc="2024-12-16T21:14:00Z">
        <w:r w:rsidRPr="00F156DC" w:rsidDel="003F455C">
          <w:rPr>
            <w:rFonts w:ascii="IBMPlexSans-Regular" w:hAnsi="IBMPlexSans-Regular" w:cs="IBMPlexSans-Regular"/>
            <w:sz w:val="28"/>
            <w:szCs w:val="28"/>
            <w:highlight w:val="cyan"/>
          </w:rPr>
          <w:delText xml:space="preserve">Was ist deine Forschungsfrage (und ggf. </w:delText>
        </w:r>
        <w:r w:rsidRPr="00022D06" w:rsidDel="003F455C">
          <w:rPr>
            <w:rFonts w:ascii="IBMPlexSans-Regular" w:hAnsi="IBMPlexSans-Regular" w:cs="IBMPlexSans-Regular"/>
            <w:sz w:val="28"/>
            <w:szCs w:val="28"/>
            <w:highlight w:val="cyan"/>
            <w:lang w:val="en-US"/>
          </w:rPr>
          <w:delText>Hypothesen)?</w:delText>
        </w:r>
      </w:del>
    </w:p>
    <w:p w14:paraId="7BDF57C7" w14:textId="013F3F39" w:rsidR="00F75F5F" w:rsidRPr="00022D06" w:rsidDel="003F455C" w:rsidRDefault="00F75F5F" w:rsidP="00AC796D">
      <w:pPr>
        <w:rPr>
          <w:del w:id="1771" w:author="Ben Fels" w:date="2024-12-16T22:14:00Z" w16du:dateUtc="2024-12-16T21:14:00Z"/>
          <w:lang w:val="en-US"/>
        </w:rPr>
      </w:pPr>
    </w:p>
    <w:p w14:paraId="60AD669A" w14:textId="2D98670A" w:rsidR="00F13E2D" w:rsidRPr="009464AD" w:rsidDel="003F455C" w:rsidRDefault="00F13E2D" w:rsidP="00AC796D">
      <w:pPr>
        <w:rPr>
          <w:del w:id="1772" w:author="Ben Fels" w:date="2024-12-16T22:14:00Z" w16du:dateUtc="2024-12-16T21:14:00Z"/>
          <w:b/>
          <w:lang w:val="en-US"/>
        </w:rPr>
      </w:pPr>
      <w:del w:id="1773" w:author="Ben Fels" w:date="2024-12-16T22:14:00Z" w16du:dateUtc="2024-12-16T21:14:00Z">
        <w:r w:rsidRPr="009464AD" w:rsidDel="003F455C">
          <w:rPr>
            <w:b/>
            <w:lang w:val="en-US"/>
          </w:rPr>
          <w:delText>Approach for Argument Mining using LLMs in Few-Shot and Zero-Shot Learning</w:delText>
        </w:r>
      </w:del>
    </w:p>
    <w:p w14:paraId="75030FE3" w14:textId="4C1A0ACB" w:rsidR="009A1C4F" w:rsidRDefault="009A1C4F">
      <w:pPr>
        <w:pPrChange w:id="1774" w:author="Ben Fels" w:date="2024-12-16T22:14:00Z" w16du:dateUtc="2024-12-16T21:14:00Z">
          <w:pPr>
            <w:pStyle w:val="Listenabsatz"/>
            <w:numPr>
              <w:numId w:val="25"/>
            </w:numPr>
            <w:ind w:left="360" w:hanging="360"/>
          </w:pPr>
        </w:pPrChange>
      </w:pPr>
      <w:r>
        <w:t xml:space="preserve">Wie können LLMs auf eine spezifische Aufgabe </w:t>
      </w:r>
      <w:proofErr w:type="spellStart"/>
      <w:r>
        <w:t>traininiert</w:t>
      </w:r>
      <w:proofErr w:type="spellEnd"/>
      <w:r>
        <w:t xml:space="preserve"> werden</w:t>
      </w:r>
    </w:p>
    <w:p w14:paraId="3A2D3792" w14:textId="5D73AF31" w:rsidR="00EC6710" w:rsidRDefault="00EC6710" w:rsidP="001C7C39">
      <w:pPr>
        <w:pStyle w:val="Listenabsatz"/>
        <w:numPr>
          <w:ilvl w:val="0"/>
          <w:numId w:val="25"/>
        </w:numPr>
      </w:pPr>
      <w:r>
        <w:t xml:space="preserve">Wie gut sind LLMs für </w:t>
      </w:r>
      <w:proofErr w:type="spellStart"/>
      <w:r>
        <w:t>argument</w:t>
      </w:r>
      <w:proofErr w:type="spellEnd"/>
      <w:r>
        <w:t xml:space="preserve"> Mining geeignet </w:t>
      </w:r>
      <w:r w:rsidR="00A411C4">
        <w:t>(</w:t>
      </w:r>
      <w:r>
        <w:t xml:space="preserve">Identifizierung von </w:t>
      </w:r>
      <w:proofErr w:type="spellStart"/>
      <w:r>
        <w:t>claims</w:t>
      </w:r>
      <w:proofErr w:type="spellEnd"/>
      <w:r>
        <w:t xml:space="preserve">, </w:t>
      </w:r>
      <w:proofErr w:type="spellStart"/>
      <w:r>
        <w:t>premises</w:t>
      </w:r>
      <w:proofErr w:type="spellEnd"/>
      <w:r>
        <w:t xml:space="preserve"> und </w:t>
      </w:r>
      <w:proofErr w:type="spellStart"/>
      <w:r>
        <w:t>conclusions</w:t>
      </w:r>
      <w:proofErr w:type="spellEnd"/>
      <w:r w:rsidR="00A411C4">
        <w:t>) bei der Anwendung von Zero-</w:t>
      </w:r>
      <w:proofErr w:type="spellStart"/>
      <w:r w:rsidR="00A411C4">
        <w:t>shot</w:t>
      </w:r>
      <w:proofErr w:type="spellEnd"/>
      <w:r w:rsidR="00A411C4">
        <w:t xml:space="preserve"> und </w:t>
      </w:r>
      <w:proofErr w:type="spellStart"/>
      <w:r w:rsidR="00A411C4">
        <w:t>few-shot</w:t>
      </w:r>
      <w:proofErr w:type="spellEnd"/>
      <w:r w:rsidR="00A411C4">
        <w:t xml:space="preserve"> learning</w:t>
      </w:r>
    </w:p>
    <w:p w14:paraId="3648CC9D" w14:textId="0F7D170A" w:rsidR="009A1F58" w:rsidRDefault="009A1F58" w:rsidP="001C7C39">
      <w:pPr>
        <w:pStyle w:val="Listenabsatz"/>
        <w:numPr>
          <w:ilvl w:val="0"/>
          <w:numId w:val="25"/>
        </w:numPr>
      </w:pPr>
      <w:r>
        <w:t xml:space="preserve">Können LLMs argumentative Strukturen </w:t>
      </w:r>
      <w:r w:rsidR="00405207">
        <w:t>(</w:t>
      </w:r>
      <w:proofErr w:type="spellStart"/>
      <w:r w:rsidR="00405207">
        <w:t>claim-premise-pairs</w:t>
      </w:r>
      <w:proofErr w:type="spellEnd"/>
      <w:r w:rsidR="00405207">
        <w:t>) zuverlässig erkennen ?</w:t>
      </w:r>
    </w:p>
    <w:p w14:paraId="09384AB1" w14:textId="3AB95A0A" w:rsidR="00EB7FBF" w:rsidRDefault="00EB7FBF" w:rsidP="001C7C39">
      <w:pPr>
        <w:pStyle w:val="Listenabsatz"/>
        <w:numPr>
          <w:ilvl w:val="0"/>
          <w:numId w:val="25"/>
        </w:numPr>
      </w:pPr>
      <w:r>
        <w:t xml:space="preserve">Welche Herausforderungen gibt es bei der </w:t>
      </w:r>
      <w:r w:rsidR="007A1731">
        <w:t xml:space="preserve">Anwendung von LLMs fürs Argument Mining? (Verschiedene Bestandteile von Argumenten, </w:t>
      </w:r>
      <w:r w:rsidR="00725279">
        <w:t>Mehrere Teilaufgaben,…)</w:t>
      </w:r>
    </w:p>
    <w:p w14:paraId="2742150A" w14:textId="0B25D1B0" w:rsidR="001C7C39" w:rsidRDefault="008E72DB" w:rsidP="001C7C39">
      <w:pPr>
        <w:pStyle w:val="Listenabsatz"/>
        <w:numPr>
          <w:ilvl w:val="0"/>
          <w:numId w:val="25"/>
        </w:numPr>
      </w:pPr>
      <w:r>
        <w:t xml:space="preserve">Welche </w:t>
      </w:r>
      <w:r w:rsidR="009A1C4F">
        <w:t xml:space="preserve">Prompt Engineering </w:t>
      </w:r>
      <w:r>
        <w:t xml:space="preserve">Techniken </w:t>
      </w:r>
      <w:r w:rsidR="001A6B7E">
        <w:t xml:space="preserve">sind </w:t>
      </w:r>
      <w:proofErr w:type="gramStart"/>
      <w:r w:rsidR="001A6B7E">
        <w:t>am Effektivsten</w:t>
      </w:r>
      <w:proofErr w:type="gramEnd"/>
      <w:r w:rsidR="001A6B7E">
        <w:t xml:space="preserve"> </w:t>
      </w:r>
      <w:r w:rsidR="009A1C4F">
        <w:t xml:space="preserve">zur Verbesserung </w:t>
      </w:r>
      <w:r w:rsidR="002F33D6">
        <w:t xml:space="preserve">der </w:t>
      </w:r>
      <w:proofErr w:type="spellStart"/>
      <w:r w:rsidR="002F33D6">
        <w:t>Perfromance</w:t>
      </w:r>
      <w:proofErr w:type="spellEnd"/>
      <w:r w:rsidR="002F33D6">
        <w:t xml:space="preserve"> </w:t>
      </w:r>
      <w:r w:rsidR="009A1C4F">
        <w:t>eines LLMs</w:t>
      </w:r>
      <w:r w:rsidR="002F33D6">
        <w:t xml:space="preserve"> zum Argument Mining</w:t>
      </w:r>
      <w:r w:rsidR="007A244F">
        <w:t>?</w:t>
      </w:r>
    </w:p>
    <w:p w14:paraId="388E55E5" w14:textId="36E8F6CA" w:rsidR="00061289" w:rsidRDefault="008E72DB" w:rsidP="001C7C39">
      <w:pPr>
        <w:pStyle w:val="Listenabsatz"/>
        <w:numPr>
          <w:ilvl w:val="0"/>
          <w:numId w:val="25"/>
        </w:numPr>
      </w:pPr>
      <w:r>
        <w:t xml:space="preserve">Wie </w:t>
      </w:r>
      <w:r w:rsidR="00401A7E">
        <w:t xml:space="preserve">beeinflusst </w:t>
      </w:r>
      <w:r>
        <w:t xml:space="preserve">die </w:t>
      </w:r>
      <w:r w:rsidR="00061289">
        <w:t xml:space="preserve">Anzahl der </w:t>
      </w:r>
      <w:r>
        <w:t xml:space="preserve">übergebenen Beispiele </w:t>
      </w:r>
      <w:r w:rsidR="00401A7E">
        <w:t xml:space="preserve">die </w:t>
      </w:r>
      <w:r w:rsidR="00D54ECB">
        <w:t>Leistung des LLMs</w:t>
      </w:r>
      <w:r>
        <w:t>?</w:t>
      </w:r>
    </w:p>
    <w:p w14:paraId="065394B3" w14:textId="533B116F" w:rsidR="00D54ECB" w:rsidRDefault="00F87933" w:rsidP="001C7C39">
      <w:pPr>
        <w:pStyle w:val="Listenabsatz"/>
        <w:numPr>
          <w:ilvl w:val="0"/>
          <w:numId w:val="25"/>
        </w:numPr>
      </w:pPr>
      <w:r>
        <w:t xml:space="preserve">Wie unterscheiden sich die Modelle </w:t>
      </w:r>
      <w:r w:rsidR="000C6572">
        <w:t xml:space="preserve">mit unterschiedlichen Strukturen) </w:t>
      </w:r>
      <w:r>
        <w:t>dabei untereinander?</w:t>
      </w:r>
      <w:r w:rsidR="000C6572">
        <w:t xml:space="preserve"> Gemini, GPT4o, GPT2?</w:t>
      </w:r>
    </w:p>
    <w:p w14:paraId="760B5C05" w14:textId="4CA183E3" w:rsidR="00FD4A72" w:rsidDel="003F455C" w:rsidRDefault="00FD4A72" w:rsidP="001C7C39">
      <w:pPr>
        <w:pStyle w:val="Listenabsatz"/>
        <w:numPr>
          <w:ilvl w:val="0"/>
          <w:numId w:val="25"/>
        </w:numPr>
        <w:rPr>
          <w:del w:id="1775" w:author="Ben Fels" w:date="2024-12-16T22:14:00Z" w16du:dateUtc="2024-12-16T21:14:00Z"/>
        </w:rPr>
      </w:pPr>
      <w:r>
        <w:t xml:space="preserve">Wie effektiv sind LLMs bei der Anpassung an verschiedene </w:t>
      </w:r>
      <w:proofErr w:type="spellStart"/>
      <w:r>
        <w:t>Argumentationssstile</w:t>
      </w:r>
      <w:proofErr w:type="spellEnd"/>
      <w:r>
        <w:t xml:space="preserve"> </w:t>
      </w:r>
      <w:r w:rsidR="00900872">
        <w:t>bei verschiedenen Domänen (Politik, Recht, Wissenschaft)</w:t>
      </w:r>
    </w:p>
    <w:p w14:paraId="15B9A197" w14:textId="77777777" w:rsidR="00900872" w:rsidRDefault="00900872" w:rsidP="003F455C">
      <w:pPr>
        <w:pStyle w:val="Listenabsatz"/>
        <w:numPr>
          <w:ilvl w:val="0"/>
          <w:numId w:val="25"/>
        </w:numPr>
      </w:pPr>
    </w:p>
    <w:p w14:paraId="53969403" w14:textId="77777777" w:rsidR="00CF7AE6" w:rsidRPr="00CF7AE6" w:rsidDel="00EB3762" w:rsidRDefault="00CF7AE6" w:rsidP="00CF7AE6">
      <w:pPr>
        <w:rPr>
          <w:del w:id="1776" w:author="Ben Fels" w:date="2024-12-21T12:02:00Z" w16du:dateUtc="2024-12-21T11:02:00Z"/>
        </w:rPr>
      </w:pPr>
    </w:p>
    <w:p w14:paraId="52B92A07" w14:textId="39AA5423" w:rsidR="00CF7AE6" w:rsidRPr="00CF7AE6" w:rsidDel="00EB3762" w:rsidRDefault="00CF7AE6" w:rsidP="00CF7AE6">
      <w:pPr>
        <w:rPr>
          <w:del w:id="1777" w:author="Ben Fels" w:date="2024-12-21T12:02:00Z" w16du:dateUtc="2024-12-21T11:02:00Z"/>
        </w:rPr>
      </w:pPr>
    </w:p>
    <w:p w14:paraId="248E40D0" w14:textId="7A55141F" w:rsidR="002379BD" w:rsidDel="00EB3762" w:rsidRDefault="002379BD" w:rsidP="00CF7AE6">
      <w:pPr>
        <w:rPr>
          <w:del w:id="1778" w:author="Ben Fels" w:date="2024-12-21T12:02:00Z" w16du:dateUtc="2024-12-21T11:02:00Z"/>
        </w:rPr>
      </w:pPr>
    </w:p>
    <w:p w14:paraId="00591F1E" w14:textId="77777777" w:rsidR="007C76BA" w:rsidRDefault="002379BD" w:rsidP="00EC6426">
      <w:r>
        <w:br w:type="page"/>
      </w:r>
    </w:p>
    <w:p w14:paraId="760B742C" w14:textId="77777777" w:rsidR="00EC6426" w:rsidRDefault="00EC6426" w:rsidP="00EC6426">
      <w:pPr>
        <w:pStyle w:val="berschrift1"/>
      </w:pPr>
      <w:bookmarkStart w:id="1779" w:name="_Toc188683535"/>
      <w:r>
        <w:lastRenderedPageBreak/>
        <w:t xml:space="preserve">Literaturverzeichnis / </w:t>
      </w:r>
      <w:commentRangeStart w:id="1780"/>
      <w:r>
        <w:t>Quellenv</w:t>
      </w:r>
      <w:commentRangeEnd w:id="1780"/>
      <w:r w:rsidR="000A16D0">
        <w:rPr>
          <w:rStyle w:val="Kommentarzeichen"/>
          <w:rFonts w:eastAsiaTheme="minorHAnsi" w:cstheme="minorBidi"/>
          <w:color w:val="auto"/>
        </w:rPr>
        <w:commentReference w:id="1780"/>
      </w:r>
      <w:r>
        <w:t>erzeichnis</w:t>
      </w:r>
      <w:bookmarkEnd w:id="1779"/>
    </w:p>
    <w:p w14:paraId="28F46E27" w14:textId="77777777" w:rsidR="005A6533" w:rsidRPr="00862A5C" w:rsidRDefault="002F409C" w:rsidP="005A6533">
      <w:pPr>
        <w:pStyle w:val="Literaturverzeichnis"/>
        <w:rPr>
          <w:rFonts w:cs="Arial"/>
          <w:lang w:val="en-US"/>
        </w:rPr>
      </w:pPr>
      <w:r>
        <w:fldChar w:fldCharType="begin"/>
      </w:r>
      <w:r w:rsidR="00F823F6">
        <w:rPr>
          <w:lang w:val="en-US"/>
        </w:rPr>
        <w:instrText xml:space="preserve"> ADDIN ZOTERO_BIBL {"uncited":[],"omitted":[],"custom":[]} CSL_BIBLIOGRAPHY </w:instrText>
      </w:r>
      <w:r>
        <w:fldChar w:fldCharType="separate"/>
      </w:r>
      <w:r w:rsidR="005A6533" w:rsidRPr="00862A5C">
        <w:rPr>
          <w:rFonts w:cs="Arial"/>
          <w:lang w:val="en-US"/>
        </w:rPr>
        <w:t xml:space="preserve">Anadkat (OpenAI), S. (2023). </w:t>
      </w:r>
      <w:r w:rsidR="005A6533" w:rsidRPr="00862A5C">
        <w:rPr>
          <w:rFonts w:cs="Arial"/>
          <w:i/>
          <w:iCs/>
          <w:lang w:val="en-US"/>
        </w:rPr>
        <w:t xml:space="preserve">How to make your completions </w:t>
      </w:r>
      <w:proofErr w:type="gramStart"/>
      <w:r w:rsidR="005A6533" w:rsidRPr="00862A5C">
        <w:rPr>
          <w:rFonts w:cs="Arial"/>
          <w:i/>
          <w:iCs/>
          <w:lang w:val="en-US"/>
        </w:rPr>
        <w:t>outputs</w:t>
      </w:r>
      <w:proofErr w:type="gramEnd"/>
      <w:r w:rsidR="005A6533" w:rsidRPr="00862A5C">
        <w:rPr>
          <w:rFonts w:cs="Arial"/>
          <w:i/>
          <w:iCs/>
          <w:lang w:val="en-US"/>
        </w:rPr>
        <w:t xml:space="preserve"> consistent with the new seed parameter</w:t>
      </w:r>
      <w:r w:rsidR="005A6533" w:rsidRPr="00862A5C">
        <w:rPr>
          <w:rFonts w:cs="Arial"/>
          <w:lang w:val="en-US"/>
        </w:rPr>
        <w:t>. https://cookbook.openai.com/examples/reproducible_outputs_with_the_seed_parameter</w:t>
      </w:r>
    </w:p>
    <w:p w14:paraId="44329730" w14:textId="77777777" w:rsidR="005A6533" w:rsidRPr="00862A5C" w:rsidRDefault="005A6533" w:rsidP="005A6533">
      <w:pPr>
        <w:pStyle w:val="Literaturverzeichnis"/>
        <w:rPr>
          <w:rFonts w:cs="Arial"/>
          <w:lang w:val="en-US"/>
        </w:rPr>
      </w:pPr>
      <w:r w:rsidRPr="00862A5C">
        <w:rPr>
          <w:rFonts w:cs="Arial"/>
          <w:lang w:val="en-US"/>
        </w:rPr>
        <w:t xml:space="preserve">Brown, T. B., Mann, B., Ryder, N., Subbiah, M., Kaplan, J., Dhariwal, P., Neelakantan, A., Shyam, P., Sastry, G., Askell, A., Agarwal, S., Herbert-Voss, A., Krueger, G., Henighan, T., Child, R., Ramesh, A., Ziegler, D. M., Wu, J., Winter, C., … Amodei, D. (2020). </w:t>
      </w:r>
      <w:r w:rsidRPr="00862A5C">
        <w:rPr>
          <w:rFonts w:cs="Arial"/>
          <w:i/>
          <w:iCs/>
          <w:lang w:val="en-US"/>
        </w:rPr>
        <w:t>Language Models are Few-Shot Learners</w:t>
      </w:r>
      <w:r w:rsidRPr="00862A5C">
        <w:rPr>
          <w:rFonts w:cs="Arial"/>
          <w:lang w:val="en-US"/>
        </w:rPr>
        <w:t xml:space="preserve"> (arXiv:2005.14165). </w:t>
      </w:r>
      <w:proofErr w:type="spellStart"/>
      <w:r w:rsidRPr="00862A5C">
        <w:rPr>
          <w:rFonts w:cs="Arial"/>
          <w:lang w:val="en-US"/>
        </w:rPr>
        <w:t>arXiv</w:t>
      </w:r>
      <w:proofErr w:type="spellEnd"/>
      <w:r w:rsidRPr="00862A5C">
        <w:rPr>
          <w:rFonts w:cs="Arial"/>
          <w:lang w:val="en-US"/>
        </w:rPr>
        <w:t>. http://arxiv.org/abs/2005.14165</w:t>
      </w:r>
    </w:p>
    <w:p w14:paraId="63DED36E" w14:textId="77777777" w:rsidR="005A6533" w:rsidRPr="00862A5C" w:rsidRDefault="005A6533" w:rsidP="005A6533">
      <w:pPr>
        <w:pStyle w:val="Literaturverzeichnis"/>
        <w:rPr>
          <w:rFonts w:cs="Arial"/>
          <w:lang w:val="en-US"/>
        </w:rPr>
      </w:pPr>
      <w:r w:rsidRPr="00862A5C">
        <w:rPr>
          <w:rFonts w:cs="Arial"/>
          <w:lang w:val="en-US"/>
        </w:rPr>
        <w:t xml:space="preserve">Bruce, P. C., Bruce, A., &amp; </w:t>
      </w:r>
      <w:proofErr w:type="spellStart"/>
      <w:r w:rsidRPr="00862A5C">
        <w:rPr>
          <w:rFonts w:cs="Arial"/>
          <w:lang w:val="en-US"/>
        </w:rPr>
        <w:t>Gedeck</w:t>
      </w:r>
      <w:proofErr w:type="spellEnd"/>
      <w:r w:rsidRPr="00862A5C">
        <w:rPr>
          <w:rFonts w:cs="Arial"/>
          <w:lang w:val="en-US"/>
        </w:rPr>
        <w:t xml:space="preserve">, P. (2020). </w:t>
      </w:r>
      <w:r w:rsidRPr="00862A5C">
        <w:rPr>
          <w:rFonts w:cs="Arial"/>
          <w:i/>
          <w:iCs/>
          <w:lang w:val="en-US"/>
        </w:rPr>
        <w:t>Practical statistics for data scientists: 50+ essential concepts using R and Python</w:t>
      </w:r>
      <w:r w:rsidRPr="00862A5C">
        <w:rPr>
          <w:rFonts w:cs="Arial"/>
          <w:lang w:val="en-US"/>
        </w:rPr>
        <w:t xml:space="preserve"> (2. </w:t>
      </w:r>
      <w:proofErr w:type="spellStart"/>
      <w:r w:rsidRPr="00862A5C">
        <w:rPr>
          <w:rFonts w:cs="Arial"/>
          <w:lang w:val="en-US"/>
        </w:rPr>
        <w:t>Aufl</w:t>
      </w:r>
      <w:proofErr w:type="spellEnd"/>
      <w:r w:rsidRPr="00862A5C">
        <w:rPr>
          <w:rFonts w:cs="Arial"/>
          <w:lang w:val="en-US"/>
        </w:rPr>
        <w:t>.). O’Reilly Media, Inc.</w:t>
      </w:r>
    </w:p>
    <w:p w14:paraId="766213F3" w14:textId="77777777" w:rsidR="005A6533" w:rsidRPr="00862A5C" w:rsidRDefault="005A6533" w:rsidP="005A6533">
      <w:pPr>
        <w:pStyle w:val="Literaturverzeichnis"/>
        <w:rPr>
          <w:rFonts w:cs="Arial"/>
          <w:lang w:val="en-US"/>
        </w:rPr>
      </w:pPr>
      <w:r w:rsidRPr="00862A5C">
        <w:rPr>
          <w:rFonts w:cs="Arial"/>
          <w:lang w:val="en-US"/>
        </w:rPr>
        <w:t xml:space="preserve">Cabrio, E., &amp; Villata, S. (2018). Five Years of Argument Mining: A Data-driven Analysis. </w:t>
      </w:r>
      <w:r w:rsidRPr="00862A5C">
        <w:rPr>
          <w:rFonts w:cs="Arial"/>
          <w:i/>
          <w:iCs/>
          <w:lang w:val="en-US"/>
        </w:rPr>
        <w:t>Proceedings of the Twenty-Seventh International Joint Conference on Artificial Intelligence</w:t>
      </w:r>
      <w:r w:rsidRPr="00862A5C">
        <w:rPr>
          <w:rFonts w:cs="Arial"/>
          <w:lang w:val="en-US"/>
        </w:rPr>
        <w:t>, 5427–5433. https://doi.org/10.24963/ijcai.2018/766</w:t>
      </w:r>
    </w:p>
    <w:p w14:paraId="2BA44E2F" w14:textId="77777777" w:rsidR="005A6533" w:rsidRPr="00862A5C" w:rsidRDefault="005A6533" w:rsidP="005A6533">
      <w:pPr>
        <w:pStyle w:val="Literaturverzeichnis"/>
        <w:rPr>
          <w:rFonts w:cs="Arial"/>
          <w:lang w:val="en-US"/>
        </w:rPr>
      </w:pPr>
      <w:r w:rsidRPr="00862A5C">
        <w:rPr>
          <w:rFonts w:cs="Arial"/>
          <w:lang w:val="en-US"/>
        </w:rPr>
        <w:t xml:space="preserve">Chen, B., &amp; Cherry, C. (2014). A Systematic Comparison of Smoothing Techniques for Sentence-Level BLEU. </w:t>
      </w:r>
      <w:r w:rsidRPr="00862A5C">
        <w:rPr>
          <w:rFonts w:cs="Arial"/>
          <w:i/>
          <w:iCs/>
          <w:lang w:val="en-US"/>
        </w:rPr>
        <w:t>Proceedings of the Ninth Workshop on Statistical Machine Translation</w:t>
      </w:r>
      <w:r w:rsidRPr="00862A5C">
        <w:rPr>
          <w:rFonts w:cs="Arial"/>
          <w:lang w:val="en-US"/>
        </w:rPr>
        <w:t>, 362–367. https://doi.org/10.3115/v1/W14-3346</w:t>
      </w:r>
    </w:p>
    <w:p w14:paraId="5958331F" w14:textId="77777777" w:rsidR="005A6533" w:rsidRPr="00862A5C" w:rsidRDefault="005A6533" w:rsidP="005A6533">
      <w:pPr>
        <w:pStyle w:val="Literaturverzeichnis"/>
        <w:rPr>
          <w:rFonts w:cs="Arial"/>
          <w:lang w:val="en-US"/>
        </w:rPr>
      </w:pPr>
      <w:r w:rsidRPr="00862A5C">
        <w:rPr>
          <w:rFonts w:cs="Arial"/>
          <w:lang w:val="en-US"/>
        </w:rPr>
        <w:t xml:space="preserve">Cheng, L., Bing, L., He, R., Yu, Q., Zhang, Y., &amp; Si, L. (2022). IAM: A Comprehensive and Large-Scale Dataset for Integrated Argument Mining Tasks. </w:t>
      </w:r>
      <w:r w:rsidRPr="00862A5C">
        <w:rPr>
          <w:rFonts w:cs="Arial"/>
          <w:i/>
          <w:iCs/>
          <w:lang w:val="en-US"/>
        </w:rPr>
        <w:t>Proceedings of the 60th Annual Meeting of the Association for Computational Linguistics (Volume 1: Long Papers)</w:t>
      </w:r>
      <w:r w:rsidRPr="00862A5C">
        <w:rPr>
          <w:rFonts w:cs="Arial"/>
          <w:lang w:val="en-US"/>
        </w:rPr>
        <w:t>, 2277–2287. https://doi.org/10.18653/v1/2022.acl-long.162</w:t>
      </w:r>
    </w:p>
    <w:p w14:paraId="27AE0222" w14:textId="77777777" w:rsidR="005A6533" w:rsidRPr="00862A5C" w:rsidRDefault="005A6533" w:rsidP="005A6533">
      <w:pPr>
        <w:pStyle w:val="Literaturverzeichnis"/>
        <w:rPr>
          <w:rFonts w:cs="Arial"/>
          <w:lang w:val="en-US"/>
        </w:rPr>
      </w:pPr>
      <w:proofErr w:type="spellStart"/>
      <w:r w:rsidRPr="00862A5C">
        <w:rPr>
          <w:rFonts w:cs="Arial"/>
          <w:lang w:val="en-US"/>
        </w:rPr>
        <w:t>Géron</w:t>
      </w:r>
      <w:proofErr w:type="spellEnd"/>
      <w:r w:rsidRPr="00862A5C">
        <w:rPr>
          <w:rFonts w:cs="Arial"/>
          <w:lang w:val="en-US"/>
        </w:rPr>
        <w:t xml:space="preserve">, A. (2022). </w:t>
      </w:r>
      <w:r w:rsidRPr="00862A5C">
        <w:rPr>
          <w:rFonts w:cs="Arial"/>
          <w:i/>
          <w:iCs/>
          <w:lang w:val="en-US"/>
        </w:rPr>
        <w:t xml:space="preserve">Hands-On Machine Learning with Scikit-Learn, </w:t>
      </w:r>
      <w:proofErr w:type="spellStart"/>
      <w:r w:rsidRPr="00862A5C">
        <w:rPr>
          <w:rFonts w:cs="Arial"/>
          <w:i/>
          <w:iCs/>
          <w:lang w:val="en-US"/>
        </w:rPr>
        <w:t>Keras</w:t>
      </w:r>
      <w:proofErr w:type="spellEnd"/>
      <w:r w:rsidRPr="00862A5C">
        <w:rPr>
          <w:rFonts w:cs="Arial"/>
          <w:i/>
          <w:iCs/>
          <w:lang w:val="en-US"/>
        </w:rPr>
        <w:t>, and TensorFlow</w:t>
      </w:r>
      <w:r w:rsidRPr="00862A5C">
        <w:rPr>
          <w:rFonts w:cs="Arial"/>
          <w:lang w:val="en-US"/>
        </w:rPr>
        <w:t xml:space="preserve"> (3. </w:t>
      </w:r>
      <w:proofErr w:type="spellStart"/>
      <w:r w:rsidRPr="00862A5C">
        <w:rPr>
          <w:rFonts w:cs="Arial"/>
          <w:lang w:val="en-US"/>
        </w:rPr>
        <w:t>Aufl</w:t>
      </w:r>
      <w:proofErr w:type="spellEnd"/>
      <w:r w:rsidRPr="00862A5C">
        <w:rPr>
          <w:rFonts w:cs="Arial"/>
          <w:lang w:val="en-US"/>
        </w:rPr>
        <w:t>.). O’Reilly Media, Inc.</w:t>
      </w:r>
    </w:p>
    <w:p w14:paraId="59948BF8" w14:textId="77777777" w:rsidR="005A6533" w:rsidRPr="00862A5C" w:rsidRDefault="005A6533" w:rsidP="005A6533">
      <w:pPr>
        <w:pStyle w:val="Literaturverzeichnis"/>
        <w:rPr>
          <w:rFonts w:cs="Arial"/>
          <w:lang w:val="en-US"/>
        </w:rPr>
      </w:pPr>
      <w:r w:rsidRPr="00862A5C">
        <w:rPr>
          <w:rFonts w:cs="Arial"/>
          <w:lang w:val="en-US"/>
        </w:rPr>
        <w:t xml:space="preserve">Google. (2024). </w:t>
      </w:r>
      <w:r w:rsidRPr="00862A5C">
        <w:rPr>
          <w:rFonts w:cs="Arial"/>
          <w:i/>
          <w:iCs/>
          <w:lang w:val="en-US"/>
        </w:rPr>
        <w:t>Prompt design strategies</w:t>
      </w:r>
      <w:r w:rsidRPr="00862A5C">
        <w:rPr>
          <w:rFonts w:cs="Arial"/>
          <w:lang w:val="en-US"/>
        </w:rPr>
        <w:t>. https://ai.google.dev/gemini-api/docs/prompting-strategies</w:t>
      </w:r>
    </w:p>
    <w:p w14:paraId="32CA9D15" w14:textId="77777777" w:rsidR="005A6533" w:rsidRPr="00862A5C" w:rsidRDefault="005A6533" w:rsidP="005A6533">
      <w:pPr>
        <w:pStyle w:val="Literaturverzeichnis"/>
        <w:rPr>
          <w:rFonts w:cs="Arial"/>
          <w:lang w:val="en-US"/>
        </w:rPr>
      </w:pPr>
      <w:r w:rsidRPr="005A6533">
        <w:rPr>
          <w:rFonts w:cs="Arial"/>
        </w:rPr>
        <w:t xml:space="preserve">Han, S., Wang, M., Zhang, J., Li, D., &amp; Duan, J. (2024). </w:t>
      </w:r>
      <w:r w:rsidRPr="00862A5C">
        <w:rPr>
          <w:rFonts w:cs="Arial"/>
          <w:lang w:val="en-US"/>
        </w:rPr>
        <w:t xml:space="preserve">A Review of Large Language Models: Fundamental Architectures, Key Technological Evolutions, Interdisciplinary Technologies Integration, Optimization and Compression Techniques, Applications, and Challenges. </w:t>
      </w:r>
      <w:r w:rsidRPr="00862A5C">
        <w:rPr>
          <w:rFonts w:cs="Arial"/>
          <w:i/>
          <w:iCs/>
          <w:lang w:val="en-US"/>
        </w:rPr>
        <w:t>Electronics</w:t>
      </w:r>
      <w:r w:rsidRPr="00862A5C">
        <w:rPr>
          <w:rFonts w:cs="Arial"/>
          <w:lang w:val="en-US"/>
        </w:rPr>
        <w:t xml:space="preserve">, </w:t>
      </w:r>
      <w:r w:rsidRPr="00862A5C">
        <w:rPr>
          <w:rFonts w:cs="Arial"/>
          <w:i/>
          <w:iCs/>
          <w:lang w:val="en-US"/>
        </w:rPr>
        <w:t>13</w:t>
      </w:r>
      <w:r w:rsidRPr="00862A5C">
        <w:rPr>
          <w:rFonts w:cs="Arial"/>
          <w:lang w:val="en-US"/>
        </w:rPr>
        <w:t>(24), 5040. https://doi.org/10.3390/electronics13245040</w:t>
      </w:r>
    </w:p>
    <w:p w14:paraId="21F90F5D" w14:textId="77777777" w:rsidR="005A6533" w:rsidRPr="00862A5C" w:rsidRDefault="005A6533" w:rsidP="005A6533">
      <w:pPr>
        <w:pStyle w:val="Literaturverzeichnis"/>
        <w:rPr>
          <w:rFonts w:cs="Arial"/>
          <w:lang w:val="en-US"/>
        </w:rPr>
      </w:pPr>
      <w:r w:rsidRPr="00862A5C">
        <w:rPr>
          <w:rFonts w:cs="Arial"/>
          <w:lang w:val="en-US"/>
        </w:rPr>
        <w:t xml:space="preserve">Kochmar, E. (2022). </w:t>
      </w:r>
      <w:r w:rsidRPr="00862A5C">
        <w:rPr>
          <w:rFonts w:cs="Arial"/>
          <w:i/>
          <w:iCs/>
          <w:lang w:val="en-US"/>
        </w:rPr>
        <w:t>Getting started with Natural Language Processing</w:t>
      </w:r>
      <w:r w:rsidRPr="00862A5C">
        <w:rPr>
          <w:rFonts w:cs="Arial"/>
          <w:lang w:val="en-US"/>
        </w:rPr>
        <w:t>. Manning Publications.</w:t>
      </w:r>
    </w:p>
    <w:p w14:paraId="6ACF295E" w14:textId="77777777" w:rsidR="005A6533" w:rsidRPr="00862A5C" w:rsidRDefault="005A6533" w:rsidP="005A6533">
      <w:pPr>
        <w:pStyle w:val="Literaturverzeichnis"/>
        <w:rPr>
          <w:rFonts w:cs="Arial"/>
          <w:lang w:val="en-US"/>
        </w:rPr>
      </w:pPr>
      <w:r w:rsidRPr="00862A5C">
        <w:rPr>
          <w:rFonts w:cs="Arial"/>
          <w:lang w:val="en-US"/>
        </w:rPr>
        <w:t xml:space="preserve">Lawrence, J., &amp; Reed, C. (2020). Argument Mining: A Survey. </w:t>
      </w:r>
      <w:r w:rsidRPr="00862A5C">
        <w:rPr>
          <w:rFonts w:cs="Arial"/>
          <w:i/>
          <w:iCs/>
          <w:lang w:val="en-US"/>
        </w:rPr>
        <w:t>Computational Linguistics</w:t>
      </w:r>
      <w:r w:rsidRPr="00862A5C">
        <w:rPr>
          <w:rFonts w:cs="Arial"/>
          <w:lang w:val="en-US"/>
        </w:rPr>
        <w:t xml:space="preserve">, </w:t>
      </w:r>
      <w:r w:rsidRPr="00862A5C">
        <w:rPr>
          <w:rFonts w:cs="Arial"/>
          <w:i/>
          <w:iCs/>
          <w:lang w:val="en-US"/>
        </w:rPr>
        <w:t>45</w:t>
      </w:r>
      <w:r w:rsidRPr="00862A5C">
        <w:rPr>
          <w:rFonts w:cs="Arial"/>
          <w:lang w:val="en-US"/>
        </w:rPr>
        <w:t>(4), 765–818. https://doi.org/10.1162/coli_a_00364</w:t>
      </w:r>
    </w:p>
    <w:p w14:paraId="2872D909" w14:textId="77777777" w:rsidR="005A6533" w:rsidRPr="00862A5C" w:rsidRDefault="005A6533" w:rsidP="005A6533">
      <w:pPr>
        <w:pStyle w:val="Literaturverzeichnis"/>
        <w:rPr>
          <w:rFonts w:cs="Arial"/>
          <w:lang w:val="en-US"/>
        </w:rPr>
      </w:pPr>
      <w:r w:rsidRPr="005A6533">
        <w:rPr>
          <w:rFonts w:cs="Arial"/>
        </w:rPr>
        <w:t xml:space="preserve">Lu, R.-S., Lin, C.-C., &amp; </w:t>
      </w:r>
      <w:proofErr w:type="spellStart"/>
      <w:r w:rsidRPr="005A6533">
        <w:rPr>
          <w:rFonts w:cs="Arial"/>
        </w:rPr>
        <w:t>Tsao</w:t>
      </w:r>
      <w:proofErr w:type="spellEnd"/>
      <w:r w:rsidRPr="005A6533">
        <w:rPr>
          <w:rFonts w:cs="Arial"/>
        </w:rPr>
        <w:t xml:space="preserve">, H.-Y. (2024). </w:t>
      </w:r>
      <w:r w:rsidRPr="00862A5C">
        <w:rPr>
          <w:rFonts w:cs="Arial"/>
          <w:lang w:val="en-US"/>
        </w:rPr>
        <w:t xml:space="preserve">Empowering Large Language Models to Leverage Domain-Specific Knowledge in E-Learning. </w:t>
      </w:r>
      <w:r w:rsidRPr="00862A5C">
        <w:rPr>
          <w:rFonts w:cs="Arial"/>
          <w:i/>
          <w:iCs/>
          <w:lang w:val="en-US"/>
        </w:rPr>
        <w:t>Applied Sciences</w:t>
      </w:r>
      <w:r w:rsidRPr="00862A5C">
        <w:rPr>
          <w:rFonts w:cs="Arial"/>
          <w:lang w:val="en-US"/>
        </w:rPr>
        <w:t xml:space="preserve">, </w:t>
      </w:r>
      <w:r w:rsidRPr="00862A5C">
        <w:rPr>
          <w:rFonts w:cs="Arial"/>
          <w:i/>
          <w:iCs/>
          <w:lang w:val="en-US"/>
        </w:rPr>
        <w:t>14</w:t>
      </w:r>
      <w:r w:rsidRPr="00862A5C">
        <w:rPr>
          <w:rFonts w:cs="Arial"/>
          <w:lang w:val="en-US"/>
        </w:rPr>
        <w:t>(12), 5264. https://doi.org/10.3390/app14125264</w:t>
      </w:r>
    </w:p>
    <w:p w14:paraId="58FCF8AC" w14:textId="77777777" w:rsidR="005A6533" w:rsidRPr="00862A5C" w:rsidRDefault="005A6533" w:rsidP="005A6533">
      <w:pPr>
        <w:pStyle w:val="Literaturverzeichnis"/>
        <w:rPr>
          <w:rFonts w:cs="Arial"/>
          <w:lang w:val="en-US"/>
        </w:rPr>
      </w:pPr>
      <w:r w:rsidRPr="00862A5C">
        <w:rPr>
          <w:rFonts w:cs="Arial"/>
          <w:lang w:val="en-US"/>
        </w:rPr>
        <w:t xml:space="preserve">Maharjan, J., </w:t>
      </w:r>
      <w:proofErr w:type="spellStart"/>
      <w:r w:rsidRPr="00862A5C">
        <w:rPr>
          <w:rFonts w:cs="Arial"/>
          <w:lang w:val="en-US"/>
        </w:rPr>
        <w:t>Garikipati</w:t>
      </w:r>
      <w:proofErr w:type="spellEnd"/>
      <w:r w:rsidRPr="00862A5C">
        <w:rPr>
          <w:rFonts w:cs="Arial"/>
          <w:lang w:val="en-US"/>
        </w:rPr>
        <w:t xml:space="preserve">, A., Singh, N. P., Cyrus, L., Sharma, M., Ciobanu, M., Barnes, G., Thapa, R., Mao, Q., &amp; Das, R. (2024). </w:t>
      </w:r>
      <w:proofErr w:type="spellStart"/>
      <w:r w:rsidRPr="00862A5C">
        <w:rPr>
          <w:rFonts w:cs="Arial"/>
          <w:lang w:val="en-US"/>
        </w:rPr>
        <w:t>OpenMedLM</w:t>
      </w:r>
      <w:proofErr w:type="spellEnd"/>
      <w:r w:rsidRPr="00862A5C">
        <w:rPr>
          <w:rFonts w:cs="Arial"/>
          <w:lang w:val="en-US"/>
        </w:rPr>
        <w:t xml:space="preserve">: Prompt engineering can out-perform fine-tuning in medical question-answering with open-source large language models. </w:t>
      </w:r>
      <w:r w:rsidRPr="00862A5C">
        <w:rPr>
          <w:rFonts w:cs="Arial"/>
          <w:i/>
          <w:iCs/>
          <w:lang w:val="en-US"/>
        </w:rPr>
        <w:t>Scientific Reports</w:t>
      </w:r>
      <w:r w:rsidRPr="00862A5C">
        <w:rPr>
          <w:rFonts w:cs="Arial"/>
          <w:lang w:val="en-US"/>
        </w:rPr>
        <w:t xml:space="preserve">, </w:t>
      </w:r>
      <w:r w:rsidRPr="00862A5C">
        <w:rPr>
          <w:rFonts w:cs="Arial"/>
          <w:i/>
          <w:iCs/>
          <w:lang w:val="en-US"/>
        </w:rPr>
        <w:t>14</w:t>
      </w:r>
      <w:r w:rsidRPr="00862A5C">
        <w:rPr>
          <w:rFonts w:cs="Arial"/>
          <w:lang w:val="en-US"/>
        </w:rPr>
        <w:t>(1), 14156. https://doi.org/10.1038/s41598-024-64827-6</w:t>
      </w:r>
    </w:p>
    <w:p w14:paraId="7BDCC67B" w14:textId="77777777" w:rsidR="005A6533" w:rsidRPr="00862A5C" w:rsidRDefault="005A6533" w:rsidP="005A6533">
      <w:pPr>
        <w:pStyle w:val="Literaturverzeichnis"/>
        <w:rPr>
          <w:rFonts w:cs="Arial"/>
          <w:lang w:val="en-US"/>
        </w:rPr>
      </w:pPr>
      <w:r w:rsidRPr="00862A5C">
        <w:rPr>
          <w:rFonts w:cs="Arial"/>
          <w:lang w:val="en-US"/>
        </w:rPr>
        <w:t xml:space="preserve">Meta. (2024). </w:t>
      </w:r>
      <w:r w:rsidRPr="00862A5C">
        <w:rPr>
          <w:rFonts w:cs="Arial"/>
          <w:i/>
          <w:iCs/>
          <w:lang w:val="en-US"/>
        </w:rPr>
        <w:t>Prompting</w:t>
      </w:r>
      <w:r w:rsidRPr="00862A5C">
        <w:rPr>
          <w:rFonts w:cs="Arial"/>
          <w:lang w:val="en-US"/>
        </w:rPr>
        <w:t>. How-to Guides. https://www.llama.com/docs/how-to-guides/prompting/</w:t>
      </w:r>
    </w:p>
    <w:p w14:paraId="5FB76161" w14:textId="77777777" w:rsidR="005A6533" w:rsidRPr="00862A5C" w:rsidRDefault="005A6533" w:rsidP="005A6533">
      <w:pPr>
        <w:pStyle w:val="Literaturverzeichnis"/>
        <w:rPr>
          <w:rFonts w:cs="Arial"/>
          <w:lang w:val="en-US"/>
        </w:rPr>
      </w:pPr>
      <w:r w:rsidRPr="00862A5C">
        <w:rPr>
          <w:rFonts w:cs="Arial"/>
          <w:lang w:val="en-US"/>
        </w:rPr>
        <w:t xml:space="preserve">OpenAI. (2024a). </w:t>
      </w:r>
      <w:r w:rsidRPr="00862A5C">
        <w:rPr>
          <w:rFonts w:cs="Arial"/>
          <w:i/>
          <w:iCs/>
          <w:lang w:val="en-US"/>
        </w:rPr>
        <w:t>Chat. Temperature</w:t>
      </w:r>
      <w:r w:rsidRPr="00862A5C">
        <w:rPr>
          <w:rFonts w:cs="Arial"/>
          <w:lang w:val="en-US"/>
        </w:rPr>
        <w:t>. OpenAI Platform. API Reference. https://platform.openai.com/docs/api-reference/chat/create</w:t>
      </w:r>
    </w:p>
    <w:p w14:paraId="191FBA74" w14:textId="77777777" w:rsidR="005A6533" w:rsidRPr="00862A5C" w:rsidRDefault="005A6533" w:rsidP="005A6533">
      <w:pPr>
        <w:pStyle w:val="Literaturverzeichnis"/>
        <w:rPr>
          <w:rFonts w:cs="Arial"/>
          <w:lang w:val="en-US"/>
        </w:rPr>
      </w:pPr>
      <w:r w:rsidRPr="00862A5C">
        <w:rPr>
          <w:rFonts w:cs="Arial"/>
          <w:lang w:val="en-US"/>
        </w:rPr>
        <w:t xml:space="preserve">OpenAI. (2024b). </w:t>
      </w:r>
      <w:r w:rsidRPr="00862A5C">
        <w:rPr>
          <w:rFonts w:cs="Arial"/>
          <w:i/>
          <w:iCs/>
          <w:lang w:val="en-US"/>
        </w:rPr>
        <w:t>GPT-4o mini: Advancing cost-efficient intelligence</w:t>
      </w:r>
      <w:r w:rsidRPr="00862A5C">
        <w:rPr>
          <w:rFonts w:cs="Arial"/>
          <w:lang w:val="en-US"/>
        </w:rPr>
        <w:t>. Openai.Com. https://openai.com/index/gpt-4o-mini-advancing-cost-efficient-intelligence/</w:t>
      </w:r>
    </w:p>
    <w:p w14:paraId="7140C369" w14:textId="77777777" w:rsidR="005A6533" w:rsidRPr="00862A5C" w:rsidRDefault="005A6533" w:rsidP="005A6533">
      <w:pPr>
        <w:pStyle w:val="Literaturverzeichnis"/>
        <w:rPr>
          <w:rFonts w:cs="Arial"/>
          <w:lang w:val="en-US"/>
        </w:rPr>
      </w:pPr>
      <w:r w:rsidRPr="00862A5C">
        <w:rPr>
          <w:rFonts w:cs="Arial"/>
          <w:lang w:val="en-US"/>
        </w:rPr>
        <w:t xml:space="preserve">OpenAI. (2024c). </w:t>
      </w:r>
      <w:r w:rsidRPr="00862A5C">
        <w:rPr>
          <w:rFonts w:cs="Arial"/>
          <w:i/>
          <w:iCs/>
          <w:lang w:val="en-US"/>
        </w:rPr>
        <w:t>Models</w:t>
      </w:r>
      <w:r w:rsidRPr="00862A5C">
        <w:rPr>
          <w:rFonts w:cs="Arial"/>
          <w:lang w:val="en-US"/>
        </w:rPr>
        <w:t>. OpenAI Platform. https://platform.openai.com/docs/models/</w:t>
      </w:r>
    </w:p>
    <w:p w14:paraId="5C959A17" w14:textId="77777777" w:rsidR="005A6533" w:rsidRPr="005A6533" w:rsidRDefault="005A6533" w:rsidP="005A6533">
      <w:pPr>
        <w:pStyle w:val="Literaturverzeichnis"/>
        <w:rPr>
          <w:rFonts w:cs="Arial"/>
        </w:rPr>
      </w:pPr>
      <w:r w:rsidRPr="00862A5C">
        <w:rPr>
          <w:rFonts w:cs="Arial"/>
          <w:lang w:val="en-US"/>
        </w:rPr>
        <w:t xml:space="preserve">OpenAI. (2024d). </w:t>
      </w:r>
      <w:r w:rsidRPr="00862A5C">
        <w:rPr>
          <w:rFonts w:cs="Arial"/>
          <w:i/>
          <w:iCs/>
          <w:lang w:val="en-US"/>
        </w:rPr>
        <w:t>Optimizing LLM Accuracy</w:t>
      </w:r>
      <w:r w:rsidRPr="00862A5C">
        <w:rPr>
          <w:rFonts w:cs="Arial"/>
          <w:lang w:val="en-US"/>
        </w:rPr>
        <w:t xml:space="preserve">. </w:t>
      </w:r>
      <w:r w:rsidRPr="005A6533">
        <w:rPr>
          <w:rFonts w:cs="Arial"/>
        </w:rPr>
        <w:t xml:space="preserve">OpenAI </w:t>
      </w:r>
      <w:proofErr w:type="spellStart"/>
      <w:r w:rsidRPr="005A6533">
        <w:rPr>
          <w:rFonts w:cs="Arial"/>
        </w:rPr>
        <w:t>Platform</w:t>
      </w:r>
      <w:proofErr w:type="spellEnd"/>
      <w:r w:rsidRPr="005A6533">
        <w:rPr>
          <w:rFonts w:cs="Arial"/>
        </w:rPr>
        <w:t>. Docs. https://platform.openai.com/docs/guides/optimizing-llm-accuracy</w:t>
      </w:r>
    </w:p>
    <w:p w14:paraId="72454370" w14:textId="77777777" w:rsidR="005A6533" w:rsidRPr="00862A5C" w:rsidRDefault="005A6533" w:rsidP="005A6533">
      <w:pPr>
        <w:pStyle w:val="Literaturverzeichnis"/>
        <w:rPr>
          <w:rFonts w:cs="Arial"/>
          <w:lang w:val="en-US"/>
        </w:rPr>
      </w:pPr>
      <w:r w:rsidRPr="005A6533">
        <w:rPr>
          <w:rFonts w:cs="Arial"/>
        </w:rPr>
        <w:t xml:space="preserve">OpenAI. (2024e). </w:t>
      </w:r>
      <w:r w:rsidRPr="00862A5C">
        <w:rPr>
          <w:rFonts w:cs="Arial"/>
          <w:i/>
          <w:iCs/>
          <w:lang w:val="en-US"/>
        </w:rPr>
        <w:t>Prompt engineering</w:t>
      </w:r>
      <w:r w:rsidRPr="00862A5C">
        <w:rPr>
          <w:rFonts w:cs="Arial"/>
          <w:lang w:val="en-US"/>
        </w:rPr>
        <w:t>. OpenAI Platform. Docs. https://platform.openai.com/docs/guides/prompt-engineering</w:t>
      </w:r>
    </w:p>
    <w:p w14:paraId="66390CC8" w14:textId="77777777" w:rsidR="005A6533" w:rsidRPr="00862A5C" w:rsidRDefault="005A6533" w:rsidP="005A6533">
      <w:pPr>
        <w:pStyle w:val="Literaturverzeichnis"/>
        <w:rPr>
          <w:rFonts w:cs="Arial"/>
          <w:lang w:val="en-US"/>
        </w:rPr>
      </w:pPr>
      <w:r w:rsidRPr="00862A5C">
        <w:rPr>
          <w:rFonts w:cs="Arial"/>
          <w:lang w:val="en-US"/>
        </w:rPr>
        <w:t xml:space="preserve">OpenAI. (2024f). </w:t>
      </w:r>
      <w:r w:rsidRPr="00862A5C">
        <w:rPr>
          <w:rFonts w:cs="Arial"/>
          <w:i/>
          <w:iCs/>
          <w:lang w:val="en-US"/>
        </w:rPr>
        <w:t>Structured Outputs</w:t>
      </w:r>
      <w:r w:rsidRPr="00862A5C">
        <w:rPr>
          <w:rFonts w:cs="Arial"/>
          <w:lang w:val="en-US"/>
        </w:rPr>
        <w:t>. Docs. https://platform.openai.com/docs/guides/structured-outputs</w:t>
      </w:r>
    </w:p>
    <w:p w14:paraId="35AC407B" w14:textId="77777777" w:rsidR="005A6533" w:rsidRPr="00862A5C" w:rsidRDefault="005A6533" w:rsidP="005A6533">
      <w:pPr>
        <w:pStyle w:val="Literaturverzeichnis"/>
        <w:rPr>
          <w:rFonts w:cs="Arial"/>
          <w:lang w:val="en-US"/>
        </w:rPr>
      </w:pPr>
      <w:r w:rsidRPr="00862A5C">
        <w:rPr>
          <w:rFonts w:cs="Arial"/>
          <w:lang w:val="en-US"/>
        </w:rPr>
        <w:t xml:space="preserve">OpenAI. (2025a). </w:t>
      </w:r>
      <w:r w:rsidRPr="00862A5C">
        <w:rPr>
          <w:rFonts w:cs="Arial"/>
          <w:i/>
          <w:iCs/>
          <w:lang w:val="en-US"/>
        </w:rPr>
        <w:t>Advanced usage</w:t>
      </w:r>
      <w:r w:rsidRPr="00862A5C">
        <w:rPr>
          <w:rFonts w:cs="Arial"/>
          <w:lang w:val="en-US"/>
        </w:rPr>
        <w:t>. OpenAI Platform. https://platform.openai.com</w:t>
      </w:r>
    </w:p>
    <w:p w14:paraId="2C3270C6" w14:textId="77777777" w:rsidR="005A6533" w:rsidRPr="00862A5C" w:rsidRDefault="005A6533" w:rsidP="005A6533">
      <w:pPr>
        <w:pStyle w:val="Literaturverzeichnis"/>
        <w:rPr>
          <w:rFonts w:cs="Arial"/>
          <w:lang w:val="en-US"/>
        </w:rPr>
      </w:pPr>
      <w:r w:rsidRPr="00862A5C">
        <w:rPr>
          <w:rFonts w:cs="Arial"/>
          <w:lang w:val="en-US"/>
        </w:rPr>
        <w:t xml:space="preserve">OpenAI. (2025b). </w:t>
      </w:r>
      <w:r w:rsidRPr="00862A5C">
        <w:rPr>
          <w:rFonts w:cs="Arial"/>
          <w:i/>
          <w:iCs/>
          <w:lang w:val="en-US"/>
        </w:rPr>
        <w:t>Batch API</w:t>
      </w:r>
      <w:r w:rsidRPr="00862A5C">
        <w:rPr>
          <w:rFonts w:cs="Arial"/>
          <w:lang w:val="en-US"/>
        </w:rPr>
        <w:t>. OpenAI Platform. https://platform.openai.com/docs/guides/batch/batch-api</w:t>
      </w:r>
    </w:p>
    <w:p w14:paraId="261D175A" w14:textId="77777777" w:rsidR="005A6533" w:rsidRPr="00862A5C" w:rsidRDefault="005A6533" w:rsidP="005A6533">
      <w:pPr>
        <w:pStyle w:val="Literaturverzeichnis"/>
        <w:rPr>
          <w:rFonts w:cs="Arial"/>
          <w:lang w:val="en-US"/>
        </w:rPr>
      </w:pPr>
      <w:r w:rsidRPr="00862A5C">
        <w:rPr>
          <w:rFonts w:cs="Arial"/>
          <w:lang w:val="en-US"/>
        </w:rPr>
        <w:t xml:space="preserve">OpenAI. (2025c). </w:t>
      </w:r>
      <w:r w:rsidRPr="00862A5C">
        <w:rPr>
          <w:rFonts w:cs="Arial"/>
          <w:i/>
          <w:iCs/>
          <w:lang w:val="en-US"/>
        </w:rPr>
        <w:t>Pricing</w:t>
      </w:r>
      <w:r w:rsidRPr="00862A5C">
        <w:rPr>
          <w:rFonts w:cs="Arial"/>
          <w:lang w:val="en-US"/>
        </w:rPr>
        <w:t>. https://openai.com/api/pricing/</w:t>
      </w:r>
    </w:p>
    <w:p w14:paraId="45158CBF" w14:textId="77777777" w:rsidR="005A6533" w:rsidRPr="00862A5C" w:rsidRDefault="005A6533" w:rsidP="005A6533">
      <w:pPr>
        <w:pStyle w:val="Literaturverzeichnis"/>
        <w:rPr>
          <w:rFonts w:cs="Arial"/>
          <w:lang w:val="en-US"/>
        </w:rPr>
      </w:pPr>
      <w:r w:rsidRPr="00862A5C">
        <w:rPr>
          <w:rFonts w:cs="Arial"/>
          <w:lang w:val="en-US"/>
        </w:rPr>
        <w:t xml:space="preserve">OpenAI. (2025d). </w:t>
      </w:r>
      <w:r w:rsidRPr="00862A5C">
        <w:rPr>
          <w:rFonts w:cs="Arial"/>
          <w:i/>
          <w:iCs/>
          <w:lang w:val="en-US"/>
        </w:rPr>
        <w:t>Rate limits</w:t>
      </w:r>
      <w:r w:rsidRPr="00862A5C">
        <w:rPr>
          <w:rFonts w:cs="Arial"/>
          <w:lang w:val="en-US"/>
        </w:rPr>
        <w:t>. OpenAI Platform. https://platform.openai.com/docs/guides/rate-limits?context=tier-free</w:t>
      </w:r>
    </w:p>
    <w:p w14:paraId="66C545F0" w14:textId="77777777" w:rsidR="005A6533" w:rsidRPr="005A6533" w:rsidRDefault="005A6533" w:rsidP="005A6533">
      <w:pPr>
        <w:pStyle w:val="Literaturverzeichnis"/>
        <w:rPr>
          <w:rFonts w:cs="Arial"/>
        </w:rPr>
      </w:pPr>
      <w:r w:rsidRPr="005A6533">
        <w:rPr>
          <w:rFonts w:cs="Arial"/>
        </w:rPr>
        <w:t xml:space="preserve">OpenAI. (2025e). </w:t>
      </w:r>
      <w:r w:rsidRPr="005A6533">
        <w:rPr>
          <w:rFonts w:cs="Arial"/>
          <w:i/>
          <w:iCs/>
        </w:rPr>
        <w:t xml:space="preserve">Text </w:t>
      </w:r>
      <w:proofErr w:type="spellStart"/>
      <w:r w:rsidRPr="005A6533">
        <w:rPr>
          <w:rFonts w:cs="Arial"/>
          <w:i/>
          <w:iCs/>
        </w:rPr>
        <w:t>generation</w:t>
      </w:r>
      <w:proofErr w:type="spellEnd"/>
      <w:r w:rsidRPr="005A6533">
        <w:rPr>
          <w:rFonts w:cs="Arial"/>
        </w:rPr>
        <w:t>. https://platform.openai.com/docs/guides/text-generation</w:t>
      </w:r>
    </w:p>
    <w:p w14:paraId="3918FE20" w14:textId="77777777" w:rsidR="005A6533" w:rsidRPr="005A6533" w:rsidRDefault="005A6533" w:rsidP="005A6533">
      <w:pPr>
        <w:pStyle w:val="Literaturverzeichnis"/>
        <w:rPr>
          <w:rFonts w:cs="Arial"/>
        </w:rPr>
      </w:pPr>
      <w:proofErr w:type="spellStart"/>
      <w:r w:rsidRPr="005A6533">
        <w:rPr>
          <w:rFonts w:cs="Arial"/>
        </w:rPr>
        <w:t>Ozdemir</w:t>
      </w:r>
      <w:proofErr w:type="spellEnd"/>
      <w:r w:rsidRPr="005A6533">
        <w:rPr>
          <w:rFonts w:cs="Arial"/>
        </w:rPr>
        <w:t xml:space="preserve">, S. (2024). </w:t>
      </w:r>
      <w:r w:rsidRPr="005A6533">
        <w:rPr>
          <w:rFonts w:cs="Arial"/>
          <w:i/>
          <w:iCs/>
        </w:rPr>
        <w:t>Praxiseinstieg Large Language Models: Strategien und Best Practices für den Einsatz von ChatGPT und anderen LLMs</w:t>
      </w:r>
      <w:r w:rsidRPr="005A6533">
        <w:rPr>
          <w:rFonts w:cs="Arial"/>
        </w:rPr>
        <w:t xml:space="preserve"> (F. Langenau, Übers.; 1. Aufl., deutsche Ausgabe). O’Reilly.</w:t>
      </w:r>
    </w:p>
    <w:p w14:paraId="0ED9E7B9" w14:textId="77777777" w:rsidR="005A6533" w:rsidRPr="00862A5C" w:rsidRDefault="005A6533" w:rsidP="005A6533">
      <w:pPr>
        <w:pStyle w:val="Literaturverzeichnis"/>
        <w:rPr>
          <w:rFonts w:cs="Arial"/>
          <w:lang w:val="en-US"/>
        </w:rPr>
      </w:pPr>
      <w:proofErr w:type="spellStart"/>
      <w:r w:rsidRPr="005A6533">
        <w:rPr>
          <w:rFonts w:cs="Arial"/>
        </w:rPr>
        <w:t>Papineni</w:t>
      </w:r>
      <w:proofErr w:type="spellEnd"/>
      <w:r w:rsidRPr="005A6533">
        <w:rPr>
          <w:rFonts w:cs="Arial"/>
        </w:rPr>
        <w:t xml:space="preserve">, K., </w:t>
      </w:r>
      <w:proofErr w:type="spellStart"/>
      <w:r w:rsidRPr="005A6533">
        <w:rPr>
          <w:rFonts w:cs="Arial"/>
        </w:rPr>
        <w:t>Roukos</w:t>
      </w:r>
      <w:proofErr w:type="spellEnd"/>
      <w:r w:rsidRPr="005A6533">
        <w:rPr>
          <w:rFonts w:cs="Arial"/>
        </w:rPr>
        <w:t xml:space="preserve">, S., Ward, T., &amp; Zhu, W.-J. (2002). </w:t>
      </w:r>
      <w:r w:rsidRPr="00862A5C">
        <w:rPr>
          <w:rFonts w:cs="Arial"/>
          <w:lang w:val="en-US"/>
        </w:rPr>
        <w:t xml:space="preserve">BLEU: A method for automatic evaluation of machine translation. </w:t>
      </w:r>
      <w:r w:rsidRPr="00862A5C">
        <w:rPr>
          <w:rFonts w:cs="Arial"/>
          <w:i/>
          <w:iCs/>
          <w:lang w:val="en-US"/>
        </w:rPr>
        <w:t xml:space="preserve">Proceedings of the 40th Annual Meeting on Association for Computational </w:t>
      </w:r>
      <w:proofErr w:type="gramStart"/>
      <w:r w:rsidRPr="00862A5C">
        <w:rPr>
          <w:rFonts w:cs="Arial"/>
          <w:i/>
          <w:iCs/>
          <w:lang w:val="en-US"/>
        </w:rPr>
        <w:t>Linguistics  -</w:t>
      </w:r>
      <w:proofErr w:type="gramEnd"/>
      <w:r w:rsidRPr="00862A5C">
        <w:rPr>
          <w:rFonts w:cs="Arial"/>
          <w:i/>
          <w:iCs/>
          <w:lang w:val="en-US"/>
        </w:rPr>
        <w:t xml:space="preserve"> ACL ’02</w:t>
      </w:r>
      <w:r w:rsidRPr="00862A5C">
        <w:rPr>
          <w:rFonts w:cs="Arial"/>
          <w:lang w:val="en-US"/>
        </w:rPr>
        <w:t>, 311–318. https://doi.org/10.3115/1073083.1073135</w:t>
      </w:r>
    </w:p>
    <w:p w14:paraId="589B4C5E" w14:textId="77777777" w:rsidR="005A6533" w:rsidRPr="00862A5C" w:rsidRDefault="005A6533" w:rsidP="005A6533">
      <w:pPr>
        <w:pStyle w:val="Literaturverzeichnis"/>
        <w:rPr>
          <w:rFonts w:cs="Arial"/>
          <w:lang w:val="en-US"/>
        </w:rPr>
      </w:pPr>
      <w:r w:rsidRPr="00862A5C">
        <w:rPr>
          <w:rFonts w:cs="Arial"/>
          <w:lang w:val="en-US"/>
        </w:rPr>
        <w:t xml:space="preserve">Patil, R., &amp; Gudivada, V. (2024). A Review of Current Trends, Techniques, and Challenges in Large Language Models (LLMs). </w:t>
      </w:r>
      <w:r w:rsidRPr="00862A5C">
        <w:rPr>
          <w:rFonts w:cs="Arial"/>
          <w:i/>
          <w:iCs/>
          <w:lang w:val="en-US"/>
        </w:rPr>
        <w:t>Applied Sciences</w:t>
      </w:r>
      <w:r w:rsidRPr="00862A5C">
        <w:rPr>
          <w:rFonts w:cs="Arial"/>
          <w:lang w:val="en-US"/>
        </w:rPr>
        <w:t xml:space="preserve">, </w:t>
      </w:r>
      <w:r w:rsidRPr="00862A5C">
        <w:rPr>
          <w:rFonts w:cs="Arial"/>
          <w:i/>
          <w:iCs/>
          <w:lang w:val="en-US"/>
        </w:rPr>
        <w:t>14</w:t>
      </w:r>
      <w:r w:rsidRPr="00862A5C">
        <w:rPr>
          <w:rFonts w:cs="Arial"/>
          <w:lang w:val="en-US"/>
        </w:rPr>
        <w:t>(5), 2074. https://doi.org/10.3390/app14052074</w:t>
      </w:r>
    </w:p>
    <w:p w14:paraId="58CD99C6" w14:textId="77777777" w:rsidR="005A6533" w:rsidRPr="00862A5C" w:rsidRDefault="005A6533" w:rsidP="005A6533">
      <w:pPr>
        <w:pStyle w:val="Literaturverzeichnis"/>
        <w:rPr>
          <w:rFonts w:cs="Arial"/>
          <w:lang w:val="en-US"/>
        </w:rPr>
      </w:pPr>
      <w:proofErr w:type="spellStart"/>
      <w:r w:rsidRPr="00862A5C">
        <w:rPr>
          <w:rFonts w:cs="Arial"/>
          <w:lang w:val="en-US"/>
        </w:rPr>
        <w:t>Peldszus</w:t>
      </w:r>
      <w:proofErr w:type="spellEnd"/>
      <w:r w:rsidRPr="00862A5C">
        <w:rPr>
          <w:rFonts w:cs="Arial"/>
          <w:lang w:val="en-US"/>
        </w:rPr>
        <w:t xml:space="preserve">, A., &amp; </w:t>
      </w:r>
      <w:proofErr w:type="spellStart"/>
      <w:r w:rsidRPr="00862A5C">
        <w:rPr>
          <w:rFonts w:cs="Arial"/>
          <w:lang w:val="en-US"/>
        </w:rPr>
        <w:t>Stede</w:t>
      </w:r>
      <w:proofErr w:type="spellEnd"/>
      <w:r w:rsidRPr="00862A5C">
        <w:rPr>
          <w:rFonts w:cs="Arial"/>
          <w:lang w:val="en-US"/>
        </w:rPr>
        <w:t xml:space="preserve">, M. (2013). From Argument Diagrams to Argumentation Mining in Texts: A Survey. </w:t>
      </w:r>
      <w:r w:rsidRPr="00862A5C">
        <w:rPr>
          <w:rFonts w:cs="Arial"/>
          <w:i/>
          <w:iCs/>
          <w:lang w:val="en-US"/>
        </w:rPr>
        <w:t>International Journal of Cognitive Informatics and Natural Intelligence</w:t>
      </w:r>
      <w:r w:rsidRPr="00862A5C">
        <w:rPr>
          <w:rFonts w:cs="Arial"/>
          <w:lang w:val="en-US"/>
        </w:rPr>
        <w:t xml:space="preserve">, </w:t>
      </w:r>
      <w:r w:rsidRPr="00862A5C">
        <w:rPr>
          <w:rFonts w:cs="Arial"/>
          <w:i/>
          <w:iCs/>
          <w:lang w:val="en-US"/>
        </w:rPr>
        <w:t>7</w:t>
      </w:r>
      <w:r w:rsidRPr="00862A5C">
        <w:rPr>
          <w:rFonts w:cs="Arial"/>
          <w:lang w:val="en-US"/>
        </w:rPr>
        <w:t>(1), 1–31. https://doi.org/10.4018/jcini.2013010101</w:t>
      </w:r>
    </w:p>
    <w:p w14:paraId="629122C9" w14:textId="77777777" w:rsidR="005A6533" w:rsidRPr="00862A5C" w:rsidRDefault="005A6533" w:rsidP="005A6533">
      <w:pPr>
        <w:pStyle w:val="Literaturverzeichnis"/>
        <w:rPr>
          <w:rFonts w:cs="Arial"/>
          <w:lang w:val="en-US"/>
        </w:rPr>
      </w:pPr>
      <w:r w:rsidRPr="00862A5C">
        <w:rPr>
          <w:rFonts w:cs="Arial"/>
          <w:lang w:val="en-US"/>
        </w:rPr>
        <w:t xml:space="preserve">Sanders, T. (2022, Dezember 16). </w:t>
      </w:r>
      <w:r w:rsidRPr="00862A5C">
        <w:rPr>
          <w:rFonts w:cs="Arial"/>
          <w:i/>
          <w:iCs/>
          <w:lang w:val="en-US"/>
        </w:rPr>
        <w:t xml:space="preserve">How to count tokens with </w:t>
      </w:r>
      <w:proofErr w:type="spellStart"/>
      <w:r w:rsidRPr="00862A5C">
        <w:rPr>
          <w:rFonts w:cs="Arial"/>
          <w:i/>
          <w:iCs/>
          <w:lang w:val="en-US"/>
        </w:rPr>
        <w:t>Tiktoken</w:t>
      </w:r>
      <w:proofErr w:type="spellEnd"/>
      <w:r w:rsidRPr="00862A5C">
        <w:rPr>
          <w:rFonts w:cs="Arial"/>
          <w:lang w:val="en-US"/>
        </w:rPr>
        <w:t>. OpenAI Cookbook. https://cookbook.openai.com/examples/how_to_count_tokens_with_tiktoken</w:t>
      </w:r>
    </w:p>
    <w:p w14:paraId="74F05B66" w14:textId="77777777" w:rsidR="005A6533" w:rsidRPr="00862A5C" w:rsidRDefault="005A6533" w:rsidP="005A6533">
      <w:pPr>
        <w:pStyle w:val="Literaturverzeichnis"/>
        <w:rPr>
          <w:rFonts w:cs="Arial"/>
          <w:lang w:val="en-US"/>
        </w:rPr>
      </w:pPr>
      <w:r w:rsidRPr="00862A5C">
        <w:rPr>
          <w:rFonts w:cs="Arial"/>
          <w:lang w:val="en-US"/>
        </w:rPr>
        <w:t xml:space="preserve">Stab, C., &amp; </w:t>
      </w:r>
      <w:proofErr w:type="spellStart"/>
      <w:r w:rsidRPr="00862A5C">
        <w:rPr>
          <w:rFonts w:cs="Arial"/>
          <w:lang w:val="en-US"/>
        </w:rPr>
        <w:t>Gurevych</w:t>
      </w:r>
      <w:proofErr w:type="spellEnd"/>
      <w:r w:rsidRPr="00862A5C">
        <w:rPr>
          <w:rFonts w:cs="Arial"/>
          <w:lang w:val="en-US"/>
        </w:rPr>
        <w:t xml:space="preserve">, I. (2014). </w:t>
      </w:r>
      <w:r w:rsidRPr="00862A5C">
        <w:rPr>
          <w:rFonts w:cs="Arial"/>
          <w:i/>
          <w:iCs/>
          <w:lang w:val="en-US"/>
        </w:rPr>
        <w:t>Annotating Argument Components and Relations in Persuasive Essays</w:t>
      </w:r>
      <w:r w:rsidRPr="00862A5C">
        <w:rPr>
          <w:rFonts w:cs="Arial"/>
          <w:lang w:val="en-US"/>
        </w:rPr>
        <w:t>.</w:t>
      </w:r>
    </w:p>
    <w:p w14:paraId="43EF44DA" w14:textId="77777777" w:rsidR="005A6533" w:rsidRPr="00862A5C" w:rsidRDefault="005A6533" w:rsidP="005A6533">
      <w:pPr>
        <w:pStyle w:val="Literaturverzeichnis"/>
        <w:rPr>
          <w:rFonts w:cs="Arial"/>
          <w:lang w:val="en-US"/>
        </w:rPr>
      </w:pPr>
      <w:r w:rsidRPr="00862A5C">
        <w:rPr>
          <w:rFonts w:cs="Arial"/>
          <w:lang w:val="en-US"/>
        </w:rPr>
        <w:t xml:space="preserve">Stab, C., &amp; </w:t>
      </w:r>
      <w:proofErr w:type="spellStart"/>
      <w:r w:rsidRPr="00862A5C">
        <w:rPr>
          <w:rFonts w:cs="Arial"/>
          <w:lang w:val="en-US"/>
        </w:rPr>
        <w:t>Gurevych</w:t>
      </w:r>
      <w:proofErr w:type="spellEnd"/>
      <w:r w:rsidRPr="00862A5C">
        <w:rPr>
          <w:rFonts w:cs="Arial"/>
          <w:lang w:val="en-US"/>
        </w:rPr>
        <w:t xml:space="preserve">, I. (2017a). </w:t>
      </w:r>
      <w:r w:rsidRPr="00862A5C">
        <w:rPr>
          <w:rFonts w:cs="Arial"/>
          <w:i/>
          <w:iCs/>
          <w:lang w:val="en-US"/>
        </w:rPr>
        <w:t>Argument Annotated Essays (version 2)</w:t>
      </w:r>
      <w:r w:rsidRPr="00862A5C">
        <w:rPr>
          <w:rFonts w:cs="Arial"/>
          <w:lang w:val="en-US"/>
        </w:rPr>
        <w:t xml:space="preserve"> [Dataset]. https://tudatalib.ulb.tu-darmstadt.de/handle/tudatalib/2422</w:t>
      </w:r>
    </w:p>
    <w:p w14:paraId="4D312F25" w14:textId="77777777" w:rsidR="005A6533" w:rsidRPr="00862A5C" w:rsidRDefault="005A6533" w:rsidP="005A6533">
      <w:pPr>
        <w:pStyle w:val="Literaturverzeichnis"/>
        <w:rPr>
          <w:rFonts w:cs="Arial"/>
          <w:lang w:val="en-US"/>
        </w:rPr>
      </w:pPr>
      <w:r w:rsidRPr="00862A5C">
        <w:rPr>
          <w:rFonts w:cs="Arial"/>
          <w:lang w:val="en-US"/>
        </w:rPr>
        <w:t xml:space="preserve">Stab, C., &amp; </w:t>
      </w:r>
      <w:proofErr w:type="spellStart"/>
      <w:r w:rsidRPr="00862A5C">
        <w:rPr>
          <w:rFonts w:cs="Arial"/>
          <w:lang w:val="en-US"/>
        </w:rPr>
        <w:t>Gurevych</w:t>
      </w:r>
      <w:proofErr w:type="spellEnd"/>
      <w:r w:rsidRPr="00862A5C">
        <w:rPr>
          <w:rFonts w:cs="Arial"/>
          <w:lang w:val="en-US"/>
        </w:rPr>
        <w:t xml:space="preserve">, I. (2017b). Parsing Argumentation Structures in Persuasive Essays. </w:t>
      </w:r>
      <w:r w:rsidRPr="00862A5C">
        <w:rPr>
          <w:rFonts w:cs="Arial"/>
          <w:i/>
          <w:iCs/>
          <w:lang w:val="en-US"/>
        </w:rPr>
        <w:t>Computational Linguistics</w:t>
      </w:r>
      <w:r w:rsidRPr="00862A5C">
        <w:rPr>
          <w:rFonts w:cs="Arial"/>
          <w:lang w:val="en-US"/>
        </w:rPr>
        <w:t xml:space="preserve">, </w:t>
      </w:r>
      <w:r w:rsidRPr="00862A5C">
        <w:rPr>
          <w:rFonts w:cs="Arial"/>
          <w:i/>
          <w:iCs/>
          <w:lang w:val="en-US"/>
        </w:rPr>
        <w:t>43</w:t>
      </w:r>
      <w:r w:rsidRPr="00862A5C">
        <w:rPr>
          <w:rFonts w:cs="Arial"/>
          <w:lang w:val="en-US"/>
        </w:rPr>
        <w:t>(3), 619–659. https://doi.org/10.1162/COLI_a_00295</w:t>
      </w:r>
    </w:p>
    <w:p w14:paraId="72EA7102" w14:textId="77777777" w:rsidR="005A6533" w:rsidRPr="00862A5C" w:rsidRDefault="005A6533" w:rsidP="005A6533">
      <w:pPr>
        <w:pStyle w:val="Literaturverzeichnis"/>
        <w:rPr>
          <w:rFonts w:cs="Arial"/>
          <w:lang w:val="en-US"/>
        </w:rPr>
      </w:pPr>
      <w:r w:rsidRPr="00862A5C">
        <w:rPr>
          <w:rFonts w:cs="Arial"/>
          <w:lang w:val="en-US"/>
        </w:rPr>
        <w:t xml:space="preserve">Trad, F., &amp; Chehab, A. (2024). Prompt Engineering or Fine-Tuning? A Case Study on Phishing Detection with Large Language Models. </w:t>
      </w:r>
      <w:r w:rsidRPr="00862A5C">
        <w:rPr>
          <w:rFonts w:cs="Arial"/>
          <w:i/>
          <w:iCs/>
          <w:lang w:val="en-US"/>
        </w:rPr>
        <w:t>Machine Learning and Knowledge Extraction</w:t>
      </w:r>
      <w:r w:rsidRPr="00862A5C">
        <w:rPr>
          <w:rFonts w:cs="Arial"/>
          <w:lang w:val="en-US"/>
        </w:rPr>
        <w:t xml:space="preserve">, </w:t>
      </w:r>
      <w:r w:rsidRPr="00862A5C">
        <w:rPr>
          <w:rFonts w:cs="Arial"/>
          <w:i/>
          <w:iCs/>
          <w:lang w:val="en-US"/>
        </w:rPr>
        <w:t>6</w:t>
      </w:r>
      <w:r w:rsidRPr="00862A5C">
        <w:rPr>
          <w:rFonts w:cs="Arial"/>
          <w:lang w:val="en-US"/>
        </w:rPr>
        <w:t>(1), 367–384. https://doi.org/10.3390/make6010018</w:t>
      </w:r>
    </w:p>
    <w:p w14:paraId="26FE6060" w14:textId="77777777" w:rsidR="005A6533" w:rsidRPr="005A6533" w:rsidRDefault="005A6533" w:rsidP="005A6533">
      <w:pPr>
        <w:pStyle w:val="Literaturverzeichnis"/>
        <w:rPr>
          <w:rFonts w:cs="Arial"/>
        </w:rPr>
      </w:pPr>
      <w:r w:rsidRPr="00862A5C">
        <w:rPr>
          <w:rFonts w:cs="Arial"/>
          <w:lang w:val="en-US"/>
        </w:rPr>
        <w:t xml:space="preserve">Tunstall, L., Werra, L. von, Wolf, T., &amp; </w:t>
      </w:r>
      <w:proofErr w:type="spellStart"/>
      <w:r w:rsidRPr="00862A5C">
        <w:rPr>
          <w:rFonts w:cs="Arial"/>
          <w:lang w:val="en-US"/>
        </w:rPr>
        <w:t>Géron</w:t>
      </w:r>
      <w:proofErr w:type="spellEnd"/>
      <w:r w:rsidRPr="00862A5C">
        <w:rPr>
          <w:rFonts w:cs="Arial"/>
          <w:lang w:val="en-US"/>
        </w:rPr>
        <w:t xml:space="preserve">, A. (2023). </w:t>
      </w:r>
      <w:r w:rsidRPr="005A6533">
        <w:rPr>
          <w:rFonts w:cs="Arial"/>
          <w:i/>
          <w:iCs/>
        </w:rPr>
        <w:t xml:space="preserve">Natural Language Processing mit Transformern: Sprachanwendungen mit </w:t>
      </w:r>
      <w:proofErr w:type="spellStart"/>
      <w:r w:rsidRPr="005A6533">
        <w:rPr>
          <w:rFonts w:cs="Arial"/>
          <w:i/>
          <w:iCs/>
        </w:rPr>
        <w:t>Hugging</w:t>
      </w:r>
      <w:proofErr w:type="spellEnd"/>
      <w:r w:rsidRPr="005A6533">
        <w:rPr>
          <w:rFonts w:cs="Arial"/>
          <w:i/>
          <w:iCs/>
        </w:rPr>
        <w:t xml:space="preserve"> Face erstellen</w:t>
      </w:r>
      <w:r w:rsidRPr="005A6533">
        <w:rPr>
          <w:rFonts w:cs="Arial"/>
        </w:rPr>
        <w:t xml:space="preserve"> (M. </w:t>
      </w:r>
      <w:proofErr w:type="spellStart"/>
      <w:r w:rsidRPr="005A6533">
        <w:rPr>
          <w:rFonts w:cs="Arial"/>
        </w:rPr>
        <w:t>Fraaß</w:t>
      </w:r>
      <w:proofErr w:type="spellEnd"/>
      <w:r w:rsidRPr="005A6533">
        <w:rPr>
          <w:rFonts w:cs="Arial"/>
        </w:rPr>
        <w:t>, Übers.; 2. Aufl.). O’Reilly.</w:t>
      </w:r>
    </w:p>
    <w:p w14:paraId="07C40617" w14:textId="77777777" w:rsidR="005A6533" w:rsidRPr="00862A5C" w:rsidRDefault="005A6533" w:rsidP="005A6533">
      <w:pPr>
        <w:pStyle w:val="Literaturverzeichnis"/>
        <w:rPr>
          <w:rFonts w:cs="Arial"/>
          <w:lang w:val="en-US"/>
        </w:rPr>
      </w:pPr>
      <w:r w:rsidRPr="005A6533">
        <w:rPr>
          <w:rFonts w:cs="Arial"/>
        </w:rPr>
        <w:t xml:space="preserve">Wei, J., Wang, X., Schuurmans, D., </w:t>
      </w:r>
      <w:proofErr w:type="spellStart"/>
      <w:r w:rsidRPr="005A6533">
        <w:rPr>
          <w:rFonts w:cs="Arial"/>
        </w:rPr>
        <w:t>Bosma</w:t>
      </w:r>
      <w:proofErr w:type="spellEnd"/>
      <w:r w:rsidRPr="005A6533">
        <w:rPr>
          <w:rFonts w:cs="Arial"/>
        </w:rPr>
        <w:t xml:space="preserve">, M., </w:t>
      </w:r>
      <w:proofErr w:type="spellStart"/>
      <w:r w:rsidRPr="005A6533">
        <w:rPr>
          <w:rFonts w:cs="Arial"/>
        </w:rPr>
        <w:t>Ichter</w:t>
      </w:r>
      <w:proofErr w:type="spellEnd"/>
      <w:r w:rsidRPr="005A6533">
        <w:rPr>
          <w:rFonts w:cs="Arial"/>
        </w:rPr>
        <w:t xml:space="preserve">, B., Xia, F., Chi, E., Le, Q., &amp; Zhou, D. (2023). </w:t>
      </w:r>
      <w:r w:rsidRPr="00862A5C">
        <w:rPr>
          <w:rFonts w:cs="Arial"/>
          <w:i/>
          <w:iCs/>
          <w:lang w:val="en-US"/>
        </w:rPr>
        <w:t>Chain-of-Thought Prompting Elicits Reasoning in Large Language Models</w:t>
      </w:r>
      <w:r w:rsidRPr="00862A5C">
        <w:rPr>
          <w:rFonts w:cs="Arial"/>
          <w:lang w:val="en-US"/>
        </w:rPr>
        <w:t xml:space="preserve"> (arXiv:2201.11903). </w:t>
      </w:r>
      <w:proofErr w:type="spellStart"/>
      <w:r w:rsidRPr="00862A5C">
        <w:rPr>
          <w:rFonts w:cs="Arial"/>
          <w:lang w:val="en-US"/>
        </w:rPr>
        <w:t>arXiv</w:t>
      </w:r>
      <w:proofErr w:type="spellEnd"/>
      <w:r w:rsidRPr="00862A5C">
        <w:rPr>
          <w:rFonts w:cs="Arial"/>
          <w:lang w:val="en-US"/>
        </w:rPr>
        <w:t>. http://arxiv.org/abs/2201.11903</w:t>
      </w:r>
    </w:p>
    <w:p w14:paraId="062A5136" w14:textId="77777777" w:rsidR="005A6533" w:rsidRPr="00862A5C" w:rsidRDefault="005A6533" w:rsidP="005A6533">
      <w:pPr>
        <w:pStyle w:val="Literaturverzeichnis"/>
        <w:rPr>
          <w:rFonts w:cs="Arial"/>
          <w:lang w:val="en-US"/>
        </w:rPr>
      </w:pPr>
      <w:proofErr w:type="spellStart"/>
      <w:r w:rsidRPr="005A6533">
        <w:rPr>
          <w:rFonts w:cs="Arial"/>
        </w:rPr>
        <w:t>Yeginbergen</w:t>
      </w:r>
      <w:proofErr w:type="spellEnd"/>
      <w:r w:rsidRPr="005A6533">
        <w:rPr>
          <w:rFonts w:cs="Arial"/>
        </w:rPr>
        <w:t xml:space="preserve">, A., </w:t>
      </w:r>
      <w:proofErr w:type="spellStart"/>
      <w:r w:rsidRPr="005A6533">
        <w:rPr>
          <w:rFonts w:cs="Arial"/>
        </w:rPr>
        <w:t>Oronoz</w:t>
      </w:r>
      <w:proofErr w:type="spellEnd"/>
      <w:r w:rsidRPr="005A6533">
        <w:rPr>
          <w:rFonts w:cs="Arial"/>
        </w:rPr>
        <w:t xml:space="preserve">, M., &amp; </w:t>
      </w:r>
      <w:proofErr w:type="spellStart"/>
      <w:r w:rsidRPr="005A6533">
        <w:rPr>
          <w:rFonts w:cs="Arial"/>
        </w:rPr>
        <w:t>Agerri</w:t>
      </w:r>
      <w:proofErr w:type="spellEnd"/>
      <w:r w:rsidRPr="005A6533">
        <w:rPr>
          <w:rFonts w:cs="Arial"/>
        </w:rPr>
        <w:t xml:space="preserve">, R. (2024). </w:t>
      </w:r>
      <w:r w:rsidRPr="00862A5C">
        <w:rPr>
          <w:rFonts w:cs="Arial"/>
          <w:lang w:val="en-US"/>
        </w:rPr>
        <w:t xml:space="preserve">Argument Mining in Data Scarce Settings: Cross-lingual Transfer and Few-shot Techniques. </w:t>
      </w:r>
      <w:r w:rsidRPr="00862A5C">
        <w:rPr>
          <w:rFonts w:cs="Arial"/>
          <w:i/>
          <w:iCs/>
          <w:lang w:val="en-US"/>
        </w:rPr>
        <w:t>Proceedings of the 62nd Annual Meeting of the Association for Computational Linguistics (Volume 1: Long Papers)</w:t>
      </w:r>
      <w:r w:rsidRPr="00862A5C">
        <w:rPr>
          <w:rFonts w:cs="Arial"/>
          <w:lang w:val="en-US"/>
        </w:rPr>
        <w:t>, 11687–11699. https://doi.org/10.18653/v1/2024.acl-long.628</w:t>
      </w:r>
    </w:p>
    <w:p w14:paraId="71AE7E49" w14:textId="279F4FAA" w:rsidR="002F409C" w:rsidRPr="002453C8" w:rsidRDefault="002F409C" w:rsidP="002F409C">
      <w:pPr>
        <w:rPr>
          <w:lang w:val="en-US"/>
        </w:rPr>
      </w:pPr>
      <w:r>
        <w:fldChar w:fldCharType="end"/>
      </w:r>
    </w:p>
    <w:p w14:paraId="22A5C4BC" w14:textId="77777777" w:rsidR="00607F2F" w:rsidRPr="002453C8" w:rsidRDefault="00607F2F" w:rsidP="002F409C">
      <w:pPr>
        <w:rPr>
          <w:lang w:val="en-US"/>
        </w:rPr>
      </w:pPr>
    </w:p>
    <w:p w14:paraId="5DFAED73" w14:textId="77777777" w:rsidR="00607F2F" w:rsidRPr="002453C8" w:rsidRDefault="00607F2F" w:rsidP="002F409C">
      <w:pPr>
        <w:rPr>
          <w:lang w:val="en-US"/>
        </w:rPr>
      </w:pPr>
    </w:p>
    <w:p w14:paraId="4E8B62C3" w14:textId="0F5D9C20" w:rsidR="00607F2F" w:rsidRPr="002453C8" w:rsidRDefault="00607F2F" w:rsidP="002F409C">
      <w:pPr>
        <w:rPr>
          <w:lang w:val="en-US"/>
        </w:rPr>
      </w:pPr>
    </w:p>
    <w:p w14:paraId="153B2017" w14:textId="77777777" w:rsidR="00607F2F" w:rsidRPr="002453C8" w:rsidRDefault="00607F2F">
      <w:pPr>
        <w:rPr>
          <w:lang w:val="en-US"/>
        </w:rPr>
      </w:pPr>
      <w:r w:rsidRPr="002453C8">
        <w:rPr>
          <w:lang w:val="en-US"/>
        </w:rPr>
        <w:br w:type="page"/>
      </w:r>
    </w:p>
    <w:p w14:paraId="6A10536E" w14:textId="25592197" w:rsidR="00607F2F" w:rsidRDefault="00607F2F" w:rsidP="00D44F48">
      <w:pPr>
        <w:pStyle w:val="berschrift1"/>
      </w:pPr>
      <w:bookmarkStart w:id="1781" w:name="_Toc188683536"/>
      <w:r w:rsidRPr="00D44F48">
        <w:lastRenderedPageBreak/>
        <w:t>Anhänge &amp; Projektdokumentation</w:t>
      </w:r>
      <w:bookmarkEnd w:id="1781"/>
    </w:p>
    <w:p w14:paraId="1A1AB6CB" w14:textId="6384CA5A" w:rsidR="002E1F8F" w:rsidRDefault="002E1F8F" w:rsidP="002E1F8F">
      <w:r w:rsidRPr="004B4879">
        <w:rPr>
          <w:highlight w:val="yellow"/>
          <w:rPrChange w:id="1782" w:author="Ben Fels" w:date="2024-12-16T22:15:00Z" w16du:dateUtc="2024-12-16T21:15:00Z">
            <w:rPr/>
          </w:rPrChange>
        </w:rPr>
        <w:t>Projektdokumentation umfasst</w:t>
      </w:r>
      <w:r>
        <w:t>:</w:t>
      </w:r>
    </w:p>
    <w:p w14:paraId="41EECE02" w14:textId="3EB30CF2" w:rsidR="002E1F8F" w:rsidRDefault="002E1F8F" w:rsidP="002E1F8F">
      <w:pPr>
        <w:pStyle w:val="Listenabsatz"/>
        <w:numPr>
          <w:ilvl w:val="0"/>
          <w:numId w:val="38"/>
        </w:numPr>
      </w:pPr>
      <w:r>
        <w:t>Readme-Datei</w:t>
      </w:r>
    </w:p>
    <w:p w14:paraId="26AE1C8B" w14:textId="5D6403B6" w:rsidR="002E1F8F" w:rsidRDefault="002E1F8F" w:rsidP="002E1F8F">
      <w:pPr>
        <w:pStyle w:val="Listenabsatz"/>
        <w:numPr>
          <w:ilvl w:val="0"/>
          <w:numId w:val="38"/>
        </w:numPr>
      </w:pPr>
      <w:r>
        <w:t>Instrumente</w:t>
      </w:r>
    </w:p>
    <w:p w14:paraId="561EAF87" w14:textId="46E83BDC" w:rsidR="002E1F8F" w:rsidRDefault="002E1F8F" w:rsidP="002E1F8F">
      <w:pPr>
        <w:pStyle w:val="Listenabsatz"/>
        <w:numPr>
          <w:ilvl w:val="0"/>
          <w:numId w:val="38"/>
        </w:numPr>
      </w:pPr>
      <w:r>
        <w:t>Daten</w:t>
      </w:r>
    </w:p>
    <w:p w14:paraId="6D2D4556" w14:textId="75792999" w:rsidR="002E1F8F" w:rsidRPr="00AE223C" w:rsidRDefault="002E1F8F" w:rsidP="002E1F8F">
      <w:pPr>
        <w:pStyle w:val="Listenabsatz"/>
        <w:numPr>
          <w:ilvl w:val="0"/>
          <w:numId w:val="38"/>
        </w:numPr>
      </w:pPr>
      <w:r w:rsidRPr="00AE223C">
        <w:t>EDA</w:t>
      </w:r>
    </w:p>
    <w:p w14:paraId="141C8B90" w14:textId="3BDCD0A9" w:rsidR="002E1F8F" w:rsidRDefault="002E1F8F" w:rsidP="002E1F8F">
      <w:pPr>
        <w:pStyle w:val="Listenabsatz"/>
        <w:numPr>
          <w:ilvl w:val="0"/>
          <w:numId w:val="38"/>
        </w:numPr>
      </w:pPr>
      <w:r>
        <w:t>Qualitätssicherung?</w:t>
      </w:r>
    </w:p>
    <w:p w14:paraId="1BC43613" w14:textId="75395F1A" w:rsidR="004B0945" w:rsidRDefault="004B0945" w:rsidP="002E1F8F">
      <w:pPr>
        <w:pStyle w:val="Listenabsatz"/>
        <w:numPr>
          <w:ilvl w:val="0"/>
          <w:numId w:val="38"/>
        </w:numPr>
      </w:pPr>
      <w:r>
        <w:t>Code der Datenaufbereitung</w:t>
      </w:r>
    </w:p>
    <w:p w14:paraId="363C53A9" w14:textId="3479B938" w:rsidR="004B0945" w:rsidRDefault="004B0945" w:rsidP="002E1F8F">
      <w:pPr>
        <w:pStyle w:val="Listenabsatz"/>
        <w:numPr>
          <w:ilvl w:val="0"/>
          <w:numId w:val="38"/>
        </w:numPr>
      </w:pPr>
      <w:r>
        <w:t>Coder der Datenanalyse</w:t>
      </w:r>
    </w:p>
    <w:p w14:paraId="31C79C81" w14:textId="59D51340" w:rsidR="004B0945" w:rsidRDefault="004B0945" w:rsidP="002E1F8F">
      <w:pPr>
        <w:pStyle w:val="Listenabsatz"/>
        <w:numPr>
          <w:ilvl w:val="0"/>
          <w:numId w:val="38"/>
        </w:numPr>
      </w:pPr>
      <w:r>
        <w:t>Weiterführende Materialien</w:t>
      </w:r>
    </w:p>
    <w:p w14:paraId="2ADA7615" w14:textId="50C7D2BB" w:rsidR="00BC4A8F" w:rsidRDefault="00BC4A8F" w:rsidP="00BC4A8F">
      <w:pPr>
        <w:pStyle w:val="berschrift2"/>
      </w:pPr>
      <w:bookmarkStart w:id="1783" w:name="_Toc188683537"/>
      <w:r>
        <w:t>Modellvergleich</w:t>
      </w:r>
      <w:bookmarkEnd w:id="1783"/>
    </w:p>
    <w:p w14:paraId="213C3A6B" w14:textId="77777777" w:rsidR="00BC4A8F" w:rsidRDefault="00BC4A8F" w:rsidP="00BC4A8F">
      <w:r>
        <w:t>Modellvergleich als Tabelle aufarbeiten und in Anhang packen</w:t>
      </w:r>
    </w:p>
    <w:tbl>
      <w:tblPr>
        <w:tblStyle w:val="Tabellenraster"/>
        <w:tblW w:w="9634" w:type="dxa"/>
        <w:tblLayout w:type="fixed"/>
        <w:tblLook w:val="04A0" w:firstRow="1" w:lastRow="0" w:firstColumn="1" w:lastColumn="0" w:noHBand="0" w:noVBand="1"/>
      </w:tblPr>
      <w:tblGrid>
        <w:gridCol w:w="1413"/>
        <w:gridCol w:w="2551"/>
        <w:gridCol w:w="3261"/>
        <w:gridCol w:w="2409"/>
      </w:tblGrid>
      <w:tr w:rsidR="00A92E9D" w14:paraId="6622E2DD" w14:textId="77777777" w:rsidTr="007B1625">
        <w:tc>
          <w:tcPr>
            <w:tcW w:w="1413" w:type="dxa"/>
          </w:tcPr>
          <w:p w14:paraId="1E99E73A" w14:textId="77777777" w:rsidR="00A92E9D" w:rsidRDefault="00A92E9D" w:rsidP="000B66DA">
            <w:r>
              <w:t>Modell</w:t>
            </w:r>
          </w:p>
        </w:tc>
        <w:tc>
          <w:tcPr>
            <w:tcW w:w="2551" w:type="dxa"/>
          </w:tcPr>
          <w:p w14:paraId="6DF6525C" w14:textId="532464DF" w:rsidR="00A92E9D" w:rsidRDefault="00A92E9D" w:rsidP="000B66DA">
            <w:r>
              <w:t>Beschreibung</w:t>
            </w:r>
          </w:p>
        </w:tc>
        <w:tc>
          <w:tcPr>
            <w:tcW w:w="3261" w:type="dxa"/>
          </w:tcPr>
          <w:p w14:paraId="11485312" w14:textId="372CD6F2" w:rsidR="00A92E9D" w:rsidRDefault="00A92E9D" w:rsidP="000B66DA">
            <w:r>
              <w:t xml:space="preserve">API-Kosten </w:t>
            </w:r>
            <w:r w:rsidR="007B1625">
              <w:t xml:space="preserve">in USD </w:t>
            </w:r>
            <w:r>
              <w:t>pro 1M Token</w:t>
            </w:r>
            <w:r w:rsidR="007B1625">
              <w:t xml:space="preserve"> </w:t>
            </w:r>
          </w:p>
        </w:tc>
        <w:tc>
          <w:tcPr>
            <w:tcW w:w="2409" w:type="dxa"/>
          </w:tcPr>
          <w:p w14:paraId="1EB6CEA9" w14:textId="77777777" w:rsidR="00A92E9D" w:rsidRDefault="00A92E9D" w:rsidP="000B66DA">
            <w:r>
              <w:t>Link</w:t>
            </w:r>
          </w:p>
        </w:tc>
      </w:tr>
      <w:tr w:rsidR="00A92E9D" w:rsidRPr="00D2216F" w14:paraId="6306D661" w14:textId="77777777" w:rsidTr="007B1625">
        <w:tc>
          <w:tcPr>
            <w:tcW w:w="1413" w:type="dxa"/>
          </w:tcPr>
          <w:p w14:paraId="63661E56" w14:textId="77777777" w:rsidR="00A92E9D" w:rsidRDefault="00A92E9D" w:rsidP="000B66DA">
            <w:r>
              <w:t>Gemini 1.5 Flash</w:t>
            </w:r>
          </w:p>
        </w:tc>
        <w:tc>
          <w:tcPr>
            <w:tcW w:w="2551" w:type="dxa"/>
          </w:tcPr>
          <w:p w14:paraId="32CFCE93" w14:textId="3EC63B90" w:rsidR="00A92E9D" w:rsidRPr="009347EA" w:rsidRDefault="00A92E9D" w:rsidP="000B66DA">
            <w:pPr>
              <w:rPr>
                <w:noProof/>
                <w:lang w:val="en-US"/>
              </w:rPr>
            </w:pPr>
            <w:r>
              <w:rPr>
                <w:noProof/>
                <w:lang w:val="en-US"/>
              </w:rPr>
              <w:t>Our fastest multimodeal model with great perfromance for diverse, repetative tasks and a 1 million context window.</w:t>
            </w:r>
          </w:p>
        </w:tc>
        <w:tc>
          <w:tcPr>
            <w:tcW w:w="3261" w:type="dxa"/>
          </w:tcPr>
          <w:p w14:paraId="28B8F3C6" w14:textId="707E27F5" w:rsidR="00A92E9D" w:rsidRPr="009347EA" w:rsidRDefault="00A92E9D" w:rsidP="000B66DA">
            <w:pPr>
              <w:rPr>
                <w:noProof/>
                <w:lang w:val="en-US"/>
              </w:rPr>
            </w:pPr>
            <w:r w:rsidRPr="009347EA">
              <w:rPr>
                <w:noProof/>
                <w:lang w:val="en-US"/>
              </w:rPr>
              <w:t>Prompts u</w:t>
            </w:r>
            <w:r>
              <w:rPr>
                <w:noProof/>
                <w:lang w:val="en-US"/>
              </w:rPr>
              <w:t>p to 128 tokens</w:t>
            </w:r>
          </w:p>
          <w:p w14:paraId="5FA6B237" w14:textId="71822456" w:rsidR="00A92E9D" w:rsidRPr="009347EA" w:rsidRDefault="00A92E9D" w:rsidP="000B66DA">
            <w:pPr>
              <w:rPr>
                <w:noProof/>
                <w:lang w:val="en-US"/>
              </w:rPr>
            </w:pPr>
            <w:r w:rsidRPr="009347EA">
              <w:rPr>
                <w:noProof/>
                <w:lang w:val="en-US"/>
              </w:rPr>
              <w:t>Input: 0,075 $</w:t>
            </w:r>
          </w:p>
          <w:p w14:paraId="6B7C82CE" w14:textId="688121FD" w:rsidR="00A92E9D" w:rsidRDefault="00A92E9D" w:rsidP="000B66DA">
            <w:pPr>
              <w:rPr>
                <w:noProof/>
                <w:lang w:val="en-US"/>
              </w:rPr>
            </w:pPr>
            <w:r w:rsidRPr="009347EA">
              <w:rPr>
                <w:noProof/>
                <w:lang w:val="en-US"/>
              </w:rPr>
              <w:t>Output: 0,3 $</w:t>
            </w:r>
          </w:p>
          <w:p w14:paraId="2538D09F" w14:textId="2E909F08" w:rsidR="00A92E9D" w:rsidRDefault="00A92E9D" w:rsidP="000B66DA">
            <w:pPr>
              <w:rPr>
                <w:noProof/>
                <w:lang w:val="en-US"/>
              </w:rPr>
            </w:pPr>
            <w:r>
              <w:rPr>
                <w:noProof/>
                <w:lang w:val="en-US"/>
              </w:rPr>
              <w:t>Context Caching: 0,01875 $</w:t>
            </w:r>
          </w:p>
          <w:p w14:paraId="6996DE23" w14:textId="3CA53690" w:rsidR="00A92E9D" w:rsidRPr="009347EA" w:rsidRDefault="00A92E9D" w:rsidP="009347EA">
            <w:pPr>
              <w:rPr>
                <w:noProof/>
                <w:lang w:val="en-US"/>
              </w:rPr>
            </w:pPr>
            <w:r w:rsidRPr="009347EA">
              <w:rPr>
                <w:noProof/>
                <w:lang w:val="en-US"/>
              </w:rPr>
              <w:t xml:space="preserve">Prompts </w:t>
            </w:r>
            <w:r>
              <w:rPr>
                <w:noProof/>
                <w:lang w:val="en-US"/>
              </w:rPr>
              <w:t>longer than 128 tokens</w:t>
            </w:r>
          </w:p>
          <w:p w14:paraId="696F07EA" w14:textId="785DBE5E" w:rsidR="00A92E9D" w:rsidRDefault="00A92E9D" w:rsidP="000B66DA">
            <w:pPr>
              <w:rPr>
                <w:noProof/>
                <w:lang w:val="en-US"/>
              </w:rPr>
            </w:pPr>
            <w:r>
              <w:rPr>
                <w:noProof/>
                <w:lang w:val="en-US"/>
              </w:rPr>
              <w:t>Input: 0,15 $</w:t>
            </w:r>
          </w:p>
          <w:p w14:paraId="7249381D" w14:textId="705C0F3F" w:rsidR="00A92E9D" w:rsidRDefault="00A92E9D" w:rsidP="000B66DA">
            <w:pPr>
              <w:rPr>
                <w:noProof/>
                <w:lang w:val="en-US"/>
              </w:rPr>
            </w:pPr>
            <w:r>
              <w:rPr>
                <w:noProof/>
                <w:lang w:val="en-US"/>
              </w:rPr>
              <w:t>Output: 0,6 $</w:t>
            </w:r>
          </w:p>
          <w:p w14:paraId="190FD42E" w14:textId="772A83E9" w:rsidR="00A92E9D" w:rsidRPr="009347EA" w:rsidRDefault="00A92E9D" w:rsidP="000B66DA">
            <w:pPr>
              <w:rPr>
                <w:noProof/>
                <w:lang w:val="en-US"/>
              </w:rPr>
            </w:pPr>
            <w:r>
              <w:rPr>
                <w:noProof/>
                <w:lang w:val="en-US"/>
              </w:rPr>
              <w:t>Context Caching: 0,0375 $</w:t>
            </w:r>
          </w:p>
        </w:tc>
        <w:tc>
          <w:tcPr>
            <w:tcW w:w="2409" w:type="dxa"/>
          </w:tcPr>
          <w:p w14:paraId="645D1BF8" w14:textId="77777777" w:rsidR="00A92E9D" w:rsidRPr="00457386" w:rsidRDefault="00A92E9D" w:rsidP="000B66DA">
            <w:pPr>
              <w:rPr>
                <w:lang w:val="en-US"/>
              </w:rPr>
            </w:pPr>
            <w:r w:rsidRPr="00457386">
              <w:rPr>
                <w:lang w:val="en-US"/>
              </w:rPr>
              <w:t>https://ai.google.dev/pricing#1_5flash</w:t>
            </w:r>
          </w:p>
        </w:tc>
      </w:tr>
      <w:tr w:rsidR="00A92E9D" w:rsidRPr="00D2216F" w14:paraId="67522C78" w14:textId="77777777" w:rsidTr="007B1625">
        <w:tc>
          <w:tcPr>
            <w:tcW w:w="1413" w:type="dxa"/>
          </w:tcPr>
          <w:p w14:paraId="185B268D" w14:textId="77777777" w:rsidR="00A92E9D" w:rsidRDefault="00A92E9D" w:rsidP="000B66DA">
            <w:r>
              <w:t>Gemini 1.5 Flash-8B</w:t>
            </w:r>
          </w:p>
        </w:tc>
        <w:tc>
          <w:tcPr>
            <w:tcW w:w="2551" w:type="dxa"/>
          </w:tcPr>
          <w:p w14:paraId="53DF347E" w14:textId="36E13F61" w:rsidR="00A92E9D" w:rsidRPr="00147A59" w:rsidRDefault="00147A59" w:rsidP="000B66DA">
            <w:pPr>
              <w:rPr>
                <w:noProof/>
                <w:lang w:val="en-US"/>
              </w:rPr>
            </w:pPr>
            <w:r w:rsidRPr="00147A59">
              <w:rPr>
                <w:noProof/>
                <w:lang w:val="en-US"/>
              </w:rPr>
              <w:t>Our smales model for l</w:t>
            </w:r>
            <w:r>
              <w:rPr>
                <w:noProof/>
                <w:lang w:val="en-US"/>
              </w:rPr>
              <w:t>ower intelligence use cases with a 1 million token context window</w:t>
            </w:r>
          </w:p>
        </w:tc>
        <w:tc>
          <w:tcPr>
            <w:tcW w:w="3261" w:type="dxa"/>
          </w:tcPr>
          <w:p w14:paraId="499AE71C" w14:textId="77777777" w:rsidR="00786E29" w:rsidRPr="009347EA" w:rsidRDefault="00786E29" w:rsidP="00786E29">
            <w:pPr>
              <w:rPr>
                <w:noProof/>
                <w:lang w:val="en-US"/>
              </w:rPr>
            </w:pPr>
            <w:r w:rsidRPr="009347EA">
              <w:rPr>
                <w:noProof/>
                <w:lang w:val="en-US"/>
              </w:rPr>
              <w:t>Prompts u</w:t>
            </w:r>
            <w:r>
              <w:rPr>
                <w:noProof/>
                <w:lang w:val="en-US"/>
              </w:rPr>
              <w:t>p to 128 tokens</w:t>
            </w:r>
          </w:p>
          <w:p w14:paraId="56A0F79C" w14:textId="360ABDFA" w:rsidR="00786E29" w:rsidRPr="009347EA" w:rsidRDefault="00786E29" w:rsidP="00786E29">
            <w:pPr>
              <w:rPr>
                <w:noProof/>
                <w:lang w:val="en-US"/>
              </w:rPr>
            </w:pPr>
            <w:r w:rsidRPr="009347EA">
              <w:rPr>
                <w:noProof/>
                <w:lang w:val="en-US"/>
              </w:rPr>
              <w:t>Input: 0,0</w:t>
            </w:r>
            <w:r>
              <w:rPr>
                <w:noProof/>
                <w:lang w:val="en-US"/>
              </w:rPr>
              <w:t>375</w:t>
            </w:r>
            <w:r w:rsidRPr="009347EA">
              <w:rPr>
                <w:noProof/>
                <w:lang w:val="en-US"/>
              </w:rPr>
              <w:t xml:space="preserve"> $</w:t>
            </w:r>
          </w:p>
          <w:p w14:paraId="7847FEB9" w14:textId="70A14E4E" w:rsidR="00786E29" w:rsidRDefault="00786E29" w:rsidP="00786E29">
            <w:pPr>
              <w:rPr>
                <w:noProof/>
                <w:lang w:val="en-US"/>
              </w:rPr>
            </w:pPr>
            <w:r w:rsidRPr="009347EA">
              <w:rPr>
                <w:noProof/>
                <w:lang w:val="en-US"/>
              </w:rPr>
              <w:t>Output: 0,</w:t>
            </w:r>
            <w:r>
              <w:rPr>
                <w:noProof/>
                <w:lang w:val="en-US"/>
              </w:rPr>
              <w:t>15</w:t>
            </w:r>
            <w:r w:rsidRPr="009347EA">
              <w:rPr>
                <w:noProof/>
                <w:lang w:val="en-US"/>
              </w:rPr>
              <w:t xml:space="preserve"> $</w:t>
            </w:r>
          </w:p>
          <w:p w14:paraId="7D04045A" w14:textId="1890D600" w:rsidR="00786E29" w:rsidRDefault="00786E29" w:rsidP="00786E29">
            <w:pPr>
              <w:rPr>
                <w:noProof/>
                <w:lang w:val="en-US"/>
              </w:rPr>
            </w:pPr>
            <w:r>
              <w:rPr>
                <w:noProof/>
                <w:lang w:val="en-US"/>
              </w:rPr>
              <w:t>Context Caching: 0,001 $</w:t>
            </w:r>
          </w:p>
          <w:p w14:paraId="1E27E85C" w14:textId="77777777" w:rsidR="00786E29" w:rsidRPr="009347EA" w:rsidRDefault="00786E29" w:rsidP="00786E29">
            <w:pPr>
              <w:rPr>
                <w:noProof/>
                <w:lang w:val="en-US"/>
              </w:rPr>
            </w:pPr>
            <w:r w:rsidRPr="009347EA">
              <w:rPr>
                <w:noProof/>
                <w:lang w:val="en-US"/>
              </w:rPr>
              <w:t xml:space="preserve">Prompts </w:t>
            </w:r>
            <w:r>
              <w:rPr>
                <w:noProof/>
                <w:lang w:val="en-US"/>
              </w:rPr>
              <w:t>longer than 128 tokens</w:t>
            </w:r>
          </w:p>
          <w:p w14:paraId="7C09C80B" w14:textId="4F5007B4" w:rsidR="00786E29" w:rsidRDefault="00786E29" w:rsidP="00786E29">
            <w:pPr>
              <w:rPr>
                <w:noProof/>
                <w:lang w:val="en-US"/>
              </w:rPr>
            </w:pPr>
            <w:r>
              <w:rPr>
                <w:noProof/>
                <w:lang w:val="en-US"/>
              </w:rPr>
              <w:t>Input: 0,</w:t>
            </w:r>
            <w:r w:rsidR="005312FD">
              <w:rPr>
                <w:noProof/>
                <w:lang w:val="en-US"/>
              </w:rPr>
              <w:t>075</w:t>
            </w:r>
            <w:r>
              <w:rPr>
                <w:noProof/>
                <w:lang w:val="en-US"/>
              </w:rPr>
              <w:t xml:space="preserve"> $</w:t>
            </w:r>
          </w:p>
          <w:p w14:paraId="1E4C37CC" w14:textId="78F92B69" w:rsidR="00786E29" w:rsidRDefault="00786E29" w:rsidP="00786E29">
            <w:pPr>
              <w:rPr>
                <w:noProof/>
                <w:lang w:val="en-US"/>
              </w:rPr>
            </w:pPr>
            <w:r>
              <w:rPr>
                <w:noProof/>
                <w:lang w:val="en-US"/>
              </w:rPr>
              <w:t>Output: 0,</w:t>
            </w:r>
            <w:r w:rsidR="005312FD">
              <w:rPr>
                <w:noProof/>
                <w:lang w:val="en-US"/>
              </w:rPr>
              <w:t>3</w:t>
            </w:r>
            <w:r>
              <w:rPr>
                <w:noProof/>
                <w:lang w:val="en-US"/>
              </w:rPr>
              <w:t xml:space="preserve"> $</w:t>
            </w:r>
          </w:p>
          <w:p w14:paraId="40CD7B98" w14:textId="760A76E6" w:rsidR="00A92E9D" w:rsidRPr="005312FD" w:rsidRDefault="00786E29" w:rsidP="000B66DA">
            <w:pPr>
              <w:rPr>
                <w:noProof/>
                <w:lang w:val="en-US"/>
              </w:rPr>
            </w:pPr>
            <w:r>
              <w:rPr>
                <w:noProof/>
                <w:lang w:val="en-US"/>
              </w:rPr>
              <w:t>Context Caching: 0,0</w:t>
            </w:r>
            <w:r w:rsidR="005312FD">
              <w:rPr>
                <w:noProof/>
                <w:lang w:val="en-US"/>
              </w:rPr>
              <w:t xml:space="preserve">2 </w:t>
            </w:r>
            <w:r>
              <w:rPr>
                <w:noProof/>
                <w:lang w:val="en-US"/>
              </w:rPr>
              <w:t>$</w:t>
            </w:r>
          </w:p>
        </w:tc>
        <w:tc>
          <w:tcPr>
            <w:tcW w:w="2409" w:type="dxa"/>
          </w:tcPr>
          <w:p w14:paraId="1D6C85B5" w14:textId="77777777" w:rsidR="00A92E9D" w:rsidRPr="007B1625" w:rsidRDefault="00A92E9D" w:rsidP="000B66DA">
            <w:pPr>
              <w:rPr>
                <w:lang w:val="en-US"/>
              </w:rPr>
            </w:pPr>
            <w:r w:rsidRPr="007B1625">
              <w:rPr>
                <w:lang w:val="en-US"/>
              </w:rPr>
              <w:t>https://ai.google.dev/pricing#1_5flash-8B</w:t>
            </w:r>
          </w:p>
        </w:tc>
      </w:tr>
      <w:tr w:rsidR="00E20695" w:rsidRPr="00D2216F" w14:paraId="747F3077" w14:textId="77777777" w:rsidTr="007B1625">
        <w:tc>
          <w:tcPr>
            <w:tcW w:w="1413" w:type="dxa"/>
          </w:tcPr>
          <w:p w14:paraId="7674B284" w14:textId="158DC01B" w:rsidR="00E20695" w:rsidRDefault="00E20695" w:rsidP="000B66DA">
            <w:r>
              <w:t>Gemini 1.5 Pro</w:t>
            </w:r>
          </w:p>
        </w:tc>
        <w:tc>
          <w:tcPr>
            <w:tcW w:w="2551" w:type="dxa"/>
          </w:tcPr>
          <w:p w14:paraId="75F162CB" w14:textId="124F8F31" w:rsidR="00E20695" w:rsidRPr="00147A59" w:rsidRDefault="00E20695" w:rsidP="000B66DA">
            <w:pPr>
              <w:rPr>
                <w:noProof/>
                <w:lang w:val="en-US"/>
              </w:rPr>
            </w:pPr>
            <w:r>
              <w:rPr>
                <w:noProof/>
                <w:lang w:val="en-US"/>
              </w:rPr>
              <w:t>Our next generation model with a breaktrhough 3 million context window</w:t>
            </w:r>
          </w:p>
        </w:tc>
        <w:tc>
          <w:tcPr>
            <w:tcW w:w="3261" w:type="dxa"/>
          </w:tcPr>
          <w:p w14:paraId="032FBDBD" w14:textId="77777777" w:rsidR="00655487" w:rsidRPr="009347EA" w:rsidRDefault="00655487" w:rsidP="00655487">
            <w:pPr>
              <w:rPr>
                <w:noProof/>
                <w:lang w:val="en-US"/>
              </w:rPr>
            </w:pPr>
            <w:r w:rsidRPr="009347EA">
              <w:rPr>
                <w:noProof/>
                <w:lang w:val="en-US"/>
              </w:rPr>
              <w:t>Prompts u</w:t>
            </w:r>
            <w:r>
              <w:rPr>
                <w:noProof/>
                <w:lang w:val="en-US"/>
              </w:rPr>
              <w:t>p to 128 tokens</w:t>
            </w:r>
          </w:p>
          <w:p w14:paraId="598EA0C0" w14:textId="66041E13" w:rsidR="00655487" w:rsidRPr="009347EA" w:rsidRDefault="00655487" w:rsidP="00655487">
            <w:pPr>
              <w:rPr>
                <w:noProof/>
                <w:lang w:val="en-US"/>
              </w:rPr>
            </w:pPr>
            <w:r w:rsidRPr="009347EA">
              <w:rPr>
                <w:noProof/>
                <w:lang w:val="en-US"/>
              </w:rPr>
              <w:t xml:space="preserve">Input: </w:t>
            </w:r>
            <w:r>
              <w:rPr>
                <w:noProof/>
                <w:lang w:val="en-US"/>
              </w:rPr>
              <w:t>1</w:t>
            </w:r>
            <w:r w:rsidRPr="009347EA">
              <w:rPr>
                <w:noProof/>
                <w:lang w:val="en-US"/>
              </w:rPr>
              <w:t>,</w:t>
            </w:r>
            <w:r>
              <w:rPr>
                <w:noProof/>
                <w:lang w:val="en-US"/>
              </w:rPr>
              <w:t>25</w:t>
            </w:r>
            <w:r w:rsidRPr="009347EA">
              <w:rPr>
                <w:noProof/>
                <w:lang w:val="en-US"/>
              </w:rPr>
              <w:t xml:space="preserve"> $</w:t>
            </w:r>
          </w:p>
          <w:p w14:paraId="4FB9BC38" w14:textId="391DF11A" w:rsidR="00655487" w:rsidRDefault="00655487" w:rsidP="00655487">
            <w:pPr>
              <w:rPr>
                <w:noProof/>
                <w:lang w:val="en-US"/>
              </w:rPr>
            </w:pPr>
            <w:r w:rsidRPr="009347EA">
              <w:rPr>
                <w:noProof/>
                <w:lang w:val="en-US"/>
              </w:rPr>
              <w:t xml:space="preserve">Output: </w:t>
            </w:r>
            <w:r>
              <w:rPr>
                <w:noProof/>
                <w:lang w:val="en-US"/>
              </w:rPr>
              <w:t>5</w:t>
            </w:r>
            <w:r w:rsidRPr="009347EA">
              <w:rPr>
                <w:noProof/>
                <w:lang w:val="en-US"/>
              </w:rPr>
              <w:t xml:space="preserve"> $</w:t>
            </w:r>
          </w:p>
          <w:p w14:paraId="2376925A" w14:textId="3A9FC032" w:rsidR="00655487" w:rsidRDefault="00655487" w:rsidP="00655487">
            <w:pPr>
              <w:rPr>
                <w:noProof/>
                <w:lang w:val="en-US"/>
              </w:rPr>
            </w:pPr>
            <w:r>
              <w:rPr>
                <w:noProof/>
                <w:lang w:val="en-US"/>
              </w:rPr>
              <w:t>Context Caching: 0,</w:t>
            </w:r>
            <w:r w:rsidR="004135CC">
              <w:rPr>
                <w:noProof/>
                <w:lang w:val="en-US"/>
              </w:rPr>
              <w:t xml:space="preserve">3125 </w:t>
            </w:r>
            <w:r>
              <w:rPr>
                <w:noProof/>
                <w:lang w:val="en-US"/>
              </w:rPr>
              <w:t>$</w:t>
            </w:r>
          </w:p>
          <w:p w14:paraId="16D950A7" w14:textId="77777777" w:rsidR="00655487" w:rsidRPr="009347EA" w:rsidRDefault="00655487" w:rsidP="00655487">
            <w:pPr>
              <w:rPr>
                <w:noProof/>
                <w:lang w:val="en-US"/>
              </w:rPr>
            </w:pPr>
            <w:r w:rsidRPr="009347EA">
              <w:rPr>
                <w:noProof/>
                <w:lang w:val="en-US"/>
              </w:rPr>
              <w:t xml:space="preserve">Prompts </w:t>
            </w:r>
            <w:r>
              <w:rPr>
                <w:noProof/>
                <w:lang w:val="en-US"/>
              </w:rPr>
              <w:t>longer than 128 tokens</w:t>
            </w:r>
          </w:p>
          <w:p w14:paraId="29F7D4DC" w14:textId="29B07BC5" w:rsidR="00655487" w:rsidRDefault="00655487" w:rsidP="00655487">
            <w:pPr>
              <w:rPr>
                <w:noProof/>
                <w:lang w:val="en-US"/>
              </w:rPr>
            </w:pPr>
            <w:r>
              <w:rPr>
                <w:noProof/>
                <w:lang w:val="en-US"/>
              </w:rPr>
              <w:t xml:space="preserve">Input: </w:t>
            </w:r>
            <w:r w:rsidR="00720F87">
              <w:rPr>
                <w:noProof/>
                <w:lang w:val="en-US"/>
              </w:rPr>
              <w:t>2</w:t>
            </w:r>
            <w:r>
              <w:rPr>
                <w:noProof/>
                <w:lang w:val="en-US"/>
              </w:rPr>
              <w:t>,5 $</w:t>
            </w:r>
          </w:p>
          <w:p w14:paraId="23ADCC9F" w14:textId="1C005BDF" w:rsidR="00655487" w:rsidRDefault="00655487" w:rsidP="00655487">
            <w:pPr>
              <w:rPr>
                <w:noProof/>
                <w:lang w:val="en-US"/>
              </w:rPr>
            </w:pPr>
            <w:r>
              <w:rPr>
                <w:noProof/>
                <w:lang w:val="en-US"/>
              </w:rPr>
              <w:t xml:space="preserve">Output: </w:t>
            </w:r>
            <w:r w:rsidR="00720F87">
              <w:rPr>
                <w:noProof/>
                <w:lang w:val="en-US"/>
              </w:rPr>
              <w:t>10</w:t>
            </w:r>
            <w:r>
              <w:rPr>
                <w:noProof/>
                <w:lang w:val="en-US"/>
              </w:rPr>
              <w:t>,</w:t>
            </w:r>
            <w:r w:rsidR="00720F87">
              <w:rPr>
                <w:noProof/>
                <w:lang w:val="en-US"/>
              </w:rPr>
              <w:t>0</w:t>
            </w:r>
            <w:r>
              <w:rPr>
                <w:noProof/>
                <w:lang w:val="en-US"/>
              </w:rPr>
              <w:t xml:space="preserve"> $</w:t>
            </w:r>
          </w:p>
          <w:p w14:paraId="5D8FBB4A" w14:textId="686377B5" w:rsidR="00655487" w:rsidRDefault="00655487" w:rsidP="00655487">
            <w:pPr>
              <w:rPr>
                <w:noProof/>
                <w:lang w:val="en-US"/>
              </w:rPr>
            </w:pPr>
            <w:r>
              <w:rPr>
                <w:noProof/>
                <w:lang w:val="en-US"/>
              </w:rPr>
              <w:t>Context Caching: 0</w:t>
            </w:r>
            <w:r w:rsidR="00720F87">
              <w:rPr>
                <w:noProof/>
                <w:lang w:val="en-US"/>
              </w:rPr>
              <w:t>,625</w:t>
            </w:r>
            <w:r>
              <w:rPr>
                <w:noProof/>
                <w:lang w:val="en-US"/>
              </w:rPr>
              <w:t xml:space="preserve"> $</w:t>
            </w:r>
          </w:p>
          <w:p w14:paraId="4867F4DD" w14:textId="77777777" w:rsidR="00E20695" w:rsidRPr="009347EA" w:rsidRDefault="00E20695" w:rsidP="00786E29">
            <w:pPr>
              <w:rPr>
                <w:noProof/>
                <w:lang w:val="en-US"/>
              </w:rPr>
            </w:pPr>
          </w:p>
        </w:tc>
        <w:tc>
          <w:tcPr>
            <w:tcW w:w="2409" w:type="dxa"/>
          </w:tcPr>
          <w:p w14:paraId="5729AA82" w14:textId="15B3BD49" w:rsidR="00E20695" w:rsidRPr="00E20695" w:rsidRDefault="00E20695" w:rsidP="000B66DA">
            <w:pPr>
              <w:rPr>
                <w:lang w:val="en-US"/>
              </w:rPr>
            </w:pPr>
            <w:r w:rsidRPr="00E20695">
              <w:rPr>
                <w:lang w:val="en-US"/>
              </w:rPr>
              <w:t>https://ai.google.dev/pricing#1_5pro</w:t>
            </w:r>
          </w:p>
        </w:tc>
      </w:tr>
      <w:tr w:rsidR="00A92E9D" w14:paraId="7E17A8C9" w14:textId="77777777" w:rsidTr="007B1625">
        <w:tc>
          <w:tcPr>
            <w:tcW w:w="1413" w:type="dxa"/>
          </w:tcPr>
          <w:p w14:paraId="5680EEE1" w14:textId="77777777" w:rsidR="00A92E9D" w:rsidRDefault="00A92E9D" w:rsidP="000B66DA">
            <w:r w:rsidRPr="008972E7">
              <w:lastRenderedPageBreak/>
              <w:t xml:space="preserve">Claude 3.5 </w:t>
            </w:r>
            <w:proofErr w:type="gramStart"/>
            <w:r w:rsidRPr="008972E7">
              <w:t>Sonnet</w:t>
            </w:r>
            <w:proofErr w:type="gramEnd"/>
          </w:p>
        </w:tc>
        <w:tc>
          <w:tcPr>
            <w:tcW w:w="2551" w:type="dxa"/>
          </w:tcPr>
          <w:p w14:paraId="738E14C1" w14:textId="77777777" w:rsidR="00A92E9D" w:rsidRDefault="00612136" w:rsidP="000B66DA">
            <w:pPr>
              <w:rPr>
                <w:noProof/>
                <w:lang w:val="en-US"/>
              </w:rPr>
            </w:pPr>
            <w:r w:rsidRPr="00612136">
              <w:rPr>
                <w:noProof/>
                <w:lang w:val="en-US"/>
              </w:rPr>
              <w:t>Out most intelligent model to</w:t>
            </w:r>
            <w:r>
              <w:rPr>
                <w:noProof/>
                <w:lang w:val="en-US"/>
              </w:rPr>
              <w:t xml:space="preserve"> date</w:t>
            </w:r>
          </w:p>
          <w:p w14:paraId="639E327B" w14:textId="1E3F3665" w:rsidR="00612136" w:rsidRPr="00612136" w:rsidRDefault="00612136" w:rsidP="000B66DA">
            <w:pPr>
              <w:rPr>
                <w:noProof/>
                <w:lang w:val="en-US"/>
              </w:rPr>
            </w:pPr>
            <w:r>
              <w:rPr>
                <w:noProof/>
                <w:lang w:val="en-US"/>
              </w:rPr>
              <w:t>200k Context window</w:t>
            </w:r>
          </w:p>
        </w:tc>
        <w:tc>
          <w:tcPr>
            <w:tcW w:w="3261" w:type="dxa"/>
          </w:tcPr>
          <w:p w14:paraId="2B590E2C" w14:textId="2E3CAF12" w:rsidR="00A92E9D" w:rsidRDefault="004A50C4" w:rsidP="000B66DA">
            <w:pPr>
              <w:rPr>
                <w:noProof/>
              </w:rPr>
            </w:pPr>
            <w:r>
              <w:rPr>
                <w:noProof/>
              </w:rPr>
              <w:t>Prompt write</w:t>
            </w:r>
          </w:p>
          <w:p w14:paraId="697E8820" w14:textId="0A77475E" w:rsidR="004A50C4" w:rsidRDefault="004A50C4" w:rsidP="000B66DA">
            <w:pPr>
              <w:rPr>
                <w:noProof/>
              </w:rPr>
            </w:pPr>
            <w:r>
              <w:rPr>
                <w:noProof/>
              </w:rPr>
              <w:t>3,75 $</w:t>
            </w:r>
          </w:p>
          <w:p w14:paraId="4880E07A" w14:textId="5B5ECB39" w:rsidR="004A50C4" w:rsidRDefault="004A50C4" w:rsidP="000B66DA">
            <w:r>
              <w:rPr>
                <w:noProof/>
              </w:rPr>
              <w:t>Prompt read</w:t>
            </w:r>
          </w:p>
          <w:p w14:paraId="12817F0F" w14:textId="4379214D" w:rsidR="00A92E9D" w:rsidRDefault="004A50C4" w:rsidP="000B66DA">
            <w:r>
              <w:rPr>
                <w:noProof/>
              </w:rPr>
              <w:t>0,3 $</w:t>
            </w:r>
          </w:p>
          <w:p w14:paraId="0CF42A75" w14:textId="77777777" w:rsidR="00A92E9D" w:rsidRDefault="00A92E9D" w:rsidP="000B66DA"/>
        </w:tc>
        <w:tc>
          <w:tcPr>
            <w:tcW w:w="2409" w:type="dxa"/>
          </w:tcPr>
          <w:p w14:paraId="39DA1300" w14:textId="77777777" w:rsidR="00A92E9D" w:rsidRDefault="00A92E9D" w:rsidP="000B66DA">
            <w:r w:rsidRPr="005A520C">
              <w:t>https://www.anthropic.com/pricing#anthropic-api</w:t>
            </w:r>
          </w:p>
        </w:tc>
      </w:tr>
      <w:tr w:rsidR="00A92E9D" w:rsidRPr="00D2216F" w14:paraId="5D72352C" w14:textId="77777777" w:rsidTr="007B1625">
        <w:tc>
          <w:tcPr>
            <w:tcW w:w="1413" w:type="dxa"/>
          </w:tcPr>
          <w:p w14:paraId="6CB3134A" w14:textId="77777777" w:rsidR="00A92E9D" w:rsidRDefault="00A92E9D" w:rsidP="000B66DA">
            <w:r>
              <w:t>GPT-4o</w:t>
            </w:r>
          </w:p>
        </w:tc>
        <w:tc>
          <w:tcPr>
            <w:tcW w:w="2551" w:type="dxa"/>
          </w:tcPr>
          <w:p w14:paraId="32A0E111" w14:textId="23514791" w:rsidR="00A92E9D" w:rsidRPr="00D431F0" w:rsidRDefault="00D431F0" w:rsidP="000B66DA">
            <w:pPr>
              <w:rPr>
                <w:noProof/>
                <w:lang w:val="en-US"/>
              </w:rPr>
            </w:pPr>
            <w:r w:rsidRPr="00D431F0">
              <w:rPr>
                <w:noProof/>
                <w:lang w:val="en-US"/>
              </w:rPr>
              <w:t>GPT-4o is our most advanced multimodal model that’s faster and cheaper than GPT-4 Turbo with stronger vision capabilities. The model has 128K context and an October 2023 knowledge cutoff.</w:t>
            </w:r>
          </w:p>
        </w:tc>
        <w:tc>
          <w:tcPr>
            <w:tcW w:w="3261" w:type="dxa"/>
          </w:tcPr>
          <w:p w14:paraId="69D642B9" w14:textId="2AC117DF" w:rsidR="00A92E9D" w:rsidRPr="001D55A6" w:rsidRDefault="00B1630D" w:rsidP="000B66DA">
            <w:pPr>
              <w:rPr>
                <w:noProof/>
                <w:lang w:val="en-US"/>
              </w:rPr>
            </w:pPr>
            <w:r w:rsidRPr="001D55A6">
              <w:rPr>
                <w:noProof/>
                <w:lang w:val="en-US"/>
              </w:rPr>
              <w:t>Input:</w:t>
            </w:r>
            <w:r w:rsidR="001D55A6" w:rsidRPr="001D55A6">
              <w:rPr>
                <w:noProof/>
                <w:lang w:val="en-US"/>
              </w:rPr>
              <w:t xml:space="preserve"> 2,</w:t>
            </w:r>
            <w:r w:rsidR="001D55A6">
              <w:rPr>
                <w:noProof/>
                <w:lang w:val="en-US"/>
              </w:rPr>
              <w:t>5 $</w:t>
            </w:r>
          </w:p>
          <w:p w14:paraId="4007785C" w14:textId="1F268048" w:rsidR="00B1630D" w:rsidRDefault="00B1630D" w:rsidP="000B66DA">
            <w:pPr>
              <w:rPr>
                <w:noProof/>
                <w:lang w:val="en-US"/>
              </w:rPr>
            </w:pPr>
            <w:r w:rsidRPr="001D55A6">
              <w:rPr>
                <w:noProof/>
                <w:lang w:val="en-US"/>
              </w:rPr>
              <w:t>Output:</w:t>
            </w:r>
            <w:r w:rsidR="001D55A6">
              <w:rPr>
                <w:noProof/>
                <w:lang w:val="en-US"/>
              </w:rPr>
              <w:t xml:space="preserve"> 10 $</w:t>
            </w:r>
          </w:p>
          <w:p w14:paraId="54A7B6F9" w14:textId="1D926B64" w:rsidR="001D55A6" w:rsidRPr="001D55A6" w:rsidRDefault="001D55A6" w:rsidP="000B66DA">
            <w:pPr>
              <w:rPr>
                <w:noProof/>
                <w:lang w:val="en-US"/>
              </w:rPr>
            </w:pPr>
            <w:r>
              <w:rPr>
                <w:noProof/>
                <w:lang w:val="en-US"/>
              </w:rPr>
              <w:t>Cached Input: 1,25</w:t>
            </w:r>
            <w:r w:rsidR="001C5431">
              <w:rPr>
                <w:noProof/>
                <w:lang w:val="en-US"/>
              </w:rPr>
              <w:t xml:space="preserve"> </w:t>
            </w:r>
            <w:r>
              <w:rPr>
                <w:noProof/>
                <w:lang w:val="en-US"/>
              </w:rPr>
              <w:t>$</w:t>
            </w:r>
          </w:p>
          <w:p w14:paraId="4131C9E7" w14:textId="77777777" w:rsidR="00B1630D" w:rsidRPr="001D55A6" w:rsidRDefault="00B1630D" w:rsidP="000B66DA">
            <w:pPr>
              <w:rPr>
                <w:noProof/>
                <w:lang w:val="en-US"/>
              </w:rPr>
            </w:pPr>
            <w:r w:rsidRPr="001D55A6">
              <w:rPr>
                <w:noProof/>
                <w:lang w:val="en-US"/>
              </w:rPr>
              <w:t>With Batch API</w:t>
            </w:r>
          </w:p>
          <w:p w14:paraId="3548BC5E" w14:textId="7884E6AD" w:rsidR="00B1630D" w:rsidRPr="001D55A6" w:rsidRDefault="00B1630D" w:rsidP="00B1630D">
            <w:pPr>
              <w:rPr>
                <w:noProof/>
                <w:lang w:val="en-US"/>
              </w:rPr>
            </w:pPr>
            <w:r w:rsidRPr="001D55A6">
              <w:rPr>
                <w:noProof/>
                <w:lang w:val="en-US"/>
              </w:rPr>
              <w:t>Input:</w:t>
            </w:r>
            <w:r w:rsidR="001C5431">
              <w:rPr>
                <w:noProof/>
                <w:lang w:val="en-US"/>
              </w:rPr>
              <w:t xml:space="preserve"> 1,25 $</w:t>
            </w:r>
          </w:p>
          <w:p w14:paraId="426F2582" w14:textId="70E6927D" w:rsidR="00B1630D" w:rsidRPr="001D55A6" w:rsidRDefault="00B1630D" w:rsidP="00B1630D">
            <w:pPr>
              <w:rPr>
                <w:noProof/>
                <w:lang w:val="en-US"/>
              </w:rPr>
            </w:pPr>
            <w:r w:rsidRPr="001D55A6">
              <w:rPr>
                <w:noProof/>
                <w:lang w:val="en-US"/>
              </w:rPr>
              <w:t>Output:</w:t>
            </w:r>
            <w:r w:rsidR="001C5431">
              <w:rPr>
                <w:noProof/>
                <w:lang w:val="en-US"/>
              </w:rPr>
              <w:t xml:space="preserve"> 5 $</w:t>
            </w:r>
          </w:p>
          <w:p w14:paraId="2CF7E9DB" w14:textId="5809EC80" w:rsidR="00B1630D" w:rsidRPr="001D55A6" w:rsidRDefault="00B1630D" w:rsidP="000B66DA">
            <w:pPr>
              <w:rPr>
                <w:lang w:val="en-US"/>
              </w:rPr>
            </w:pPr>
          </w:p>
        </w:tc>
        <w:tc>
          <w:tcPr>
            <w:tcW w:w="2409" w:type="dxa"/>
          </w:tcPr>
          <w:p w14:paraId="6D4A7B89" w14:textId="77777777" w:rsidR="00A92E9D" w:rsidRPr="001B2CDF" w:rsidRDefault="00A92E9D" w:rsidP="000B66DA">
            <w:pPr>
              <w:rPr>
                <w:lang w:val="en-US"/>
              </w:rPr>
            </w:pPr>
            <w:r w:rsidRPr="001B2CDF">
              <w:rPr>
                <w:lang w:val="en-US"/>
              </w:rPr>
              <w:t>https://openai.com/api/pricing/</w:t>
            </w:r>
          </w:p>
        </w:tc>
      </w:tr>
      <w:tr w:rsidR="00A92E9D" w14:paraId="15798354" w14:textId="77777777" w:rsidTr="007B1625">
        <w:tc>
          <w:tcPr>
            <w:tcW w:w="1413" w:type="dxa"/>
          </w:tcPr>
          <w:p w14:paraId="016EC350" w14:textId="77777777" w:rsidR="00A92E9D" w:rsidRDefault="00A92E9D" w:rsidP="000B66DA">
            <w:r w:rsidRPr="00100876">
              <w:t>GPT-4o mini</w:t>
            </w:r>
          </w:p>
        </w:tc>
        <w:tc>
          <w:tcPr>
            <w:tcW w:w="2551" w:type="dxa"/>
          </w:tcPr>
          <w:p w14:paraId="1655E63D" w14:textId="5F5C5519" w:rsidR="00A92E9D" w:rsidRPr="00D431F0" w:rsidRDefault="00D431F0" w:rsidP="000B66DA">
            <w:pPr>
              <w:rPr>
                <w:noProof/>
                <w:lang w:val="en-US"/>
              </w:rPr>
            </w:pPr>
            <w:r w:rsidRPr="00D431F0">
              <w:rPr>
                <w:noProof/>
                <w:lang w:val="en-US"/>
              </w:rPr>
              <w:t>GPT-4o mini is our most cost-efficient small model that’s smarter and cheaper than GPT-3.5 Turbo, and has vision capabilities.</w:t>
            </w:r>
          </w:p>
        </w:tc>
        <w:tc>
          <w:tcPr>
            <w:tcW w:w="3261" w:type="dxa"/>
          </w:tcPr>
          <w:p w14:paraId="7DE6CA86" w14:textId="2EFFE23A" w:rsidR="00B1630D" w:rsidRPr="00B1630D" w:rsidRDefault="00B1630D" w:rsidP="00B1630D">
            <w:pPr>
              <w:rPr>
                <w:noProof/>
                <w:lang w:val="en-US"/>
              </w:rPr>
            </w:pPr>
            <w:r w:rsidRPr="00B1630D">
              <w:rPr>
                <w:noProof/>
                <w:lang w:val="en-US"/>
              </w:rPr>
              <w:t>Input:</w:t>
            </w:r>
            <w:r w:rsidR="00694E1F">
              <w:rPr>
                <w:noProof/>
                <w:lang w:val="en-US"/>
              </w:rPr>
              <w:t xml:space="preserve"> 0,15 $</w:t>
            </w:r>
          </w:p>
          <w:p w14:paraId="19F4735D" w14:textId="004F1CD7" w:rsidR="00B1630D" w:rsidRDefault="00B1630D" w:rsidP="00B1630D">
            <w:pPr>
              <w:rPr>
                <w:noProof/>
                <w:lang w:val="en-US"/>
              </w:rPr>
            </w:pPr>
            <w:r w:rsidRPr="00B1630D">
              <w:rPr>
                <w:noProof/>
                <w:lang w:val="en-US"/>
              </w:rPr>
              <w:t>Output:</w:t>
            </w:r>
            <w:r w:rsidR="00694E1F">
              <w:rPr>
                <w:noProof/>
                <w:lang w:val="en-US"/>
              </w:rPr>
              <w:t xml:space="preserve"> 0,6 $</w:t>
            </w:r>
          </w:p>
          <w:p w14:paraId="18878251" w14:textId="39F35CE6" w:rsidR="00694E1F" w:rsidRPr="001D55A6" w:rsidRDefault="00694E1F" w:rsidP="00694E1F">
            <w:pPr>
              <w:rPr>
                <w:noProof/>
                <w:lang w:val="en-US"/>
              </w:rPr>
            </w:pPr>
            <w:r>
              <w:rPr>
                <w:noProof/>
                <w:lang w:val="en-US"/>
              </w:rPr>
              <w:t xml:space="preserve">Cached Input: </w:t>
            </w:r>
            <w:r w:rsidR="00B029F6">
              <w:rPr>
                <w:noProof/>
                <w:lang w:val="en-US"/>
              </w:rPr>
              <w:t>0,075</w:t>
            </w:r>
            <w:r>
              <w:rPr>
                <w:noProof/>
                <w:lang w:val="en-US"/>
              </w:rPr>
              <w:t xml:space="preserve"> $</w:t>
            </w:r>
          </w:p>
          <w:p w14:paraId="31D6CD1C" w14:textId="77777777" w:rsidR="00694E1F" w:rsidRPr="00B1630D" w:rsidRDefault="00694E1F" w:rsidP="00B1630D">
            <w:pPr>
              <w:rPr>
                <w:noProof/>
                <w:lang w:val="en-US"/>
              </w:rPr>
            </w:pPr>
          </w:p>
          <w:p w14:paraId="51FA73DA" w14:textId="77777777" w:rsidR="00B1630D" w:rsidRPr="00B1630D" w:rsidRDefault="00B1630D" w:rsidP="00B1630D">
            <w:pPr>
              <w:rPr>
                <w:noProof/>
                <w:lang w:val="en-US"/>
              </w:rPr>
            </w:pPr>
            <w:r w:rsidRPr="00B1630D">
              <w:rPr>
                <w:noProof/>
                <w:lang w:val="en-US"/>
              </w:rPr>
              <w:t>With Batch API</w:t>
            </w:r>
          </w:p>
          <w:p w14:paraId="103B4D76" w14:textId="37A55704" w:rsidR="00B1630D" w:rsidRPr="00B1630D" w:rsidRDefault="00B1630D" w:rsidP="00B1630D">
            <w:pPr>
              <w:rPr>
                <w:noProof/>
                <w:lang w:val="en-US"/>
              </w:rPr>
            </w:pPr>
            <w:r w:rsidRPr="00B1630D">
              <w:rPr>
                <w:noProof/>
                <w:lang w:val="en-US"/>
              </w:rPr>
              <w:t>Input:</w:t>
            </w:r>
            <w:r w:rsidR="00B029F6">
              <w:rPr>
                <w:noProof/>
                <w:lang w:val="en-US"/>
              </w:rPr>
              <w:t xml:space="preserve"> 0,075 $</w:t>
            </w:r>
          </w:p>
          <w:p w14:paraId="4E17647C" w14:textId="3674A5FB" w:rsidR="00B1630D" w:rsidRDefault="00B1630D" w:rsidP="00B1630D">
            <w:pPr>
              <w:rPr>
                <w:noProof/>
              </w:rPr>
            </w:pPr>
            <w:r>
              <w:rPr>
                <w:noProof/>
              </w:rPr>
              <w:t>Output:</w:t>
            </w:r>
            <w:r w:rsidR="00B029F6">
              <w:rPr>
                <w:noProof/>
              </w:rPr>
              <w:t xml:space="preserve"> 0,3 $</w:t>
            </w:r>
          </w:p>
          <w:p w14:paraId="11477DE0" w14:textId="5E33A250" w:rsidR="00A92E9D" w:rsidRDefault="00A92E9D" w:rsidP="000B66DA"/>
        </w:tc>
        <w:tc>
          <w:tcPr>
            <w:tcW w:w="2409" w:type="dxa"/>
          </w:tcPr>
          <w:p w14:paraId="768989D4" w14:textId="77777777" w:rsidR="00A92E9D" w:rsidRDefault="00A92E9D" w:rsidP="000B66DA">
            <w:r w:rsidRPr="00F26AC1">
              <w:t>https://openai.com/api/pricing/</w:t>
            </w:r>
          </w:p>
        </w:tc>
      </w:tr>
      <w:tr w:rsidR="00B13522" w:rsidRPr="00D2216F" w14:paraId="21ECEB9F" w14:textId="77777777" w:rsidTr="007B1625">
        <w:tc>
          <w:tcPr>
            <w:tcW w:w="1413" w:type="dxa"/>
          </w:tcPr>
          <w:p w14:paraId="68DF82D5" w14:textId="5F5170C5" w:rsidR="00B13522" w:rsidRPr="00100876" w:rsidRDefault="00B13522" w:rsidP="000B66DA">
            <w:r w:rsidRPr="00B13522">
              <w:t>OpenAI o1</w:t>
            </w:r>
          </w:p>
        </w:tc>
        <w:tc>
          <w:tcPr>
            <w:tcW w:w="2551" w:type="dxa"/>
          </w:tcPr>
          <w:p w14:paraId="61AB1851" w14:textId="295927BF" w:rsidR="00B13522" w:rsidRPr="00B13522" w:rsidRDefault="00B13522" w:rsidP="000B66DA">
            <w:pPr>
              <w:rPr>
                <w:noProof/>
                <w:lang w:val="en-US"/>
              </w:rPr>
            </w:pPr>
            <w:r w:rsidRPr="00B13522">
              <w:rPr>
                <w:noProof/>
                <w:lang w:val="en-US"/>
              </w:rPr>
              <w:t>o1 is our most powerful reasoning model that supports tools, Structured Outputs, and vision. The model has 200K context and an October 2023 knowledge cutoff.</w:t>
            </w:r>
          </w:p>
        </w:tc>
        <w:tc>
          <w:tcPr>
            <w:tcW w:w="3261" w:type="dxa"/>
          </w:tcPr>
          <w:p w14:paraId="1B8E868A" w14:textId="639F4542" w:rsidR="00B13522" w:rsidRPr="00B1630D" w:rsidRDefault="00B13522" w:rsidP="00B13522">
            <w:pPr>
              <w:rPr>
                <w:noProof/>
                <w:lang w:val="en-US"/>
              </w:rPr>
            </w:pPr>
            <w:r w:rsidRPr="00B1630D">
              <w:rPr>
                <w:noProof/>
                <w:lang w:val="en-US"/>
              </w:rPr>
              <w:t>Input:</w:t>
            </w:r>
            <w:r>
              <w:rPr>
                <w:noProof/>
                <w:lang w:val="en-US"/>
              </w:rPr>
              <w:t xml:space="preserve"> </w:t>
            </w:r>
            <w:r w:rsidR="006F0632">
              <w:rPr>
                <w:noProof/>
                <w:lang w:val="en-US"/>
              </w:rPr>
              <w:t>15</w:t>
            </w:r>
            <w:r>
              <w:rPr>
                <w:noProof/>
                <w:lang w:val="en-US"/>
              </w:rPr>
              <w:t xml:space="preserve"> $</w:t>
            </w:r>
          </w:p>
          <w:p w14:paraId="45CC1F58" w14:textId="2A7E61BB" w:rsidR="00B13522" w:rsidRDefault="00B13522" w:rsidP="00B13522">
            <w:pPr>
              <w:rPr>
                <w:noProof/>
                <w:lang w:val="en-US"/>
              </w:rPr>
            </w:pPr>
            <w:r w:rsidRPr="00B1630D">
              <w:rPr>
                <w:noProof/>
                <w:lang w:val="en-US"/>
              </w:rPr>
              <w:t>Output:</w:t>
            </w:r>
            <w:r>
              <w:rPr>
                <w:noProof/>
                <w:lang w:val="en-US"/>
              </w:rPr>
              <w:t xml:space="preserve"> </w:t>
            </w:r>
            <w:r w:rsidR="006F0632">
              <w:rPr>
                <w:noProof/>
                <w:lang w:val="en-US"/>
              </w:rPr>
              <w:t>60</w:t>
            </w:r>
            <w:r>
              <w:rPr>
                <w:noProof/>
                <w:lang w:val="en-US"/>
              </w:rPr>
              <w:t xml:space="preserve"> $</w:t>
            </w:r>
          </w:p>
          <w:p w14:paraId="42DB4A2F" w14:textId="27596B3F" w:rsidR="00B13522" w:rsidRPr="001D55A6" w:rsidRDefault="00B13522" w:rsidP="00B13522">
            <w:pPr>
              <w:rPr>
                <w:noProof/>
                <w:lang w:val="en-US"/>
              </w:rPr>
            </w:pPr>
            <w:r>
              <w:rPr>
                <w:noProof/>
                <w:lang w:val="en-US"/>
              </w:rPr>
              <w:t xml:space="preserve">Cached Input: </w:t>
            </w:r>
            <w:r w:rsidR="006F0632">
              <w:rPr>
                <w:noProof/>
                <w:lang w:val="en-US"/>
              </w:rPr>
              <w:t>7</w:t>
            </w:r>
            <w:r>
              <w:rPr>
                <w:noProof/>
                <w:lang w:val="en-US"/>
              </w:rPr>
              <w:t>,5 $</w:t>
            </w:r>
          </w:p>
          <w:p w14:paraId="71B9D765" w14:textId="77777777" w:rsidR="00B13522" w:rsidRPr="00B1630D" w:rsidRDefault="00B13522" w:rsidP="00B13522">
            <w:pPr>
              <w:rPr>
                <w:noProof/>
                <w:lang w:val="en-US"/>
              </w:rPr>
            </w:pPr>
          </w:p>
          <w:p w14:paraId="0189343B" w14:textId="77777777" w:rsidR="00B13522" w:rsidRPr="00B1630D" w:rsidRDefault="00B13522" w:rsidP="00B13522">
            <w:pPr>
              <w:rPr>
                <w:noProof/>
                <w:lang w:val="en-US"/>
              </w:rPr>
            </w:pPr>
            <w:r w:rsidRPr="00B1630D">
              <w:rPr>
                <w:noProof/>
                <w:lang w:val="en-US"/>
              </w:rPr>
              <w:t>With Batch API</w:t>
            </w:r>
          </w:p>
          <w:p w14:paraId="7BD0CDB0" w14:textId="41950AB3" w:rsidR="00B13522" w:rsidRPr="00B1630D" w:rsidRDefault="006F0632" w:rsidP="006F0632">
            <w:pPr>
              <w:rPr>
                <w:noProof/>
                <w:lang w:val="en-US"/>
              </w:rPr>
            </w:pPr>
            <w:r>
              <w:rPr>
                <w:noProof/>
                <w:lang w:val="en-US"/>
              </w:rPr>
              <w:t>entfällt</w:t>
            </w:r>
          </w:p>
        </w:tc>
        <w:tc>
          <w:tcPr>
            <w:tcW w:w="2409" w:type="dxa"/>
          </w:tcPr>
          <w:p w14:paraId="146FD938" w14:textId="5046CB6D" w:rsidR="00B13522" w:rsidRPr="00B13522" w:rsidRDefault="00B13522" w:rsidP="000B66DA">
            <w:pPr>
              <w:rPr>
                <w:lang w:val="en-US"/>
              </w:rPr>
            </w:pPr>
            <w:r w:rsidRPr="00B13522">
              <w:rPr>
                <w:lang w:val="en-US"/>
              </w:rPr>
              <w:t>https://openai.com/api/pricing/</w:t>
            </w:r>
          </w:p>
        </w:tc>
      </w:tr>
      <w:tr w:rsidR="00FE4255" w:rsidRPr="00D2216F" w14:paraId="64531FE0" w14:textId="77777777" w:rsidTr="00B765FD">
        <w:tc>
          <w:tcPr>
            <w:tcW w:w="1413" w:type="dxa"/>
          </w:tcPr>
          <w:p w14:paraId="42C4CB9E" w14:textId="1D206256" w:rsidR="00FE4255" w:rsidRPr="00100876" w:rsidRDefault="00FE4255" w:rsidP="00B765FD">
            <w:r w:rsidRPr="00B13522">
              <w:t>OpenAI o1</w:t>
            </w:r>
            <w:r>
              <w:t xml:space="preserve"> mini</w:t>
            </w:r>
          </w:p>
        </w:tc>
        <w:tc>
          <w:tcPr>
            <w:tcW w:w="2551" w:type="dxa"/>
          </w:tcPr>
          <w:p w14:paraId="12C43C33" w14:textId="21035246" w:rsidR="00FE4255" w:rsidRPr="00FE4255" w:rsidRDefault="00FE4255" w:rsidP="00B765FD">
            <w:pPr>
              <w:rPr>
                <w:noProof/>
                <w:lang w:val="en-US"/>
              </w:rPr>
            </w:pPr>
            <w:r w:rsidRPr="00FE4255">
              <w:rPr>
                <w:noProof/>
                <w:lang w:val="en-US"/>
              </w:rPr>
              <w:t>o1-mini is our small reasoning model that thinks faster than o1 and is optimized for coding and math.</w:t>
            </w:r>
          </w:p>
        </w:tc>
        <w:tc>
          <w:tcPr>
            <w:tcW w:w="3261" w:type="dxa"/>
          </w:tcPr>
          <w:p w14:paraId="0D46352A" w14:textId="07AC2CE6" w:rsidR="00FE4255" w:rsidRPr="00B1630D" w:rsidRDefault="00FE4255" w:rsidP="00B765FD">
            <w:pPr>
              <w:rPr>
                <w:noProof/>
                <w:lang w:val="en-US"/>
              </w:rPr>
            </w:pPr>
            <w:r w:rsidRPr="00B1630D">
              <w:rPr>
                <w:noProof/>
                <w:lang w:val="en-US"/>
              </w:rPr>
              <w:t>Input:</w:t>
            </w:r>
            <w:r>
              <w:rPr>
                <w:noProof/>
                <w:lang w:val="en-US"/>
              </w:rPr>
              <w:t xml:space="preserve"> 3 $</w:t>
            </w:r>
          </w:p>
          <w:p w14:paraId="59724E6B" w14:textId="75596E0A" w:rsidR="00FE4255" w:rsidRDefault="00FE4255" w:rsidP="00B765FD">
            <w:pPr>
              <w:rPr>
                <w:noProof/>
                <w:lang w:val="en-US"/>
              </w:rPr>
            </w:pPr>
            <w:r w:rsidRPr="00B1630D">
              <w:rPr>
                <w:noProof/>
                <w:lang w:val="en-US"/>
              </w:rPr>
              <w:t>Output:</w:t>
            </w:r>
            <w:r>
              <w:rPr>
                <w:noProof/>
                <w:lang w:val="en-US"/>
              </w:rPr>
              <w:t xml:space="preserve"> </w:t>
            </w:r>
            <w:r w:rsidR="00A4342F">
              <w:rPr>
                <w:noProof/>
                <w:lang w:val="en-US"/>
              </w:rPr>
              <w:t>12</w:t>
            </w:r>
            <w:r>
              <w:rPr>
                <w:noProof/>
                <w:lang w:val="en-US"/>
              </w:rPr>
              <w:t xml:space="preserve"> $</w:t>
            </w:r>
          </w:p>
          <w:p w14:paraId="113747A0" w14:textId="6A9694A1" w:rsidR="00FE4255" w:rsidRPr="001D55A6" w:rsidRDefault="00FE4255" w:rsidP="00B765FD">
            <w:pPr>
              <w:rPr>
                <w:noProof/>
                <w:lang w:val="en-US"/>
              </w:rPr>
            </w:pPr>
            <w:r>
              <w:rPr>
                <w:noProof/>
                <w:lang w:val="en-US"/>
              </w:rPr>
              <w:t>Cached Input:</w:t>
            </w:r>
            <w:r w:rsidR="00A4342F">
              <w:rPr>
                <w:noProof/>
                <w:lang w:val="en-US"/>
              </w:rPr>
              <w:t xml:space="preserve"> 1</w:t>
            </w:r>
            <w:r>
              <w:rPr>
                <w:noProof/>
                <w:lang w:val="en-US"/>
              </w:rPr>
              <w:t>,5 $</w:t>
            </w:r>
          </w:p>
          <w:p w14:paraId="10C3760E" w14:textId="77777777" w:rsidR="00FE4255" w:rsidRPr="00B1630D" w:rsidRDefault="00FE4255" w:rsidP="00B765FD">
            <w:pPr>
              <w:rPr>
                <w:noProof/>
                <w:lang w:val="en-US"/>
              </w:rPr>
            </w:pPr>
          </w:p>
          <w:p w14:paraId="3594C204" w14:textId="77777777" w:rsidR="00FE4255" w:rsidRPr="00B1630D" w:rsidRDefault="00FE4255" w:rsidP="00B765FD">
            <w:pPr>
              <w:rPr>
                <w:noProof/>
                <w:lang w:val="en-US"/>
              </w:rPr>
            </w:pPr>
            <w:r w:rsidRPr="00B1630D">
              <w:rPr>
                <w:noProof/>
                <w:lang w:val="en-US"/>
              </w:rPr>
              <w:t>With Batch API</w:t>
            </w:r>
          </w:p>
          <w:p w14:paraId="26E3DF82" w14:textId="77777777" w:rsidR="00FE4255" w:rsidRPr="00B1630D" w:rsidRDefault="00FE4255" w:rsidP="00B765FD">
            <w:pPr>
              <w:rPr>
                <w:noProof/>
                <w:lang w:val="en-US"/>
              </w:rPr>
            </w:pPr>
            <w:r>
              <w:rPr>
                <w:noProof/>
                <w:lang w:val="en-US"/>
              </w:rPr>
              <w:t>entfällt</w:t>
            </w:r>
          </w:p>
        </w:tc>
        <w:tc>
          <w:tcPr>
            <w:tcW w:w="2409" w:type="dxa"/>
          </w:tcPr>
          <w:p w14:paraId="0F023FB8" w14:textId="77777777" w:rsidR="00FE4255" w:rsidRPr="00B13522" w:rsidRDefault="00FE4255" w:rsidP="00B765FD">
            <w:pPr>
              <w:rPr>
                <w:lang w:val="en-US"/>
              </w:rPr>
            </w:pPr>
            <w:r w:rsidRPr="00B13522">
              <w:rPr>
                <w:lang w:val="en-US"/>
              </w:rPr>
              <w:t>https://openai.com/api/pricing/</w:t>
            </w:r>
          </w:p>
        </w:tc>
      </w:tr>
      <w:tr w:rsidR="00A92E9D" w14:paraId="08DFAA9C" w14:textId="77777777" w:rsidTr="007B1625">
        <w:tc>
          <w:tcPr>
            <w:tcW w:w="1413" w:type="dxa"/>
          </w:tcPr>
          <w:p w14:paraId="71AFE3FC" w14:textId="77777777" w:rsidR="00A92E9D" w:rsidRDefault="00A92E9D" w:rsidP="000B66DA">
            <w:proofErr w:type="spellStart"/>
            <w:r>
              <w:t>Llama</w:t>
            </w:r>
            <w:proofErr w:type="spellEnd"/>
            <w:r>
              <w:t xml:space="preserve"> </w:t>
            </w:r>
            <w:proofErr w:type="spellStart"/>
            <w:r>
              <w:t>small</w:t>
            </w:r>
            <w:proofErr w:type="spellEnd"/>
            <w:r>
              <w:t xml:space="preserve"> 0B-8B</w:t>
            </w:r>
          </w:p>
        </w:tc>
        <w:tc>
          <w:tcPr>
            <w:tcW w:w="2551" w:type="dxa"/>
          </w:tcPr>
          <w:p w14:paraId="7D34A938" w14:textId="77777777" w:rsidR="00A92E9D" w:rsidRPr="003E4762" w:rsidRDefault="00A92E9D" w:rsidP="000B66DA"/>
        </w:tc>
        <w:tc>
          <w:tcPr>
            <w:tcW w:w="3261" w:type="dxa"/>
          </w:tcPr>
          <w:p w14:paraId="03CA3CC7" w14:textId="0C5D8311" w:rsidR="00A92E9D" w:rsidRDefault="00A92E9D" w:rsidP="000B66DA">
            <w:r w:rsidRPr="003E4762">
              <w:t xml:space="preserve">$0.4 </w:t>
            </w:r>
          </w:p>
        </w:tc>
        <w:tc>
          <w:tcPr>
            <w:tcW w:w="2409" w:type="dxa"/>
          </w:tcPr>
          <w:p w14:paraId="53AF586A" w14:textId="77777777" w:rsidR="00A92E9D" w:rsidRDefault="00A92E9D" w:rsidP="000B66DA">
            <w:r w:rsidRPr="003E4762">
              <w:t>https://www.llama-api.com/pricing</w:t>
            </w:r>
          </w:p>
        </w:tc>
      </w:tr>
      <w:tr w:rsidR="00A92E9D" w14:paraId="3C980505" w14:textId="77777777" w:rsidTr="007B1625">
        <w:tc>
          <w:tcPr>
            <w:tcW w:w="1413" w:type="dxa"/>
          </w:tcPr>
          <w:p w14:paraId="07A0E849" w14:textId="77777777" w:rsidR="00A92E9D" w:rsidRDefault="00A92E9D" w:rsidP="000B66DA">
            <w:proofErr w:type="spellStart"/>
            <w:r>
              <w:t>Llama</w:t>
            </w:r>
            <w:proofErr w:type="spellEnd"/>
            <w:r>
              <w:t xml:space="preserve"> </w:t>
            </w:r>
            <w:proofErr w:type="spellStart"/>
            <w:r>
              <w:t>small</w:t>
            </w:r>
            <w:proofErr w:type="spellEnd"/>
            <w:r>
              <w:t xml:space="preserve"> 8B-30B</w:t>
            </w:r>
          </w:p>
        </w:tc>
        <w:tc>
          <w:tcPr>
            <w:tcW w:w="2551" w:type="dxa"/>
          </w:tcPr>
          <w:p w14:paraId="0B15F6D0" w14:textId="77777777" w:rsidR="00A92E9D" w:rsidRPr="003E4762" w:rsidRDefault="00A92E9D" w:rsidP="000B66DA"/>
        </w:tc>
        <w:tc>
          <w:tcPr>
            <w:tcW w:w="3261" w:type="dxa"/>
          </w:tcPr>
          <w:p w14:paraId="42FBE22E" w14:textId="5F8413AC" w:rsidR="00A92E9D" w:rsidRDefault="00A92E9D" w:rsidP="000B66DA">
            <w:r w:rsidRPr="003E4762">
              <w:t>$</w:t>
            </w:r>
            <w:r w:rsidR="00536D4B">
              <w:t>1</w:t>
            </w:r>
            <w:r w:rsidRPr="003E4762">
              <w:t xml:space="preserve">.6 </w:t>
            </w:r>
          </w:p>
        </w:tc>
        <w:tc>
          <w:tcPr>
            <w:tcW w:w="2409" w:type="dxa"/>
          </w:tcPr>
          <w:p w14:paraId="0B14EB6A" w14:textId="77777777" w:rsidR="00A92E9D" w:rsidRDefault="00A92E9D" w:rsidP="000B66DA">
            <w:r w:rsidRPr="003E4762">
              <w:t>https://www.llama-api.com/pricing</w:t>
            </w:r>
          </w:p>
        </w:tc>
      </w:tr>
      <w:tr w:rsidR="00A92E9D" w14:paraId="12BC8006" w14:textId="77777777" w:rsidTr="007B1625">
        <w:tc>
          <w:tcPr>
            <w:tcW w:w="1413" w:type="dxa"/>
          </w:tcPr>
          <w:p w14:paraId="2F055D8B" w14:textId="77777777" w:rsidR="00A92E9D" w:rsidRDefault="00A92E9D" w:rsidP="000B66DA">
            <w:proofErr w:type="spellStart"/>
            <w:r>
              <w:t>Llama</w:t>
            </w:r>
            <w:proofErr w:type="spellEnd"/>
            <w:r>
              <w:t xml:space="preserve"> </w:t>
            </w:r>
            <w:proofErr w:type="spellStart"/>
            <w:r>
              <w:t>small</w:t>
            </w:r>
            <w:proofErr w:type="spellEnd"/>
            <w:r>
              <w:t xml:space="preserve"> &gt;30B</w:t>
            </w:r>
          </w:p>
        </w:tc>
        <w:tc>
          <w:tcPr>
            <w:tcW w:w="2551" w:type="dxa"/>
          </w:tcPr>
          <w:p w14:paraId="4C545794" w14:textId="77777777" w:rsidR="00A92E9D" w:rsidRPr="003E4762" w:rsidRDefault="00A92E9D" w:rsidP="000B66DA"/>
        </w:tc>
        <w:tc>
          <w:tcPr>
            <w:tcW w:w="3261" w:type="dxa"/>
          </w:tcPr>
          <w:p w14:paraId="7BE27755" w14:textId="47BAF6FC" w:rsidR="00A92E9D" w:rsidRDefault="00A92E9D" w:rsidP="000B66DA">
            <w:r w:rsidRPr="003E4762">
              <w:t>$</w:t>
            </w:r>
            <w:r w:rsidR="00536D4B">
              <w:t>2</w:t>
            </w:r>
            <w:r w:rsidRPr="003E4762">
              <w:t>.8</w:t>
            </w:r>
          </w:p>
        </w:tc>
        <w:tc>
          <w:tcPr>
            <w:tcW w:w="2409" w:type="dxa"/>
          </w:tcPr>
          <w:p w14:paraId="03E8BD8D" w14:textId="77777777" w:rsidR="00A92E9D" w:rsidRDefault="00A92E9D" w:rsidP="000B66DA">
            <w:r w:rsidRPr="003E4762">
              <w:t>https://www.llama-api.com/pricing</w:t>
            </w:r>
          </w:p>
        </w:tc>
      </w:tr>
    </w:tbl>
    <w:p w14:paraId="6F295F5C" w14:textId="77777777" w:rsidR="00BC4A8F" w:rsidRDefault="00BC4A8F" w:rsidP="00BC4A8F">
      <w:pPr>
        <w:rPr>
          <w:ins w:id="1784" w:author="Ben Fels" w:date="2024-12-22T11:41:00Z" w16du:dateUtc="2024-12-22T10:41:00Z"/>
        </w:rPr>
      </w:pPr>
    </w:p>
    <w:p w14:paraId="22CF2F80" w14:textId="16BEF577" w:rsidR="005F44ED" w:rsidRDefault="005F44ED">
      <w:pPr>
        <w:pStyle w:val="berschrift2"/>
      </w:pPr>
      <w:bookmarkStart w:id="1785" w:name="_Toc188683538"/>
      <w:ins w:id="1786" w:author="Ben Fels" w:date="2024-12-22T11:41:00Z" w16du:dateUtc="2024-12-22T10:41:00Z">
        <w:r>
          <w:lastRenderedPageBreak/>
          <w:t xml:space="preserve">Prompt </w:t>
        </w:r>
        <w:r w:rsidR="007F7952">
          <w:t>Templates</w:t>
        </w:r>
      </w:ins>
      <w:bookmarkEnd w:id="1785"/>
    </w:p>
    <w:p w14:paraId="6B04A080" w14:textId="4F6E1E97" w:rsidR="00662763" w:rsidRDefault="00662763" w:rsidP="00662763">
      <w:r>
        <w:t xml:space="preserve">Hier die </w:t>
      </w:r>
      <w:r w:rsidR="004664A3">
        <w:t>Prompts abbilden. Zum einen schema</w:t>
      </w:r>
      <w:r w:rsidR="0063441A">
        <w:t>tisch aus dem beschri</w:t>
      </w:r>
      <w:r w:rsidR="00185154">
        <w:t>e</w:t>
      </w:r>
      <w:r w:rsidR="0063441A">
        <w:t xml:space="preserve">benen Textbausteinen und zum anderen die </w:t>
      </w:r>
      <w:r w:rsidR="000521A1">
        <w:t>TXT-Dateien.</w:t>
      </w:r>
    </w:p>
    <w:p w14:paraId="29B28B1F" w14:textId="5F09AEEF" w:rsidR="0032741F" w:rsidRPr="0032741F" w:rsidRDefault="0032741F" w:rsidP="0032741F">
      <w:pPr>
        <w:pStyle w:val="Beschriftung"/>
        <w:keepNext/>
        <w:rPr>
          <w:color w:val="auto"/>
          <w:sz w:val="20"/>
          <w:szCs w:val="20"/>
        </w:rPr>
      </w:pPr>
      <w:r w:rsidRPr="0032741F">
        <w:rPr>
          <w:b/>
          <w:color w:val="auto"/>
          <w:sz w:val="20"/>
          <w:szCs w:val="20"/>
        </w:rPr>
        <w:t xml:space="preserve">Abbildung </w:t>
      </w:r>
      <w:r w:rsidRPr="0032741F">
        <w:rPr>
          <w:b/>
          <w:color w:val="auto"/>
          <w:sz w:val="20"/>
          <w:szCs w:val="20"/>
        </w:rPr>
        <w:fldChar w:fldCharType="begin"/>
      </w:r>
      <w:r w:rsidRPr="0032741F">
        <w:rPr>
          <w:b/>
          <w:color w:val="auto"/>
          <w:sz w:val="20"/>
          <w:szCs w:val="20"/>
        </w:rPr>
        <w:instrText xml:space="preserve"> SEQ Abbildung \* ARABIC </w:instrText>
      </w:r>
      <w:r w:rsidRPr="0032741F">
        <w:rPr>
          <w:b/>
          <w:color w:val="auto"/>
          <w:sz w:val="20"/>
          <w:szCs w:val="20"/>
        </w:rPr>
        <w:fldChar w:fldCharType="separate"/>
      </w:r>
      <w:r w:rsidR="001F7E0E">
        <w:rPr>
          <w:b/>
          <w:noProof/>
          <w:color w:val="auto"/>
          <w:sz w:val="20"/>
          <w:szCs w:val="20"/>
        </w:rPr>
        <w:t>3</w:t>
      </w:r>
      <w:r w:rsidRPr="0032741F">
        <w:rPr>
          <w:b/>
          <w:color w:val="auto"/>
          <w:sz w:val="20"/>
          <w:szCs w:val="20"/>
        </w:rPr>
        <w:fldChar w:fldCharType="end"/>
      </w:r>
      <w:r w:rsidRPr="0032741F">
        <w:rPr>
          <w:color w:val="auto"/>
          <w:sz w:val="20"/>
          <w:szCs w:val="20"/>
        </w:rPr>
        <w:t xml:space="preserve"> </w:t>
      </w:r>
      <w:r>
        <w:rPr>
          <w:color w:val="auto"/>
          <w:sz w:val="20"/>
          <w:szCs w:val="20"/>
        </w:rPr>
        <w:br/>
      </w:r>
      <w:r w:rsidRPr="0032741F">
        <w:rPr>
          <w:color w:val="auto"/>
          <w:sz w:val="20"/>
          <w:szCs w:val="20"/>
        </w:rPr>
        <w:t>Zero-Shot Prompt-Struktur</w:t>
      </w:r>
    </w:p>
    <w:p w14:paraId="23A67B9B" w14:textId="475EBC9F" w:rsidR="007D7DF6" w:rsidRDefault="00E249B3" w:rsidP="00662763">
      <w:r w:rsidRPr="00E249B3">
        <w:rPr>
          <w:noProof/>
        </w:rPr>
        <w:drawing>
          <wp:inline distT="0" distB="0" distL="0" distR="0" wp14:anchorId="18770524" wp14:editId="76101FE9">
            <wp:extent cx="3588444" cy="3060000"/>
            <wp:effectExtent l="0" t="0" r="0" b="7620"/>
            <wp:docPr id="187643401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34017" name="Grafik 1" descr="Ein Bild, das Text, Screenshot, Schrift, Zahl enthält.&#10;&#10;Automatisch generierte Beschreibung"/>
                    <pic:cNvPicPr/>
                  </pic:nvPicPr>
                  <pic:blipFill>
                    <a:blip r:embed="rId25"/>
                    <a:stretch>
                      <a:fillRect/>
                    </a:stretch>
                  </pic:blipFill>
                  <pic:spPr>
                    <a:xfrm>
                      <a:off x="0" y="0"/>
                      <a:ext cx="3588444" cy="3060000"/>
                    </a:xfrm>
                    <a:prstGeom prst="rect">
                      <a:avLst/>
                    </a:prstGeom>
                  </pic:spPr>
                </pic:pic>
              </a:graphicData>
            </a:graphic>
          </wp:inline>
        </w:drawing>
      </w:r>
    </w:p>
    <w:p w14:paraId="423136E9" w14:textId="11C94081" w:rsidR="0032741F" w:rsidRPr="006D3E9A" w:rsidRDefault="0032741F" w:rsidP="00662763">
      <w:pPr>
        <w:rPr>
          <w:sz w:val="20"/>
          <w:szCs w:val="18"/>
        </w:rPr>
      </w:pPr>
      <w:r w:rsidRPr="006D3E9A">
        <w:rPr>
          <w:sz w:val="20"/>
          <w:szCs w:val="18"/>
        </w:rPr>
        <w:t>Eigene Darstellung.</w:t>
      </w:r>
    </w:p>
    <w:p w14:paraId="1A0249F7" w14:textId="3D04B61E" w:rsidR="001F7E0E" w:rsidRPr="001F7E0E" w:rsidRDefault="001F7E0E" w:rsidP="001F7E0E">
      <w:pPr>
        <w:pStyle w:val="Beschriftung"/>
        <w:keepNext/>
        <w:rPr>
          <w:color w:val="auto"/>
          <w:sz w:val="20"/>
          <w:szCs w:val="20"/>
        </w:rPr>
      </w:pPr>
      <w:r w:rsidRPr="001F7E0E">
        <w:rPr>
          <w:b/>
          <w:color w:val="auto"/>
          <w:sz w:val="20"/>
          <w:szCs w:val="20"/>
        </w:rPr>
        <w:t xml:space="preserve">Abbildung </w:t>
      </w:r>
      <w:r w:rsidRPr="001F7E0E">
        <w:rPr>
          <w:b/>
          <w:color w:val="auto"/>
          <w:sz w:val="20"/>
          <w:szCs w:val="20"/>
        </w:rPr>
        <w:fldChar w:fldCharType="begin"/>
      </w:r>
      <w:r w:rsidRPr="001F7E0E">
        <w:rPr>
          <w:b/>
          <w:color w:val="auto"/>
          <w:sz w:val="20"/>
          <w:szCs w:val="20"/>
        </w:rPr>
        <w:instrText xml:space="preserve"> SEQ Abbildung \* ARABIC </w:instrText>
      </w:r>
      <w:r w:rsidRPr="001F7E0E">
        <w:rPr>
          <w:b/>
          <w:color w:val="auto"/>
          <w:sz w:val="20"/>
          <w:szCs w:val="20"/>
        </w:rPr>
        <w:fldChar w:fldCharType="separate"/>
      </w:r>
      <w:r w:rsidRPr="001F7E0E">
        <w:rPr>
          <w:b/>
          <w:noProof/>
          <w:color w:val="auto"/>
          <w:sz w:val="20"/>
          <w:szCs w:val="20"/>
        </w:rPr>
        <w:t>4</w:t>
      </w:r>
      <w:r w:rsidRPr="001F7E0E">
        <w:rPr>
          <w:b/>
          <w:color w:val="auto"/>
          <w:sz w:val="20"/>
          <w:szCs w:val="20"/>
        </w:rPr>
        <w:fldChar w:fldCharType="end"/>
      </w:r>
      <w:r w:rsidRPr="001F7E0E">
        <w:rPr>
          <w:color w:val="auto"/>
          <w:sz w:val="20"/>
          <w:szCs w:val="20"/>
        </w:rPr>
        <w:t xml:space="preserve"> </w:t>
      </w:r>
      <w:r>
        <w:rPr>
          <w:color w:val="auto"/>
          <w:sz w:val="20"/>
          <w:szCs w:val="20"/>
        </w:rPr>
        <w:br/>
      </w:r>
      <w:proofErr w:type="spellStart"/>
      <w:r w:rsidRPr="001F7E0E">
        <w:rPr>
          <w:color w:val="auto"/>
          <w:sz w:val="20"/>
          <w:szCs w:val="20"/>
        </w:rPr>
        <w:t>One</w:t>
      </w:r>
      <w:proofErr w:type="spellEnd"/>
      <w:r w:rsidRPr="001F7E0E">
        <w:rPr>
          <w:color w:val="auto"/>
          <w:sz w:val="20"/>
          <w:szCs w:val="20"/>
        </w:rPr>
        <w:t>-Shot Prompt-Struktur</w:t>
      </w:r>
    </w:p>
    <w:p w14:paraId="565E1092" w14:textId="66E2B364" w:rsidR="00101732" w:rsidRDefault="005F760F" w:rsidP="00662763">
      <w:r w:rsidRPr="005F760F">
        <w:rPr>
          <w:noProof/>
        </w:rPr>
        <w:drawing>
          <wp:inline distT="0" distB="0" distL="0" distR="0" wp14:anchorId="2208EF74" wp14:editId="2E3B365B">
            <wp:extent cx="4829063" cy="3060000"/>
            <wp:effectExtent l="0" t="0" r="0" b="7620"/>
            <wp:docPr id="200042057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20574" name="Grafik 1" descr="Ein Bild, das Text, Screenshot, Schrift, Zahl enthält.&#10;&#10;Automatisch generierte Beschreibung"/>
                    <pic:cNvPicPr/>
                  </pic:nvPicPr>
                  <pic:blipFill>
                    <a:blip r:embed="rId26"/>
                    <a:stretch>
                      <a:fillRect/>
                    </a:stretch>
                  </pic:blipFill>
                  <pic:spPr>
                    <a:xfrm>
                      <a:off x="0" y="0"/>
                      <a:ext cx="4829063" cy="3060000"/>
                    </a:xfrm>
                    <a:prstGeom prst="rect">
                      <a:avLst/>
                    </a:prstGeom>
                  </pic:spPr>
                </pic:pic>
              </a:graphicData>
            </a:graphic>
          </wp:inline>
        </w:drawing>
      </w:r>
    </w:p>
    <w:p w14:paraId="151CCCD1" w14:textId="10222395" w:rsidR="00F13FAE" w:rsidRPr="00F13FAE" w:rsidRDefault="00F13FAE" w:rsidP="00662763">
      <w:pPr>
        <w:rPr>
          <w:sz w:val="20"/>
          <w:szCs w:val="18"/>
        </w:rPr>
      </w:pPr>
      <w:r w:rsidRPr="00F13FAE">
        <w:rPr>
          <w:sz w:val="20"/>
          <w:szCs w:val="18"/>
        </w:rPr>
        <w:t>Eigene Darstellung.</w:t>
      </w:r>
    </w:p>
    <w:p w14:paraId="3416D0F2" w14:textId="1A10789F" w:rsidR="005F760F" w:rsidRPr="00662763" w:rsidRDefault="003A4E79" w:rsidP="00662763">
      <w:pPr>
        <w:rPr>
          <w:ins w:id="1787" w:author="Ben Fels" w:date="2024-12-22T11:41:00Z" w16du:dateUtc="2024-12-22T10:41:00Z"/>
        </w:rPr>
      </w:pPr>
      <w:r>
        <w:lastRenderedPageBreak/>
        <w:t xml:space="preserve">Die </w:t>
      </w:r>
      <w:proofErr w:type="spellStart"/>
      <w:r>
        <w:t>Few</w:t>
      </w:r>
      <w:proofErr w:type="spellEnd"/>
      <w:r>
        <w:t xml:space="preserve">-Shot Prompts sind systematisch gleich zu den </w:t>
      </w:r>
      <w:proofErr w:type="spellStart"/>
      <w:r>
        <w:t>One</w:t>
      </w:r>
      <w:proofErr w:type="spellEnd"/>
      <w:r>
        <w:t>-Shot Prompts aufgebaut, jedoch werden mehrere Input-Output-Paare übergeben.</w:t>
      </w:r>
    </w:p>
    <w:p w14:paraId="1E923E30" w14:textId="77777777" w:rsidR="007F7952" w:rsidRPr="002E1F8F" w:rsidRDefault="007F7952" w:rsidP="00BC4A8F"/>
    <w:sectPr w:rsidR="007F7952" w:rsidRPr="002E1F8F" w:rsidSect="00EC6426">
      <w:headerReference w:type="first" r:id="rId27"/>
      <w:footerReference w:type="first" r:id="rId28"/>
      <w:pgSz w:w="11906" w:h="16838"/>
      <w:pgMar w:top="1418" w:right="1701" w:bottom="1134" w:left="141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Ben Fels" w:date="2025-01-23T12:49:00Z" w:initials="BF">
    <w:p w14:paraId="0B792723" w14:textId="77777777" w:rsidR="00513E55" w:rsidRDefault="00513E55" w:rsidP="00513E55">
      <w:pPr>
        <w:pStyle w:val="Kommentartext"/>
      </w:pPr>
      <w:r>
        <w:rPr>
          <w:rStyle w:val="Kommentarzeichen"/>
        </w:rPr>
        <w:annotationRef/>
      </w:r>
      <w:r>
        <w:t>Zweitname?</w:t>
      </w:r>
    </w:p>
  </w:comment>
  <w:comment w:id="2" w:author="Ben Fels" w:date="2025-01-13T07:07:00Z" w:initials="BF">
    <w:p w14:paraId="612BC775" w14:textId="2835CD98" w:rsidR="00D65E52" w:rsidRDefault="00D65E52" w:rsidP="00D65E52">
      <w:pPr>
        <w:pStyle w:val="Kommentartext"/>
      </w:pPr>
      <w:r>
        <w:rPr>
          <w:rStyle w:val="Kommentarzeichen"/>
        </w:rPr>
        <w:annotationRef/>
      </w:r>
      <w:r>
        <w:t>Hinweis zum Gendern in Fußzeile</w:t>
      </w:r>
    </w:p>
  </w:comment>
  <w:comment w:id="79" w:author="Ben Fels" w:date="2024-12-21T13:27:00Z" w:initials="BF">
    <w:p w14:paraId="28DBECD6" w14:textId="77777777" w:rsidR="00BD367F" w:rsidRDefault="00BD367F" w:rsidP="00BD367F">
      <w:pPr>
        <w:pStyle w:val="Kommentartext"/>
      </w:pPr>
      <w:r>
        <w:rPr>
          <w:rStyle w:val="Kommentarzeichen"/>
        </w:rPr>
        <w:annotationRef/>
      </w:r>
      <w:r>
        <w:t>Ggf. genauer darauf eingehen, welche Autoren sich auf Texte festlegen und welche es nicht genauer spezifizieren. Bswp. könnten Argumente auch aus Tonaufnahmen extrahiert werden.</w:t>
      </w:r>
    </w:p>
  </w:comment>
  <w:comment w:id="80" w:author="Ben Fels" w:date="2025-01-13T07:19:00Z" w:initials="BF">
    <w:p w14:paraId="18199693" w14:textId="77777777" w:rsidR="00BD367F" w:rsidRDefault="00BD367F" w:rsidP="00BD367F">
      <w:pPr>
        <w:pStyle w:val="Kommentartext"/>
      </w:pPr>
      <w:r>
        <w:rPr>
          <w:rStyle w:val="Kommentarzeichen"/>
        </w:rPr>
        <w:annotationRef/>
      </w:r>
      <w:r>
        <w:rPr>
          <w:color w:val="0000FF"/>
        </w:rPr>
        <w:t>(Peldszus &amp; Stede, 2013, S. 2)</w:t>
      </w:r>
    </w:p>
  </w:comment>
  <w:comment w:id="360" w:author="Ben Fels" w:date="2025-01-23T13:19:00Z" w:initials="BF">
    <w:p w14:paraId="1BB670FA" w14:textId="77777777" w:rsidR="00E97548" w:rsidRDefault="00E97548" w:rsidP="00E97548">
      <w:pPr>
        <w:pStyle w:val="Kommentartext"/>
      </w:pPr>
      <w:r>
        <w:rPr>
          <w:rStyle w:val="Kommentarzeichen"/>
        </w:rPr>
        <w:annotationRef/>
      </w:r>
      <w:r>
        <w:t>Technik vs. Methode vs. Strategie</w:t>
      </w:r>
    </w:p>
  </w:comment>
  <w:comment w:id="374" w:author="Ben Fels" w:date="2024-12-23T19:11:00Z" w:initials="BF">
    <w:p w14:paraId="0A16FC87" w14:textId="1ED6A126" w:rsidR="006C2CFF" w:rsidRDefault="006C2CFF" w:rsidP="006C2CFF">
      <w:pPr>
        <w:pStyle w:val="Kommentartext"/>
      </w:pPr>
      <w:r>
        <w:rPr>
          <w:rStyle w:val="Kommentarzeichen"/>
        </w:rPr>
        <w:annotationRef/>
      </w:r>
      <w:r>
        <w:t>Weitere Quellen:</w:t>
      </w:r>
    </w:p>
    <w:p w14:paraId="2EE27C18" w14:textId="77777777" w:rsidR="006C2CFF" w:rsidRDefault="006C2CFF" w:rsidP="006C2CFF">
      <w:pPr>
        <w:pStyle w:val="Kommentartext"/>
        <w:numPr>
          <w:ilvl w:val="0"/>
          <w:numId w:val="55"/>
        </w:numPr>
      </w:pPr>
      <w:r>
        <w:rPr>
          <w:color w:val="0000FF"/>
          <w:highlight w:val="cyan"/>
          <w:lang w:val="en-US"/>
        </w:rPr>
        <w:t>Walton, D., Reed, C., &amp; Macagno, F. (2008). Argumentation schemes. Cambridge University Press. doi:10.1017/CBO9780511802034</w:t>
      </w:r>
    </w:p>
    <w:p w14:paraId="41BF6F46" w14:textId="77777777" w:rsidR="006C2CFF" w:rsidRDefault="006C2CFF" w:rsidP="006C2CFF">
      <w:pPr>
        <w:pStyle w:val="Kommentartext"/>
      </w:pPr>
    </w:p>
    <w:p w14:paraId="681CA000" w14:textId="77777777" w:rsidR="006C2CFF" w:rsidRDefault="006C2CFF" w:rsidP="006C2CFF">
      <w:pPr>
        <w:pStyle w:val="Kommentartext"/>
        <w:numPr>
          <w:ilvl w:val="0"/>
          <w:numId w:val="56"/>
        </w:numPr>
      </w:pPr>
      <w:r>
        <w:rPr>
          <w:color w:val="0000FF"/>
          <w:highlight w:val="cyan"/>
          <w:lang w:val="en-US"/>
        </w:rPr>
        <w:t>Reed, C., Walton, D., &amp; Macagno, F. (2007).Argument diagramming in logic, law and artificial intelligence. The Knowledge Engineering Review, 22(1), 87–109. doi:10.1017/S0269888907001051.</w:t>
      </w:r>
    </w:p>
  </w:comment>
  <w:comment w:id="385" w:author="Ben Fels" w:date="2025-01-03T09:00:00Z" w:initials="BF">
    <w:p w14:paraId="4F7F0344" w14:textId="7DD5C295" w:rsidR="00B63A6E" w:rsidRDefault="00B63A6E" w:rsidP="00B63A6E">
      <w:pPr>
        <w:pStyle w:val="Kommentartext"/>
      </w:pPr>
      <w:r>
        <w:rPr>
          <w:rStyle w:val="Kommentarzeichen"/>
        </w:rPr>
        <w:annotationRef/>
      </w:r>
      <w:r>
        <w:t>Prüfen, ob Angabe de Fa. Wirklich notwendig ist, da jemand als Autor angegeben wurde</w:t>
      </w:r>
    </w:p>
  </w:comment>
  <w:comment w:id="390" w:author="Ben Fels" w:date="2025-01-03T09:12:00Z" w:initials="BF">
    <w:p w14:paraId="38EB9EEF" w14:textId="77777777" w:rsidR="004E6251" w:rsidRDefault="004E6251" w:rsidP="004E6251">
      <w:pPr>
        <w:pStyle w:val="Kommentartext"/>
      </w:pPr>
      <w:r>
        <w:rPr>
          <w:rStyle w:val="Kommentarzeichen"/>
        </w:rPr>
        <w:annotationRef/>
      </w:r>
      <w:r>
        <w:t>Kursiv formatieren?</w:t>
      </w:r>
    </w:p>
  </w:comment>
  <w:comment w:id="399" w:author="Ben Fels" w:date="2025-01-18T09:19:00Z" w:initials="BF">
    <w:p w14:paraId="1524D388" w14:textId="77777777" w:rsidR="00422FB9" w:rsidRDefault="00422FB9" w:rsidP="00422FB9">
      <w:pPr>
        <w:pStyle w:val="Kommentartext"/>
      </w:pPr>
      <w:r>
        <w:rPr>
          <w:rStyle w:val="Kommentarzeichen"/>
        </w:rPr>
        <w:annotationRef/>
      </w:r>
      <w:r>
        <w:t>Ggf. Schema mit daraus resultierender Struktur im Output in den Anhang packen.</w:t>
      </w:r>
    </w:p>
  </w:comment>
  <w:comment w:id="418" w:author="Ben Fels" w:date="2025-01-15T07:11:00Z" w:initials="BF">
    <w:p w14:paraId="08B38853" w14:textId="77777777" w:rsidR="009B6306" w:rsidRDefault="009B6306" w:rsidP="009B6306">
      <w:pPr>
        <w:pStyle w:val="Kommentartext"/>
      </w:pPr>
      <w:r>
        <w:rPr>
          <w:rStyle w:val="Kommentarzeichen"/>
        </w:rPr>
        <w:annotationRef/>
      </w:r>
      <w:r>
        <w:rPr>
          <w:i/>
          <w:iCs/>
          <w:color w:val="0000FF"/>
          <w:highlight w:val="cyan"/>
        </w:rPr>
        <w:t>Cohen's Kappa-Koeffizient. Wenn die Bewerter vollständig übereinstimmen, dann = 1, wenn es keine Übereinstimmung zwischen den Bewertern gibt, die über das hinausgeht, was zufällig zu erwarten wäre, = 0. Bei NLP-Aufgaben wird die Übereinstimmung als signifikant angesehen, wenn sie &gt;0,6 ist.“</w:t>
      </w:r>
      <w:r>
        <w:rPr>
          <w:i/>
          <w:iCs/>
          <w:color w:val="0000FF"/>
        </w:rPr>
        <w:t xml:space="preserve"> </w:t>
      </w:r>
    </w:p>
  </w:comment>
  <w:comment w:id="428" w:author="Ben Fels" w:date="2025-01-22T09:14:00Z" w:initials="BF">
    <w:p w14:paraId="6A8195E4" w14:textId="77777777" w:rsidR="009B6306" w:rsidRDefault="009B6306" w:rsidP="009B6306">
      <w:pPr>
        <w:pStyle w:val="Kommentartext"/>
      </w:pPr>
      <w:r>
        <w:rPr>
          <w:rStyle w:val="Kommentarzeichen"/>
        </w:rPr>
        <w:annotationRef/>
      </w:r>
      <w:r>
        <w:t>Dann müssen aber vorab die Teilaufgaben des Argument Minings definiert worden sein.</w:t>
      </w:r>
    </w:p>
  </w:comment>
  <w:comment w:id="668" w:author="Ben Fels" w:date="2025-01-23T19:48:00Z" w:initials="BF">
    <w:p w14:paraId="38FDC86F" w14:textId="77777777" w:rsidR="009557BD" w:rsidRDefault="009557BD" w:rsidP="009557BD">
      <w:pPr>
        <w:pStyle w:val="Kommentartext"/>
      </w:pPr>
      <w:r>
        <w:rPr>
          <w:rStyle w:val="Kommentarzeichen"/>
        </w:rPr>
        <w:annotationRef/>
      </w:r>
      <w:r>
        <w:t>Frage dann an Hildi/Michi, ob die Abbildung tatsächlich einen Mehrwert bildet.</w:t>
      </w:r>
    </w:p>
  </w:comment>
  <w:comment w:id="735" w:author="Ben Fels" w:date="2025-01-02T11:58:00Z" w:initials="BF">
    <w:p w14:paraId="2F73160B" w14:textId="78250793" w:rsidR="00992457" w:rsidRDefault="00992457" w:rsidP="00992457">
      <w:pPr>
        <w:pStyle w:val="Kommentartext"/>
      </w:pPr>
      <w:r>
        <w:rPr>
          <w:rStyle w:val="Kommentarzeichen"/>
        </w:rPr>
        <w:annotationRef/>
      </w:r>
      <w:r>
        <w:t>Korrekte Angabe mehrere Seitenzahlen nach APA</w:t>
      </w:r>
    </w:p>
  </w:comment>
  <w:comment w:id="797" w:author="Ben Fels" w:date="2025-01-24T17:09:00Z" w:initials="BF">
    <w:p w14:paraId="6DBD14D7" w14:textId="77777777" w:rsidR="00203922" w:rsidRDefault="00203922" w:rsidP="00203922">
      <w:pPr>
        <w:pStyle w:val="Kommentartext"/>
      </w:pPr>
      <w:r>
        <w:rPr>
          <w:rStyle w:val="Kommentarzeichen"/>
        </w:rPr>
        <w:annotationRef/>
      </w:r>
      <w:r>
        <w:t>Richtige Bezeichnung?</w:t>
      </w:r>
    </w:p>
  </w:comment>
  <w:comment w:id="798" w:author="Ben Fels" w:date="2025-01-12T15:31:00Z" w:initials="BF">
    <w:p w14:paraId="6B10C5FF" w14:textId="15CFE8DB" w:rsidR="009B2AC2" w:rsidRDefault="009B2AC2" w:rsidP="009B2AC2">
      <w:pPr>
        <w:pStyle w:val="Kommentartext"/>
      </w:pPr>
      <w:r>
        <w:rPr>
          <w:rStyle w:val="Kommentarzeichen"/>
        </w:rPr>
        <w:annotationRef/>
      </w:r>
      <w:r>
        <w:t>Ggf. korrigieren, sofern geändert.</w:t>
      </w:r>
    </w:p>
  </w:comment>
  <w:comment w:id="799" w:author="Ben Fels" w:date="2025-01-25T10:42:00Z" w:initials="BF">
    <w:p w14:paraId="089CBB82" w14:textId="77777777" w:rsidR="004472F6" w:rsidRDefault="004472F6" w:rsidP="004472F6">
      <w:pPr>
        <w:pStyle w:val="Kommentartext"/>
      </w:pPr>
      <w:r>
        <w:rPr>
          <w:rStyle w:val="Kommentarzeichen"/>
        </w:rPr>
        <w:annotationRef/>
      </w:r>
      <w:r>
        <w:t xml:space="preserve">Man kann sich die argumentativen und nicht-argumentativen Textabschnitte in einem Text wie Bausteine vorstellen. Jeder Textbaustein hat feste Grenzen, mit denen er an anliegende Textbausteine angrenzt. Für eine Evaluation im Sinne einer gemeinsamen Konfusionsmatrix müssen für alle Textbausteine mit seinen festen Grenzen eine Klasse vorhergesagt werden und eine Grundwahrheit vorhanden sein. Würde das Modell nun einen Textbaustein nicht korrekt vorhersagen, </w:t>
      </w:r>
    </w:p>
    <w:p w14:paraId="7FD22ABC" w14:textId="77777777" w:rsidR="004472F6" w:rsidRDefault="004472F6" w:rsidP="004472F6">
      <w:pPr>
        <w:pStyle w:val="Kommentartext"/>
      </w:pPr>
      <w:r>
        <w:t>Die Aufgabe ist somit nicht nur eine Klassifikation von Textbausteinen, sondern auch die korrekte Textextraktion</w:t>
      </w:r>
    </w:p>
    <w:p w14:paraId="0E73CC14" w14:textId="77777777" w:rsidR="004472F6" w:rsidRDefault="004472F6" w:rsidP="004472F6">
      <w:pPr>
        <w:pStyle w:val="Kommentartext"/>
      </w:pPr>
      <w:r>
        <w:t xml:space="preserve">Aufgrund des Phänomens von Halluzinationen </w:t>
      </w:r>
      <w:r>
        <w:rPr>
          <w:highlight w:val="cyan"/>
        </w:rPr>
        <w:t>(Hier noch beschreiben was es ist mit Quelle)</w:t>
      </w:r>
      <w:r>
        <w:t xml:space="preserve"> bei einem LLM kann es trotz klarer Anweisungen dazu kommen, dass Wörter ergänzt werden oder entfallen. Es würde somit Textbausteine vorliegen die so in dem Text nicht existieren</w:t>
      </w:r>
    </w:p>
  </w:comment>
  <w:comment w:id="800" w:author="Ben Fels" w:date="2025-01-25T11:13:00Z" w:initials="BF">
    <w:p w14:paraId="1C5598B1" w14:textId="77777777" w:rsidR="00A1342C" w:rsidRDefault="00A1342C" w:rsidP="00A1342C">
      <w:pPr>
        <w:pStyle w:val="Kommentartext"/>
      </w:pPr>
      <w:r>
        <w:rPr>
          <w:rStyle w:val="Kommentarzeichen"/>
        </w:rPr>
        <w:annotationRef/>
      </w:r>
      <w:r>
        <w:t xml:space="preserve">Bei eine sauberen Klassifizierung der Textabschnitte eines Aufsatzes in die drei Argumentationskomponenten und nicht-argumentativen Textabschnitte ist jedes Wort einer der Klassen zuzuordnen. </w:t>
      </w:r>
    </w:p>
  </w:comment>
  <w:comment w:id="801" w:author="Ben Fels" w:date="2025-01-17T14:14:00Z" w:initials="BF">
    <w:p w14:paraId="02C93BE5" w14:textId="0A4DA355" w:rsidR="009B2AC2" w:rsidRDefault="009B2AC2" w:rsidP="009B2AC2">
      <w:pPr>
        <w:pStyle w:val="Kommentartext"/>
      </w:pPr>
      <w:r>
        <w:rPr>
          <w:rStyle w:val="Kommentarzeichen"/>
        </w:rPr>
        <w:annotationRef/>
      </w:r>
      <w:r>
        <w:t xml:space="preserve">Weist auf geringen recall hin </w:t>
      </w:r>
    </w:p>
  </w:comment>
  <w:comment w:id="890" w:author="Ben Fels" w:date="2024-12-16T21:53:00Z" w:initials="BF">
    <w:p w14:paraId="3917B9B3" w14:textId="580CA73F" w:rsidR="002B52F5" w:rsidRDefault="002B52F5" w:rsidP="002B52F5">
      <w:pPr>
        <w:pStyle w:val="Kommentartext"/>
      </w:pPr>
      <w:r>
        <w:rPr>
          <w:rStyle w:val="Kommentarzeichen"/>
        </w:rPr>
        <w:annotationRef/>
      </w:r>
      <w:r>
        <w:t>Erläuterung inkl. Quelle zu Kontext-Fenster anführen.</w:t>
      </w:r>
    </w:p>
  </w:comment>
  <w:comment w:id="1006" w:author="Ben Fels" w:date="2024-10-11T11:09:00Z" w:initials="BF">
    <w:p w14:paraId="3525A9B8" w14:textId="5E9023E8" w:rsidR="0010647F" w:rsidRDefault="0010647F" w:rsidP="0010647F">
      <w:pPr>
        <w:pStyle w:val="Kommentartext"/>
      </w:pPr>
      <w:r>
        <w:rPr>
          <w:rStyle w:val="Kommentarzeichen"/>
        </w:rPr>
        <w:annotationRef/>
      </w:r>
      <w:r>
        <w:t>Allgemeines Buch als Quelle, ggf. bessere Quelle finden</w:t>
      </w:r>
    </w:p>
  </w:comment>
  <w:comment w:id="1026" w:author="Ben Fels" w:date="2024-09-24T19:13:00Z" w:initials="BF">
    <w:p w14:paraId="390EF321" w14:textId="77777777" w:rsidR="004D5E3E" w:rsidRDefault="004D5E3E" w:rsidP="004D5E3E">
      <w:pPr>
        <w:pStyle w:val="Kommentartext"/>
      </w:pPr>
      <w:r>
        <w:rPr>
          <w:rStyle w:val="Kommentarzeichen"/>
        </w:rPr>
        <w:annotationRef/>
      </w:r>
      <w:r>
        <w:t>Mehr Beispiele nennen</w:t>
      </w:r>
    </w:p>
  </w:comment>
  <w:comment w:id="1212" w:author="Ben Fels" w:date="2024-10-25T10:30:00Z" w:initials="BF">
    <w:p w14:paraId="53D71DA7" w14:textId="77777777" w:rsidR="004D5DFC" w:rsidRDefault="004D5DFC" w:rsidP="004D5DFC">
      <w:pPr>
        <w:pStyle w:val="Kommentartext"/>
      </w:pPr>
      <w:r>
        <w:rPr>
          <w:rStyle w:val="Kommentarzeichen"/>
        </w:rPr>
        <w:annotationRef/>
      </w:r>
      <w:r>
        <w:t>m.E. stecken hier zwei Aufgaben in einer</w:t>
      </w:r>
    </w:p>
  </w:comment>
  <w:comment w:id="1249" w:author="Ben Fels" w:date="2024-10-19T10:02:00Z" w:initials="BF">
    <w:p w14:paraId="3A117C8A" w14:textId="0B1A875E" w:rsidR="00485B60" w:rsidRDefault="00485B60" w:rsidP="00485B60">
      <w:pPr>
        <w:pStyle w:val="Kommentartext"/>
      </w:pPr>
      <w:r>
        <w:rPr>
          <w:rStyle w:val="Kommentarzeichen"/>
        </w:rPr>
        <w:annotationRef/>
      </w:r>
      <w:r>
        <w:t>Umformulieren, wurde nur übersetzt.</w:t>
      </w:r>
    </w:p>
  </w:comment>
  <w:comment w:id="1729" w:author="Ben Fels" w:date="2024-10-17T11:25:00Z" w:initials="BF">
    <w:p w14:paraId="0DBA5F5C" w14:textId="5A73BDD9" w:rsidR="00196550" w:rsidRDefault="00196550" w:rsidP="00196550">
      <w:pPr>
        <w:pStyle w:val="Kommentartext"/>
      </w:pPr>
      <w:r>
        <w:rPr>
          <w:rStyle w:val="Kommentarzeichen"/>
        </w:rPr>
        <w:annotationRef/>
      </w:r>
      <w:r>
        <w:t>Quelle zu erläuterung finden</w:t>
      </w:r>
    </w:p>
  </w:comment>
  <w:comment w:id="1755" w:author="Ben Fels" w:date="2024-10-13T18:35:00Z" w:initials="BF">
    <w:p w14:paraId="2C981AF2" w14:textId="73393BB7" w:rsidR="00650BC2" w:rsidRDefault="00650BC2" w:rsidP="00650BC2">
      <w:pPr>
        <w:pStyle w:val="Kommentartext"/>
      </w:pPr>
      <w:r>
        <w:rPr>
          <w:rStyle w:val="Kommentarzeichen"/>
        </w:rPr>
        <w:annotationRef/>
      </w:r>
      <w:r>
        <w:t>Sehr alt. Vermutlich nicht geeignet als Benchmark bzw. SOTA</w:t>
      </w:r>
    </w:p>
  </w:comment>
  <w:comment w:id="1780" w:author="Ben Fels" w:date="2025-01-03T10:14:00Z" w:initials="BF">
    <w:p w14:paraId="595B6897" w14:textId="77777777" w:rsidR="000A16D0" w:rsidRDefault="000A16D0" w:rsidP="000A16D0">
      <w:pPr>
        <w:pStyle w:val="Kommentartext"/>
      </w:pPr>
      <w:r>
        <w:rPr>
          <w:rStyle w:val="Kommentarzeichen"/>
        </w:rPr>
        <w:annotationRef/>
      </w:r>
      <w:r>
        <w:t>Als Blocksatz formatieren.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B792723" w15:done="0"/>
  <w15:commentEx w15:paraId="612BC775" w15:done="0"/>
  <w15:commentEx w15:paraId="28DBECD6" w15:done="0"/>
  <w15:commentEx w15:paraId="18199693" w15:paraIdParent="28DBECD6" w15:done="0"/>
  <w15:commentEx w15:paraId="1BB670FA" w15:done="0"/>
  <w15:commentEx w15:paraId="681CA000" w15:done="1"/>
  <w15:commentEx w15:paraId="4F7F0344" w15:done="0"/>
  <w15:commentEx w15:paraId="38EB9EEF" w15:done="0"/>
  <w15:commentEx w15:paraId="1524D388" w15:done="0"/>
  <w15:commentEx w15:paraId="08B38853" w15:done="1"/>
  <w15:commentEx w15:paraId="6A8195E4" w15:done="0"/>
  <w15:commentEx w15:paraId="38FDC86F" w15:done="0"/>
  <w15:commentEx w15:paraId="2F73160B" w15:done="0"/>
  <w15:commentEx w15:paraId="6DBD14D7" w15:done="0"/>
  <w15:commentEx w15:paraId="6B10C5FF" w15:done="0"/>
  <w15:commentEx w15:paraId="0E73CC14" w15:done="0"/>
  <w15:commentEx w15:paraId="1C5598B1" w15:paraIdParent="0E73CC14" w15:done="0"/>
  <w15:commentEx w15:paraId="02C93BE5" w15:done="0"/>
  <w15:commentEx w15:paraId="3917B9B3" w15:done="0"/>
  <w15:commentEx w15:paraId="3525A9B8" w15:done="0"/>
  <w15:commentEx w15:paraId="390EF321" w15:done="0"/>
  <w15:commentEx w15:paraId="53D71DA7" w15:done="0"/>
  <w15:commentEx w15:paraId="3A117C8A" w15:done="0"/>
  <w15:commentEx w15:paraId="0DBA5F5C" w15:done="0"/>
  <w15:commentEx w15:paraId="2C981AF2" w15:done="0"/>
  <w15:commentEx w15:paraId="595B68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16ECB6A" w16cex:dateUtc="2025-01-23T11:49:00Z"/>
  <w16cex:commentExtensible w16cex:durableId="5FD11F5E" w16cex:dateUtc="2025-01-13T06:07:00Z"/>
  <w16cex:commentExtensible w16cex:durableId="6E86E437" w16cex:dateUtc="2024-12-21T12:27:00Z"/>
  <w16cex:commentExtensible w16cex:durableId="6059F665" w16cex:dateUtc="2025-01-13T06:19:00Z"/>
  <w16cex:commentExtensible w16cex:durableId="3FB51234" w16cex:dateUtc="2025-01-23T12:19:00Z"/>
  <w16cex:commentExtensible w16cex:durableId="2E763F5A" w16cex:dateUtc="2024-12-23T18:11:00Z"/>
  <w16cex:commentExtensible w16cex:durableId="63BE1282" w16cex:dateUtc="2025-01-03T08:00:00Z"/>
  <w16cex:commentExtensible w16cex:durableId="6B9AC107" w16cex:dateUtc="2025-01-03T08:12:00Z"/>
  <w16cex:commentExtensible w16cex:durableId="40E600E4" w16cex:dateUtc="2025-01-18T08:19:00Z"/>
  <w16cex:commentExtensible w16cex:durableId="23A83DDB" w16cex:dateUtc="2025-01-15T06:11:00Z"/>
  <w16cex:commentExtensible w16cex:durableId="2EF00260" w16cex:dateUtc="2025-01-22T08:14:00Z"/>
  <w16cex:commentExtensible w16cex:durableId="7DE7FD36" w16cex:dateUtc="2025-01-23T18:48:00Z"/>
  <w16cex:commentExtensible w16cex:durableId="526AA139" w16cex:dateUtc="2025-01-02T10:58:00Z"/>
  <w16cex:commentExtensible w16cex:durableId="244A6707" w16cex:dateUtc="2025-01-24T16:09:00Z"/>
  <w16cex:commentExtensible w16cex:durableId="19DC09B1" w16cex:dateUtc="2025-01-12T14:31:00Z"/>
  <w16cex:commentExtensible w16cex:durableId="18703C79" w16cex:dateUtc="2025-01-25T09:42:00Z"/>
  <w16cex:commentExtensible w16cex:durableId="169C79E1" w16cex:dateUtc="2025-01-25T10:13:00Z"/>
  <w16cex:commentExtensible w16cex:durableId="5A1A8571" w16cex:dateUtc="2025-01-17T13:14:00Z"/>
  <w16cex:commentExtensible w16cex:durableId="057F9DB2" w16cex:dateUtc="2024-12-16T20:53:00Z"/>
  <w16cex:commentExtensible w16cex:durableId="653CA9F8" w16cex:dateUtc="2024-10-11T09:09:00Z"/>
  <w16cex:commentExtensible w16cex:durableId="4E708073" w16cex:dateUtc="2024-09-24T17:13:00Z"/>
  <w16cex:commentExtensible w16cex:durableId="44FB8EC8" w16cex:dateUtc="2024-10-25T08:30:00Z"/>
  <w16cex:commentExtensible w16cex:durableId="48326447" w16cex:dateUtc="2024-10-19T08:02:00Z"/>
  <w16cex:commentExtensible w16cex:durableId="55C4C0BC" w16cex:dateUtc="2024-10-17T09:25:00Z"/>
  <w16cex:commentExtensible w16cex:durableId="2A1E6CDD" w16cex:dateUtc="2024-10-13T16:35:00Z"/>
  <w16cex:commentExtensible w16cex:durableId="12168AF1" w16cex:dateUtc="2025-01-03T09: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B792723" w16cid:durableId="016ECB6A"/>
  <w16cid:commentId w16cid:paraId="612BC775" w16cid:durableId="5FD11F5E"/>
  <w16cid:commentId w16cid:paraId="28DBECD6" w16cid:durableId="6E86E437"/>
  <w16cid:commentId w16cid:paraId="18199693" w16cid:durableId="6059F665"/>
  <w16cid:commentId w16cid:paraId="1BB670FA" w16cid:durableId="3FB51234"/>
  <w16cid:commentId w16cid:paraId="681CA000" w16cid:durableId="2E763F5A"/>
  <w16cid:commentId w16cid:paraId="4F7F0344" w16cid:durableId="63BE1282"/>
  <w16cid:commentId w16cid:paraId="38EB9EEF" w16cid:durableId="6B9AC107"/>
  <w16cid:commentId w16cid:paraId="1524D388" w16cid:durableId="40E600E4"/>
  <w16cid:commentId w16cid:paraId="08B38853" w16cid:durableId="23A83DDB"/>
  <w16cid:commentId w16cid:paraId="6A8195E4" w16cid:durableId="2EF00260"/>
  <w16cid:commentId w16cid:paraId="38FDC86F" w16cid:durableId="7DE7FD36"/>
  <w16cid:commentId w16cid:paraId="2F73160B" w16cid:durableId="526AA139"/>
  <w16cid:commentId w16cid:paraId="6DBD14D7" w16cid:durableId="244A6707"/>
  <w16cid:commentId w16cid:paraId="6B10C5FF" w16cid:durableId="19DC09B1"/>
  <w16cid:commentId w16cid:paraId="0E73CC14" w16cid:durableId="18703C79"/>
  <w16cid:commentId w16cid:paraId="1C5598B1" w16cid:durableId="169C79E1"/>
  <w16cid:commentId w16cid:paraId="02C93BE5" w16cid:durableId="5A1A8571"/>
  <w16cid:commentId w16cid:paraId="3917B9B3" w16cid:durableId="057F9DB2"/>
  <w16cid:commentId w16cid:paraId="3525A9B8" w16cid:durableId="653CA9F8"/>
  <w16cid:commentId w16cid:paraId="390EF321" w16cid:durableId="4E708073"/>
  <w16cid:commentId w16cid:paraId="53D71DA7" w16cid:durableId="44FB8EC8"/>
  <w16cid:commentId w16cid:paraId="3A117C8A" w16cid:durableId="48326447"/>
  <w16cid:commentId w16cid:paraId="0DBA5F5C" w16cid:durableId="55C4C0BC"/>
  <w16cid:commentId w16cid:paraId="2C981AF2" w16cid:durableId="2A1E6CDD"/>
  <w16cid:commentId w16cid:paraId="595B6897" w16cid:durableId="12168A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71F821" w14:textId="77777777" w:rsidR="004243ED" w:rsidRDefault="004243ED" w:rsidP="00FD56D1">
      <w:pPr>
        <w:spacing w:after="0" w:line="240" w:lineRule="auto"/>
      </w:pPr>
      <w:r>
        <w:separator/>
      </w:r>
    </w:p>
  </w:endnote>
  <w:endnote w:type="continuationSeparator" w:id="0">
    <w:p w14:paraId="35509996" w14:textId="77777777" w:rsidR="004243ED" w:rsidRDefault="004243ED" w:rsidP="00FD5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IBMPlexSans-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5547680"/>
      <w:docPartObj>
        <w:docPartGallery w:val="Page Numbers (Bottom of Page)"/>
        <w:docPartUnique/>
      </w:docPartObj>
    </w:sdtPr>
    <w:sdtEndPr/>
    <w:sdtContent>
      <w:p w14:paraId="6F057497" w14:textId="77777777" w:rsidR="0091537B" w:rsidRDefault="0091537B">
        <w:pPr>
          <w:pStyle w:val="Fuzeile"/>
          <w:jc w:val="right"/>
        </w:pPr>
        <w:r>
          <w:fldChar w:fldCharType="begin"/>
        </w:r>
        <w:r>
          <w:instrText>PAGE   \* MERGEFORMAT</w:instrText>
        </w:r>
        <w:r>
          <w:fldChar w:fldCharType="separate"/>
        </w:r>
        <w:r>
          <w:t>2</w:t>
        </w:r>
        <w:r>
          <w:fldChar w:fldCharType="end"/>
        </w:r>
      </w:p>
    </w:sdtContent>
  </w:sdt>
  <w:p w14:paraId="3F56BBD8" w14:textId="77777777" w:rsidR="00FD56D1" w:rsidRDefault="00FD56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6181000"/>
      <w:docPartObj>
        <w:docPartGallery w:val="Page Numbers (Bottom of Page)"/>
        <w:docPartUnique/>
      </w:docPartObj>
    </w:sdtPr>
    <w:sdtEndPr>
      <w:rPr>
        <w:color w:val="FFFFFF" w:themeColor="background1"/>
      </w:rPr>
    </w:sdtEndPr>
    <w:sdtContent>
      <w:p w14:paraId="0C06F60E" w14:textId="77777777" w:rsidR="0091537B" w:rsidRPr="0091537B" w:rsidRDefault="0091537B">
        <w:pPr>
          <w:pStyle w:val="Fuzeile"/>
          <w:jc w:val="right"/>
          <w:rPr>
            <w:color w:val="FFFFFF" w:themeColor="background1"/>
          </w:rPr>
        </w:pPr>
        <w:r w:rsidRPr="0091537B">
          <w:rPr>
            <w:color w:val="FFFFFF" w:themeColor="background1"/>
          </w:rPr>
          <w:fldChar w:fldCharType="begin"/>
        </w:r>
        <w:r w:rsidRPr="0091537B">
          <w:rPr>
            <w:color w:val="FFFFFF" w:themeColor="background1"/>
          </w:rPr>
          <w:instrText>PAGE   \* MERGEFORMAT</w:instrText>
        </w:r>
        <w:r w:rsidRPr="0091537B">
          <w:rPr>
            <w:color w:val="FFFFFF" w:themeColor="background1"/>
          </w:rPr>
          <w:fldChar w:fldCharType="separate"/>
        </w:r>
        <w:r w:rsidRPr="0091537B">
          <w:rPr>
            <w:color w:val="FFFFFF" w:themeColor="background1"/>
          </w:rPr>
          <w:t>2</w:t>
        </w:r>
        <w:r w:rsidRPr="0091537B">
          <w:rPr>
            <w:color w:val="FFFFFF" w:themeColor="background1"/>
          </w:rPr>
          <w:fldChar w:fldCharType="end"/>
        </w:r>
      </w:p>
    </w:sdtContent>
  </w:sdt>
  <w:p w14:paraId="021A2E03" w14:textId="77777777" w:rsidR="00FD56D1" w:rsidRDefault="00FD56D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3900724"/>
      <w:docPartObj>
        <w:docPartGallery w:val="Page Numbers (Bottom of Page)"/>
        <w:docPartUnique/>
      </w:docPartObj>
    </w:sdtPr>
    <w:sdtEndPr/>
    <w:sdtContent>
      <w:p w14:paraId="45881E72" w14:textId="77777777" w:rsidR="0091537B" w:rsidRDefault="0091537B">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42564E" w14:textId="77777777" w:rsidR="004243ED" w:rsidRDefault="004243ED" w:rsidP="00FD56D1">
      <w:pPr>
        <w:spacing w:after="0" w:line="240" w:lineRule="auto"/>
      </w:pPr>
      <w:r>
        <w:separator/>
      </w:r>
    </w:p>
  </w:footnote>
  <w:footnote w:type="continuationSeparator" w:id="0">
    <w:p w14:paraId="0B616DD3" w14:textId="77777777" w:rsidR="004243ED" w:rsidRDefault="004243ED" w:rsidP="00FD56D1">
      <w:pPr>
        <w:spacing w:after="0" w:line="240" w:lineRule="auto"/>
      </w:pPr>
      <w:r>
        <w:continuationSeparator/>
      </w:r>
    </w:p>
  </w:footnote>
  <w:footnote w:id="1">
    <w:p w14:paraId="427DC37D" w14:textId="3B23B17C" w:rsidR="00FD1B5C" w:rsidRDefault="00FD1B5C">
      <w:pPr>
        <w:pStyle w:val="Funotentext"/>
      </w:pPr>
      <w:r>
        <w:rPr>
          <w:rStyle w:val="Funotenzeichen"/>
        </w:rPr>
        <w:footnoteRef/>
      </w:r>
      <w:r>
        <w:t xml:space="preserve"> Eine detailliertere Beschreibung zum Umgang mit </w:t>
      </w:r>
      <w:r w:rsidR="006D2A1E">
        <w:t xml:space="preserve">den Duplikaten </w:t>
      </w:r>
      <w:r w:rsidR="008D63AB">
        <w:t>kann aus</w:t>
      </w:r>
      <w:r w:rsidR="006D2A1E">
        <w:t xml:space="preserve"> </w:t>
      </w:r>
      <w:r w:rsidR="008D63AB">
        <w:t xml:space="preserve">dem </w:t>
      </w:r>
      <w:r w:rsidR="006D2A1E">
        <w:t>3.Notebook unter dem Abschnitt „Behandlung von Duplikaten“</w:t>
      </w:r>
      <w:r w:rsidR="008D63AB">
        <w:t xml:space="preserve"> entnommen werden</w:t>
      </w:r>
      <w:r w:rsidR="006D2A1E">
        <w:t>.</w:t>
      </w:r>
    </w:p>
  </w:footnote>
  <w:footnote w:id="2">
    <w:p w14:paraId="50D024E3" w14:textId="77777777" w:rsidR="00336DD0" w:rsidRDefault="00336DD0" w:rsidP="00336DD0">
      <w:pPr>
        <w:pStyle w:val="Funotentext"/>
        <w:jc w:val="both"/>
      </w:pPr>
      <w:r>
        <w:rPr>
          <w:rStyle w:val="Funotenzeichen"/>
        </w:rPr>
        <w:footnoteRef/>
      </w:r>
      <w:r>
        <w:t xml:space="preserve"> Die Tabelle mit der </w:t>
      </w:r>
      <w:proofErr w:type="spellStart"/>
      <w:r>
        <w:t>Tokenanzahl</w:t>
      </w:r>
      <w:proofErr w:type="spellEnd"/>
      <w:r>
        <w:t xml:space="preserve"> pro Prompt befindet kann im Anhang </w:t>
      </w:r>
      <w:r w:rsidRPr="00AF0CE2">
        <w:rPr>
          <w:highlight w:val="cyan"/>
        </w:rPr>
        <w:t>XX</w:t>
      </w:r>
      <w:r>
        <w:t xml:space="preserve"> eingesehen werden.</w:t>
      </w:r>
    </w:p>
  </w:footnote>
  <w:footnote w:id="3">
    <w:p w14:paraId="7C16FCDF" w14:textId="490E5CA0" w:rsidR="001A682C" w:rsidRDefault="001A682C" w:rsidP="001437FD">
      <w:pPr>
        <w:pStyle w:val="Funotentext"/>
        <w:jc w:val="both"/>
      </w:pPr>
      <w:r>
        <w:rPr>
          <w:rStyle w:val="Funotenzeichen"/>
        </w:rPr>
        <w:footnoteRef/>
      </w:r>
      <w:r>
        <w:t xml:space="preserve"> Die </w:t>
      </w:r>
      <w:r w:rsidR="005414A3">
        <w:t xml:space="preserve">Anfragebegrenzungen richten sich bei OpenAI nach </w:t>
      </w:r>
      <w:r w:rsidR="005133EC">
        <w:t xml:space="preserve">Stufen. </w:t>
      </w:r>
      <w:r w:rsidR="001437FD">
        <w:t xml:space="preserve">Je höher die Stufe, desto höher die Anfragebegrenzung. </w:t>
      </w:r>
      <w:r w:rsidR="0001040D">
        <w:t>Um in die nächsthöhere Stufe zu gelangen</w:t>
      </w:r>
      <w:r w:rsidR="00EF36F2">
        <w:t>,</w:t>
      </w:r>
      <w:r w:rsidR="0001040D">
        <w:t xml:space="preserve"> müssen gewisse Voraussetzungen erfüllt sein.</w:t>
      </w:r>
      <w:r w:rsidR="00EF36F2">
        <w:t xml:space="preserve"> </w:t>
      </w:r>
      <w:r w:rsidR="00AC462D">
        <w:t>Für mehr Informationen siehe</w:t>
      </w:r>
      <w:r w:rsidR="003E33DD">
        <w:t xml:space="preserve"> OpenAI</w:t>
      </w:r>
      <w:r w:rsidR="00AC462D">
        <w:t xml:space="preserve"> </w:t>
      </w:r>
      <w:r w:rsidR="00AC462D" w:rsidRPr="003E33DD">
        <w:rPr>
          <w:highlight w:val="magenta"/>
        </w:rPr>
        <w:fldChar w:fldCharType="begin"/>
      </w:r>
      <w:r w:rsidR="00AC462D" w:rsidRPr="003E33DD">
        <w:rPr>
          <w:highlight w:val="magenta"/>
        </w:rPr>
        <w:instrText xml:space="preserve"> ADDIN ZOTERO_ITEM CSL_CITATION {"citationID":"opEbM824","properties":{"formattedCitation":"(2025d)","plainCitation":"(2025d)","noteIndex":3},"citationItems":[{"id":2213,"uris":["http://zotero.org/users/14644665/items/IFJ22YPN"],"itemData":{"id":2213,"type":"webpage","abstract":"Explore developer resources, tutorials, API docs, and dynamic examples to get the most out of OpenAI's platform.","container-title":"OpenAI Platform","language":"en","title":"Rate limits","URL":"https://platform.openai.com/docs/guides/rate-limits?context=tier-free","author":[{"family":"OpenAI","given":""}],"accessed":{"date-parts":[["2025",1,17]]},"issued":{"date-parts":[["2025"]]}},"label":"page","suppress-author":true}],"schema":"https://github.com/citation-style-language/schema/raw/master/csl-citation.json"} </w:instrText>
      </w:r>
      <w:r w:rsidR="00AC462D" w:rsidRPr="003E33DD">
        <w:rPr>
          <w:highlight w:val="magenta"/>
        </w:rPr>
        <w:fldChar w:fldCharType="separate"/>
      </w:r>
      <w:r w:rsidR="00AC462D" w:rsidRPr="003E33DD">
        <w:rPr>
          <w:rFonts w:cs="Arial"/>
          <w:highlight w:val="magenta"/>
        </w:rPr>
        <w:t>(2025d)</w:t>
      </w:r>
      <w:r w:rsidR="00AC462D" w:rsidRPr="003E33DD">
        <w:rPr>
          <w:highlight w:val="magenta"/>
        </w:rPr>
        <w:fldChar w:fldCharType="end"/>
      </w:r>
      <w:r w:rsidR="003E33DD">
        <w:t>.</w:t>
      </w:r>
    </w:p>
  </w:footnote>
  <w:footnote w:id="4">
    <w:p w14:paraId="2C42B8F5" w14:textId="14E0D9AF" w:rsidR="00EE571E" w:rsidRDefault="00EE571E" w:rsidP="00F64A4E">
      <w:pPr>
        <w:pStyle w:val="Funotentext"/>
        <w:jc w:val="both"/>
      </w:pPr>
      <w:r>
        <w:rPr>
          <w:rStyle w:val="Funotenzeichen"/>
        </w:rPr>
        <w:footnoteRef/>
      </w:r>
      <w:r>
        <w:t xml:space="preserve"> Zwar bieten nach </w:t>
      </w:r>
      <w:r w:rsidRPr="00C4789D">
        <w:rPr>
          <w:rFonts w:cs="Arial"/>
          <w:highlight w:val="magenta"/>
        </w:rPr>
        <w:t>Chen &amp; Cherry</w:t>
      </w:r>
      <w:r w:rsidRPr="00C4789D">
        <w:rPr>
          <w:highlight w:val="magenta"/>
        </w:rPr>
        <w:t xml:space="preserve"> </w:t>
      </w:r>
      <w:r w:rsidRPr="00C4789D">
        <w:rPr>
          <w:highlight w:val="magenta"/>
        </w:rPr>
        <w:fldChar w:fldCharType="begin"/>
      </w:r>
      <w:r w:rsidR="003B3ABC">
        <w:rPr>
          <w:highlight w:val="magenta"/>
        </w:rPr>
        <w:instrText xml:space="preserve"> ADDIN ZOTERO_ITEM CSL_CITATION {"citationID":"iEanrYQo","properties":{"formattedCitation":"(2014, S. 364)","plainCitation":"(2014, S. 364)","noteIndex":4},"citationItems":[{"id":2066,"uris":["http://zotero.org/users/14644665/items/VAS6L47L"],"itemData":{"id":2066,"type":"paper-conference","container-title":"Proceedings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364","label":"page","suppress-author":true}],"schema":"https://github.com/citation-style-language/schema/raw/master/csl-citation.json"} </w:instrText>
      </w:r>
      <w:r w:rsidRPr="00C4789D">
        <w:rPr>
          <w:highlight w:val="magenta"/>
        </w:rPr>
        <w:fldChar w:fldCharType="separate"/>
      </w:r>
      <w:r w:rsidR="003B3ABC" w:rsidRPr="003B3ABC">
        <w:rPr>
          <w:rFonts w:cs="Arial"/>
          <w:highlight w:val="magenta"/>
        </w:rPr>
        <w:t>(2014, S. 364)</w:t>
      </w:r>
      <w:r w:rsidRPr="00C4789D">
        <w:rPr>
          <w:highlight w:val="magenta"/>
        </w:rPr>
        <w:fldChar w:fldCharType="end"/>
      </w:r>
      <w:r w:rsidR="003B3ABC">
        <w:t xml:space="preserve"> die </w:t>
      </w:r>
      <w:r w:rsidR="00CD6FB4">
        <w:t xml:space="preserve">anderen </w:t>
      </w:r>
      <w:r w:rsidR="003B3ABC">
        <w:t xml:space="preserve">Glättungsfunktionen </w:t>
      </w:r>
      <w:r w:rsidR="00D641BF">
        <w:t xml:space="preserve">eine höhere Korrelation, </w:t>
      </w:r>
      <w:r w:rsidR="005C0B74">
        <w:t>diese werden jedoch als marginal betrachtet</w:t>
      </w:r>
      <w:r w:rsidR="00AD2194">
        <w:t xml:space="preserve">. Es wird deshalb die </w:t>
      </w:r>
      <w:r w:rsidR="00D73B5D">
        <w:t>Einfachheit</w:t>
      </w:r>
      <w:r w:rsidR="005C0B74">
        <w:t xml:space="preserve"> </w:t>
      </w:r>
      <w:r w:rsidR="00D73B5D">
        <w:t xml:space="preserve">dieser Methode </w:t>
      </w:r>
      <w:r w:rsidR="00AD2194">
        <w:t xml:space="preserve">bevorzugt wird. </w:t>
      </w:r>
      <w:r w:rsidR="00256E1B">
        <w:t xml:space="preserve">Zudem erreichen die </w:t>
      </w:r>
      <w:r w:rsidR="00D638D8">
        <w:t xml:space="preserve">Glättungsfunktionen </w:t>
      </w:r>
      <w:r w:rsidR="00C33091">
        <w:t>5</w:t>
      </w:r>
      <w:r w:rsidR="003B3ABC">
        <w:t xml:space="preserve"> und </w:t>
      </w:r>
      <w:r w:rsidR="00C33091">
        <w:t>7</w:t>
      </w:r>
      <w:r w:rsidR="003B3ABC">
        <w:t xml:space="preserve"> </w:t>
      </w:r>
      <w:r w:rsidR="001550ED">
        <w:t>bei einer perfekten Übereinstimmung einen Wert &gt; 1</w:t>
      </w:r>
      <w:r w:rsidR="00283F6F">
        <w:t xml:space="preserve">. </w:t>
      </w:r>
      <w:r w:rsidR="006D0251">
        <w:t xml:space="preserve">Der BLEU-Score kann jedoch nur zwischen 0 und 1 liegen. </w:t>
      </w:r>
      <w:r w:rsidR="00313861">
        <w:t xml:space="preserve">Vermutlich ist die Implementierung in NLTK fehlerhaft.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CD7819" w14:textId="35B631C5" w:rsidR="00E5746A" w:rsidRDefault="00F00AEF">
    <w:pPr>
      <w:pStyle w:val="Kopfzeile"/>
    </w:pPr>
    <w:r>
      <w:rPr>
        <w:noProof/>
      </w:rPr>
      <w:drawing>
        <wp:anchor distT="0" distB="0" distL="114300" distR="114300" simplePos="0" relativeHeight="251658240" behindDoc="0" locked="0" layoutInCell="1" allowOverlap="1" wp14:anchorId="25128028" wp14:editId="0D63D2F6">
          <wp:simplePos x="0" y="0"/>
          <wp:positionH relativeFrom="column">
            <wp:posOffset>3561080</wp:posOffset>
          </wp:positionH>
          <wp:positionV relativeFrom="paragraph">
            <wp:posOffset>-32857</wp:posOffset>
          </wp:positionV>
          <wp:extent cx="2640330" cy="539750"/>
          <wp:effectExtent l="0" t="0" r="7620" b="0"/>
          <wp:wrapSquare wrapText="bothSides"/>
          <wp:docPr id="224681245" name="Grafik 1" descr="Ein Bild, das Text, Schrift, Grafiken,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81245" name="Grafik 1" descr="Ein Bild, das Text, Schrift, Grafiken, Logo enthält.&#10;&#10;Automatisch generierte Beschreibu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640330" cy="539750"/>
                  </a:xfrm>
                  <a:prstGeom prst="rect">
                    <a:avLst/>
                  </a:prstGeom>
                </pic:spPr>
              </pic:pic>
            </a:graphicData>
          </a:graphic>
        </wp:anchor>
      </w:drawing>
    </w:r>
  </w:p>
  <w:p w14:paraId="6685441A" w14:textId="69246EA9" w:rsidR="00E5746A" w:rsidRDefault="00F00AEF">
    <w:pPr>
      <w:pStyle w:val="Kopfzeile"/>
    </w:pPr>
    <w:r w:rsidRPr="00F00AEF">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34EE9" w14:textId="77777777" w:rsidR="00BB78D5" w:rsidRDefault="00BB78D5">
    <w:pPr>
      <w:pStyle w:val="Kopfzeile"/>
    </w:pPr>
  </w:p>
  <w:p w14:paraId="3E5710BE" w14:textId="77777777" w:rsidR="00BB78D5" w:rsidRDefault="00BB78D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F99C6D0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1EC7C6B"/>
    <w:multiLevelType w:val="hybridMultilevel"/>
    <w:tmpl w:val="D5DE5088"/>
    <w:lvl w:ilvl="0" w:tplc="8CB46090">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7307BE2"/>
    <w:multiLevelType w:val="hybridMultilevel"/>
    <w:tmpl w:val="D794F954"/>
    <w:lvl w:ilvl="0" w:tplc="B4A46AFA">
      <w:start w:val="1"/>
      <w:numFmt w:val="bullet"/>
      <w:lvlText w:val=""/>
      <w:lvlJc w:val="left"/>
      <w:pPr>
        <w:ind w:left="720" w:hanging="360"/>
      </w:pPr>
      <w:rPr>
        <w:rFonts w:ascii="Symbol" w:hAnsi="Symbol"/>
      </w:rPr>
    </w:lvl>
    <w:lvl w:ilvl="1" w:tplc="612EAA20">
      <w:start w:val="1"/>
      <w:numFmt w:val="bullet"/>
      <w:lvlText w:val=""/>
      <w:lvlJc w:val="left"/>
      <w:pPr>
        <w:ind w:left="720" w:hanging="360"/>
      </w:pPr>
      <w:rPr>
        <w:rFonts w:ascii="Symbol" w:hAnsi="Symbol"/>
      </w:rPr>
    </w:lvl>
    <w:lvl w:ilvl="2" w:tplc="01BCEFD2">
      <w:start w:val="1"/>
      <w:numFmt w:val="bullet"/>
      <w:lvlText w:val=""/>
      <w:lvlJc w:val="left"/>
      <w:pPr>
        <w:ind w:left="720" w:hanging="360"/>
      </w:pPr>
      <w:rPr>
        <w:rFonts w:ascii="Symbol" w:hAnsi="Symbol"/>
      </w:rPr>
    </w:lvl>
    <w:lvl w:ilvl="3" w:tplc="EE9A4178">
      <w:start w:val="1"/>
      <w:numFmt w:val="bullet"/>
      <w:lvlText w:val=""/>
      <w:lvlJc w:val="left"/>
      <w:pPr>
        <w:ind w:left="720" w:hanging="360"/>
      </w:pPr>
      <w:rPr>
        <w:rFonts w:ascii="Symbol" w:hAnsi="Symbol"/>
      </w:rPr>
    </w:lvl>
    <w:lvl w:ilvl="4" w:tplc="1644AAF8">
      <w:start w:val="1"/>
      <w:numFmt w:val="bullet"/>
      <w:lvlText w:val=""/>
      <w:lvlJc w:val="left"/>
      <w:pPr>
        <w:ind w:left="720" w:hanging="360"/>
      </w:pPr>
      <w:rPr>
        <w:rFonts w:ascii="Symbol" w:hAnsi="Symbol"/>
      </w:rPr>
    </w:lvl>
    <w:lvl w:ilvl="5" w:tplc="90C4257C">
      <w:start w:val="1"/>
      <w:numFmt w:val="bullet"/>
      <w:lvlText w:val=""/>
      <w:lvlJc w:val="left"/>
      <w:pPr>
        <w:ind w:left="720" w:hanging="360"/>
      </w:pPr>
      <w:rPr>
        <w:rFonts w:ascii="Symbol" w:hAnsi="Symbol"/>
      </w:rPr>
    </w:lvl>
    <w:lvl w:ilvl="6" w:tplc="483808A0">
      <w:start w:val="1"/>
      <w:numFmt w:val="bullet"/>
      <w:lvlText w:val=""/>
      <w:lvlJc w:val="left"/>
      <w:pPr>
        <w:ind w:left="720" w:hanging="360"/>
      </w:pPr>
      <w:rPr>
        <w:rFonts w:ascii="Symbol" w:hAnsi="Symbol"/>
      </w:rPr>
    </w:lvl>
    <w:lvl w:ilvl="7" w:tplc="218AEDB0">
      <w:start w:val="1"/>
      <w:numFmt w:val="bullet"/>
      <w:lvlText w:val=""/>
      <w:lvlJc w:val="left"/>
      <w:pPr>
        <w:ind w:left="720" w:hanging="360"/>
      </w:pPr>
      <w:rPr>
        <w:rFonts w:ascii="Symbol" w:hAnsi="Symbol"/>
      </w:rPr>
    </w:lvl>
    <w:lvl w:ilvl="8" w:tplc="1DFCCFC8">
      <w:start w:val="1"/>
      <w:numFmt w:val="bullet"/>
      <w:lvlText w:val=""/>
      <w:lvlJc w:val="left"/>
      <w:pPr>
        <w:ind w:left="720" w:hanging="360"/>
      </w:pPr>
      <w:rPr>
        <w:rFonts w:ascii="Symbol" w:hAnsi="Symbol"/>
      </w:rPr>
    </w:lvl>
  </w:abstractNum>
  <w:abstractNum w:abstractNumId="3" w15:restartNumberingAfterBreak="0">
    <w:nsid w:val="088327EA"/>
    <w:multiLevelType w:val="hybridMultilevel"/>
    <w:tmpl w:val="0360BE3A"/>
    <w:lvl w:ilvl="0" w:tplc="60A863B2">
      <w:start w:val="1"/>
      <w:numFmt w:val="bullet"/>
      <w:lvlText w:val="•"/>
      <w:lvlJc w:val="left"/>
      <w:pPr>
        <w:tabs>
          <w:tab w:val="num" w:pos="720"/>
        </w:tabs>
        <w:ind w:left="720" w:hanging="360"/>
      </w:pPr>
      <w:rPr>
        <w:rFonts w:ascii="Arial" w:hAnsi="Arial" w:hint="default"/>
      </w:rPr>
    </w:lvl>
    <w:lvl w:ilvl="1" w:tplc="2AE2969C" w:tentative="1">
      <w:start w:val="1"/>
      <w:numFmt w:val="bullet"/>
      <w:lvlText w:val="•"/>
      <w:lvlJc w:val="left"/>
      <w:pPr>
        <w:tabs>
          <w:tab w:val="num" w:pos="1440"/>
        </w:tabs>
        <w:ind w:left="1440" w:hanging="360"/>
      </w:pPr>
      <w:rPr>
        <w:rFonts w:ascii="Arial" w:hAnsi="Arial" w:hint="default"/>
      </w:rPr>
    </w:lvl>
    <w:lvl w:ilvl="2" w:tplc="5094B9D6" w:tentative="1">
      <w:start w:val="1"/>
      <w:numFmt w:val="bullet"/>
      <w:lvlText w:val="•"/>
      <w:lvlJc w:val="left"/>
      <w:pPr>
        <w:tabs>
          <w:tab w:val="num" w:pos="2160"/>
        </w:tabs>
        <w:ind w:left="2160" w:hanging="360"/>
      </w:pPr>
      <w:rPr>
        <w:rFonts w:ascii="Arial" w:hAnsi="Arial" w:hint="default"/>
      </w:rPr>
    </w:lvl>
    <w:lvl w:ilvl="3" w:tplc="C3647D66" w:tentative="1">
      <w:start w:val="1"/>
      <w:numFmt w:val="bullet"/>
      <w:lvlText w:val="•"/>
      <w:lvlJc w:val="left"/>
      <w:pPr>
        <w:tabs>
          <w:tab w:val="num" w:pos="2880"/>
        </w:tabs>
        <w:ind w:left="2880" w:hanging="360"/>
      </w:pPr>
      <w:rPr>
        <w:rFonts w:ascii="Arial" w:hAnsi="Arial" w:hint="default"/>
      </w:rPr>
    </w:lvl>
    <w:lvl w:ilvl="4" w:tplc="52E46754" w:tentative="1">
      <w:start w:val="1"/>
      <w:numFmt w:val="bullet"/>
      <w:lvlText w:val="•"/>
      <w:lvlJc w:val="left"/>
      <w:pPr>
        <w:tabs>
          <w:tab w:val="num" w:pos="3600"/>
        </w:tabs>
        <w:ind w:left="3600" w:hanging="360"/>
      </w:pPr>
      <w:rPr>
        <w:rFonts w:ascii="Arial" w:hAnsi="Arial" w:hint="default"/>
      </w:rPr>
    </w:lvl>
    <w:lvl w:ilvl="5" w:tplc="64325064" w:tentative="1">
      <w:start w:val="1"/>
      <w:numFmt w:val="bullet"/>
      <w:lvlText w:val="•"/>
      <w:lvlJc w:val="left"/>
      <w:pPr>
        <w:tabs>
          <w:tab w:val="num" w:pos="4320"/>
        </w:tabs>
        <w:ind w:left="4320" w:hanging="360"/>
      </w:pPr>
      <w:rPr>
        <w:rFonts w:ascii="Arial" w:hAnsi="Arial" w:hint="default"/>
      </w:rPr>
    </w:lvl>
    <w:lvl w:ilvl="6" w:tplc="95BE2480" w:tentative="1">
      <w:start w:val="1"/>
      <w:numFmt w:val="bullet"/>
      <w:lvlText w:val="•"/>
      <w:lvlJc w:val="left"/>
      <w:pPr>
        <w:tabs>
          <w:tab w:val="num" w:pos="5040"/>
        </w:tabs>
        <w:ind w:left="5040" w:hanging="360"/>
      </w:pPr>
      <w:rPr>
        <w:rFonts w:ascii="Arial" w:hAnsi="Arial" w:hint="default"/>
      </w:rPr>
    </w:lvl>
    <w:lvl w:ilvl="7" w:tplc="CB1EE79E" w:tentative="1">
      <w:start w:val="1"/>
      <w:numFmt w:val="bullet"/>
      <w:lvlText w:val="•"/>
      <w:lvlJc w:val="left"/>
      <w:pPr>
        <w:tabs>
          <w:tab w:val="num" w:pos="5760"/>
        </w:tabs>
        <w:ind w:left="5760" w:hanging="360"/>
      </w:pPr>
      <w:rPr>
        <w:rFonts w:ascii="Arial" w:hAnsi="Arial" w:hint="default"/>
      </w:rPr>
    </w:lvl>
    <w:lvl w:ilvl="8" w:tplc="2898C51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29F126E"/>
    <w:multiLevelType w:val="hybridMultilevel"/>
    <w:tmpl w:val="82706F5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4E54026"/>
    <w:multiLevelType w:val="hybridMultilevel"/>
    <w:tmpl w:val="5EFC66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162D69EF"/>
    <w:multiLevelType w:val="hybridMultilevel"/>
    <w:tmpl w:val="94F2980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1B8B64B6"/>
    <w:multiLevelType w:val="hybridMultilevel"/>
    <w:tmpl w:val="EFA8B3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D29543A"/>
    <w:multiLevelType w:val="hybridMultilevel"/>
    <w:tmpl w:val="DBA03A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F332935"/>
    <w:multiLevelType w:val="hybridMultilevel"/>
    <w:tmpl w:val="17100F18"/>
    <w:lvl w:ilvl="0" w:tplc="70B8A726">
      <w:start w:val="1"/>
      <w:numFmt w:val="bullet"/>
      <w:lvlText w:val="■"/>
      <w:lvlJc w:val="left"/>
      <w:pPr>
        <w:tabs>
          <w:tab w:val="num" w:pos="720"/>
        </w:tabs>
        <w:ind w:left="720" w:hanging="360"/>
      </w:pPr>
      <w:rPr>
        <w:rFonts w:ascii="Franklin Gothic Book" w:hAnsi="Franklin Gothic Book" w:hint="default"/>
      </w:rPr>
    </w:lvl>
    <w:lvl w:ilvl="1" w:tplc="E3582B18" w:tentative="1">
      <w:start w:val="1"/>
      <w:numFmt w:val="bullet"/>
      <w:lvlText w:val="■"/>
      <w:lvlJc w:val="left"/>
      <w:pPr>
        <w:tabs>
          <w:tab w:val="num" w:pos="1440"/>
        </w:tabs>
        <w:ind w:left="1440" w:hanging="360"/>
      </w:pPr>
      <w:rPr>
        <w:rFonts w:ascii="Franklin Gothic Book" w:hAnsi="Franklin Gothic Book" w:hint="default"/>
      </w:rPr>
    </w:lvl>
    <w:lvl w:ilvl="2" w:tplc="8B582CB4" w:tentative="1">
      <w:start w:val="1"/>
      <w:numFmt w:val="bullet"/>
      <w:lvlText w:val="■"/>
      <w:lvlJc w:val="left"/>
      <w:pPr>
        <w:tabs>
          <w:tab w:val="num" w:pos="2160"/>
        </w:tabs>
        <w:ind w:left="2160" w:hanging="360"/>
      </w:pPr>
      <w:rPr>
        <w:rFonts w:ascii="Franklin Gothic Book" w:hAnsi="Franklin Gothic Book" w:hint="default"/>
      </w:rPr>
    </w:lvl>
    <w:lvl w:ilvl="3" w:tplc="4F2CBD3C" w:tentative="1">
      <w:start w:val="1"/>
      <w:numFmt w:val="bullet"/>
      <w:lvlText w:val="■"/>
      <w:lvlJc w:val="left"/>
      <w:pPr>
        <w:tabs>
          <w:tab w:val="num" w:pos="2880"/>
        </w:tabs>
        <w:ind w:left="2880" w:hanging="360"/>
      </w:pPr>
      <w:rPr>
        <w:rFonts w:ascii="Franklin Gothic Book" w:hAnsi="Franklin Gothic Book" w:hint="default"/>
      </w:rPr>
    </w:lvl>
    <w:lvl w:ilvl="4" w:tplc="47760866" w:tentative="1">
      <w:start w:val="1"/>
      <w:numFmt w:val="bullet"/>
      <w:lvlText w:val="■"/>
      <w:lvlJc w:val="left"/>
      <w:pPr>
        <w:tabs>
          <w:tab w:val="num" w:pos="3600"/>
        </w:tabs>
        <w:ind w:left="3600" w:hanging="360"/>
      </w:pPr>
      <w:rPr>
        <w:rFonts w:ascii="Franklin Gothic Book" w:hAnsi="Franklin Gothic Book" w:hint="default"/>
      </w:rPr>
    </w:lvl>
    <w:lvl w:ilvl="5" w:tplc="9126F4F6" w:tentative="1">
      <w:start w:val="1"/>
      <w:numFmt w:val="bullet"/>
      <w:lvlText w:val="■"/>
      <w:lvlJc w:val="left"/>
      <w:pPr>
        <w:tabs>
          <w:tab w:val="num" w:pos="4320"/>
        </w:tabs>
        <w:ind w:left="4320" w:hanging="360"/>
      </w:pPr>
      <w:rPr>
        <w:rFonts w:ascii="Franklin Gothic Book" w:hAnsi="Franklin Gothic Book" w:hint="default"/>
      </w:rPr>
    </w:lvl>
    <w:lvl w:ilvl="6" w:tplc="28CA42DE" w:tentative="1">
      <w:start w:val="1"/>
      <w:numFmt w:val="bullet"/>
      <w:lvlText w:val="■"/>
      <w:lvlJc w:val="left"/>
      <w:pPr>
        <w:tabs>
          <w:tab w:val="num" w:pos="5040"/>
        </w:tabs>
        <w:ind w:left="5040" w:hanging="360"/>
      </w:pPr>
      <w:rPr>
        <w:rFonts w:ascii="Franklin Gothic Book" w:hAnsi="Franklin Gothic Book" w:hint="default"/>
      </w:rPr>
    </w:lvl>
    <w:lvl w:ilvl="7" w:tplc="A4B65F88" w:tentative="1">
      <w:start w:val="1"/>
      <w:numFmt w:val="bullet"/>
      <w:lvlText w:val="■"/>
      <w:lvlJc w:val="left"/>
      <w:pPr>
        <w:tabs>
          <w:tab w:val="num" w:pos="5760"/>
        </w:tabs>
        <w:ind w:left="5760" w:hanging="360"/>
      </w:pPr>
      <w:rPr>
        <w:rFonts w:ascii="Franklin Gothic Book" w:hAnsi="Franklin Gothic Book" w:hint="default"/>
      </w:rPr>
    </w:lvl>
    <w:lvl w:ilvl="8" w:tplc="6C78A484" w:tentative="1">
      <w:start w:val="1"/>
      <w:numFmt w:val="bullet"/>
      <w:lvlText w:val="■"/>
      <w:lvlJc w:val="left"/>
      <w:pPr>
        <w:tabs>
          <w:tab w:val="num" w:pos="6480"/>
        </w:tabs>
        <w:ind w:left="6480" w:hanging="360"/>
      </w:pPr>
      <w:rPr>
        <w:rFonts w:ascii="Franklin Gothic Book" w:hAnsi="Franklin Gothic Book" w:hint="default"/>
      </w:rPr>
    </w:lvl>
  </w:abstractNum>
  <w:abstractNum w:abstractNumId="10" w15:restartNumberingAfterBreak="0">
    <w:nsid w:val="1F77570B"/>
    <w:multiLevelType w:val="hybridMultilevel"/>
    <w:tmpl w:val="21785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0A8125C"/>
    <w:multiLevelType w:val="hybridMultilevel"/>
    <w:tmpl w:val="3488A06C"/>
    <w:lvl w:ilvl="0" w:tplc="0407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52076C3"/>
    <w:multiLevelType w:val="hybridMultilevel"/>
    <w:tmpl w:val="BAE21B02"/>
    <w:lvl w:ilvl="0" w:tplc="6DBC2BA8">
      <w:start w:val="1"/>
      <w:numFmt w:val="bullet"/>
      <w:lvlText w:val=""/>
      <w:lvlJc w:val="left"/>
      <w:pPr>
        <w:ind w:left="720" w:hanging="360"/>
      </w:pPr>
      <w:rPr>
        <w:rFonts w:ascii="Symbol" w:hAnsi="Symbol"/>
      </w:rPr>
    </w:lvl>
    <w:lvl w:ilvl="1" w:tplc="46F2023C">
      <w:start w:val="1"/>
      <w:numFmt w:val="bullet"/>
      <w:lvlText w:val=""/>
      <w:lvlJc w:val="left"/>
      <w:pPr>
        <w:ind w:left="720" w:hanging="360"/>
      </w:pPr>
      <w:rPr>
        <w:rFonts w:ascii="Symbol" w:hAnsi="Symbol"/>
      </w:rPr>
    </w:lvl>
    <w:lvl w:ilvl="2" w:tplc="2DAC67D6">
      <w:start w:val="1"/>
      <w:numFmt w:val="bullet"/>
      <w:lvlText w:val=""/>
      <w:lvlJc w:val="left"/>
      <w:pPr>
        <w:ind w:left="720" w:hanging="360"/>
      </w:pPr>
      <w:rPr>
        <w:rFonts w:ascii="Symbol" w:hAnsi="Symbol"/>
      </w:rPr>
    </w:lvl>
    <w:lvl w:ilvl="3" w:tplc="01AC69A6">
      <w:start w:val="1"/>
      <w:numFmt w:val="bullet"/>
      <w:lvlText w:val=""/>
      <w:lvlJc w:val="left"/>
      <w:pPr>
        <w:ind w:left="720" w:hanging="360"/>
      </w:pPr>
      <w:rPr>
        <w:rFonts w:ascii="Symbol" w:hAnsi="Symbol"/>
      </w:rPr>
    </w:lvl>
    <w:lvl w:ilvl="4" w:tplc="9356D0F6">
      <w:start w:val="1"/>
      <w:numFmt w:val="bullet"/>
      <w:lvlText w:val=""/>
      <w:lvlJc w:val="left"/>
      <w:pPr>
        <w:ind w:left="720" w:hanging="360"/>
      </w:pPr>
      <w:rPr>
        <w:rFonts w:ascii="Symbol" w:hAnsi="Symbol"/>
      </w:rPr>
    </w:lvl>
    <w:lvl w:ilvl="5" w:tplc="FFDC4CD2">
      <w:start w:val="1"/>
      <w:numFmt w:val="bullet"/>
      <w:lvlText w:val=""/>
      <w:lvlJc w:val="left"/>
      <w:pPr>
        <w:ind w:left="720" w:hanging="360"/>
      </w:pPr>
      <w:rPr>
        <w:rFonts w:ascii="Symbol" w:hAnsi="Symbol"/>
      </w:rPr>
    </w:lvl>
    <w:lvl w:ilvl="6" w:tplc="93D4BF3E">
      <w:start w:val="1"/>
      <w:numFmt w:val="bullet"/>
      <w:lvlText w:val=""/>
      <w:lvlJc w:val="left"/>
      <w:pPr>
        <w:ind w:left="720" w:hanging="360"/>
      </w:pPr>
      <w:rPr>
        <w:rFonts w:ascii="Symbol" w:hAnsi="Symbol"/>
      </w:rPr>
    </w:lvl>
    <w:lvl w:ilvl="7" w:tplc="631EF924">
      <w:start w:val="1"/>
      <w:numFmt w:val="bullet"/>
      <w:lvlText w:val=""/>
      <w:lvlJc w:val="left"/>
      <w:pPr>
        <w:ind w:left="720" w:hanging="360"/>
      </w:pPr>
      <w:rPr>
        <w:rFonts w:ascii="Symbol" w:hAnsi="Symbol"/>
      </w:rPr>
    </w:lvl>
    <w:lvl w:ilvl="8" w:tplc="8BAE26D0">
      <w:start w:val="1"/>
      <w:numFmt w:val="bullet"/>
      <w:lvlText w:val=""/>
      <w:lvlJc w:val="left"/>
      <w:pPr>
        <w:ind w:left="720" w:hanging="360"/>
      </w:pPr>
      <w:rPr>
        <w:rFonts w:ascii="Symbol" w:hAnsi="Symbol"/>
      </w:rPr>
    </w:lvl>
  </w:abstractNum>
  <w:abstractNum w:abstractNumId="13" w15:restartNumberingAfterBreak="0">
    <w:nsid w:val="253A5C29"/>
    <w:multiLevelType w:val="hybridMultilevel"/>
    <w:tmpl w:val="CECE6BC4"/>
    <w:lvl w:ilvl="0" w:tplc="7040BF2E">
      <w:start w:val="1"/>
      <w:numFmt w:val="decimal"/>
      <w:lvlText w:val="%1."/>
      <w:lvlJc w:val="left"/>
      <w:pPr>
        <w:ind w:left="360" w:firstLine="0"/>
      </w:pPr>
      <w:rPr>
        <w:rFonts w:hint="default"/>
        <w:i/>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6606E66"/>
    <w:multiLevelType w:val="hybridMultilevel"/>
    <w:tmpl w:val="1E4E0B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6DF7951"/>
    <w:multiLevelType w:val="hybridMultilevel"/>
    <w:tmpl w:val="B3F079EE"/>
    <w:lvl w:ilvl="0" w:tplc="0407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BBD2C65"/>
    <w:multiLevelType w:val="hybridMultilevel"/>
    <w:tmpl w:val="F73447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2C516CA3"/>
    <w:multiLevelType w:val="hybridMultilevel"/>
    <w:tmpl w:val="379A7AF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E2746D5"/>
    <w:multiLevelType w:val="hybridMultilevel"/>
    <w:tmpl w:val="8F1ED9DE"/>
    <w:lvl w:ilvl="0" w:tplc="0407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30B24CC6"/>
    <w:multiLevelType w:val="hybridMultilevel"/>
    <w:tmpl w:val="1D744BBC"/>
    <w:lvl w:ilvl="0" w:tplc="0407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56A70CA"/>
    <w:multiLevelType w:val="multilevel"/>
    <w:tmpl w:val="02BE8EA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6BA2AF7"/>
    <w:multiLevelType w:val="hybridMultilevel"/>
    <w:tmpl w:val="FD961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6EA7346"/>
    <w:multiLevelType w:val="hybridMultilevel"/>
    <w:tmpl w:val="21CC01A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3" w15:restartNumberingAfterBreak="0">
    <w:nsid w:val="391E773B"/>
    <w:multiLevelType w:val="hybridMultilevel"/>
    <w:tmpl w:val="E8D036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4" w15:restartNumberingAfterBreak="0">
    <w:nsid w:val="3D301814"/>
    <w:multiLevelType w:val="hybridMultilevel"/>
    <w:tmpl w:val="500C3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147077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1DF3D8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4FE131A"/>
    <w:multiLevelType w:val="hybridMultilevel"/>
    <w:tmpl w:val="0DD8912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15:restartNumberingAfterBreak="0">
    <w:nsid w:val="458C49E7"/>
    <w:multiLevelType w:val="hybridMultilevel"/>
    <w:tmpl w:val="F32A557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9" w15:restartNumberingAfterBreak="0">
    <w:nsid w:val="463659FE"/>
    <w:multiLevelType w:val="hybridMultilevel"/>
    <w:tmpl w:val="213EC976"/>
    <w:lvl w:ilvl="0" w:tplc="AE384D0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055D56"/>
    <w:multiLevelType w:val="hybridMultilevel"/>
    <w:tmpl w:val="046E5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470677FC"/>
    <w:multiLevelType w:val="multilevel"/>
    <w:tmpl w:val="D70ECDE0"/>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rPr>
        <w:b w:val="0"/>
        <w:bCs w: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2" w15:restartNumberingAfterBreak="0">
    <w:nsid w:val="47FA7E0E"/>
    <w:multiLevelType w:val="multilevel"/>
    <w:tmpl w:val="02BE8EA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8023D80"/>
    <w:multiLevelType w:val="hybridMultilevel"/>
    <w:tmpl w:val="30DCBB70"/>
    <w:lvl w:ilvl="0" w:tplc="0407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D823148"/>
    <w:multiLevelType w:val="hybridMultilevel"/>
    <w:tmpl w:val="AA2CDD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5" w15:restartNumberingAfterBreak="0">
    <w:nsid w:val="4DF85CB1"/>
    <w:multiLevelType w:val="hybridMultilevel"/>
    <w:tmpl w:val="72A24E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E060DEC"/>
    <w:multiLevelType w:val="hybridMultilevel"/>
    <w:tmpl w:val="A0289E9E"/>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37" w15:restartNumberingAfterBreak="0">
    <w:nsid w:val="51D6501F"/>
    <w:multiLevelType w:val="hybridMultilevel"/>
    <w:tmpl w:val="4B86D0B8"/>
    <w:lvl w:ilvl="0" w:tplc="84C870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536E70A8"/>
    <w:multiLevelType w:val="hybridMultilevel"/>
    <w:tmpl w:val="4E8CD0A2"/>
    <w:lvl w:ilvl="0" w:tplc="4CC20E22">
      <w:start w:val="1"/>
      <w:numFmt w:val="bullet"/>
      <w:lvlText w:val="•"/>
      <w:lvlJc w:val="left"/>
      <w:pPr>
        <w:tabs>
          <w:tab w:val="num" w:pos="720"/>
        </w:tabs>
        <w:ind w:left="720" w:hanging="360"/>
      </w:pPr>
      <w:rPr>
        <w:rFonts w:ascii="Arial" w:hAnsi="Arial" w:hint="default"/>
      </w:rPr>
    </w:lvl>
    <w:lvl w:ilvl="1" w:tplc="926CCFF6" w:tentative="1">
      <w:start w:val="1"/>
      <w:numFmt w:val="bullet"/>
      <w:lvlText w:val="•"/>
      <w:lvlJc w:val="left"/>
      <w:pPr>
        <w:tabs>
          <w:tab w:val="num" w:pos="1440"/>
        </w:tabs>
        <w:ind w:left="1440" w:hanging="360"/>
      </w:pPr>
      <w:rPr>
        <w:rFonts w:ascii="Arial" w:hAnsi="Arial" w:hint="default"/>
      </w:rPr>
    </w:lvl>
    <w:lvl w:ilvl="2" w:tplc="BDF847AE" w:tentative="1">
      <w:start w:val="1"/>
      <w:numFmt w:val="bullet"/>
      <w:lvlText w:val="•"/>
      <w:lvlJc w:val="left"/>
      <w:pPr>
        <w:tabs>
          <w:tab w:val="num" w:pos="2160"/>
        </w:tabs>
        <w:ind w:left="2160" w:hanging="360"/>
      </w:pPr>
      <w:rPr>
        <w:rFonts w:ascii="Arial" w:hAnsi="Arial" w:hint="default"/>
      </w:rPr>
    </w:lvl>
    <w:lvl w:ilvl="3" w:tplc="61A0C29C" w:tentative="1">
      <w:start w:val="1"/>
      <w:numFmt w:val="bullet"/>
      <w:lvlText w:val="•"/>
      <w:lvlJc w:val="left"/>
      <w:pPr>
        <w:tabs>
          <w:tab w:val="num" w:pos="2880"/>
        </w:tabs>
        <w:ind w:left="2880" w:hanging="360"/>
      </w:pPr>
      <w:rPr>
        <w:rFonts w:ascii="Arial" w:hAnsi="Arial" w:hint="default"/>
      </w:rPr>
    </w:lvl>
    <w:lvl w:ilvl="4" w:tplc="8CDA03C8" w:tentative="1">
      <w:start w:val="1"/>
      <w:numFmt w:val="bullet"/>
      <w:lvlText w:val="•"/>
      <w:lvlJc w:val="left"/>
      <w:pPr>
        <w:tabs>
          <w:tab w:val="num" w:pos="3600"/>
        </w:tabs>
        <w:ind w:left="3600" w:hanging="360"/>
      </w:pPr>
      <w:rPr>
        <w:rFonts w:ascii="Arial" w:hAnsi="Arial" w:hint="default"/>
      </w:rPr>
    </w:lvl>
    <w:lvl w:ilvl="5" w:tplc="8A627248" w:tentative="1">
      <w:start w:val="1"/>
      <w:numFmt w:val="bullet"/>
      <w:lvlText w:val="•"/>
      <w:lvlJc w:val="left"/>
      <w:pPr>
        <w:tabs>
          <w:tab w:val="num" w:pos="4320"/>
        </w:tabs>
        <w:ind w:left="4320" w:hanging="360"/>
      </w:pPr>
      <w:rPr>
        <w:rFonts w:ascii="Arial" w:hAnsi="Arial" w:hint="default"/>
      </w:rPr>
    </w:lvl>
    <w:lvl w:ilvl="6" w:tplc="B2F0270A" w:tentative="1">
      <w:start w:val="1"/>
      <w:numFmt w:val="bullet"/>
      <w:lvlText w:val="•"/>
      <w:lvlJc w:val="left"/>
      <w:pPr>
        <w:tabs>
          <w:tab w:val="num" w:pos="5040"/>
        </w:tabs>
        <w:ind w:left="5040" w:hanging="360"/>
      </w:pPr>
      <w:rPr>
        <w:rFonts w:ascii="Arial" w:hAnsi="Arial" w:hint="default"/>
      </w:rPr>
    </w:lvl>
    <w:lvl w:ilvl="7" w:tplc="37C26F4E" w:tentative="1">
      <w:start w:val="1"/>
      <w:numFmt w:val="bullet"/>
      <w:lvlText w:val="•"/>
      <w:lvlJc w:val="left"/>
      <w:pPr>
        <w:tabs>
          <w:tab w:val="num" w:pos="5760"/>
        </w:tabs>
        <w:ind w:left="5760" w:hanging="360"/>
      </w:pPr>
      <w:rPr>
        <w:rFonts w:ascii="Arial" w:hAnsi="Arial" w:hint="default"/>
      </w:rPr>
    </w:lvl>
    <w:lvl w:ilvl="8" w:tplc="744E3228"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561A7570"/>
    <w:multiLevelType w:val="hybridMultilevel"/>
    <w:tmpl w:val="510A579A"/>
    <w:lvl w:ilvl="0" w:tplc="36F00230">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0" w15:restartNumberingAfterBreak="0">
    <w:nsid w:val="567F15A4"/>
    <w:multiLevelType w:val="hybridMultilevel"/>
    <w:tmpl w:val="7BA86C56"/>
    <w:lvl w:ilvl="0" w:tplc="2752FCB0">
      <w:start w:val="1"/>
      <w:numFmt w:val="decimal"/>
      <w:lvlText w:val="%1."/>
      <w:lvlJc w:val="left"/>
      <w:pPr>
        <w:ind w:left="1068" w:hanging="360"/>
      </w:pPr>
      <w:rPr>
        <w:rFonts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41" w15:restartNumberingAfterBreak="0">
    <w:nsid w:val="56F06E11"/>
    <w:multiLevelType w:val="hybridMultilevel"/>
    <w:tmpl w:val="7DA0D4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58435865"/>
    <w:multiLevelType w:val="hybridMultilevel"/>
    <w:tmpl w:val="E5EC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8CA7E98"/>
    <w:multiLevelType w:val="hybridMultilevel"/>
    <w:tmpl w:val="CB180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5D4B45C9"/>
    <w:multiLevelType w:val="hybridMultilevel"/>
    <w:tmpl w:val="042C67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5F9A5CDC"/>
    <w:multiLevelType w:val="hybridMultilevel"/>
    <w:tmpl w:val="4BC642A4"/>
    <w:lvl w:ilvl="0" w:tplc="7D08254C">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6" w15:restartNumberingAfterBreak="0">
    <w:nsid w:val="639B6BC8"/>
    <w:multiLevelType w:val="hybridMultilevel"/>
    <w:tmpl w:val="B784DE7A"/>
    <w:lvl w:ilvl="0" w:tplc="950ED670">
      <w:start w:val="1"/>
      <w:numFmt w:val="bullet"/>
      <w:lvlText w:val=""/>
      <w:lvlJc w:val="left"/>
      <w:pPr>
        <w:ind w:left="360" w:hanging="360"/>
      </w:pPr>
      <w:rPr>
        <w:rFonts w:ascii="Symbol" w:hAnsi="Symbol" w:hint="default"/>
        <w:lang w:val="de-DE"/>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7" w15:restartNumberingAfterBreak="0">
    <w:nsid w:val="63EE77CC"/>
    <w:multiLevelType w:val="hybridMultilevel"/>
    <w:tmpl w:val="4E92B7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8" w15:restartNumberingAfterBreak="0">
    <w:nsid w:val="6C9840A1"/>
    <w:multiLevelType w:val="multilevel"/>
    <w:tmpl w:val="2CA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C43E9B"/>
    <w:multiLevelType w:val="hybridMultilevel"/>
    <w:tmpl w:val="F9B8B1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0" w15:restartNumberingAfterBreak="0">
    <w:nsid w:val="6FC34D27"/>
    <w:multiLevelType w:val="hybridMultilevel"/>
    <w:tmpl w:val="3B4640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0192DA4"/>
    <w:multiLevelType w:val="hybridMultilevel"/>
    <w:tmpl w:val="36B8AE2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2" w15:restartNumberingAfterBreak="0">
    <w:nsid w:val="74E954C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784C5502"/>
    <w:multiLevelType w:val="hybridMultilevel"/>
    <w:tmpl w:val="F852F3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791023CE"/>
    <w:multiLevelType w:val="hybridMultilevel"/>
    <w:tmpl w:val="92F2D69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5" w15:restartNumberingAfterBreak="0">
    <w:nsid w:val="7BE978E7"/>
    <w:multiLevelType w:val="hybridMultilevel"/>
    <w:tmpl w:val="F6E2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FB9278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768733">
    <w:abstractNumId w:val="37"/>
  </w:num>
  <w:num w:numId="2" w16cid:durableId="2046178012">
    <w:abstractNumId w:val="37"/>
    <w:lvlOverride w:ilvl="0">
      <w:startOverride w:val="1"/>
    </w:lvlOverride>
  </w:num>
  <w:num w:numId="3" w16cid:durableId="359935943">
    <w:abstractNumId w:val="37"/>
  </w:num>
  <w:num w:numId="4" w16cid:durableId="337511543">
    <w:abstractNumId w:val="37"/>
  </w:num>
  <w:num w:numId="5" w16cid:durableId="1617329229">
    <w:abstractNumId w:val="37"/>
  </w:num>
  <w:num w:numId="6" w16cid:durableId="1814370697">
    <w:abstractNumId w:val="37"/>
  </w:num>
  <w:num w:numId="7" w16cid:durableId="2038501985">
    <w:abstractNumId w:val="31"/>
  </w:num>
  <w:num w:numId="8" w16cid:durableId="1032078438">
    <w:abstractNumId w:val="48"/>
  </w:num>
  <w:num w:numId="9" w16cid:durableId="89936933">
    <w:abstractNumId w:val="42"/>
  </w:num>
  <w:num w:numId="10" w16cid:durableId="276184515">
    <w:abstractNumId w:val="19"/>
  </w:num>
  <w:num w:numId="11" w16cid:durableId="135994511">
    <w:abstractNumId w:val="33"/>
  </w:num>
  <w:num w:numId="12" w16cid:durableId="1972324509">
    <w:abstractNumId w:val="31"/>
  </w:num>
  <w:num w:numId="13" w16cid:durableId="1911648308">
    <w:abstractNumId w:val="31"/>
  </w:num>
  <w:num w:numId="14" w16cid:durableId="1916429761">
    <w:abstractNumId w:val="55"/>
  </w:num>
  <w:num w:numId="15" w16cid:durableId="1498228147">
    <w:abstractNumId w:val="38"/>
  </w:num>
  <w:num w:numId="16" w16cid:durableId="2010517787">
    <w:abstractNumId w:val="3"/>
  </w:num>
  <w:num w:numId="17" w16cid:durableId="2019186091">
    <w:abstractNumId w:val="29"/>
  </w:num>
  <w:num w:numId="18" w16cid:durableId="1764296155">
    <w:abstractNumId w:val="9"/>
  </w:num>
  <w:num w:numId="19" w16cid:durableId="1605458113">
    <w:abstractNumId w:val="10"/>
  </w:num>
  <w:num w:numId="20" w16cid:durableId="1690180806">
    <w:abstractNumId w:val="0"/>
  </w:num>
  <w:num w:numId="21" w16cid:durableId="140276234">
    <w:abstractNumId w:val="17"/>
  </w:num>
  <w:num w:numId="22" w16cid:durableId="1354333634">
    <w:abstractNumId w:val="27"/>
  </w:num>
  <w:num w:numId="23" w16cid:durableId="1010254555">
    <w:abstractNumId w:val="56"/>
  </w:num>
  <w:num w:numId="24" w16cid:durableId="1207567488">
    <w:abstractNumId w:val="31"/>
  </w:num>
  <w:num w:numId="25" w16cid:durableId="1728724944">
    <w:abstractNumId w:val="25"/>
  </w:num>
  <w:num w:numId="26" w16cid:durableId="439571368">
    <w:abstractNumId w:val="52"/>
  </w:num>
  <w:num w:numId="27" w16cid:durableId="612326416">
    <w:abstractNumId w:val="8"/>
  </w:num>
  <w:num w:numId="28" w16cid:durableId="1964263734">
    <w:abstractNumId w:val="44"/>
  </w:num>
  <w:num w:numId="29" w16cid:durableId="1627198994">
    <w:abstractNumId w:val="46"/>
  </w:num>
  <w:num w:numId="30" w16cid:durableId="756444286">
    <w:abstractNumId w:val="49"/>
  </w:num>
  <w:num w:numId="31" w16cid:durableId="1744718437">
    <w:abstractNumId w:val="45"/>
  </w:num>
  <w:num w:numId="32" w16cid:durableId="989363084">
    <w:abstractNumId w:val="53"/>
  </w:num>
  <w:num w:numId="33" w16cid:durableId="1262686292">
    <w:abstractNumId w:val="14"/>
  </w:num>
  <w:num w:numId="34" w16cid:durableId="39785757">
    <w:abstractNumId w:val="7"/>
  </w:num>
  <w:num w:numId="35" w16cid:durableId="1663242361">
    <w:abstractNumId w:val="21"/>
  </w:num>
  <w:num w:numId="36" w16cid:durableId="718406644">
    <w:abstractNumId w:val="36"/>
  </w:num>
  <w:num w:numId="37" w16cid:durableId="702557090">
    <w:abstractNumId w:val="40"/>
  </w:num>
  <w:num w:numId="38" w16cid:durableId="334454838">
    <w:abstractNumId w:val="24"/>
  </w:num>
  <w:num w:numId="39" w16cid:durableId="61565964">
    <w:abstractNumId w:val="31"/>
  </w:num>
  <w:num w:numId="40" w16cid:durableId="957831328">
    <w:abstractNumId w:val="31"/>
  </w:num>
  <w:num w:numId="41" w16cid:durableId="1155217636">
    <w:abstractNumId w:val="31"/>
  </w:num>
  <w:num w:numId="42" w16cid:durableId="377511696">
    <w:abstractNumId w:val="31"/>
  </w:num>
  <w:num w:numId="43" w16cid:durableId="408624007">
    <w:abstractNumId w:val="31"/>
  </w:num>
  <w:num w:numId="44" w16cid:durableId="1820148448">
    <w:abstractNumId w:val="31"/>
  </w:num>
  <w:num w:numId="45" w16cid:durableId="13114798">
    <w:abstractNumId w:val="31"/>
  </w:num>
  <w:num w:numId="46" w16cid:durableId="1925147370">
    <w:abstractNumId w:val="31"/>
  </w:num>
  <w:num w:numId="47" w16cid:durableId="1879465115">
    <w:abstractNumId w:val="31"/>
  </w:num>
  <w:num w:numId="48" w16cid:durableId="1300499437">
    <w:abstractNumId w:val="31"/>
  </w:num>
  <w:num w:numId="49" w16cid:durableId="494344809">
    <w:abstractNumId w:val="43"/>
  </w:num>
  <w:num w:numId="50" w16cid:durableId="1938904600">
    <w:abstractNumId w:val="4"/>
  </w:num>
  <w:num w:numId="51" w16cid:durableId="1707876114">
    <w:abstractNumId w:val="23"/>
  </w:num>
  <w:num w:numId="52" w16cid:durableId="1173103392">
    <w:abstractNumId w:val="28"/>
  </w:num>
  <w:num w:numId="53" w16cid:durableId="322976955">
    <w:abstractNumId w:val="5"/>
  </w:num>
  <w:num w:numId="54" w16cid:durableId="1912538791">
    <w:abstractNumId w:val="47"/>
  </w:num>
  <w:num w:numId="55" w16cid:durableId="1013338080">
    <w:abstractNumId w:val="12"/>
  </w:num>
  <w:num w:numId="56" w16cid:durableId="1636331521">
    <w:abstractNumId w:val="2"/>
  </w:num>
  <w:num w:numId="57" w16cid:durableId="1593320635">
    <w:abstractNumId w:val="34"/>
  </w:num>
  <w:num w:numId="58" w16cid:durableId="1595166919">
    <w:abstractNumId w:val="6"/>
  </w:num>
  <w:num w:numId="59" w16cid:durableId="2089301278">
    <w:abstractNumId w:val="50"/>
  </w:num>
  <w:num w:numId="60" w16cid:durableId="1064061208">
    <w:abstractNumId w:val="39"/>
  </w:num>
  <w:num w:numId="61" w16cid:durableId="182595037">
    <w:abstractNumId w:val="22"/>
  </w:num>
  <w:num w:numId="62" w16cid:durableId="1261794624">
    <w:abstractNumId w:val="31"/>
  </w:num>
  <w:num w:numId="63" w16cid:durableId="1020740047">
    <w:abstractNumId w:val="41"/>
  </w:num>
  <w:num w:numId="64" w16cid:durableId="1151825109">
    <w:abstractNumId w:val="51"/>
  </w:num>
  <w:num w:numId="65" w16cid:durableId="440608348">
    <w:abstractNumId w:val="18"/>
  </w:num>
  <w:num w:numId="66" w16cid:durableId="1738360507">
    <w:abstractNumId w:val="1"/>
  </w:num>
  <w:num w:numId="67" w16cid:durableId="1363902161">
    <w:abstractNumId w:val="16"/>
  </w:num>
  <w:num w:numId="68" w16cid:durableId="607398538">
    <w:abstractNumId w:val="13"/>
  </w:num>
  <w:num w:numId="69" w16cid:durableId="366105099">
    <w:abstractNumId w:val="30"/>
  </w:num>
  <w:num w:numId="70" w16cid:durableId="253323222">
    <w:abstractNumId w:val="26"/>
  </w:num>
  <w:num w:numId="71" w16cid:durableId="637953187">
    <w:abstractNumId w:val="32"/>
  </w:num>
  <w:num w:numId="72" w16cid:durableId="1719233307">
    <w:abstractNumId w:val="20"/>
  </w:num>
  <w:num w:numId="73" w16cid:durableId="657349394">
    <w:abstractNumId w:val="54"/>
  </w:num>
  <w:num w:numId="74" w16cid:durableId="1730183158">
    <w:abstractNumId w:val="31"/>
  </w:num>
  <w:num w:numId="75" w16cid:durableId="1212037393">
    <w:abstractNumId w:val="31"/>
  </w:num>
  <w:num w:numId="76" w16cid:durableId="332495027">
    <w:abstractNumId w:val="35"/>
  </w:num>
  <w:num w:numId="77" w16cid:durableId="123743288">
    <w:abstractNumId w:val="11"/>
  </w:num>
  <w:num w:numId="78" w16cid:durableId="1925843847">
    <w:abstractNumId w:val="15"/>
  </w:num>
  <w:numIdMacAtCleanup w:val="7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en Fels">
    <w15:presenceInfo w15:providerId="Windows Live" w15:userId="96c832df0262a6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proofState w:spelling="clean" w:grammar="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426"/>
    <w:rsid w:val="000006E2"/>
    <w:rsid w:val="00001ED8"/>
    <w:rsid w:val="00001F2F"/>
    <w:rsid w:val="000020D2"/>
    <w:rsid w:val="00002664"/>
    <w:rsid w:val="00002CB3"/>
    <w:rsid w:val="0000360D"/>
    <w:rsid w:val="000041EE"/>
    <w:rsid w:val="0000427A"/>
    <w:rsid w:val="0000435A"/>
    <w:rsid w:val="00004A87"/>
    <w:rsid w:val="00004AFC"/>
    <w:rsid w:val="00004E0A"/>
    <w:rsid w:val="000055E5"/>
    <w:rsid w:val="000066A9"/>
    <w:rsid w:val="00007222"/>
    <w:rsid w:val="0000785A"/>
    <w:rsid w:val="0001040D"/>
    <w:rsid w:val="00010C75"/>
    <w:rsid w:val="00010F36"/>
    <w:rsid w:val="00010F4B"/>
    <w:rsid w:val="00011114"/>
    <w:rsid w:val="000133A9"/>
    <w:rsid w:val="000133BA"/>
    <w:rsid w:val="000139C2"/>
    <w:rsid w:val="00013A37"/>
    <w:rsid w:val="00013DA9"/>
    <w:rsid w:val="00013E68"/>
    <w:rsid w:val="00013F2A"/>
    <w:rsid w:val="00014402"/>
    <w:rsid w:val="000149EE"/>
    <w:rsid w:val="00014C5E"/>
    <w:rsid w:val="00014E85"/>
    <w:rsid w:val="00015D6C"/>
    <w:rsid w:val="00016195"/>
    <w:rsid w:val="00016421"/>
    <w:rsid w:val="000166E3"/>
    <w:rsid w:val="00017011"/>
    <w:rsid w:val="00017D15"/>
    <w:rsid w:val="00020B0C"/>
    <w:rsid w:val="00021260"/>
    <w:rsid w:val="000216EE"/>
    <w:rsid w:val="00021991"/>
    <w:rsid w:val="000219A5"/>
    <w:rsid w:val="00022D06"/>
    <w:rsid w:val="000244BE"/>
    <w:rsid w:val="00024793"/>
    <w:rsid w:val="00025AD7"/>
    <w:rsid w:val="00025B9B"/>
    <w:rsid w:val="00026321"/>
    <w:rsid w:val="00026FF8"/>
    <w:rsid w:val="0002702E"/>
    <w:rsid w:val="00027FDA"/>
    <w:rsid w:val="00030EE8"/>
    <w:rsid w:val="0003106D"/>
    <w:rsid w:val="00031891"/>
    <w:rsid w:val="00032A2A"/>
    <w:rsid w:val="000348EF"/>
    <w:rsid w:val="00035068"/>
    <w:rsid w:val="000355CC"/>
    <w:rsid w:val="00035AC5"/>
    <w:rsid w:val="0003799E"/>
    <w:rsid w:val="000379CF"/>
    <w:rsid w:val="0004037A"/>
    <w:rsid w:val="00040628"/>
    <w:rsid w:val="00040944"/>
    <w:rsid w:val="00040C64"/>
    <w:rsid w:val="00040CA3"/>
    <w:rsid w:val="000428B9"/>
    <w:rsid w:val="00042C75"/>
    <w:rsid w:val="0004322C"/>
    <w:rsid w:val="0004336D"/>
    <w:rsid w:val="000441C8"/>
    <w:rsid w:val="0004433F"/>
    <w:rsid w:val="00044487"/>
    <w:rsid w:val="0004466A"/>
    <w:rsid w:val="000446C4"/>
    <w:rsid w:val="00044E8B"/>
    <w:rsid w:val="00045489"/>
    <w:rsid w:val="00045A1D"/>
    <w:rsid w:val="0004626A"/>
    <w:rsid w:val="00046B78"/>
    <w:rsid w:val="00047A7E"/>
    <w:rsid w:val="00047C35"/>
    <w:rsid w:val="00047CC3"/>
    <w:rsid w:val="00047DAB"/>
    <w:rsid w:val="0005057F"/>
    <w:rsid w:val="0005088C"/>
    <w:rsid w:val="000509BF"/>
    <w:rsid w:val="00050FC3"/>
    <w:rsid w:val="0005186A"/>
    <w:rsid w:val="000521A1"/>
    <w:rsid w:val="00052927"/>
    <w:rsid w:val="00052CB9"/>
    <w:rsid w:val="00052D14"/>
    <w:rsid w:val="000534D4"/>
    <w:rsid w:val="000537B9"/>
    <w:rsid w:val="00053FB2"/>
    <w:rsid w:val="0005417F"/>
    <w:rsid w:val="00054F7B"/>
    <w:rsid w:val="000556DE"/>
    <w:rsid w:val="0005574F"/>
    <w:rsid w:val="00055888"/>
    <w:rsid w:val="00056878"/>
    <w:rsid w:val="00056BAB"/>
    <w:rsid w:val="00056F16"/>
    <w:rsid w:val="000573DC"/>
    <w:rsid w:val="000574A8"/>
    <w:rsid w:val="00060449"/>
    <w:rsid w:val="00060513"/>
    <w:rsid w:val="00061289"/>
    <w:rsid w:val="00061383"/>
    <w:rsid w:val="000614AA"/>
    <w:rsid w:val="000621C9"/>
    <w:rsid w:val="000622D7"/>
    <w:rsid w:val="00062454"/>
    <w:rsid w:val="00062DD2"/>
    <w:rsid w:val="00063B0F"/>
    <w:rsid w:val="00063B35"/>
    <w:rsid w:val="00063CC1"/>
    <w:rsid w:val="00064773"/>
    <w:rsid w:val="0006481C"/>
    <w:rsid w:val="00066536"/>
    <w:rsid w:val="00066584"/>
    <w:rsid w:val="0006677C"/>
    <w:rsid w:val="000673B5"/>
    <w:rsid w:val="00067511"/>
    <w:rsid w:val="0007031B"/>
    <w:rsid w:val="00072441"/>
    <w:rsid w:val="00072EE4"/>
    <w:rsid w:val="00074B66"/>
    <w:rsid w:val="00074F59"/>
    <w:rsid w:val="000752BD"/>
    <w:rsid w:val="00075C6C"/>
    <w:rsid w:val="00075D4F"/>
    <w:rsid w:val="00076BD0"/>
    <w:rsid w:val="00077322"/>
    <w:rsid w:val="0007750F"/>
    <w:rsid w:val="000800F4"/>
    <w:rsid w:val="000806CE"/>
    <w:rsid w:val="0008145C"/>
    <w:rsid w:val="000814D3"/>
    <w:rsid w:val="00081A6C"/>
    <w:rsid w:val="0008262E"/>
    <w:rsid w:val="00082BF2"/>
    <w:rsid w:val="0008322E"/>
    <w:rsid w:val="00083590"/>
    <w:rsid w:val="00083741"/>
    <w:rsid w:val="00083E0F"/>
    <w:rsid w:val="00083FB4"/>
    <w:rsid w:val="000840B1"/>
    <w:rsid w:val="00084175"/>
    <w:rsid w:val="0008511A"/>
    <w:rsid w:val="00085FC8"/>
    <w:rsid w:val="0008610D"/>
    <w:rsid w:val="000865A7"/>
    <w:rsid w:val="00086605"/>
    <w:rsid w:val="000867DB"/>
    <w:rsid w:val="00087736"/>
    <w:rsid w:val="0009088C"/>
    <w:rsid w:val="000914DE"/>
    <w:rsid w:val="00091E0B"/>
    <w:rsid w:val="00092076"/>
    <w:rsid w:val="00092367"/>
    <w:rsid w:val="000928F4"/>
    <w:rsid w:val="00092BD9"/>
    <w:rsid w:val="00092F4E"/>
    <w:rsid w:val="00093497"/>
    <w:rsid w:val="00093CDD"/>
    <w:rsid w:val="00093D9B"/>
    <w:rsid w:val="00093DD6"/>
    <w:rsid w:val="00093F5E"/>
    <w:rsid w:val="000941DE"/>
    <w:rsid w:val="000949E2"/>
    <w:rsid w:val="00094E4C"/>
    <w:rsid w:val="00095053"/>
    <w:rsid w:val="00095203"/>
    <w:rsid w:val="0009530A"/>
    <w:rsid w:val="00095F2F"/>
    <w:rsid w:val="00096089"/>
    <w:rsid w:val="0009629A"/>
    <w:rsid w:val="00096777"/>
    <w:rsid w:val="0009780E"/>
    <w:rsid w:val="00097A16"/>
    <w:rsid w:val="00097AC3"/>
    <w:rsid w:val="000A090A"/>
    <w:rsid w:val="000A10A3"/>
    <w:rsid w:val="000A12D1"/>
    <w:rsid w:val="000A1652"/>
    <w:rsid w:val="000A16D0"/>
    <w:rsid w:val="000A199B"/>
    <w:rsid w:val="000A284E"/>
    <w:rsid w:val="000A3248"/>
    <w:rsid w:val="000A38CD"/>
    <w:rsid w:val="000A3ADF"/>
    <w:rsid w:val="000A3B5A"/>
    <w:rsid w:val="000A3F25"/>
    <w:rsid w:val="000A3FD7"/>
    <w:rsid w:val="000A4571"/>
    <w:rsid w:val="000A4B0E"/>
    <w:rsid w:val="000A4F63"/>
    <w:rsid w:val="000A7384"/>
    <w:rsid w:val="000A75B6"/>
    <w:rsid w:val="000A76B6"/>
    <w:rsid w:val="000A7B2A"/>
    <w:rsid w:val="000A7B42"/>
    <w:rsid w:val="000B0F57"/>
    <w:rsid w:val="000B14C2"/>
    <w:rsid w:val="000B1B3F"/>
    <w:rsid w:val="000B2502"/>
    <w:rsid w:val="000B2AA6"/>
    <w:rsid w:val="000B2AF5"/>
    <w:rsid w:val="000B300D"/>
    <w:rsid w:val="000B307A"/>
    <w:rsid w:val="000B4D81"/>
    <w:rsid w:val="000B4E6F"/>
    <w:rsid w:val="000B4F9F"/>
    <w:rsid w:val="000B564F"/>
    <w:rsid w:val="000B57D0"/>
    <w:rsid w:val="000B663E"/>
    <w:rsid w:val="000B675A"/>
    <w:rsid w:val="000B6AC8"/>
    <w:rsid w:val="000B6E62"/>
    <w:rsid w:val="000B70AB"/>
    <w:rsid w:val="000B75DC"/>
    <w:rsid w:val="000B7DE9"/>
    <w:rsid w:val="000C03FD"/>
    <w:rsid w:val="000C040C"/>
    <w:rsid w:val="000C2133"/>
    <w:rsid w:val="000C21AE"/>
    <w:rsid w:val="000C2D96"/>
    <w:rsid w:val="000C41AB"/>
    <w:rsid w:val="000C4AC0"/>
    <w:rsid w:val="000C4BC6"/>
    <w:rsid w:val="000C60B0"/>
    <w:rsid w:val="000C61A4"/>
    <w:rsid w:val="000C6572"/>
    <w:rsid w:val="000C69B2"/>
    <w:rsid w:val="000C6D05"/>
    <w:rsid w:val="000C6FF7"/>
    <w:rsid w:val="000C747D"/>
    <w:rsid w:val="000C74CC"/>
    <w:rsid w:val="000D0C67"/>
    <w:rsid w:val="000D12EC"/>
    <w:rsid w:val="000D152B"/>
    <w:rsid w:val="000D17B5"/>
    <w:rsid w:val="000D2762"/>
    <w:rsid w:val="000D2FF2"/>
    <w:rsid w:val="000D32BF"/>
    <w:rsid w:val="000D34A2"/>
    <w:rsid w:val="000D36E8"/>
    <w:rsid w:val="000D3BF8"/>
    <w:rsid w:val="000D44A0"/>
    <w:rsid w:val="000D48F0"/>
    <w:rsid w:val="000D539C"/>
    <w:rsid w:val="000D5F2E"/>
    <w:rsid w:val="000D7307"/>
    <w:rsid w:val="000D73E1"/>
    <w:rsid w:val="000D7BD0"/>
    <w:rsid w:val="000E12BD"/>
    <w:rsid w:val="000E19D8"/>
    <w:rsid w:val="000E2207"/>
    <w:rsid w:val="000E228D"/>
    <w:rsid w:val="000E2577"/>
    <w:rsid w:val="000E34DC"/>
    <w:rsid w:val="000E4FCA"/>
    <w:rsid w:val="000E5127"/>
    <w:rsid w:val="000E51A6"/>
    <w:rsid w:val="000E55F9"/>
    <w:rsid w:val="000E65D7"/>
    <w:rsid w:val="000E6805"/>
    <w:rsid w:val="000E7BC2"/>
    <w:rsid w:val="000E7CCE"/>
    <w:rsid w:val="000F09B5"/>
    <w:rsid w:val="000F13FB"/>
    <w:rsid w:val="000F1C7D"/>
    <w:rsid w:val="000F1C9D"/>
    <w:rsid w:val="000F2279"/>
    <w:rsid w:val="000F44E6"/>
    <w:rsid w:val="000F522D"/>
    <w:rsid w:val="000F54E6"/>
    <w:rsid w:val="000F5E3C"/>
    <w:rsid w:val="000F6139"/>
    <w:rsid w:val="000F661E"/>
    <w:rsid w:val="000F68E6"/>
    <w:rsid w:val="000F692C"/>
    <w:rsid w:val="000F7741"/>
    <w:rsid w:val="000F7FD6"/>
    <w:rsid w:val="00100141"/>
    <w:rsid w:val="0010048C"/>
    <w:rsid w:val="0010067A"/>
    <w:rsid w:val="00100876"/>
    <w:rsid w:val="00100C01"/>
    <w:rsid w:val="00101287"/>
    <w:rsid w:val="00101732"/>
    <w:rsid w:val="00101987"/>
    <w:rsid w:val="0010307C"/>
    <w:rsid w:val="00103266"/>
    <w:rsid w:val="00103701"/>
    <w:rsid w:val="00103EFE"/>
    <w:rsid w:val="001042DE"/>
    <w:rsid w:val="00104485"/>
    <w:rsid w:val="0010453C"/>
    <w:rsid w:val="00104E07"/>
    <w:rsid w:val="00104FE4"/>
    <w:rsid w:val="0010585D"/>
    <w:rsid w:val="0010606D"/>
    <w:rsid w:val="0010647F"/>
    <w:rsid w:val="001065E0"/>
    <w:rsid w:val="0010727E"/>
    <w:rsid w:val="00107D8F"/>
    <w:rsid w:val="00110019"/>
    <w:rsid w:val="0011126B"/>
    <w:rsid w:val="00111AF6"/>
    <w:rsid w:val="00111EBC"/>
    <w:rsid w:val="00112061"/>
    <w:rsid w:val="00113685"/>
    <w:rsid w:val="00114589"/>
    <w:rsid w:val="00114621"/>
    <w:rsid w:val="0011466B"/>
    <w:rsid w:val="00115251"/>
    <w:rsid w:val="001153A8"/>
    <w:rsid w:val="00115ECE"/>
    <w:rsid w:val="0011700B"/>
    <w:rsid w:val="00117A93"/>
    <w:rsid w:val="001208D6"/>
    <w:rsid w:val="00120902"/>
    <w:rsid w:val="00121C32"/>
    <w:rsid w:val="00122802"/>
    <w:rsid w:val="00122B4B"/>
    <w:rsid w:val="00122F45"/>
    <w:rsid w:val="00123589"/>
    <w:rsid w:val="001237AE"/>
    <w:rsid w:val="001240B0"/>
    <w:rsid w:val="00124AB9"/>
    <w:rsid w:val="00125FE4"/>
    <w:rsid w:val="001262D1"/>
    <w:rsid w:val="001262E8"/>
    <w:rsid w:val="00126A44"/>
    <w:rsid w:val="00126C70"/>
    <w:rsid w:val="00127543"/>
    <w:rsid w:val="00127559"/>
    <w:rsid w:val="00127849"/>
    <w:rsid w:val="00130C27"/>
    <w:rsid w:val="00130C5E"/>
    <w:rsid w:val="00130DBB"/>
    <w:rsid w:val="001314A9"/>
    <w:rsid w:val="001317A8"/>
    <w:rsid w:val="00131A69"/>
    <w:rsid w:val="00131C0E"/>
    <w:rsid w:val="001329BF"/>
    <w:rsid w:val="00132C52"/>
    <w:rsid w:val="0013320D"/>
    <w:rsid w:val="00133230"/>
    <w:rsid w:val="00133E78"/>
    <w:rsid w:val="00133EE4"/>
    <w:rsid w:val="00134C18"/>
    <w:rsid w:val="00134E58"/>
    <w:rsid w:val="001359AA"/>
    <w:rsid w:val="0013619D"/>
    <w:rsid w:val="001364EC"/>
    <w:rsid w:val="00136BD8"/>
    <w:rsid w:val="001379AD"/>
    <w:rsid w:val="00137AE3"/>
    <w:rsid w:val="00137CF7"/>
    <w:rsid w:val="0014013D"/>
    <w:rsid w:val="001401C9"/>
    <w:rsid w:val="00140408"/>
    <w:rsid w:val="00141E19"/>
    <w:rsid w:val="00143082"/>
    <w:rsid w:val="00143545"/>
    <w:rsid w:val="001437FD"/>
    <w:rsid w:val="00143A9F"/>
    <w:rsid w:val="00143F2E"/>
    <w:rsid w:val="00145058"/>
    <w:rsid w:val="00145999"/>
    <w:rsid w:val="00145F4C"/>
    <w:rsid w:val="00146BB3"/>
    <w:rsid w:val="00146BBB"/>
    <w:rsid w:val="00146D63"/>
    <w:rsid w:val="00146E3C"/>
    <w:rsid w:val="001470C4"/>
    <w:rsid w:val="00147635"/>
    <w:rsid w:val="00147A59"/>
    <w:rsid w:val="00147AB9"/>
    <w:rsid w:val="0015037A"/>
    <w:rsid w:val="001506B1"/>
    <w:rsid w:val="00150CDD"/>
    <w:rsid w:val="00150DF2"/>
    <w:rsid w:val="0015168D"/>
    <w:rsid w:val="00152062"/>
    <w:rsid w:val="0015214C"/>
    <w:rsid w:val="0015221D"/>
    <w:rsid w:val="0015399A"/>
    <w:rsid w:val="00153AA3"/>
    <w:rsid w:val="00153BBA"/>
    <w:rsid w:val="001541CE"/>
    <w:rsid w:val="001545AA"/>
    <w:rsid w:val="0015490B"/>
    <w:rsid w:val="00154BD4"/>
    <w:rsid w:val="00154E51"/>
    <w:rsid w:val="001550ED"/>
    <w:rsid w:val="001552AF"/>
    <w:rsid w:val="00155397"/>
    <w:rsid w:val="0015569E"/>
    <w:rsid w:val="00155869"/>
    <w:rsid w:val="00155932"/>
    <w:rsid w:val="00156262"/>
    <w:rsid w:val="001567B8"/>
    <w:rsid w:val="00156934"/>
    <w:rsid w:val="001576F6"/>
    <w:rsid w:val="001578BE"/>
    <w:rsid w:val="00160361"/>
    <w:rsid w:val="001606D2"/>
    <w:rsid w:val="00160F3F"/>
    <w:rsid w:val="0016216C"/>
    <w:rsid w:val="001627B0"/>
    <w:rsid w:val="00163016"/>
    <w:rsid w:val="00163182"/>
    <w:rsid w:val="0016431D"/>
    <w:rsid w:val="001646D8"/>
    <w:rsid w:val="001646EB"/>
    <w:rsid w:val="00164717"/>
    <w:rsid w:val="001647E5"/>
    <w:rsid w:val="0016481A"/>
    <w:rsid w:val="001649A3"/>
    <w:rsid w:val="00165108"/>
    <w:rsid w:val="001655B2"/>
    <w:rsid w:val="001657E9"/>
    <w:rsid w:val="00165A68"/>
    <w:rsid w:val="001666F8"/>
    <w:rsid w:val="001669AF"/>
    <w:rsid w:val="00167223"/>
    <w:rsid w:val="00167448"/>
    <w:rsid w:val="00167B24"/>
    <w:rsid w:val="00167F8D"/>
    <w:rsid w:val="00170266"/>
    <w:rsid w:val="0017096A"/>
    <w:rsid w:val="00170A19"/>
    <w:rsid w:val="00170A7F"/>
    <w:rsid w:val="00170C3F"/>
    <w:rsid w:val="00170F3F"/>
    <w:rsid w:val="00170F94"/>
    <w:rsid w:val="00171029"/>
    <w:rsid w:val="001713AB"/>
    <w:rsid w:val="0017354B"/>
    <w:rsid w:val="00174218"/>
    <w:rsid w:val="00174375"/>
    <w:rsid w:val="001746D3"/>
    <w:rsid w:val="0017497C"/>
    <w:rsid w:val="00174B3C"/>
    <w:rsid w:val="00174C88"/>
    <w:rsid w:val="001752A7"/>
    <w:rsid w:val="0017561F"/>
    <w:rsid w:val="00176129"/>
    <w:rsid w:val="001765A7"/>
    <w:rsid w:val="00176B77"/>
    <w:rsid w:val="00177DEE"/>
    <w:rsid w:val="00177E4F"/>
    <w:rsid w:val="001801D0"/>
    <w:rsid w:val="001801E3"/>
    <w:rsid w:val="0018042E"/>
    <w:rsid w:val="001809EC"/>
    <w:rsid w:val="001813C5"/>
    <w:rsid w:val="0018173D"/>
    <w:rsid w:val="00182050"/>
    <w:rsid w:val="001820F6"/>
    <w:rsid w:val="0018221E"/>
    <w:rsid w:val="00183BE0"/>
    <w:rsid w:val="00184380"/>
    <w:rsid w:val="00185154"/>
    <w:rsid w:val="00185C94"/>
    <w:rsid w:val="00185E20"/>
    <w:rsid w:val="00186003"/>
    <w:rsid w:val="0018602D"/>
    <w:rsid w:val="001868CC"/>
    <w:rsid w:val="00186BD7"/>
    <w:rsid w:val="00186EF4"/>
    <w:rsid w:val="00187E72"/>
    <w:rsid w:val="001908E1"/>
    <w:rsid w:val="00190BFD"/>
    <w:rsid w:val="00191E34"/>
    <w:rsid w:val="00192709"/>
    <w:rsid w:val="00192FEB"/>
    <w:rsid w:val="0019364B"/>
    <w:rsid w:val="00193FB4"/>
    <w:rsid w:val="00194345"/>
    <w:rsid w:val="001945F0"/>
    <w:rsid w:val="001946F1"/>
    <w:rsid w:val="00195415"/>
    <w:rsid w:val="00196550"/>
    <w:rsid w:val="00196EB3"/>
    <w:rsid w:val="00197B16"/>
    <w:rsid w:val="001A0219"/>
    <w:rsid w:val="001A0255"/>
    <w:rsid w:val="001A11CD"/>
    <w:rsid w:val="001A1E22"/>
    <w:rsid w:val="001A30E5"/>
    <w:rsid w:val="001A313A"/>
    <w:rsid w:val="001A4072"/>
    <w:rsid w:val="001A515B"/>
    <w:rsid w:val="001A682C"/>
    <w:rsid w:val="001A6B7E"/>
    <w:rsid w:val="001A7B78"/>
    <w:rsid w:val="001B0D18"/>
    <w:rsid w:val="001B1120"/>
    <w:rsid w:val="001B12EC"/>
    <w:rsid w:val="001B17B7"/>
    <w:rsid w:val="001B1E51"/>
    <w:rsid w:val="001B2749"/>
    <w:rsid w:val="001B2BD6"/>
    <w:rsid w:val="001B2CDF"/>
    <w:rsid w:val="001B306D"/>
    <w:rsid w:val="001B3F62"/>
    <w:rsid w:val="001B42DE"/>
    <w:rsid w:val="001B4C3F"/>
    <w:rsid w:val="001B50DB"/>
    <w:rsid w:val="001B52DD"/>
    <w:rsid w:val="001B5865"/>
    <w:rsid w:val="001B63F4"/>
    <w:rsid w:val="001B66CF"/>
    <w:rsid w:val="001B6E62"/>
    <w:rsid w:val="001B6EE0"/>
    <w:rsid w:val="001B7031"/>
    <w:rsid w:val="001B75BB"/>
    <w:rsid w:val="001B7C24"/>
    <w:rsid w:val="001C0107"/>
    <w:rsid w:val="001C02DC"/>
    <w:rsid w:val="001C083F"/>
    <w:rsid w:val="001C10EA"/>
    <w:rsid w:val="001C15B8"/>
    <w:rsid w:val="001C2A47"/>
    <w:rsid w:val="001C2A8B"/>
    <w:rsid w:val="001C2DDA"/>
    <w:rsid w:val="001C302B"/>
    <w:rsid w:val="001C420E"/>
    <w:rsid w:val="001C424C"/>
    <w:rsid w:val="001C4B03"/>
    <w:rsid w:val="001C4D81"/>
    <w:rsid w:val="001C5431"/>
    <w:rsid w:val="001C665B"/>
    <w:rsid w:val="001C6DCA"/>
    <w:rsid w:val="001C76B1"/>
    <w:rsid w:val="001C7C39"/>
    <w:rsid w:val="001C7D53"/>
    <w:rsid w:val="001D084C"/>
    <w:rsid w:val="001D0E0C"/>
    <w:rsid w:val="001D0F69"/>
    <w:rsid w:val="001D1CC0"/>
    <w:rsid w:val="001D3063"/>
    <w:rsid w:val="001D37A8"/>
    <w:rsid w:val="001D44EF"/>
    <w:rsid w:val="001D4679"/>
    <w:rsid w:val="001D4E29"/>
    <w:rsid w:val="001D55A6"/>
    <w:rsid w:val="001D5EA7"/>
    <w:rsid w:val="001D6166"/>
    <w:rsid w:val="001D6870"/>
    <w:rsid w:val="001D6B97"/>
    <w:rsid w:val="001D6C31"/>
    <w:rsid w:val="001D71FD"/>
    <w:rsid w:val="001D7334"/>
    <w:rsid w:val="001D7418"/>
    <w:rsid w:val="001D755E"/>
    <w:rsid w:val="001D7CF8"/>
    <w:rsid w:val="001E095B"/>
    <w:rsid w:val="001E3F46"/>
    <w:rsid w:val="001E42A2"/>
    <w:rsid w:val="001E479C"/>
    <w:rsid w:val="001E49C3"/>
    <w:rsid w:val="001E4AA4"/>
    <w:rsid w:val="001E4CD2"/>
    <w:rsid w:val="001E4D8D"/>
    <w:rsid w:val="001E54CA"/>
    <w:rsid w:val="001E5FC5"/>
    <w:rsid w:val="001F04C6"/>
    <w:rsid w:val="001F0DCB"/>
    <w:rsid w:val="001F115B"/>
    <w:rsid w:val="001F165D"/>
    <w:rsid w:val="001F17A2"/>
    <w:rsid w:val="001F18FE"/>
    <w:rsid w:val="001F1C49"/>
    <w:rsid w:val="001F21AA"/>
    <w:rsid w:val="001F220F"/>
    <w:rsid w:val="001F2257"/>
    <w:rsid w:val="001F3B1B"/>
    <w:rsid w:val="001F3F1D"/>
    <w:rsid w:val="001F448B"/>
    <w:rsid w:val="001F5379"/>
    <w:rsid w:val="001F6B85"/>
    <w:rsid w:val="001F7216"/>
    <w:rsid w:val="001F77F9"/>
    <w:rsid w:val="001F7CA5"/>
    <w:rsid w:val="001F7D20"/>
    <w:rsid w:val="001F7DFC"/>
    <w:rsid w:val="001F7E0E"/>
    <w:rsid w:val="0020041F"/>
    <w:rsid w:val="00200913"/>
    <w:rsid w:val="00200A10"/>
    <w:rsid w:val="00200A7F"/>
    <w:rsid w:val="00200D0E"/>
    <w:rsid w:val="00200D59"/>
    <w:rsid w:val="00201933"/>
    <w:rsid w:val="00201BE0"/>
    <w:rsid w:val="00201E41"/>
    <w:rsid w:val="002027B5"/>
    <w:rsid w:val="00202801"/>
    <w:rsid w:val="00202808"/>
    <w:rsid w:val="0020310B"/>
    <w:rsid w:val="00203269"/>
    <w:rsid w:val="00203567"/>
    <w:rsid w:val="00203922"/>
    <w:rsid w:val="002040E7"/>
    <w:rsid w:val="0020469F"/>
    <w:rsid w:val="00204D5B"/>
    <w:rsid w:val="00204D6A"/>
    <w:rsid w:val="00204DCC"/>
    <w:rsid w:val="00205D30"/>
    <w:rsid w:val="00206467"/>
    <w:rsid w:val="00206631"/>
    <w:rsid w:val="0020716E"/>
    <w:rsid w:val="0020785D"/>
    <w:rsid w:val="00207B84"/>
    <w:rsid w:val="00210484"/>
    <w:rsid w:val="002107BA"/>
    <w:rsid w:val="00210865"/>
    <w:rsid w:val="00210939"/>
    <w:rsid w:val="00210B38"/>
    <w:rsid w:val="00210CAE"/>
    <w:rsid w:val="00211172"/>
    <w:rsid w:val="00211CB7"/>
    <w:rsid w:val="00212183"/>
    <w:rsid w:val="002121D1"/>
    <w:rsid w:val="00212B8C"/>
    <w:rsid w:val="0021345F"/>
    <w:rsid w:val="00214E64"/>
    <w:rsid w:val="002152C9"/>
    <w:rsid w:val="002154AB"/>
    <w:rsid w:val="00215583"/>
    <w:rsid w:val="00215630"/>
    <w:rsid w:val="00217233"/>
    <w:rsid w:val="002179A3"/>
    <w:rsid w:val="002179EF"/>
    <w:rsid w:val="002206C5"/>
    <w:rsid w:val="00220721"/>
    <w:rsid w:val="0022073C"/>
    <w:rsid w:val="00220756"/>
    <w:rsid w:val="00221593"/>
    <w:rsid w:val="00221D08"/>
    <w:rsid w:val="00221E1D"/>
    <w:rsid w:val="00221F7E"/>
    <w:rsid w:val="00222A6B"/>
    <w:rsid w:val="0022334E"/>
    <w:rsid w:val="00223852"/>
    <w:rsid w:val="00223B74"/>
    <w:rsid w:val="00223F9C"/>
    <w:rsid w:val="00224014"/>
    <w:rsid w:val="002247D3"/>
    <w:rsid w:val="00224939"/>
    <w:rsid w:val="002250BA"/>
    <w:rsid w:val="00226A4E"/>
    <w:rsid w:val="002312C7"/>
    <w:rsid w:val="002318B2"/>
    <w:rsid w:val="00231BF3"/>
    <w:rsid w:val="002326DA"/>
    <w:rsid w:val="002327C8"/>
    <w:rsid w:val="00232A9F"/>
    <w:rsid w:val="00232C87"/>
    <w:rsid w:val="002337A3"/>
    <w:rsid w:val="00233881"/>
    <w:rsid w:val="00234909"/>
    <w:rsid w:val="00234B77"/>
    <w:rsid w:val="00234D17"/>
    <w:rsid w:val="002351E4"/>
    <w:rsid w:val="002356E9"/>
    <w:rsid w:val="00235875"/>
    <w:rsid w:val="00235A25"/>
    <w:rsid w:val="002361A0"/>
    <w:rsid w:val="002364E1"/>
    <w:rsid w:val="0023740C"/>
    <w:rsid w:val="00237740"/>
    <w:rsid w:val="002379BD"/>
    <w:rsid w:val="00237BE7"/>
    <w:rsid w:val="00240221"/>
    <w:rsid w:val="00240495"/>
    <w:rsid w:val="0024061A"/>
    <w:rsid w:val="002407B3"/>
    <w:rsid w:val="00240DC7"/>
    <w:rsid w:val="00240E49"/>
    <w:rsid w:val="0024263B"/>
    <w:rsid w:val="00243D8B"/>
    <w:rsid w:val="00244351"/>
    <w:rsid w:val="002445A4"/>
    <w:rsid w:val="00244F65"/>
    <w:rsid w:val="002451AF"/>
    <w:rsid w:val="00245240"/>
    <w:rsid w:val="002453C8"/>
    <w:rsid w:val="002454DC"/>
    <w:rsid w:val="00246FB5"/>
    <w:rsid w:val="00247D78"/>
    <w:rsid w:val="00250DCB"/>
    <w:rsid w:val="0025116F"/>
    <w:rsid w:val="00251A9F"/>
    <w:rsid w:val="0025223D"/>
    <w:rsid w:val="002522AF"/>
    <w:rsid w:val="00252304"/>
    <w:rsid w:val="00252616"/>
    <w:rsid w:val="0025262C"/>
    <w:rsid w:val="0025393E"/>
    <w:rsid w:val="00253FBA"/>
    <w:rsid w:val="002545E8"/>
    <w:rsid w:val="002549EE"/>
    <w:rsid w:val="00254FE6"/>
    <w:rsid w:val="00255B91"/>
    <w:rsid w:val="00255FC0"/>
    <w:rsid w:val="00256485"/>
    <w:rsid w:val="00256D66"/>
    <w:rsid w:val="00256E1B"/>
    <w:rsid w:val="00257034"/>
    <w:rsid w:val="00257579"/>
    <w:rsid w:val="002577AB"/>
    <w:rsid w:val="00257D4F"/>
    <w:rsid w:val="00260826"/>
    <w:rsid w:val="00260828"/>
    <w:rsid w:val="00261A8F"/>
    <w:rsid w:val="0026226E"/>
    <w:rsid w:val="002623A1"/>
    <w:rsid w:val="00262E6E"/>
    <w:rsid w:val="00264CD0"/>
    <w:rsid w:val="00264D07"/>
    <w:rsid w:val="002659AB"/>
    <w:rsid w:val="00265A8F"/>
    <w:rsid w:val="00267470"/>
    <w:rsid w:val="002674EF"/>
    <w:rsid w:val="00267C65"/>
    <w:rsid w:val="00270E90"/>
    <w:rsid w:val="002718BF"/>
    <w:rsid w:val="002724C9"/>
    <w:rsid w:val="0027307E"/>
    <w:rsid w:val="00273AFC"/>
    <w:rsid w:val="00273B19"/>
    <w:rsid w:val="0027434F"/>
    <w:rsid w:val="00274D8E"/>
    <w:rsid w:val="00275275"/>
    <w:rsid w:val="00275276"/>
    <w:rsid w:val="0027570F"/>
    <w:rsid w:val="00275ED0"/>
    <w:rsid w:val="00276390"/>
    <w:rsid w:val="002769FE"/>
    <w:rsid w:val="00276A0B"/>
    <w:rsid w:val="00277475"/>
    <w:rsid w:val="00277E75"/>
    <w:rsid w:val="002803D0"/>
    <w:rsid w:val="002829B7"/>
    <w:rsid w:val="00282AE0"/>
    <w:rsid w:val="00282C76"/>
    <w:rsid w:val="00283177"/>
    <w:rsid w:val="00283A6D"/>
    <w:rsid w:val="00283B3C"/>
    <w:rsid w:val="00283CB8"/>
    <w:rsid w:val="00283F6F"/>
    <w:rsid w:val="00283FA4"/>
    <w:rsid w:val="00284288"/>
    <w:rsid w:val="002854F4"/>
    <w:rsid w:val="002867A1"/>
    <w:rsid w:val="00286A87"/>
    <w:rsid w:val="0028784F"/>
    <w:rsid w:val="002901C5"/>
    <w:rsid w:val="0029021B"/>
    <w:rsid w:val="00290606"/>
    <w:rsid w:val="002908AB"/>
    <w:rsid w:val="00291087"/>
    <w:rsid w:val="002921A8"/>
    <w:rsid w:val="00292375"/>
    <w:rsid w:val="002925C0"/>
    <w:rsid w:val="00292A16"/>
    <w:rsid w:val="0029383E"/>
    <w:rsid w:val="00293F5C"/>
    <w:rsid w:val="00294A73"/>
    <w:rsid w:val="00296609"/>
    <w:rsid w:val="002967B5"/>
    <w:rsid w:val="002968B5"/>
    <w:rsid w:val="00297312"/>
    <w:rsid w:val="002973DD"/>
    <w:rsid w:val="0029799E"/>
    <w:rsid w:val="002A15E8"/>
    <w:rsid w:val="002A1C45"/>
    <w:rsid w:val="002A2237"/>
    <w:rsid w:val="002A257A"/>
    <w:rsid w:val="002A2BFB"/>
    <w:rsid w:val="002A357A"/>
    <w:rsid w:val="002A4580"/>
    <w:rsid w:val="002A459F"/>
    <w:rsid w:val="002A520F"/>
    <w:rsid w:val="002A5376"/>
    <w:rsid w:val="002A5784"/>
    <w:rsid w:val="002A664A"/>
    <w:rsid w:val="002A6B77"/>
    <w:rsid w:val="002A7347"/>
    <w:rsid w:val="002A784E"/>
    <w:rsid w:val="002A79C7"/>
    <w:rsid w:val="002B040B"/>
    <w:rsid w:val="002B0A1B"/>
    <w:rsid w:val="002B0A95"/>
    <w:rsid w:val="002B0AED"/>
    <w:rsid w:val="002B0CEF"/>
    <w:rsid w:val="002B1026"/>
    <w:rsid w:val="002B2072"/>
    <w:rsid w:val="002B21CD"/>
    <w:rsid w:val="002B2730"/>
    <w:rsid w:val="002B27E3"/>
    <w:rsid w:val="002B2F61"/>
    <w:rsid w:val="002B38E4"/>
    <w:rsid w:val="002B403B"/>
    <w:rsid w:val="002B45A7"/>
    <w:rsid w:val="002B4864"/>
    <w:rsid w:val="002B4C15"/>
    <w:rsid w:val="002B52F5"/>
    <w:rsid w:val="002B57F8"/>
    <w:rsid w:val="002B72E3"/>
    <w:rsid w:val="002B7542"/>
    <w:rsid w:val="002B7E15"/>
    <w:rsid w:val="002C0744"/>
    <w:rsid w:val="002C0DAE"/>
    <w:rsid w:val="002C0F04"/>
    <w:rsid w:val="002C1227"/>
    <w:rsid w:val="002C1B1B"/>
    <w:rsid w:val="002C1FAD"/>
    <w:rsid w:val="002C2C95"/>
    <w:rsid w:val="002C34A8"/>
    <w:rsid w:val="002C3696"/>
    <w:rsid w:val="002C4356"/>
    <w:rsid w:val="002C461A"/>
    <w:rsid w:val="002C4DE6"/>
    <w:rsid w:val="002C528F"/>
    <w:rsid w:val="002C683F"/>
    <w:rsid w:val="002C6A20"/>
    <w:rsid w:val="002C6F4F"/>
    <w:rsid w:val="002C70E2"/>
    <w:rsid w:val="002C7F11"/>
    <w:rsid w:val="002D0ABE"/>
    <w:rsid w:val="002D0D56"/>
    <w:rsid w:val="002D18A4"/>
    <w:rsid w:val="002D214F"/>
    <w:rsid w:val="002D2615"/>
    <w:rsid w:val="002D26E5"/>
    <w:rsid w:val="002D303D"/>
    <w:rsid w:val="002D354F"/>
    <w:rsid w:val="002D38EF"/>
    <w:rsid w:val="002D3BB6"/>
    <w:rsid w:val="002D3E0A"/>
    <w:rsid w:val="002D3EB8"/>
    <w:rsid w:val="002D43DA"/>
    <w:rsid w:val="002D5191"/>
    <w:rsid w:val="002D5E78"/>
    <w:rsid w:val="002D6596"/>
    <w:rsid w:val="002D71B9"/>
    <w:rsid w:val="002D753F"/>
    <w:rsid w:val="002D75F1"/>
    <w:rsid w:val="002E02DD"/>
    <w:rsid w:val="002E04EC"/>
    <w:rsid w:val="002E069A"/>
    <w:rsid w:val="002E08B8"/>
    <w:rsid w:val="002E0D1E"/>
    <w:rsid w:val="002E0F25"/>
    <w:rsid w:val="002E1F8F"/>
    <w:rsid w:val="002E38EC"/>
    <w:rsid w:val="002E3F5A"/>
    <w:rsid w:val="002E4449"/>
    <w:rsid w:val="002E4A45"/>
    <w:rsid w:val="002E517C"/>
    <w:rsid w:val="002E5C9D"/>
    <w:rsid w:val="002E5D33"/>
    <w:rsid w:val="002E638C"/>
    <w:rsid w:val="002E65AD"/>
    <w:rsid w:val="002E6767"/>
    <w:rsid w:val="002E72E6"/>
    <w:rsid w:val="002F066A"/>
    <w:rsid w:val="002F0726"/>
    <w:rsid w:val="002F0878"/>
    <w:rsid w:val="002F0969"/>
    <w:rsid w:val="002F0D45"/>
    <w:rsid w:val="002F1C43"/>
    <w:rsid w:val="002F2FE7"/>
    <w:rsid w:val="002F33D6"/>
    <w:rsid w:val="002F359C"/>
    <w:rsid w:val="002F409C"/>
    <w:rsid w:val="002F40FF"/>
    <w:rsid w:val="002F4948"/>
    <w:rsid w:val="002F4B5A"/>
    <w:rsid w:val="002F5597"/>
    <w:rsid w:val="002F5DA5"/>
    <w:rsid w:val="002F7D2B"/>
    <w:rsid w:val="00300A11"/>
    <w:rsid w:val="00300B7B"/>
    <w:rsid w:val="00302AE4"/>
    <w:rsid w:val="00303D21"/>
    <w:rsid w:val="003047CE"/>
    <w:rsid w:val="00304809"/>
    <w:rsid w:val="00304C89"/>
    <w:rsid w:val="003057B4"/>
    <w:rsid w:val="003066C8"/>
    <w:rsid w:val="00306763"/>
    <w:rsid w:val="00307FE2"/>
    <w:rsid w:val="003100FD"/>
    <w:rsid w:val="0031042E"/>
    <w:rsid w:val="0031102C"/>
    <w:rsid w:val="0031133C"/>
    <w:rsid w:val="00312473"/>
    <w:rsid w:val="003125E5"/>
    <w:rsid w:val="00312847"/>
    <w:rsid w:val="00313861"/>
    <w:rsid w:val="00313D28"/>
    <w:rsid w:val="003143FC"/>
    <w:rsid w:val="003147CB"/>
    <w:rsid w:val="003147E4"/>
    <w:rsid w:val="00315594"/>
    <w:rsid w:val="003156E7"/>
    <w:rsid w:val="003164D1"/>
    <w:rsid w:val="00317323"/>
    <w:rsid w:val="003177EE"/>
    <w:rsid w:val="00317B39"/>
    <w:rsid w:val="00317C9D"/>
    <w:rsid w:val="00317FC6"/>
    <w:rsid w:val="00320241"/>
    <w:rsid w:val="00320909"/>
    <w:rsid w:val="003211C7"/>
    <w:rsid w:val="003228A7"/>
    <w:rsid w:val="00322C41"/>
    <w:rsid w:val="003232BA"/>
    <w:rsid w:val="0032366C"/>
    <w:rsid w:val="00323B23"/>
    <w:rsid w:val="00323DB6"/>
    <w:rsid w:val="003247EC"/>
    <w:rsid w:val="003249D0"/>
    <w:rsid w:val="00324C50"/>
    <w:rsid w:val="00324F58"/>
    <w:rsid w:val="0032529D"/>
    <w:rsid w:val="00326563"/>
    <w:rsid w:val="00326B9C"/>
    <w:rsid w:val="00327194"/>
    <w:rsid w:val="00327316"/>
    <w:rsid w:val="0032741F"/>
    <w:rsid w:val="00327683"/>
    <w:rsid w:val="00327D55"/>
    <w:rsid w:val="00327E8E"/>
    <w:rsid w:val="003305CA"/>
    <w:rsid w:val="003307A0"/>
    <w:rsid w:val="00330867"/>
    <w:rsid w:val="0033088D"/>
    <w:rsid w:val="00330B78"/>
    <w:rsid w:val="003314A2"/>
    <w:rsid w:val="003315E2"/>
    <w:rsid w:val="003317D3"/>
    <w:rsid w:val="00332A34"/>
    <w:rsid w:val="00333219"/>
    <w:rsid w:val="0033372E"/>
    <w:rsid w:val="00333813"/>
    <w:rsid w:val="00333E54"/>
    <w:rsid w:val="00333E89"/>
    <w:rsid w:val="00334167"/>
    <w:rsid w:val="0033434B"/>
    <w:rsid w:val="00335921"/>
    <w:rsid w:val="00335A79"/>
    <w:rsid w:val="00336DD0"/>
    <w:rsid w:val="00337CCD"/>
    <w:rsid w:val="00340487"/>
    <w:rsid w:val="00340813"/>
    <w:rsid w:val="003416F8"/>
    <w:rsid w:val="003423EC"/>
    <w:rsid w:val="0034249F"/>
    <w:rsid w:val="00342FEE"/>
    <w:rsid w:val="003430DE"/>
    <w:rsid w:val="003433B2"/>
    <w:rsid w:val="0034351F"/>
    <w:rsid w:val="00344A2C"/>
    <w:rsid w:val="00345A7E"/>
    <w:rsid w:val="00345B85"/>
    <w:rsid w:val="00346616"/>
    <w:rsid w:val="00346DC1"/>
    <w:rsid w:val="00347296"/>
    <w:rsid w:val="00347A6A"/>
    <w:rsid w:val="0035033B"/>
    <w:rsid w:val="0035080A"/>
    <w:rsid w:val="00350C47"/>
    <w:rsid w:val="0035179F"/>
    <w:rsid w:val="00351EF5"/>
    <w:rsid w:val="003525E4"/>
    <w:rsid w:val="00352C91"/>
    <w:rsid w:val="00352DD2"/>
    <w:rsid w:val="003537B9"/>
    <w:rsid w:val="00353B4D"/>
    <w:rsid w:val="00353D3B"/>
    <w:rsid w:val="00354012"/>
    <w:rsid w:val="003544B6"/>
    <w:rsid w:val="0035462B"/>
    <w:rsid w:val="00354924"/>
    <w:rsid w:val="00354A42"/>
    <w:rsid w:val="003553DE"/>
    <w:rsid w:val="003558AF"/>
    <w:rsid w:val="00356156"/>
    <w:rsid w:val="003561A6"/>
    <w:rsid w:val="00356AB6"/>
    <w:rsid w:val="00357A5C"/>
    <w:rsid w:val="0036028E"/>
    <w:rsid w:val="003603EC"/>
    <w:rsid w:val="0036067B"/>
    <w:rsid w:val="00360F0F"/>
    <w:rsid w:val="00361F02"/>
    <w:rsid w:val="00362401"/>
    <w:rsid w:val="003624C7"/>
    <w:rsid w:val="003626B5"/>
    <w:rsid w:val="00363155"/>
    <w:rsid w:val="0036396C"/>
    <w:rsid w:val="00363DDF"/>
    <w:rsid w:val="003645CF"/>
    <w:rsid w:val="00364A01"/>
    <w:rsid w:val="00364A2F"/>
    <w:rsid w:val="00364B09"/>
    <w:rsid w:val="00366093"/>
    <w:rsid w:val="0036615E"/>
    <w:rsid w:val="00366378"/>
    <w:rsid w:val="0036667B"/>
    <w:rsid w:val="00366C38"/>
    <w:rsid w:val="003676E5"/>
    <w:rsid w:val="00370472"/>
    <w:rsid w:val="00370EB9"/>
    <w:rsid w:val="003711E6"/>
    <w:rsid w:val="0037160D"/>
    <w:rsid w:val="00372234"/>
    <w:rsid w:val="003723AD"/>
    <w:rsid w:val="003726C3"/>
    <w:rsid w:val="003726F7"/>
    <w:rsid w:val="00372D75"/>
    <w:rsid w:val="003731C2"/>
    <w:rsid w:val="003740E8"/>
    <w:rsid w:val="00374B64"/>
    <w:rsid w:val="00375107"/>
    <w:rsid w:val="003769C1"/>
    <w:rsid w:val="00376C29"/>
    <w:rsid w:val="003771D8"/>
    <w:rsid w:val="003773D8"/>
    <w:rsid w:val="003779D1"/>
    <w:rsid w:val="0038081F"/>
    <w:rsid w:val="00381AD5"/>
    <w:rsid w:val="0038201E"/>
    <w:rsid w:val="00382649"/>
    <w:rsid w:val="003826D9"/>
    <w:rsid w:val="00382CF6"/>
    <w:rsid w:val="00383CBA"/>
    <w:rsid w:val="003840ED"/>
    <w:rsid w:val="00384116"/>
    <w:rsid w:val="0038462E"/>
    <w:rsid w:val="00384DE4"/>
    <w:rsid w:val="00385494"/>
    <w:rsid w:val="00385810"/>
    <w:rsid w:val="00386A96"/>
    <w:rsid w:val="00386CD0"/>
    <w:rsid w:val="00386DA0"/>
    <w:rsid w:val="00386FF1"/>
    <w:rsid w:val="00387583"/>
    <w:rsid w:val="00387EC2"/>
    <w:rsid w:val="0039087B"/>
    <w:rsid w:val="003912EF"/>
    <w:rsid w:val="00391D91"/>
    <w:rsid w:val="003929D4"/>
    <w:rsid w:val="00392A7F"/>
    <w:rsid w:val="00392AC3"/>
    <w:rsid w:val="003930C2"/>
    <w:rsid w:val="003938F6"/>
    <w:rsid w:val="00393A95"/>
    <w:rsid w:val="00393B58"/>
    <w:rsid w:val="00393D94"/>
    <w:rsid w:val="00393E77"/>
    <w:rsid w:val="0039456E"/>
    <w:rsid w:val="00394ADC"/>
    <w:rsid w:val="00394FA3"/>
    <w:rsid w:val="00395122"/>
    <w:rsid w:val="00395135"/>
    <w:rsid w:val="0039520C"/>
    <w:rsid w:val="00395B41"/>
    <w:rsid w:val="00395DB4"/>
    <w:rsid w:val="003966AD"/>
    <w:rsid w:val="003970D1"/>
    <w:rsid w:val="003973C1"/>
    <w:rsid w:val="0039755D"/>
    <w:rsid w:val="0039768F"/>
    <w:rsid w:val="003A0108"/>
    <w:rsid w:val="003A0406"/>
    <w:rsid w:val="003A08DE"/>
    <w:rsid w:val="003A0EDD"/>
    <w:rsid w:val="003A108F"/>
    <w:rsid w:val="003A1D04"/>
    <w:rsid w:val="003A1F47"/>
    <w:rsid w:val="003A2571"/>
    <w:rsid w:val="003A274E"/>
    <w:rsid w:val="003A3B5A"/>
    <w:rsid w:val="003A3F9E"/>
    <w:rsid w:val="003A406A"/>
    <w:rsid w:val="003A4340"/>
    <w:rsid w:val="003A4E79"/>
    <w:rsid w:val="003A5172"/>
    <w:rsid w:val="003A587F"/>
    <w:rsid w:val="003A5894"/>
    <w:rsid w:val="003A58D4"/>
    <w:rsid w:val="003A5C51"/>
    <w:rsid w:val="003A5E27"/>
    <w:rsid w:val="003A5EC9"/>
    <w:rsid w:val="003A61D8"/>
    <w:rsid w:val="003A64B5"/>
    <w:rsid w:val="003A6852"/>
    <w:rsid w:val="003A6B6F"/>
    <w:rsid w:val="003A6CA4"/>
    <w:rsid w:val="003A7433"/>
    <w:rsid w:val="003A78A3"/>
    <w:rsid w:val="003A79CB"/>
    <w:rsid w:val="003A7D8E"/>
    <w:rsid w:val="003B067B"/>
    <w:rsid w:val="003B0C20"/>
    <w:rsid w:val="003B106B"/>
    <w:rsid w:val="003B2124"/>
    <w:rsid w:val="003B3024"/>
    <w:rsid w:val="003B3ABC"/>
    <w:rsid w:val="003B4962"/>
    <w:rsid w:val="003B4CF5"/>
    <w:rsid w:val="003B4E1F"/>
    <w:rsid w:val="003B5091"/>
    <w:rsid w:val="003B530C"/>
    <w:rsid w:val="003B5AB3"/>
    <w:rsid w:val="003B5CAB"/>
    <w:rsid w:val="003B6027"/>
    <w:rsid w:val="003B6115"/>
    <w:rsid w:val="003B66EF"/>
    <w:rsid w:val="003B6755"/>
    <w:rsid w:val="003B675C"/>
    <w:rsid w:val="003B6F7E"/>
    <w:rsid w:val="003B6FFA"/>
    <w:rsid w:val="003B70A2"/>
    <w:rsid w:val="003B796A"/>
    <w:rsid w:val="003B7C1E"/>
    <w:rsid w:val="003B7D3B"/>
    <w:rsid w:val="003C1254"/>
    <w:rsid w:val="003C1983"/>
    <w:rsid w:val="003C1D64"/>
    <w:rsid w:val="003C1D9A"/>
    <w:rsid w:val="003C2FAA"/>
    <w:rsid w:val="003C332D"/>
    <w:rsid w:val="003C4443"/>
    <w:rsid w:val="003C44B9"/>
    <w:rsid w:val="003C5439"/>
    <w:rsid w:val="003C543B"/>
    <w:rsid w:val="003C5595"/>
    <w:rsid w:val="003C55B1"/>
    <w:rsid w:val="003C5B73"/>
    <w:rsid w:val="003C656C"/>
    <w:rsid w:val="003D0473"/>
    <w:rsid w:val="003D07F3"/>
    <w:rsid w:val="003D0F9B"/>
    <w:rsid w:val="003D1077"/>
    <w:rsid w:val="003D15A1"/>
    <w:rsid w:val="003D1670"/>
    <w:rsid w:val="003D26AC"/>
    <w:rsid w:val="003D3027"/>
    <w:rsid w:val="003D3ACB"/>
    <w:rsid w:val="003D3C6C"/>
    <w:rsid w:val="003D3DD6"/>
    <w:rsid w:val="003D40B0"/>
    <w:rsid w:val="003D4A55"/>
    <w:rsid w:val="003D4B90"/>
    <w:rsid w:val="003D5592"/>
    <w:rsid w:val="003D5D57"/>
    <w:rsid w:val="003D5DEC"/>
    <w:rsid w:val="003D6603"/>
    <w:rsid w:val="003D7B8B"/>
    <w:rsid w:val="003E2A87"/>
    <w:rsid w:val="003E33DD"/>
    <w:rsid w:val="003E3441"/>
    <w:rsid w:val="003E3AF3"/>
    <w:rsid w:val="003E3BA3"/>
    <w:rsid w:val="003E3BC8"/>
    <w:rsid w:val="003E3BCC"/>
    <w:rsid w:val="003E3FD8"/>
    <w:rsid w:val="003E41A4"/>
    <w:rsid w:val="003E440C"/>
    <w:rsid w:val="003E4762"/>
    <w:rsid w:val="003E48DD"/>
    <w:rsid w:val="003E4A2D"/>
    <w:rsid w:val="003E4C2A"/>
    <w:rsid w:val="003E5015"/>
    <w:rsid w:val="003E5C66"/>
    <w:rsid w:val="003E5CEC"/>
    <w:rsid w:val="003E5FB5"/>
    <w:rsid w:val="003E6C29"/>
    <w:rsid w:val="003E7056"/>
    <w:rsid w:val="003E7999"/>
    <w:rsid w:val="003E7A71"/>
    <w:rsid w:val="003F027F"/>
    <w:rsid w:val="003F0B26"/>
    <w:rsid w:val="003F15F7"/>
    <w:rsid w:val="003F2B3D"/>
    <w:rsid w:val="003F3406"/>
    <w:rsid w:val="003F347A"/>
    <w:rsid w:val="003F3606"/>
    <w:rsid w:val="003F3F0B"/>
    <w:rsid w:val="003F455C"/>
    <w:rsid w:val="003F4B2A"/>
    <w:rsid w:val="003F51E2"/>
    <w:rsid w:val="003F5885"/>
    <w:rsid w:val="003F58AC"/>
    <w:rsid w:val="003F6990"/>
    <w:rsid w:val="003F72C9"/>
    <w:rsid w:val="003F7823"/>
    <w:rsid w:val="003F7F5B"/>
    <w:rsid w:val="0040077F"/>
    <w:rsid w:val="00401A7E"/>
    <w:rsid w:val="00401BC9"/>
    <w:rsid w:val="00402119"/>
    <w:rsid w:val="00402130"/>
    <w:rsid w:val="004027C7"/>
    <w:rsid w:val="0040283F"/>
    <w:rsid w:val="00402FE2"/>
    <w:rsid w:val="00403177"/>
    <w:rsid w:val="00403757"/>
    <w:rsid w:val="00403AC4"/>
    <w:rsid w:val="004040DC"/>
    <w:rsid w:val="0040425A"/>
    <w:rsid w:val="00404850"/>
    <w:rsid w:val="00405207"/>
    <w:rsid w:val="004055DF"/>
    <w:rsid w:val="004056DC"/>
    <w:rsid w:val="00405B67"/>
    <w:rsid w:val="00405BFF"/>
    <w:rsid w:val="0040632D"/>
    <w:rsid w:val="004063F7"/>
    <w:rsid w:val="004075C1"/>
    <w:rsid w:val="00407710"/>
    <w:rsid w:val="00407740"/>
    <w:rsid w:val="00407B48"/>
    <w:rsid w:val="00407C0C"/>
    <w:rsid w:val="00407E05"/>
    <w:rsid w:val="004102B3"/>
    <w:rsid w:val="004102C1"/>
    <w:rsid w:val="0041041F"/>
    <w:rsid w:val="0041172E"/>
    <w:rsid w:val="00411AE1"/>
    <w:rsid w:val="00412987"/>
    <w:rsid w:val="004135CC"/>
    <w:rsid w:val="0041371D"/>
    <w:rsid w:val="00414597"/>
    <w:rsid w:val="004150A5"/>
    <w:rsid w:val="00415299"/>
    <w:rsid w:val="004152E8"/>
    <w:rsid w:val="0041583C"/>
    <w:rsid w:val="004166BE"/>
    <w:rsid w:val="004168F4"/>
    <w:rsid w:val="00416C01"/>
    <w:rsid w:val="00416C7E"/>
    <w:rsid w:val="00416C96"/>
    <w:rsid w:val="00417177"/>
    <w:rsid w:val="00417E1B"/>
    <w:rsid w:val="00420520"/>
    <w:rsid w:val="00420BD8"/>
    <w:rsid w:val="00420F88"/>
    <w:rsid w:val="00421EF9"/>
    <w:rsid w:val="0042203E"/>
    <w:rsid w:val="00422061"/>
    <w:rsid w:val="004229DF"/>
    <w:rsid w:val="00422C52"/>
    <w:rsid w:val="00422E18"/>
    <w:rsid w:val="00422FB9"/>
    <w:rsid w:val="0042308A"/>
    <w:rsid w:val="004236A1"/>
    <w:rsid w:val="004237FD"/>
    <w:rsid w:val="00423F50"/>
    <w:rsid w:val="004241B4"/>
    <w:rsid w:val="004243ED"/>
    <w:rsid w:val="004249BE"/>
    <w:rsid w:val="00425641"/>
    <w:rsid w:val="00425699"/>
    <w:rsid w:val="004256BC"/>
    <w:rsid w:val="00425B9F"/>
    <w:rsid w:val="004266E6"/>
    <w:rsid w:val="00426F2D"/>
    <w:rsid w:val="00427043"/>
    <w:rsid w:val="00427542"/>
    <w:rsid w:val="00427E3E"/>
    <w:rsid w:val="00430CDD"/>
    <w:rsid w:val="004313AC"/>
    <w:rsid w:val="00431729"/>
    <w:rsid w:val="00431844"/>
    <w:rsid w:val="00431AC2"/>
    <w:rsid w:val="004328D8"/>
    <w:rsid w:val="0043331A"/>
    <w:rsid w:val="004337F2"/>
    <w:rsid w:val="00433B09"/>
    <w:rsid w:val="00433E4E"/>
    <w:rsid w:val="004340A9"/>
    <w:rsid w:val="004344A5"/>
    <w:rsid w:val="00434FD8"/>
    <w:rsid w:val="004367B4"/>
    <w:rsid w:val="00436DBB"/>
    <w:rsid w:val="0043725F"/>
    <w:rsid w:val="00437B86"/>
    <w:rsid w:val="00437BD8"/>
    <w:rsid w:val="00437D23"/>
    <w:rsid w:val="0044010D"/>
    <w:rsid w:val="004408DC"/>
    <w:rsid w:val="00440A71"/>
    <w:rsid w:val="00440DFC"/>
    <w:rsid w:val="00440FCC"/>
    <w:rsid w:val="004415B4"/>
    <w:rsid w:val="00441632"/>
    <w:rsid w:val="00441F7E"/>
    <w:rsid w:val="00442864"/>
    <w:rsid w:val="00443217"/>
    <w:rsid w:val="004434BA"/>
    <w:rsid w:val="00443575"/>
    <w:rsid w:val="00443D57"/>
    <w:rsid w:val="0044415A"/>
    <w:rsid w:val="0044415E"/>
    <w:rsid w:val="00444207"/>
    <w:rsid w:val="004443A2"/>
    <w:rsid w:val="00444C71"/>
    <w:rsid w:val="00444E83"/>
    <w:rsid w:val="00444F03"/>
    <w:rsid w:val="00445FF5"/>
    <w:rsid w:val="00446345"/>
    <w:rsid w:val="0044641B"/>
    <w:rsid w:val="00446CA9"/>
    <w:rsid w:val="00446DFE"/>
    <w:rsid w:val="004472F6"/>
    <w:rsid w:val="00447506"/>
    <w:rsid w:val="00450B47"/>
    <w:rsid w:val="00451302"/>
    <w:rsid w:val="0045158A"/>
    <w:rsid w:val="00451821"/>
    <w:rsid w:val="00451B4C"/>
    <w:rsid w:val="00451CEE"/>
    <w:rsid w:val="00452A02"/>
    <w:rsid w:val="00454534"/>
    <w:rsid w:val="0045491C"/>
    <w:rsid w:val="00456430"/>
    <w:rsid w:val="004565A3"/>
    <w:rsid w:val="00457386"/>
    <w:rsid w:val="00457418"/>
    <w:rsid w:val="004602C5"/>
    <w:rsid w:val="004607D5"/>
    <w:rsid w:val="00460EAB"/>
    <w:rsid w:val="00461154"/>
    <w:rsid w:val="00461993"/>
    <w:rsid w:val="00462225"/>
    <w:rsid w:val="00462532"/>
    <w:rsid w:val="00462E37"/>
    <w:rsid w:val="004630A6"/>
    <w:rsid w:val="0046327C"/>
    <w:rsid w:val="00463615"/>
    <w:rsid w:val="004638F4"/>
    <w:rsid w:val="00463D75"/>
    <w:rsid w:val="00464117"/>
    <w:rsid w:val="004646E1"/>
    <w:rsid w:val="00464A75"/>
    <w:rsid w:val="00464E6E"/>
    <w:rsid w:val="004656BA"/>
    <w:rsid w:val="00465EAE"/>
    <w:rsid w:val="004664A3"/>
    <w:rsid w:val="00466F6F"/>
    <w:rsid w:val="00467FA5"/>
    <w:rsid w:val="00471CA1"/>
    <w:rsid w:val="0047224E"/>
    <w:rsid w:val="00472255"/>
    <w:rsid w:val="004722C8"/>
    <w:rsid w:val="004723EB"/>
    <w:rsid w:val="00472B83"/>
    <w:rsid w:val="004731C5"/>
    <w:rsid w:val="004732D9"/>
    <w:rsid w:val="004733D6"/>
    <w:rsid w:val="00473438"/>
    <w:rsid w:val="00473CBA"/>
    <w:rsid w:val="0047429B"/>
    <w:rsid w:val="00474A7F"/>
    <w:rsid w:val="00474C2C"/>
    <w:rsid w:val="00474CA4"/>
    <w:rsid w:val="00475EAE"/>
    <w:rsid w:val="00475F7D"/>
    <w:rsid w:val="00477121"/>
    <w:rsid w:val="0047771E"/>
    <w:rsid w:val="00477856"/>
    <w:rsid w:val="004779F9"/>
    <w:rsid w:val="004806B5"/>
    <w:rsid w:val="00480A26"/>
    <w:rsid w:val="00480ADD"/>
    <w:rsid w:val="00481400"/>
    <w:rsid w:val="00481850"/>
    <w:rsid w:val="00481C91"/>
    <w:rsid w:val="00481F0C"/>
    <w:rsid w:val="004826A0"/>
    <w:rsid w:val="0048290F"/>
    <w:rsid w:val="00484BE1"/>
    <w:rsid w:val="004851D6"/>
    <w:rsid w:val="00485B60"/>
    <w:rsid w:val="00485C0C"/>
    <w:rsid w:val="00485C68"/>
    <w:rsid w:val="0048688E"/>
    <w:rsid w:val="00486FE0"/>
    <w:rsid w:val="00487B19"/>
    <w:rsid w:val="00490397"/>
    <w:rsid w:val="00490F19"/>
    <w:rsid w:val="00491188"/>
    <w:rsid w:val="0049162B"/>
    <w:rsid w:val="004919E0"/>
    <w:rsid w:val="00491A04"/>
    <w:rsid w:val="004930E1"/>
    <w:rsid w:val="00493D6C"/>
    <w:rsid w:val="00494350"/>
    <w:rsid w:val="00494A51"/>
    <w:rsid w:val="00494AED"/>
    <w:rsid w:val="00494FD6"/>
    <w:rsid w:val="00495002"/>
    <w:rsid w:val="004952E5"/>
    <w:rsid w:val="00495748"/>
    <w:rsid w:val="00495912"/>
    <w:rsid w:val="00495AC8"/>
    <w:rsid w:val="00496AE8"/>
    <w:rsid w:val="00496C88"/>
    <w:rsid w:val="00497347"/>
    <w:rsid w:val="004A0037"/>
    <w:rsid w:val="004A0436"/>
    <w:rsid w:val="004A0F4F"/>
    <w:rsid w:val="004A121A"/>
    <w:rsid w:val="004A1650"/>
    <w:rsid w:val="004A1D82"/>
    <w:rsid w:val="004A2F86"/>
    <w:rsid w:val="004A414C"/>
    <w:rsid w:val="004A42B8"/>
    <w:rsid w:val="004A438E"/>
    <w:rsid w:val="004A4CFE"/>
    <w:rsid w:val="004A50C4"/>
    <w:rsid w:val="004A52C6"/>
    <w:rsid w:val="004A5A26"/>
    <w:rsid w:val="004A62D9"/>
    <w:rsid w:val="004A6C35"/>
    <w:rsid w:val="004A756C"/>
    <w:rsid w:val="004B015A"/>
    <w:rsid w:val="004B0377"/>
    <w:rsid w:val="004B0945"/>
    <w:rsid w:val="004B0C84"/>
    <w:rsid w:val="004B0F1C"/>
    <w:rsid w:val="004B1C51"/>
    <w:rsid w:val="004B1D72"/>
    <w:rsid w:val="004B1DD2"/>
    <w:rsid w:val="004B308A"/>
    <w:rsid w:val="004B30A9"/>
    <w:rsid w:val="004B363E"/>
    <w:rsid w:val="004B37B5"/>
    <w:rsid w:val="004B3E05"/>
    <w:rsid w:val="004B3FB2"/>
    <w:rsid w:val="004B4807"/>
    <w:rsid w:val="004B4879"/>
    <w:rsid w:val="004B49FF"/>
    <w:rsid w:val="004B4C69"/>
    <w:rsid w:val="004B4E35"/>
    <w:rsid w:val="004B5435"/>
    <w:rsid w:val="004B5C23"/>
    <w:rsid w:val="004B5DE2"/>
    <w:rsid w:val="004B6FFF"/>
    <w:rsid w:val="004B7209"/>
    <w:rsid w:val="004B793E"/>
    <w:rsid w:val="004B7C14"/>
    <w:rsid w:val="004C0243"/>
    <w:rsid w:val="004C02FA"/>
    <w:rsid w:val="004C0C7E"/>
    <w:rsid w:val="004C1243"/>
    <w:rsid w:val="004C181B"/>
    <w:rsid w:val="004C1888"/>
    <w:rsid w:val="004C1BD3"/>
    <w:rsid w:val="004C1CFF"/>
    <w:rsid w:val="004C2386"/>
    <w:rsid w:val="004C2804"/>
    <w:rsid w:val="004C2A73"/>
    <w:rsid w:val="004C3600"/>
    <w:rsid w:val="004C38F0"/>
    <w:rsid w:val="004C390B"/>
    <w:rsid w:val="004C40D6"/>
    <w:rsid w:val="004C482D"/>
    <w:rsid w:val="004C529E"/>
    <w:rsid w:val="004C538B"/>
    <w:rsid w:val="004C5EAD"/>
    <w:rsid w:val="004C6833"/>
    <w:rsid w:val="004C7108"/>
    <w:rsid w:val="004C78EE"/>
    <w:rsid w:val="004C7F6F"/>
    <w:rsid w:val="004D1442"/>
    <w:rsid w:val="004D154E"/>
    <w:rsid w:val="004D1741"/>
    <w:rsid w:val="004D1C82"/>
    <w:rsid w:val="004D242B"/>
    <w:rsid w:val="004D2907"/>
    <w:rsid w:val="004D2B32"/>
    <w:rsid w:val="004D2FCC"/>
    <w:rsid w:val="004D3157"/>
    <w:rsid w:val="004D39E9"/>
    <w:rsid w:val="004D4462"/>
    <w:rsid w:val="004D475F"/>
    <w:rsid w:val="004D47EA"/>
    <w:rsid w:val="004D4F35"/>
    <w:rsid w:val="004D5420"/>
    <w:rsid w:val="004D5DFC"/>
    <w:rsid w:val="004D5E3E"/>
    <w:rsid w:val="004D5EF0"/>
    <w:rsid w:val="004D6B43"/>
    <w:rsid w:val="004D6B74"/>
    <w:rsid w:val="004D720D"/>
    <w:rsid w:val="004D7D15"/>
    <w:rsid w:val="004E043E"/>
    <w:rsid w:val="004E058D"/>
    <w:rsid w:val="004E0E12"/>
    <w:rsid w:val="004E0EAF"/>
    <w:rsid w:val="004E147B"/>
    <w:rsid w:val="004E15B9"/>
    <w:rsid w:val="004E203B"/>
    <w:rsid w:val="004E2186"/>
    <w:rsid w:val="004E2915"/>
    <w:rsid w:val="004E412F"/>
    <w:rsid w:val="004E4527"/>
    <w:rsid w:val="004E459A"/>
    <w:rsid w:val="004E4B2C"/>
    <w:rsid w:val="004E4CDE"/>
    <w:rsid w:val="004E5B6E"/>
    <w:rsid w:val="004E5B9A"/>
    <w:rsid w:val="004E6251"/>
    <w:rsid w:val="004E628A"/>
    <w:rsid w:val="004E67C8"/>
    <w:rsid w:val="004E6840"/>
    <w:rsid w:val="004E6E08"/>
    <w:rsid w:val="004E73C3"/>
    <w:rsid w:val="004E7980"/>
    <w:rsid w:val="004E7EB3"/>
    <w:rsid w:val="004E7EB7"/>
    <w:rsid w:val="004F03B2"/>
    <w:rsid w:val="004F0808"/>
    <w:rsid w:val="004F08A6"/>
    <w:rsid w:val="004F0C2C"/>
    <w:rsid w:val="004F1350"/>
    <w:rsid w:val="004F3546"/>
    <w:rsid w:val="004F38A8"/>
    <w:rsid w:val="004F399B"/>
    <w:rsid w:val="004F3AC2"/>
    <w:rsid w:val="004F40EC"/>
    <w:rsid w:val="004F4193"/>
    <w:rsid w:val="004F41BB"/>
    <w:rsid w:val="004F470A"/>
    <w:rsid w:val="004F4C8B"/>
    <w:rsid w:val="004F4E24"/>
    <w:rsid w:val="004F5D3B"/>
    <w:rsid w:val="004F6040"/>
    <w:rsid w:val="004F67EA"/>
    <w:rsid w:val="004F6CFB"/>
    <w:rsid w:val="004F7402"/>
    <w:rsid w:val="004F78B9"/>
    <w:rsid w:val="004F7B3F"/>
    <w:rsid w:val="005001FD"/>
    <w:rsid w:val="005003F5"/>
    <w:rsid w:val="00500497"/>
    <w:rsid w:val="00500B6A"/>
    <w:rsid w:val="00500DBA"/>
    <w:rsid w:val="00500E6A"/>
    <w:rsid w:val="00501AEC"/>
    <w:rsid w:val="00502D3D"/>
    <w:rsid w:val="005032B9"/>
    <w:rsid w:val="00503748"/>
    <w:rsid w:val="005038AF"/>
    <w:rsid w:val="00503AE4"/>
    <w:rsid w:val="00503FDA"/>
    <w:rsid w:val="00504819"/>
    <w:rsid w:val="00504AF3"/>
    <w:rsid w:val="00505C0E"/>
    <w:rsid w:val="00505C3F"/>
    <w:rsid w:val="00505F23"/>
    <w:rsid w:val="00506019"/>
    <w:rsid w:val="00506C82"/>
    <w:rsid w:val="00506D2E"/>
    <w:rsid w:val="00506F9B"/>
    <w:rsid w:val="00507136"/>
    <w:rsid w:val="005074E6"/>
    <w:rsid w:val="00507DF9"/>
    <w:rsid w:val="0051044E"/>
    <w:rsid w:val="0051071F"/>
    <w:rsid w:val="005107A0"/>
    <w:rsid w:val="005111F8"/>
    <w:rsid w:val="0051228A"/>
    <w:rsid w:val="00512C13"/>
    <w:rsid w:val="005133EC"/>
    <w:rsid w:val="00513527"/>
    <w:rsid w:val="00513626"/>
    <w:rsid w:val="00513C8B"/>
    <w:rsid w:val="00513E55"/>
    <w:rsid w:val="00513EE0"/>
    <w:rsid w:val="00514362"/>
    <w:rsid w:val="00514B14"/>
    <w:rsid w:val="00515C44"/>
    <w:rsid w:val="0051632B"/>
    <w:rsid w:val="00517118"/>
    <w:rsid w:val="005172B0"/>
    <w:rsid w:val="00517600"/>
    <w:rsid w:val="005206A8"/>
    <w:rsid w:val="00520740"/>
    <w:rsid w:val="0052074E"/>
    <w:rsid w:val="005207DE"/>
    <w:rsid w:val="00520A8F"/>
    <w:rsid w:val="00520CD7"/>
    <w:rsid w:val="005212EB"/>
    <w:rsid w:val="00521765"/>
    <w:rsid w:val="00522479"/>
    <w:rsid w:val="00522618"/>
    <w:rsid w:val="00522C11"/>
    <w:rsid w:val="00522F22"/>
    <w:rsid w:val="00523284"/>
    <w:rsid w:val="005232AE"/>
    <w:rsid w:val="005236D1"/>
    <w:rsid w:val="00523867"/>
    <w:rsid w:val="005241CB"/>
    <w:rsid w:val="0052498E"/>
    <w:rsid w:val="00524F8C"/>
    <w:rsid w:val="00525734"/>
    <w:rsid w:val="00525BF5"/>
    <w:rsid w:val="00526BA5"/>
    <w:rsid w:val="0052749B"/>
    <w:rsid w:val="00527B7F"/>
    <w:rsid w:val="0053112E"/>
    <w:rsid w:val="005312FD"/>
    <w:rsid w:val="005313F9"/>
    <w:rsid w:val="0053154A"/>
    <w:rsid w:val="00531E88"/>
    <w:rsid w:val="00531F0B"/>
    <w:rsid w:val="00532358"/>
    <w:rsid w:val="005325B7"/>
    <w:rsid w:val="005326D2"/>
    <w:rsid w:val="0053346D"/>
    <w:rsid w:val="0053354F"/>
    <w:rsid w:val="00533BC3"/>
    <w:rsid w:val="00533C4C"/>
    <w:rsid w:val="005346B3"/>
    <w:rsid w:val="005349C8"/>
    <w:rsid w:val="00534D5D"/>
    <w:rsid w:val="0053517D"/>
    <w:rsid w:val="0053598A"/>
    <w:rsid w:val="00535A2E"/>
    <w:rsid w:val="00536240"/>
    <w:rsid w:val="00536571"/>
    <w:rsid w:val="005365DC"/>
    <w:rsid w:val="00536ADD"/>
    <w:rsid w:val="00536D4B"/>
    <w:rsid w:val="00537411"/>
    <w:rsid w:val="0053759A"/>
    <w:rsid w:val="00537ABB"/>
    <w:rsid w:val="00537D17"/>
    <w:rsid w:val="00537F2E"/>
    <w:rsid w:val="00540416"/>
    <w:rsid w:val="00540A82"/>
    <w:rsid w:val="00540DF2"/>
    <w:rsid w:val="00541258"/>
    <w:rsid w:val="005414A3"/>
    <w:rsid w:val="00542DB7"/>
    <w:rsid w:val="00543804"/>
    <w:rsid w:val="00543B8D"/>
    <w:rsid w:val="005478BC"/>
    <w:rsid w:val="00550443"/>
    <w:rsid w:val="005509CD"/>
    <w:rsid w:val="00550C81"/>
    <w:rsid w:val="00552902"/>
    <w:rsid w:val="00552BD2"/>
    <w:rsid w:val="00552BDB"/>
    <w:rsid w:val="00552D86"/>
    <w:rsid w:val="005537D3"/>
    <w:rsid w:val="00554204"/>
    <w:rsid w:val="0055472E"/>
    <w:rsid w:val="00555261"/>
    <w:rsid w:val="0055701E"/>
    <w:rsid w:val="0055773B"/>
    <w:rsid w:val="00560169"/>
    <w:rsid w:val="00560C3B"/>
    <w:rsid w:val="00560E3A"/>
    <w:rsid w:val="005616F2"/>
    <w:rsid w:val="00562090"/>
    <w:rsid w:val="00562D55"/>
    <w:rsid w:val="00562FE9"/>
    <w:rsid w:val="0056315B"/>
    <w:rsid w:val="00563DAE"/>
    <w:rsid w:val="00563E34"/>
    <w:rsid w:val="00563F3A"/>
    <w:rsid w:val="005645A2"/>
    <w:rsid w:val="005648B7"/>
    <w:rsid w:val="00564B09"/>
    <w:rsid w:val="00564CC8"/>
    <w:rsid w:val="0056537C"/>
    <w:rsid w:val="00565626"/>
    <w:rsid w:val="0056573B"/>
    <w:rsid w:val="00565787"/>
    <w:rsid w:val="00566035"/>
    <w:rsid w:val="005662F2"/>
    <w:rsid w:val="005664E8"/>
    <w:rsid w:val="0056662A"/>
    <w:rsid w:val="0056734C"/>
    <w:rsid w:val="00567591"/>
    <w:rsid w:val="005675EE"/>
    <w:rsid w:val="00570631"/>
    <w:rsid w:val="00570712"/>
    <w:rsid w:val="00571197"/>
    <w:rsid w:val="00571538"/>
    <w:rsid w:val="00571EEF"/>
    <w:rsid w:val="005725A7"/>
    <w:rsid w:val="00572A5F"/>
    <w:rsid w:val="00572ED6"/>
    <w:rsid w:val="00573E38"/>
    <w:rsid w:val="00574189"/>
    <w:rsid w:val="00574B14"/>
    <w:rsid w:val="00574BAF"/>
    <w:rsid w:val="00574BE6"/>
    <w:rsid w:val="005755D9"/>
    <w:rsid w:val="0057574C"/>
    <w:rsid w:val="00576A39"/>
    <w:rsid w:val="00577172"/>
    <w:rsid w:val="0057754A"/>
    <w:rsid w:val="00577A01"/>
    <w:rsid w:val="00580D82"/>
    <w:rsid w:val="0058138E"/>
    <w:rsid w:val="005813BC"/>
    <w:rsid w:val="00581D8D"/>
    <w:rsid w:val="0058226A"/>
    <w:rsid w:val="00582761"/>
    <w:rsid w:val="00582E31"/>
    <w:rsid w:val="00582F57"/>
    <w:rsid w:val="00584AEA"/>
    <w:rsid w:val="00584D50"/>
    <w:rsid w:val="00584F9B"/>
    <w:rsid w:val="00585481"/>
    <w:rsid w:val="00586832"/>
    <w:rsid w:val="00586991"/>
    <w:rsid w:val="0058742C"/>
    <w:rsid w:val="005878CB"/>
    <w:rsid w:val="005878DE"/>
    <w:rsid w:val="00590195"/>
    <w:rsid w:val="005905EE"/>
    <w:rsid w:val="00590A49"/>
    <w:rsid w:val="00590ECC"/>
    <w:rsid w:val="00591480"/>
    <w:rsid w:val="00591BD8"/>
    <w:rsid w:val="00592111"/>
    <w:rsid w:val="00592279"/>
    <w:rsid w:val="0059342E"/>
    <w:rsid w:val="005939BB"/>
    <w:rsid w:val="00593F4C"/>
    <w:rsid w:val="0059494E"/>
    <w:rsid w:val="00594D94"/>
    <w:rsid w:val="00595E82"/>
    <w:rsid w:val="00595F38"/>
    <w:rsid w:val="005963E1"/>
    <w:rsid w:val="0059684B"/>
    <w:rsid w:val="00596974"/>
    <w:rsid w:val="00596EBE"/>
    <w:rsid w:val="0059738C"/>
    <w:rsid w:val="00597799"/>
    <w:rsid w:val="00597C5D"/>
    <w:rsid w:val="005A0685"/>
    <w:rsid w:val="005A0976"/>
    <w:rsid w:val="005A1231"/>
    <w:rsid w:val="005A1C55"/>
    <w:rsid w:val="005A23AD"/>
    <w:rsid w:val="005A26BC"/>
    <w:rsid w:val="005A2894"/>
    <w:rsid w:val="005A2947"/>
    <w:rsid w:val="005A2C7B"/>
    <w:rsid w:val="005A335A"/>
    <w:rsid w:val="005A394B"/>
    <w:rsid w:val="005A3CCE"/>
    <w:rsid w:val="005A3F4D"/>
    <w:rsid w:val="005A42C1"/>
    <w:rsid w:val="005A47FA"/>
    <w:rsid w:val="005A4A64"/>
    <w:rsid w:val="005A5189"/>
    <w:rsid w:val="005A520C"/>
    <w:rsid w:val="005A5829"/>
    <w:rsid w:val="005A5E56"/>
    <w:rsid w:val="005A5FBE"/>
    <w:rsid w:val="005A6315"/>
    <w:rsid w:val="005A6533"/>
    <w:rsid w:val="005A6832"/>
    <w:rsid w:val="005A6983"/>
    <w:rsid w:val="005A6EBA"/>
    <w:rsid w:val="005A72CE"/>
    <w:rsid w:val="005A76D0"/>
    <w:rsid w:val="005A7749"/>
    <w:rsid w:val="005A77DA"/>
    <w:rsid w:val="005A7923"/>
    <w:rsid w:val="005B059B"/>
    <w:rsid w:val="005B115D"/>
    <w:rsid w:val="005B1482"/>
    <w:rsid w:val="005B1783"/>
    <w:rsid w:val="005B19A3"/>
    <w:rsid w:val="005B217C"/>
    <w:rsid w:val="005B21BD"/>
    <w:rsid w:val="005B23A1"/>
    <w:rsid w:val="005B25EF"/>
    <w:rsid w:val="005B355A"/>
    <w:rsid w:val="005B43CE"/>
    <w:rsid w:val="005B4DB1"/>
    <w:rsid w:val="005B56A8"/>
    <w:rsid w:val="005B5944"/>
    <w:rsid w:val="005B5D37"/>
    <w:rsid w:val="005B5F85"/>
    <w:rsid w:val="005B614A"/>
    <w:rsid w:val="005B637D"/>
    <w:rsid w:val="005B641B"/>
    <w:rsid w:val="005B691C"/>
    <w:rsid w:val="005B6DE2"/>
    <w:rsid w:val="005B721D"/>
    <w:rsid w:val="005B7A4A"/>
    <w:rsid w:val="005B7EA7"/>
    <w:rsid w:val="005B7EE7"/>
    <w:rsid w:val="005C0688"/>
    <w:rsid w:val="005C0A10"/>
    <w:rsid w:val="005C0AC1"/>
    <w:rsid w:val="005C0B74"/>
    <w:rsid w:val="005C1138"/>
    <w:rsid w:val="005C1428"/>
    <w:rsid w:val="005C290E"/>
    <w:rsid w:val="005C2ECA"/>
    <w:rsid w:val="005C35F4"/>
    <w:rsid w:val="005C36D7"/>
    <w:rsid w:val="005C40D1"/>
    <w:rsid w:val="005C5518"/>
    <w:rsid w:val="005C558E"/>
    <w:rsid w:val="005C593C"/>
    <w:rsid w:val="005C613C"/>
    <w:rsid w:val="005C66C3"/>
    <w:rsid w:val="005C70B0"/>
    <w:rsid w:val="005C74AB"/>
    <w:rsid w:val="005C777C"/>
    <w:rsid w:val="005C7B7C"/>
    <w:rsid w:val="005C7BC5"/>
    <w:rsid w:val="005D0463"/>
    <w:rsid w:val="005D04CB"/>
    <w:rsid w:val="005D07DC"/>
    <w:rsid w:val="005D1094"/>
    <w:rsid w:val="005D19A1"/>
    <w:rsid w:val="005D1B8A"/>
    <w:rsid w:val="005D2684"/>
    <w:rsid w:val="005D26D3"/>
    <w:rsid w:val="005D29CB"/>
    <w:rsid w:val="005D2EE6"/>
    <w:rsid w:val="005D34AC"/>
    <w:rsid w:val="005D3D1A"/>
    <w:rsid w:val="005D3E4E"/>
    <w:rsid w:val="005D462F"/>
    <w:rsid w:val="005D479D"/>
    <w:rsid w:val="005D5EBF"/>
    <w:rsid w:val="005D658A"/>
    <w:rsid w:val="005D660A"/>
    <w:rsid w:val="005D7475"/>
    <w:rsid w:val="005E0A62"/>
    <w:rsid w:val="005E0A85"/>
    <w:rsid w:val="005E12BB"/>
    <w:rsid w:val="005E17A1"/>
    <w:rsid w:val="005E25CB"/>
    <w:rsid w:val="005E25E7"/>
    <w:rsid w:val="005E2EC1"/>
    <w:rsid w:val="005E2FBA"/>
    <w:rsid w:val="005E3FBE"/>
    <w:rsid w:val="005E4059"/>
    <w:rsid w:val="005E6A18"/>
    <w:rsid w:val="005E7046"/>
    <w:rsid w:val="005E7F1A"/>
    <w:rsid w:val="005F0478"/>
    <w:rsid w:val="005F06C2"/>
    <w:rsid w:val="005F077E"/>
    <w:rsid w:val="005F1554"/>
    <w:rsid w:val="005F1CE4"/>
    <w:rsid w:val="005F1D1A"/>
    <w:rsid w:val="005F21F6"/>
    <w:rsid w:val="005F2280"/>
    <w:rsid w:val="005F2D2E"/>
    <w:rsid w:val="005F30A4"/>
    <w:rsid w:val="005F312E"/>
    <w:rsid w:val="005F44A5"/>
    <w:rsid w:val="005F44ED"/>
    <w:rsid w:val="005F4696"/>
    <w:rsid w:val="005F4A59"/>
    <w:rsid w:val="005F4E55"/>
    <w:rsid w:val="005F6184"/>
    <w:rsid w:val="005F6576"/>
    <w:rsid w:val="005F691C"/>
    <w:rsid w:val="005F69EC"/>
    <w:rsid w:val="005F760F"/>
    <w:rsid w:val="005F7A3D"/>
    <w:rsid w:val="0060062A"/>
    <w:rsid w:val="006011D7"/>
    <w:rsid w:val="00601509"/>
    <w:rsid w:val="00602133"/>
    <w:rsid w:val="00602D71"/>
    <w:rsid w:val="00603740"/>
    <w:rsid w:val="00604159"/>
    <w:rsid w:val="006041FB"/>
    <w:rsid w:val="00604EC2"/>
    <w:rsid w:val="00604F6A"/>
    <w:rsid w:val="00605200"/>
    <w:rsid w:val="00605509"/>
    <w:rsid w:val="006057B2"/>
    <w:rsid w:val="00605C4B"/>
    <w:rsid w:val="0060601B"/>
    <w:rsid w:val="0060678A"/>
    <w:rsid w:val="00607BA9"/>
    <w:rsid w:val="00607F2F"/>
    <w:rsid w:val="00612136"/>
    <w:rsid w:val="00612964"/>
    <w:rsid w:val="00612E30"/>
    <w:rsid w:val="00612EBC"/>
    <w:rsid w:val="00613042"/>
    <w:rsid w:val="006136CF"/>
    <w:rsid w:val="006146D5"/>
    <w:rsid w:val="006146DB"/>
    <w:rsid w:val="0061474F"/>
    <w:rsid w:val="006150AA"/>
    <w:rsid w:val="006151DE"/>
    <w:rsid w:val="006151E3"/>
    <w:rsid w:val="00615417"/>
    <w:rsid w:val="00615AF5"/>
    <w:rsid w:val="0061650C"/>
    <w:rsid w:val="00616734"/>
    <w:rsid w:val="006167B1"/>
    <w:rsid w:val="00617331"/>
    <w:rsid w:val="00617FD7"/>
    <w:rsid w:val="006202D8"/>
    <w:rsid w:val="00621159"/>
    <w:rsid w:val="0062142E"/>
    <w:rsid w:val="006219D8"/>
    <w:rsid w:val="0062208C"/>
    <w:rsid w:val="0062214A"/>
    <w:rsid w:val="0062282A"/>
    <w:rsid w:val="00622BCE"/>
    <w:rsid w:val="00622CDA"/>
    <w:rsid w:val="006234AC"/>
    <w:rsid w:val="006247FF"/>
    <w:rsid w:val="00624D47"/>
    <w:rsid w:val="0062504F"/>
    <w:rsid w:val="006253F8"/>
    <w:rsid w:val="00625650"/>
    <w:rsid w:val="0062666D"/>
    <w:rsid w:val="00626695"/>
    <w:rsid w:val="00626CD6"/>
    <w:rsid w:val="00626DD9"/>
    <w:rsid w:val="006274DC"/>
    <w:rsid w:val="0062762B"/>
    <w:rsid w:val="00631ACF"/>
    <w:rsid w:val="00631D42"/>
    <w:rsid w:val="00632A8E"/>
    <w:rsid w:val="00632B5F"/>
    <w:rsid w:val="00633544"/>
    <w:rsid w:val="00633601"/>
    <w:rsid w:val="006337D1"/>
    <w:rsid w:val="00633AA9"/>
    <w:rsid w:val="00633E1E"/>
    <w:rsid w:val="0063400D"/>
    <w:rsid w:val="0063441A"/>
    <w:rsid w:val="006344D0"/>
    <w:rsid w:val="0063569E"/>
    <w:rsid w:val="006364A3"/>
    <w:rsid w:val="006368C7"/>
    <w:rsid w:val="00636B7C"/>
    <w:rsid w:val="00636E9B"/>
    <w:rsid w:val="006372F0"/>
    <w:rsid w:val="00637777"/>
    <w:rsid w:val="00637989"/>
    <w:rsid w:val="00637F8C"/>
    <w:rsid w:val="006403BD"/>
    <w:rsid w:val="00640F64"/>
    <w:rsid w:val="006421C1"/>
    <w:rsid w:val="00642363"/>
    <w:rsid w:val="006427D6"/>
    <w:rsid w:val="006429E7"/>
    <w:rsid w:val="00642CE5"/>
    <w:rsid w:val="00642FEC"/>
    <w:rsid w:val="0064376C"/>
    <w:rsid w:val="00643A9C"/>
    <w:rsid w:val="00643F0B"/>
    <w:rsid w:val="006441D4"/>
    <w:rsid w:val="006452A6"/>
    <w:rsid w:val="006452EC"/>
    <w:rsid w:val="00645987"/>
    <w:rsid w:val="00645B20"/>
    <w:rsid w:val="00645B67"/>
    <w:rsid w:val="006462FF"/>
    <w:rsid w:val="00646F98"/>
    <w:rsid w:val="00646FC8"/>
    <w:rsid w:val="006501E1"/>
    <w:rsid w:val="00650BC2"/>
    <w:rsid w:val="00650C83"/>
    <w:rsid w:val="006514F0"/>
    <w:rsid w:val="00651842"/>
    <w:rsid w:val="0065184D"/>
    <w:rsid w:val="006519B0"/>
    <w:rsid w:val="00651EB6"/>
    <w:rsid w:val="00651FF7"/>
    <w:rsid w:val="00652AF6"/>
    <w:rsid w:val="00653ECD"/>
    <w:rsid w:val="00654249"/>
    <w:rsid w:val="006549B7"/>
    <w:rsid w:val="00655010"/>
    <w:rsid w:val="006551EB"/>
    <w:rsid w:val="006552AA"/>
    <w:rsid w:val="00655487"/>
    <w:rsid w:val="00655AF2"/>
    <w:rsid w:val="00656DDC"/>
    <w:rsid w:val="0065756F"/>
    <w:rsid w:val="00657DE6"/>
    <w:rsid w:val="00657F93"/>
    <w:rsid w:val="006601D2"/>
    <w:rsid w:val="0066030B"/>
    <w:rsid w:val="0066044C"/>
    <w:rsid w:val="006604A6"/>
    <w:rsid w:val="006616B0"/>
    <w:rsid w:val="00661818"/>
    <w:rsid w:val="00661D5A"/>
    <w:rsid w:val="00662763"/>
    <w:rsid w:val="006628EB"/>
    <w:rsid w:val="00662BF2"/>
    <w:rsid w:val="0066378B"/>
    <w:rsid w:val="00663FF7"/>
    <w:rsid w:val="0066407B"/>
    <w:rsid w:val="00664378"/>
    <w:rsid w:val="00664BE6"/>
    <w:rsid w:val="00664C71"/>
    <w:rsid w:val="00666244"/>
    <w:rsid w:val="00666B23"/>
    <w:rsid w:val="00667788"/>
    <w:rsid w:val="00670483"/>
    <w:rsid w:val="0067136C"/>
    <w:rsid w:val="006715D2"/>
    <w:rsid w:val="0067198E"/>
    <w:rsid w:val="0067242C"/>
    <w:rsid w:val="006728D0"/>
    <w:rsid w:val="00674340"/>
    <w:rsid w:val="00674BDE"/>
    <w:rsid w:val="006753F1"/>
    <w:rsid w:val="006759DC"/>
    <w:rsid w:val="00675F54"/>
    <w:rsid w:val="00676481"/>
    <w:rsid w:val="006767DB"/>
    <w:rsid w:val="00676CC5"/>
    <w:rsid w:val="00676EFE"/>
    <w:rsid w:val="00677C92"/>
    <w:rsid w:val="00677D4D"/>
    <w:rsid w:val="00680048"/>
    <w:rsid w:val="006800D1"/>
    <w:rsid w:val="00680618"/>
    <w:rsid w:val="00680C29"/>
    <w:rsid w:val="006812BC"/>
    <w:rsid w:val="00681711"/>
    <w:rsid w:val="006820FB"/>
    <w:rsid w:val="0068271B"/>
    <w:rsid w:val="006827AF"/>
    <w:rsid w:val="00682993"/>
    <w:rsid w:val="00682DF1"/>
    <w:rsid w:val="00682F1B"/>
    <w:rsid w:val="00684E08"/>
    <w:rsid w:val="00684E23"/>
    <w:rsid w:val="006851BA"/>
    <w:rsid w:val="0068611E"/>
    <w:rsid w:val="006867EB"/>
    <w:rsid w:val="00686B86"/>
    <w:rsid w:val="00686C06"/>
    <w:rsid w:val="00686D56"/>
    <w:rsid w:val="00687653"/>
    <w:rsid w:val="00687D4A"/>
    <w:rsid w:val="0069005C"/>
    <w:rsid w:val="00690A2C"/>
    <w:rsid w:val="00690DDC"/>
    <w:rsid w:val="00691544"/>
    <w:rsid w:val="00691980"/>
    <w:rsid w:val="00691BF5"/>
    <w:rsid w:val="00691CC8"/>
    <w:rsid w:val="0069218A"/>
    <w:rsid w:val="006921D3"/>
    <w:rsid w:val="00692743"/>
    <w:rsid w:val="0069356D"/>
    <w:rsid w:val="00693EF0"/>
    <w:rsid w:val="00694E1F"/>
    <w:rsid w:val="00694FEC"/>
    <w:rsid w:val="0069508D"/>
    <w:rsid w:val="00695097"/>
    <w:rsid w:val="00695564"/>
    <w:rsid w:val="0069646E"/>
    <w:rsid w:val="00696711"/>
    <w:rsid w:val="00696C8A"/>
    <w:rsid w:val="006976CD"/>
    <w:rsid w:val="00697C16"/>
    <w:rsid w:val="00697ED8"/>
    <w:rsid w:val="006A015C"/>
    <w:rsid w:val="006A0198"/>
    <w:rsid w:val="006A0EBF"/>
    <w:rsid w:val="006A108D"/>
    <w:rsid w:val="006A1A45"/>
    <w:rsid w:val="006A26C1"/>
    <w:rsid w:val="006A2FE8"/>
    <w:rsid w:val="006A3622"/>
    <w:rsid w:val="006A427F"/>
    <w:rsid w:val="006A4527"/>
    <w:rsid w:val="006A5767"/>
    <w:rsid w:val="006A5F0A"/>
    <w:rsid w:val="006A5F96"/>
    <w:rsid w:val="006A66F6"/>
    <w:rsid w:val="006A7220"/>
    <w:rsid w:val="006A7365"/>
    <w:rsid w:val="006A7475"/>
    <w:rsid w:val="006A76EA"/>
    <w:rsid w:val="006B0454"/>
    <w:rsid w:val="006B1315"/>
    <w:rsid w:val="006B1593"/>
    <w:rsid w:val="006B2109"/>
    <w:rsid w:val="006B219E"/>
    <w:rsid w:val="006B2411"/>
    <w:rsid w:val="006B25CB"/>
    <w:rsid w:val="006B277F"/>
    <w:rsid w:val="006B2994"/>
    <w:rsid w:val="006B2B9F"/>
    <w:rsid w:val="006B328D"/>
    <w:rsid w:val="006B32E4"/>
    <w:rsid w:val="006B3770"/>
    <w:rsid w:val="006B3EFC"/>
    <w:rsid w:val="006B3EFF"/>
    <w:rsid w:val="006B48C7"/>
    <w:rsid w:val="006B5225"/>
    <w:rsid w:val="006B5263"/>
    <w:rsid w:val="006B5F55"/>
    <w:rsid w:val="006B7077"/>
    <w:rsid w:val="006B7350"/>
    <w:rsid w:val="006B77C0"/>
    <w:rsid w:val="006B7AB8"/>
    <w:rsid w:val="006B7ECF"/>
    <w:rsid w:val="006C0364"/>
    <w:rsid w:val="006C08E7"/>
    <w:rsid w:val="006C18DB"/>
    <w:rsid w:val="006C1A92"/>
    <w:rsid w:val="006C2B2F"/>
    <w:rsid w:val="006C2CFF"/>
    <w:rsid w:val="006C3123"/>
    <w:rsid w:val="006C3CFA"/>
    <w:rsid w:val="006C3FDD"/>
    <w:rsid w:val="006C5A76"/>
    <w:rsid w:val="006C5FDF"/>
    <w:rsid w:val="006C6C6F"/>
    <w:rsid w:val="006C6FA8"/>
    <w:rsid w:val="006C710F"/>
    <w:rsid w:val="006C73DC"/>
    <w:rsid w:val="006C7A0C"/>
    <w:rsid w:val="006D0171"/>
    <w:rsid w:val="006D0251"/>
    <w:rsid w:val="006D09EF"/>
    <w:rsid w:val="006D11FC"/>
    <w:rsid w:val="006D23F4"/>
    <w:rsid w:val="006D25DD"/>
    <w:rsid w:val="006D260E"/>
    <w:rsid w:val="006D2A1E"/>
    <w:rsid w:val="006D2E3D"/>
    <w:rsid w:val="006D2F66"/>
    <w:rsid w:val="006D3C6D"/>
    <w:rsid w:val="006D3E9A"/>
    <w:rsid w:val="006D4130"/>
    <w:rsid w:val="006D4198"/>
    <w:rsid w:val="006D4BE6"/>
    <w:rsid w:val="006D51E6"/>
    <w:rsid w:val="006D5CD2"/>
    <w:rsid w:val="006D63D5"/>
    <w:rsid w:val="006D79D5"/>
    <w:rsid w:val="006D7FC5"/>
    <w:rsid w:val="006E0180"/>
    <w:rsid w:val="006E070A"/>
    <w:rsid w:val="006E0CAF"/>
    <w:rsid w:val="006E14BF"/>
    <w:rsid w:val="006E16C5"/>
    <w:rsid w:val="006E1E27"/>
    <w:rsid w:val="006E2516"/>
    <w:rsid w:val="006E32F9"/>
    <w:rsid w:val="006E3CF6"/>
    <w:rsid w:val="006E40E4"/>
    <w:rsid w:val="006E43E6"/>
    <w:rsid w:val="006E4467"/>
    <w:rsid w:val="006E44DC"/>
    <w:rsid w:val="006E4727"/>
    <w:rsid w:val="006E4C1F"/>
    <w:rsid w:val="006E4E73"/>
    <w:rsid w:val="006E6972"/>
    <w:rsid w:val="006E74C5"/>
    <w:rsid w:val="006E7B3E"/>
    <w:rsid w:val="006E7FED"/>
    <w:rsid w:val="006F0632"/>
    <w:rsid w:val="006F0952"/>
    <w:rsid w:val="006F0AB4"/>
    <w:rsid w:val="006F0ABB"/>
    <w:rsid w:val="006F2570"/>
    <w:rsid w:val="006F2726"/>
    <w:rsid w:val="006F2765"/>
    <w:rsid w:val="006F28A6"/>
    <w:rsid w:val="006F32AA"/>
    <w:rsid w:val="006F32EB"/>
    <w:rsid w:val="006F3392"/>
    <w:rsid w:val="006F373F"/>
    <w:rsid w:val="006F3879"/>
    <w:rsid w:val="006F3F9D"/>
    <w:rsid w:val="006F4AF9"/>
    <w:rsid w:val="006F54A3"/>
    <w:rsid w:val="006F5C2D"/>
    <w:rsid w:val="006F5C3D"/>
    <w:rsid w:val="006F5D81"/>
    <w:rsid w:val="006F609A"/>
    <w:rsid w:val="006F6B3D"/>
    <w:rsid w:val="006F6F20"/>
    <w:rsid w:val="006F78FA"/>
    <w:rsid w:val="006F7AF6"/>
    <w:rsid w:val="00701786"/>
    <w:rsid w:val="00701821"/>
    <w:rsid w:val="00701F2D"/>
    <w:rsid w:val="00702ABB"/>
    <w:rsid w:val="007031B4"/>
    <w:rsid w:val="007035E1"/>
    <w:rsid w:val="007036F9"/>
    <w:rsid w:val="007041E2"/>
    <w:rsid w:val="00705F00"/>
    <w:rsid w:val="00706616"/>
    <w:rsid w:val="00706678"/>
    <w:rsid w:val="00706842"/>
    <w:rsid w:val="00706D0A"/>
    <w:rsid w:val="0070771E"/>
    <w:rsid w:val="00707ADB"/>
    <w:rsid w:val="00710366"/>
    <w:rsid w:val="0071067D"/>
    <w:rsid w:val="00712192"/>
    <w:rsid w:val="00713AEA"/>
    <w:rsid w:val="00713DC0"/>
    <w:rsid w:val="00714620"/>
    <w:rsid w:val="0071500A"/>
    <w:rsid w:val="007158CF"/>
    <w:rsid w:val="007159F2"/>
    <w:rsid w:val="00715C14"/>
    <w:rsid w:val="00715EC1"/>
    <w:rsid w:val="0071647B"/>
    <w:rsid w:val="00717851"/>
    <w:rsid w:val="00717B77"/>
    <w:rsid w:val="007200C4"/>
    <w:rsid w:val="0072092D"/>
    <w:rsid w:val="007209D0"/>
    <w:rsid w:val="00720ABB"/>
    <w:rsid w:val="00720ACE"/>
    <w:rsid w:val="00720AD6"/>
    <w:rsid w:val="00720D6D"/>
    <w:rsid w:val="00720F87"/>
    <w:rsid w:val="00722631"/>
    <w:rsid w:val="007226D7"/>
    <w:rsid w:val="00722777"/>
    <w:rsid w:val="00722779"/>
    <w:rsid w:val="00723A9C"/>
    <w:rsid w:val="0072441A"/>
    <w:rsid w:val="00724691"/>
    <w:rsid w:val="00724BAD"/>
    <w:rsid w:val="007250D5"/>
    <w:rsid w:val="00725279"/>
    <w:rsid w:val="00725290"/>
    <w:rsid w:val="007252E1"/>
    <w:rsid w:val="00725A5F"/>
    <w:rsid w:val="007260BA"/>
    <w:rsid w:val="007268CE"/>
    <w:rsid w:val="00726BC7"/>
    <w:rsid w:val="00730409"/>
    <w:rsid w:val="0073054C"/>
    <w:rsid w:val="007317C2"/>
    <w:rsid w:val="00731D78"/>
    <w:rsid w:val="00732099"/>
    <w:rsid w:val="0073273D"/>
    <w:rsid w:val="00732C52"/>
    <w:rsid w:val="0073318E"/>
    <w:rsid w:val="007337FC"/>
    <w:rsid w:val="00733976"/>
    <w:rsid w:val="00733A74"/>
    <w:rsid w:val="0073479C"/>
    <w:rsid w:val="00735AC5"/>
    <w:rsid w:val="0073689A"/>
    <w:rsid w:val="007377D8"/>
    <w:rsid w:val="007378FE"/>
    <w:rsid w:val="0073798A"/>
    <w:rsid w:val="00737CD8"/>
    <w:rsid w:val="007417A4"/>
    <w:rsid w:val="00741F25"/>
    <w:rsid w:val="00744545"/>
    <w:rsid w:val="00745761"/>
    <w:rsid w:val="00745A3E"/>
    <w:rsid w:val="00745F72"/>
    <w:rsid w:val="0074673F"/>
    <w:rsid w:val="00746B2B"/>
    <w:rsid w:val="00746CF9"/>
    <w:rsid w:val="00747818"/>
    <w:rsid w:val="00747A58"/>
    <w:rsid w:val="00747E63"/>
    <w:rsid w:val="007500BF"/>
    <w:rsid w:val="00750260"/>
    <w:rsid w:val="007509B8"/>
    <w:rsid w:val="00750A22"/>
    <w:rsid w:val="00751833"/>
    <w:rsid w:val="00751BC7"/>
    <w:rsid w:val="00751D23"/>
    <w:rsid w:val="00752209"/>
    <w:rsid w:val="007527AC"/>
    <w:rsid w:val="00753053"/>
    <w:rsid w:val="00754E88"/>
    <w:rsid w:val="0075552C"/>
    <w:rsid w:val="007559D4"/>
    <w:rsid w:val="00755D98"/>
    <w:rsid w:val="007567FE"/>
    <w:rsid w:val="007568B8"/>
    <w:rsid w:val="00756AB6"/>
    <w:rsid w:val="00756B41"/>
    <w:rsid w:val="00756BEF"/>
    <w:rsid w:val="00757CD3"/>
    <w:rsid w:val="00757D8A"/>
    <w:rsid w:val="007602A7"/>
    <w:rsid w:val="00760B27"/>
    <w:rsid w:val="007612A3"/>
    <w:rsid w:val="00761CC4"/>
    <w:rsid w:val="00761DFA"/>
    <w:rsid w:val="00762C51"/>
    <w:rsid w:val="0076443F"/>
    <w:rsid w:val="0076553A"/>
    <w:rsid w:val="00765575"/>
    <w:rsid w:val="00765C3A"/>
    <w:rsid w:val="007679C2"/>
    <w:rsid w:val="007700DD"/>
    <w:rsid w:val="0077019F"/>
    <w:rsid w:val="0077044E"/>
    <w:rsid w:val="00771845"/>
    <w:rsid w:val="0077256B"/>
    <w:rsid w:val="007727C9"/>
    <w:rsid w:val="00772A69"/>
    <w:rsid w:val="00772BB6"/>
    <w:rsid w:val="00773FE2"/>
    <w:rsid w:val="007741B2"/>
    <w:rsid w:val="007745DA"/>
    <w:rsid w:val="0077523B"/>
    <w:rsid w:val="007757CB"/>
    <w:rsid w:val="00775F58"/>
    <w:rsid w:val="00775FD8"/>
    <w:rsid w:val="00777574"/>
    <w:rsid w:val="00777B05"/>
    <w:rsid w:val="00777C95"/>
    <w:rsid w:val="00777E80"/>
    <w:rsid w:val="00780360"/>
    <w:rsid w:val="0078098D"/>
    <w:rsid w:val="007809C7"/>
    <w:rsid w:val="00781552"/>
    <w:rsid w:val="007818F1"/>
    <w:rsid w:val="00781968"/>
    <w:rsid w:val="007821B7"/>
    <w:rsid w:val="007838F4"/>
    <w:rsid w:val="00783DE7"/>
    <w:rsid w:val="00784126"/>
    <w:rsid w:val="00784EF5"/>
    <w:rsid w:val="00786835"/>
    <w:rsid w:val="00786E29"/>
    <w:rsid w:val="00787132"/>
    <w:rsid w:val="0078714C"/>
    <w:rsid w:val="00787E80"/>
    <w:rsid w:val="00787FE8"/>
    <w:rsid w:val="0079077C"/>
    <w:rsid w:val="00790B2B"/>
    <w:rsid w:val="007910C5"/>
    <w:rsid w:val="007917CD"/>
    <w:rsid w:val="007932BC"/>
    <w:rsid w:val="00793D0C"/>
    <w:rsid w:val="00794CFA"/>
    <w:rsid w:val="00795665"/>
    <w:rsid w:val="00795DB3"/>
    <w:rsid w:val="00795EAD"/>
    <w:rsid w:val="00796174"/>
    <w:rsid w:val="0079619B"/>
    <w:rsid w:val="007965FC"/>
    <w:rsid w:val="0079684C"/>
    <w:rsid w:val="00796D84"/>
    <w:rsid w:val="00796DBB"/>
    <w:rsid w:val="007979D7"/>
    <w:rsid w:val="007A0665"/>
    <w:rsid w:val="007A1156"/>
    <w:rsid w:val="007A12A0"/>
    <w:rsid w:val="007A13A2"/>
    <w:rsid w:val="007A16C6"/>
    <w:rsid w:val="007A1731"/>
    <w:rsid w:val="007A1BC1"/>
    <w:rsid w:val="007A20C7"/>
    <w:rsid w:val="007A244F"/>
    <w:rsid w:val="007A2BAD"/>
    <w:rsid w:val="007A34DF"/>
    <w:rsid w:val="007A39F8"/>
    <w:rsid w:val="007A4174"/>
    <w:rsid w:val="007A5F08"/>
    <w:rsid w:val="007A5F4D"/>
    <w:rsid w:val="007A6DD5"/>
    <w:rsid w:val="007A6F5A"/>
    <w:rsid w:val="007A763E"/>
    <w:rsid w:val="007B054C"/>
    <w:rsid w:val="007B0813"/>
    <w:rsid w:val="007B1105"/>
    <w:rsid w:val="007B1625"/>
    <w:rsid w:val="007B1ADC"/>
    <w:rsid w:val="007B1F1C"/>
    <w:rsid w:val="007B22AB"/>
    <w:rsid w:val="007B28C4"/>
    <w:rsid w:val="007B3584"/>
    <w:rsid w:val="007B4646"/>
    <w:rsid w:val="007B4966"/>
    <w:rsid w:val="007B4A42"/>
    <w:rsid w:val="007B4D9C"/>
    <w:rsid w:val="007B51EE"/>
    <w:rsid w:val="007B5518"/>
    <w:rsid w:val="007B5639"/>
    <w:rsid w:val="007B5762"/>
    <w:rsid w:val="007B6524"/>
    <w:rsid w:val="007B6EDC"/>
    <w:rsid w:val="007B6F5C"/>
    <w:rsid w:val="007B7220"/>
    <w:rsid w:val="007B766F"/>
    <w:rsid w:val="007B78D1"/>
    <w:rsid w:val="007B7A34"/>
    <w:rsid w:val="007B7C10"/>
    <w:rsid w:val="007C03E1"/>
    <w:rsid w:val="007C1691"/>
    <w:rsid w:val="007C1863"/>
    <w:rsid w:val="007C3A77"/>
    <w:rsid w:val="007C457C"/>
    <w:rsid w:val="007C4829"/>
    <w:rsid w:val="007C4CDD"/>
    <w:rsid w:val="007C4F32"/>
    <w:rsid w:val="007C5487"/>
    <w:rsid w:val="007C5BAF"/>
    <w:rsid w:val="007C64DC"/>
    <w:rsid w:val="007C69BA"/>
    <w:rsid w:val="007C6A28"/>
    <w:rsid w:val="007C76BA"/>
    <w:rsid w:val="007D0243"/>
    <w:rsid w:val="007D0342"/>
    <w:rsid w:val="007D0519"/>
    <w:rsid w:val="007D0580"/>
    <w:rsid w:val="007D0DC0"/>
    <w:rsid w:val="007D0E36"/>
    <w:rsid w:val="007D0E91"/>
    <w:rsid w:val="007D1D0B"/>
    <w:rsid w:val="007D260A"/>
    <w:rsid w:val="007D2881"/>
    <w:rsid w:val="007D2933"/>
    <w:rsid w:val="007D3860"/>
    <w:rsid w:val="007D39D6"/>
    <w:rsid w:val="007D3DF8"/>
    <w:rsid w:val="007D3E42"/>
    <w:rsid w:val="007D3EC3"/>
    <w:rsid w:val="007D432D"/>
    <w:rsid w:val="007D45AF"/>
    <w:rsid w:val="007D5D63"/>
    <w:rsid w:val="007D64BB"/>
    <w:rsid w:val="007D65BA"/>
    <w:rsid w:val="007D70E3"/>
    <w:rsid w:val="007D716E"/>
    <w:rsid w:val="007D71F8"/>
    <w:rsid w:val="007D79DB"/>
    <w:rsid w:val="007D7DF6"/>
    <w:rsid w:val="007D7FFB"/>
    <w:rsid w:val="007E052B"/>
    <w:rsid w:val="007E1360"/>
    <w:rsid w:val="007E2B44"/>
    <w:rsid w:val="007E2E7D"/>
    <w:rsid w:val="007E319B"/>
    <w:rsid w:val="007E380B"/>
    <w:rsid w:val="007E3928"/>
    <w:rsid w:val="007E3A8D"/>
    <w:rsid w:val="007E3DFB"/>
    <w:rsid w:val="007E3FE6"/>
    <w:rsid w:val="007E4F38"/>
    <w:rsid w:val="007E535F"/>
    <w:rsid w:val="007E618F"/>
    <w:rsid w:val="007E6CE6"/>
    <w:rsid w:val="007E76C5"/>
    <w:rsid w:val="007F055E"/>
    <w:rsid w:val="007F0EC6"/>
    <w:rsid w:val="007F0F62"/>
    <w:rsid w:val="007F13B6"/>
    <w:rsid w:val="007F3896"/>
    <w:rsid w:val="007F3B4E"/>
    <w:rsid w:val="007F3EA1"/>
    <w:rsid w:val="007F495B"/>
    <w:rsid w:val="007F5483"/>
    <w:rsid w:val="007F570E"/>
    <w:rsid w:val="007F5E36"/>
    <w:rsid w:val="007F71AC"/>
    <w:rsid w:val="007F7270"/>
    <w:rsid w:val="007F7952"/>
    <w:rsid w:val="007F7B7E"/>
    <w:rsid w:val="007F7CEA"/>
    <w:rsid w:val="007F7DBE"/>
    <w:rsid w:val="0080055D"/>
    <w:rsid w:val="00800EF8"/>
    <w:rsid w:val="00800EFE"/>
    <w:rsid w:val="00801F62"/>
    <w:rsid w:val="0080209A"/>
    <w:rsid w:val="00802B46"/>
    <w:rsid w:val="00803181"/>
    <w:rsid w:val="00803244"/>
    <w:rsid w:val="0080356B"/>
    <w:rsid w:val="00803829"/>
    <w:rsid w:val="00804174"/>
    <w:rsid w:val="0080435E"/>
    <w:rsid w:val="00804DEE"/>
    <w:rsid w:val="0080523A"/>
    <w:rsid w:val="00805A54"/>
    <w:rsid w:val="00805C97"/>
    <w:rsid w:val="0080624D"/>
    <w:rsid w:val="008062F0"/>
    <w:rsid w:val="00806E4B"/>
    <w:rsid w:val="00806E52"/>
    <w:rsid w:val="008071E1"/>
    <w:rsid w:val="0080773B"/>
    <w:rsid w:val="0080790F"/>
    <w:rsid w:val="00807F43"/>
    <w:rsid w:val="0081074B"/>
    <w:rsid w:val="008107DD"/>
    <w:rsid w:val="0081164D"/>
    <w:rsid w:val="008126DE"/>
    <w:rsid w:val="00812C36"/>
    <w:rsid w:val="00812CB0"/>
    <w:rsid w:val="00812CDA"/>
    <w:rsid w:val="00812EEA"/>
    <w:rsid w:val="00814BF2"/>
    <w:rsid w:val="00815B4D"/>
    <w:rsid w:val="008172ED"/>
    <w:rsid w:val="00817657"/>
    <w:rsid w:val="00817A98"/>
    <w:rsid w:val="00817D20"/>
    <w:rsid w:val="00817E9B"/>
    <w:rsid w:val="00820037"/>
    <w:rsid w:val="00820604"/>
    <w:rsid w:val="00820640"/>
    <w:rsid w:val="00820B99"/>
    <w:rsid w:val="00821D09"/>
    <w:rsid w:val="00821F45"/>
    <w:rsid w:val="00822B95"/>
    <w:rsid w:val="008231DF"/>
    <w:rsid w:val="0082333E"/>
    <w:rsid w:val="0082392C"/>
    <w:rsid w:val="00823E70"/>
    <w:rsid w:val="00823FF5"/>
    <w:rsid w:val="00825186"/>
    <w:rsid w:val="0082561E"/>
    <w:rsid w:val="00825AC0"/>
    <w:rsid w:val="008261D0"/>
    <w:rsid w:val="0082674C"/>
    <w:rsid w:val="008267FA"/>
    <w:rsid w:val="00826F3C"/>
    <w:rsid w:val="0082730C"/>
    <w:rsid w:val="00827E10"/>
    <w:rsid w:val="00830C47"/>
    <w:rsid w:val="00830E12"/>
    <w:rsid w:val="008314B3"/>
    <w:rsid w:val="008316DD"/>
    <w:rsid w:val="00831BA6"/>
    <w:rsid w:val="00831BB3"/>
    <w:rsid w:val="00831D0A"/>
    <w:rsid w:val="0083228F"/>
    <w:rsid w:val="00832341"/>
    <w:rsid w:val="008328FE"/>
    <w:rsid w:val="008335DF"/>
    <w:rsid w:val="00833634"/>
    <w:rsid w:val="008345E2"/>
    <w:rsid w:val="008350F1"/>
    <w:rsid w:val="00835608"/>
    <w:rsid w:val="00835C67"/>
    <w:rsid w:val="00835FA6"/>
    <w:rsid w:val="00836AA8"/>
    <w:rsid w:val="008379D1"/>
    <w:rsid w:val="00837CFE"/>
    <w:rsid w:val="0084052A"/>
    <w:rsid w:val="008405FE"/>
    <w:rsid w:val="0084071B"/>
    <w:rsid w:val="008409D4"/>
    <w:rsid w:val="00841A29"/>
    <w:rsid w:val="00841A30"/>
    <w:rsid w:val="00841AB3"/>
    <w:rsid w:val="00841FA3"/>
    <w:rsid w:val="0084296D"/>
    <w:rsid w:val="00842B9D"/>
    <w:rsid w:val="00842EB0"/>
    <w:rsid w:val="008440EA"/>
    <w:rsid w:val="00844391"/>
    <w:rsid w:val="00844A26"/>
    <w:rsid w:val="008450DC"/>
    <w:rsid w:val="008464D1"/>
    <w:rsid w:val="0085019E"/>
    <w:rsid w:val="0085075B"/>
    <w:rsid w:val="008507A9"/>
    <w:rsid w:val="00850934"/>
    <w:rsid w:val="00850994"/>
    <w:rsid w:val="008520FB"/>
    <w:rsid w:val="008527A6"/>
    <w:rsid w:val="00852873"/>
    <w:rsid w:val="00852E25"/>
    <w:rsid w:val="008543B9"/>
    <w:rsid w:val="0085445A"/>
    <w:rsid w:val="00854AF8"/>
    <w:rsid w:val="008554E4"/>
    <w:rsid w:val="00856224"/>
    <w:rsid w:val="0085671A"/>
    <w:rsid w:val="008569CD"/>
    <w:rsid w:val="00856B4D"/>
    <w:rsid w:val="00856BB1"/>
    <w:rsid w:val="00856CA6"/>
    <w:rsid w:val="00856E5A"/>
    <w:rsid w:val="00856F90"/>
    <w:rsid w:val="0085729F"/>
    <w:rsid w:val="0085732F"/>
    <w:rsid w:val="00857393"/>
    <w:rsid w:val="00857555"/>
    <w:rsid w:val="00860735"/>
    <w:rsid w:val="00860D65"/>
    <w:rsid w:val="00860FE8"/>
    <w:rsid w:val="00861117"/>
    <w:rsid w:val="008618FE"/>
    <w:rsid w:val="008619BD"/>
    <w:rsid w:val="00861B43"/>
    <w:rsid w:val="00862A5C"/>
    <w:rsid w:val="00862E9B"/>
    <w:rsid w:val="008631F4"/>
    <w:rsid w:val="00863536"/>
    <w:rsid w:val="00864274"/>
    <w:rsid w:val="00864502"/>
    <w:rsid w:val="00865810"/>
    <w:rsid w:val="0086585C"/>
    <w:rsid w:val="00865CD2"/>
    <w:rsid w:val="00866261"/>
    <w:rsid w:val="00870646"/>
    <w:rsid w:val="0087088B"/>
    <w:rsid w:val="00870C26"/>
    <w:rsid w:val="00871260"/>
    <w:rsid w:val="00871E9C"/>
    <w:rsid w:val="0087216D"/>
    <w:rsid w:val="00873AEB"/>
    <w:rsid w:val="00873D5B"/>
    <w:rsid w:val="0087425D"/>
    <w:rsid w:val="0087427B"/>
    <w:rsid w:val="00875090"/>
    <w:rsid w:val="008757D1"/>
    <w:rsid w:val="00875D6A"/>
    <w:rsid w:val="00875E62"/>
    <w:rsid w:val="00876D8A"/>
    <w:rsid w:val="0087748B"/>
    <w:rsid w:val="008778D5"/>
    <w:rsid w:val="00877C70"/>
    <w:rsid w:val="00877D20"/>
    <w:rsid w:val="00877DAF"/>
    <w:rsid w:val="008805F2"/>
    <w:rsid w:val="008809DC"/>
    <w:rsid w:val="008809E9"/>
    <w:rsid w:val="00880FB2"/>
    <w:rsid w:val="00881009"/>
    <w:rsid w:val="0088122C"/>
    <w:rsid w:val="008814F7"/>
    <w:rsid w:val="008816B9"/>
    <w:rsid w:val="00881D46"/>
    <w:rsid w:val="00881DBC"/>
    <w:rsid w:val="008821C5"/>
    <w:rsid w:val="0088282D"/>
    <w:rsid w:val="008833CB"/>
    <w:rsid w:val="0088383C"/>
    <w:rsid w:val="00883B42"/>
    <w:rsid w:val="008840F8"/>
    <w:rsid w:val="0088470D"/>
    <w:rsid w:val="00884756"/>
    <w:rsid w:val="0088486E"/>
    <w:rsid w:val="0088488E"/>
    <w:rsid w:val="00884B80"/>
    <w:rsid w:val="0088629F"/>
    <w:rsid w:val="00886386"/>
    <w:rsid w:val="0088644F"/>
    <w:rsid w:val="0088667E"/>
    <w:rsid w:val="00886AD1"/>
    <w:rsid w:val="008870DE"/>
    <w:rsid w:val="0088721D"/>
    <w:rsid w:val="00887B44"/>
    <w:rsid w:val="00887CDB"/>
    <w:rsid w:val="008906D3"/>
    <w:rsid w:val="008906DC"/>
    <w:rsid w:val="0089080E"/>
    <w:rsid w:val="00890A51"/>
    <w:rsid w:val="00890F18"/>
    <w:rsid w:val="00890FC0"/>
    <w:rsid w:val="008917B9"/>
    <w:rsid w:val="00893143"/>
    <w:rsid w:val="008937FD"/>
    <w:rsid w:val="00893831"/>
    <w:rsid w:val="00893975"/>
    <w:rsid w:val="00893C91"/>
    <w:rsid w:val="00893D7A"/>
    <w:rsid w:val="00894C2F"/>
    <w:rsid w:val="00894CAA"/>
    <w:rsid w:val="00895A9C"/>
    <w:rsid w:val="00896368"/>
    <w:rsid w:val="00896565"/>
    <w:rsid w:val="008972E7"/>
    <w:rsid w:val="00897E31"/>
    <w:rsid w:val="008A0102"/>
    <w:rsid w:val="008A02FB"/>
    <w:rsid w:val="008A068C"/>
    <w:rsid w:val="008A06AE"/>
    <w:rsid w:val="008A07C9"/>
    <w:rsid w:val="008A0B02"/>
    <w:rsid w:val="008A1502"/>
    <w:rsid w:val="008A1944"/>
    <w:rsid w:val="008A1987"/>
    <w:rsid w:val="008A2A59"/>
    <w:rsid w:val="008A3331"/>
    <w:rsid w:val="008A3680"/>
    <w:rsid w:val="008A3763"/>
    <w:rsid w:val="008A37AB"/>
    <w:rsid w:val="008A42FF"/>
    <w:rsid w:val="008A5983"/>
    <w:rsid w:val="008A5AD2"/>
    <w:rsid w:val="008A5CF9"/>
    <w:rsid w:val="008A60F7"/>
    <w:rsid w:val="008A63F8"/>
    <w:rsid w:val="008A6D0A"/>
    <w:rsid w:val="008A7451"/>
    <w:rsid w:val="008A74D9"/>
    <w:rsid w:val="008A74F1"/>
    <w:rsid w:val="008A7CAC"/>
    <w:rsid w:val="008B02CA"/>
    <w:rsid w:val="008B1328"/>
    <w:rsid w:val="008B186B"/>
    <w:rsid w:val="008B1CB0"/>
    <w:rsid w:val="008B221E"/>
    <w:rsid w:val="008B2283"/>
    <w:rsid w:val="008B22DB"/>
    <w:rsid w:val="008B2C96"/>
    <w:rsid w:val="008B2E86"/>
    <w:rsid w:val="008B3429"/>
    <w:rsid w:val="008B4109"/>
    <w:rsid w:val="008B47E2"/>
    <w:rsid w:val="008B4CC4"/>
    <w:rsid w:val="008B59AA"/>
    <w:rsid w:val="008B5C65"/>
    <w:rsid w:val="008B5DCA"/>
    <w:rsid w:val="008B5F26"/>
    <w:rsid w:val="008B602D"/>
    <w:rsid w:val="008B61E4"/>
    <w:rsid w:val="008B6B36"/>
    <w:rsid w:val="008B6E2D"/>
    <w:rsid w:val="008B7431"/>
    <w:rsid w:val="008B78C2"/>
    <w:rsid w:val="008B7C83"/>
    <w:rsid w:val="008B7DA6"/>
    <w:rsid w:val="008C13B7"/>
    <w:rsid w:val="008C13C6"/>
    <w:rsid w:val="008C19D8"/>
    <w:rsid w:val="008C1E11"/>
    <w:rsid w:val="008C2CDB"/>
    <w:rsid w:val="008C2DCD"/>
    <w:rsid w:val="008C38A4"/>
    <w:rsid w:val="008C3B7F"/>
    <w:rsid w:val="008C48E5"/>
    <w:rsid w:val="008C4EA4"/>
    <w:rsid w:val="008C4F29"/>
    <w:rsid w:val="008C58E6"/>
    <w:rsid w:val="008C5A50"/>
    <w:rsid w:val="008C679F"/>
    <w:rsid w:val="008C67C8"/>
    <w:rsid w:val="008C77A4"/>
    <w:rsid w:val="008D0035"/>
    <w:rsid w:val="008D0C78"/>
    <w:rsid w:val="008D1A12"/>
    <w:rsid w:val="008D1E47"/>
    <w:rsid w:val="008D2310"/>
    <w:rsid w:val="008D3914"/>
    <w:rsid w:val="008D3DF6"/>
    <w:rsid w:val="008D4021"/>
    <w:rsid w:val="008D4040"/>
    <w:rsid w:val="008D40AE"/>
    <w:rsid w:val="008D436C"/>
    <w:rsid w:val="008D437C"/>
    <w:rsid w:val="008D4D1D"/>
    <w:rsid w:val="008D50AB"/>
    <w:rsid w:val="008D58F8"/>
    <w:rsid w:val="008D5A55"/>
    <w:rsid w:val="008D5FFA"/>
    <w:rsid w:val="008D63AB"/>
    <w:rsid w:val="008D6647"/>
    <w:rsid w:val="008D67C0"/>
    <w:rsid w:val="008D682B"/>
    <w:rsid w:val="008D77B3"/>
    <w:rsid w:val="008E029D"/>
    <w:rsid w:val="008E0405"/>
    <w:rsid w:val="008E046B"/>
    <w:rsid w:val="008E1C19"/>
    <w:rsid w:val="008E1D91"/>
    <w:rsid w:val="008E2F22"/>
    <w:rsid w:val="008E3772"/>
    <w:rsid w:val="008E390B"/>
    <w:rsid w:val="008E3B31"/>
    <w:rsid w:val="008E41D3"/>
    <w:rsid w:val="008E4A0A"/>
    <w:rsid w:val="008E4A9B"/>
    <w:rsid w:val="008E537D"/>
    <w:rsid w:val="008E55FF"/>
    <w:rsid w:val="008E5754"/>
    <w:rsid w:val="008E617A"/>
    <w:rsid w:val="008E71F1"/>
    <w:rsid w:val="008E72DB"/>
    <w:rsid w:val="008E76B3"/>
    <w:rsid w:val="008E7A15"/>
    <w:rsid w:val="008F00ED"/>
    <w:rsid w:val="008F025E"/>
    <w:rsid w:val="008F07D8"/>
    <w:rsid w:val="008F0DD9"/>
    <w:rsid w:val="008F1403"/>
    <w:rsid w:val="008F168C"/>
    <w:rsid w:val="008F232E"/>
    <w:rsid w:val="008F2C1C"/>
    <w:rsid w:val="008F2DEB"/>
    <w:rsid w:val="008F36FB"/>
    <w:rsid w:val="008F39D8"/>
    <w:rsid w:val="008F3E79"/>
    <w:rsid w:val="008F49B9"/>
    <w:rsid w:val="008F5B4B"/>
    <w:rsid w:val="008F5E79"/>
    <w:rsid w:val="008F608A"/>
    <w:rsid w:val="008F6B20"/>
    <w:rsid w:val="0090011F"/>
    <w:rsid w:val="00900170"/>
    <w:rsid w:val="00900676"/>
    <w:rsid w:val="009006E9"/>
    <w:rsid w:val="00900872"/>
    <w:rsid w:val="009019EC"/>
    <w:rsid w:val="00902374"/>
    <w:rsid w:val="00902379"/>
    <w:rsid w:val="00902E73"/>
    <w:rsid w:val="009039BD"/>
    <w:rsid w:val="009041D6"/>
    <w:rsid w:val="0090441E"/>
    <w:rsid w:val="00904B4B"/>
    <w:rsid w:val="009057B0"/>
    <w:rsid w:val="00906A3D"/>
    <w:rsid w:val="0090739D"/>
    <w:rsid w:val="009076D0"/>
    <w:rsid w:val="009077CD"/>
    <w:rsid w:val="00907B43"/>
    <w:rsid w:val="0091044B"/>
    <w:rsid w:val="0091047A"/>
    <w:rsid w:val="0091105B"/>
    <w:rsid w:val="00911979"/>
    <w:rsid w:val="00911AA6"/>
    <w:rsid w:val="00911C80"/>
    <w:rsid w:val="00912043"/>
    <w:rsid w:val="0091377D"/>
    <w:rsid w:val="0091425F"/>
    <w:rsid w:val="009144FF"/>
    <w:rsid w:val="00914E4E"/>
    <w:rsid w:val="0091537B"/>
    <w:rsid w:val="0091580D"/>
    <w:rsid w:val="00915CF8"/>
    <w:rsid w:val="00915EC7"/>
    <w:rsid w:val="009160AF"/>
    <w:rsid w:val="009167E9"/>
    <w:rsid w:val="00916D7C"/>
    <w:rsid w:val="00916D87"/>
    <w:rsid w:val="00917568"/>
    <w:rsid w:val="00917A56"/>
    <w:rsid w:val="009201B3"/>
    <w:rsid w:val="009205AA"/>
    <w:rsid w:val="00920C6A"/>
    <w:rsid w:val="00920E48"/>
    <w:rsid w:val="00920EC0"/>
    <w:rsid w:val="0092183A"/>
    <w:rsid w:val="00922235"/>
    <w:rsid w:val="00922594"/>
    <w:rsid w:val="009226DE"/>
    <w:rsid w:val="009227FD"/>
    <w:rsid w:val="00922B8C"/>
    <w:rsid w:val="00922B92"/>
    <w:rsid w:val="00922DF5"/>
    <w:rsid w:val="00923D7F"/>
    <w:rsid w:val="0092531F"/>
    <w:rsid w:val="00925718"/>
    <w:rsid w:val="00926503"/>
    <w:rsid w:val="00926BA5"/>
    <w:rsid w:val="00927A08"/>
    <w:rsid w:val="009308A8"/>
    <w:rsid w:val="009309B1"/>
    <w:rsid w:val="009313F1"/>
    <w:rsid w:val="00931568"/>
    <w:rsid w:val="009315D2"/>
    <w:rsid w:val="00931957"/>
    <w:rsid w:val="00931A51"/>
    <w:rsid w:val="00931E7D"/>
    <w:rsid w:val="00932D03"/>
    <w:rsid w:val="00932D82"/>
    <w:rsid w:val="00932DAE"/>
    <w:rsid w:val="00932E38"/>
    <w:rsid w:val="00933CD4"/>
    <w:rsid w:val="00933FC5"/>
    <w:rsid w:val="009347EA"/>
    <w:rsid w:val="00934AF5"/>
    <w:rsid w:val="00934D6E"/>
    <w:rsid w:val="00934DE6"/>
    <w:rsid w:val="00934F19"/>
    <w:rsid w:val="0093512E"/>
    <w:rsid w:val="00935685"/>
    <w:rsid w:val="00935926"/>
    <w:rsid w:val="00935F4F"/>
    <w:rsid w:val="00936112"/>
    <w:rsid w:val="009363A8"/>
    <w:rsid w:val="0093648E"/>
    <w:rsid w:val="00936757"/>
    <w:rsid w:val="00936E8E"/>
    <w:rsid w:val="00936F59"/>
    <w:rsid w:val="0093702E"/>
    <w:rsid w:val="009370AE"/>
    <w:rsid w:val="009370FC"/>
    <w:rsid w:val="009378DB"/>
    <w:rsid w:val="00937DF2"/>
    <w:rsid w:val="00940A7F"/>
    <w:rsid w:val="009414DD"/>
    <w:rsid w:val="00941EAA"/>
    <w:rsid w:val="00941F9C"/>
    <w:rsid w:val="00941FE8"/>
    <w:rsid w:val="00942177"/>
    <w:rsid w:val="00942466"/>
    <w:rsid w:val="00942CD1"/>
    <w:rsid w:val="009432A6"/>
    <w:rsid w:val="009437BE"/>
    <w:rsid w:val="00944592"/>
    <w:rsid w:val="00945508"/>
    <w:rsid w:val="0094588F"/>
    <w:rsid w:val="009458A9"/>
    <w:rsid w:val="009464AD"/>
    <w:rsid w:val="00946562"/>
    <w:rsid w:val="00946AEF"/>
    <w:rsid w:val="0094757A"/>
    <w:rsid w:val="009475F3"/>
    <w:rsid w:val="00947ADE"/>
    <w:rsid w:val="00947C0E"/>
    <w:rsid w:val="00950048"/>
    <w:rsid w:val="00950610"/>
    <w:rsid w:val="009507DD"/>
    <w:rsid w:val="00951260"/>
    <w:rsid w:val="009515AE"/>
    <w:rsid w:val="009520EC"/>
    <w:rsid w:val="00952920"/>
    <w:rsid w:val="00952C7B"/>
    <w:rsid w:val="00953072"/>
    <w:rsid w:val="009535E8"/>
    <w:rsid w:val="0095496D"/>
    <w:rsid w:val="00954BBF"/>
    <w:rsid w:val="00954FAF"/>
    <w:rsid w:val="00954FFB"/>
    <w:rsid w:val="009550AF"/>
    <w:rsid w:val="009557BD"/>
    <w:rsid w:val="00956256"/>
    <w:rsid w:val="00956394"/>
    <w:rsid w:val="009563E0"/>
    <w:rsid w:val="00956B50"/>
    <w:rsid w:val="00957999"/>
    <w:rsid w:val="00957BC5"/>
    <w:rsid w:val="009606D1"/>
    <w:rsid w:val="009617AB"/>
    <w:rsid w:val="00961A2A"/>
    <w:rsid w:val="00961A84"/>
    <w:rsid w:val="00962588"/>
    <w:rsid w:val="0096348C"/>
    <w:rsid w:val="00963AD3"/>
    <w:rsid w:val="00963AD8"/>
    <w:rsid w:val="0096401E"/>
    <w:rsid w:val="009643B4"/>
    <w:rsid w:val="009659C5"/>
    <w:rsid w:val="00965CED"/>
    <w:rsid w:val="00965EE8"/>
    <w:rsid w:val="00966511"/>
    <w:rsid w:val="00966754"/>
    <w:rsid w:val="009674D3"/>
    <w:rsid w:val="0096767C"/>
    <w:rsid w:val="00967801"/>
    <w:rsid w:val="00967B7F"/>
    <w:rsid w:val="00970549"/>
    <w:rsid w:val="00970574"/>
    <w:rsid w:val="00970B50"/>
    <w:rsid w:val="00970FE2"/>
    <w:rsid w:val="00970FF1"/>
    <w:rsid w:val="0097103E"/>
    <w:rsid w:val="009715B6"/>
    <w:rsid w:val="00971EC0"/>
    <w:rsid w:val="009731C3"/>
    <w:rsid w:val="009736EA"/>
    <w:rsid w:val="00973A45"/>
    <w:rsid w:val="00973AA3"/>
    <w:rsid w:val="0097426F"/>
    <w:rsid w:val="009742EE"/>
    <w:rsid w:val="009743F5"/>
    <w:rsid w:val="00974A7D"/>
    <w:rsid w:val="00975C80"/>
    <w:rsid w:val="00976BDA"/>
    <w:rsid w:val="00976E6E"/>
    <w:rsid w:val="00976EBE"/>
    <w:rsid w:val="0097711D"/>
    <w:rsid w:val="009771F7"/>
    <w:rsid w:val="00977A98"/>
    <w:rsid w:val="009801E2"/>
    <w:rsid w:val="00980541"/>
    <w:rsid w:val="009805F8"/>
    <w:rsid w:val="0098098B"/>
    <w:rsid w:val="009816B9"/>
    <w:rsid w:val="00981C70"/>
    <w:rsid w:val="00981C84"/>
    <w:rsid w:val="00981DB3"/>
    <w:rsid w:val="00981E1A"/>
    <w:rsid w:val="009826B3"/>
    <w:rsid w:val="00982D21"/>
    <w:rsid w:val="00982EF7"/>
    <w:rsid w:val="00982F2D"/>
    <w:rsid w:val="00982F70"/>
    <w:rsid w:val="00983C9D"/>
    <w:rsid w:val="00984231"/>
    <w:rsid w:val="00984963"/>
    <w:rsid w:val="00984983"/>
    <w:rsid w:val="00985490"/>
    <w:rsid w:val="009855DA"/>
    <w:rsid w:val="00985685"/>
    <w:rsid w:val="00986730"/>
    <w:rsid w:val="00986A34"/>
    <w:rsid w:val="00987529"/>
    <w:rsid w:val="00987B16"/>
    <w:rsid w:val="00990184"/>
    <w:rsid w:val="00990634"/>
    <w:rsid w:val="00990C9D"/>
    <w:rsid w:val="0099140C"/>
    <w:rsid w:val="00991C10"/>
    <w:rsid w:val="00991D46"/>
    <w:rsid w:val="0099237D"/>
    <w:rsid w:val="00992457"/>
    <w:rsid w:val="00992600"/>
    <w:rsid w:val="00992989"/>
    <w:rsid w:val="00992FF2"/>
    <w:rsid w:val="00993167"/>
    <w:rsid w:val="00993E5E"/>
    <w:rsid w:val="0099447F"/>
    <w:rsid w:val="00994636"/>
    <w:rsid w:val="00995CD8"/>
    <w:rsid w:val="00995D0D"/>
    <w:rsid w:val="00995E10"/>
    <w:rsid w:val="00995E39"/>
    <w:rsid w:val="00996154"/>
    <w:rsid w:val="00996D37"/>
    <w:rsid w:val="00996D6E"/>
    <w:rsid w:val="00997CBA"/>
    <w:rsid w:val="009A00E4"/>
    <w:rsid w:val="009A1ACA"/>
    <w:rsid w:val="009A1C4F"/>
    <w:rsid w:val="009A1D0F"/>
    <w:rsid w:val="009A1F58"/>
    <w:rsid w:val="009A222C"/>
    <w:rsid w:val="009A2D1F"/>
    <w:rsid w:val="009A3330"/>
    <w:rsid w:val="009A35A2"/>
    <w:rsid w:val="009A36B2"/>
    <w:rsid w:val="009A4548"/>
    <w:rsid w:val="009A4B84"/>
    <w:rsid w:val="009A4BDD"/>
    <w:rsid w:val="009A4EF9"/>
    <w:rsid w:val="009A54C3"/>
    <w:rsid w:val="009A5BFF"/>
    <w:rsid w:val="009A6005"/>
    <w:rsid w:val="009A708E"/>
    <w:rsid w:val="009A7E2F"/>
    <w:rsid w:val="009B0495"/>
    <w:rsid w:val="009B0752"/>
    <w:rsid w:val="009B1874"/>
    <w:rsid w:val="009B1E46"/>
    <w:rsid w:val="009B2201"/>
    <w:rsid w:val="009B2871"/>
    <w:rsid w:val="009B2A7A"/>
    <w:rsid w:val="009B2AC2"/>
    <w:rsid w:val="009B2EDD"/>
    <w:rsid w:val="009B3010"/>
    <w:rsid w:val="009B39EA"/>
    <w:rsid w:val="009B4E03"/>
    <w:rsid w:val="009B4FC0"/>
    <w:rsid w:val="009B5B55"/>
    <w:rsid w:val="009B5EA9"/>
    <w:rsid w:val="009B6083"/>
    <w:rsid w:val="009B6141"/>
    <w:rsid w:val="009B61F3"/>
    <w:rsid w:val="009B6306"/>
    <w:rsid w:val="009B7276"/>
    <w:rsid w:val="009B7438"/>
    <w:rsid w:val="009B768E"/>
    <w:rsid w:val="009B77CD"/>
    <w:rsid w:val="009C01B6"/>
    <w:rsid w:val="009C1137"/>
    <w:rsid w:val="009C132C"/>
    <w:rsid w:val="009C1568"/>
    <w:rsid w:val="009C1663"/>
    <w:rsid w:val="009C1E97"/>
    <w:rsid w:val="009C2379"/>
    <w:rsid w:val="009C26EA"/>
    <w:rsid w:val="009C298A"/>
    <w:rsid w:val="009C31CF"/>
    <w:rsid w:val="009C4321"/>
    <w:rsid w:val="009C5BE0"/>
    <w:rsid w:val="009C5C36"/>
    <w:rsid w:val="009C71DE"/>
    <w:rsid w:val="009C73B9"/>
    <w:rsid w:val="009C778C"/>
    <w:rsid w:val="009C7AC9"/>
    <w:rsid w:val="009D0848"/>
    <w:rsid w:val="009D0930"/>
    <w:rsid w:val="009D5398"/>
    <w:rsid w:val="009D555D"/>
    <w:rsid w:val="009D6143"/>
    <w:rsid w:val="009D64ED"/>
    <w:rsid w:val="009D6FAF"/>
    <w:rsid w:val="009D7922"/>
    <w:rsid w:val="009E053C"/>
    <w:rsid w:val="009E06EF"/>
    <w:rsid w:val="009E08AA"/>
    <w:rsid w:val="009E1404"/>
    <w:rsid w:val="009E1511"/>
    <w:rsid w:val="009E1531"/>
    <w:rsid w:val="009E1BF7"/>
    <w:rsid w:val="009E20C7"/>
    <w:rsid w:val="009E27CB"/>
    <w:rsid w:val="009E2C30"/>
    <w:rsid w:val="009E2C69"/>
    <w:rsid w:val="009E2E43"/>
    <w:rsid w:val="009E3497"/>
    <w:rsid w:val="009E3669"/>
    <w:rsid w:val="009E3F92"/>
    <w:rsid w:val="009E427A"/>
    <w:rsid w:val="009E4573"/>
    <w:rsid w:val="009E5C33"/>
    <w:rsid w:val="009E662C"/>
    <w:rsid w:val="009E6789"/>
    <w:rsid w:val="009E71F3"/>
    <w:rsid w:val="009F0C06"/>
    <w:rsid w:val="009F0D64"/>
    <w:rsid w:val="009F1231"/>
    <w:rsid w:val="009F1781"/>
    <w:rsid w:val="009F1957"/>
    <w:rsid w:val="009F1B79"/>
    <w:rsid w:val="009F2204"/>
    <w:rsid w:val="009F25EF"/>
    <w:rsid w:val="009F2628"/>
    <w:rsid w:val="009F26D9"/>
    <w:rsid w:val="009F27F9"/>
    <w:rsid w:val="009F2CDB"/>
    <w:rsid w:val="009F34B2"/>
    <w:rsid w:val="009F35FC"/>
    <w:rsid w:val="009F3740"/>
    <w:rsid w:val="009F3849"/>
    <w:rsid w:val="009F3DFB"/>
    <w:rsid w:val="009F4187"/>
    <w:rsid w:val="009F4724"/>
    <w:rsid w:val="009F47BA"/>
    <w:rsid w:val="009F4A65"/>
    <w:rsid w:val="009F4B55"/>
    <w:rsid w:val="009F5014"/>
    <w:rsid w:val="009F5B08"/>
    <w:rsid w:val="009F668D"/>
    <w:rsid w:val="009F6A0B"/>
    <w:rsid w:val="009F6B90"/>
    <w:rsid w:val="009F6DC9"/>
    <w:rsid w:val="009F6F30"/>
    <w:rsid w:val="009F7637"/>
    <w:rsid w:val="009F77B9"/>
    <w:rsid w:val="009F7F86"/>
    <w:rsid w:val="00A01EBD"/>
    <w:rsid w:val="00A01F6A"/>
    <w:rsid w:val="00A035B6"/>
    <w:rsid w:val="00A03F27"/>
    <w:rsid w:val="00A041A2"/>
    <w:rsid w:val="00A04584"/>
    <w:rsid w:val="00A04669"/>
    <w:rsid w:val="00A04B92"/>
    <w:rsid w:val="00A0508D"/>
    <w:rsid w:val="00A05FF3"/>
    <w:rsid w:val="00A0667F"/>
    <w:rsid w:val="00A07568"/>
    <w:rsid w:val="00A10332"/>
    <w:rsid w:val="00A108FD"/>
    <w:rsid w:val="00A1091D"/>
    <w:rsid w:val="00A11BCF"/>
    <w:rsid w:val="00A12931"/>
    <w:rsid w:val="00A1342C"/>
    <w:rsid w:val="00A134AE"/>
    <w:rsid w:val="00A135E2"/>
    <w:rsid w:val="00A14370"/>
    <w:rsid w:val="00A14418"/>
    <w:rsid w:val="00A1441D"/>
    <w:rsid w:val="00A145D3"/>
    <w:rsid w:val="00A14854"/>
    <w:rsid w:val="00A14A57"/>
    <w:rsid w:val="00A14B3E"/>
    <w:rsid w:val="00A1504F"/>
    <w:rsid w:val="00A15D67"/>
    <w:rsid w:val="00A16289"/>
    <w:rsid w:val="00A174CA"/>
    <w:rsid w:val="00A17822"/>
    <w:rsid w:val="00A17E85"/>
    <w:rsid w:val="00A20610"/>
    <w:rsid w:val="00A21583"/>
    <w:rsid w:val="00A2162F"/>
    <w:rsid w:val="00A21F60"/>
    <w:rsid w:val="00A22162"/>
    <w:rsid w:val="00A222A1"/>
    <w:rsid w:val="00A2252A"/>
    <w:rsid w:val="00A22644"/>
    <w:rsid w:val="00A22713"/>
    <w:rsid w:val="00A233E4"/>
    <w:rsid w:val="00A24036"/>
    <w:rsid w:val="00A243E1"/>
    <w:rsid w:val="00A248FB"/>
    <w:rsid w:val="00A25689"/>
    <w:rsid w:val="00A2573B"/>
    <w:rsid w:val="00A26169"/>
    <w:rsid w:val="00A26612"/>
    <w:rsid w:val="00A267A8"/>
    <w:rsid w:val="00A26CE4"/>
    <w:rsid w:val="00A26D4A"/>
    <w:rsid w:val="00A27796"/>
    <w:rsid w:val="00A2795A"/>
    <w:rsid w:val="00A27970"/>
    <w:rsid w:val="00A27CD6"/>
    <w:rsid w:val="00A27D1E"/>
    <w:rsid w:val="00A30D5C"/>
    <w:rsid w:val="00A30EAF"/>
    <w:rsid w:val="00A3121E"/>
    <w:rsid w:val="00A316A4"/>
    <w:rsid w:val="00A32228"/>
    <w:rsid w:val="00A32525"/>
    <w:rsid w:val="00A32655"/>
    <w:rsid w:val="00A32669"/>
    <w:rsid w:val="00A326A8"/>
    <w:rsid w:val="00A32CDF"/>
    <w:rsid w:val="00A32E92"/>
    <w:rsid w:val="00A33B10"/>
    <w:rsid w:val="00A346F1"/>
    <w:rsid w:val="00A3491C"/>
    <w:rsid w:val="00A349F3"/>
    <w:rsid w:val="00A34D47"/>
    <w:rsid w:val="00A35193"/>
    <w:rsid w:val="00A35335"/>
    <w:rsid w:val="00A35926"/>
    <w:rsid w:val="00A35D5E"/>
    <w:rsid w:val="00A3619D"/>
    <w:rsid w:val="00A369FF"/>
    <w:rsid w:val="00A37621"/>
    <w:rsid w:val="00A37CDF"/>
    <w:rsid w:val="00A40614"/>
    <w:rsid w:val="00A407DB"/>
    <w:rsid w:val="00A408A2"/>
    <w:rsid w:val="00A40E53"/>
    <w:rsid w:val="00A40ED6"/>
    <w:rsid w:val="00A411C4"/>
    <w:rsid w:val="00A42310"/>
    <w:rsid w:val="00A42756"/>
    <w:rsid w:val="00A427F3"/>
    <w:rsid w:val="00A428D9"/>
    <w:rsid w:val="00A42C0D"/>
    <w:rsid w:val="00A43054"/>
    <w:rsid w:val="00A4342F"/>
    <w:rsid w:val="00A43830"/>
    <w:rsid w:val="00A43DF9"/>
    <w:rsid w:val="00A43E50"/>
    <w:rsid w:val="00A44628"/>
    <w:rsid w:val="00A4471C"/>
    <w:rsid w:val="00A45BC1"/>
    <w:rsid w:val="00A464A9"/>
    <w:rsid w:val="00A46BA7"/>
    <w:rsid w:val="00A47C83"/>
    <w:rsid w:val="00A47D51"/>
    <w:rsid w:val="00A47D8F"/>
    <w:rsid w:val="00A5057D"/>
    <w:rsid w:val="00A50D30"/>
    <w:rsid w:val="00A5187F"/>
    <w:rsid w:val="00A51F5C"/>
    <w:rsid w:val="00A52D10"/>
    <w:rsid w:val="00A537CD"/>
    <w:rsid w:val="00A53F11"/>
    <w:rsid w:val="00A54018"/>
    <w:rsid w:val="00A551E0"/>
    <w:rsid w:val="00A5523C"/>
    <w:rsid w:val="00A553B1"/>
    <w:rsid w:val="00A55696"/>
    <w:rsid w:val="00A55C68"/>
    <w:rsid w:val="00A56463"/>
    <w:rsid w:val="00A56700"/>
    <w:rsid w:val="00A57587"/>
    <w:rsid w:val="00A602F9"/>
    <w:rsid w:val="00A614F6"/>
    <w:rsid w:val="00A620DC"/>
    <w:rsid w:val="00A62104"/>
    <w:rsid w:val="00A62A3A"/>
    <w:rsid w:val="00A62A3D"/>
    <w:rsid w:val="00A63503"/>
    <w:rsid w:val="00A646BE"/>
    <w:rsid w:val="00A64F40"/>
    <w:rsid w:val="00A64FAE"/>
    <w:rsid w:val="00A6501E"/>
    <w:rsid w:val="00A6543F"/>
    <w:rsid w:val="00A655DD"/>
    <w:rsid w:val="00A65B54"/>
    <w:rsid w:val="00A6653C"/>
    <w:rsid w:val="00A665E4"/>
    <w:rsid w:val="00A677B2"/>
    <w:rsid w:val="00A7087B"/>
    <w:rsid w:val="00A70ABD"/>
    <w:rsid w:val="00A70EC3"/>
    <w:rsid w:val="00A71639"/>
    <w:rsid w:val="00A71672"/>
    <w:rsid w:val="00A71A2D"/>
    <w:rsid w:val="00A71B20"/>
    <w:rsid w:val="00A72021"/>
    <w:rsid w:val="00A72529"/>
    <w:rsid w:val="00A7271C"/>
    <w:rsid w:val="00A7333B"/>
    <w:rsid w:val="00A73425"/>
    <w:rsid w:val="00A738F3"/>
    <w:rsid w:val="00A73977"/>
    <w:rsid w:val="00A73D94"/>
    <w:rsid w:val="00A74E28"/>
    <w:rsid w:val="00A75FA4"/>
    <w:rsid w:val="00A760EE"/>
    <w:rsid w:val="00A76B67"/>
    <w:rsid w:val="00A7767C"/>
    <w:rsid w:val="00A778C3"/>
    <w:rsid w:val="00A77CE4"/>
    <w:rsid w:val="00A811B2"/>
    <w:rsid w:val="00A81553"/>
    <w:rsid w:val="00A81A1F"/>
    <w:rsid w:val="00A81C10"/>
    <w:rsid w:val="00A81C43"/>
    <w:rsid w:val="00A81DAE"/>
    <w:rsid w:val="00A81DB7"/>
    <w:rsid w:val="00A829F6"/>
    <w:rsid w:val="00A82BB9"/>
    <w:rsid w:val="00A82EB6"/>
    <w:rsid w:val="00A835BE"/>
    <w:rsid w:val="00A8436A"/>
    <w:rsid w:val="00A86248"/>
    <w:rsid w:val="00A86392"/>
    <w:rsid w:val="00A86A1F"/>
    <w:rsid w:val="00A86DED"/>
    <w:rsid w:val="00A87515"/>
    <w:rsid w:val="00A87680"/>
    <w:rsid w:val="00A87C18"/>
    <w:rsid w:val="00A90446"/>
    <w:rsid w:val="00A90974"/>
    <w:rsid w:val="00A91254"/>
    <w:rsid w:val="00A914B7"/>
    <w:rsid w:val="00A91531"/>
    <w:rsid w:val="00A92607"/>
    <w:rsid w:val="00A92E9D"/>
    <w:rsid w:val="00A9353C"/>
    <w:rsid w:val="00A936C6"/>
    <w:rsid w:val="00A9439E"/>
    <w:rsid w:val="00A951CF"/>
    <w:rsid w:val="00A9557E"/>
    <w:rsid w:val="00A956AD"/>
    <w:rsid w:val="00A96EF6"/>
    <w:rsid w:val="00A972CD"/>
    <w:rsid w:val="00AA00D1"/>
    <w:rsid w:val="00AA07FF"/>
    <w:rsid w:val="00AA08F3"/>
    <w:rsid w:val="00AA11E2"/>
    <w:rsid w:val="00AA1D07"/>
    <w:rsid w:val="00AA2B99"/>
    <w:rsid w:val="00AA2CFC"/>
    <w:rsid w:val="00AA3048"/>
    <w:rsid w:val="00AA3587"/>
    <w:rsid w:val="00AA36CD"/>
    <w:rsid w:val="00AA40F1"/>
    <w:rsid w:val="00AA48B8"/>
    <w:rsid w:val="00AA4FCE"/>
    <w:rsid w:val="00AA5703"/>
    <w:rsid w:val="00AA5E24"/>
    <w:rsid w:val="00AA604F"/>
    <w:rsid w:val="00AA6396"/>
    <w:rsid w:val="00AA64C3"/>
    <w:rsid w:val="00AA6B1B"/>
    <w:rsid w:val="00AA71FB"/>
    <w:rsid w:val="00AA74AE"/>
    <w:rsid w:val="00AB147D"/>
    <w:rsid w:val="00AB28D1"/>
    <w:rsid w:val="00AB2BC5"/>
    <w:rsid w:val="00AB2E43"/>
    <w:rsid w:val="00AB38A4"/>
    <w:rsid w:val="00AB480C"/>
    <w:rsid w:val="00AB5CFC"/>
    <w:rsid w:val="00AB65F2"/>
    <w:rsid w:val="00AB67DD"/>
    <w:rsid w:val="00AB6D0E"/>
    <w:rsid w:val="00AB7B46"/>
    <w:rsid w:val="00AB7DA7"/>
    <w:rsid w:val="00AC0028"/>
    <w:rsid w:val="00AC06CA"/>
    <w:rsid w:val="00AC07E3"/>
    <w:rsid w:val="00AC187D"/>
    <w:rsid w:val="00AC2170"/>
    <w:rsid w:val="00AC24FD"/>
    <w:rsid w:val="00AC2AAF"/>
    <w:rsid w:val="00AC2C04"/>
    <w:rsid w:val="00AC3B7D"/>
    <w:rsid w:val="00AC3C81"/>
    <w:rsid w:val="00AC3EA7"/>
    <w:rsid w:val="00AC435C"/>
    <w:rsid w:val="00AC462D"/>
    <w:rsid w:val="00AC475E"/>
    <w:rsid w:val="00AC483F"/>
    <w:rsid w:val="00AC494A"/>
    <w:rsid w:val="00AC4F51"/>
    <w:rsid w:val="00AC5057"/>
    <w:rsid w:val="00AC5562"/>
    <w:rsid w:val="00AC5797"/>
    <w:rsid w:val="00AC654E"/>
    <w:rsid w:val="00AC7248"/>
    <w:rsid w:val="00AC7805"/>
    <w:rsid w:val="00AC796D"/>
    <w:rsid w:val="00AC79CD"/>
    <w:rsid w:val="00AC7C5A"/>
    <w:rsid w:val="00AC7F6C"/>
    <w:rsid w:val="00AD03D5"/>
    <w:rsid w:val="00AD0F77"/>
    <w:rsid w:val="00AD2194"/>
    <w:rsid w:val="00AD25ED"/>
    <w:rsid w:val="00AD2883"/>
    <w:rsid w:val="00AD2E5F"/>
    <w:rsid w:val="00AD31AA"/>
    <w:rsid w:val="00AD4799"/>
    <w:rsid w:val="00AD4C62"/>
    <w:rsid w:val="00AD550E"/>
    <w:rsid w:val="00AD5CE8"/>
    <w:rsid w:val="00AD5E49"/>
    <w:rsid w:val="00AD6DC7"/>
    <w:rsid w:val="00AD764C"/>
    <w:rsid w:val="00AD7B99"/>
    <w:rsid w:val="00AE00E8"/>
    <w:rsid w:val="00AE029F"/>
    <w:rsid w:val="00AE1F44"/>
    <w:rsid w:val="00AE223C"/>
    <w:rsid w:val="00AE23F6"/>
    <w:rsid w:val="00AE35B2"/>
    <w:rsid w:val="00AE4917"/>
    <w:rsid w:val="00AE5248"/>
    <w:rsid w:val="00AE5C8F"/>
    <w:rsid w:val="00AE5E9F"/>
    <w:rsid w:val="00AE6A32"/>
    <w:rsid w:val="00AE6A3C"/>
    <w:rsid w:val="00AE6F36"/>
    <w:rsid w:val="00AF029F"/>
    <w:rsid w:val="00AF0763"/>
    <w:rsid w:val="00AF0CE2"/>
    <w:rsid w:val="00AF278D"/>
    <w:rsid w:val="00AF2FB8"/>
    <w:rsid w:val="00AF363F"/>
    <w:rsid w:val="00AF45D9"/>
    <w:rsid w:val="00AF55F9"/>
    <w:rsid w:val="00AF6152"/>
    <w:rsid w:val="00AF699E"/>
    <w:rsid w:val="00AF7D22"/>
    <w:rsid w:val="00B005E8"/>
    <w:rsid w:val="00B01172"/>
    <w:rsid w:val="00B02481"/>
    <w:rsid w:val="00B029F6"/>
    <w:rsid w:val="00B03719"/>
    <w:rsid w:val="00B037DF"/>
    <w:rsid w:val="00B03A70"/>
    <w:rsid w:val="00B03B84"/>
    <w:rsid w:val="00B04C6F"/>
    <w:rsid w:val="00B057C2"/>
    <w:rsid w:val="00B0596A"/>
    <w:rsid w:val="00B05ACC"/>
    <w:rsid w:val="00B05C49"/>
    <w:rsid w:val="00B05E46"/>
    <w:rsid w:val="00B06592"/>
    <w:rsid w:val="00B06639"/>
    <w:rsid w:val="00B066CF"/>
    <w:rsid w:val="00B06D3D"/>
    <w:rsid w:val="00B07A28"/>
    <w:rsid w:val="00B1066B"/>
    <w:rsid w:val="00B12C3F"/>
    <w:rsid w:val="00B13522"/>
    <w:rsid w:val="00B1398E"/>
    <w:rsid w:val="00B13CBF"/>
    <w:rsid w:val="00B14902"/>
    <w:rsid w:val="00B14C0A"/>
    <w:rsid w:val="00B15028"/>
    <w:rsid w:val="00B1630D"/>
    <w:rsid w:val="00B16867"/>
    <w:rsid w:val="00B1740E"/>
    <w:rsid w:val="00B1789E"/>
    <w:rsid w:val="00B17946"/>
    <w:rsid w:val="00B17E02"/>
    <w:rsid w:val="00B20BF7"/>
    <w:rsid w:val="00B20D3A"/>
    <w:rsid w:val="00B20F82"/>
    <w:rsid w:val="00B21691"/>
    <w:rsid w:val="00B2197C"/>
    <w:rsid w:val="00B22306"/>
    <w:rsid w:val="00B226A5"/>
    <w:rsid w:val="00B22711"/>
    <w:rsid w:val="00B229F3"/>
    <w:rsid w:val="00B22A20"/>
    <w:rsid w:val="00B22C69"/>
    <w:rsid w:val="00B23003"/>
    <w:rsid w:val="00B232B7"/>
    <w:rsid w:val="00B23686"/>
    <w:rsid w:val="00B236E8"/>
    <w:rsid w:val="00B24C95"/>
    <w:rsid w:val="00B2661F"/>
    <w:rsid w:val="00B26F9B"/>
    <w:rsid w:val="00B308A2"/>
    <w:rsid w:val="00B30CD8"/>
    <w:rsid w:val="00B30CF1"/>
    <w:rsid w:val="00B319A6"/>
    <w:rsid w:val="00B31CAE"/>
    <w:rsid w:val="00B333A1"/>
    <w:rsid w:val="00B336D6"/>
    <w:rsid w:val="00B33904"/>
    <w:rsid w:val="00B34279"/>
    <w:rsid w:val="00B3513B"/>
    <w:rsid w:val="00B352C7"/>
    <w:rsid w:val="00B355B4"/>
    <w:rsid w:val="00B36212"/>
    <w:rsid w:val="00B36425"/>
    <w:rsid w:val="00B365E5"/>
    <w:rsid w:val="00B365FE"/>
    <w:rsid w:val="00B366FC"/>
    <w:rsid w:val="00B36738"/>
    <w:rsid w:val="00B36B38"/>
    <w:rsid w:val="00B36E3B"/>
    <w:rsid w:val="00B37C04"/>
    <w:rsid w:val="00B40158"/>
    <w:rsid w:val="00B4018E"/>
    <w:rsid w:val="00B40715"/>
    <w:rsid w:val="00B40D6B"/>
    <w:rsid w:val="00B428C1"/>
    <w:rsid w:val="00B42BD8"/>
    <w:rsid w:val="00B449A1"/>
    <w:rsid w:val="00B44F05"/>
    <w:rsid w:val="00B4503E"/>
    <w:rsid w:val="00B451F9"/>
    <w:rsid w:val="00B4547E"/>
    <w:rsid w:val="00B46597"/>
    <w:rsid w:val="00B465DD"/>
    <w:rsid w:val="00B46BF1"/>
    <w:rsid w:val="00B46C22"/>
    <w:rsid w:val="00B470AD"/>
    <w:rsid w:val="00B475AA"/>
    <w:rsid w:val="00B50ACA"/>
    <w:rsid w:val="00B51C27"/>
    <w:rsid w:val="00B51C43"/>
    <w:rsid w:val="00B52ACC"/>
    <w:rsid w:val="00B52B1A"/>
    <w:rsid w:val="00B52EE3"/>
    <w:rsid w:val="00B54E65"/>
    <w:rsid w:val="00B559F4"/>
    <w:rsid w:val="00B55D92"/>
    <w:rsid w:val="00B56EBA"/>
    <w:rsid w:val="00B57391"/>
    <w:rsid w:val="00B57C52"/>
    <w:rsid w:val="00B60677"/>
    <w:rsid w:val="00B60C81"/>
    <w:rsid w:val="00B6175A"/>
    <w:rsid w:val="00B617FC"/>
    <w:rsid w:val="00B61886"/>
    <w:rsid w:val="00B61CC0"/>
    <w:rsid w:val="00B62016"/>
    <w:rsid w:val="00B620E0"/>
    <w:rsid w:val="00B623DE"/>
    <w:rsid w:val="00B62541"/>
    <w:rsid w:val="00B62A7A"/>
    <w:rsid w:val="00B62C78"/>
    <w:rsid w:val="00B633E0"/>
    <w:rsid w:val="00B63582"/>
    <w:rsid w:val="00B63803"/>
    <w:rsid w:val="00B63A6E"/>
    <w:rsid w:val="00B63EB8"/>
    <w:rsid w:val="00B64870"/>
    <w:rsid w:val="00B65186"/>
    <w:rsid w:val="00B652BA"/>
    <w:rsid w:val="00B65402"/>
    <w:rsid w:val="00B6546B"/>
    <w:rsid w:val="00B65B42"/>
    <w:rsid w:val="00B65B6E"/>
    <w:rsid w:val="00B6667C"/>
    <w:rsid w:val="00B66F47"/>
    <w:rsid w:val="00B66FF4"/>
    <w:rsid w:val="00B67489"/>
    <w:rsid w:val="00B675B6"/>
    <w:rsid w:val="00B675FA"/>
    <w:rsid w:val="00B70058"/>
    <w:rsid w:val="00B7025E"/>
    <w:rsid w:val="00B70FCC"/>
    <w:rsid w:val="00B71126"/>
    <w:rsid w:val="00B719E9"/>
    <w:rsid w:val="00B727CF"/>
    <w:rsid w:val="00B72C1C"/>
    <w:rsid w:val="00B72C60"/>
    <w:rsid w:val="00B72F27"/>
    <w:rsid w:val="00B7370A"/>
    <w:rsid w:val="00B74108"/>
    <w:rsid w:val="00B74873"/>
    <w:rsid w:val="00B74904"/>
    <w:rsid w:val="00B74EB9"/>
    <w:rsid w:val="00B75B46"/>
    <w:rsid w:val="00B76032"/>
    <w:rsid w:val="00B76E08"/>
    <w:rsid w:val="00B777F1"/>
    <w:rsid w:val="00B779AF"/>
    <w:rsid w:val="00B77F67"/>
    <w:rsid w:val="00B80272"/>
    <w:rsid w:val="00B81A72"/>
    <w:rsid w:val="00B8221D"/>
    <w:rsid w:val="00B8286A"/>
    <w:rsid w:val="00B830AC"/>
    <w:rsid w:val="00B83655"/>
    <w:rsid w:val="00B84280"/>
    <w:rsid w:val="00B8431D"/>
    <w:rsid w:val="00B84554"/>
    <w:rsid w:val="00B84E6E"/>
    <w:rsid w:val="00B858F0"/>
    <w:rsid w:val="00B861A8"/>
    <w:rsid w:val="00B86AEF"/>
    <w:rsid w:val="00B876DB"/>
    <w:rsid w:val="00B879ED"/>
    <w:rsid w:val="00B87ADB"/>
    <w:rsid w:val="00B87BA5"/>
    <w:rsid w:val="00B90517"/>
    <w:rsid w:val="00B905D8"/>
    <w:rsid w:val="00B9084A"/>
    <w:rsid w:val="00B90A58"/>
    <w:rsid w:val="00B90B72"/>
    <w:rsid w:val="00B910E6"/>
    <w:rsid w:val="00B916B2"/>
    <w:rsid w:val="00B91A8D"/>
    <w:rsid w:val="00B91FAC"/>
    <w:rsid w:val="00B92C86"/>
    <w:rsid w:val="00B9311A"/>
    <w:rsid w:val="00B93810"/>
    <w:rsid w:val="00B9408B"/>
    <w:rsid w:val="00B94EAE"/>
    <w:rsid w:val="00B95707"/>
    <w:rsid w:val="00B95E54"/>
    <w:rsid w:val="00B9610F"/>
    <w:rsid w:val="00B967F4"/>
    <w:rsid w:val="00B96CE1"/>
    <w:rsid w:val="00BA0039"/>
    <w:rsid w:val="00BA0DD0"/>
    <w:rsid w:val="00BA1230"/>
    <w:rsid w:val="00BA13AE"/>
    <w:rsid w:val="00BA153B"/>
    <w:rsid w:val="00BA16DD"/>
    <w:rsid w:val="00BA1948"/>
    <w:rsid w:val="00BA1CE8"/>
    <w:rsid w:val="00BA2245"/>
    <w:rsid w:val="00BA22D6"/>
    <w:rsid w:val="00BA2887"/>
    <w:rsid w:val="00BA334A"/>
    <w:rsid w:val="00BA4466"/>
    <w:rsid w:val="00BA4DD7"/>
    <w:rsid w:val="00BA5885"/>
    <w:rsid w:val="00BA75E2"/>
    <w:rsid w:val="00BB0481"/>
    <w:rsid w:val="00BB0C86"/>
    <w:rsid w:val="00BB0CBF"/>
    <w:rsid w:val="00BB0D54"/>
    <w:rsid w:val="00BB17BB"/>
    <w:rsid w:val="00BB1B39"/>
    <w:rsid w:val="00BB2046"/>
    <w:rsid w:val="00BB286E"/>
    <w:rsid w:val="00BB2982"/>
    <w:rsid w:val="00BB2CB2"/>
    <w:rsid w:val="00BB2D45"/>
    <w:rsid w:val="00BB3158"/>
    <w:rsid w:val="00BB3916"/>
    <w:rsid w:val="00BB3EF3"/>
    <w:rsid w:val="00BB4026"/>
    <w:rsid w:val="00BB41AC"/>
    <w:rsid w:val="00BB4E75"/>
    <w:rsid w:val="00BB4F9A"/>
    <w:rsid w:val="00BB500D"/>
    <w:rsid w:val="00BB78D5"/>
    <w:rsid w:val="00BB7A91"/>
    <w:rsid w:val="00BB7B37"/>
    <w:rsid w:val="00BC0907"/>
    <w:rsid w:val="00BC0D47"/>
    <w:rsid w:val="00BC12EA"/>
    <w:rsid w:val="00BC1933"/>
    <w:rsid w:val="00BC1AA6"/>
    <w:rsid w:val="00BC1D3E"/>
    <w:rsid w:val="00BC2F72"/>
    <w:rsid w:val="00BC3304"/>
    <w:rsid w:val="00BC3DF2"/>
    <w:rsid w:val="00BC3E1A"/>
    <w:rsid w:val="00BC40CC"/>
    <w:rsid w:val="00BC42D0"/>
    <w:rsid w:val="00BC46DA"/>
    <w:rsid w:val="00BC47F7"/>
    <w:rsid w:val="00BC48F9"/>
    <w:rsid w:val="00BC49C5"/>
    <w:rsid w:val="00BC4A8F"/>
    <w:rsid w:val="00BC4F1B"/>
    <w:rsid w:val="00BC5CD3"/>
    <w:rsid w:val="00BC60FD"/>
    <w:rsid w:val="00BC6475"/>
    <w:rsid w:val="00BC6555"/>
    <w:rsid w:val="00BC700B"/>
    <w:rsid w:val="00BC7707"/>
    <w:rsid w:val="00BC7E42"/>
    <w:rsid w:val="00BC7E6E"/>
    <w:rsid w:val="00BD07B7"/>
    <w:rsid w:val="00BD0F8A"/>
    <w:rsid w:val="00BD13BB"/>
    <w:rsid w:val="00BD15F8"/>
    <w:rsid w:val="00BD226D"/>
    <w:rsid w:val="00BD25EE"/>
    <w:rsid w:val="00BD2865"/>
    <w:rsid w:val="00BD2A78"/>
    <w:rsid w:val="00BD2EA6"/>
    <w:rsid w:val="00BD367F"/>
    <w:rsid w:val="00BD40CB"/>
    <w:rsid w:val="00BD4F7E"/>
    <w:rsid w:val="00BD5A34"/>
    <w:rsid w:val="00BD69C7"/>
    <w:rsid w:val="00BD6FAD"/>
    <w:rsid w:val="00BD79FB"/>
    <w:rsid w:val="00BD7A6F"/>
    <w:rsid w:val="00BD7A9D"/>
    <w:rsid w:val="00BE0296"/>
    <w:rsid w:val="00BE0A84"/>
    <w:rsid w:val="00BE0B20"/>
    <w:rsid w:val="00BE242E"/>
    <w:rsid w:val="00BE2782"/>
    <w:rsid w:val="00BE2856"/>
    <w:rsid w:val="00BE2ABD"/>
    <w:rsid w:val="00BE2FD7"/>
    <w:rsid w:val="00BE3073"/>
    <w:rsid w:val="00BE36DB"/>
    <w:rsid w:val="00BE36F5"/>
    <w:rsid w:val="00BE4164"/>
    <w:rsid w:val="00BE4644"/>
    <w:rsid w:val="00BE49DD"/>
    <w:rsid w:val="00BE512A"/>
    <w:rsid w:val="00BE5685"/>
    <w:rsid w:val="00BE5DB2"/>
    <w:rsid w:val="00BE6640"/>
    <w:rsid w:val="00BE6BDE"/>
    <w:rsid w:val="00BE6BEB"/>
    <w:rsid w:val="00BE758B"/>
    <w:rsid w:val="00BE7654"/>
    <w:rsid w:val="00BE77BC"/>
    <w:rsid w:val="00BE79F9"/>
    <w:rsid w:val="00BE7C81"/>
    <w:rsid w:val="00BE7C9A"/>
    <w:rsid w:val="00BF1970"/>
    <w:rsid w:val="00BF28D3"/>
    <w:rsid w:val="00BF2DF1"/>
    <w:rsid w:val="00BF3405"/>
    <w:rsid w:val="00BF3432"/>
    <w:rsid w:val="00BF377B"/>
    <w:rsid w:val="00BF3CE8"/>
    <w:rsid w:val="00BF3FDB"/>
    <w:rsid w:val="00BF4381"/>
    <w:rsid w:val="00BF46D8"/>
    <w:rsid w:val="00BF5009"/>
    <w:rsid w:val="00BF5E37"/>
    <w:rsid w:val="00BF6D43"/>
    <w:rsid w:val="00BF7A58"/>
    <w:rsid w:val="00C00A5C"/>
    <w:rsid w:val="00C00D8D"/>
    <w:rsid w:val="00C00FA0"/>
    <w:rsid w:val="00C014C1"/>
    <w:rsid w:val="00C01F80"/>
    <w:rsid w:val="00C0258B"/>
    <w:rsid w:val="00C027C1"/>
    <w:rsid w:val="00C02E30"/>
    <w:rsid w:val="00C02EE7"/>
    <w:rsid w:val="00C03E97"/>
    <w:rsid w:val="00C040BE"/>
    <w:rsid w:val="00C04B4E"/>
    <w:rsid w:val="00C04C84"/>
    <w:rsid w:val="00C04D8E"/>
    <w:rsid w:val="00C04E7B"/>
    <w:rsid w:val="00C050D9"/>
    <w:rsid w:val="00C0539F"/>
    <w:rsid w:val="00C06AA3"/>
    <w:rsid w:val="00C06D73"/>
    <w:rsid w:val="00C073F1"/>
    <w:rsid w:val="00C0787D"/>
    <w:rsid w:val="00C07932"/>
    <w:rsid w:val="00C07AD6"/>
    <w:rsid w:val="00C07C47"/>
    <w:rsid w:val="00C07F2A"/>
    <w:rsid w:val="00C101CA"/>
    <w:rsid w:val="00C10C47"/>
    <w:rsid w:val="00C10EC2"/>
    <w:rsid w:val="00C1194F"/>
    <w:rsid w:val="00C129FC"/>
    <w:rsid w:val="00C12D1F"/>
    <w:rsid w:val="00C13A80"/>
    <w:rsid w:val="00C150BB"/>
    <w:rsid w:val="00C1568C"/>
    <w:rsid w:val="00C1675A"/>
    <w:rsid w:val="00C17180"/>
    <w:rsid w:val="00C179FA"/>
    <w:rsid w:val="00C20390"/>
    <w:rsid w:val="00C20DD4"/>
    <w:rsid w:val="00C20F8E"/>
    <w:rsid w:val="00C2113B"/>
    <w:rsid w:val="00C21A51"/>
    <w:rsid w:val="00C21BBA"/>
    <w:rsid w:val="00C21F75"/>
    <w:rsid w:val="00C22C5A"/>
    <w:rsid w:val="00C22F4F"/>
    <w:rsid w:val="00C2335C"/>
    <w:rsid w:val="00C2340B"/>
    <w:rsid w:val="00C251A6"/>
    <w:rsid w:val="00C2588B"/>
    <w:rsid w:val="00C25F20"/>
    <w:rsid w:val="00C26483"/>
    <w:rsid w:val="00C267E4"/>
    <w:rsid w:val="00C27BFC"/>
    <w:rsid w:val="00C3078D"/>
    <w:rsid w:val="00C307D8"/>
    <w:rsid w:val="00C30D13"/>
    <w:rsid w:val="00C323C5"/>
    <w:rsid w:val="00C33041"/>
    <w:rsid w:val="00C33091"/>
    <w:rsid w:val="00C3385B"/>
    <w:rsid w:val="00C338F2"/>
    <w:rsid w:val="00C343C4"/>
    <w:rsid w:val="00C34F32"/>
    <w:rsid w:val="00C350DB"/>
    <w:rsid w:val="00C351F4"/>
    <w:rsid w:val="00C3610E"/>
    <w:rsid w:val="00C36392"/>
    <w:rsid w:val="00C36A6B"/>
    <w:rsid w:val="00C370C6"/>
    <w:rsid w:val="00C371AA"/>
    <w:rsid w:val="00C377EF"/>
    <w:rsid w:val="00C407CD"/>
    <w:rsid w:val="00C40CE5"/>
    <w:rsid w:val="00C41407"/>
    <w:rsid w:val="00C41474"/>
    <w:rsid w:val="00C41553"/>
    <w:rsid w:val="00C41F8E"/>
    <w:rsid w:val="00C42F66"/>
    <w:rsid w:val="00C439F1"/>
    <w:rsid w:val="00C43A69"/>
    <w:rsid w:val="00C440EC"/>
    <w:rsid w:val="00C44C58"/>
    <w:rsid w:val="00C44F06"/>
    <w:rsid w:val="00C4545C"/>
    <w:rsid w:val="00C45C14"/>
    <w:rsid w:val="00C46722"/>
    <w:rsid w:val="00C46A35"/>
    <w:rsid w:val="00C46FD3"/>
    <w:rsid w:val="00C4789D"/>
    <w:rsid w:val="00C47C68"/>
    <w:rsid w:val="00C47C6E"/>
    <w:rsid w:val="00C506A3"/>
    <w:rsid w:val="00C50AC8"/>
    <w:rsid w:val="00C512A5"/>
    <w:rsid w:val="00C51681"/>
    <w:rsid w:val="00C523FC"/>
    <w:rsid w:val="00C53636"/>
    <w:rsid w:val="00C54CDD"/>
    <w:rsid w:val="00C550EA"/>
    <w:rsid w:val="00C551CC"/>
    <w:rsid w:val="00C55BF2"/>
    <w:rsid w:val="00C56085"/>
    <w:rsid w:val="00C57343"/>
    <w:rsid w:val="00C61AC9"/>
    <w:rsid w:val="00C61D4E"/>
    <w:rsid w:val="00C62B08"/>
    <w:rsid w:val="00C63E66"/>
    <w:rsid w:val="00C64823"/>
    <w:rsid w:val="00C64DCA"/>
    <w:rsid w:val="00C650EE"/>
    <w:rsid w:val="00C65762"/>
    <w:rsid w:val="00C6584E"/>
    <w:rsid w:val="00C663BA"/>
    <w:rsid w:val="00C66EC3"/>
    <w:rsid w:val="00C675CD"/>
    <w:rsid w:val="00C7029E"/>
    <w:rsid w:val="00C719BE"/>
    <w:rsid w:val="00C7295A"/>
    <w:rsid w:val="00C72A2A"/>
    <w:rsid w:val="00C72A82"/>
    <w:rsid w:val="00C72A8A"/>
    <w:rsid w:val="00C73095"/>
    <w:rsid w:val="00C73330"/>
    <w:rsid w:val="00C74548"/>
    <w:rsid w:val="00C75BAA"/>
    <w:rsid w:val="00C7600E"/>
    <w:rsid w:val="00C76172"/>
    <w:rsid w:val="00C762D6"/>
    <w:rsid w:val="00C7645C"/>
    <w:rsid w:val="00C81BEC"/>
    <w:rsid w:val="00C81FC9"/>
    <w:rsid w:val="00C829A7"/>
    <w:rsid w:val="00C83153"/>
    <w:rsid w:val="00C839AA"/>
    <w:rsid w:val="00C83B3D"/>
    <w:rsid w:val="00C84375"/>
    <w:rsid w:val="00C8446F"/>
    <w:rsid w:val="00C85ADA"/>
    <w:rsid w:val="00C908D7"/>
    <w:rsid w:val="00C90B0A"/>
    <w:rsid w:val="00C9130F"/>
    <w:rsid w:val="00C91F86"/>
    <w:rsid w:val="00C923FD"/>
    <w:rsid w:val="00C92465"/>
    <w:rsid w:val="00C92758"/>
    <w:rsid w:val="00C92CEE"/>
    <w:rsid w:val="00C93254"/>
    <w:rsid w:val="00C949E4"/>
    <w:rsid w:val="00C94EC0"/>
    <w:rsid w:val="00C967ED"/>
    <w:rsid w:val="00C96BD6"/>
    <w:rsid w:val="00C96DF5"/>
    <w:rsid w:val="00C97454"/>
    <w:rsid w:val="00CA037A"/>
    <w:rsid w:val="00CA0A46"/>
    <w:rsid w:val="00CA0B2C"/>
    <w:rsid w:val="00CA1C29"/>
    <w:rsid w:val="00CA20E0"/>
    <w:rsid w:val="00CA2515"/>
    <w:rsid w:val="00CA2D00"/>
    <w:rsid w:val="00CA2E78"/>
    <w:rsid w:val="00CA3570"/>
    <w:rsid w:val="00CA365E"/>
    <w:rsid w:val="00CA3856"/>
    <w:rsid w:val="00CA3BAD"/>
    <w:rsid w:val="00CA3FC3"/>
    <w:rsid w:val="00CA40E3"/>
    <w:rsid w:val="00CA41E9"/>
    <w:rsid w:val="00CA509E"/>
    <w:rsid w:val="00CA5FF9"/>
    <w:rsid w:val="00CA7B3C"/>
    <w:rsid w:val="00CA7B99"/>
    <w:rsid w:val="00CA7F81"/>
    <w:rsid w:val="00CB0103"/>
    <w:rsid w:val="00CB0890"/>
    <w:rsid w:val="00CB0D53"/>
    <w:rsid w:val="00CB12E4"/>
    <w:rsid w:val="00CB359D"/>
    <w:rsid w:val="00CB42EF"/>
    <w:rsid w:val="00CB48EB"/>
    <w:rsid w:val="00CB4B83"/>
    <w:rsid w:val="00CB4BFF"/>
    <w:rsid w:val="00CB4CF6"/>
    <w:rsid w:val="00CB5525"/>
    <w:rsid w:val="00CB57F4"/>
    <w:rsid w:val="00CB5C9C"/>
    <w:rsid w:val="00CB70FA"/>
    <w:rsid w:val="00CB739D"/>
    <w:rsid w:val="00CB7B5E"/>
    <w:rsid w:val="00CC1303"/>
    <w:rsid w:val="00CC135C"/>
    <w:rsid w:val="00CC21E1"/>
    <w:rsid w:val="00CC2733"/>
    <w:rsid w:val="00CC2CBE"/>
    <w:rsid w:val="00CC2F6E"/>
    <w:rsid w:val="00CC31C4"/>
    <w:rsid w:val="00CC364F"/>
    <w:rsid w:val="00CC387B"/>
    <w:rsid w:val="00CC3945"/>
    <w:rsid w:val="00CC5964"/>
    <w:rsid w:val="00CC5CFC"/>
    <w:rsid w:val="00CC6B3F"/>
    <w:rsid w:val="00CC70E6"/>
    <w:rsid w:val="00CC7287"/>
    <w:rsid w:val="00CC75AA"/>
    <w:rsid w:val="00CC790C"/>
    <w:rsid w:val="00CC7BBC"/>
    <w:rsid w:val="00CC7EB5"/>
    <w:rsid w:val="00CD0164"/>
    <w:rsid w:val="00CD0A0C"/>
    <w:rsid w:val="00CD1725"/>
    <w:rsid w:val="00CD2487"/>
    <w:rsid w:val="00CD2633"/>
    <w:rsid w:val="00CD3702"/>
    <w:rsid w:val="00CD387E"/>
    <w:rsid w:val="00CD3A06"/>
    <w:rsid w:val="00CD4345"/>
    <w:rsid w:val="00CD4701"/>
    <w:rsid w:val="00CD4994"/>
    <w:rsid w:val="00CD53B6"/>
    <w:rsid w:val="00CD5911"/>
    <w:rsid w:val="00CD5DC0"/>
    <w:rsid w:val="00CD5DC7"/>
    <w:rsid w:val="00CD5DDA"/>
    <w:rsid w:val="00CD6054"/>
    <w:rsid w:val="00CD6CBE"/>
    <w:rsid w:val="00CD6FB4"/>
    <w:rsid w:val="00CD7C7E"/>
    <w:rsid w:val="00CE0014"/>
    <w:rsid w:val="00CE05B0"/>
    <w:rsid w:val="00CE0896"/>
    <w:rsid w:val="00CE0CB3"/>
    <w:rsid w:val="00CE1061"/>
    <w:rsid w:val="00CE1082"/>
    <w:rsid w:val="00CE1D5C"/>
    <w:rsid w:val="00CE1F63"/>
    <w:rsid w:val="00CE21D8"/>
    <w:rsid w:val="00CE2B20"/>
    <w:rsid w:val="00CE3539"/>
    <w:rsid w:val="00CE516B"/>
    <w:rsid w:val="00CE57FF"/>
    <w:rsid w:val="00CE5FD1"/>
    <w:rsid w:val="00CE60B4"/>
    <w:rsid w:val="00CE6D44"/>
    <w:rsid w:val="00CE7594"/>
    <w:rsid w:val="00CE780C"/>
    <w:rsid w:val="00CE78BB"/>
    <w:rsid w:val="00CF00D2"/>
    <w:rsid w:val="00CF0196"/>
    <w:rsid w:val="00CF0648"/>
    <w:rsid w:val="00CF07C6"/>
    <w:rsid w:val="00CF0848"/>
    <w:rsid w:val="00CF2774"/>
    <w:rsid w:val="00CF2CE8"/>
    <w:rsid w:val="00CF2D8F"/>
    <w:rsid w:val="00CF3100"/>
    <w:rsid w:val="00CF49FF"/>
    <w:rsid w:val="00CF5428"/>
    <w:rsid w:val="00CF556D"/>
    <w:rsid w:val="00CF5A96"/>
    <w:rsid w:val="00CF754A"/>
    <w:rsid w:val="00CF7AE6"/>
    <w:rsid w:val="00CF7D3F"/>
    <w:rsid w:val="00CF7E8B"/>
    <w:rsid w:val="00D01181"/>
    <w:rsid w:val="00D014BC"/>
    <w:rsid w:val="00D0179B"/>
    <w:rsid w:val="00D01822"/>
    <w:rsid w:val="00D01EB3"/>
    <w:rsid w:val="00D01EBE"/>
    <w:rsid w:val="00D01F8E"/>
    <w:rsid w:val="00D02150"/>
    <w:rsid w:val="00D03B53"/>
    <w:rsid w:val="00D04A38"/>
    <w:rsid w:val="00D04D70"/>
    <w:rsid w:val="00D0509A"/>
    <w:rsid w:val="00D052DD"/>
    <w:rsid w:val="00D05ADC"/>
    <w:rsid w:val="00D05D1C"/>
    <w:rsid w:val="00D06F32"/>
    <w:rsid w:val="00D076CE"/>
    <w:rsid w:val="00D0792C"/>
    <w:rsid w:val="00D07BD4"/>
    <w:rsid w:val="00D07F31"/>
    <w:rsid w:val="00D07F52"/>
    <w:rsid w:val="00D10145"/>
    <w:rsid w:val="00D108D2"/>
    <w:rsid w:val="00D10B73"/>
    <w:rsid w:val="00D12477"/>
    <w:rsid w:val="00D13052"/>
    <w:rsid w:val="00D13775"/>
    <w:rsid w:val="00D1389F"/>
    <w:rsid w:val="00D139F4"/>
    <w:rsid w:val="00D13BED"/>
    <w:rsid w:val="00D1402E"/>
    <w:rsid w:val="00D147DB"/>
    <w:rsid w:val="00D149A3"/>
    <w:rsid w:val="00D158D7"/>
    <w:rsid w:val="00D159BC"/>
    <w:rsid w:val="00D16D3F"/>
    <w:rsid w:val="00D17202"/>
    <w:rsid w:val="00D17305"/>
    <w:rsid w:val="00D17F7F"/>
    <w:rsid w:val="00D17FCB"/>
    <w:rsid w:val="00D207C6"/>
    <w:rsid w:val="00D20803"/>
    <w:rsid w:val="00D20A3B"/>
    <w:rsid w:val="00D20B80"/>
    <w:rsid w:val="00D218B1"/>
    <w:rsid w:val="00D21C8D"/>
    <w:rsid w:val="00D2216F"/>
    <w:rsid w:val="00D23882"/>
    <w:rsid w:val="00D24379"/>
    <w:rsid w:val="00D2491E"/>
    <w:rsid w:val="00D2498A"/>
    <w:rsid w:val="00D24A1A"/>
    <w:rsid w:val="00D252BF"/>
    <w:rsid w:val="00D25430"/>
    <w:rsid w:val="00D2576A"/>
    <w:rsid w:val="00D25CCD"/>
    <w:rsid w:val="00D264F3"/>
    <w:rsid w:val="00D26DEC"/>
    <w:rsid w:val="00D26E43"/>
    <w:rsid w:val="00D27616"/>
    <w:rsid w:val="00D27617"/>
    <w:rsid w:val="00D2769B"/>
    <w:rsid w:val="00D27F6E"/>
    <w:rsid w:val="00D302C5"/>
    <w:rsid w:val="00D30B49"/>
    <w:rsid w:val="00D30FE3"/>
    <w:rsid w:val="00D3144E"/>
    <w:rsid w:val="00D31470"/>
    <w:rsid w:val="00D3152B"/>
    <w:rsid w:val="00D31E52"/>
    <w:rsid w:val="00D322E5"/>
    <w:rsid w:val="00D3251E"/>
    <w:rsid w:val="00D32CE4"/>
    <w:rsid w:val="00D3301F"/>
    <w:rsid w:val="00D334F0"/>
    <w:rsid w:val="00D33556"/>
    <w:rsid w:val="00D3480A"/>
    <w:rsid w:val="00D358CF"/>
    <w:rsid w:val="00D36626"/>
    <w:rsid w:val="00D36847"/>
    <w:rsid w:val="00D36BF5"/>
    <w:rsid w:val="00D37E59"/>
    <w:rsid w:val="00D401D5"/>
    <w:rsid w:val="00D40C37"/>
    <w:rsid w:val="00D416A4"/>
    <w:rsid w:val="00D41AB8"/>
    <w:rsid w:val="00D41EBE"/>
    <w:rsid w:val="00D42419"/>
    <w:rsid w:val="00D4250D"/>
    <w:rsid w:val="00D42F0F"/>
    <w:rsid w:val="00D431BA"/>
    <w:rsid w:val="00D431F0"/>
    <w:rsid w:val="00D43596"/>
    <w:rsid w:val="00D436EA"/>
    <w:rsid w:val="00D43867"/>
    <w:rsid w:val="00D43A40"/>
    <w:rsid w:val="00D43B9E"/>
    <w:rsid w:val="00D4435C"/>
    <w:rsid w:val="00D44F0D"/>
    <w:rsid w:val="00D44F48"/>
    <w:rsid w:val="00D4541A"/>
    <w:rsid w:val="00D45B34"/>
    <w:rsid w:val="00D45CE2"/>
    <w:rsid w:val="00D46024"/>
    <w:rsid w:val="00D460FE"/>
    <w:rsid w:val="00D4677A"/>
    <w:rsid w:val="00D47172"/>
    <w:rsid w:val="00D47A38"/>
    <w:rsid w:val="00D47D87"/>
    <w:rsid w:val="00D47ED8"/>
    <w:rsid w:val="00D500B5"/>
    <w:rsid w:val="00D5092C"/>
    <w:rsid w:val="00D50C0A"/>
    <w:rsid w:val="00D51EC7"/>
    <w:rsid w:val="00D52C12"/>
    <w:rsid w:val="00D53177"/>
    <w:rsid w:val="00D533B7"/>
    <w:rsid w:val="00D538BE"/>
    <w:rsid w:val="00D53DFB"/>
    <w:rsid w:val="00D54DE1"/>
    <w:rsid w:val="00D54ECB"/>
    <w:rsid w:val="00D55E4C"/>
    <w:rsid w:val="00D564F9"/>
    <w:rsid w:val="00D56623"/>
    <w:rsid w:val="00D56C11"/>
    <w:rsid w:val="00D56ECA"/>
    <w:rsid w:val="00D57497"/>
    <w:rsid w:val="00D57FED"/>
    <w:rsid w:val="00D60E01"/>
    <w:rsid w:val="00D611D8"/>
    <w:rsid w:val="00D61535"/>
    <w:rsid w:val="00D62F2B"/>
    <w:rsid w:val="00D63603"/>
    <w:rsid w:val="00D638D8"/>
    <w:rsid w:val="00D63F15"/>
    <w:rsid w:val="00D6402D"/>
    <w:rsid w:val="00D641BF"/>
    <w:rsid w:val="00D64485"/>
    <w:rsid w:val="00D64B60"/>
    <w:rsid w:val="00D64C95"/>
    <w:rsid w:val="00D65E52"/>
    <w:rsid w:val="00D66869"/>
    <w:rsid w:val="00D66BEB"/>
    <w:rsid w:val="00D671F8"/>
    <w:rsid w:val="00D70676"/>
    <w:rsid w:val="00D707E5"/>
    <w:rsid w:val="00D70BE7"/>
    <w:rsid w:val="00D71214"/>
    <w:rsid w:val="00D71F43"/>
    <w:rsid w:val="00D72379"/>
    <w:rsid w:val="00D731FE"/>
    <w:rsid w:val="00D736C6"/>
    <w:rsid w:val="00D73894"/>
    <w:rsid w:val="00D73B5D"/>
    <w:rsid w:val="00D73E93"/>
    <w:rsid w:val="00D74459"/>
    <w:rsid w:val="00D7446A"/>
    <w:rsid w:val="00D74825"/>
    <w:rsid w:val="00D74946"/>
    <w:rsid w:val="00D74B83"/>
    <w:rsid w:val="00D75510"/>
    <w:rsid w:val="00D75655"/>
    <w:rsid w:val="00D75BEA"/>
    <w:rsid w:val="00D7685B"/>
    <w:rsid w:val="00D76BED"/>
    <w:rsid w:val="00D76CF8"/>
    <w:rsid w:val="00D7746F"/>
    <w:rsid w:val="00D77527"/>
    <w:rsid w:val="00D779A6"/>
    <w:rsid w:val="00D77B59"/>
    <w:rsid w:val="00D802DF"/>
    <w:rsid w:val="00D814BB"/>
    <w:rsid w:val="00D821C0"/>
    <w:rsid w:val="00D834CD"/>
    <w:rsid w:val="00D84009"/>
    <w:rsid w:val="00D852AD"/>
    <w:rsid w:val="00D85D5B"/>
    <w:rsid w:val="00D8752A"/>
    <w:rsid w:val="00D87A19"/>
    <w:rsid w:val="00D87AF8"/>
    <w:rsid w:val="00D87C92"/>
    <w:rsid w:val="00D87F44"/>
    <w:rsid w:val="00D90236"/>
    <w:rsid w:val="00D90878"/>
    <w:rsid w:val="00D90D4C"/>
    <w:rsid w:val="00D90E7E"/>
    <w:rsid w:val="00D90FF7"/>
    <w:rsid w:val="00D912E4"/>
    <w:rsid w:val="00D918CC"/>
    <w:rsid w:val="00D91DD3"/>
    <w:rsid w:val="00D92400"/>
    <w:rsid w:val="00D92836"/>
    <w:rsid w:val="00D92997"/>
    <w:rsid w:val="00D92FDC"/>
    <w:rsid w:val="00D936CD"/>
    <w:rsid w:val="00D93EB3"/>
    <w:rsid w:val="00D93F95"/>
    <w:rsid w:val="00D941F1"/>
    <w:rsid w:val="00D94487"/>
    <w:rsid w:val="00D95442"/>
    <w:rsid w:val="00D9615E"/>
    <w:rsid w:val="00D964EA"/>
    <w:rsid w:val="00D97020"/>
    <w:rsid w:val="00D970F8"/>
    <w:rsid w:val="00D97421"/>
    <w:rsid w:val="00DA0623"/>
    <w:rsid w:val="00DA11DF"/>
    <w:rsid w:val="00DA2A10"/>
    <w:rsid w:val="00DA4157"/>
    <w:rsid w:val="00DA47D5"/>
    <w:rsid w:val="00DA52F9"/>
    <w:rsid w:val="00DA539D"/>
    <w:rsid w:val="00DA5404"/>
    <w:rsid w:val="00DA5912"/>
    <w:rsid w:val="00DA5B3A"/>
    <w:rsid w:val="00DA5EDD"/>
    <w:rsid w:val="00DA6524"/>
    <w:rsid w:val="00DA7348"/>
    <w:rsid w:val="00DA77AF"/>
    <w:rsid w:val="00DA7D9A"/>
    <w:rsid w:val="00DB048D"/>
    <w:rsid w:val="00DB0831"/>
    <w:rsid w:val="00DB0843"/>
    <w:rsid w:val="00DB0D79"/>
    <w:rsid w:val="00DB17A0"/>
    <w:rsid w:val="00DB17CB"/>
    <w:rsid w:val="00DB1C89"/>
    <w:rsid w:val="00DB2053"/>
    <w:rsid w:val="00DB20AB"/>
    <w:rsid w:val="00DB25C6"/>
    <w:rsid w:val="00DB2681"/>
    <w:rsid w:val="00DB3387"/>
    <w:rsid w:val="00DB3AA2"/>
    <w:rsid w:val="00DB3F25"/>
    <w:rsid w:val="00DB413D"/>
    <w:rsid w:val="00DB4C53"/>
    <w:rsid w:val="00DB5682"/>
    <w:rsid w:val="00DB5737"/>
    <w:rsid w:val="00DB63EB"/>
    <w:rsid w:val="00DB6600"/>
    <w:rsid w:val="00DB78BC"/>
    <w:rsid w:val="00DB7D10"/>
    <w:rsid w:val="00DC0016"/>
    <w:rsid w:val="00DC0617"/>
    <w:rsid w:val="00DC0F5B"/>
    <w:rsid w:val="00DC1B09"/>
    <w:rsid w:val="00DC2739"/>
    <w:rsid w:val="00DC2D99"/>
    <w:rsid w:val="00DC2DF2"/>
    <w:rsid w:val="00DC30B8"/>
    <w:rsid w:val="00DC44C7"/>
    <w:rsid w:val="00DC5AB9"/>
    <w:rsid w:val="00DC6F65"/>
    <w:rsid w:val="00DC79DE"/>
    <w:rsid w:val="00DC7B0E"/>
    <w:rsid w:val="00DC7CF3"/>
    <w:rsid w:val="00DD16B4"/>
    <w:rsid w:val="00DD1BDA"/>
    <w:rsid w:val="00DD26E9"/>
    <w:rsid w:val="00DD297A"/>
    <w:rsid w:val="00DD2F20"/>
    <w:rsid w:val="00DD3366"/>
    <w:rsid w:val="00DD35EF"/>
    <w:rsid w:val="00DD371C"/>
    <w:rsid w:val="00DD4BAF"/>
    <w:rsid w:val="00DD4BC2"/>
    <w:rsid w:val="00DD4CC8"/>
    <w:rsid w:val="00DD55EB"/>
    <w:rsid w:val="00DD55F4"/>
    <w:rsid w:val="00DD57EA"/>
    <w:rsid w:val="00DD5C7C"/>
    <w:rsid w:val="00DD60CD"/>
    <w:rsid w:val="00DD6899"/>
    <w:rsid w:val="00DD6E1A"/>
    <w:rsid w:val="00DE042A"/>
    <w:rsid w:val="00DE0A08"/>
    <w:rsid w:val="00DE1063"/>
    <w:rsid w:val="00DE159B"/>
    <w:rsid w:val="00DE1E6E"/>
    <w:rsid w:val="00DE2029"/>
    <w:rsid w:val="00DE2EEC"/>
    <w:rsid w:val="00DE37AE"/>
    <w:rsid w:val="00DE39E8"/>
    <w:rsid w:val="00DE3B1F"/>
    <w:rsid w:val="00DE4065"/>
    <w:rsid w:val="00DE4675"/>
    <w:rsid w:val="00DE4A7C"/>
    <w:rsid w:val="00DE4AF5"/>
    <w:rsid w:val="00DE5146"/>
    <w:rsid w:val="00DE526B"/>
    <w:rsid w:val="00DE64C7"/>
    <w:rsid w:val="00DE6B57"/>
    <w:rsid w:val="00DE77E2"/>
    <w:rsid w:val="00DE7938"/>
    <w:rsid w:val="00DE7AB2"/>
    <w:rsid w:val="00DE7EA5"/>
    <w:rsid w:val="00DF031E"/>
    <w:rsid w:val="00DF038D"/>
    <w:rsid w:val="00DF0B9D"/>
    <w:rsid w:val="00DF0F73"/>
    <w:rsid w:val="00DF11B3"/>
    <w:rsid w:val="00DF12BF"/>
    <w:rsid w:val="00DF1370"/>
    <w:rsid w:val="00DF15F7"/>
    <w:rsid w:val="00DF1B58"/>
    <w:rsid w:val="00DF21EA"/>
    <w:rsid w:val="00DF25E5"/>
    <w:rsid w:val="00DF28F2"/>
    <w:rsid w:val="00DF2E22"/>
    <w:rsid w:val="00DF3DDC"/>
    <w:rsid w:val="00DF4A1D"/>
    <w:rsid w:val="00DF4E90"/>
    <w:rsid w:val="00DF4FB5"/>
    <w:rsid w:val="00DF5396"/>
    <w:rsid w:val="00DF5690"/>
    <w:rsid w:val="00DF5A40"/>
    <w:rsid w:val="00DF5B0B"/>
    <w:rsid w:val="00DF5C96"/>
    <w:rsid w:val="00DF5E54"/>
    <w:rsid w:val="00DF60E6"/>
    <w:rsid w:val="00DF69CB"/>
    <w:rsid w:val="00DF6B25"/>
    <w:rsid w:val="00DF729A"/>
    <w:rsid w:val="00DF7436"/>
    <w:rsid w:val="00DF77D5"/>
    <w:rsid w:val="00DF7867"/>
    <w:rsid w:val="00DF79FF"/>
    <w:rsid w:val="00DF7A0F"/>
    <w:rsid w:val="00DF7E30"/>
    <w:rsid w:val="00E00119"/>
    <w:rsid w:val="00E001C8"/>
    <w:rsid w:val="00E00945"/>
    <w:rsid w:val="00E00D26"/>
    <w:rsid w:val="00E0108D"/>
    <w:rsid w:val="00E02129"/>
    <w:rsid w:val="00E022D3"/>
    <w:rsid w:val="00E02325"/>
    <w:rsid w:val="00E02F3C"/>
    <w:rsid w:val="00E02F89"/>
    <w:rsid w:val="00E02FED"/>
    <w:rsid w:val="00E03A44"/>
    <w:rsid w:val="00E03F2A"/>
    <w:rsid w:val="00E04072"/>
    <w:rsid w:val="00E045EA"/>
    <w:rsid w:val="00E0462A"/>
    <w:rsid w:val="00E046BB"/>
    <w:rsid w:val="00E04EE0"/>
    <w:rsid w:val="00E056B9"/>
    <w:rsid w:val="00E06008"/>
    <w:rsid w:val="00E06042"/>
    <w:rsid w:val="00E06605"/>
    <w:rsid w:val="00E07AFE"/>
    <w:rsid w:val="00E1096E"/>
    <w:rsid w:val="00E10D08"/>
    <w:rsid w:val="00E11575"/>
    <w:rsid w:val="00E123FC"/>
    <w:rsid w:val="00E12627"/>
    <w:rsid w:val="00E12E54"/>
    <w:rsid w:val="00E139BF"/>
    <w:rsid w:val="00E1421E"/>
    <w:rsid w:val="00E143D6"/>
    <w:rsid w:val="00E14488"/>
    <w:rsid w:val="00E148EF"/>
    <w:rsid w:val="00E14BB0"/>
    <w:rsid w:val="00E150E2"/>
    <w:rsid w:val="00E1529C"/>
    <w:rsid w:val="00E1564B"/>
    <w:rsid w:val="00E16C0C"/>
    <w:rsid w:val="00E176CA"/>
    <w:rsid w:val="00E2056B"/>
    <w:rsid w:val="00E20695"/>
    <w:rsid w:val="00E20AAD"/>
    <w:rsid w:val="00E21016"/>
    <w:rsid w:val="00E217CB"/>
    <w:rsid w:val="00E22E0A"/>
    <w:rsid w:val="00E23ADE"/>
    <w:rsid w:val="00E2443B"/>
    <w:rsid w:val="00E249B3"/>
    <w:rsid w:val="00E25235"/>
    <w:rsid w:val="00E254C0"/>
    <w:rsid w:val="00E256F4"/>
    <w:rsid w:val="00E25817"/>
    <w:rsid w:val="00E25BB4"/>
    <w:rsid w:val="00E25FC2"/>
    <w:rsid w:val="00E26042"/>
    <w:rsid w:val="00E26981"/>
    <w:rsid w:val="00E26A8E"/>
    <w:rsid w:val="00E26CDE"/>
    <w:rsid w:val="00E306EC"/>
    <w:rsid w:val="00E30FCA"/>
    <w:rsid w:val="00E31151"/>
    <w:rsid w:val="00E31236"/>
    <w:rsid w:val="00E31B4D"/>
    <w:rsid w:val="00E32262"/>
    <w:rsid w:val="00E3230F"/>
    <w:rsid w:val="00E3270C"/>
    <w:rsid w:val="00E32753"/>
    <w:rsid w:val="00E32A33"/>
    <w:rsid w:val="00E33CF6"/>
    <w:rsid w:val="00E34579"/>
    <w:rsid w:val="00E357DC"/>
    <w:rsid w:val="00E3585B"/>
    <w:rsid w:val="00E35BDE"/>
    <w:rsid w:val="00E36CB2"/>
    <w:rsid w:val="00E370DB"/>
    <w:rsid w:val="00E374B6"/>
    <w:rsid w:val="00E3790C"/>
    <w:rsid w:val="00E4066C"/>
    <w:rsid w:val="00E4126F"/>
    <w:rsid w:val="00E412B3"/>
    <w:rsid w:val="00E414C6"/>
    <w:rsid w:val="00E415FB"/>
    <w:rsid w:val="00E41FD3"/>
    <w:rsid w:val="00E421BB"/>
    <w:rsid w:val="00E42E4B"/>
    <w:rsid w:val="00E4367C"/>
    <w:rsid w:val="00E436B5"/>
    <w:rsid w:val="00E441C2"/>
    <w:rsid w:val="00E444D6"/>
    <w:rsid w:val="00E44D6C"/>
    <w:rsid w:val="00E44DED"/>
    <w:rsid w:val="00E44F60"/>
    <w:rsid w:val="00E459A2"/>
    <w:rsid w:val="00E461E9"/>
    <w:rsid w:val="00E4634A"/>
    <w:rsid w:val="00E46632"/>
    <w:rsid w:val="00E50625"/>
    <w:rsid w:val="00E50642"/>
    <w:rsid w:val="00E50F69"/>
    <w:rsid w:val="00E51536"/>
    <w:rsid w:val="00E51A1B"/>
    <w:rsid w:val="00E51C09"/>
    <w:rsid w:val="00E51EF1"/>
    <w:rsid w:val="00E520BE"/>
    <w:rsid w:val="00E520CB"/>
    <w:rsid w:val="00E5227E"/>
    <w:rsid w:val="00E525C3"/>
    <w:rsid w:val="00E52A3D"/>
    <w:rsid w:val="00E531D8"/>
    <w:rsid w:val="00E53301"/>
    <w:rsid w:val="00E53309"/>
    <w:rsid w:val="00E53597"/>
    <w:rsid w:val="00E53911"/>
    <w:rsid w:val="00E53997"/>
    <w:rsid w:val="00E53C1E"/>
    <w:rsid w:val="00E54170"/>
    <w:rsid w:val="00E56322"/>
    <w:rsid w:val="00E5746A"/>
    <w:rsid w:val="00E57916"/>
    <w:rsid w:val="00E57DD4"/>
    <w:rsid w:val="00E601C5"/>
    <w:rsid w:val="00E60A0A"/>
    <w:rsid w:val="00E60B8C"/>
    <w:rsid w:val="00E60CDA"/>
    <w:rsid w:val="00E612F4"/>
    <w:rsid w:val="00E61883"/>
    <w:rsid w:val="00E61897"/>
    <w:rsid w:val="00E61CDA"/>
    <w:rsid w:val="00E61E0B"/>
    <w:rsid w:val="00E62394"/>
    <w:rsid w:val="00E623D8"/>
    <w:rsid w:val="00E62969"/>
    <w:rsid w:val="00E6355B"/>
    <w:rsid w:val="00E635DE"/>
    <w:rsid w:val="00E63897"/>
    <w:rsid w:val="00E63A1A"/>
    <w:rsid w:val="00E64385"/>
    <w:rsid w:val="00E64792"/>
    <w:rsid w:val="00E647ED"/>
    <w:rsid w:val="00E64AF5"/>
    <w:rsid w:val="00E64BA2"/>
    <w:rsid w:val="00E66081"/>
    <w:rsid w:val="00E6693D"/>
    <w:rsid w:val="00E669D3"/>
    <w:rsid w:val="00E66A2F"/>
    <w:rsid w:val="00E67197"/>
    <w:rsid w:val="00E676E7"/>
    <w:rsid w:val="00E679AE"/>
    <w:rsid w:val="00E67D8D"/>
    <w:rsid w:val="00E67EF3"/>
    <w:rsid w:val="00E70B34"/>
    <w:rsid w:val="00E70C18"/>
    <w:rsid w:val="00E70EC4"/>
    <w:rsid w:val="00E71A73"/>
    <w:rsid w:val="00E72220"/>
    <w:rsid w:val="00E7236E"/>
    <w:rsid w:val="00E723D0"/>
    <w:rsid w:val="00E72403"/>
    <w:rsid w:val="00E7285A"/>
    <w:rsid w:val="00E72D5D"/>
    <w:rsid w:val="00E73147"/>
    <w:rsid w:val="00E737D1"/>
    <w:rsid w:val="00E73A3D"/>
    <w:rsid w:val="00E74A05"/>
    <w:rsid w:val="00E74B73"/>
    <w:rsid w:val="00E75183"/>
    <w:rsid w:val="00E75601"/>
    <w:rsid w:val="00E7589D"/>
    <w:rsid w:val="00E75DAF"/>
    <w:rsid w:val="00E76537"/>
    <w:rsid w:val="00E7668F"/>
    <w:rsid w:val="00E768BF"/>
    <w:rsid w:val="00E769E5"/>
    <w:rsid w:val="00E76B7E"/>
    <w:rsid w:val="00E76E9B"/>
    <w:rsid w:val="00E76F0F"/>
    <w:rsid w:val="00E777A1"/>
    <w:rsid w:val="00E77EB0"/>
    <w:rsid w:val="00E80773"/>
    <w:rsid w:val="00E80DDB"/>
    <w:rsid w:val="00E814BE"/>
    <w:rsid w:val="00E81583"/>
    <w:rsid w:val="00E83545"/>
    <w:rsid w:val="00E83763"/>
    <w:rsid w:val="00E83C43"/>
    <w:rsid w:val="00E8418B"/>
    <w:rsid w:val="00E84D2E"/>
    <w:rsid w:val="00E85215"/>
    <w:rsid w:val="00E85249"/>
    <w:rsid w:val="00E85585"/>
    <w:rsid w:val="00E8661F"/>
    <w:rsid w:val="00E86AE2"/>
    <w:rsid w:val="00E86D62"/>
    <w:rsid w:val="00E86EDA"/>
    <w:rsid w:val="00E875F9"/>
    <w:rsid w:val="00E87A82"/>
    <w:rsid w:val="00E904C6"/>
    <w:rsid w:val="00E90D59"/>
    <w:rsid w:val="00E90DC0"/>
    <w:rsid w:val="00E91000"/>
    <w:rsid w:val="00E91317"/>
    <w:rsid w:val="00E91881"/>
    <w:rsid w:val="00E9195C"/>
    <w:rsid w:val="00E91A3A"/>
    <w:rsid w:val="00E91F66"/>
    <w:rsid w:val="00E91FD3"/>
    <w:rsid w:val="00E921D2"/>
    <w:rsid w:val="00E92839"/>
    <w:rsid w:val="00E93172"/>
    <w:rsid w:val="00E934D8"/>
    <w:rsid w:val="00E93995"/>
    <w:rsid w:val="00E93AA8"/>
    <w:rsid w:val="00E93B5E"/>
    <w:rsid w:val="00E93B7E"/>
    <w:rsid w:val="00E94236"/>
    <w:rsid w:val="00E94A77"/>
    <w:rsid w:val="00E94DED"/>
    <w:rsid w:val="00E94F5C"/>
    <w:rsid w:val="00E94F6F"/>
    <w:rsid w:val="00E95864"/>
    <w:rsid w:val="00E963F7"/>
    <w:rsid w:val="00E965FE"/>
    <w:rsid w:val="00E96636"/>
    <w:rsid w:val="00E96AFB"/>
    <w:rsid w:val="00E96B88"/>
    <w:rsid w:val="00E972D0"/>
    <w:rsid w:val="00E97548"/>
    <w:rsid w:val="00EA01CB"/>
    <w:rsid w:val="00EA07E6"/>
    <w:rsid w:val="00EA0835"/>
    <w:rsid w:val="00EA1149"/>
    <w:rsid w:val="00EA1592"/>
    <w:rsid w:val="00EA19B3"/>
    <w:rsid w:val="00EA19E7"/>
    <w:rsid w:val="00EA1B50"/>
    <w:rsid w:val="00EA2695"/>
    <w:rsid w:val="00EA2A92"/>
    <w:rsid w:val="00EA32E7"/>
    <w:rsid w:val="00EA34BE"/>
    <w:rsid w:val="00EA3B1B"/>
    <w:rsid w:val="00EA52E3"/>
    <w:rsid w:val="00EA53B4"/>
    <w:rsid w:val="00EA53E6"/>
    <w:rsid w:val="00EA53EB"/>
    <w:rsid w:val="00EA62FA"/>
    <w:rsid w:val="00EA6B9C"/>
    <w:rsid w:val="00EA710C"/>
    <w:rsid w:val="00EA7250"/>
    <w:rsid w:val="00EA7327"/>
    <w:rsid w:val="00EA754A"/>
    <w:rsid w:val="00EA7E90"/>
    <w:rsid w:val="00EB0439"/>
    <w:rsid w:val="00EB05CA"/>
    <w:rsid w:val="00EB12D2"/>
    <w:rsid w:val="00EB1314"/>
    <w:rsid w:val="00EB1D29"/>
    <w:rsid w:val="00EB1F25"/>
    <w:rsid w:val="00EB20E1"/>
    <w:rsid w:val="00EB23DD"/>
    <w:rsid w:val="00EB3762"/>
    <w:rsid w:val="00EB396C"/>
    <w:rsid w:val="00EB3CB5"/>
    <w:rsid w:val="00EB409F"/>
    <w:rsid w:val="00EB4235"/>
    <w:rsid w:val="00EB4438"/>
    <w:rsid w:val="00EB48AB"/>
    <w:rsid w:val="00EB4D37"/>
    <w:rsid w:val="00EB4D94"/>
    <w:rsid w:val="00EB544A"/>
    <w:rsid w:val="00EB5A89"/>
    <w:rsid w:val="00EB61E6"/>
    <w:rsid w:val="00EB64D7"/>
    <w:rsid w:val="00EB6D76"/>
    <w:rsid w:val="00EB7A79"/>
    <w:rsid w:val="00EB7FBF"/>
    <w:rsid w:val="00EC0810"/>
    <w:rsid w:val="00EC08AC"/>
    <w:rsid w:val="00EC0E95"/>
    <w:rsid w:val="00EC17E9"/>
    <w:rsid w:val="00EC2817"/>
    <w:rsid w:val="00EC4305"/>
    <w:rsid w:val="00EC449E"/>
    <w:rsid w:val="00EC4AFB"/>
    <w:rsid w:val="00EC4D77"/>
    <w:rsid w:val="00EC5646"/>
    <w:rsid w:val="00EC5F7B"/>
    <w:rsid w:val="00EC6426"/>
    <w:rsid w:val="00EC6466"/>
    <w:rsid w:val="00EC6710"/>
    <w:rsid w:val="00EC6739"/>
    <w:rsid w:val="00EC68F3"/>
    <w:rsid w:val="00EC6F57"/>
    <w:rsid w:val="00EC732D"/>
    <w:rsid w:val="00ED055E"/>
    <w:rsid w:val="00ED0608"/>
    <w:rsid w:val="00ED0E05"/>
    <w:rsid w:val="00ED0F3D"/>
    <w:rsid w:val="00ED102E"/>
    <w:rsid w:val="00ED1346"/>
    <w:rsid w:val="00ED14E5"/>
    <w:rsid w:val="00ED16D4"/>
    <w:rsid w:val="00ED18AB"/>
    <w:rsid w:val="00ED1C40"/>
    <w:rsid w:val="00ED2D33"/>
    <w:rsid w:val="00ED3B4F"/>
    <w:rsid w:val="00ED41D2"/>
    <w:rsid w:val="00ED6DBC"/>
    <w:rsid w:val="00ED7173"/>
    <w:rsid w:val="00EE0408"/>
    <w:rsid w:val="00EE04AC"/>
    <w:rsid w:val="00EE07C6"/>
    <w:rsid w:val="00EE152B"/>
    <w:rsid w:val="00EE1751"/>
    <w:rsid w:val="00EE19A3"/>
    <w:rsid w:val="00EE1BE6"/>
    <w:rsid w:val="00EE1F71"/>
    <w:rsid w:val="00EE229F"/>
    <w:rsid w:val="00EE332F"/>
    <w:rsid w:val="00EE3522"/>
    <w:rsid w:val="00EE4F15"/>
    <w:rsid w:val="00EE501B"/>
    <w:rsid w:val="00EE541B"/>
    <w:rsid w:val="00EE571E"/>
    <w:rsid w:val="00EE59EE"/>
    <w:rsid w:val="00EE5D09"/>
    <w:rsid w:val="00EE5D25"/>
    <w:rsid w:val="00EE61BF"/>
    <w:rsid w:val="00EE635A"/>
    <w:rsid w:val="00EE6A68"/>
    <w:rsid w:val="00EE6D67"/>
    <w:rsid w:val="00EE7933"/>
    <w:rsid w:val="00EE7946"/>
    <w:rsid w:val="00EE7F2F"/>
    <w:rsid w:val="00EF0290"/>
    <w:rsid w:val="00EF0683"/>
    <w:rsid w:val="00EF09B6"/>
    <w:rsid w:val="00EF177C"/>
    <w:rsid w:val="00EF199B"/>
    <w:rsid w:val="00EF1B0F"/>
    <w:rsid w:val="00EF1E6A"/>
    <w:rsid w:val="00EF2061"/>
    <w:rsid w:val="00EF241D"/>
    <w:rsid w:val="00EF2600"/>
    <w:rsid w:val="00EF27A6"/>
    <w:rsid w:val="00EF35E1"/>
    <w:rsid w:val="00EF36F2"/>
    <w:rsid w:val="00EF41EE"/>
    <w:rsid w:val="00EF43BE"/>
    <w:rsid w:val="00EF4548"/>
    <w:rsid w:val="00EF49CB"/>
    <w:rsid w:val="00EF5586"/>
    <w:rsid w:val="00EF58B3"/>
    <w:rsid w:val="00EF602A"/>
    <w:rsid w:val="00EF64D8"/>
    <w:rsid w:val="00EF661E"/>
    <w:rsid w:val="00EF7054"/>
    <w:rsid w:val="00EF7616"/>
    <w:rsid w:val="00EF77C8"/>
    <w:rsid w:val="00EF7C90"/>
    <w:rsid w:val="00F00441"/>
    <w:rsid w:val="00F00688"/>
    <w:rsid w:val="00F00AEF"/>
    <w:rsid w:val="00F00B1A"/>
    <w:rsid w:val="00F00E8F"/>
    <w:rsid w:val="00F02077"/>
    <w:rsid w:val="00F041FB"/>
    <w:rsid w:val="00F045AA"/>
    <w:rsid w:val="00F049CF"/>
    <w:rsid w:val="00F04E46"/>
    <w:rsid w:val="00F05175"/>
    <w:rsid w:val="00F05206"/>
    <w:rsid w:val="00F05279"/>
    <w:rsid w:val="00F055DA"/>
    <w:rsid w:val="00F05727"/>
    <w:rsid w:val="00F059F1"/>
    <w:rsid w:val="00F060A1"/>
    <w:rsid w:val="00F067F0"/>
    <w:rsid w:val="00F06999"/>
    <w:rsid w:val="00F072E1"/>
    <w:rsid w:val="00F07482"/>
    <w:rsid w:val="00F07BB9"/>
    <w:rsid w:val="00F07C85"/>
    <w:rsid w:val="00F07DC8"/>
    <w:rsid w:val="00F10D8A"/>
    <w:rsid w:val="00F11230"/>
    <w:rsid w:val="00F1124F"/>
    <w:rsid w:val="00F1146D"/>
    <w:rsid w:val="00F1146E"/>
    <w:rsid w:val="00F12A32"/>
    <w:rsid w:val="00F13E2D"/>
    <w:rsid w:val="00F13FAE"/>
    <w:rsid w:val="00F1478E"/>
    <w:rsid w:val="00F14C09"/>
    <w:rsid w:val="00F1568A"/>
    <w:rsid w:val="00F156DC"/>
    <w:rsid w:val="00F15BE5"/>
    <w:rsid w:val="00F15CFB"/>
    <w:rsid w:val="00F16D2A"/>
    <w:rsid w:val="00F20BFF"/>
    <w:rsid w:val="00F2178F"/>
    <w:rsid w:val="00F2255E"/>
    <w:rsid w:val="00F2297D"/>
    <w:rsid w:val="00F22992"/>
    <w:rsid w:val="00F22D69"/>
    <w:rsid w:val="00F22E1C"/>
    <w:rsid w:val="00F23093"/>
    <w:rsid w:val="00F23849"/>
    <w:rsid w:val="00F238EF"/>
    <w:rsid w:val="00F23AA4"/>
    <w:rsid w:val="00F242E3"/>
    <w:rsid w:val="00F24D5E"/>
    <w:rsid w:val="00F26600"/>
    <w:rsid w:val="00F268C7"/>
    <w:rsid w:val="00F26AC1"/>
    <w:rsid w:val="00F2745D"/>
    <w:rsid w:val="00F302FA"/>
    <w:rsid w:val="00F30F89"/>
    <w:rsid w:val="00F310BC"/>
    <w:rsid w:val="00F318C3"/>
    <w:rsid w:val="00F325A4"/>
    <w:rsid w:val="00F32771"/>
    <w:rsid w:val="00F327FF"/>
    <w:rsid w:val="00F32EC3"/>
    <w:rsid w:val="00F334C9"/>
    <w:rsid w:val="00F3361B"/>
    <w:rsid w:val="00F33A89"/>
    <w:rsid w:val="00F34383"/>
    <w:rsid w:val="00F34787"/>
    <w:rsid w:val="00F34A39"/>
    <w:rsid w:val="00F35124"/>
    <w:rsid w:val="00F355F4"/>
    <w:rsid w:val="00F35FFD"/>
    <w:rsid w:val="00F3669C"/>
    <w:rsid w:val="00F36718"/>
    <w:rsid w:val="00F36B46"/>
    <w:rsid w:val="00F37239"/>
    <w:rsid w:val="00F40A0C"/>
    <w:rsid w:val="00F418A5"/>
    <w:rsid w:val="00F41933"/>
    <w:rsid w:val="00F42DFB"/>
    <w:rsid w:val="00F42E5E"/>
    <w:rsid w:val="00F44ADF"/>
    <w:rsid w:val="00F450C4"/>
    <w:rsid w:val="00F451BA"/>
    <w:rsid w:val="00F4528D"/>
    <w:rsid w:val="00F457D6"/>
    <w:rsid w:val="00F45FA3"/>
    <w:rsid w:val="00F46E71"/>
    <w:rsid w:val="00F46FF1"/>
    <w:rsid w:val="00F47073"/>
    <w:rsid w:val="00F47263"/>
    <w:rsid w:val="00F4749B"/>
    <w:rsid w:val="00F47503"/>
    <w:rsid w:val="00F50CAF"/>
    <w:rsid w:val="00F50F2C"/>
    <w:rsid w:val="00F50FAB"/>
    <w:rsid w:val="00F50FB5"/>
    <w:rsid w:val="00F510EF"/>
    <w:rsid w:val="00F516E2"/>
    <w:rsid w:val="00F522A6"/>
    <w:rsid w:val="00F52645"/>
    <w:rsid w:val="00F530DA"/>
    <w:rsid w:val="00F53492"/>
    <w:rsid w:val="00F535A8"/>
    <w:rsid w:val="00F53632"/>
    <w:rsid w:val="00F53882"/>
    <w:rsid w:val="00F547BA"/>
    <w:rsid w:val="00F55534"/>
    <w:rsid w:val="00F55F7B"/>
    <w:rsid w:val="00F5610E"/>
    <w:rsid w:val="00F566AB"/>
    <w:rsid w:val="00F566F1"/>
    <w:rsid w:val="00F5684F"/>
    <w:rsid w:val="00F56C6A"/>
    <w:rsid w:val="00F570C9"/>
    <w:rsid w:val="00F57718"/>
    <w:rsid w:val="00F57D8E"/>
    <w:rsid w:val="00F602E4"/>
    <w:rsid w:val="00F60474"/>
    <w:rsid w:val="00F6091F"/>
    <w:rsid w:val="00F622EA"/>
    <w:rsid w:val="00F626B8"/>
    <w:rsid w:val="00F62781"/>
    <w:rsid w:val="00F631FB"/>
    <w:rsid w:val="00F63DCF"/>
    <w:rsid w:val="00F64949"/>
    <w:rsid w:val="00F64A4E"/>
    <w:rsid w:val="00F65257"/>
    <w:rsid w:val="00F65FF2"/>
    <w:rsid w:val="00F660A2"/>
    <w:rsid w:val="00F661BC"/>
    <w:rsid w:val="00F661C1"/>
    <w:rsid w:val="00F67749"/>
    <w:rsid w:val="00F67D46"/>
    <w:rsid w:val="00F70095"/>
    <w:rsid w:val="00F7074C"/>
    <w:rsid w:val="00F707BF"/>
    <w:rsid w:val="00F709F5"/>
    <w:rsid w:val="00F70C8D"/>
    <w:rsid w:val="00F70C99"/>
    <w:rsid w:val="00F7126C"/>
    <w:rsid w:val="00F71787"/>
    <w:rsid w:val="00F71824"/>
    <w:rsid w:val="00F71B16"/>
    <w:rsid w:val="00F726BD"/>
    <w:rsid w:val="00F73227"/>
    <w:rsid w:val="00F7333D"/>
    <w:rsid w:val="00F73557"/>
    <w:rsid w:val="00F7358F"/>
    <w:rsid w:val="00F74623"/>
    <w:rsid w:val="00F747F1"/>
    <w:rsid w:val="00F74C3F"/>
    <w:rsid w:val="00F74FD5"/>
    <w:rsid w:val="00F750C2"/>
    <w:rsid w:val="00F75F5F"/>
    <w:rsid w:val="00F7737C"/>
    <w:rsid w:val="00F7782D"/>
    <w:rsid w:val="00F77EE0"/>
    <w:rsid w:val="00F8001C"/>
    <w:rsid w:val="00F8066B"/>
    <w:rsid w:val="00F80FE5"/>
    <w:rsid w:val="00F818FC"/>
    <w:rsid w:val="00F823F6"/>
    <w:rsid w:val="00F824D5"/>
    <w:rsid w:val="00F82589"/>
    <w:rsid w:val="00F82DA0"/>
    <w:rsid w:val="00F83147"/>
    <w:rsid w:val="00F83413"/>
    <w:rsid w:val="00F8373B"/>
    <w:rsid w:val="00F83848"/>
    <w:rsid w:val="00F84302"/>
    <w:rsid w:val="00F85647"/>
    <w:rsid w:val="00F8641A"/>
    <w:rsid w:val="00F86991"/>
    <w:rsid w:val="00F86CE9"/>
    <w:rsid w:val="00F8755F"/>
    <w:rsid w:val="00F87758"/>
    <w:rsid w:val="00F87933"/>
    <w:rsid w:val="00F8793F"/>
    <w:rsid w:val="00F916EF"/>
    <w:rsid w:val="00F91CF2"/>
    <w:rsid w:val="00F91F36"/>
    <w:rsid w:val="00F92199"/>
    <w:rsid w:val="00F925DF"/>
    <w:rsid w:val="00F92AF4"/>
    <w:rsid w:val="00F93AA8"/>
    <w:rsid w:val="00F93CF6"/>
    <w:rsid w:val="00F93D27"/>
    <w:rsid w:val="00F94E0E"/>
    <w:rsid w:val="00F9666F"/>
    <w:rsid w:val="00F96EA9"/>
    <w:rsid w:val="00F975F7"/>
    <w:rsid w:val="00FA074F"/>
    <w:rsid w:val="00FA083B"/>
    <w:rsid w:val="00FA0A0C"/>
    <w:rsid w:val="00FA18EB"/>
    <w:rsid w:val="00FA18ED"/>
    <w:rsid w:val="00FA1E3F"/>
    <w:rsid w:val="00FA2068"/>
    <w:rsid w:val="00FA20B9"/>
    <w:rsid w:val="00FA2FDF"/>
    <w:rsid w:val="00FA33FC"/>
    <w:rsid w:val="00FA3616"/>
    <w:rsid w:val="00FA3CDD"/>
    <w:rsid w:val="00FA40D9"/>
    <w:rsid w:val="00FA4398"/>
    <w:rsid w:val="00FA465C"/>
    <w:rsid w:val="00FA5040"/>
    <w:rsid w:val="00FA51EC"/>
    <w:rsid w:val="00FA5B6E"/>
    <w:rsid w:val="00FA5C16"/>
    <w:rsid w:val="00FA5C63"/>
    <w:rsid w:val="00FA61FD"/>
    <w:rsid w:val="00FA775A"/>
    <w:rsid w:val="00FA7A54"/>
    <w:rsid w:val="00FA7F94"/>
    <w:rsid w:val="00FB0166"/>
    <w:rsid w:val="00FB0488"/>
    <w:rsid w:val="00FB0886"/>
    <w:rsid w:val="00FB08F1"/>
    <w:rsid w:val="00FB08F6"/>
    <w:rsid w:val="00FB1A1A"/>
    <w:rsid w:val="00FB22E7"/>
    <w:rsid w:val="00FB3031"/>
    <w:rsid w:val="00FB327A"/>
    <w:rsid w:val="00FB3A1F"/>
    <w:rsid w:val="00FB4F96"/>
    <w:rsid w:val="00FB5617"/>
    <w:rsid w:val="00FB56BB"/>
    <w:rsid w:val="00FB56CA"/>
    <w:rsid w:val="00FB5EB4"/>
    <w:rsid w:val="00FB6272"/>
    <w:rsid w:val="00FB6B20"/>
    <w:rsid w:val="00FB6B31"/>
    <w:rsid w:val="00FB75F0"/>
    <w:rsid w:val="00FC0599"/>
    <w:rsid w:val="00FC19D5"/>
    <w:rsid w:val="00FC1C03"/>
    <w:rsid w:val="00FC1DEA"/>
    <w:rsid w:val="00FC2420"/>
    <w:rsid w:val="00FC2741"/>
    <w:rsid w:val="00FC3248"/>
    <w:rsid w:val="00FC36BC"/>
    <w:rsid w:val="00FC3ABA"/>
    <w:rsid w:val="00FC3BA4"/>
    <w:rsid w:val="00FC4BB5"/>
    <w:rsid w:val="00FC5E28"/>
    <w:rsid w:val="00FC6FE4"/>
    <w:rsid w:val="00FC71F3"/>
    <w:rsid w:val="00FC7268"/>
    <w:rsid w:val="00FC73B2"/>
    <w:rsid w:val="00FC7946"/>
    <w:rsid w:val="00FC7A33"/>
    <w:rsid w:val="00FD0649"/>
    <w:rsid w:val="00FD0941"/>
    <w:rsid w:val="00FD0DCC"/>
    <w:rsid w:val="00FD19B2"/>
    <w:rsid w:val="00FD1A46"/>
    <w:rsid w:val="00FD1ACC"/>
    <w:rsid w:val="00FD1B5C"/>
    <w:rsid w:val="00FD1E0F"/>
    <w:rsid w:val="00FD2583"/>
    <w:rsid w:val="00FD2B28"/>
    <w:rsid w:val="00FD2B42"/>
    <w:rsid w:val="00FD3752"/>
    <w:rsid w:val="00FD376A"/>
    <w:rsid w:val="00FD3A87"/>
    <w:rsid w:val="00FD3C13"/>
    <w:rsid w:val="00FD3CF7"/>
    <w:rsid w:val="00FD4264"/>
    <w:rsid w:val="00FD4697"/>
    <w:rsid w:val="00FD4A72"/>
    <w:rsid w:val="00FD51CA"/>
    <w:rsid w:val="00FD5253"/>
    <w:rsid w:val="00FD5551"/>
    <w:rsid w:val="00FD56D1"/>
    <w:rsid w:val="00FD5988"/>
    <w:rsid w:val="00FD5C53"/>
    <w:rsid w:val="00FD5D78"/>
    <w:rsid w:val="00FD62B3"/>
    <w:rsid w:val="00FD6765"/>
    <w:rsid w:val="00FD7E96"/>
    <w:rsid w:val="00FD7F74"/>
    <w:rsid w:val="00FE11D0"/>
    <w:rsid w:val="00FE177A"/>
    <w:rsid w:val="00FE2517"/>
    <w:rsid w:val="00FE4255"/>
    <w:rsid w:val="00FE42A7"/>
    <w:rsid w:val="00FE453A"/>
    <w:rsid w:val="00FE4F86"/>
    <w:rsid w:val="00FE54E5"/>
    <w:rsid w:val="00FE5C78"/>
    <w:rsid w:val="00FE5FA5"/>
    <w:rsid w:val="00FE6C24"/>
    <w:rsid w:val="00FE70CD"/>
    <w:rsid w:val="00FE7113"/>
    <w:rsid w:val="00FF0182"/>
    <w:rsid w:val="00FF0DD7"/>
    <w:rsid w:val="00FF15E7"/>
    <w:rsid w:val="00FF1807"/>
    <w:rsid w:val="00FF2134"/>
    <w:rsid w:val="00FF216B"/>
    <w:rsid w:val="00FF25E7"/>
    <w:rsid w:val="00FF2D43"/>
    <w:rsid w:val="00FF3884"/>
    <w:rsid w:val="00FF3AA2"/>
    <w:rsid w:val="00FF3C5C"/>
    <w:rsid w:val="00FF3F40"/>
    <w:rsid w:val="00FF549F"/>
    <w:rsid w:val="00FF5E97"/>
    <w:rsid w:val="00FF609B"/>
    <w:rsid w:val="00FF678C"/>
    <w:rsid w:val="00FF68C4"/>
    <w:rsid w:val="00FF6ED1"/>
    <w:rsid w:val="00FF727B"/>
    <w:rsid w:val="00FF74A5"/>
    <w:rsid w:val="00FF7873"/>
    <w:rsid w:val="00FF7C9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5AB0"/>
  <w15:chartTrackingRefBased/>
  <w15:docId w15:val="{ED26679C-6AC7-4900-B4B9-19B2DAB0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sz w:val="24"/>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63582"/>
  </w:style>
  <w:style w:type="paragraph" w:styleId="berschrift1">
    <w:name w:val="heading 1"/>
    <w:basedOn w:val="Standard"/>
    <w:next w:val="Standard"/>
    <w:link w:val="berschrift1Zchn"/>
    <w:autoRedefine/>
    <w:uiPriority w:val="9"/>
    <w:qFormat/>
    <w:rsid w:val="00CF7AE6"/>
    <w:pPr>
      <w:keepNext/>
      <w:keepLines/>
      <w:numPr>
        <w:numId w:val="7"/>
      </w:numPr>
      <w:spacing w:before="240" w:after="0"/>
      <w:outlineLvl w:val="0"/>
    </w:pPr>
    <w:rPr>
      <w:rFonts w:eastAsiaTheme="majorEastAsia" w:cstheme="majorBidi"/>
      <w:color w:val="2F5496" w:themeColor="accent1" w:themeShade="BF"/>
      <w:sz w:val="32"/>
      <w:szCs w:val="32"/>
    </w:rPr>
  </w:style>
  <w:style w:type="paragraph" w:styleId="berschrift2">
    <w:name w:val="heading 2"/>
    <w:next w:val="Standard"/>
    <w:link w:val="berschrift2Zchn"/>
    <w:autoRedefine/>
    <w:uiPriority w:val="9"/>
    <w:unhideWhenUsed/>
    <w:qFormat/>
    <w:rsid w:val="00CF7AE6"/>
    <w:pPr>
      <w:keepNext/>
      <w:keepLines/>
      <w:numPr>
        <w:ilvl w:val="1"/>
        <w:numId w:val="7"/>
      </w:numPr>
      <w:spacing w:before="40" w:after="0"/>
      <w:ind w:left="576"/>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F7AE6"/>
    <w:pPr>
      <w:keepNext/>
      <w:keepLines/>
      <w:numPr>
        <w:ilvl w:val="2"/>
        <w:numId w:val="7"/>
      </w:numPr>
      <w:spacing w:before="40" w:after="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CF7AE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F7AE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F7AE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F7AE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F7AE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F7AE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56D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56D1"/>
  </w:style>
  <w:style w:type="paragraph" w:styleId="Fuzeile">
    <w:name w:val="footer"/>
    <w:basedOn w:val="Standard"/>
    <w:link w:val="FuzeileZchn"/>
    <w:uiPriority w:val="99"/>
    <w:unhideWhenUsed/>
    <w:rsid w:val="00FD56D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56D1"/>
  </w:style>
  <w:style w:type="paragraph" w:styleId="Titel">
    <w:name w:val="Title"/>
    <w:basedOn w:val="Standard"/>
    <w:link w:val="TitelZchn"/>
    <w:qFormat/>
    <w:rsid w:val="00FD56D1"/>
    <w:pPr>
      <w:spacing w:after="0" w:line="240" w:lineRule="auto"/>
      <w:jc w:val="center"/>
    </w:pPr>
    <w:rPr>
      <w:rFonts w:eastAsia="Times New Roman" w:cs="Arial"/>
      <w:b/>
      <w:bCs/>
      <w:sz w:val="28"/>
      <w:szCs w:val="28"/>
      <w:lang w:eastAsia="de-DE"/>
    </w:rPr>
  </w:style>
  <w:style w:type="character" w:customStyle="1" w:styleId="TitelZchn">
    <w:name w:val="Titel Zchn"/>
    <w:basedOn w:val="Absatz-Standardschriftart"/>
    <w:link w:val="Titel"/>
    <w:rsid w:val="00FD56D1"/>
    <w:rPr>
      <w:rFonts w:eastAsia="Times New Roman" w:cs="Arial"/>
      <w:b/>
      <w:bCs/>
      <w:sz w:val="28"/>
      <w:szCs w:val="28"/>
      <w:lang w:eastAsia="de-DE"/>
    </w:rPr>
  </w:style>
  <w:style w:type="table" w:styleId="Tabellenraster">
    <w:name w:val="Table Grid"/>
    <w:basedOn w:val="NormaleTabelle"/>
    <w:uiPriority w:val="39"/>
    <w:rsid w:val="00472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F7AE6"/>
    <w:rPr>
      <w:rFonts w:eastAsiaTheme="majorEastAsia"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14DD"/>
    <w:pPr>
      <w:spacing w:line="259" w:lineRule="auto"/>
      <w:outlineLvl w:val="9"/>
    </w:pPr>
    <w:rPr>
      <w:lang w:eastAsia="de-DE"/>
    </w:rPr>
  </w:style>
  <w:style w:type="paragraph" w:styleId="Verzeichnis1">
    <w:name w:val="toc 1"/>
    <w:basedOn w:val="Standard"/>
    <w:next w:val="Standard"/>
    <w:autoRedefine/>
    <w:uiPriority w:val="39"/>
    <w:unhideWhenUsed/>
    <w:rsid w:val="00E6693D"/>
    <w:pPr>
      <w:spacing w:after="100"/>
    </w:pPr>
  </w:style>
  <w:style w:type="character" w:styleId="Hyperlink">
    <w:name w:val="Hyperlink"/>
    <w:basedOn w:val="Absatz-Standardschriftart"/>
    <w:uiPriority w:val="99"/>
    <w:unhideWhenUsed/>
    <w:rsid w:val="00E6693D"/>
    <w:rPr>
      <w:color w:val="0563C1" w:themeColor="hyperlink"/>
      <w:u w:val="single"/>
    </w:rPr>
  </w:style>
  <w:style w:type="character" w:customStyle="1" w:styleId="berschrift2Zchn">
    <w:name w:val="Überschrift 2 Zchn"/>
    <w:basedOn w:val="Absatz-Standardschriftart"/>
    <w:link w:val="berschrift2"/>
    <w:uiPriority w:val="9"/>
    <w:rsid w:val="00CF7AE6"/>
    <w:rPr>
      <w:rFonts w:eastAsiaTheme="majorEastAsi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F7AE6"/>
    <w:rPr>
      <w:rFonts w:eastAsiaTheme="majorEastAsia" w:cstheme="majorBidi"/>
      <w:color w:val="1F3763" w:themeColor="accent1" w:themeShade="7F"/>
      <w:szCs w:val="24"/>
    </w:rPr>
  </w:style>
  <w:style w:type="character" w:customStyle="1" w:styleId="berschrift4Zchn">
    <w:name w:val="Überschrift 4 Zchn"/>
    <w:basedOn w:val="Absatz-Standardschriftart"/>
    <w:link w:val="berschrift4"/>
    <w:uiPriority w:val="9"/>
    <w:semiHidden/>
    <w:rsid w:val="00CF7AE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CF7AE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F7AE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F7AE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F7A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F7AE6"/>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F824D5"/>
    <w:rPr>
      <w:sz w:val="16"/>
      <w:szCs w:val="16"/>
    </w:rPr>
  </w:style>
  <w:style w:type="paragraph" w:styleId="Kommentartext">
    <w:name w:val="annotation text"/>
    <w:basedOn w:val="Standard"/>
    <w:link w:val="KommentartextZchn"/>
    <w:uiPriority w:val="99"/>
    <w:unhideWhenUsed/>
    <w:rsid w:val="00F824D5"/>
    <w:pPr>
      <w:spacing w:line="240" w:lineRule="auto"/>
    </w:pPr>
    <w:rPr>
      <w:sz w:val="20"/>
      <w:szCs w:val="20"/>
    </w:rPr>
  </w:style>
  <w:style w:type="character" w:customStyle="1" w:styleId="KommentartextZchn">
    <w:name w:val="Kommentartext Zchn"/>
    <w:basedOn w:val="Absatz-Standardschriftart"/>
    <w:link w:val="Kommentartext"/>
    <w:uiPriority w:val="99"/>
    <w:rsid w:val="00F824D5"/>
    <w:rPr>
      <w:sz w:val="20"/>
      <w:szCs w:val="20"/>
    </w:rPr>
  </w:style>
  <w:style w:type="paragraph" w:styleId="Kommentarthema">
    <w:name w:val="annotation subject"/>
    <w:basedOn w:val="Kommentartext"/>
    <w:next w:val="Kommentartext"/>
    <w:link w:val="KommentarthemaZchn"/>
    <w:uiPriority w:val="99"/>
    <w:semiHidden/>
    <w:unhideWhenUsed/>
    <w:rsid w:val="00F824D5"/>
    <w:rPr>
      <w:b/>
      <w:bCs/>
    </w:rPr>
  </w:style>
  <w:style w:type="character" w:customStyle="1" w:styleId="KommentarthemaZchn">
    <w:name w:val="Kommentarthema Zchn"/>
    <w:basedOn w:val="KommentartextZchn"/>
    <w:link w:val="Kommentarthema"/>
    <w:uiPriority w:val="99"/>
    <w:semiHidden/>
    <w:rsid w:val="00F824D5"/>
    <w:rPr>
      <w:b/>
      <w:bCs/>
      <w:sz w:val="20"/>
      <w:szCs w:val="20"/>
    </w:rPr>
  </w:style>
  <w:style w:type="character" w:styleId="NichtaufgelsteErwhnung">
    <w:name w:val="Unresolved Mention"/>
    <w:basedOn w:val="Absatz-Standardschriftart"/>
    <w:uiPriority w:val="99"/>
    <w:semiHidden/>
    <w:unhideWhenUsed/>
    <w:rsid w:val="005B059B"/>
    <w:rPr>
      <w:color w:val="605E5C"/>
      <w:shd w:val="clear" w:color="auto" w:fill="E1DFDD"/>
    </w:rPr>
  </w:style>
  <w:style w:type="paragraph" w:styleId="StandardWeb">
    <w:name w:val="Normal (Web)"/>
    <w:basedOn w:val="Standard"/>
    <w:uiPriority w:val="99"/>
    <w:semiHidden/>
    <w:unhideWhenUsed/>
    <w:rsid w:val="00664378"/>
    <w:pPr>
      <w:spacing w:before="100" w:beforeAutospacing="1" w:after="100" w:afterAutospacing="1" w:line="240" w:lineRule="auto"/>
    </w:pPr>
    <w:rPr>
      <w:rFonts w:ascii="Times New Roman" w:eastAsia="Times New Roman" w:hAnsi="Times New Roman" w:cs="Times New Roman"/>
      <w:szCs w:val="24"/>
      <w:lang w:val="en-US"/>
    </w:rPr>
  </w:style>
  <w:style w:type="paragraph" w:styleId="Listenabsatz">
    <w:name w:val="List Paragraph"/>
    <w:basedOn w:val="Standard"/>
    <w:uiPriority w:val="34"/>
    <w:qFormat/>
    <w:rsid w:val="00664378"/>
    <w:pPr>
      <w:ind w:left="720"/>
      <w:contextualSpacing/>
    </w:pPr>
  </w:style>
  <w:style w:type="paragraph" w:styleId="Literaturverzeichnis">
    <w:name w:val="Bibliography"/>
    <w:basedOn w:val="Standard"/>
    <w:next w:val="Standard"/>
    <w:uiPriority w:val="37"/>
    <w:unhideWhenUsed/>
    <w:rsid w:val="002F409C"/>
    <w:pPr>
      <w:spacing w:after="0" w:line="480" w:lineRule="auto"/>
      <w:ind w:left="720" w:hanging="720"/>
    </w:pPr>
  </w:style>
  <w:style w:type="paragraph" w:styleId="Aufzhlungszeichen">
    <w:name w:val="List Bullet"/>
    <w:basedOn w:val="Standard"/>
    <w:uiPriority w:val="99"/>
    <w:unhideWhenUsed/>
    <w:rsid w:val="00746CF9"/>
    <w:pPr>
      <w:numPr>
        <w:numId w:val="20"/>
      </w:numPr>
      <w:contextualSpacing/>
    </w:pPr>
  </w:style>
  <w:style w:type="paragraph" w:styleId="KeinLeerraum">
    <w:name w:val="No Spacing"/>
    <w:uiPriority w:val="1"/>
    <w:qFormat/>
    <w:rsid w:val="004F399B"/>
    <w:pPr>
      <w:spacing w:after="0" w:line="240" w:lineRule="auto"/>
    </w:pPr>
  </w:style>
  <w:style w:type="character" w:styleId="BesuchterLink">
    <w:name w:val="FollowedHyperlink"/>
    <w:basedOn w:val="Absatz-Standardschriftart"/>
    <w:uiPriority w:val="99"/>
    <w:semiHidden/>
    <w:unhideWhenUsed/>
    <w:rsid w:val="00BB4F9A"/>
    <w:rPr>
      <w:color w:val="954F72" w:themeColor="followedHyperlink"/>
      <w:u w:val="single"/>
    </w:rPr>
  </w:style>
  <w:style w:type="paragraph" w:styleId="Verzeichnis2">
    <w:name w:val="toc 2"/>
    <w:basedOn w:val="Standard"/>
    <w:next w:val="Standard"/>
    <w:autoRedefine/>
    <w:uiPriority w:val="39"/>
    <w:unhideWhenUsed/>
    <w:rsid w:val="00D45CE2"/>
    <w:pPr>
      <w:spacing w:after="100"/>
      <w:ind w:left="240"/>
    </w:pPr>
  </w:style>
  <w:style w:type="paragraph" w:styleId="Verzeichnis3">
    <w:name w:val="toc 3"/>
    <w:basedOn w:val="Standard"/>
    <w:next w:val="Standard"/>
    <w:autoRedefine/>
    <w:uiPriority w:val="39"/>
    <w:unhideWhenUsed/>
    <w:rsid w:val="00AC5562"/>
    <w:pPr>
      <w:spacing w:after="100"/>
      <w:ind w:left="480"/>
    </w:pPr>
  </w:style>
  <w:style w:type="paragraph" w:styleId="berarbeitung">
    <w:name w:val="Revision"/>
    <w:hidden/>
    <w:uiPriority w:val="99"/>
    <w:semiHidden/>
    <w:rsid w:val="00FD62B3"/>
    <w:pPr>
      <w:spacing w:after="0" w:line="240" w:lineRule="auto"/>
    </w:pPr>
  </w:style>
  <w:style w:type="table" w:customStyle="1" w:styleId="Tabellenraster1">
    <w:name w:val="Tabellenraster1"/>
    <w:basedOn w:val="NormaleTabelle"/>
    <w:next w:val="Tabellenraster"/>
    <w:uiPriority w:val="59"/>
    <w:rsid w:val="007E2B44"/>
    <w:pPr>
      <w:spacing w:after="0" w:line="240" w:lineRule="auto"/>
    </w:pPr>
    <w:rPr>
      <w:rFonts w:ascii="Cambria" w:eastAsia="MS Mincho" w:hAnsi="Cambria" w:cs="Arial"/>
      <w:szCs w:val="24"/>
      <w:lang w:eastAsia="de-D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751BC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51BC7"/>
    <w:rPr>
      <w:sz w:val="20"/>
      <w:szCs w:val="20"/>
    </w:rPr>
  </w:style>
  <w:style w:type="character" w:styleId="Funotenzeichen">
    <w:name w:val="footnote reference"/>
    <w:basedOn w:val="Absatz-Standardschriftart"/>
    <w:uiPriority w:val="99"/>
    <w:semiHidden/>
    <w:unhideWhenUsed/>
    <w:rsid w:val="00751BC7"/>
    <w:rPr>
      <w:vertAlign w:val="superscript"/>
    </w:rPr>
  </w:style>
  <w:style w:type="paragraph" w:styleId="Beschriftung">
    <w:name w:val="caption"/>
    <w:basedOn w:val="Standard"/>
    <w:next w:val="Standard"/>
    <w:uiPriority w:val="35"/>
    <w:semiHidden/>
    <w:unhideWhenUsed/>
    <w:qFormat/>
    <w:rsid w:val="008A74F1"/>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9227F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103481">
      <w:bodyDiv w:val="1"/>
      <w:marLeft w:val="0"/>
      <w:marRight w:val="0"/>
      <w:marTop w:val="0"/>
      <w:marBottom w:val="0"/>
      <w:divBdr>
        <w:top w:val="none" w:sz="0" w:space="0" w:color="auto"/>
        <w:left w:val="none" w:sz="0" w:space="0" w:color="auto"/>
        <w:bottom w:val="none" w:sz="0" w:space="0" w:color="auto"/>
        <w:right w:val="none" w:sz="0" w:space="0" w:color="auto"/>
      </w:divBdr>
    </w:div>
    <w:div w:id="194083970">
      <w:bodyDiv w:val="1"/>
      <w:marLeft w:val="0"/>
      <w:marRight w:val="0"/>
      <w:marTop w:val="0"/>
      <w:marBottom w:val="0"/>
      <w:divBdr>
        <w:top w:val="none" w:sz="0" w:space="0" w:color="auto"/>
        <w:left w:val="none" w:sz="0" w:space="0" w:color="auto"/>
        <w:bottom w:val="none" w:sz="0" w:space="0" w:color="auto"/>
        <w:right w:val="none" w:sz="0" w:space="0" w:color="auto"/>
      </w:divBdr>
      <w:divsChild>
        <w:div w:id="1135103565">
          <w:marLeft w:val="0"/>
          <w:marRight w:val="0"/>
          <w:marTop w:val="0"/>
          <w:marBottom w:val="0"/>
          <w:divBdr>
            <w:top w:val="none" w:sz="0" w:space="0" w:color="auto"/>
            <w:left w:val="none" w:sz="0" w:space="0" w:color="auto"/>
            <w:bottom w:val="none" w:sz="0" w:space="0" w:color="auto"/>
            <w:right w:val="none" w:sz="0" w:space="0" w:color="auto"/>
          </w:divBdr>
          <w:divsChild>
            <w:div w:id="32185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15198">
      <w:bodyDiv w:val="1"/>
      <w:marLeft w:val="0"/>
      <w:marRight w:val="0"/>
      <w:marTop w:val="0"/>
      <w:marBottom w:val="0"/>
      <w:divBdr>
        <w:top w:val="none" w:sz="0" w:space="0" w:color="auto"/>
        <w:left w:val="none" w:sz="0" w:space="0" w:color="auto"/>
        <w:bottom w:val="none" w:sz="0" w:space="0" w:color="auto"/>
        <w:right w:val="none" w:sz="0" w:space="0" w:color="auto"/>
      </w:divBdr>
    </w:div>
    <w:div w:id="289435530">
      <w:bodyDiv w:val="1"/>
      <w:marLeft w:val="0"/>
      <w:marRight w:val="0"/>
      <w:marTop w:val="0"/>
      <w:marBottom w:val="0"/>
      <w:divBdr>
        <w:top w:val="none" w:sz="0" w:space="0" w:color="auto"/>
        <w:left w:val="none" w:sz="0" w:space="0" w:color="auto"/>
        <w:bottom w:val="none" w:sz="0" w:space="0" w:color="auto"/>
        <w:right w:val="none" w:sz="0" w:space="0" w:color="auto"/>
      </w:divBdr>
      <w:divsChild>
        <w:div w:id="294140926">
          <w:marLeft w:val="0"/>
          <w:marRight w:val="0"/>
          <w:marTop w:val="0"/>
          <w:marBottom w:val="0"/>
          <w:divBdr>
            <w:top w:val="none" w:sz="0" w:space="0" w:color="auto"/>
            <w:left w:val="none" w:sz="0" w:space="0" w:color="auto"/>
            <w:bottom w:val="none" w:sz="0" w:space="0" w:color="auto"/>
            <w:right w:val="none" w:sz="0" w:space="0" w:color="auto"/>
          </w:divBdr>
          <w:divsChild>
            <w:div w:id="147425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32628">
      <w:bodyDiv w:val="1"/>
      <w:marLeft w:val="0"/>
      <w:marRight w:val="0"/>
      <w:marTop w:val="0"/>
      <w:marBottom w:val="0"/>
      <w:divBdr>
        <w:top w:val="none" w:sz="0" w:space="0" w:color="auto"/>
        <w:left w:val="none" w:sz="0" w:space="0" w:color="auto"/>
        <w:bottom w:val="none" w:sz="0" w:space="0" w:color="auto"/>
        <w:right w:val="none" w:sz="0" w:space="0" w:color="auto"/>
      </w:divBdr>
      <w:divsChild>
        <w:div w:id="1843887660">
          <w:marLeft w:val="360"/>
          <w:marRight w:val="0"/>
          <w:marTop w:val="200"/>
          <w:marBottom w:val="0"/>
          <w:divBdr>
            <w:top w:val="none" w:sz="0" w:space="0" w:color="auto"/>
            <w:left w:val="none" w:sz="0" w:space="0" w:color="auto"/>
            <w:bottom w:val="none" w:sz="0" w:space="0" w:color="auto"/>
            <w:right w:val="none" w:sz="0" w:space="0" w:color="auto"/>
          </w:divBdr>
        </w:div>
      </w:divsChild>
    </w:div>
    <w:div w:id="426467833">
      <w:bodyDiv w:val="1"/>
      <w:marLeft w:val="0"/>
      <w:marRight w:val="0"/>
      <w:marTop w:val="0"/>
      <w:marBottom w:val="0"/>
      <w:divBdr>
        <w:top w:val="none" w:sz="0" w:space="0" w:color="auto"/>
        <w:left w:val="none" w:sz="0" w:space="0" w:color="auto"/>
        <w:bottom w:val="none" w:sz="0" w:space="0" w:color="auto"/>
        <w:right w:val="none" w:sz="0" w:space="0" w:color="auto"/>
      </w:divBdr>
      <w:divsChild>
        <w:div w:id="1339389744">
          <w:marLeft w:val="0"/>
          <w:marRight w:val="0"/>
          <w:marTop w:val="0"/>
          <w:marBottom w:val="0"/>
          <w:divBdr>
            <w:top w:val="none" w:sz="0" w:space="0" w:color="auto"/>
            <w:left w:val="none" w:sz="0" w:space="0" w:color="auto"/>
            <w:bottom w:val="none" w:sz="0" w:space="0" w:color="auto"/>
            <w:right w:val="none" w:sz="0" w:space="0" w:color="auto"/>
          </w:divBdr>
          <w:divsChild>
            <w:div w:id="94176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706201">
      <w:bodyDiv w:val="1"/>
      <w:marLeft w:val="0"/>
      <w:marRight w:val="0"/>
      <w:marTop w:val="0"/>
      <w:marBottom w:val="0"/>
      <w:divBdr>
        <w:top w:val="none" w:sz="0" w:space="0" w:color="auto"/>
        <w:left w:val="none" w:sz="0" w:space="0" w:color="auto"/>
        <w:bottom w:val="none" w:sz="0" w:space="0" w:color="auto"/>
        <w:right w:val="none" w:sz="0" w:space="0" w:color="auto"/>
      </w:divBdr>
      <w:divsChild>
        <w:div w:id="970283852">
          <w:marLeft w:val="0"/>
          <w:marRight w:val="0"/>
          <w:marTop w:val="0"/>
          <w:marBottom w:val="0"/>
          <w:divBdr>
            <w:top w:val="none" w:sz="0" w:space="0" w:color="auto"/>
            <w:left w:val="none" w:sz="0" w:space="0" w:color="auto"/>
            <w:bottom w:val="none" w:sz="0" w:space="0" w:color="auto"/>
            <w:right w:val="none" w:sz="0" w:space="0" w:color="auto"/>
          </w:divBdr>
          <w:divsChild>
            <w:div w:id="139258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02582">
      <w:bodyDiv w:val="1"/>
      <w:marLeft w:val="0"/>
      <w:marRight w:val="0"/>
      <w:marTop w:val="0"/>
      <w:marBottom w:val="0"/>
      <w:divBdr>
        <w:top w:val="none" w:sz="0" w:space="0" w:color="auto"/>
        <w:left w:val="none" w:sz="0" w:space="0" w:color="auto"/>
        <w:bottom w:val="none" w:sz="0" w:space="0" w:color="auto"/>
        <w:right w:val="none" w:sz="0" w:space="0" w:color="auto"/>
      </w:divBdr>
    </w:div>
    <w:div w:id="729186123">
      <w:bodyDiv w:val="1"/>
      <w:marLeft w:val="0"/>
      <w:marRight w:val="0"/>
      <w:marTop w:val="0"/>
      <w:marBottom w:val="0"/>
      <w:divBdr>
        <w:top w:val="none" w:sz="0" w:space="0" w:color="auto"/>
        <w:left w:val="none" w:sz="0" w:space="0" w:color="auto"/>
        <w:bottom w:val="none" w:sz="0" w:space="0" w:color="auto"/>
        <w:right w:val="none" w:sz="0" w:space="0" w:color="auto"/>
      </w:divBdr>
    </w:div>
    <w:div w:id="859124944">
      <w:bodyDiv w:val="1"/>
      <w:marLeft w:val="0"/>
      <w:marRight w:val="0"/>
      <w:marTop w:val="0"/>
      <w:marBottom w:val="0"/>
      <w:divBdr>
        <w:top w:val="none" w:sz="0" w:space="0" w:color="auto"/>
        <w:left w:val="none" w:sz="0" w:space="0" w:color="auto"/>
        <w:bottom w:val="none" w:sz="0" w:space="0" w:color="auto"/>
        <w:right w:val="none" w:sz="0" w:space="0" w:color="auto"/>
      </w:divBdr>
    </w:div>
    <w:div w:id="910113464">
      <w:bodyDiv w:val="1"/>
      <w:marLeft w:val="0"/>
      <w:marRight w:val="0"/>
      <w:marTop w:val="0"/>
      <w:marBottom w:val="0"/>
      <w:divBdr>
        <w:top w:val="none" w:sz="0" w:space="0" w:color="auto"/>
        <w:left w:val="none" w:sz="0" w:space="0" w:color="auto"/>
        <w:bottom w:val="none" w:sz="0" w:space="0" w:color="auto"/>
        <w:right w:val="none" w:sz="0" w:space="0" w:color="auto"/>
      </w:divBdr>
    </w:div>
    <w:div w:id="1051154009">
      <w:bodyDiv w:val="1"/>
      <w:marLeft w:val="0"/>
      <w:marRight w:val="0"/>
      <w:marTop w:val="0"/>
      <w:marBottom w:val="0"/>
      <w:divBdr>
        <w:top w:val="none" w:sz="0" w:space="0" w:color="auto"/>
        <w:left w:val="none" w:sz="0" w:space="0" w:color="auto"/>
        <w:bottom w:val="none" w:sz="0" w:space="0" w:color="auto"/>
        <w:right w:val="none" w:sz="0" w:space="0" w:color="auto"/>
      </w:divBdr>
      <w:divsChild>
        <w:div w:id="932863801">
          <w:marLeft w:val="605"/>
          <w:marRight w:val="0"/>
          <w:marTop w:val="200"/>
          <w:marBottom w:val="40"/>
          <w:divBdr>
            <w:top w:val="none" w:sz="0" w:space="0" w:color="auto"/>
            <w:left w:val="none" w:sz="0" w:space="0" w:color="auto"/>
            <w:bottom w:val="none" w:sz="0" w:space="0" w:color="auto"/>
            <w:right w:val="none" w:sz="0" w:space="0" w:color="auto"/>
          </w:divBdr>
        </w:div>
      </w:divsChild>
    </w:div>
    <w:div w:id="1067725055">
      <w:bodyDiv w:val="1"/>
      <w:marLeft w:val="0"/>
      <w:marRight w:val="0"/>
      <w:marTop w:val="0"/>
      <w:marBottom w:val="0"/>
      <w:divBdr>
        <w:top w:val="none" w:sz="0" w:space="0" w:color="auto"/>
        <w:left w:val="none" w:sz="0" w:space="0" w:color="auto"/>
        <w:bottom w:val="none" w:sz="0" w:space="0" w:color="auto"/>
        <w:right w:val="none" w:sz="0" w:space="0" w:color="auto"/>
      </w:divBdr>
      <w:divsChild>
        <w:div w:id="1519655245">
          <w:marLeft w:val="0"/>
          <w:marRight w:val="0"/>
          <w:marTop w:val="0"/>
          <w:marBottom w:val="0"/>
          <w:divBdr>
            <w:top w:val="none" w:sz="0" w:space="0" w:color="auto"/>
            <w:left w:val="none" w:sz="0" w:space="0" w:color="auto"/>
            <w:bottom w:val="none" w:sz="0" w:space="0" w:color="auto"/>
            <w:right w:val="none" w:sz="0" w:space="0" w:color="auto"/>
          </w:divBdr>
          <w:divsChild>
            <w:div w:id="93861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07979">
      <w:bodyDiv w:val="1"/>
      <w:marLeft w:val="0"/>
      <w:marRight w:val="0"/>
      <w:marTop w:val="0"/>
      <w:marBottom w:val="0"/>
      <w:divBdr>
        <w:top w:val="none" w:sz="0" w:space="0" w:color="auto"/>
        <w:left w:val="none" w:sz="0" w:space="0" w:color="auto"/>
        <w:bottom w:val="none" w:sz="0" w:space="0" w:color="auto"/>
        <w:right w:val="none" w:sz="0" w:space="0" w:color="auto"/>
      </w:divBdr>
      <w:divsChild>
        <w:div w:id="1804039501">
          <w:marLeft w:val="0"/>
          <w:marRight w:val="0"/>
          <w:marTop w:val="0"/>
          <w:marBottom w:val="0"/>
          <w:divBdr>
            <w:top w:val="none" w:sz="0" w:space="0" w:color="auto"/>
            <w:left w:val="none" w:sz="0" w:space="0" w:color="auto"/>
            <w:bottom w:val="none" w:sz="0" w:space="0" w:color="auto"/>
            <w:right w:val="none" w:sz="0" w:space="0" w:color="auto"/>
          </w:divBdr>
          <w:divsChild>
            <w:div w:id="84096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60159">
      <w:bodyDiv w:val="1"/>
      <w:marLeft w:val="0"/>
      <w:marRight w:val="0"/>
      <w:marTop w:val="0"/>
      <w:marBottom w:val="0"/>
      <w:divBdr>
        <w:top w:val="none" w:sz="0" w:space="0" w:color="auto"/>
        <w:left w:val="none" w:sz="0" w:space="0" w:color="auto"/>
        <w:bottom w:val="none" w:sz="0" w:space="0" w:color="auto"/>
        <w:right w:val="none" w:sz="0" w:space="0" w:color="auto"/>
      </w:divBdr>
    </w:div>
    <w:div w:id="1200627276">
      <w:bodyDiv w:val="1"/>
      <w:marLeft w:val="0"/>
      <w:marRight w:val="0"/>
      <w:marTop w:val="0"/>
      <w:marBottom w:val="0"/>
      <w:divBdr>
        <w:top w:val="none" w:sz="0" w:space="0" w:color="auto"/>
        <w:left w:val="none" w:sz="0" w:space="0" w:color="auto"/>
        <w:bottom w:val="none" w:sz="0" w:space="0" w:color="auto"/>
        <w:right w:val="none" w:sz="0" w:space="0" w:color="auto"/>
      </w:divBdr>
    </w:div>
    <w:div w:id="1210145270">
      <w:bodyDiv w:val="1"/>
      <w:marLeft w:val="0"/>
      <w:marRight w:val="0"/>
      <w:marTop w:val="0"/>
      <w:marBottom w:val="0"/>
      <w:divBdr>
        <w:top w:val="none" w:sz="0" w:space="0" w:color="auto"/>
        <w:left w:val="none" w:sz="0" w:space="0" w:color="auto"/>
        <w:bottom w:val="none" w:sz="0" w:space="0" w:color="auto"/>
        <w:right w:val="none" w:sz="0" w:space="0" w:color="auto"/>
      </w:divBdr>
    </w:div>
    <w:div w:id="1229027907">
      <w:bodyDiv w:val="1"/>
      <w:marLeft w:val="0"/>
      <w:marRight w:val="0"/>
      <w:marTop w:val="0"/>
      <w:marBottom w:val="0"/>
      <w:divBdr>
        <w:top w:val="none" w:sz="0" w:space="0" w:color="auto"/>
        <w:left w:val="none" w:sz="0" w:space="0" w:color="auto"/>
        <w:bottom w:val="none" w:sz="0" w:space="0" w:color="auto"/>
        <w:right w:val="none" w:sz="0" w:space="0" w:color="auto"/>
      </w:divBdr>
    </w:div>
    <w:div w:id="1238442791">
      <w:bodyDiv w:val="1"/>
      <w:marLeft w:val="0"/>
      <w:marRight w:val="0"/>
      <w:marTop w:val="0"/>
      <w:marBottom w:val="0"/>
      <w:divBdr>
        <w:top w:val="none" w:sz="0" w:space="0" w:color="auto"/>
        <w:left w:val="none" w:sz="0" w:space="0" w:color="auto"/>
        <w:bottom w:val="none" w:sz="0" w:space="0" w:color="auto"/>
        <w:right w:val="none" w:sz="0" w:space="0" w:color="auto"/>
      </w:divBdr>
    </w:div>
    <w:div w:id="1294866625">
      <w:bodyDiv w:val="1"/>
      <w:marLeft w:val="0"/>
      <w:marRight w:val="0"/>
      <w:marTop w:val="0"/>
      <w:marBottom w:val="0"/>
      <w:divBdr>
        <w:top w:val="none" w:sz="0" w:space="0" w:color="auto"/>
        <w:left w:val="none" w:sz="0" w:space="0" w:color="auto"/>
        <w:bottom w:val="none" w:sz="0" w:space="0" w:color="auto"/>
        <w:right w:val="none" w:sz="0" w:space="0" w:color="auto"/>
      </w:divBdr>
    </w:div>
    <w:div w:id="1351681120">
      <w:bodyDiv w:val="1"/>
      <w:marLeft w:val="0"/>
      <w:marRight w:val="0"/>
      <w:marTop w:val="0"/>
      <w:marBottom w:val="0"/>
      <w:divBdr>
        <w:top w:val="none" w:sz="0" w:space="0" w:color="auto"/>
        <w:left w:val="none" w:sz="0" w:space="0" w:color="auto"/>
        <w:bottom w:val="none" w:sz="0" w:space="0" w:color="auto"/>
        <w:right w:val="none" w:sz="0" w:space="0" w:color="auto"/>
      </w:divBdr>
      <w:divsChild>
        <w:div w:id="1686977879">
          <w:marLeft w:val="0"/>
          <w:marRight w:val="0"/>
          <w:marTop w:val="0"/>
          <w:marBottom w:val="0"/>
          <w:divBdr>
            <w:top w:val="none" w:sz="0" w:space="0" w:color="auto"/>
            <w:left w:val="none" w:sz="0" w:space="0" w:color="auto"/>
            <w:bottom w:val="none" w:sz="0" w:space="0" w:color="auto"/>
            <w:right w:val="none" w:sz="0" w:space="0" w:color="auto"/>
          </w:divBdr>
          <w:divsChild>
            <w:div w:id="201977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00186">
      <w:bodyDiv w:val="1"/>
      <w:marLeft w:val="0"/>
      <w:marRight w:val="0"/>
      <w:marTop w:val="0"/>
      <w:marBottom w:val="0"/>
      <w:divBdr>
        <w:top w:val="none" w:sz="0" w:space="0" w:color="auto"/>
        <w:left w:val="none" w:sz="0" w:space="0" w:color="auto"/>
        <w:bottom w:val="none" w:sz="0" w:space="0" w:color="auto"/>
        <w:right w:val="none" w:sz="0" w:space="0" w:color="auto"/>
      </w:divBdr>
    </w:div>
    <w:div w:id="1539783897">
      <w:bodyDiv w:val="1"/>
      <w:marLeft w:val="0"/>
      <w:marRight w:val="0"/>
      <w:marTop w:val="0"/>
      <w:marBottom w:val="0"/>
      <w:divBdr>
        <w:top w:val="none" w:sz="0" w:space="0" w:color="auto"/>
        <w:left w:val="none" w:sz="0" w:space="0" w:color="auto"/>
        <w:bottom w:val="none" w:sz="0" w:space="0" w:color="auto"/>
        <w:right w:val="none" w:sz="0" w:space="0" w:color="auto"/>
      </w:divBdr>
    </w:div>
    <w:div w:id="1557356812">
      <w:bodyDiv w:val="1"/>
      <w:marLeft w:val="0"/>
      <w:marRight w:val="0"/>
      <w:marTop w:val="0"/>
      <w:marBottom w:val="0"/>
      <w:divBdr>
        <w:top w:val="none" w:sz="0" w:space="0" w:color="auto"/>
        <w:left w:val="none" w:sz="0" w:space="0" w:color="auto"/>
        <w:bottom w:val="none" w:sz="0" w:space="0" w:color="auto"/>
        <w:right w:val="none" w:sz="0" w:space="0" w:color="auto"/>
      </w:divBdr>
    </w:div>
    <w:div w:id="1584803343">
      <w:bodyDiv w:val="1"/>
      <w:marLeft w:val="0"/>
      <w:marRight w:val="0"/>
      <w:marTop w:val="0"/>
      <w:marBottom w:val="0"/>
      <w:divBdr>
        <w:top w:val="none" w:sz="0" w:space="0" w:color="auto"/>
        <w:left w:val="none" w:sz="0" w:space="0" w:color="auto"/>
        <w:bottom w:val="none" w:sz="0" w:space="0" w:color="auto"/>
        <w:right w:val="none" w:sz="0" w:space="0" w:color="auto"/>
      </w:divBdr>
      <w:divsChild>
        <w:div w:id="1820266919">
          <w:marLeft w:val="605"/>
          <w:marRight w:val="0"/>
          <w:marTop w:val="200"/>
          <w:marBottom w:val="40"/>
          <w:divBdr>
            <w:top w:val="none" w:sz="0" w:space="0" w:color="auto"/>
            <w:left w:val="none" w:sz="0" w:space="0" w:color="auto"/>
            <w:bottom w:val="none" w:sz="0" w:space="0" w:color="auto"/>
            <w:right w:val="none" w:sz="0" w:space="0" w:color="auto"/>
          </w:divBdr>
        </w:div>
        <w:div w:id="103961255">
          <w:marLeft w:val="1440"/>
          <w:marRight w:val="0"/>
          <w:marTop w:val="100"/>
          <w:marBottom w:val="40"/>
          <w:divBdr>
            <w:top w:val="none" w:sz="0" w:space="0" w:color="auto"/>
            <w:left w:val="none" w:sz="0" w:space="0" w:color="auto"/>
            <w:bottom w:val="none" w:sz="0" w:space="0" w:color="auto"/>
            <w:right w:val="none" w:sz="0" w:space="0" w:color="auto"/>
          </w:divBdr>
        </w:div>
      </w:divsChild>
    </w:div>
    <w:div w:id="1589122076">
      <w:bodyDiv w:val="1"/>
      <w:marLeft w:val="0"/>
      <w:marRight w:val="0"/>
      <w:marTop w:val="0"/>
      <w:marBottom w:val="0"/>
      <w:divBdr>
        <w:top w:val="none" w:sz="0" w:space="0" w:color="auto"/>
        <w:left w:val="none" w:sz="0" w:space="0" w:color="auto"/>
        <w:bottom w:val="none" w:sz="0" w:space="0" w:color="auto"/>
        <w:right w:val="none" w:sz="0" w:space="0" w:color="auto"/>
      </w:divBdr>
    </w:div>
    <w:div w:id="1598908316">
      <w:bodyDiv w:val="1"/>
      <w:marLeft w:val="0"/>
      <w:marRight w:val="0"/>
      <w:marTop w:val="0"/>
      <w:marBottom w:val="0"/>
      <w:divBdr>
        <w:top w:val="none" w:sz="0" w:space="0" w:color="auto"/>
        <w:left w:val="none" w:sz="0" w:space="0" w:color="auto"/>
        <w:bottom w:val="none" w:sz="0" w:space="0" w:color="auto"/>
        <w:right w:val="none" w:sz="0" w:space="0" w:color="auto"/>
      </w:divBdr>
    </w:div>
    <w:div w:id="1666545603">
      <w:bodyDiv w:val="1"/>
      <w:marLeft w:val="0"/>
      <w:marRight w:val="0"/>
      <w:marTop w:val="0"/>
      <w:marBottom w:val="0"/>
      <w:divBdr>
        <w:top w:val="none" w:sz="0" w:space="0" w:color="auto"/>
        <w:left w:val="none" w:sz="0" w:space="0" w:color="auto"/>
        <w:bottom w:val="none" w:sz="0" w:space="0" w:color="auto"/>
        <w:right w:val="none" w:sz="0" w:space="0" w:color="auto"/>
      </w:divBdr>
      <w:divsChild>
        <w:div w:id="1862937012">
          <w:marLeft w:val="360"/>
          <w:marRight w:val="0"/>
          <w:marTop w:val="200"/>
          <w:marBottom w:val="0"/>
          <w:divBdr>
            <w:top w:val="none" w:sz="0" w:space="0" w:color="auto"/>
            <w:left w:val="none" w:sz="0" w:space="0" w:color="auto"/>
            <w:bottom w:val="none" w:sz="0" w:space="0" w:color="auto"/>
            <w:right w:val="none" w:sz="0" w:space="0" w:color="auto"/>
          </w:divBdr>
        </w:div>
      </w:divsChild>
    </w:div>
    <w:div w:id="1692488866">
      <w:bodyDiv w:val="1"/>
      <w:marLeft w:val="0"/>
      <w:marRight w:val="0"/>
      <w:marTop w:val="0"/>
      <w:marBottom w:val="0"/>
      <w:divBdr>
        <w:top w:val="none" w:sz="0" w:space="0" w:color="auto"/>
        <w:left w:val="none" w:sz="0" w:space="0" w:color="auto"/>
        <w:bottom w:val="none" w:sz="0" w:space="0" w:color="auto"/>
        <w:right w:val="none" w:sz="0" w:space="0" w:color="auto"/>
      </w:divBdr>
      <w:divsChild>
        <w:div w:id="725493962">
          <w:marLeft w:val="0"/>
          <w:marRight w:val="0"/>
          <w:marTop w:val="0"/>
          <w:marBottom w:val="0"/>
          <w:divBdr>
            <w:top w:val="none" w:sz="0" w:space="0" w:color="auto"/>
            <w:left w:val="none" w:sz="0" w:space="0" w:color="auto"/>
            <w:bottom w:val="none" w:sz="0" w:space="0" w:color="auto"/>
            <w:right w:val="none" w:sz="0" w:space="0" w:color="auto"/>
          </w:divBdr>
          <w:divsChild>
            <w:div w:id="125902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34678">
      <w:bodyDiv w:val="1"/>
      <w:marLeft w:val="0"/>
      <w:marRight w:val="0"/>
      <w:marTop w:val="0"/>
      <w:marBottom w:val="0"/>
      <w:divBdr>
        <w:top w:val="none" w:sz="0" w:space="0" w:color="auto"/>
        <w:left w:val="none" w:sz="0" w:space="0" w:color="auto"/>
        <w:bottom w:val="none" w:sz="0" w:space="0" w:color="auto"/>
        <w:right w:val="none" w:sz="0" w:space="0" w:color="auto"/>
      </w:divBdr>
      <w:divsChild>
        <w:div w:id="651907584">
          <w:marLeft w:val="0"/>
          <w:marRight w:val="0"/>
          <w:marTop w:val="0"/>
          <w:marBottom w:val="0"/>
          <w:divBdr>
            <w:top w:val="none" w:sz="0" w:space="0" w:color="auto"/>
            <w:left w:val="none" w:sz="0" w:space="0" w:color="auto"/>
            <w:bottom w:val="none" w:sz="0" w:space="0" w:color="auto"/>
            <w:right w:val="none" w:sz="0" w:space="0" w:color="auto"/>
          </w:divBdr>
          <w:divsChild>
            <w:div w:id="163663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47833">
      <w:bodyDiv w:val="1"/>
      <w:marLeft w:val="0"/>
      <w:marRight w:val="0"/>
      <w:marTop w:val="0"/>
      <w:marBottom w:val="0"/>
      <w:divBdr>
        <w:top w:val="none" w:sz="0" w:space="0" w:color="auto"/>
        <w:left w:val="none" w:sz="0" w:space="0" w:color="auto"/>
        <w:bottom w:val="none" w:sz="0" w:space="0" w:color="auto"/>
        <w:right w:val="none" w:sz="0" w:space="0" w:color="auto"/>
      </w:divBdr>
      <w:divsChild>
        <w:div w:id="1135366533">
          <w:marLeft w:val="0"/>
          <w:marRight w:val="0"/>
          <w:marTop w:val="0"/>
          <w:marBottom w:val="0"/>
          <w:divBdr>
            <w:top w:val="none" w:sz="0" w:space="0" w:color="auto"/>
            <w:left w:val="none" w:sz="0" w:space="0" w:color="auto"/>
            <w:bottom w:val="none" w:sz="0" w:space="0" w:color="auto"/>
            <w:right w:val="none" w:sz="0" w:space="0" w:color="auto"/>
          </w:divBdr>
          <w:divsChild>
            <w:div w:id="19837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51494">
      <w:bodyDiv w:val="1"/>
      <w:marLeft w:val="0"/>
      <w:marRight w:val="0"/>
      <w:marTop w:val="0"/>
      <w:marBottom w:val="0"/>
      <w:divBdr>
        <w:top w:val="none" w:sz="0" w:space="0" w:color="auto"/>
        <w:left w:val="none" w:sz="0" w:space="0" w:color="auto"/>
        <w:bottom w:val="none" w:sz="0" w:space="0" w:color="auto"/>
        <w:right w:val="none" w:sz="0" w:space="0" w:color="auto"/>
      </w:divBdr>
    </w:div>
    <w:div w:id="1948192659">
      <w:bodyDiv w:val="1"/>
      <w:marLeft w:val="0"/>
      <w:marRight w:val="0"/>
      <w:marTop w:val="0"/>
      <w:marBottom w:val="0"/>
      <w:divBdr>
        <w:top w:val="none" w:sz="0" w:space="0" w:color="auto"/>
        <w:left w:val="none" w:sz="0" w:space="0" w:color="auto"/>
        <w:bottom w:val="none" w:sz="0" w:space="0" w:color="auto"/>
        <w:right w:val="none" w:sz="0" w:space="0" w:color="auto"/>
      </w:divBdr>
    </w:div>
    <w:div w:id="21184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3.xm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header" Target="header2.xml"/><Relationship Id="rId30"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96c832df0262a68b/Dokumente/Benutzerdefinierte%20Office-Vorlagen/DBU-Vorlage_Studienarbeit.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3B6EE-07E0-4C13-BBA6-95F5478A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DBU-Vorlage_Studienarbeit.dotx</Template>
  <TotalTime>0</TotalTime>
  <Pages>36</Pages>
  <Words>84220</Words>
  <Characters>530591</Characters>
  <Application>Microsoft Office Word</Application>
  <DocSecurity>0</DocSecurity>
  <Lines>4421</Lines>
  <Paragraphs>1227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613584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Fels</dc:creator>
  <cp:keywords/>
  <dc:description/>
  <cp:lastModifiedBy>Ben Fels</cp:lastModifiedBy>
  <cp:revision>4312</cp:revision>
  <dcterms:created xsi:type="dcterms:W3CDTF">2024-10-11T08:26:00Z</dcterms:created>
  <dcterms:modified xsi:type="dcterms:W3CDTF">2025-01-25T10:44:00Z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id="Ehqvz6uA"/&gt;&lt;style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