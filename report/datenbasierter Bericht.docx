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65DA5C4B" w14:textId="1A353233" w:rsidR="00FF0182"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531697" w:history="1">
            <w:r w:rsidR="00FF0182" w:rsidRPr="007D72AC">
              <w:rPr>
                <w:rStyle w:val="Hyperlink"/>
                <w:noProof/>
              </w:rPr>
              <w:t>1</w:t>
            </w:r>
            <w:r w:rsidR="00FF0182">
              <w:rPr>
                <w:rFonts w:asciiTheme="minorHAnsi" w:eastAsiaTheme="minorEastAsia" w:hAnsiTheme="minorHAnsi"/>
                <w:noProof/>
                <w:kern w:val="2"/>
                <w:szCs w:val="24"/>
                <w:lang w:eastAsia="de-DE"/>
                <w14:ligatures w14:val="standardContextual"/>
              </w:rPr>
              <w:tab/>
            </w:r>
            <w:r w:rsidR="00FF0182" w:rsidRPr="007D72AC">
              <w:rPr>
                <w:rStyle w:val="Hyperlink"/>
                <w:noProof/>
              </w:rPr>
              <w:t>Einleitung</w:t>
            </w:r>
            <w:r w:rsidR="00FF0182">
              <w:rPr>
                <w:noProof/>
                <w:webHidden/>
              </w:rPr>
              <w:tab/>
            </w:r>
            <w:r w:rsidR="00FF0182">
              <w:rPr>
                <w:noProof/>
                <w:webHidden/>
              </w:rPr>
              <w:fldChar w:fldCharType="begin"/>
            </w:r>
            <w:r w:rsidR="00FF0182">
              <w:rPr>
                <w:noProof/>
                <w:webHidden/>
              </w:rPr>
              <w:instrText xml:space="preserve"> PAGEREF _Toc188531697 \h </w:instrText>
            </w:r>
            <w:r w:rsidR="00FF0182">
              <w:rPr>
                <w:noProof/>
                <w:webHidden/>
              </w:rPr>
            </w:r>
            <w:r w:rsidR="00FF0182">
              <w:rPr>
                <w:noProof/>
                <w:webHidden/>
              </w:rPr>
              <w:fldChar w:fldCharType="separate"/>
            </w:r>
            <w:r w:rsidR="00FF0182">
              <w:rPr>
                <w:noProof/>
                <w:webHidden/>
              </w:rPr>
              <w:t>1</w:t>
            </w:r>
            <w:r w:rsidR="00FF0182">
              <w:rPr>
                <w:noProof/>
                <w:webHidden/>
              </w:rPr>
              <w:fldChar w:fldCharType="end"/>
            </w:r>
          </w:hyperlink>
        </w:p>
        <w:p w14:paraId="05138B7B" w14:textId="69DBF2B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698" w:history="1">
            <w:r w:rsidRPr="007D72AC">
              <w:rPr>
                <w:rStyle w:val="Hyperlink"/>
                <w:noProof/>
                <w:lang w:val="en-US"/>
              </w:rPr>
              <w:t>2</w:t>
            </w:r>
            <w:r>
              <w:rPr>
                <w:rFonts w:asciiTheme="minorHAnsi" w:eastAsiaTheme="minorEastAsia" w:hAnsiTheme="minorHAnsi"/>
                <w:noProof/>
                <w:kern w:val="2"/>
                <w:szCs w:val="24"/>
                <w:lang w:eastAsia="de-DE"/>
                <w14:ligatures w14:val="standardContextual"/>
              </w:rPr>
              <w:tab/>
            </w:r>
            <w:r w:rsidRPr="007D72AC">
              <w:rPr>
                <w:rStyle w:val="Hyperlink"/>
                <w:noProof/>
                <w:lang w:val="en-US"/>
              </w:rPr>
              <w:t>Daten und Methoden</w:t>
            </w:r>
            <w:r>
              <w:rPr>
                <w:noProof/>
                <w:webHidden/>
              </w:rPr>
              <w:tab/>
            </w:r>
            <w:r>
              <w:rPr>
                <w:noProof/>
                <w:webHidden/>
              </w:rPr>
              <w:fldChar w:fldCharType="begin"/>
            </w:r>
            <w:r>
              <w:rPr>
                <w:noProof/>
                <w:webHidden/>
              </w:rPr>
              <w:instrText xml:space="preserve"> PAGEREF _Toc188531698 \h </w:instrText>
            </w:r>
            <w:r>
              <w:rPr>
                <w:noProof/>
                <w:webHidden/>
              </w:rPr>
            </w:r>
            <w:r>
              <w:rPr>
                <w:noProof/>
                <w:webHidden/>
              </w:rPr>
              <w:fldChar w:fldCharType="separate"/>
            </w:r>
            <w:r>
              <w:rPr>
                <w:noProof/>
                <w:webHidden/>
              </w:rPr>
              <w:t>6</w:t>
            </w:r>
            <w:r>
              <w:rPr>
                <w:noProof/>
                <w:webHidden/>
              </w:rPr>
              <w:fldChar w:fldCharType="end"/>
            </w:r>
          </w:hyperlink>
        </w:p>
        <w:p w14:paraId="59DAA62E" w14:textId="22CD4871"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699" w:history="1">
            <w:r w:rsidRPr="007D72AC">
              <w:rPr>
                <w:rStyle w:val="Hyperlink"/>
                <w:noProof/>
                <w:lang w:val="en-US"/>
              </w:rPr>
              <w:t>2.1</w:t>
            </w:r>
            <w:r>
              <w:rPr>
                <w:rFonts w:asciiTheme="minorHAnsi" w:eastAsiaTheme="minorEastAsia" w:hAnsiTheme="minorHAnsi"/>
                <w:noProof/>
                <w:kern w:val="2"/>
                <w:szCs w:val="24"/>
                <w:lang w:eastAsia="de-DE"/>
                <w14:ligatures w14:val="standardContextual"/>
              </w:rPr>
              <w:tab/>
            </w:r>
            <w:r w:rsidRPr="007D72AC">
              <w:rPr>
                <w:rStyle w:val="Hyperlink"/>
                <w:noProof/>
                <w:lang w:val="en-US"/>
              </w:rPr>
              <w:t>Large Language Model</w:t>
            </w:r>
            <w:r>
              <w:rPr>
                <w:noProof/>
                <w:webHidden/>
              </w:rPr>
              <w:tab/>
            </w:r>
            <w:r>
              <w:rPr>
                <w:noProof/>
                <w:webHidden/>
              </w:rPr>
              <w:fldChar w:fldCharType="begin"/>
            </w:r>
            <w:r>
              <w:rPr>
                <w:noProof/>
                <w:webHidden/>
              </w:rPr>
              <w:instrText xml:space="preserve"> PAGEREF _Toc188531699 \h </w:instrText>
            </w:r>
            <w:r>
              <w:rPr>
                <w:noProof/>
                <w:webHidden/>
              </w:rPr>
            </w:r>
            <w:r>
              <w:rPr>
                <w:noProof/>
                <w:webHidden/>
              </w:rPr>
              <w:fldChar w:fldCharType="separate"/>
            </w:r>
            <w:r>
              <w:rPr>
                <w:noProof/>
                <w:webHidden/>
              </w:rPr>
              <w:t>6</w:t>
            </w:r>
            <w:r>
              <w:rPr>
                <w:noProof/>
                <w:webHidden/>
              </w:rPr>
              <w:fldChar w:fldCharType="end"/>
            </w:r>
          </w:hyperlink>
        </w:p>
        <w:p w14:paraId="34260AE7" w14:textId="24D85EAC"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00" w:history="1">
            <w:r w:rsidRPr="007D72AC">
              <w:rPr>
                <w:rStyle w:val="Hyperlink"/>
                <w:noProof/>
              </w:rPr>
              <w:t>2.2</w:t>
            </w:r>
            <w:r>
              <w:rPr>
                <w:rFonts w:asciiTheme="minorHAnsi" w:eastAsiaTheme="minorEastAsia" w:hAnsiTheme="minorHAnsi"/>
                <w:noProof/>
                <w:kern w:val="2"/>
                <w:szCs w:val="24"/>
                <w:lang w:eastAsia="de-DE"/>
                <w14:ligatures w14:val="standardContextual"/>
              </w:rPr>
              <w:tab/>
            </w:r>
            <w:r w:rsidRPr="007D72AC">
              <w:rPr>
                <w:rStyle w:val="Hyperlink"/>
                <w:noProof/>
              </w:rPr>
              <w:t>Datensatz</w:t>
            </w:r>
            <w:r>
              <w:rPr>
                <w:noProof/>
                <w:webHidden/>
              </w:rPr>
              <w:tab/>
            </w:r>
            <w:r>
              <w:rPr>
                <w:noProof/>
                <w:webHidden/>
              </w:rPr>
              <w:fldChar w:fldCharType="begin"/>
            </w:r>
            <w:r>
              <w:rPr>
                <w:noProof/>
                <w:webHidden/>
              </w:rPr>
              <w:instrText xml:space="preserve"> PAGEREF _Toc188531700 \h </w:instrText>
            </w:r>
            <w:r>
              <w:rPr>
                <w:noProof/>
                <w:webHidden/>
              </w:rPr>
            </w:r>
            <w:r>
              <w:rPr>
                <w:noProof/>
                <w:webHidden/>
              </w:rPr>
              <w:fldChar w:fldCharType="separate"/>
            </w:r>
            <w:r>
              <w:rPr>
                <w:noProof/>
                <w:webHidden/>
              </w:rPr>
              <w:t>8</w:t>
            </w:r>
            <w:r>
              <w:rPr>
                <w:noProof/>
                <w:webHidden/>
              </w:rPr>
              <w:fldChar w:fldCharType="end"/>
            </w:r>
          </w:hyperlink>
        </w:p>
        <w:p w14:paraId="327D11BE" w14:textId="447C9DC6"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01" w:history="1">
            <w:r w:rsidRPr="007D72AC">
              <w:rPr>
                <w:rStyle w:val="Hyperlink"/>
                <w:noProof/>
              </w:rPr>
              <w:t>2.3</w:t>
            </w:r>
            <w:r>
              <w:rPr>
                <w:rFonts w:asciiTheme="minorHAnsi" w:eastAsiaTheme="minorEastAsia" w:hAnsiTheme="minorHAnsi"/>
                <w:noProof/>
                <w:kern w:val="2"/>
                <w:szCs w:val="24"/>
                <w:lang w:eastAsia="de-DE"/>
                <w14:ligatures w14:val="standardContextual"/>
              </w:rPr>
              <w:tab/>
            </w:r>
            <w:r w:rsidRPr="007D72AC">
              <w:rPr>
                <w:rStyle w:val="Hyperlink"/>
                <w:noProof/>
              </w:rPr>
              <w:t>Methode</w:t>
            </w:r>
            <w:r>
              <w:rPr>
                <w:noProof/>
                <w:webHidden/>
              </w:rPr>
              <w:tab/>
            </w:r>
            <w:r>
              <w:rPr>
                <w:noProof/>
                <w:webHidden/>
              </w:rPr>
              <w:fldChar w:fldCharType="begin"/>
            </w:r>
            <w:r>
              <w:rPr>
                <w:noProof/>
                <w:webHidden/>
              </w:rPr>
              <w:instrText xml:space="preserve"> PAGEREF _Toc188531701 \h </w:instrText>
            </w:r>
            <w:r>
              <w:rPr>
                <w:noProof/>
                <w:webHidden/>
              </w:rPr>
            </w:r>
            <w:r>
              <w:rPr>
                <w:noProof/>
                <w:webHidden/>
              </w:rPr>
              <w:fldChar w:fldCharType="separate"/>
            </w:r>
            <w:r>
              <w:rPr>
                <w:noProof/>
                <w:webHidden/>
              </w:rPr>
              <w:t>11</w:t>
            </w:r>
            <w:r>
              <w:rPr>
                <w:noProof/>
                <w:webHidden/>
              </w:rPr>
              <w:fldChar w:fldCharType="end"/>
            </w:r>
          </w:hyperlink>
        </w:p>
        <w:p w14:paraId="031E66FE" w14:textId="59B3A925"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2" w:history="1">
            <w:r w:rsidRPr="007D72AC">
              <w:rPr>
                <w:rStyle w:val="Hyperlink"/>
                <w:noProof/>
              </w:rPr>
              <w:t>2.3.1</w:t>
            </w:r>
            <w:r>
              <w:rPr>
                <w:rFonts w:asciiTheme="minorHAnsi" w:eastAsiaTheme="minorEastAsia" w:hAnsiTheme="minorHAnsi"/>
                <w:noProof/>
                <w:kern w:val="2"/>
                <w:szCs w:val="24"/>
                <w:lang w:eastAsia="de-DE"/>
                <w14:ligatures w14:val="standardContextual"/>
              </w:rPr>
              <w:tab/>
            </w:r>
            <w:r w:rsidRPr="007D72AC">
              <w:rPr>
                <w:rStyle w:val="Hyperlink"/>
                <w:noProof/>
              </w:rPr>
              <w:t>Tech Stack</w:t>
            </w:r>
            <w:r>
              <w:rPr>
                <w:noProof/>
                <w:webHidden/>
              </w:rPr>
              <w:tab/>
            </w:r>
            <w:r>
              <w:rPr>
                <w:noProof/>
                <w:webHidden/>
              </w:rPr>
              <w:fldChar w:fldCharType="begin"/>
            </w:r>
            <w:r>
              <w:rPr>
                <w:noProof/>
                <w:webHidden/>
              </w:rPr>
              <w:instrText xml:space="preserve"> PAGEREF _Toc188531702 \h </w:instrText>
            </w:r>
            <w:r>
              <w:rPr>
                <w:noProof/>
                <w:webHidden/>
              </w:rPr>
            </w:r>
            <w:r>
              <w:rPr>
                <w:noProof/>
                <w:webHidden/>
              </w:rPr>
              <w:fldChar w:fldCharType="separate"/>
            </w:r>
            <w:r>
              <w:rPr>
                <w:noProof/>
                <w:webHidden/>
              </w:rPr>
              <w:t>11</w:t>
            </w:r>
            <w:r>
              <w:rPr>
                <w:noProof/>
                <w:webHidden/>
              </w:rPr>
              <w:fldChar w:fldCharType="end"/>
            </w:r>
          </w:hyperlink>
        </w:p>
        <w:p w14:paraId="4061BDE5" w14:textId="01F24757"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3" w:history="1">
            <w:r w:rsidRPr="007D72AC">
              <w:rPr>
                <w:rStyle w:val="Hyperlink"/>
                <w:noProof/>
              </w:rPr>
              <w:t>2.3.2</w:t>
            </w:r>
            <w:r>
              <w:rPr>
                <w:rFonts w:asciiTheme="minorHAnsi" w:eastAsiaTheme="minorEastAsia" w:hAnsiTheme="minorHAnsi"/>
                <w:noProof/>
                <w:kern w:val="2"/>
                <w:szCs w:val="24"/>
                <w:lang w:eastAsia="de-DE"/>
                <w14:ligatures w14:val="standardContextual"/>
              </w:rPr>
              <w:tab/>
            </w:r>
            <w:r w:rsidRPr="007D72AC">
              <w:rPr>
                <w:rStyle w:val="Hyperlink"/>
                <w:noProof/>
              </w:rPr>
              <w:t>Eingabeaufforderungen / Prompts</w:t>
            </w:r>
            <w:r>
              <w:rPr>
                <w:noProof/>
                <w:webHidden/>
              </w:rPr>
              <w:tab/>
            </w:r>
            <w:r>
              <w:rPr>
                <w:noProof/>
                <w:webHidden/>
              </w:rPr>
              <w:fldChar w:fldCharType="begin"/>
            </w:r>
            <w:r>
              <w:rPr>
                <w:noProof/>
                <w:webHidden/>
              </w:rPr>
              <w:instrText xml:space="preserve"> PAGEREF _Toc188531703 \h </w:instrText>
            </w:r>
            <w:r>
              <w:rPr>
                <w:noProof/>
                <w:webHidden/>
              </w:rPr>
            </w:r>
            <w:r>
              <w:rPr>
                <w:noProof/>
                <w:webHidden/>
              </w:rPr>
              <w:fldChar w:fldCharType="separate"/>
            </w:r>
            <w:r>
              <w:rPr>
                <w:noProof/>
                <w:webHidden/>
              </w:rPr>
              <w:t>12</w:t>
            </w:r>
            <w:r>
              <w:rPr>
                <w:noProof/>
                <w:webHidden/>
              </w:rPr>
              <w:fldChar w:fldCharType="end"/>
            </w:r>
          </w:hyperlink>
        </w:p>
        <w:p w14:paraId="00BEC6B3" w14:textId="5D6A0FEF"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4" w:history="1">
            <w:r w:rsidRPr="007D72AC">
              <w:rPr>
                <w:rStyle w:val="Hyperlink"/>
                <w:noProof/>
              </w:rPr>
              <w:t>2.3.3</w:t>
            </w:r>
            <w:r>
              <w:rPr>
                <w:rFonts w:asciiTheme="minorHAnsi" w:eastAsiaTheme="minorEastAsia" w:hAnsiTheme="minorHAnsi"/>
                <w:noProof/>
                <w:kern w:val="2"/>
                <w:szCs w:val="24"/>
                <w:lang w:eastAsia="de-DE"/>
                <w14:ligatures w14:val="standardContextual"/>
              </w:rPr>
              <w:tab/>
            </w:r>
            <w:r w:rsidRPr="007D72AC">
              <w:rPr>
                <w:rStyle w:val="Hyperlink"/>
                <w:noProof/>
              </w:rPr>
              <w:t>Metriken zur Evaluation</w:t>
            </w:r>
            <w:r>
              <w:rPr>
                <w:noProof/>
                <w:webHidden/>
              </w:rPr>
              <w:tab/>
            </w:r>
            <w:r>
              <w:rPr>
                <w:noProof/>
                <w:webHidden/>
              </w:rPr>
              <w:fldChar w:fldCharType="begin"/>
            </w:r>
            <w:r>
              <w:rPr>
                <w:noProof/>
                <w:webHidden/>
              </w:rPr>
              <w:instrText xml:space="preserve"> PAGEREF _Toc188531704 \h </w:instrText>
            </w:r>
            <w:r>
              <w:rPr>
                <w:noProof/>
                <w:webHidden/>
              </w:rPr>
            </w:r>
            <w:r>
              <w:rPr>
                <w:noProof/>
                <w:webHidden/>
              </w:rPr>
              <w:fldChar w:fldCharType="separate"/>
            </w:r>
            <w:r>
              <w:rPr>
                <w:noProof/>
                <w:webHidden/>
              </w:rPr>
              <w:t>15</w:t>
            </w:r>
            <w:r>
              <w:rPr>
                <w:noProof/>
                <w:webHidden/>
              </w:rPr>
              <w:fldChar w:fldCharType="end"/>
            </w:r>
          </w:hyperlink>
        </w:p>
        <w:p w14:paraId="31D9769A" w14:textId="0479C45D"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19" w:history="1">
            <w:r w:rsidRPr="007D72AC">
              <w:rPr>
                <w:rStyle w:val="Hyperlink"/>
                <w:noProof/>
              </w:rPr>
              <w:t>3</w:t>
            </w:r>
            <w:r>
              <w:rPr>
                <w:rFonts w:asciiTheme="minorHAnsi" w:eastAsiaTheme="minorEastAsia" w:hAnsiTheme="minorHAnsi"/>
                <w:noProof/>
                <w:kern w:val="2"/>
                <w:szCs w:val="24"/>
                <w:lang w:eastAsia="de-DE"/>
                <w14:ligatures w14:val="standardContextual"/>
              </w:rPr>
              <w:tab/>
            </w:r>
            <w:r w:rsidRPr="007D72AC">
              <w:rPr>
                <w:rStyle w:val="Hyperlink"/>
                <w:noProof/>
              </w:rPr>
              <w:t>Ergebnisse</w:t>
            </w:r>
            <w:r>
              <w:rPr>
                <w:noProof/>
                <w:webHidden/>
              </w:rPr>
              <w:tab/>
            </w:r>
            <w:r>
              <w:rPr>
                <w:noProof/>
                <w:webHidden/>
              </w:rPr>
              <w:fldChar w:fldCharType="begin"/>
            </w:r>
            <w:r>
              <w:rPr>
                <w:noProof/>
                <w:webHidden/>
              </w:rPr>
              <w:instrText xml:space="preserve"> PAGEREF _Toc188531719 \h </w:instrText>
            </w:r>
            <w:r>
              <w:rPr>
                <w:noProof/>
                <w:webHidden/>
              </w:rPr>
            </w:r>
            <w:r>
              <w:rPr>
                <w:noProof/>
                <w:webHidden/>
              </w:rPr>
              <w:fldChar w:fldCharType="separate"/>
            </w:r>
            <w:r>
              <w:rPr>
                <w:noProof/>
                <w:webHidden/>
              </w:rPr>
              <w:t>18</w:t>
            </w:r>
            <w:r>
              <w:rPr>
                <w:noProof/>
                <w:webHidden/>
              </w:rPr>
              <w:fldChar w:fldCharType="end"/>
            </w:r>
          </w:hyperlink>
        </w:p>
        <w:p w14:paraId="7EA7C6E9" w14:textId="5388716C"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0" w:history="1">
            <w:r w:rsidRPr="007D72AC">
              <w:rPr>
                <w:rStyle w:val="Hyperlink"/>
                <w:noProof/>
              </w:rPr>
              <w:t>4</w:t>
            </w:r>
            <w:r>
              <w:rPr>
                <w:rFonts w:asciiTheme="minorHAnsi" w:eastAsiaTheme="minorEastAsia" w:hAnsiTheme="minorHAnsi"/>
                <w:noProof/>
                <w:kern w:val="2"/>
                <w:szCs w:val="24"/>
                <w:lang w:eastAsia="de-DE"/>
                <w14:ligatures w14:val="standardContextual"/>
              </w:rPr>
              <w:tab/>
            </w:r>
            <w:r w:rsidRPr="007D72AC">
              <w:rPr>
                <w:rStyle w:val="Hyperlink"/>
                <w:noProof/>
              </w:rPr>
              <w:t>Diskussion und Handlungsempfehlungen</w:t>
            </w:r>
            <w:r>
              <w:rPr>
                <w:noProof/>
                <w:webHidden/>
              </w:rPr>
              <w:tab/>
            </w:r>
            <w:r>
              <w:rPr>
                <w:noProof/>
                <w:webHidden/>
              </w:rPr>
              <w:fldChar w:fldCharType="begin"/>
            </w:r>
            <w:r>
              <w:rPr>
                <w:noProof/>
                <w:webHidden/>
              </w:rPr>
              <w:instrText xml:space="preserve"> PAGEREF _Toc188531720 \h </w:instrText>
            </w:r>
            <w:r>
              <w:rPr>
                <w:noProof/>
                <w:webHidden/>
              </w:rPr>
            </w:r>
            <w:r>
              <w:rPr>
                <w:noProof/>
                <w:webHidden/>
              </w:rPr>
              <w:fldChar w:fldCharType="separate"/>
            </w:r>
            <w:r>
              <w:rPr>
                <w:noProof/>
                <w:webHidden/>
              </w:rPr>
              <w:t>21</w:t>
            </w:r>
            <w:r>
              <w:rPr>
                <w:noProof/>
                <w:webHidden/>
              </w:rPr>
              <w:fldChar w:fldCharType="end"/>
            </w:r>
          </w:hyperlink>
        </w:p>
        <w:p w14:paraId="0586E39A" w14:textId="431D358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1" w:history="1">
            <w:r w:rsidRPr="007D72AC">
              <w:rPr>
                <w:rStyle w:val="Hyperlink"/>
                <w:noProof/>
              </w:rPr>
              <w:t>5</w:t>
            </w:r>
            <w:r>
              <w:rPr>
                <w:rFonts w:asciiTheme="minorHAnsi" w:eastAsiaTheme="minorEastAsia" w:hAnsiTheme="minorHAnsi"/>
                <w:noProof/>
                <w:kern w:val="2"/>
                <w:szCs w:val="24"/>
                <w:lang w:eastAsia="de-DE"/>
                <w14:ligatures w14:val="standardContextual"/>
              </w:rPr>
              <w:tab/>
            </w:r>
            <w:r w:rsidRPr="007D72AC">
              <w:rPr>
                <w:rStyle w:val="Hyperlink"/>
                <w:noProof/>
              </w:rPr>
              <w:t>Fragestellung</w:t>
            </w:r>
            <w:r>
              <w:rPr>
                <w:noProof/>
                <w:webHidden/>
              </w:rPr>
              <w:tab/>
            </w:r>
            <w:r>
              <w:rPr>
                <w:noProof/>
                <w:webHidden/>
              </w:rPr>
              <w:fldChar w:fldCharType="begin"/>
            </w:r>
            <w:r>
              <w:rPr>
                <w:noProof/>
                <w:webHidden/>
              </w:rPr>
              <w:instrText xml:space="preserve"> PAGEREF _Toc188531721 \h </w:instrText>
            </w:r>
            <w:r>
              <w:rPr>
                <w:noProof/>
                <w:webHidden/>
              </w:rPr>
            </w:r>
            <w:r>
              <w:rPr>
                <w:noProof/>
                <w:webHidden/>
              </w:rPr>
              <w:fldChar w:fldCharType="separate"/>
            </w:r>
            <w:r>
              <w:rPr>
                <w:noProof/>
                <w:webHidden/>
              </w:rPr>
              <w:t>25</w:t>
            </w:r>
            <w:r>
              <w:rPr>
                <w:noProof/>
                <w:webHidden/>
              </w:rPr>
              <w:fldChar w:fldCharType="end"/>
            </w:r>
          </w:hyperlink>
        </w:p>
        <w:p w14:paraId="22D64C0F" w14:textId="633317D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2" w:history="1">
            <w:r w:rsidRPr="007D72AC">
              <w:rPr>
                <w:rStyle w:val="Hyperlink"/>
                <w:noProof/>
              </w:rPr>
              <w:t>6</w:t>
            </w:r>
            <w:r>
              <w:rPr>
                <w:rFonts w:asciiTheme="minorHAnsi" w:eastAsiaTheme="minorEastAsia" w:hAnsiTheme="minorHAnsi"/>
                <w:noProof/>
                <w:kern w:val="2"/>
                <w:szCs w:val="24"/>
                <w:lang w:eastAsia="de-DE"/>
                <w14:ligatures w14:val="standardContextual"/>
              </w:rPr>
              <w:tab/>
            </w:r>
            <w:r w:rsidRPr="007D72AC">
              <w:rPr>
                <w:rStyle w:val="Hyperlink"/>
                <w:noProof/>
              </w:rPr>
              <w:t>Literaturverzeichnis / Quellenverzeichnis</w:t>
            </w:r>
            <w:r>
              <w:rPr>
                <w:noProof/>
                <w:webHidden/>
              </w:rPr>
              <w:tab/>
            </w:r>
            <w:r>
              <w:rPr>
                <w:noProof/>
                <w:webHidden/>
              </w:rPr>
              <w:fldChar w:fldCharType="begin"/>
            </w:r>
            <w:r>
              <w:rPr>
                <w:noProof/>
                <w:webHidden/>
              </w:rPr>
              <w:instrText xml:space="preserve"> PAGEREF _Toc188531722 \h </w:instrText>
            </w:r>
            <w:r>
              <w:rPr>
                <w:noProof/>
                <w:webHidden/>
              </w:rPr>
            </w:r>
            <w:r>
              <w:rPr>
                <w:noProof/>
                <w:webHidden/>
              </w:rPr>
              <w:fldChar w:fldCharType="separate"/>
            </w:r>
            <w:r>
              <w:rPr>
                <w:noProof/>
                <w:webHidden/>
              </w:rPr>
              <w:t>26</w:t>
            </w:r>
            <w:r>
              <w:rPr>
                <w:noProof/>
                <w:webHidden/>
              </w:rPr>
              <w:fldChar w:fldCharType="end"/>
            </w:r>
          </w:hyperlink>
        </w:p>
        <w:p w14:paraId="1230AF5F" w14:textId="0F10688E"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3" w:history="1">
            <w:r w:rsidRPr="007D72AC">
              <w:rPr>
                <w:rStyle w:val="Hyperlink"/>
                <w:noProof/>
              </w:rPr>
              <w:t>7</w:t>
            </w:r>
            <w:r>
              <w:rPr>
                <w:rFonts w:asciiTheme="minorHAnsi" w:eastAsiaTheme="minorEastAsia" w:hAnsiTheme="minorHAnsi"/>
                <w:noProof/>
                <w:kern w:val="2"/>
                <w:szCs w:val="24"/>
                <w:lang w:eastAsia="de-DE"/>
                <w14:ligatures w14:val="standardContextual"/>
              </w:rPr>
              <w:tab/>
            </w:r>
            <w:r w:rsidRPr="007D72AC">
              <w:rPr>
                <w:rStyle w:val="Hyperlink"/>
                <w:noProof/>
              </w:rPr>
              <w:t>Anhänge &amp; Projektdokumentation</w:t>
            </w:r>
            <w:r>
              <w:rPr>
                <w:noProof/>
                <w:webHidden/>
              </w:rPr>
              <w:tab/>
            </w:r>
            <w:r>
              <w:rPr>
                <w:noProof/>
                <w:webHidden/>
              </w:rPr>
              <w:fldChar w:fldCharType="begin"/>
            </w:r>
            <w:r>
              <w:rPr>
                <w:noProof/>
                <w:webHidden/>
              </w:rPr>
              <w:instrText xml:space="preserve"> PAGEREF _Toc188531723 \h </w:instrText>
            </w:r>
            <w:r>
              <w:rPr>
                <w:noProof/>
                <w:webHidden/>
              </w:rPr>
            </w:r>
            <w:r>
              <w:rPr>
                <w:noProof/>
                <w:webHidden/>
              </w:rPr>
              <w:fldChar w:fldCharType="separate"/>
            </w:r>
            <w:r>
              <w:rPr>
                <w:noProof/>
                <w:webHidden/>
              </w:rPr>
              <w:t>31</w:t>
            </w:r>
            <w:r>
              <w:rPr>
                <w:noProof/>
                <w:webHidden/>
              </w:rPr>
              <w:fldChar w:fldCharType="end"/>
            </w:r>
          </w:hyperlink>
        </w:p>
        <w:p w14:paraId="70C493C5" w14:textId="1B4295D7"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24" w:history="1">
            <w:r w:rsidRPr="007D72AC">
              <w:rPr>
                <w:rStyle w:val="Hyperlink"/>
                <w:noProof/>
              </w:rPr>
              <w:t>7.1</w:t>
            </w:r>
            <w:r>
              <w:rPr>
                <w:rFonts w:asciiTheme="minorHAnsi" w:eastAsiaTheme="minorEastAsia" w:hAnsiTheme="minorHAnsi"/>
                <w:noProof/>
                <w:kern w:val="2"/>
                <w:szCs w:val="24"/>
                <w:lang w:eastAsia="de-DE"/>
                <w14:ligatures w14:val="standardContextual"/>
              </w:rPr>
              <w:tab/>
            </w:r>
            <w:r w:rsidRPr="007D72AC">
              <w:rPr>
                <w:rStyle w:val="Hyperlink"/>
                <w:noProof/>
              </w:rPr>
              <w:t>Modellvergleich</w:t>
            </w:r>
            <w:r>
              <w:rPr>
                <w:noProof/>
                <w:webHidden/>
              </w:rPr>
              <w:tab/>
            </w:r>
            <w:r>
              <w:rPr>
                <w:noProof/>
                <w:webHidden/>
              </w:rPr>
              <w:fldChar w:fldCharType="begin"/>
            </w:r>
            <w:r>
              <w:rPr>
                <w:noProof/>
                <w:webHidden/>
              </w:rPr>
              <w:instrText xml:space="preserve"> PAGEREF _Toc188531724 \h </w:instrText>
            </w:r>
            <w:r>
              <w:rPr>
                <w:noProof/>
                <w:webHidden/>
              </w:rPr>
            </w:r>
            <w:r>
              <w:rPr>
                <w:noProof/>
                <w:webHidden/>
              </w:rPr>
              <w:fldChar w:fldCharType="separate"/>
            </w:r>
            <w:r>
              <w:rPr>
                <w:noProof/>
                <w:webHidden/>
              </w:rPr>
              <w:t>31</w:t>
            </w:r>
            <w:r>
              <w:rPr>
                <w:noProof/>
                <w:webHidden/>
              </w:rPr>
              <w:fldChar w:fldCharType="end"/>
            </w:r>
          </w:hyperlink>
        </w:p>
        <w:p w14:paraId="4065D89D" w14:textId="1C0C18C5"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25" w:history="1">
            <w:r w:rsidRPr="007D72AC">
              <w:rPr>
                <w:rStyle w:val="Hyperlink"/>
                <w:noProof/>
              </w:rPr>
              <w:t>7.2</w:t>
            </w:r>
            <w:r>
              <w:rPr>
                <w:rFonts w:asciiTheme="minorHAnsi" w:eastAsiaTheme="minorEastAsia" w:hAnsiTheme="minorHAnsi"/>
                <w:noProof/>
                <w:kern w:val="2"/>
                <w:szCs w:val="24"/>
                <w:lang w:eastAsia="de-DE"/>
                <w14:ligatures w14:val="standardContextual"/>
              </w:rPr>
              <w:tab/>
            </w:r>
            <w:r w:rsidRPr="007D72AC">
              <w:rPr>
                <w:rStyle w:val="Hyperlink"/>
                <w:noProof/>
              </w:rPr>
              <w:t>Prompt Templates</w:t>
            </w:r>
            <w:r>
              <w:rPr>
                <w:noProof/>
                <w:webHidden/>
              </w:rPr>
              <w:tab/>
            </w:r>
            <w:r>
              <w:rPr>
                <w:noProof/>
                <w:webHidden/>
              </w:rPr>
              <w:fldChar w:fldCharType="begin"/>
            </w:r>
            <w:r>
              <w:rPr>
                <w:noProof/>
                <w:webHidden/>
              </w:rPr>
              <w:instrText xml:space="preserve"> PAGEREF _Toc188531725 \h </w:instrText>
            </w:r>
            <w:r>
              <w:rPr>
                <w:noProof/>
                <w:webHidden/>
              </w:rPr>
            </w:r>
            <w:r>
              <w:rPr>
                <w:noProof/>
                <w:webHidden/>
              </w:rPr>
              <w:fldChar w:fldCharType="separate"/>
            </w:r>
            <w:r>
              <w:rPr>
                <w:noProof/>
                <w:webHidden/>
              </w:rPr>
              <w:t>33</w:t>
            </w:r>
            <w:r>
              <w:rPr>
                <w:noProof/>
                <w:webHidden/>
              </w:rPr>
              <w:fldChar w:fldCharType="end"/>
            </w:r>
          </w:hyperlink>
        </w:p>
        <w:p w14:paraId="6F136838" w14:textId="1E33D62E"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356B445D" w14:textId="291386CF" w:rsidR="009227FD" w:rsidRPr="009227FD" w:rsidRDefault="009227FD">
      <w:pPr>
        <w:pStyle w:val="Abbildungsverzeichnis"/>
        <w:tabs>
          <w:tab w:val="right" w:leader="dot" w:pos="8777"/>
        </w:tabs>
        <w:rPr>
          <w:noProof/>
        </w:rPr>
      </w:pPr>
      <w:r>
        <w:fldChar w:fldCharType="begin"/>
      </w:r>
      <w:r>
        <w:instrText xml:space="preserve"> TOC \h \z \c "Abbildung" </w:instrText>
      </w:r>
      <w:r>
        <w:fldChar w:fldCharType="separate"/>
      </w:r>
      <w:hyperlink w:anchor="_Toc188555317" w:history="1">
        <w:r w:rsidRPr="009227FD">
          <w:rPr>
            <w:rStyle w:val="Hyperlink"/>
            <w:noProof/>
          </w:rPr>
          <w:t>Abbildung 1  Beispiel für argumentative Struktur der Aufsätze</w:t>
        </w:r>
        <w:r w:rsidRPr="009227FD">
          <w:rPr>
            <w:noProof/>
            <w:webHidden/>
          </w:rPr>
          <w:tab/>
        </w:r>
        <w:r w:rsidRPr="009227FD">
          <w:rPr>
            <w:noProof/>
            <w:webHidden/>
          </w:rPr>
          <w:fldChar w:fldCharType="begin"/>
        </w:r>
        <w:r w:rsidRPr="009227FD">
          <w:rPr>
            <w:noProof/>
            <w:webHidden/>
          </w:rPr>
          <w:instrText xml:space="preserve"> PAGEREF _Toc188555317 \h </w:instrText>
        </w:r>
        <w:r w:rsidRPr="009227FD">
          <w:rPr>
            <w:noProof/>
            <w:webHidden/>
          </w:rPr>
        </w:r>
        <w:r w:rsidRPr="009227FD">
          <w:rPr>
            <w:noProof/>
            <w:webHidden/>
          </w:rPr>
          <w:fldChar w:fldCharType="separate"/>
        </w:r>
        <w:r w:rsidRPr="009227FD">
          <w:rPr>
            <w:noProof/>
            <w:webHidden/>
          </w:rPr>
          <w:t>10</w:t>
        </w:r>
        <w:r w:rsidRPr="009227FD">
          <w:rPr>
            <w:noProof/>
            <w:webHidden/>
          </w:rPr>
          <w:fldChar w:fldCharType="end"/>
        </w:r>
      </w:hyperlink>
    </w:p>
    <w:p w14:paraId="6F2A6D36" w14:textId="632DE4E5" w:rsidR="009227FD" w:rsidRPr="009227FD" w:rsidRDefault="009227FD">
      <w:pPr>
        <w:pStyle w:val="Abbildungsverzeichnis"/>
        <w:tabs>
          <w:tab w:val="right" w:leader="dot" w:pos="8777"/>
        </w:tabs>
        <w:rPr>
          <w:noProof/>
        </w:rPr>
      </w:pPr>
      <w:hyperlink w:anchor="_Toc188555318" w:history="1">
        <w:r w:rsidRPr="009227FD">
          <w:rPr>
            <w:rStyle w:val="Hyperlink"/>
            <w:noProof/>
          </w:rPr>
          <w:t>Abbildung 2  F1-Score für Argumentationskomponenten und Beziehungen pro Prompt</w:t>
        </w:r>
        <w:r w:rsidRPr="009227FD">
          <w:rPr>
            <w:noProof/>
            <w:webHidden/>
          </w:rPr>
          <w:tab/>
        </w:r>
        <w:r w:rsidRPr="009227FD">
          <w:rPr>
            <w:noProof/>
            <w:webHidden/>
          </w:rPr>
          <w:fldChar w:fldCharType="begin"/>
        </w:r>
        <w:r w:rsidRPr="009227FD">
          <w:rPr>
            <w:noProof/>
            <w:webHidden/>
          </w:rPr>
          <w:instrText xml:space="preserve"> PAGEREF _Toc188555318 \h </w:instrText>
        </w:r>
        <w:r w:rsidRPr="009227FD">
          <w:rPr>
            <w:noProof/>
            <w:webHidden/>
          </w:rPr>
        </w:r>
        <w:r w:rsidRPr="009227FD">
          <w:rPr>
            <w:noProof/>
            <w:webHidden/>
          </w:rPr>
          <w:fldChar w:fldCharType="separate"/>
        </w:r>
        <w:r w:rsidRPr="009227FD">
          <w:rPr>
            <w:noProof/>
            <w:webHidden/>
          </w:rPr>
          <w:t>19</w:t>
        </w:r>
        <w:r w:rsidRPr="009227FD">
          <w:rPr>
            <w:noProof/>
            <w:webHidden/>
          </w:rPr>
          <w:fldChar w:fldCharType="end"/>
        </w:r>
      </w:hyperlink>
    </w:p>
    <w:p w14:paraId="09A0FE09" w14:textId="49ACB11E" w:rsidR="009227FD" w:rsidRDefault="009227FD">
      <w:r>
        <w:fldChar w:fldCharType="end"/>
      </w:r>
    </w:p>
    <w:p w14:paraId="732CCD38" w14:textId="77777777" w:rsidR="009227FD" w:rsidRDefault="009227FD"/>
    <w:p w14:paraId="569231DD" w14:textId="10BA5894" w:rsidR="009227FD" w:rsidRDefault="009227FD">
      <w:pPr>
        <w:sectPr w:rsidR="009227FD"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 w:name="_Toc188531697"/>
      <w:r>
        <w:lastRenderedPageBreak/>
        <w:t>Einleitun</w:t>
      </w:r>
      <w:commentRangeStart w:id="2"/>
      <w:r>
        <w:t>g</w:t>
      </w:r>
      <w:commentRangeEnd w:id="2"/>
      <w:r w:rsidR="00D65E52">
        <w:rPr>
          <w:rStyle w:val="Kommentarzeichen"/>
          <w:rFonts w:eastAsiaTheme="minorHAnsi" w:cstheme="minorBidi"/>
          <w:color w:val="auto"/>
        </w:rPr>
        <w:commentReference w:id="2"/>
      </w:r>
      <w:bookmarkEnd w:id="1"/>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3:22:00Z" w16du:dateUtc="2024-12-21T12:22:00Z">
        <w:r w:rsidR="00E7589D" w:rsidRPr="003D07F3">
          <w:rPr>
            <w:lang w:val="en-US"/>
          </w:rPr>
          <w:t xml:space="preserve">Nach </w:t>
        </w:r>
        <w:r w:rsidR="00E7589D" w:rsidRPr="003D07F3">
          <w:rPr>
            <w:rFonts w:cs="Arial"/>
            <w:highlight w:val="magenta"/>
            <w:lang w:val="en-US"/>
            <w:rPrChange w:id="34" w:author="Ben Fels" w:date="2024-12-21T13:22:00Z" w16du:dateUtc="2024-12-21T12:22:00Z">
              <w:rPr>
                <w:rFonts w:cs="Arial"/>
              </w:rPr>
            </w:rPrChange>
          </w:rPr>
          <w:t>Peldszus &amp; Stede</w:t>
        </w:r>
        <w:r w:rsidR="00E7589D" w:rsidRPr="003D07F3">
          <w:rPr>
            <w:highlight w:val="magenta"/>
            <w:lang w:val="en-US"/>
            <w:rPrChange w:id="35" w:author="Ben Fels" w:date="2024-12-21T13:22:00Z" w16du:dateUtc="2024-12-21T12:22:00Z">
              <w:rPr/>
            </w:rPrChange>
          </w:rPr>
          <w:t xml:space="preserve"> </w:t>
        </w:r>
        <w:r w:rsidR="00E7589D" w:rsidRPr="006827AF">
          <w:rPr>
            <w:highlight w:val="magenta"/>
            <w:rPrChange w:id="36" w:author="Ben Fels" w:date="2024-12-21T13:22:00Z" w16du:dateUtc="2024-12-21T12:22:00Z">
              <w:rPr/>
            </w:rPrChange>
          </w:rPr>
          <w:fldChar w:fldCharType="begin"/>
        </w:r>
        <w:r w:rsidR="00E7589D" w:rsidRPr="003D07F3">
          <w:rPr>
            <w:highlight w:val="magenta"/>
            <w:lang w:val="en-US"/>
            <w:rPrChange w:id="37"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38" w:author="Ben Fels" w:date="2024-12-21T13:22:00Z" w16du:dateUtc="2024-12-21T12:22:00Z">
              <w:rPr/>
            </w:rPrChange>
          </w:rPr>
          <w:fldChar w:fldCharType="separate"/>
        </w:r>
        <w:r w:rsidR="00E7589D" w:rsidRPr="003D07F3">
          <w:rPr>
            <w:rFonts w:cs="Arial"/>
            <w:highlight w:val="magenta"/>
            <w:lang w:val="en-US"/>
            <w:rPrChange w:id="39" w:author="Ben Fels" w:date="2024-12-21T13:22:00Z" w16du:dateUtc="2024-12-21T12:22:00Z">
              <w:rPr>
                <w:rFonts w:cs="Arial"/>
              </w:rPr>
            </w:rPrChange>
          </w:rPr>
          <w:t>(2013)</w:t>
        </w:r>
        <w:r w:rsidR="00E7589D" w:rsidRPr="006827AF">
          <w:rPr>
            <w:highlight w:val="magenta"/>
            <w:rPrChange w:id="40" w:author="Ben Fels" w:date="2024-12-21T13:22:00Z" w16du:dateUtc="2024-12-21T12:22:00Z">
              <w:rPr/>
            </w:rPrChange>
          </w:rPr>
          <w:fldChar w:fldCharType="end"/>
        </w:r>
        <w:r w:rsidR="00E7589D" w:rsidRPr="003D07F3">
          <w:rPr>
            <w:lang w:val="en-US"/>
          </w:rPr>
          <w:t xml:space="preserve"> sowie </w:t>
        </w:r>
        <w:r w:rsidR="00E7589D" w:rsidRPr="003D07F3">
          <w:rPr>
            <w:rFonts w:cs="Arial"/>
            <w:highlight w:val="magenta"/>
            <w:lang w:val="en-US"/>
            <w:rPrChange w:id="41" w:author="Ben Fels" w:date="2024-12-21T13:23:00Z" w16du:dateUtc="2024-12-21T12:23:00Z">
              <w:rPr>
                <w:rFonts w:cs="Arial"/>
              </w:rPr>
            </w:rPrChange>
          </w:rPr>
          <w:t>Stab &amp; Gurevych</w:t>
        </w:r>
        <w:r w:rsidR="00E7589D" w:rsidRPr="003D07F3">
          <w:rPr>
            <w:highlight w:val="magenta"/>
            <w:lang w:val="en-US"/>
            <w:rPrChange w:id="42" w:author="Ben Fels" w:date="2024-12-21T13:23:00Z" w16du:dateUtc="2024-12-21T12:23:00Z">
              <w:rPr/>
            </w:rPrChange>
          </w:rPr>
          <w:t xml:space="preserve"> </w:t>
        </w:r>
        <w:r w:rsidR="00E7589D" w:rsidRPr="006827AF">
          <w:rPr>
            <w:highlight w:val="magenta"/>
            <w:rPrChange w:id="43"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6D3E9A">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4" w:author="Ben Fels" w:date="2024-12-21T13:22:00Z" w16du:dateUtc="2024-12-21T12:22:00Z">
        <w:r w:rsidR="00E7589D" w:rsidRPr="006827AF">
          <w:rPr>
            <w:highlight w:val="magenta"/>
            <w:rPrChange w:id="45" w:author="Ben Fels" w:date="2024-12-21T13:23:00Z" w16du:dateUtc="2024-12-21T12:23:00Z">
              <w:rPr/>
            </w:rPrChange>
          </w:rPr>
          <w:fldChar w:fldCharType="separate"/>
        </w:r>
      </w:ins>
      <w:r w:rsidR="00E7589D" w:rsidRPr="008833CB">
        <w:rPr>
          <w:rFonts w:cs="Arial"/>
          <w:highlight w:val="magenta"/>
        </w:rPr>
        <w:t>(2017b)</w:t>
      </w:r>
      <w:ins w:id="46" w:author="Ben Fels" w:date="2024-12-21T13:22:00Z" w16du:dateUtc="2024-12-21T12:22:00Z">
        <w:r w:rsidR="00E7589D" w:rsidRPr="006827AF">
          <w:rPr>
            <w:highlight w:val="magenta"/>
            <w:rPrChange w:id="47" w:author="Ben Fels" w:date="2024-12-21T13:23:00Z" w16du:dateUtc="2024-12-21T12:23:00Z">
              <w:rPr/>
            </w:rPrChange>
          </w:rPr>
          <w:fldChar w:fldCharType="end"/>
        </w:r>
        <w:r w:rsidR="00E7589D" w:rsidRPr="005918DB">
          <w:t xml:space="preserve"> </w:t>
        </w:r>
        <w:r w:rsidR="00E7589D" w:rsidRPr="005E17A1">
          <w:rPr>
            <w:highlight w:val="yellow"/>
            <w:rPrChange w:id="48"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49" w:author="Ben Fels" w:date="2024-12-21T12:41:00Z" w16du:dateUtc="2024-12-21T11:41:00Z">
        <w:r w:rsidRPr="00DD55EB">
          <w:rPr>
            <w:rFonts w:cs="Arial"/>
            <w:highlight w:val="magenta"/>
            <w:rPrChange w:id="50" w:author="Ben Fels" w:date="2024-12-22T09:02:00Z" w16du:dateUtc="2024-12-22T08:02:00Z">
              <w:rPr>
                <w:rFonts w:cs="Arial"/>
              </w:rPr>
            </w:rPrChange>
          </w:rPr>
          <w:t xml:space="preserve">Stab &amp; Gurevych </w:t>
        </w:r>
        <w:r w:rsidRPr="003A7433">
          <w:rPr>
            <w:highlight w:val="magenta"/>
            <w:rPrChange w:id="51" w:author="Ben Fels" w:date="2024-12-21T12:42:00Z" w16du:dateUtc="2024-12-21T11:42:00Z">
              <w:rPr/>
            </w:rPrChange>
          </w:rPr>
          <w:fldChar w:fldCharType="begin"/>
        </w:r>
        <w:r w:rsidRPr="00DD55EB">
          <w:rPr>
            <w:highlight w:val="magenta"/>
            <w:rPrChange w:id="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3" w:author="Ben Fels" w:date="2024-12-21T12:42:00Z" w16du:dateUtc="2024-12-21T11:42:00Z">
              <w:rPr/>
            </w:rPrChange>
          </w:rPr>
          <w:instrText>α</w:instrText>
        </w:r>
        <w:r w:rsidRPr="00DD55EB">
          <w:rPr>
            <w:highlight w:val="magenta"/>
            <w:rPrChange w:id="54" w:author="Ben Fels" w:date="2024-12-22T09:02:00Z" w16du:dateUtc="2024-12-22T08:02:00Z">
              <w:rPr/>
            </w:rPrChange>
          </w:rPr>
          <w:instrText xml:space="preserve">U = 0.72 for argument components and </w:instrText>
        </w:r>
        <w:r w:rsidRPr="003A7433">
          <w:rPr>
            <w:highlight w:val="magenta"/>
            <w:rPrChange w:id="55" w:author="Ben Fels" w:date="2024-12-21T12:42:00Z" w16du:dateUtc="2024-12-21T11:42:00Z">
              <w:rPr/>
            </w:rPrChange>
          </w:rPr>
          <w:instrText>α</w:instrText>
        </w:r>
        <w:r w:rsidRPr="00DD55EB">
          <w:rPr>
            <w:highlight w:val="magenta"/>
            <w:rPrChange w:id="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7" w:author="Ben Fels" w:date="2024-12-21T12:42:00Z" w16du:dateUtc="2024-12-21T11:42:00Z">
              <w:rPr/>
            </w:rPrChange>
          </w:rPr>
          <w:instrText>ﬁ</w:instrText>
        </w:r>
        <w:r w:rsidRPr="00DD55EB">
          <w:rPr>
            <w:highlight w:val="magenta"/>
            <w:rPrChange w:id="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9" w:author="Ben Fels" w:date="2024-12-21T12:42:00Z" w16du:dateUtc="2024-12-21T11:42:00Z">
              <w:rPr/>
            </w:rPrChange>
          </w:rPr>
          <w:fldChar w:fldCharType="separate"/>
        </w:r>
        <w:r w:rsidRPr="00DD55EB">
          <w:rPr>
            <w:rFonts w:cs="Arial"/>
            <w:highlight w:val="magenta"/>
            <w:rPrChange w:id="60" w:author="Ben Fels" w:date="2024-12-22T09:02:00Z" w16du:dateUtc="2024-12-22T08:02:00Z">
              <w:rPr>
                <w:rFonts w:cs="Arial"/>
              </w:rPr>
            </w:rPrChange>
          </w:rPr>
          <w:t>(2014, S. 1501)</w:t>
        </w:r>
        <w:r w:rsidRPr="003A7433">
          <w:rPr>
            <w:highlight w:val="magenta"/>
            <w:rPrChange w:id="61"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2"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3" w:author="Ben Fels" w:date="2024-12-21T13:22:00Z" w16du:dateUtc="2024-12-21T12:22:00Z">
        <w:r w:rsidRPr="005918DB">
          <w:t xml:space="preserve">Unter Argument Mining kann im Hinblick auf diverse Definitionen </w:t>
        </w:r>
        <w:r w:rsidRPr="005E17A1">
          <w:rPr>
            <w:highlight w:val="magenta"/>
            <w:rPrChange w:id="64" w:author="Ben Fels" w:date="2024-12-21T13:24:00Z" w16du:dateUtc="2024-12-21T12:24:00Z">
              <w:rPr/>
            </w:rPrChange>
          </w:rPr>
          <w:fldChar w:fldCharType="begin"/>
        </w:r>
        <w:r w:rsidRPr="005E17A1">
          <w:rPr>
            <w:highlight w:val="magenta"/>
            <w:rPrChange w:id="65"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66" w:author="Ben Fels" w:date="2024-12-21T13:24:00Z" w16du:dateUtc="2024-12-21T12:24:00Z">
              <w:rPr/>
            </w:rPrChange>
          </w:rPr>
          <w:fldChar w:fldCharType="separate"/>
        </w:r>
        <w:r w:rsidRPr="005E17A1">
          <w:rPr>
            <w:rFonts w:cs="Arial"/>
            <w:highlight w:val="magenta"/>
            <w:rPrChange w:id="67"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68" w:author="Ben Fels" w:date="2024-12-21T13:24:00Z" w16du:dateUtc="2024-12-21T12:24:00Z">
              <w:rPr/>
            </w:rPrChange>
          </w:rPr>
          <w:fldChar w:fldCharType="end"/>
        </w:r>
        <w:r w:rsidRPr="005918DB">
          <w:t xml:space="preserve"> </w:t>
        </w:r>
        <w:r w:rsidRPr="005E17A1">
          <w:rPr>
            <w:highlight w:val="yellow"/>
            <w:rPrChange w:id="69" w:author="Ben Fels" w:date="2024-12-21T13:24:00Z" w16du:dateUtc="2024-12-21T12:24:00Z">
              <w:rPr/>
            </w:rPrChange>
          </w:rPr>
          <w:t>die automatische Identifikation und Extraktion der Argumentationskomponenten</w:t>
        </w:r>
      </w:ins>
      <w:r w:rsidR="00352DD2">
        <w:rPr>
          <w:highlight w:val="yellow"/>
        </w:rPr>
        <w:t>,</w:t>
      </w:r>
      <w:ins w:id="70" w:author="Ben Fels" w:date="2024-12-21T13:22:00Z" w16du:dateUtc="2024-12-21T12:22:00Z">
        <w:r w:rsidRPr="005E17A1">
          <w:rPr>
            <w:highlight w:val="yellow"/>
            <w:rPrChange w:id="71" w:author="Ben Fels" w:date="2024-12-21T13:24:00Z" w16du:dateUtc="2024-12-21T12:24:00Z">
              <w:rPr/>
            </w:rPrChange>
          </w:rPr>
          <w:t xml:space="preserve"> und deren Beziehungen zueinander</w:t>
        </w:r>
      </w:ins>
      <w:r w:rsidR="00352DD2">
        <w:rPr>
          <w:highlight w:val="yellow"/>
        </w:rPr>
        <w:t>,</w:t>
      </w:r>
      <w:ins w:id="72" w:author="Ben Fels" w:date="2024-12-21T13:22:00Z" w16du:dateUtc="2024-12-21T12:22:00Z">
        <w:r w:rsidRPr="005E17A1">
          <w:rPr>
            <w:highlight w:val="yellow"/>
            <w:rPrChange w:id="73" w:author="Ben Fels" w:date="2024-12-21T13:24:00Z" w16du:dateUtc="2024-12-21T12:24:00Z">
              <w:rPr/>
            </w:rPrChange>
          </w:rPr>
          <w:t xml:space="preserve"> </w:t>
        </w:r>
        <w:commentRangeStart w:id="74"/>
        <w:commentRangeStart w:id="75"/>
        <w:r w:rsidRPr="005E17A1">
          <w:rPr>
            <w:highlight w:val="yellow"/>
            <w:rPrChange w:id="76" w:author="Ben Fels" w:date="2024-12-21T13:24:00Z" w16du:dateUtc="2024-12-21T12:24:00Z">
              <w:rPr/>
            </w:rPrChange>
          </w:rPr>
          <w:t xml:space="preserve">aus Texten </w:t>
        </w:r>
      </w:ins>
      <w:commentRangeEnd w:id="74"/>
      <w:ins w:id="77" w:author="Ben Fels" w:date="2024-12-21T13:27:00Z" w16du:dateUtc="2024-12-21T12:27:00Z">
        <w:r>
          <w:rPr>
            <w:rStyle w:val="Kommentarzeichen"/>
          </w:rPr>
          <w:commentReference w:id="74"/>
        </w:r>
      </w:ins>
      <w:commentRangeEnd w:id="75"/>
      <w:r>
        <w:rPr>
          <w:rStyle w:val="Kommentarzeichen"/>
        </w:rPr>
        <w:commentReference w:id="75"/>
      </w:r>
      <w:ins w:id="78" w:author="Ben Fels" w:date="2024-12-21T13:22:00Z" w16du:dateUtc="2024-12-21T12:22:00Z">
        <w:r w:rsidRPr="005E17A1">
          <w:rPr>
            <w:highlight w:val="yellow"/>
            <w:rPrChange w:id="79"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0" w:author="Ben Fels" w:date="2024-12-21T13:24:00Z" w16du:dateUtc="2024-12-21T12:24:00Z">
              <w:rPr/>
            </w:rPrChange>
          </w:rPr>
          <w:fldChar w:fldCharType="begin"/>
        </w:r>
        <w:r w:rsidRPr="005E17A1">
          <w:rPr>
            <w:highlight w:val="magenta"/>
            <w:rPrChange w:id="81"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2" w:author="Ben Fels" w:date="2024-12-21T13:24:00Z" w16du:dateUtc="2024-12-21T12:24:00Z">
              <w:rPr/>
            </w:rPrChange>
          </w:rPr>
          <w:fldChar w:fldCharType="separate"/>
        </w:r>
        <w:r w:rsidRPr="005E17A1">
          <w:rPr>
            <w:rFonts w:cs="Arial"/>
            <w:highlight w:val="magenta"/>
            <w:rPrChange w:id="83" w:author="Ben Fels" w:date="2024-12-21T13:24:00Z" w16du:dateUtc="2024-12-21T12:24:00Z">
              <w:rPr>
                <w:rFonts w:cs="Arial"/>
              </w:rPr>
            </w:rPrChange>
          </w:rPr>
          <w:t>(Yeginbergen et al., 2024, S. 11687)</w:t>
        </w:r>
        <w:r w:rsidRPr="005E17A1">
          <w:rPr>
            <w:highlight w:val="magenta"/>
            <w:rPrChange w:id="84" w:author="Ben Fels" w:date="2024-12-21T13:24:00Z" w16du:dateUtc="2024-12-21T12:24:00Z">
              <w:rPr/>
            </w:rPrChange>
          </w:rPr>
          <w:fldChar w:fldCharType="end"/>
        </w:r>
      </w:ins>
      <w:ins w:id="85" w:author="Ben Fels" w:date="2024-12-21T13:24:00Z" w16du:dateUtc="2024-12-21T12:24:00Z">
        <w:r>
          <w:t xml:space="preserve">, </w:t>
        </w:r>
      </w:ins>
      <w:ins w:id="86"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87" w:author="Ben Fels" w:date="2024-12-21T13:24:00Z" w16du:dateUtc="2024-12-21T12:24:00Z">
              <w:rPr/>
            </w:rPrChange>
          </w:rPr>
          <w:fldChar w:fldCharType="begin"/>
        </w:r>
        <w:r w:rsidRPr="005E17A1">
          <w:rPr>
            <w:highlight w:val="magenta"/>
            <w:rPrChange w:id="88"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89" w:author="Ben Fels" w:date="2024-12-21T13:24:00Z" w16du:dateUtc="2024-12-21T12:24:00Z">
              <w:rPr/>
            </w:rPrChange>
          </w:rPr>
          <w:fldChar w:fldCharType="separate"/>
        </w:r>
        <w:r w:rsidRPr="005E17A1">
          <w:rPr>
            <w:rFonts w:cs="Arial"/>
            <w:highlight w:val="magenta"/>
            <w:rPrChange w:id="90" w:author="Ben Fels" w:date="2024-12-21T13:24:00Z" w16du:dateUtc="2024-12-21T12:24:00Z">
              <w:rPr>
                <w:rFonts w:cs="Arial"/>
              </w:rPr>
            </w:rPrChange>
          </w:rPr>
          <w:t>(Kochmar, 2022; Lu et al., 2024, S. 2)</w:t>
        </w:r>
        <w:r w:rsidRPr="005E17A1">
          <w:rPr>
            <w:highlight w:val="magenta"/>
            <w:rPrChange w:id="91" w:author="Ben Fels" w:date="2024-12-21T13:24:00Z" w16du:dateUtc="2024-12-21T12:24:00Z">
              <w:rPr/>
            </w:rPrChange>
          </w:rPr>
          <w:fldChar w:fldCharType="end"/>
        </w:r>
        <w:r w:rsidRPr="005E17A1">
          <w:rPr>
            <w:highlight w:val="magenta"/>
            <w:rPrChange w:id="92" w:author="Ben Fels" w:date="2024-12-21T13:24:00Z" w16du:dateUtc="2024-12-21T12:24:00Z">
              <w:rPr/>
            </w:rPrChange>
          </w:rPr>
          <w:t>.</w:t>
        </w:r>
      </w:ins>
      <w:ins w:id="93" w:author="Ben Fels" w:date="2024-12-21T13:25:00Z" w16du:dateUtc="2024-12-21T12:25:00Z">
        <w:r>
          <w:t xml:space="preserve"> </w:t>
        </w:r>
        <w:r w:rsidRPr="00204D6A">
          <w:rPr>
            <w:highlight w:val="cyan"/>
            <w:rPrChange w:id="94" w:author="Ben Fels" w:date="2024-12-21T13:25:00Z" w16du:dateUtc="2024-12-21T12:25:00Z">
              <w:rPr/>
            </w:rPrChange>
          </w:rPr>
          <w:t>Hier ggf. künstliche Intelligenz definieren</w:t>
        </w:r>
      </w:ins>
    </w:p>
    <w:p w14:paraId="17CFAC5E" w14:textId="384C8453" w:rsidR="008D0035" w:rsidRDefault="00ED0E05" w:rsidP="002107BA">
      <w:pPr>
        <w:jc w:val="both"/>
        <w:rPr>
          <w:ins w:id="95" w:author="Ben Fels" w:date="2024-12-21T19:40:00Z" w16du:dateUtc="2024-12-21T18:40:00Z"/>
        </w:rPr>
      </w:pPr>
      <w:ins w:id="96"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97" w:author="Ben Fels" w:date="2024-12-21T20:19:00Z" w16du:dateUtc="2024-12-21T19:19:00Z">
        <w:r w:rsidRPr="007B766F">
          <w:rPr>
            <w:highlight w:val="green"/>
          </w:rPr>
          <w:t xml:space="preserve">. </w:t>
        </w:r>
        <w:r w:rsidRPr="007B766F">
          <w:rPr>
            <w:highlight w:val="green"/>
          </w:rPr>
          <w:lastRenderedPageBreak/>
          <w:t xml:space="preserve">Es werden sowohl </w:t>
        </w:r>
      </w:ins>
      <w:ins w:id="98" w:author="Ben Fels" w:date="2024-12-21T13:46:00Z" w16du:dateUtc="2024-12-21T12:46:00Z">
        <w:r w:rsidRPr="007B766F">
          <w:rPr>
            <w:highlight w:val="green"/>
            <w:rPrChange w:id="99" w:author="Ben Fels" w:date="2024-12-21T13:46:00Z" w16du:dateUtc="2024-12-21T12:46:00Z">
              <w:rPr>
                <w:lang w:val="en-US"/>
              </w:rPr>
            </w:rPrChange>
          </w:rPr>
          <w:t>zwei</w:t>
        </w:r>
      </w:ins>
      <w:ins w:id="100"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1" w:author="Ben Fels" w:date="2024-12-21T13:49:00Z" w16du:dateUtc="2024-12-21T12:49:00Z">
        <w:r>
          <w:fldChar w:fldCharType="separate"/>
        </w:r>
      </w:ins>
      <w:r w:rsidRPr="008B22DB">
        <w:rPr>
          <w:rFonts w:cs="Arial"/>
          <w:highlight w:val="magenta"/>
        </w:rPr>
        <w:t>(Cabrio &amp; Villata, 2018, S. 5428; Yeginbergen et al., 2024, S. 11687)</w:t>
      </w:r>
      <w:ins w:id="102" w:author="Ben Fels" w:date="2024-12-21T13:49:00Z" w16du:dateUtc="2024-12-21T12:49:00Z">
        <w:r>
          <w:fldChar w:fldCharType="end"/>
        </w:r>
      </w:ins>
      <w:del w:id="103"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4" w:author="Ben Fels" w:date="2024-12-21T20:19:00Z" w16du:dateUtc="2024-12-21T19:19:00Z">
        <w:r>
          <w:t xml:space="preserve"> a</w:t>
        </w:r>
        <w:r w:rsidRPr="007B766F">
          <w:rPr>
            <w:highlight w:val="green"/>
          </w:rPr>
          <w:t xml:space="preserve">ls auch </w:t>
        </w:r>
      </w:ins>
      <w:ins w:id="105" w:author="Ben Fels" w:date="2024-12-21T13:47:00Z" w16du:dateUtc="2024-12-21T12:47:00Z">
        <w:r w:rsidRPr="007B766F">
          <w:rPr>
            <w:highlight w:val="green"/>
          </w:rPr>
          <w:t>drei</w:t>
        </w:r>
        <w:r w:rsidRPr="00FF68C4">
          <w:t xml:space="preserve"> </w:t>
        </w:r>
      </w:ins>
      <w:ins w:id="106" w:author="Ben Fels" w:date="2024-12-21T13:49:00Z" w16du:dateUtc="2024-12-21T12:49:00Z">
        <w:r w:rsidRPr="00877DAF">
          <w:rPr>
            <w:highlight w:val="magenta"/>
            <w:rPrChange w:id="107"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08" w:author="Ben Fels" w:date="2024-12-21T13:49:00Z" w16du:dateUtc="2024-12-21T12:49:00Z">
        <w:r w:rsidRPr="00877DAF">
          <w:rPr>
            <w:highlight w:val="magenta"/>
            <w:rPrChange w:id="109"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0" w:author="Ben Fels" w:date="2024-12-21T13:49:00Z" w16du:dateUtc="2024-12-21T12:49:00Z">
        <w:r w:rsidRPr="00877DAF">
          <w:rPr>
            <w:highlight w:val="magenta"/>
            <w:rPrChange w:id="111" w:author="Ben Fels" w:date="2024-12-21T18:36:00Z" w16du:dateUtc="2024-12-21T17:36:00Z">
              <w:rPr/>
            </w:rPrChange>
          </w:rPr>
          <w:fldChar w:fldCharType="end"/>
        </w:r>
        <w:r w:rsidRPr="00FF68C4">
          <w:t xml:space="preserve"> </w:t>
        </w:r>
      </w:ins>
      <w:ins w:id="112" w:author="Ben Fels" w:date="2024-12-21T13:47:00Z" w16du:dateUtc="2024-12-21T12:47:00Z">
        <w:r w:rsidRPr="007B766F">
          <w:rPr>
            <w:highlight w:val="green"/>
          </w:rPr>
          <w:t>Teilaufgaben benannt.</w:t>
        </w:r>
      </w:ins>
      <w:r w:rsidRPr="007B766F">
        <w:rPr>
          <w:highlight w:val="green"/>
        </w:rPr>
        <w:t xml:space="preserve"> </w:t>
      </w:r>
      <w:ins w:id="113"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4" w:author="Ben Fels" w:date="2024-12-21T13:40:00Z" w16du:dateUtc="2024-12-21T12:40:00Z">
        <w:r w:rsidRPr="008C679F">
          <w:rPr>
            <w:highlight w:val="green"/>
            <w:rPrChange w:id="115" w:author="Ben Fels" w:date="2024-12-21T14:12:00Z" w16du:dateUtc="2024-12-21T13:12:00Z">
              <w:rPr/>
            </w:rPrChange>
          </w:rPr>
          <w:t xml:space="preserve">Für diese Untersuchung wird die folgende </w:t>
        </w:r>
      </w:ins>
      <w:ins w:id="116" w:author="Ben Fels" w:date="2024-12-21T13:51:00Z" w16du:dateUtc="2024-12-21T12:51:00Z">
        <w:r w:rsidRPr="008C679F">
          <w:rPr>
            <w:highlight w:val="green"/>
            <w:rPrChange w:id="117" w:author="Ben Fels" w:date="2024-12-21T14:12:00Z" w16du:dateUtc="2024-12-21T13:12:00Z">
              <w:rPr/>
            </w:rPrChange>
          </w:rPr>
          <w:t xml:space="preserve">dreiteilige Gliederung der </w:t>
        </w:r>
      </w:ins>
      <w:ins w:id="118" w:author="Ben Fels" w:date="2024-12-21T13:34:00Z" w16du:dateUtc="2024-12-21T12:34:00Z">
        <w:r w:rsidRPr="008C679F">
          <w:rPr>
            <w:highlight w:val="green"/>
            <w:rPrChange w:id="119" w:author="Ben Fels" w:date="2024-12-21T14:12:00Z" w16du:dateUtc="2024-12-21T13:12:00Z">
              <w:rPr/>
            </w:rPrChange>
          </w:rPr>
          <w:t xml:space="preserve">Teilaufgaben </w:t>
        </w:r>
      </w:ins>
      <w:ins w:id="120" w:author="Ben Fels" w:date="2024-12-21T13:41:00Z" w16du:dateUtc="2024-12-21T12:41:00Z">
        <w:r w:rsidRPr="008C679F">
          <w:rPr>
            <w:highlight w:val="green"/>
            <w:rPrChange w:id="121" w:author="Ben Fels" w:date="2024-12-21T14:12:00Z" w16du:dateUtc="2024-12-21T13:12:00Z">
              <w:rPr/>
            </w:rPrChange>
          </w:rPr>
          <w:t>herangezogen</w:t>
        </w:r>
      </w:ins>
      <w:ins w:id="122" w:author="Ben Fels" w:date="2024-12-21T13:34:00Z" w16du:dateUtc="2024-12-21T12:34:00Z">
        <w:r w:rsidRPr="008C679F">
          <w:rPr>
            <w:highlight w:val="green"/>
            <w:rPrChange w:id="123"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4" w:author="Ben Fels" w:date="2024-12-21T13:34:00Z" w16du:dateUtc="2024-12-21T12:34:00Z">
        <w:r w:rsidRPr="008C679F">
          <w:rPr>
            <w:highlight w:val="green"/>
            <w:rPrChange w:id="125" w:author="Ben Fels" w:date="2024-12-21T14:12:00Z" w16du:dateUtc="2024-12-21T13:12:00Z">
              <w:rPr/>
            </w:rPrChange>
          </w:rPr>
          <w:t>identifizier</w:t>
        </w:r>
        <w:r w:rsidRPr="0015571F">
          <w:t>t.</w:t>
        </w:r>
      </w:ins>
      <w:r>
        <w:t xml:space="preserve"> </w:t>
      </w:r>
      <w:ins w:id="126"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27" w:author="Ben Fels" w:date="2024-12-21T13:46:00Z" w16du:dateUtc="2024-12-21T12:46:00Z">
        <w:r>
          <w:t>.</w:t>
        </w:r>
      </w:ins>
      <w:ins w:id="128" w:author="Ben Fels" w:date="2024-12-21T14:01:00Z" w16du:dateUtc="2024-12-21T13:01:00Z">
        <w:r>
          <w:t xml:space="preserve"> </w:t>
        </w:r>
      </w:ins>
      <w:ins w:id="129"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0"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1" w:author="Ben Fels" w:date="2024-12-21T12:41:00Z" w16du:dateUtc="2024-12-21T11:41:00Z">
        <w:r w:rsidR="004A6C35" w:rsidRPr="00232C87">
          <w:rPr>
            <w:highlight w:val="magenta"/>
            <w:rPrChange w:id="132"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3" w:author="Ben Fels" w:date="2024-12-21T12:41:00Z" w16du:dateUtc="2024-12-21T11:41:00Z">
        <w:r w:rsidR="004A6C35" w:rsidRPr="00232C87">
          <w:rPr>
            <w:highlight w:val="magenta"/>
            <w:rPrChange w:id="134"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35"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36"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37"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38" w:author="Ben Fels" w:date="2024-12-21T11:56:00Z" w16du:dateUtc="2024-12-21T10:56:00Z">
        <w:r w:rsidR="00FD0649" w:rsidRPr="00165108">
          <w:rPr>
            <w:highlight w:val="magenta"/>
          </w:rPr>
          <w:fldChar w:fldCharType="end"/>
        </w:r>
      </w:ins>
      <w:r w:rsidR="00FD0649" w:rsidRPr="003D07F3">
        <w:rPr>
          <w:lang w:val="en-US"/>
        </w:rPr>
        <w:t xml:space="preserve"> werden dabei </w:t>
      </w:r>
      <w:ins w:id="139" w:author="Ben Fels" w:date="2024-12-21T11:56:00Z" w16du:dateUtc="2024-12-21T10:56:00Z">
        <w:r w:rsidR="00FD0649" w:rsidRPr="003D07F3">
          <w:rPr>
            <w:lang w:val="en-US"/>
          </w:rPr>
          <w:t>syntaktische und positionsbezogene Merkmale am häufigsten verwendet</w:t>
        </w:r>
      </w:ins>
      <w:r w:rsidR="00FD0649" w:rsidRPr="003D07F3">
        <w:rPr>
          <w:lang w:val="en-US"/>
        </w:rPr>
        <w:t>.</w:t>
      </w:r>
      <w:r w:rsidR="00572ED6" w:rsidRPr="003D07F3">
        <w:rPr>
          <w:lang w:val="en-US"/>
        </w:rPr>
        <w:t xml:space="preserve"> </w:t>
      </w:r>
      <w:ins w:id="140" w:author="Ben Fels" w:date="2024-12-21T13:56:00Z" w16du:dateUtc="2024-12-21T12:56:00Z">
        <w:r w:rsidRPr="000A16D0">
          <w:t xml:space="preserve">Neuere Argument Mining Ansätze betrachten die </w:t>
        </w:r>
      </w:ins>
      <w:r w:rsidRPr="000A16D0">
        <w:t xml:space="preserve">Extraktion der Argumente </w:t>
      </w:r>
      <w:ins w:id="141" w:author="Ben Fels" w:date="2024-12-21T13:56:00Z" w16du:dateUtc="2024-12-21T12:56:00Z">
        <w:r w:rsidRPr="000A16D0">
          <w:t>als</w:t>
        </w:r>
      </w:ins>
      <w:ins w:id="142" w:author="Ben Fels" w:date="2024-12-21T13:57:00Z" w16du:dateUtc="2024-12-21T12:57:00Z">
        <w:r w:rsidRPr="000A16D0">
          <w:t xml:space="preserve"> eine Sequenzetikettierungsaufgabe</w:t>
        </w:r>
      </w:ins>
      <w:ins w:id="143" w:author="Ben Fels" w:date="2024-12-21T13:56:00Z" w16du:dateUtc="2024-12-21T12:56:00Z">
        <w:r w:rsidRPr="000A16D0">
          <w:t xml:space="preserve"> </w:t>
        </w:r>
      </w:ins>
      <w:ins w:id="144" w:author="Ben Fels" w:date="2024-12-21T13:57:00Z" w16du:dateUtc="2024-12-21T12:57:00Z">
        <w:r w:rsidRPr="000A16D0">
          <w:t>(</w:t>
        </w:r>
      </w:ins>
      <w:r w:rsidR="00F975F7">
        <w:t xml:space="preserve">engl. </w:t>
      </w:r>
      <w:ins w:id="145" w:author="Ben Fels" w:date="2024-12-21T12:15:00Z" w16du:dateUtc="2024-12-21T11:15:00Z">
        <w:r w:rsidRPr="000A16D0">
          <w:rPr>
            <w:highlight w:val="darkGray"/>
          </w:rPr>
          <w:t>sequence labeling task</w:t>
        </w:r>
      </w:ins>
      <w:ins w:id="146" w:author="Ben Fels" w:date="2024-12-21T13:57:00Z" w16du:dateUtc="2024-12-21T12:57:00Z">
        <w:r w:rsidRPr="000A16D0">
          <w:t>)</w:t>
        </w:r>
      </w:ins>
      <w:r>
        <w:t>,</w:t>
      </w:r>
      <w:r w:rsidRPr="00C07F2A">
        <w:t xml:space="preserve"> </w:t>
      </w:r>
      <w:r>
        <w:t xml:space="preserve">vergleichbar mit der Named Entity Recognition </w:t>
      </w:r>
      <w:ins w:id="147"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48"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49"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Minings zu entwickeln ist mit einem hohen Aufwand und Fachwissen verbunden, wie es </w:t>
      </w:r>
      <w:ins w:id="150"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1" w:author="Ben Fels" w:date="2024-12-21T14:02:00Z" w16du:dateUtc="2024-12-21T13:02:00Z">
        <w:r w:rsidR="00EF7616" w:rsidRPr="00895A9C">
          <w:rPr>
            <w:rFonts w:cs="Arial"/>
            <w:highlight w:val="magenta"/>
          </w:rPr>
          <w:t>Stab &amp; Gurevych</w:t>
        </w:r>
        <w:r w:rsidR="00EF7616">
          <w:t xml:space="preserve"> </w:t>
        </w:r>
      </w:ins>
      <w:r w:rsidR="00EF7616" w:rsidRPr="00E92839">
        <w:rPr>
          <w:highlight w:val="magenta"/>
          <w:rPrChange w:id="152" w:author="Ben Fels" w:date="2024-12-21T14:02:00Z" w16du:dateUtc="2024-12-21T13:02:00Z">
            <w:rPr/>
          </w:rPrChange>
        </w:rPr>
        <w:fldChar w:fldCharType="begin"/>
      </w:r>
      <w:r w:rsidR="00EF7616" w:rsidRPr="00E92839">
        <w:rPr>
          <w:highlight w:val="magenta"/>
          <w:rPrChange w:id="15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4" w:author="Ben Fels" w:date="2024-12-21T14:02:00Z" w16du:dateUtc="2024-12-21T13:02:00Z">
            <w:rPr/>
          </w:rPrChange>
        </w:rPr>
        <w:fldChar w:fldCharType="separate"/>
      </w:r>
      <w:r w:rsidR="00EF7616" w:rsidRPr="00E92839">
        <w:rPr>
          <w:rFonts w:cs="Arial"/>
          <w:highlight w:val="magenta"/>
          <w:rPrChange w:id="155" w:author="Ben Fels" w:date="2024-12-21T14:02:00Z" w16du:dateUtc="2024-12-21T13:02:00Z">
            <w:rPr>
              <w:rFonts w:cs="Arial"/>
            </w:rPr>
          </w:rPrChange>
        </w:rPr>
        <w:t>(2017b)</w:t>
      </w:r>
      <w:r w:rsidR="00EF7616" w:rsidRPr="00E92839">
        <w:rPr>
          <w:highlight w:val="magenta"/>
          <w:rPrChange w:id="156" w:author="Ben Fels" w:date="2024-12-21T14:02:00Z" w16du:dateUtc="2024-12-21T13:02:00Z">
            <w:rPr/>
          </w:rPrChange>
        </w:rPr>
        <w:fldChar w:fldCharType="end"/>
      </w:r>
      <w:ins w:id="157"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58" w:author="Ben Fels" w:date="2024-12-21T12:41:00Z" w16du:dateUtc="2024-12-21T11:41:00Z">
        <w:r w:rsidRPr="00503748">
          <w:rPr>
            <w:highlight w:val="green"/>
          </w:rPr>
          <w:t>Große Sprachmodelle</w:t>
        </w:r>
        <w:r w:rsidRPr="00245094">
          <w:t xml:space="preserve"> (</w:t>
        </w:r>
        <w:r w:rsidRPr="00981E1A">
          <w:rPr>
            <w:highlight w:val="red"/>
            <w:rPrChange w:id="159"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0" w:author="Ben Fels" w:date="2024-12-21T12:43:00Z" w16du:dateUtc="2024-12-21T11:43:00Z">
              <w:rPr/>
            </w:rPrChange>
          </w:rPr>
          <w:t>Natural Language Processing (NLP</w:t>
        </w:r>
        <w:r w:rsidRPr="00245094">
          <w:t xml:space="preserve">) </w:t>
        </w:r>
        <w:r w:rsidRPr="00E70EC4">
          <w:t>Aufgaben</w:t>
        </w:r>
        <w:r w:rsidRPr="00232C87">
          <w:rPr>
            <w:highlight w:val="magenta"/>
            <w:rPrChange w:id="161" w:author="Ben Fels" w:date="2024-12-21T12:42:00Z" w16du:dateUtc="2024-12-21T11:42:00Z">
              <w:rPr/>
            </w:rPrChange>
          </w:rPr>
          <w:t xml:space="preserve"> </w:t>
        </w:r>
        <w:r w:rsidRPr="00232C87">
          <w:rPr>
            <w:highlight w:val="magenta"/>
            <w:rPrChange w:id="162" w:author="Ben Fels" w:date="2024-12-21T12:42:00Z" w16du:dateUtc="2024-12-21T11:42:00Z">
              <w:rPr/>
            </w:rPrChange>
          </w:rPr>
          <w:fldChar w:fldCharType="begin"/>
        </w:r>
        <w:r w:rsidRPr="00232C87">
          <w:rPr>
            <w:highlight w:val="magenta"/>
            <w:rPrChange w:id="16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4" w:author="Ben Fels" w:date="2024-12-21T12:42:00Z" w16du:dateUtc="2024-12-21T11:42:00Z">
              <w:rPr/>
            </w:rPrChange>
          </w:rPr>
          <w:fldChar w:fldCharType="separate"/>
        </w:r>
        <w:r w:rsidRPr="00232C87">
          <w:rPr>
            <w:rFonts w:cs="Arial"/>
            <w:highlight w:val="magenta"/>
            <w:rPrChange w:id="165" w:author="Ben Fels" w:date="2024-12-21T12:42:00Z" w16du:dateUtc="2024-12-21T11:42:00Z">
              <w:rPr>
                <w:rFonts w:cs="Arial"/>
              </w:rPr>
            </w:rPrChange>
          </w:rPr>
          <w:t>(Ozdemir, 2024, S. 46; Patil &amp; Gudivada, 2024, S. 1)</w:t>
        </w:r>
        <w:r w:rsidRPr="00232C87">
          <w:rPr>
            <w:highlight w:val="magenta"/>
            <w:rPrChange w:id="166"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67" w:author="Ben Fels" w:date="2024-12-21T12:41:00Z" w16du:dateUtc="2024-12-21T11:41:00Z">
        <w:r w:rsidRPr="00245094">
          <w:t xml:space="preserve"> </w:t>
        </w:r>
        <w:r w:rsidRPr="00232C87">
          <w:rPr>
            <w:highlight w:val="magenta"/>
            <w:rPrChange w:id="168"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69" w:author="Ben Fels" w:date="2024-12-21T12:41:00Z" w16du:dateUtc="2024-12-21T11:41:00Z">
        <w:r w:rsidRPr="00232C87">
          <w:rPr>
            <w:highlight w:val="magenta"/>
            <w:rPrChange w:id="170" w:author="Ben Fels" w:date="2024-12-21T12:42:00Z" w16du:dateUtc="2024-12-21T11:42:00Z">
              <w:rPr/>
            </w:rPrChange>
          </w:rPr>
          <w:fldChar w:fldCharType="separate"/>
        </w:r>
      </w:ins>
      <w:r w:rsidR="005B43CE" w:rsidRPr="005B43CE">
        <w:rPr>
          <w:rFonts w:cs="Arial"/>
          <w:highlight w:val="magenta"/>
        </w:rPr>
        <w:t>(Han et al., 2024, S. 5; Kochmar, 2022)</w:t>
      </w:r>
      <w:ins w:id="171" w:author="Ben Fels" w:date="2024-12-21T12:41:00Z" w16du:dateUtc="2024-12-21T11:41:00Z">
        <w:r w:rsidRPr="00232C87">
          <w:rPr>
            <w:highlight w:val="magenta"/>
            <w:rPrChange w:id="172" w:author="Ben Fels" w:date="2024-12-21T12:42:00Z" w16du:dateUtc="2024-12-21T11:42:00Z">
              <w:rPr/>
            </w:rPrChange>
          </w:rPr>
          <w:fldChar w:fldCharType="end"/>
        </w:r>
        <w:r w:rsidRPr="00245094">
          <w:t>.</w:t>
        </w:r>
      </w:ins>
      <w:r w:rsidR="00992989">
        <w:t xml:space="preserve"> </w:t>
      </w:r>
      <w:ins w:id="173"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4" w:author="Ben Fels" w:date="2024-12-21T11:55:00Z" w16du:dateUtc="2024-12-21T10:55:00Z">
        <w:r w:rsidR="00D70BE7" w:rsidRPr="00E70EC4">
          <w:rPr>
            <w:highlight w:val="green"/>
          </w:rPr>
          <w:t>Modelle</w:t>
        </w:r>
      </w:ins>
      <w:r w:rsidR="00D70BE7" w:rsidRPr="00E70EC4">
        <w:rPr>
          <w:highlight w:val="green"/>
        </w:rPr>
        <w:t xml:space="preserve"> verstanden werden</w:t>
      </w:r>
      <w:ins w:id="175"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76"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77"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78"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79" w:author="Ben Fels" w:date="2024-12-21T11:55:00Z" w16du:dateUtc="2024-12-21T10:55:00Z">
        <w:r w:rsidR="00D70BE7" w:rsidRPr="00EB1D29">
          <w:rPr>
            <w:highlight w:val="green"/>
          </w:rPr>
          <w:t>roße</w:t>
        </w:r>
      </w:ins>
      <w:r w:rsidR="006B7350" w:rsidRPr="00EB1D29">
        <w:rPr>
          <w:highlight w:val="green"/>
        </w:rPr>
        <w:t>s</w:t>
      </w:r>
      <w:ins w:id="180"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1"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2"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3" w:author="Ben Fels" w:date="2024-12-21T12:41:00Z" w16du:dateUtc="2024-12-21T11:41:00Z">
        <w:r w:rsidRPr="00245094">
          <w:t>.</w:t>
        </w:r>
      </w:ins>
      <w:r w:rsidR="00AC7C5A">
        <w:t xml:space="preserve"> </w:t>
      </w:r>
      <w:r w:rsidR="0007031B">
        <w:rPr>
          <w:rFonts w:cs="Arial"/>
          <w:highlight w:val="magenta"/>
        </w:rPr>
        <w:t xml:space="preserve">Patil &amp; </w:t>
      </w:r>
      <w:ins w:id="184" w:author="Ben Fels" w:date="2024-12-21T11:58:00Z" w16du:dateUtc="2024-12-21T10:58:00Z">
        <w:r w:rsidR="0007031B" w:rsidRPr="00E50642">
          <w:rPr>
            <w:rFonts w:cs="Arial"/>
            <w:highlight w:val="magenta"/>
          </w:rPr>
          <w:t xml:space="preserve">Gudivada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85"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86" w:author="Ben Fels" w:date="2024-12-21T11:58:00Z" w16du:dateUtc="2024-12-21T10:58:00Z">
        <w:r w:rsidR="0007031B">
          <w:rPr>
            <w:rFonts w:cs="Arial"/>
          </w:rPr>
          <w:t xml:space="preserve">LLMs: </w:t>
        </w:r>
      </w:ins>
      <w:r w:rsidR="0007031B" w:rsidRPr="00BB0481">
        <w:rPr>
          <w:rFonts w:cs="Arial"/>
          <w:highlight w:val="yellow"/>
        </w:rPr>
        <w:t>P</w:t>
      </w:r>
      <w:ins w:id="187" w:author="Ben Fels" w:date="2024-12-21T11:58:00Z" w16du:dateUtc="2024-12-21T10:58:00Z">
        <w:r w:rsidR="0007031B" w:rsidRPr="00BB0481">
          <w:rPr>
            <w:rFonts w:cs="Arial"/>
            <w:highlight w:val="yellow"/>
          </w:rPr>
          <w:t>re</w:t>
        </w:r>
      </w:ins>
      <w:r w:rsidR="0007031B" w:rsidRPr="00BB0481">
        <w:rPr>
          <w:rFonts w:cs="Arial"/>
          <w:highlight w:val="yellow"/>
        </w:rPr>
        <w:t>-</w:t>
      </w:r>
      <w:r w:rsidR="00BB0481" w:rsidRPr="00BB0481">
        <w:rPr>
          <w:rFonts w:cs="Arial"/>
          <w:highlight w:val="yellow"/>
        </w:rPr>
        <w:t>t</w:t>
      </w:r>
      <w:ins w:id="188" w:author="Ben Fels" w:date="2024-12-21T11:58:00Z" w16du:dateUtc="2024-12-21T10:58:00Z">
        <w:r w:rsidR="0007031B" w:rsidRPr="00BB0481">
          <w:rPr>
            <w:rFonts w:cs="Arial"/>
            <w:highlight w:val="yellow"/>
          </w:rPr>
          <w:t>raining</w:t>
        </w:r>
      </w:ins>
      <w:r w:rsidR="0007031B" w:rsidRPr="00BB0481">
        <w:rPr>
          <w:rFonts w:cs="Arial"/>
          <w:highlight w:val="yellow"/>
        </w:rPr>
        <w:t>, T</w:t>
      </w:r>
      <w:ins w:id="189" w:author="Ben Fels" w:date="2024-12-21T11:58:00Z" w16du:dateUtc="2024-12-21T10:58:00Z">
        <w:r w:rsidR="0007031B" w:rsidRPr="00BB0481">
          <w:rPr>
            <w:rFonts w:cs="Arial"/>
            <w:highlight w:val="yellow"/>
          </w:rPr>
          <w:t>ransfer</w:t>
        </w:r>
      </w:ins>
      <w:r w:rsidR="0007031B" w:rsidRPr="00BB0481">
        <w:rPr>
          <w:rFonts w:cs="Arial"/>
          <w:highlight w:val="yellow"/>
        </w:rPr>
        <w:t>-L</w:t>
      </w:r>
      <w:ins w:id="190"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In-Context-Learning</w:t>
      </w:r>
      <w:ins w:id="191"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ird beim Pre-training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In-Context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2"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3"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4"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195"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w:t>
      </w:r>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195"/>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ins w:id="196" w:author="Ben Fels" w:date="2024-12-21T11:57:00Z" w16du:dateUtc="2024-12-21T10:57:00Z">
        <w:r w:rsidR="007250D5" w:rsidRPr="00D66BEB">
          <w:rPr>
            <w:rFonts w:cs="Arial"/>
            <w:highlight w:val="magenta"/>
          </w:rPr>
          <w:t>Patil &amp; Gudivada</w:t>
        </w:r>
      </w:ins>
      <w:r w:rsidR="007250D5">
        <w:t xml:space="preserve"> </w:t>
      </w:r>
      <w:ins w:id="197"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198"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199"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0"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1"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2" w:author="Ben Fels" w:date="2024-12-21T12:44:00Z" w16du:dateUtc="2024-12-21T11:44:00Z">
              <w:rPr/>
            </w:rPrChange>
          </w:rPr>
          <w:fldChar w:fldCharType="begin"/>
        </w:r>
        <w:r w:rsidRPr="006E7B3E">
          <w:rPr>
            <w:highlight w:val="magenta"/>
            <w:rPrChange w:id="20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4"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05" w:author="Ben Fels" w:date="2024-12-21T12:44:00Z" w16du:dateUtc="2024-12-21T11:44:00Z">
              <w:rPr/>
            </w:rPrChange>
          </w:rPr>
          <w:fldChar w:fldCharType="separate"/>
        </w:r>
        <w:r w:rsidRPr="003D07F3">
          <w:rPr>
            <w:rFonts w:cs="Arial"/>
            <w:highlight w:val="magenta"/>
            <w:rPrChange w:id="206" w:author="Ben Fels" w:date="2024-12-21T12:44:00Z" w16du:dateUtc="2024-12-21T11:44:00Z">
              <w:rPr>
                <w:rFonts w:cs="Arial"/>
              </w:rPr>
            </w:rPrChange>
          </w:rPr>
          <w:t>(Brown et al., 2020, S. 6; Patil &amp; Gudivada, 2024, S. 18)</w:t>
        </w:r>
        <w:r w:rsidRPr="006E7B3E">
          <w:rPr>
            <w:highlight w:val="magenta"/>
            <w:rPrChange w:id="207"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08" w:author="Ben Fels" w:date="2024-12-22T18:00:00Z" w16du:dateUtc="2024-12-22T17:00:00Z">
        <w:r w:rsidRPr="006B77C0" w:rsidDel="00176B77">
          <w:rPr>
            <w:highlight w:val="green"/>
            <w:rPrChange w:id="209"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0"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1"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2"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3" w:author="Ben Fels" w:date="2024-12-21T11:56:00Z" w:name="move185674583"/>
      <w:r w:rsidR="00E53597" w:rsidRPr="00E53597">
        <w:rPr>
          <w:rFonts w:cs="Arial"/>
          <w:highlight w:val="magenta"/>
        </w:rPr>
        <w:t>Maharjan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Chehab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3"/>
      <w:r w:rsidR="00CC364F" w:rsidRPr="00451302">
        <w:rPr>
          <w:rFonts w:cs="Arial"/>
          <w:highlight w:val="green"/>
        </w:rPr>
        <w:t xml:space="preserve"> </w:t>
      </w:r>
      <w:moveToRangeStart w:id="214" w:author="Ben Fels" w:date="2024-12-21T12:01:00Z" w:name="move185674925"/>
      <w:moveTo w:id="215" w:author="Ben Fels" w:date="2024-12-21T12:01:00Z" w16du:dateUtc="2024-12-21T11:01:00Z">
        <w:del w:id="216"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17" w:author="Ben Fels" w:date="2024-12-21T13:44:00Z" w16du:dateUtc="2024-12-21T12:44:00Z"/>
          <w:moveTo w:id="218" w:author="Ben Fels" w:date="2024-12-21T12:01:00Z" w16du:dateUtc="2024-12-21T11:01:00Z"/>
        </w:rPr>
      </w:pPr>
    </w:p>
    <w:p w14:paraId="34604981" w14:textId="43247094" w:rsidR="004328D8" w:rsidRPr="00451302" w:rsidDel="00F07BB9" w:rsidRDefault="004328D8" w:rsidP="004328D8">
      <w:pPr>
        <w:rPr>
          <w:del w:id="219" w:author="Ben Fels" w:date="2024-12-21T13:45:00Z" w16du:dateUtc="2024-12-21T12:45:00Z"/>
          <w:moveTo w:id="220" w:author="Ben Fels" w:date="2024-12-21T12:01:00Z" w16du:dateUtc="2024-12-21T11:01:00Z"/>
          <w:highlight w:val="green"/>
        </w:rPr>
      </w:pPr>
      <w:moveTo w:id="221" w:author="Ben Fels" w:date="2024-12-21T12:01:00Z" w16du:dateUtc="2024-12-21T11:01:00Z">
        <w:del w:id="222"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3"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4" w:author="Ben Fels" w:date="2024-12-21T13:48:00Z" w16du:dateUtc="2024-12-21T12:48:00Z"/>
          <w:moveTo w:id="225" w:author="Ben Fels" w:date="2024-12-21T12:01:00Z" w16du:dateUtc="2024-12-21T11:01:00Z"/>
          <w:highlight w:val="green"/>
        </w:rPr>
      </w:pPr>
      <w:moveTo w:id="226" w:author="Ben Fels" w:date="2024-12-21T12:01:00Z" w16du:dateUtc="2024-12-21T11:01:00Z">
        <w:del w:id="227"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28" w:author="Ben Fels" w:date="2024-12-21T13:53:00Z" w16du:dateUtc="2024-12-21T12:53:00Z"/>
          <w:moveTo w:id="229" w:author="Ben Fels" w:date="2024-12-21T12:01:00Z" w16du:dateUtc="2024-12-21T11:01:00Z"/>
          <w:highlight w:val="green"/>
        </w:rPr>
        <w:pPrChange w:id="230" w:author="Ben Fels" w:date="2024-12-21T13:50:00Z" w16du:dateUtc="2024-12-21T12:50:00Z">
          <w:pPr>
            <w:pStyle w:val="Listenabsatz"/>
            <w:numPr>
              <w:numId w:val="37"/>
            </w:numPr>
            <w:ind w:left="1068" w:hanging="360"/>
          </w:pPr>
        </w:pPrChange>
      </w:pPr>
      <w:moveTo w:id="231" w:author="Ben Fels" w:date="2024-12-21T12:01:00Z" w16du:dateUtc="2024-12-21T11:01:00Z">
        <w:del w:id="232" w:author="Ben Fels" w:date="2024-12-21T13:53:00Z" w16du:dateUtc="2024-12-21T12:53:00Z">
          <w:r w:rsidRPr="00451302" w:rsidDel="00CE516B">
            <w:rPr>
              <w:highlight w:val="green"/>
            </w:rPr>
            <w:delText xml:space="preserve">Anhand </w:delText>
          </w:r>
        </w:del>
        <w:del w:id="233" w:author="Ben Fels" w:date="2024-12-21T13:50:00Z" w16du:dateUtc="2024-12-21T12:50:00Z">
          <w:r w:rsidRPr="00451302" w:rsidDel="00503AE4">
            <w:rPr>
              <w:highlight w:val="green"/>
            </w:rPr>
            <w:delText xml:space="preserve">dieser </w:delText>
          </w:r>
        </w:del>
        <w:del w:id="234" w:author="Ben Fels" w:date="2024-12-21T13:53:00Z" w16du:dateUtc="2024-12-21T12:53:00Z">
          <w:r w:rsidRPr="00451302" w:rsidDel="00CE516B">
            <w:rPr>
              <w:highlight w:val="green"/>
            </w:rPr>
            <w:delText xml:space="preserve">Beziehungen können Argumentationsgraphen </w:delText>
          </w:r>
        </w:del>
        <w:del w:id="235" w:author="Ben Fels" w:date="2024-12-21T13:50:00Z" w16du:dateUtc="2024-12-21T12:50:00Z">
          <w:r w:rsidRPr="00451302" w:rsidDel="00503AE4">
            <w:rPr>
              <w:highlight w:val="green"/>
            </w:rPr>
            <w:delText xml:space="preserve">gebaut </w:delText>
          </w:r>
        </w:del>
        <w:del w:id="236"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37" w:author="Ben Fels" w:date="2024-12-21T12:14:00Z" w16du:dateUtc="2024-12-21T11:14:00Z"/>
          <w:moveTo w:id="238" w:author="Ben Fels" w:date="2024-12-21T12:01:00Z" w16du:dateUtc="2024-12-21T11:01:00Z"/>
          <w:highlight w:val="green"/>
        </w:rPr>
      </w:pPr>
      <w:moveTo w:id="239" w:author="Ben Fels" w:date="2024-12-21T12:01:00Z" w16du:dateUtc="2024-12-21T11:01:00Z">
        <w:del w:id="240"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1"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2" w:author="Ben Fels" w:date="2024-12-21T12:14:00Z" w16du:dateUtc="2024-12-21T11:14:00Z"/>
          <w:moveTo w:id="243" w:author="Ben Fels" w:date="2024-12-21T12:01:00Z" w16du:dateUtc="2024-12-21T11:01:00Z"/>
          <w:highlight w:val="green"/>
        </w:rPr>
      </w:pPr>
      <w:moveTo w:id="244" w:author="Ben Fels" w:date="2024-12-21T12:01:00Z" w16du:dateUtc="2024-12-21T11:01:00Z">
        <w:del w:id="245"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46" w:author="Ben Fels" w:date="2024-12-21T12:14:00Z" w16du:dateUtc="2024-12-21T11:14:00Z"/>
          <w:moveTo w:id="247" w:author="Ben Fels" w:date="2024-12-21T12:01:00Z" w16du:dateUtc="2024-12-21T11:01:00Z"/>
          <w:highlight w:val="green"/>
        </w:rPr>
      </w:pPr>
      <w:moveTo w:id="248" w:author="Ben Fels" w:date="2024-12-21T12:01:00Z" w16du:dateUtc="2024-12-21T11:01:00Z">
        <w:del w:id="249"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0" w:author="Ben Fels" w:date="2024-12-21T12:14:00Z" w16du:dateUtc="2024-12-21T11:14:00Z"/>
          <w:moveTo w:id="251" w:author="Ben Fels" w:date="2024-12-21T12:01:00Z" w16du:dateUtc="2024-12-21T11:01:00Z"/>
          <w:highlight w:val="green"/>
        </w:rPr>
      </w:pPr>
      <w:moveTo w:id="252" w:author="Ben Fels" w:date="2024-12-21T12:01:00Z" w16du:dateUtc="2024-12-21T11:01:00Z">
        <w:del w:id="253"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4" w:author="Ben Fels" w:date="2024-12-21T12:14:00Z" w16du:dateUtc="2024-12-21T11:14:00Z"/>
          <w:moveTo w:id="255" w:author="Ben Fels" w:date="2024-12-21T12:01:00Z" w16du:dateUtc="2024-12-21T11:01:00Z"/>
          <w:highlight w:val="green"/>
        </w:rPr>
      </w:pPr>
      <w:moveTo w:id="256" w:author="Ben Fels" w:date="2024-12-21T12:01:00Z" w16du:dateUtc="2024-12-21T11:01:00Z">
        <w:del w:id="257"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58" w:author="Ben Fels" w:date="2024-12-21T12:14:00Z" w16du:dateUtc="2024-12-21T11:14:00Z"/>
          <w:moveTo w:id="259" w:author="Ben Fels" w:date="2024-12-21T12:01:00Z" w16du:dateUtc="2024-12-21T11:01:00Z"/>
          <w:highlight w:val="green"/>
        </w:rPr>
        <w:pPrChange w:id="260" w:author="Ben Fels" w:date="2024-12-21T12:14:00Z" w16du:dateUtc="2024-12-21T11:14:00Z">
          <w:pPr>
            <w:pStyle w:val="Listenabsatz"/>
            <w:numPr>
              <w:ilvl w:val="1"/>
              <w:numId w:val="21"/>
            </w:numPr>
            <w:ind w:left="1440" w:hanging="360"/>
          </w:pPr>
        </w:pPrChange>
      </w:pPr>
      <w:moveTo w:id="261" w:author="Ben Fels" w:date="2024-12-21T12:01:00Z" w16du:dateUtc="2024-12-21T11:01:00Z">
        <w:del w:id="262"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3" w:author="Ben Fels" w:date="2024-12-21T12:14:00Z" w16du:dateUtc="2024-12-21T11:14:00Z"/>
          <w:moveTo w:id="264" w:author="Ben Fels" w:date="2024-12-21T12:01:00Z" w16du:dateUtc="2024-12-21T11:01:00Z"/>
          <w:b/>
          <w:highlight w:val="green"/>
        </w:rPr>
        <w:pPrChange w:id="265" w:author="Ben Fels" w:date="2024-12-21T12:14:00Z" w16du:dateUtc="2024-12-21T11:14:00Z">
          <w:pPr>
            <w:pStyle w:val="Listenabsatz"/>
            <w:numPr>
              <w:ilvl w:val="1"/>
              <w:numId w:val="21"/>
            </w:numPr>
            <w:ind w:left="1440" w:hanging="360"/>
          </w:pPr>
        </w:pPrChange>
      </w:pPr>
      <w:moveTo w:id="266" w:author="Ben Fels" w:date="2024-12-21T12:01:00Z" w16du:dateUtc="2024-12-21T11:01:00Z">
        <w:del w:id="267"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68" w:author="Ben Fels" w:date="2024-12-21T12:14:00Z" w16du:dateUtc="2024-12-21T11:14:00Z"/>
          <w:moveTo w:id="269" w:author="Ben Fels" w:date="2024-12-21T12:01:00Z" w16du:dateUtc="2024-12-21T11:01:00Z"/>
          <w:b/>
          <w:highlight w:val="green"/>
        </w:rPr>
        <w:pPrChange w:id="270" w:author="Ben Fels" w:date="2024-12-21T12:14:00Z" w16du:dateUtc="2024-12-21T11:14:00Z">
          <w:pPr>
            <w:pStyle w:val="Listenabsatz"/>
            <w:numPr>
              <w:numId w:val="21"/>
            </w:numPr>
            <w:ind w:hanging="360"/>
          </w:pPr>
        </w:pPrChange>
      </w:pPr>
      <w:moveTo w:id="271" w:author="Ben Fels" w:date="2024-12-21T12:01:00Z" w16du:dateUtc="2024-12-21T11:01:00Z">
        <w:del w:id="272"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3" w:author="Ben Fels" w:date="2024-12-21T12:15:00Z" w16du:dateUtc="2024-12-21T11:15:00Z"/>
          <w:moveTo w:id="274" w:author="Ben Fels" w:date="2024-12-21T12:01:00Z" w16du:dateUtc="2024-12-21T11:01:00Z"/>
          <w:highlight w:val="green"/>
        </w:rPr>
      </w:pPr>
      <w:moveTo w:id="275" w:author="Ben Fels" w:date="2024-12-21T12:01:00Z" w16du:dateUtc="2024-12-21T11:01:00Z">
        <w:del w:id="276"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77" w:author="Ben Fels" w:date="2024-12-21T12:15:00Z" w16du:dateUtc="2024-12-21T11:15:00Z"/>
          <w:moveTo w:id="278" w:author="Ben Fels" w:date="2024-12-21T12:01:00Z" w16du:dateUtc="2024-12-21T11:01:00Z"/>
          <w:highlight w:val="green"/>
        </w:rPr>
      </w:pPr>
      <w:moveTo w:id="279" w:author="Ben Fels" w:date="2024-12-21T12:01:00Z" w16du:dateUtc="2024-12-21T11:01:00Z">
        <w:del w:id="280"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1" w:author="Ben Fels" w:date="2024-12-21T14:13:00Z" w16du:dateUtc="2024-12-21T13:13:00Z"/>
          <w:moveTo w:id="282" w:author="Ben Fels" w:date="2024-12-21T12:01:00Z" w16du:dateUtc="2024-12-21T11:01:00Z"/>
          <w:highlight w:val="green"/>
        </w:rPr>
      </w:pPr>
      <w:moveTo w:id="283" w:author="Ben Fels" w:date="2024-12-21T12:01:00Z" w16du:dateUtc="2024-12-21T11:01:00Z">
        <w:del w:id="284"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85" w:author="Ben Fels" w:date="2024-12-21T12:16:00Z" w16du:dateUtc="2024-12-21T11:16:00Z"/>
          <w:moveTo w:id="286" w:author="Ben Fels" w:date="2024-12-21T12:01:00Z" w16du:dateUtc="2024-12-21T11:01:00Z"/>
          <w:highlight w:val="green"/>
        </w:rPr>
      </w:pPr>
      <w:moveTo w:id="287" w:author="Ben Fels" w:date="2024-12-21T12:01:00Z" w16du:dateUtc="2024-12-21T11:01:00Z">
        <w:del w:id="288"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89" w:author="Ben Fels" w:date="2024-12-21T12:16:00Z" w16du:dateUtc="2024-12-21T11:16:00Z"/>
          <w:moveTo w:id="290" w:author="Ben Fels" w:date="2024-12-21T12:01:00Z" w16du:dateUtc="2024-12-21T11:01:00Z"/>
          <w:highlight w:val="green"/>
        </w:rPr>
      </w:pPr>
      <w:moveTo w:id="291" w:author="Ben Fels" w:date="2024-12-21T12:01:00Z" w16du:dateUtc="2024-12-21T11:01:00Z">
        <w:del w:id="292"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3" w:author="Ben Fels" w:date="2024-12-21T12:16:00Z" w16du:dateUtc="2024-12-21T11:16:00Z"/>
          <w:moveTo w:id="294" w:author="Ben Fels" w:date="2024-12-21T12:01:00Z" w16du:dateUtc="2024-12-21T11:01:00Z"/>
          <w:highlight w:val="green"/>
          <w:rPrChange w:id="295" w:author="Ben Fels" w:date="2024-12-21T13:57:00Z" w16du:dateUtc="2024-12-21T12:57:00Z">
            <w:rPr>
              <w:del w:id="296" w:author="Ben Fels" w:date="2024-12-21T12:16:00Z" w16du:dateUtc="2024-12-21T11:16:00Z"/>
              <w:moveTo w:id="297" w:author="Ben Fels" w:date="2024-12-21T12:01:00Z" w16du:dateUtc="2024-12-21T11:01:00Z"/>
              <w:lang w:val="en-US"/>
            </w:rPr>
          </w:rPrChange>
        </w:rPr>
        <w:pPrChange w:id="298" w:author="Ben Fels" w:date="2024-12-21T12:16:00Z" w16du:dateUtc="2024-12-21T11:16:00Z">
          <w:pPr>
            <w:pStyle w:val="Listenabsatz"/>
            <w:numPr>
              <w:numId w:val="21"/>
            </w:numPr>
            <w:ind w:hanging="360"/>
          </w:pPr>
        </w:pPrChange>
      </w:pPr>
      <w:moveTo w:id="299" w:author="Ben Fels" w:date="2024-12-21T12:01:00Z" w16du:dateUtc="2024-12-21T11:01:00Z">
        <w:del w:id="300" w:author="Ben Fels" w:date="2024-12-21T12:16:00Z" w16du:dateUtc="2024-12-21T11:16:00Z">
          <w:r w:rsidRPr="00451302" w:rsidDel="002F0878">
            <w:rPr>
              <w:highlight w:val="green"/>
              <w:rPrChange w:id="301"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2" w:author="Ben Fels" w:date="2024-12-21T12:16:00Z" w16du:dateUtc="2024-12-21T11:16:00Z"/>
          <w:moveTo w:id="303" w:author="Ben Fels" w:date="2024-12-21T12:01:00Z" w16du:dateUtc="2024-12-21T11:01:00Z"/>
          <w:highlight w:val="green"/>
          <w:rPrChange w:id="304" w:author="Ben Fels" w:date="2024-12-21T13:57:00Z" w16du:dateUtc="2024-12-21T12:57:00Z">
            <w:rPr>
              <w:del w:id="305" w:author="Ben Fels" w:date="2024-12-21T12:16:00Z" w16du:dateUtc="2024-12-21T11:16:00Z"/>
              <w:moveTo w:id="306" w:author="Ben Fels" w:date="2024-12-21T12:01:00Z" w16du:dateUtc="2024-12-21T11:01:00Z"/>
              <w:lang w:val="en-US"/>
            </w:rPr>
          </w:rPrChange>
        </w:rPr>
        <w:pPrChange w:id="307" w:author="Ben Fels" w:date="2024-12-21T12:16:00Z" w16du:dateUtc="2024-12-21T11:16:00Z">
          <w:pPr>
            <w:pStyle w:val="Listenabsatz"/>
            <w:numPr>
              <w:numId w:val="21"/>
            </w:numPr>
            <w:ind w:hanging="360"/>
          </w:pPr>
        </w:pPrChange>
      </w:pPr>
      <w:moveTo w:id="308" w:author="Ben Fels" w:date="2024-12-21T12:01:00Z" w16du:dateUtc="2024-12-21T11:01:00Z">
        <w:del w:id="309" w:author="Ben Fels" w:date="2024-12-21T12:16:00Z" w16du:dateUtc="2024-12-21T11:16:00Z">
          <w:r w:rsidRPr="00451302" w:rsidDel="002F0878">
            <w:rPr>
              <w:highlight w:val="green"/>
              <w:rPrChange w:id="310"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1" w:author="Ben Fels" w:date="2024-12-21T12:21:00Z" w16du:dateUtc="2024-12-21T11:21:00Z"/>
          <w:moveTo w:id="312" w:author="Ben Fels" w:date="2024-12-21T12:01:00Z" w16du:dateUtc="2024-12-21T11:01:00Z"/>
          <w:highlight w:val="green"/>
        </w:rPr>
        <w:pPrChange w:id="313" w:author="Ben Fels" w:date="2024-12-21T12:21:00Z" w16du:dateUtc="2024-12-21T11:21:00Z">
          <w:pPr>
            <w:pStyle w:val="Listenabsatz"/>
            <w:numPr>
              <w:numId w:val="33"/>
            </w:numPr>
            <w:ind w:hanging="360"/>
          </w:pPr>
        </w:pPrChange>
      </w:pPr>
      <w:moveTo w:id="314" w:author="Ben Fels" w:date="2024-12-21T12:01:00Z" w16du:dateUtc="2024-12-21T11:01:00Z">
        <w:del w:id="315"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16" w:author="Ben Fels" w:date="2024-12-21T12:21:00Z" w16du:dateUtc="2024-12-21T11:21:00Z"/>
          <w:moveTo w:id="317" w:author="Ben Fels" w:date="2024-12-21T12:01:00Z" w16du:dateUtc="2024-12-21T11:01:00Z"/>
          <w:highlight w:val="green"/>
        </w:rPr>
        <w:pPrChange w:id="318" w:author="Ben Fels" w:date="2024-12-21T12:21:00Z" w16du:dateUtc="2024-12-21T11:21:00Z">
          <w:pPr>
            <w:pStyle w:val="Listenabsatz"/>
            <w:numPr>
              <w:numId w:val="33"/>
            </w:numPr>
            <w:ind w:hanging="360"/>
          </w:pPr>
        </w:pPrChange>
      </w:pPr>
      <w:moveTo w:id="319" w:author="Ben Fels" w:date="2024-12-21T12:01:00Z" w16du:dateUtc="2024-12-21T11:01:00Z">
        <w:del w:id="320"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1" w:author="Ben Fels" w:date="2024-12-21T18:55:00Z" w16du:dateUtc="2024-12-21T17:55:00Z"/>
          <w:moveTo w:id="322" w:author="Ben Fels" w:date="2024-12-21T12:01:00Z" w16du:dateUtc="2024-12-21T11:01:00Z"/>
          <w:sz w:val="22"/>
          <w:szCs w:val="20"/>
          <w:highlight w:val="green"/>
        </w:rPr>
      </w:pPr>
      <w:moveTo w:id="323" w:author="Ben Fels" w:date="2024-12-21T12:01:00Z" w16du:dateUtc="2024-12-21T11:01:00Z">
        <w:del w:id="324"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25" w:author="Ben Fels" w:date="2024-12-21T18:55:00Z" w16du:dateUtc="2024-12-21T17:55:00Z"/>
          <w:moveTo w:id="326" w:author="Ben Fels" w:date="2024-12-21T12:01:00Z" w16du:dateUtc="2024-12-21T11:01:00Z"/>
          <w:highlight w:val="green"/>
        </w:rPr>
      </w:pPr>
    </w:p>
    <w:moveToRangeEnd w:id="214"/>
    <w:p w14:paraId="4C63440D" w14:textId="6DF9BB46" w:rsidR="0006481C" w:rsidDel="00A72529" w:rsidRDefault="0006481C" w:rsidP="0006481C">
      <w:pPr>
        <w:jc w:val="both"/>
        <w:rPr>
          <w:ins w:id="327" w:author="Ben Fels" w:date="2024-12-21T11:50:00Z" w16du:dateUtc="2024-12-21T10:50:00Z"/>
          <w:del w:id="328" w:author="Ben Fels" w:date="2024-12-21T12:45:00Z" w16du:dateUtc="2024-12-21T11:45:00Z"/>
        </w:rPr>
      </w:pPr>
      <w:ins w:id="329" w:author="Ben Fels" w:date="2024-12-21T12:44:00Z" w16du:dateUtc="2024-12-21T11:44:00Z">
        <w:r w:rsidRPr="00451302">
          <w:rPr>
            <w:highlight w:val="green"/>
          </w:rPr>
          <w:t xml:space="preserve">In der </w:t>
        </w:r>
      </w:ins>
      <w:r w:rsidR="00CC364F" w:rsidRPr="00451302">
        <w:rPr>
          <w:highlight w:val="green"/>
        </w:rPr>
        <w:t xml:space="preserve">vorliegenden </w:t>
      </w:r>
      <w:ins w:id="330" w:author="Ben Fels" w:date="2024-12-21T12:44:00Z" w16du:dateUtc="2024-12-21T11:44:00Z">
        <w:r w:rsidRPr="00451302">
          <w:rPr>
            <w:highlight w:val="green"/>
          </w:rPr>
          <w:t xml:space="preserve">Untersuchung soll die Wirksamkeit </w:t>
        </w:r>
      </w:ins>
      <w:r w:rsidRPr="00451302">
        <w:rPr>
          <w:highlight w:val="green"/>
        </w:rPr>
        <w:t xml:space="preserve">der </w:t>
      </w:r>
      <w:ins w:id="331"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2" w:author="Ben Fels" w:date="2024-12-21T12:44:00Z" w16du:dateUtc="2024-12-21T11:44:00Z">
        <w:r w:rsidRPr="00451302">
          <w:rPr>
            <w:highlight w:val="green"/>
          </w:rPr>
          <w:t>Anwendungsfall des Argument Minings untersucht werden</w:t>
        </w:r>
        <w:r w:rsidRPr="005A4558">
          <w:t xml:space="preserve">. </w:t>
        </w:r>
        <w:r w:rsidRPr="00451302">
          <w:rPr>
            <w:highlight w:val="green"/>
          </w:rPr>
          <w:t>Der Einsatz vortrainierter Modelle ohne umfangreiche Anpassung</w:t>
        </w:r>
      </w:ins>
      <w:r w:rsidR="007B6524">
        <w:rPr>
          <w:highlight w:val="green"/>
        </w:rPr>
        <w:t>en</w:t>
      </w:r>
      <w:ins w:id="333"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4" w:author="Ben Fels" w:date="2024-12-21T12:44:00Z" w16du:dateUtc="2024-12-21T11:44:00Z">
        <w:r w:rsidRPr="005A4558">
          <w:t xml:space="preserve"> Studien</w:t>
        </w:r>
      </w:ins>
      <w:r w:rsidR="00C91F86">
        <w:t xml:space="preserve"> wie </w:t>
      </w:r>
      <w:r w:rsidR="0077523B">
        <w:t>die von</w:t>
      </w:r>
      <w:r w:rsidR="00CF5428">
        <w:t xml:space="preserve"> </w:t>
      </w:r>
      <w:r w:rsidR="00CF5428" w:rsidRPr="0018173D">
        <w:rPr>
          <w:highlight w:val="magenta"/>
        </w:rPr>
        <w:t xml:space="preserve">Yeginbergen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35"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36" w:author="Ben Fels" w:date="2024-12-21T12:44:00Z" w16du:dateUtc="2024-12-21T11:44:00Z">
        <w:r w:rsidRPr="005A4558">
          <w:t>soll die</w:t>
        </w:r>
      </w:ins>
      <w:r>
        <w:t xml:space="preserve">se </w:t>
      </w:r>
      <w:ins w:id="337" w:author="Ben Fels" w:date="2024-12-21T12:44:00Z" w16du:dateUtc="2024-12-21T11:44:00Z">
        <w:r w:rsidRPr="005A4558">
          <w:t xml:space="preserve">Untersuchung </w:t>
        </w:r>
      </w:ins>
      <w:r w:rsidR="00521765">
        <w:t>einen Beitrag leisten</w:t>
      </w:r>
      <w:ins w:id="338" w:author="Ben Fels" w:date="2024-12-21T12:44:00Z" w16du:dateUtc="2024-12-21T11:44:00Z">
        <w:r w:rsidRPr="005A4558">
          <w:t>.</w:t>
        </w:r>
      </w:ins>
    </w:p>
    <w:p w14:paraId="17367374" w14:textId="77777777" w:rsidR="0006481C" w:rsidDel="00A72529" w:rsidRDefault="0006481C" w:rsidP="0006481C">
      <w:pPr>
        <w:jc w:val="both"/>
        <w:rPr>
          <w:ins w:id="339" w:author="Ben Fels" w:date="2024-12-21T11:50:00Z" w16du:dateUtc="2024-12-21T10:50:00Z"/>
          <w:del w:id="340" w:author="Ben Fels" w:date="2024-12-21T12:45:00Z" w16du:dateUtc="2024-12-21T11:45:00Z"/>
        </w:rPr>
      </w:pPr>
      <w:ins w:id="341" w:author="Ben Fels" w:date="2024-12-21T11:50:00Z" w16du:dateUtc="2024-12-21T10:50:00Z">
        <w:del w:id="342"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3" w:author="Ben Fels" w:date="2024-12-21T12:45:00Z" w16du:dateUtc="2024-12-21T11:45:00Z"/>
        </w:rPr>
      </w:pPr>
      <w:del w:id="344"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45" w:author="Ben Fels" w:date="2024-12-21T12:46:00Z" w16du:dateUtc="2024-12-21T11:46:00Z"/>
        </w:rPr>
      </w:pPr>
      <w:moveToRangeStart w:id="346" w:author="Ben Fels" w:date="2024-12-21T11:51:00Z" w:name="move185674280"/>
      <w:ins w:id="347" w:author="Ben Fels" w:date="2024-12-21T11:51:00Z" w16du:dateUtc="2024-12-21T10:51:00Z">
        <w:del w:id="348"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49" w:author="Ben Fels" w:date="2024-12-21T12:54:00Z" w16du:dateUtc="2024-12-21T11:54:00Z">
          <w:r w:rsidDel="00AC3B7D">
            <w:delText xml:space="preserve"> </w:delText>
          </w:r>
        </w:del>
      </w:ins>
      <w:r>
        <w:t xml:space="preserve"> </w:t>
      </w:r>
      <w:ins w:id="350" w:author="Ben Fels" w:date="2024-12-21T12:46:00Z" w16du:dateUtc="2024-12-21T11:46:00Z">
        <w:r w:rsidRPr="00AA07FF">
          <w:rPr>
            <w:highlight w:val="green"/>
          </w:rPr>
          <w:t>Die</w:t>
        </w:r>
      </w:ins>
      <w:r w:rsidRPr="00AA07FF">
        <w:rPr>
          <w:highlight w:val="green"/>
        </w:rPr>
        <w:t xml:space="preserve"> vorliegende</w:t>
      </w:r>
      <w:ins w:id="351"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2" w:author="Ben Fels" w:date="2024-12-21T12:46:00Z" w16du:dateUtc="2024-12-21T11:46:00Z">
        <w:r w:rsidRPr="00AA07FF">
          <w:rPr>
            <w:highlight w:val="green"/>
          </w:rPr>
          <w:t xml:space="preserve">im Kontext des Argument Minings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3" w:author="Ben Fels" w:date="2024-12-21T12:46:00Z" w16du:dateUtc="2024-12-21T11:46:00Z">
        <w:r w:rsidRPr="00E97548">
          <w:rPr>
            <w:highlight w:val="green"/>
          </w:rPr>
          <w:t>. Die zentrale Forschungsfrage lautet</w:t>
        </w:r>
        <w:r w:rsidRPr="00A66707">
          <w:t xml:space="preserve">: </w:t>
        </w:r>
        <w:r w:rsidRPr="003A5172">
          <w:rPr>
            <w:highlight w:val="yellow"/>
            <w:rPrChange w:id="354" w:author="Ben Fels" w:date="2024-12-21T12:47:00Z" w16du:dateUtc="2024-12-21T11:47:00Z">
              <w:rPr/>
            </w:rPrChange>
          </w:rPr>
          <w:t>Wie beeinflusst der Einsatz von Prompt Engineering</w:t>
        </w:r>
        <w:commentRangeStart w:id="355"/>
        <w:r w:rsidRPr="003A5172">
          <w:rPr>
            <w:highlight w:val="yellow"/>
            <w:rPrChange w:id="356" w:author="Ben Fels" w:date="2024-12-21T12:47:00Z" w16du:dateUtc="2024-12-21T11:47:00Z">
              <w:rPr/>
            </w:rPrChange>
          </w:rPr>
          <w:t xml:space="preserve"> Techniken </w:t>
        </w:r>
      </w:ins>
      <w:commentRangeEnd w:id="355"/>
      <w:r w:rsidR="00E97548">
        <w:rPr>
          <w:rStyle w:val="Kommentarzeichen"/>
        </w:rPr>
        <w:commentReference w:id="355"/>
      </w:r>
      <w:ins w:id="357" w:author="Ben Fels" w:date="2024-12-21T12:46:00Z" w16du:dateUtc="2024-12-21T11:46:00Z">
        <w:r w:rsidRPr="003A5172">
          <w:rPr>
            <w:highlight w:val="yellow"/>
            <w:rPrChange w:id="358"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59" w:author="Ben Fels" w:date="2024-12-21T11:51:00Z" w16du:dateUtc="2024-12-21T10:51:00Z"/>
          <w:del w:id="360" w:author="Ben Fels" w:date="2024-12-21T12:47:00Z" w16du:dateUtc="2024-12-21T11:47:00Z"/>
        </w:rPr>
      </w:pPr>
    </w:p>
    <w:p w14:paraId="5399FAAF" w14:textId="77777777" w:rsidR="0006481C" w:rsidDel="0084052A" w:rsidRDefault="0006481C" w:rsidP="0006481C">
      <w:pPr>
        <w:jc w:val="both"/>
        <w:rPr>
          <w:ins w:id="361" w:author="Ben Fels" w:date="2024-12-21T11:51:00Z" w16du:dateUtc="2024-12-21T10:51:00Z"/>
          <w:del w:id="362" w:author="Ben Fels" w:date="2024-12-21T12:46:00Z" w16du:dateUtc="2024-12-21T11:46:00Z"/>
        </w:rPr>
      </w:pPr>
      <w:ins w:id="363" w:author="Ben Fels" w:date="2024-12-21T11:51:00Z" w16du:dateUtc="2024-12-21T10:51:00Z">
        <w:del w:id="36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65" w:author="Ben Fels" w:date="2024-12-21T12:46:00Z" w16du:dateUtc="2024-12-21T11:46:00Z"/>
        </w:rPr>
      </w:pPr>
      <w:moveToRangeStart w:id="366" w:author="Ben Fels" w:date="2024-12-21T11:52:00Z" w:name="move185674394"/>
      <w:moveToRangeEnd w:id="346"/>
      <w:ins w:id="367"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68" w:author="Ben Fels" w:date="2024-12-21T12:02:00Z" w16du:dateUtc="2024-12-21T11:02:00Z">
        <w:r>
          <w:t xml:space="preserve"> in einem </w:t>
        </w:r>
        <w:commentRangeStart w:id="369"/>
        <w:r>
          <w:t xml:space="preserve">Argument-Graphen </w:t>
        </w:r>
      </w:ins>
      <w:commentRangeEnd w:id="369"/>
      <w:r>
        <w:rPr>
          <w:rStyle w:val="Kommentarzeichen"/>
        </w:rPr>
        <w:commentReference w:id="369"/>
      </w:r>
      <w:ins w:id="370" w:author="Ben Fels" w:date="2024-12-21T12:02:00Z" w16du:dateUtc="2024-12-21T11:02:00Z">
        <w:r>
          <w:t>abgebildet werden</w:t>
        </w:r>
      </w:ins>
      <w:r w:rsidR="00543804">
        <w:t>.</w:t>
      </w:r>
      <w:ins w:id="371" w:author="Ben Fels" w:date="2024-12-21T12:02:00Z" w16du:dateUtc="2024-12-21T11:02:00Z">
        <w:r>
          <w:t xml:space="preserve"> </w:t>
        </w:r>
      </w:ins>
      <w:r>
        <w:t xml:space="preserve">Demnach gibt es verschiedene Theorien zu den Strukturen von Argumenten mit zunehmender Komplexität </w:t>
      </w:r>
      <w:ins w:id="372"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3"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4" w:name="_Ref188081953"/>
      <w:bookmarkStart w:id="375" w:name="_Ref188081954"/>
      <w:bookmarkStart w:id="376" w:name="_Ref188081959"/>
      <w:bookmarkStart w:id="377" w:name="_Ref188081963"/>
      <w:bookmarkStart w:id="378" w:name="_Toc188531698"/>
      <w:moveToRangeEnd w:id="366"/>
      <w:r w:rsidRPr="001F3F1D">
        <w:rPr>
          <w:lang w:val="en-US"/>
        </w:rPr>
        <w:lastRenderedPageBreak/>
        <w:t>Daten und Methoden</w:t>
      </w:r>
      <w:bookmarkEnd w:id="374"/>
      <w:bookmarkEnd w:id="375"/>
      <w:bookmarkEnd w:id="376"/>
      <w:bookmarkEnd w:id="377"/>
      <w:bookmarkEnd w:id="37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4DE579AB" w14:textId="1F45F5D7" w:rsidR="003D07F3" w:rsidRPr="003D07F3" w:rsidRDefault="003D07F3" w:rsidP="000B6E62">
      <w:pPr>
        <w:autoSpaceDE w:val="0"/>
        <w:autoSpaceDN w:val="0"/>
        <w:adjustRightInd w:val="0"/>
        <w:spacing w:after="0" w:line="240" w:lineRule="auto"/>
        <w:rPr>
          <w:lang w:val="en-US"/>
        </w:rPr>
      </w:pPr>
      <w:r w:rsidRPr="003D07F3">
        <w:rPr>
          <w:highlight w:val="cyan"/>
          <w:lang w:val="en-US"/>
        </w:rPr>
        <w:t>Kapitelbeschreibung</w:t>
      </w:r>
    </w:p>
    <w:p w14:paraId="77F73523" w14:textId="0910AF3E" w:rsidR="000E19D8" w:rsidRPr="00292A16" w:rsidRDefault="00292A16" w:rsidP="00292A16">
      <w:pPr>
        <w:pStyle w:val="berschrift2"/>
        <w:rPr>
          <w:lang w:val="en-US"/>
        </w:rPr>
      </w:pPr>
      <w:bookmarkStart w:id="379" w:name="_Toc188531699"/>
      <w:r>
        <w:rPr>
          <w:lang w:val="en-US"/>
        </w:rPr>
        <w:t>Large Language Model</w:t>
      </w:r>
      <w:bookmarkEnd w:id="379"/>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 xml:space="preserve">en </w:t>
      </w:r>
      <w:r w:rsidR="00E045EA" w:rsidRPr="001649A3">
        <w:rPr>
          <w:highlight w:val="green"/>
        </w:rPr>
        <w:lastRenderedPageBreak/>
        <w:t>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0"/>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0"/>
      <w:r w:rsidR="00B63A6E" w:rsidRPr="00B63A6E">
        <w:rPr>
          <w:rStyle w:val="Kommentarzeichen"/>
          <w:highlight w:val="magenta"/>
        </w:rPr>
        <w:commentReference w:id="380"/>
      </w:r>
      <w:r w:rsidR="009563E0" w:rsidRPr="00B63A6E">
        <w:rPr>
          <w:highlight w:val="magenta"/>
        </w:rPr>
        <w:t>.</w:t>
      </w:r>
      <w:r w:rsidR="009563E0">
        <w:t xml:space="preserve"> </w:t>
      </w:r>
      <w:ins w:id="381" w:author="Ben Fels" w:date="2024-12-21T09:18:00Z" w16du:dateUtc="2024-12-21T08:18:00Z">
        <w:r w:rsidR="00131A69" w:rsidRPr="00FB1A1A">
          <w:rPr>
            <w:highlight w:val="green"/>
          </w:rPr>
          <w:t xml:space="preserve">Um die </w:t>
        </w:r>
      </w:ins>
      <w:ins w:id="382" w:author="Ben Fels" w:date="2024-12-21T09:19:00Z" w16du:dateUtc="2024-12-21T08:19:00Z">
        <w:r w:rsidR="007317C2" w:rsidRPr="00FB1A1A">
          <w:rPr>
            <w:highlight w:val="green"/>
          </w:rPr>
          <w:t xml:space="preserve">Ausgaben des LLMs </w:t>
        </w:r>
      </w:ins>
      <w:ins w:id="383" w:author="Ben Fels" w:date="2024-12-21T09:18:00Z" w16du:dateUtc="2024-12-21T08:18:00Z">
        <w:r w:rsidR="00B365FE" w:rsidRPr="00FB1A1A">
          <w:rPr>
            <w:highlight w:val="green"/>
          </w:rPr>
          <w:t xml:space="preserve">möglichst </w:t>
        </w:r>
      </w:ins>
      <w:ins w:id="384"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85"/>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385"/>
      <w:r w:rsidR="004E6251">
        <w:rPr>
          <w:rStyle w:val="Kommentarzeichen"/>
        </w:rPr>
        <w:commentReference w:id="385"/>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386" w:author="Ben Fels" w:date="2024-12-21T09:19:00Z" w16du:dateUtc="2024-12-21T08:19:00Z">
        <w:r w:rsidR="006B1593" w:rsidRPr="002E38EC">
          <w:rPr>
            <w:i/>
            <w:rPrChange w:id="387" w:author="Ben Fels" w:date="2024-12-21T09:19:00Z" w16du:dateUtc="2024-12-21T08:19:00Z">
              <w:rPr>
                <w:lang w:val="en-US"/>
              </w:rPr>
            </w:rPrChange>
          </w:rPr>
          <w:t>emp</w:t>
        </w:r>
        <w:r w:rsidR="006B1593" w:rsidRPr="002E38EC">
          <w:rPr>
            <w:i/>
          </w:rPr>
          <w:t>eratur</w:t>
        </w:r>
      </w:ins>
      <w:r w:rsidR="006B1593" w:rsidRPr="002E38EC">
        <w:rPr>
          <w:i/>
        </w:rPr>
        <w:t>e</w:t>
      </w:r>
      <w:ins w:id="388"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89"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0"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1" w:author="Ben Fels" w:date="2024-12-20T16:54:00Z" w16du:dateUtc="2024-12-20T15:54:00Z">
            <w:rPr>
              <w:lang w:val="en-US"/>
            </w:rPr>
          </w:rPrChange>
        </w:rPr>
        <w:fldChar w:fldCharType="end"/>
      </w:r>
      <w:r w:rsidR="006B1593">
        <w:t xml:space="preserve">. Er wurde für weniger zufällige Ausgaben folglich auf </w:t>
      </w:r>
      <w:ins w:id="392" w:author="Ben Fels" w:date="2024-12-21T09:20:00Z" w16du:dateUtc="2024-12-21T08:20:00Z">
        <w:r w:rsidR="006B1593">
          <w:t>Null festgelegt</w:t>
        </w:r>
        <w:r w:rsidR="006B1593" w:rsidRPr="00E022D3">
          <w:rPr>
            <w:rPrChange w:id="393"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4"/>
      <w:r w:rsidR="00CF49FF" w:rsidRPr="007F13B6">
        <w:rPr>
          <w:highlight w:val="green"/>
        </w:rPr>
        <w:t>JSON-Schema</w:t>
      </w:r>
      <w:r w:rsidR="002C0744" w:rsidRPr="007F13B6">
        <w:rPr>
          <w:highlight w:val="green"/>
        </w:rPr>
        <w:t xml:space="preserve"> </w:t>
      </w:r>
      <w:commentRangeEnd w:id="394"/>
      <w:r w:rsidR="00422FB9" w:rsidRPr="007F13B6">
        <w:rPr>
          <w:rStyle w:val="Kommentarzeichen"/>
          <w:highlight w:val="green"/>
        </w:rPr>
        <w:commentReference w:id="394"/>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395" w:author="Ben Fels" w:date="2024-12-22T12:34:00Z" w16du:dateUtc="2024-12-22T11:34:00Z">
        <w:r>
          <w:t xml:space="preserve">Das Modell wird über die OpenAI </w:t>
        </w:r>
      </w:ins>
      <w:r>
        <w:t xml:space="preserve">Batch </w:t>
      </w:r>
      <w:ins w:id="396"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397" w:author="Ben Fels" w:date="2024-12-16T22:07:00Z" w16du:dateUtc="2024-12-16T21:07:00Z"/>
        </w:rPr>
      </w:pPr>
    </w:p>
    <w:p w14:paraId="189BB60C" w14:textId="642ACB01" w:rsidR="007A763E" w:rsidRPr="002A664A" w:rsidRDefault="007A763E">
      <w:pPr>
        <w:pStyle w:val="berschrift2"/>
        <w:rPr>
          <w:ins w:id="398" w:author="Ben Fels" w:date="2024-12-16T22:07:00Z" w16du:dateUtc="2024-12-16T21:07:00Z"/>
        </w:rPr>
        <w:pPrChange w:id="399" w:author="Ben Fels" w:date="2024-12-21T09:25:00Z" w16du:dateUtc="2024-12-21T08:25:00Z">
          <w:pPr>
            <w:autoSpaceDE w:val="0"/>
            <w:autoSpaceDN w:val="0"/>
            <w:adjustRightInd w:val="0"/>
            <w:spacing w:after="0"/>
            <w:jc w:val="both"/>
          </w:pPr>
        </w:pPrChange>
      </w:pPr>
      <w:bookmarkStart w:id="400" w:name="_Toc188531700"/>
      <w:ins w:id="401" w:author="Ben Fels" w:date="2024-12-16T22:07:00Z" w16du:dateUtc="2024-12-16T21:07:00Z">
        <w:r w:rsidRPr="002A664A">
          <w:t>Datensatz</w:t>
        </w:r>
        <w:bookmarkEnd w:id="400"/>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2"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3"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4"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05" w:author="Ben Fels" w:date="2024-12-21T09:23:00Z" w16du:dateUtc="2024-12-21T08:23:00Z">
        <w:r w:rsidR="009B6306" w:rsidRPr="002B1026">
          <w:rPr>
            <w:highlight w:val="green"/>
          </w:rPr>
          <w:t>jeweiligen Bereich</w:t>
        </w:r>
      </w:ins>
      <w:r w:rsidR="00751833" w:rsidRPr="002B1026">
        <w:rPr>
          <w:highlight w:val="green"/>
        </w:rPr>
        <w:t>s</w:t>
      </w:r>
      <w:ins w:id="406" w:author="Ben Fels" w:date="2024-12-21T09:23:00Z" w16du:dateUtc="2024-12-21T08:23:00Z">
        <w:r w:rsidR="009B6306" w:rsidRPr="002B1026">
          <w:rPr>
            <w:highlight w:val="green"/>
          </w:rPr>
          <w:t xml:space="preserve"> </w:t>
        </w:r>
      </w:ins>
      <w:r w:rsidR="009B6306" w:rsidRPr="002B1026">
        <w:rPr>
          <w:highlight w:val="green"/>
        </w:rPr>
        <w:t xml:space="preserve">beschränken, </w:t>
      </w:r>
      <w:ins w:id="407" w:author="Ben Fels" w:date="2024-12-21T09:23:00Z" w16du:dateUtc="2024-12-21T08:23:00Z">
        <w:r w:rsidR="009B6306" w:rsidRPr="002B1026">
          <w:rPr>
            <w:highlight w:val="green"/>
          </w:rPr>
          <w:t>i</w:t>
        </w:r>
      </w:ins>
      <w:r w:rsidR="009B6306" w:rsidRPr="002B1026">
        <w:rPr>
          <w:highlight w:val="green"/>
        </w:rPr>
        <w:t>n d</w:t>
      </w:r>
      <w:ins w:id="408"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09"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0"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1" w:author="Ben Fels" w:date="2024-12-21T12:56:00Z" w16du:dateUtc="2024-12-21T11:56:00Z">
        <w:r w:rsidR="009B6306" w:rsidRPr="00505C3F">
          <w:rPr>
            <w:highlight w:val="green"/>
          </w:rPr>
          <w:t xml:space="preserve"> kommen</w:t>
        </w:r>
      </w:ins>
      <w:r w:rsidR="009B6306">
        <w:t xml:space="preserve"> </w:t>
      </w:r>
      <w:ins w:id="412"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3"/>
      <w:r w:rsidR="009B6306" w:rsidRPr="006B1315">
        <w:rPr>
          <w:highlight w:val="green"/>
        </w:rPr>
        <w:t>Übereinstimmung zwischen den Annotatoren kann als Gütemaß für die Zuverlässi</w:t>
      </w:r>
      <w:commentRangeEnd w:id="413"/>
      <w:r w:rsidR="009B6306" w:rsidRPr="006B1315">
        <w:rPr>
          <w:rStyle w:val="Kommentarzeichen"/>
          <w:highlight w:val="green"/>
        </w:rPr>
        <w:commentReference w:id="413"/>
      </w:r>
      <w:r w:rsidR="009B6306" w:rsidRPr="006B1315">
        <w:rPr>
          <w:highlight w:val="green"/>
        </w:rPr>
        <w:t>gkeit der Annotation herangezogen werden</w:t>
      </w:r>
      <w:r w:rsidR="009B6306">
        <w:t xml:space="preserve"> </w:t>
      </w:r>
      <w:ins w:id="414"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15"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6D3E9A">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16"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17"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18"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19" w:author="Ben Fels" w:date="2024-12-21T09:11:00Z" w16du:dateUtc="2024-12-21T08:11:00Z">
        <w:r w:rsidR="009B6306" w:rsidRPr="00BF1970">
          <w:rPr>
            <w:highlight w:val="magenta"/>
          </w:rPr>
          <w:fldChar w:fldCharType="end"/>
        </w:r>
      </w:ins>
      <w:r w:rsidR="009B6306" w:rsidRPr="00FD51CA">
        <w:rPr>
          <w:lang w:val="en-US"/>
        </w:rPr>
        <w:t xml:space="preserve"> bieten in ihrer Arbeit einen </w:t>
      </w:r>
      <w:ins w:id="420" w:author="Ben Fels" w:date="2024-12-21T09:11:00Z" w16du:dateUtc="2024-12-21T08:11:00Z">
        <w:r w:rsidR="009B6306" w:rsidRPr="00FD51CA">
          <w:rPr>
            <w:lang w:val="en-US"/>
          </w:rPr>
          <w:t xml:space="preserve">Vergleich </w:t>
        </w:r>
      </w:ins>
      <w:r w:rsidR="009B6306" w:rsidRPr="00FD51CA">
        <w:rPr>
          <w:lang w:val="en-US"/>
        </w:rPr>
        <w:t xml:space="preserve">von </w:t>
      </w:r>
      <w:ins w:id="421" w:author="Ben Fels" w:date="2024-12-21T09:11:00Z" w16du:dateUtc="2024-12-21T08:11:00Z">
        <w:r w:rsidR="009B6306" w:rsidRPr="00FD51CA">
          <w:rPr>
            <w:lang w:val="en-US"/>
          </w:rPr>
          <w:t>verfügbare</w:t>
        </w:r>
      </w:ins>
      <w:r w:rsidR="009B6306" w:rsidRPr="00FD51CA">
        <w:rPr>
          <w:lang w:val="en-US"/>
        </w:rPr>
        <w:t>n</w:t>
      </w:r>
      <w:ins w:id="422" w:author="Ben Fels" w:date="2024-12-21T09:11:00Z" w16du:dateUtc="2024-12-21T08:11:00Z">
        <w:r w:rsidR="009B6306" w:rsidRPr="00FD51CA">
          <w:rPr>
            <w:lang w:val="en-US"/>
          </w:rPr>
          <w:t xml:space="preserve"> Datensätze</w:t>
        </w:r>
      </w:ins>
      <w:r w:rsidR="009B6306" w:rsidRPr="00FD51CA">
        <w:rPr>
          <w:lang w:val="en-US"/>
        </w:rPr>
        <w:t xml:space="preserve">n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3"/>
      <w:r w:rsidR="009B6306" w:rsidRPr="00E25FC2">
        <w:t xml:space="preserve"> jede Teilaufgabe</w:t>
      </w:r>
      <w:r w:rsidR="009B6306">
        <w:t xml:space="preserve"> des Argument Minings</w:t>
      </w:r>
      <w:r w:rsidR="009B6306" w:rsidRPr="00E25FC2">
        <w:t xml:space="preserve"> </w:t>
      </w:r>
      <w:commentRangeEnd w:id="423"/>
      <w:r w:rsidR="009B6306">
        <w:rPr>
          <w:rStyle w:val="Kommentarzeichen"/>
        </w:rPr>
        <w:commentReference w:id="423"/>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4" w:author="Ben Fels" w:date="2024-12-21T09:29:00Z" w16du:dateUtc="2024-12-21T08:29:00Z"/>
          <w:rFonts w:cs="Arial"/>
        </w:rPr>
      </w:pPr>
      <w:ins w:id="425" w:author="Ben Fels" w:date="2024-12-21T11:21:00Z" w16du:dateUtc="2024-12-21T10:21:00Z">
        <w:r w:rsidRPr="00E421BB">
          <w:rPr>
            <w:highlight w:val="green"/>
          </w:rPr>
          <w:t>Für die Auswahl eines geeigneten Datensatzes wurden diverse Kriterien heran</w:t>
        </w:r>
      </w:ins>
      <w:ins w:id="426" w:author="Ben Fels" w:date="2024-12-21T11:22:00Z" w16du:dateUtc="2024-12-21T10:22:00Z">
        <w:r w:rsidRPr="00E421BB">
          <w:rPr>
            <w:highlight w:val="green"/>
          </w:rPr>
          <w:t xml:space="preserve">gezogen. Zunächst sollte der </w:t>
        </w:r>
      </w:ins>
      <w:ins w:id="427" w:author="Ben Fels" w:date="2024-12-21T09:24:00Z" w16du:dateUtc="2024-12-21T08:24:00Z">
        <w:r w:rsidR="003E3441" w:rsidRPr="00E421BB">
          <w:rPr>
            <w:highlight w:val="green"/>
          </w:rPr>
          <w:t>Datensatz vorab nicht bereits von dem nicht-argumentativen Text befreit worden sein</w:t>
        </w:r>
      </w:ins>
      <w:ins w:id="428" w:author="Ben Fels" w:date="2024-12-21T11:22:00Z" w16du:dateUtc="2024-12-21T10:22:00Z">
        <w:r w:rsidR="00852873" w:rsidRPr="00E421BB">
          <w:rPr>
            <w:highlight w:val="green"/>
          </w:rPr>
          <w:t>, um die Realität bestmöglich abzubilden</w:t>
        </w:r>
        <w:r w:rsidR="00852873">
          <w:t xml:space="preserve"> </w:t>
        </w:r>
      </w:ins>
      <w:ins w:id="42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0" w:author="Ben Fels" w:date="2024-12-21T11:22:00Z" w16du:dateUtc="2024-12-21T10:22:00Z">
        <w:r w:rsidR="00A76B67" w:rsidRPr="00507DF9">
          <w:rPr>
            <w:highlight w:val="green"/>
          </w:rPr>
          <w:t xml:space="preserve">Desweiten wird der Ansatz verfolgt, nicht </w:t>
        </w:r>
      </w:ins>
      <w:ins w:id="431" w:author="Ben Fels" w:date="2024-12-16T22:07:00Z" w16du:dateUtc="2024-12-16T21:07:00Z">
        <w:r w:rsidR="00887B44" w:rsidRPr="00507DF9">
          <w:rPr>
            <w:highlight w:val="green"/>
          </w:rPr>
          <w:t xml:space="preserve">für jede Teilaufgabe </w:t>
        </w:r>
      </w:ins>
      <w:ins w:id="432" w:author="Ben Fels" w:date="2024-12-21T11:23:00Z" w16du:dateUtc="2024-12-21T10:23:00Z">
        <w:r w:rsidR="00A76B67" w:rsidRPr="00507DF9">
          <w:rPr>
            <w:highlight w:val="green"/>
          </w:rPr>
          <w:t xml:space="preserve">des </w:t>
        </w:r>
      </w:ins>
      <w:r w:rsidR="00674340" w:rsidRPr="00507DF9">
        <w:rPr>
          <w:highlight w:val="green"/>
        </w:rPr>
        <w:t>Argument</w:t>
      </w:r>
      <w:ins w:id="433" w:author="Ben Fels" w:date="2024-12-21T11:23:00Z" w16du:dateUtc="2024-12-21T10:23:00Z">
        <w:r w:rsidR="00A76B67" w:rsidRPr="00507DF9">
          <w:rPr>
            <w:highlight w:val="green"/>
          </w:rPr>
          <w:t xml:space="preserve"> Minings </w:t>
        </w:r>
      </w:ins>
      <w:ins w:id="434" w:author="Ben Fels" w:date="2024-12-16T22:07:00Z" w16du:dateUtc="2024-12-16T21:07:00Z">
        <w:r w:rsidR="00887B44" w:rsidRPr="00507DF9">
          <w:rPr>
            <w:highlight w:val="green"/>
          </w:rPr>
          <w:t xml:space="preserve">einen eigenen Datensatz </w:t>
        </w:r>
      </w:ins>
      <w:ins w:id="435" w:author="Ben Fels" w:date="2024-12-21T11:23:00Z" w16du:dateUtc="2024-12-21T10:23:00Z">
        <w:r w:rsidR="00A76B67" w:rsidRPr="00507DF9">
          <w:rPr>
            <w:highlight w:val="green"/>
          </w:rPr>
          <w:t xml:space="preserve">zu </w:t>
        </w:r>
      </w:ins>
      <w:ins w:id="436" w:author="Ben Fels" w:date="2024-12-16T22:07:00Z" w16du:dateUtc="2024-12-16T21:07:00Z">
        <w:r w:rsidR="00887B44" w:rsidRPr="00507DF9">
          <w:rPr>
            <w:highlight w:val="green"/>
          </w:rPr>
          <w:t xml:space="preserve">verwenden. </w:t>
        </w:r>
      </w:ins>
      <w:ins w:id="437"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38" w:author="Ben Fels" w:date="2024-12-16T22:07:00Z" w16du:dateUtc="2024-12-16T21:07:00Z">
        <w:r w:rsidR="00887B44" w:rsidRPr="00507DF9">
          <w:rPr>
            <w:highlight w:val="green"/>
            <w:rPrChange w:id="439" w:author="Ben Fels" w:date="2024-12-21T09:28:00Z" w16du:dateUtc="2024-12-21T08:28:00Z">
              <w:rPr/>
            </w:rPrChange>
          </w:rPr>
          <w:t>drei</w:t>
        </w:r>
        <w:r w:rsidR="00887B44" w:rsidRPr="00507DF9">
          <w:rPr>
            <w:highlight w:val="green"/>
          </w:rPr>
          <w:t xml:space="preserve"> Teilaufgaben </w:t>
        </w:r>
      </w:ins>
      <w:ins w:id="440" w:author="Ben Fels" w:date="2024-12-21T11:24:00Z" w16du:dateUtc="2024-12-21T10:24:00Z">
        <w:r w:rsidR="00DF7A0F" w:rsidRPr="00507DF9">
          <w:rPr>
            <w:highlight w:val="green"/>
          </w:rPr>
          <w:t xml:space="preserve">hinweg </w:t>
        </w:r>
      </w:ins>
      <w:ins w:id="441" w:author="Ben Fels" w:date="2024-12-16T22:07:00Z" w16du:dateUtc="2024-12-16T21:07:00Z">
        <w:r w:rsidR="00887B44" w:rsidRPr="00507DF9">
          <w:rPr>
            <w:highlight w:val="green"/>
          </w:rPr>
          <w:t xml:space="preserve">verwenden </w:t>
        </w:r>
      </w:ins>
      <w:ins w:id="442" w:author="Ben Fels" w:date="2024-12-21T11:24:00Z" w16du:dateUtc="2024-12-21T10:24:00Z">
        <w:r w:rsidR="00DF7A0F" w:rsidRPr="00507DF9">
          <w:rPr>
            <w:highlight w:val="green"/>
          </w:rPr>
          <w:t>lassen</w:t>
        </w:r>
      </w:ins>
      <w:ins w:id="443" w:author="Ben Fels" w:date="2024-12-16T22:07:00Z" w16du:dateUtc="2024-12-16T21:07:00Z">
        <w:r w:rsidR="00887B44" w:rsidRPr="00507DF9">
          <w:rPr>
            <w:highlight w:val="green"/>
          </w:rPr>
          <w:t>.</w:t>
        </w:r>
      </w:ins>
      <w:ins w:id="444" w:author="Ben Fels" w:date="2024-12-21T11:24:00Z" w16du:dateUtc="2024-12-21T10:24:00Z">
        <w:r w:rsidR="00A42C0D">
          <w:t xml:space="preserve"> </w:t>
        </w:r>
        <w:r w:rsidR="00A42C0D" w:rsidRPr="00E421BB">
          <w:rPr>
            <w:highlight w:val="green"/>
          </w:rPr>
          <w:t xml:space="preserve">Es </w:t>
        </w:r>
      </w:ins>
      <w:ins w:id="445" w:author="Ben Fels" w:date="2024-12-16T22:07:00Z" w16du:dateUtc="2024-12-16T21:07:00Z">
        <w:r w:rsidR="00887B44" w:rsidRPr="00E421BB">
          <w:rPr>
            <w:highlight w:val="green"/>
          </w:rPr>
          <w:t xml:space="preserve">bedarf </w:t>
        </w:r>
      </w:ins>
      <w:ins w:id="446" w:author="Ben Fels" w:date="2024-12-21T11:24:00Z" w16du:dateUtc="2024-12-21T10:24:00Z">
        <w:r w:rsidR="00A42C0D" w:rsidRPr="00E421BB">
          <w:rPr>
            <w:highlight w:val="green"/>
          </w:rPr>
          <w:t xml:space="preserve">folglich </w:t>
        </w:r>
      </w:ins>
      <w:ins w:id="447"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48" w:author="Ben Fels" w:date="2024-12-16T22:07:00Z" w16du:dateUtc="2024-12-16T21:07:00Z">
        <w:r w:rsidR="00887B44" w:rsidRPr="00E421BB">
          <w:rPr>
            <w:highlight w:val="green"/>
          </w:rPr>
          <w:t xml:space="preserve">die </w:t>
        </w:r>
      </w:ins>
      <w:ins w:id="449" w:author="Ben Fels" w:date="2024-12-21T09:21:00Z" w16du:dateUtc="2024-12-21T08:21:00Z">
        <w:r w:rsidR="00E3790C" w:rsidRPr="00E421BB">
          <w:rPr>
            <w:highlight w:val="green"/>
          </w:rPr>
          <w:t>A</w:t>
        </w:r>
      </w:ins>
      <w:ins w:id="450" w:author="Ben Fels" w:date="2024-12-16T22:07:00Z" w16du:dateUtc="2024-12-16T21:07:00Z">
        <w:r w:rsidR="00887B44" w:rsidRPr="00E421BB">
          <w:rPr>
            <w:highlight w:val="green"/>
          </w:rPr>
          <w:t>rgument</w:t>
        </w:r>
      </w:ins>
      <w:ins w:id="451" w:author="Ben Fels" w:date="2024-12-21T09:08:00Z" w16du:dateUtc="2024-12-21T08:08:00Z">
        <w:r w:rsidR="00961A84" w:rsidRPr="00E421BB">
          <w:rPr>
            <w:highlight w:val="green"/>
          </w:rPr>
          <w:t>ationsk</w:t>
        </w:r>
      </w:ins>
      <w:ins w:id="452"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3" w:author="Ben Fels" w:date="2024-12-16T22:07:00Z" w16du:dateUtc="2024-12-16T21:07:00Z">
        <w:r w:rsidR="00887B44" w:rsidRPr="00E421BB">
          <w:rPr>
            <w:highlight w:val="green"/>
          </w:rPr>
          <w:t>d</w:t>
        </w:r>
      </w:ins>
      <w:ins w:id="454" w:author="Ben Fels" w:date="2024-12-21T11:24:00Z" w16du:dateUtc="2024-12-21T10:24:00Z">
        <w:r w:rsidR="00A42C0D" w:rsidRPr="00E421BB">
          <w:rPr>
            <w:highlight w:val="green"/>
          </w:rPr>
          <w:t>ie</w:t>
        </w:r>
      </w:ins>
      <w:ins w:id="455"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56"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57" w:author="Ben Fels" w:date="2024-12-21T11:25:00Z" w16du:dateUtc="2024-12-21T10:25:00Z">
        <w:r w:rsidR="00563F3A" w:rsidRPr="00D20A3B">
          <w:rPr>
            <w:highlight w:val="green"/>
          </w:rPr>
          <w:t>a</w:t>
        </w:r>
      </w:ins>
      <w:ins w:id="458" w:author="Ben Fels" w:date="2024-12-16T22:07:00Z" w16du:dateUtc="2024-12-16T21:07:00Z">
        <w:r w:rsidR="00887B44" w:rsidRPr="00D20A3B">
          <w:rPr>
            <w:highlight w:val="green"/>
          </w:rPr>
          <w:t>nhand der Grundwahrheit die Ausgabe</w:t>
        </w:r>
      </w:ins>
      <w:ins w:id="459" w:author="Ben Fels" w:date="2024-12-21T11:25:00Z" w16du:dateUtc="2024-12-21T10:25:00Z">
        <w:r w:rsidR="00563F3A" w:rsidRPr="00D20A3B">
          <w:rPr>
            <w:highlight w:val="green"/>
          </w:rPr>
          <w:t>n</w:t>
        </w:r>
      </w:ins>
      <w:ins w:id="460" w:author="Ben Fels" w:date="2024-12-16T22:07:00Z" w16du:dateUtc="2024-12-16T21:07:00Z">
        <w:r w:rsidR="00887B44" w:rsidRPr="00D20A3B">
          <w:rPr>
            <w:highlight w:val="green"/>
          </w:rPr>
          <w:t xml:space="preserve"> des LLMs </w:t>
        </w:r>
      </w:ins>
      <w:ins w:id="461" w:author="Ben Fels" w:date="2024-12-21T11:25:00Z" w16du:dateUtc="2024-12-21T10:25:00Z">
        <w:r w:rsidR="00563F3A" w:rsidRPr="00D20A3B">
          <w:rPr>
            <w:highlight w:val="green"/>
          </w:rPr>
          <w:t>evaluier</w:t>
        </w:r>
      </w:ins>
      <w:r w:rsidR="00F06999" w:rsidRPr="00D20A3B">
        <w:rPr>
          <w:highlight w:val="green"/>
        </w:rPr>
        <w:t>t werden können</w:t>
      </w:r>
      <w:ins w:id="462" w:author="Ben Fels" w:date="2024-12-16T22:07:00Z" w16du:dateUtc="2024-12-16T21:07:00Z">
        <w:r w:rsidR="00887B44" w:rsidRPr="00D20A3B">
          <w:rPr>
            <w:highlight w:val="green"/>
          </w:rPr>
          <w:t>.</w:t>
        </w:r>
      </w:ins>
      <w:ins w:id="463"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4" w:author="Ben Fels" w:date="2024-12-21T09:27:00Z" w16du:dateUtc="2024-12-21T08:27:00Z">
        <w:r w:rsidR="0033434B" w:rsidRPr="00DC7CF3">
          <w:rPr>
            <w:highlight w:val="green"/>
          </w:rPr>
          <w:t>stünde die Möglichkeit einen eigenen Datensatz zu erstellen.</w:t>
        </w:r>
      </w:ins>
      <w:del w:id="465" w:author="Ben Fels" w:date="2024-12-21T08:55:00Z" w16du:dateUtc="2024-12-21T07:55:00Z">
        <w:r w:rsidR="008B78C2" w:rsidRPr="00DC7CF3" w:rsidDel="004B0C84">
          <w:rPr>
            <w:highlight w:val="green"/>
            <w:rPrChange w:id="466"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67"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68" w:author="Ben Fels" w:date="2024-12-21T08:22:00Z" w16du:dateUtc="2024-12-21T07:22:00Z">
              <w:rPr/>
            </w:rPrChange>
          </w:rPr>
          <w:fldChar w:fldCharType="end"/>
        </w:r>
      </w:del>
      <w:ins w:id="469" w:author="Ben Fels" w:date="2024-12-21T09:27:00Z" w16du:dateUtc="2024-12-21T08:27:00Z">
        <w:r w:rsidR="0033434B" w:rsidRPr="00DC7CF3">
          <w:rPr>
            <w:highlight w:val="green"/>
          </w:rPr>
          <w:t xml:space="preserve"> </w:t>
        </w:r>
      </w:ins>
      <w:ins w:id="470" w:author="Ben Fels" w:date="2024-12-22T10:46:00Z" w16du:dateUtc="2024-12-22T09:46:00Z">
        <w:r w:rsidR="00E72D5D" w:rsidRPr="00DC7CF3">
          <w:rPr>
            <w:highlight w:val="green"/>
          </w:rPr>
          <w:t>Der Schwerpunkt der Un</w:t>
        </w:r>
      </w:ins>
      <w:ins w:id="471"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2"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3" w:author="Ben Fels" w:date="2024-12-22T10:47:00Z" w16du:dateUtc="2024-12-22T09:47:00Z">
        <w:r w:rsidR="00E72D5D">
          <w:t xml:space="preserve">. </w:t>
        </w:r>
        <w:r w:rsidR="00E72D5D" w:rsidRPr="00E23ADE">
          <w:rPr>
            <w:highlight w:val="green"/>
          </w:rPr>
          <w:t>In Kombination</w:t>
        </w:r>
      </w:ins>
      <w:ins w:id="474" w:author="Ben Fels" w:date="2024-12-22T10:46:00Z" w16du:dateUtc="2024-12-22T09:46:00Z">
        <w:r w:rsidR="00E72D5D" w:rsidRPr="00E23ADE">
          <w:rPr>
            <w:highlight w:val="green"/>
          </w:rPr>
          <w:t xml:space="preserve"> </w:t>
        </w:r>
      </w:ins>
      <w:del w:id="475" w:author="Ben Fels" w:date="2024-12-22T10:47:00Z" w16du:dateUtc="2024-12-22T09:47:00Z">
        <w:r w:rsidR="00513527" w:rsidRPr="00E23ADE" w:rsidDel="00CB0D53">
          <w:rPr>
            <w:highlight w:val="green"/>
          </w:rPr>
          <w:delText xml:space="preserve">Aufgrund der </w:delText>
        </w:r>
      </w:del>
      <w:ins w:id="476"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77"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78" w:author="Ben Fels" w:date="2024-12-21T09:28:00Z" w16du:dateUtc="2024-12-21T08:28:00Z">
        <w:r w:rsidR="00966754" w:rsidRPr="00E23ADE" w:rsidDel="004732D9">
          <w:rPr>
            <w:highlight w:val="green"/>
          </w:rPr>
          <w:delText xml:space="preserve">wurde </w:delText>
        </w:r>
      </w:del>
      <w:ins w:id="479" w:author="Ben Fels" w:date="2024-12-21T09:28:00Z" w16du:dateUtc="2024-12-21T08:28:00Z">
        <w:r w:rsidR="004732D9" w:rsidRPr="00E23ADE">
          <w:rPr>
            <w:highlight w:val="green"/>
          </w:rPr>
          <w:t xml:space="preserve">wird </w:t>
        </w:r>
      </w:ins>
      <w:r w:rsidR="00966754" w:rsidRPr="00E23ADE">
        <w:rPr>
          <w:highlight w:val="green"/>
        </w:rPr>
        <w:t xml:space="preserve">sich </w:t>
      </w:r>
      <w:del w:id="480"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1" w:author="Ben Fels" w:date="2024-12-21T09:27:00Z" w16du:dateUtc="2024-12-21T08:27:00Z">
        <w:r w:rsidR="0033434B" w:rsidRPr="00E23ADE">
          <w:rPr>
            <w:highlight w:val="green"/>
          </w:rPr>
          <w:t xml:space="preserve"> </w:t>
        </w:r>
      </w:ins>
      <w:ins w:id="482" w:author="Ben Fels" w:date="2024-12-22T10:47:00Z" w16du:dateUtc="2024-12-22T09:47:00Z">
        <w:r w:rsidR="00CB0D53" w:rsidRPr="00E23ADE">
          <w:rPr>
            <w:highlight w:val="green"/>
          </w:rPr>
          <w:t>die Erstellung e</w:t>
        </w:r>
      </w:ins>
      <w:ins w:id="483"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4" w:author="Ben Fels" w:date="2024-12-21T08:42:00Z" w16du:dateUtc="2024-12-21T07:42:00Z">
        <w:r w:rsidR="00B72C1C" w:rsidRPr="00E23ADE">
          <w:rPr>
            <w:highlight w:val="green"/>
          </w:rPr>
          <w:t xml:space="preserve">Zur Orientierung: </w:t>
        </w:r>
      </w:ins>
      <w:ins w:id="485"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86" w:author="Ben Fels" w:date="2024-12-21T08:43:00Z" w16du:dateUtc="2024-12-21T07:43:00Z">
              <w:rPr>
                <w:rFonts w:cs="Arial"/>
                <w:highlight w:val="magenta"/>
                <w:lang w:val="en-US"/>
              </w:rPr>
            </w:rPrChange>
          </w:rPr>
          <w:t>Stab &amp; Gurevych</w:t>
        </w:r>
        <w:r w:rsidR="00F32EC3" w:rsidRPr="00463615">
          <w:rPr>
            <w:rFonts w:cs="Arial"/>
            <w:rPrChange w:id="487" w:author="Ben Fels" w:date="2024-12-21T08:43:00Z" w16du:dateUtc="2024-12-21T07:43:00Z">
              <w:rPr>
                <w:rFonts w:cs="Arial"/>
                <w:lang w:val="en-US"/>
              </w:rPr>
            </w:rPrChange>
          </w:rPr>
          <w:t xml:space="preserve"> </w:t>
        </w:r>
      </w:ins>
      <w:r w:rsidR="00F32EC3" w:rsidRPr="00463615">
        <w:rPr>
          <w:rFonts w:cs="Arial"/>
          <w:highlight w:val="magenta"/>
          <w:lang w:val="en-US"/>
          <w:rPrChange w:id="488"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89"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0" w:author="Ben Fels" w:date="2024-12-21T08:43:00Z" w16du:dateUtc="2024-12-21T07:43:00Z">
            <w:rPr>
              <w:rFonts w:cs="Arial"/>
              <w:lang w:val="en-US"/>
            </w:rPr>
          </w:rPrChange>
        </w:rPr>
        <w:fldChar w:fldCharType="end"/>
      </w:r>
      <w:ins w:id="491" w:author="Ben Fels" w:date="2024-12-21T08:43:00Z" w16du:dateUtc="2024-12-21T07:43:00Z">
        <w:r w:rsidR="00463615" w:rsidRPr="00463615">
          <w:rPr>
            <w:rFonts w:cs="Arial"/>
            <w:rPrChange w:id="492" w:author="Ben Fels" w:date="2024-12-21T08:43:00Z" w16du:dateUtc="2024-12-21T07:43:00Z">
              <w:rPr>
                <w:rFonts w:cs="Arial"/>
                <w:lang w:val="en-US"/>
              </w:rPr>
            </w:rPrChange>
          </w:rPr>
          <w:t xml:space="preserve"> </w:t>
        </w:r>
        <w:r w:rsidR="00463615" w:rsidRPr="00E23ADE">
          <w:rPr>
            <w:rFonts w:cs="Arial"/>
            <w:highlight w:val="green"/>
            <w:rPrChange w:id="493"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494" w:author="Ben Fels" w:date="2024-12-21T11:35:00Z" w16du:dateUtc="2024-12-21T10:35:00Z">
        <w:r w:rsidR="00537411">
          <w:rPr>
            <w:rFonts w:cs="Arial"/>
          </w:rPr>
          <w:t xml:space="preserve"> </w:t>
        </w:r>
      </w:ins>
      <w:ins w:id="495" w:author="Ben Fels" w:date="2024-12-21T09:29:00Z" w16du:dateUtc="2024-12-21T08:29:00Z">
        <w:r w:rsidR="00AC475E">
          <w:rPr>
            <w:rFonts w:cs="Arial"/>
          </w:rPr>
          <w:t>E</w:t>
        </w:r>
      </w:ins>
      <w:ins w:id="496"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497" w:author="Ben Fels" w:date="2024-12-21T09:04:00Z" w16du:dateUtc="2024-12-21T08:04:00Z"/>
          <w:rFonts w:cs="Arial"/>
        </w:rPr>
        <w:pPrChange w:id="498" w:author="Ben Fels" w:date="2024-12-21T09:29:00Z" w16du:dateUtc="2024-12-21T08:29:00Z">
          <w:pPr>
            <w:autoSpaceDE w:val="0"/>
            <w:autoSpaceDN w:val="0"/>
            <w:adjustRightInd w:val="0"/>
            <w:spacing w:after="0"/>
            <w:jc w:val="both"/>
          </w:pPr>
        </w:pPrChange>
      </w:pPr>
      <w:del w:id="499" w:author="Ben Fels" w:date="2024-12-21T09:06:00Z" w16du:dateUtc="2024-12-21T08:06:00Z">
        <w:r w:rsidRPr="004266E6" w:rsidDel="00E965FE">
          <w:rPr>
            <w:highlight w:val="red"/>
          </w:rPr>
          <w:delText xml:space="preserve">Es wurde </w:delText>
        </w:r>
      </w:del>
      <w:del w:id="500" w:author="Ben Fels" w:date="2024-12-21T09:30:00Z" w16du:dateUtc="2024-12-21T08:30:00Z">
        <w:r w:rsidRPr="004266E6" w:rsidDel="001F0DCB">
          <w:rPr>
            <w:highlight w:val="red"/>
          </w:rPr>
          <w:delText xml:space="preserve">der </w:delText>
        </w:r>
      </w:del>
      <w:ins w:id="501" w:author="Ben Fels" w:date="2024-12-21T08:45:00Z" w16du:dateUtc="2024-12-21T07:45:00Z">
        <w:r w:rsidR="00EA7E90" w:rsidRPr="004266E6">
          <w:rPr>
            <w:highlight w:val="red"/>
          </w:rPr>
          <w:t>Argument Annotated Essays (</w:t>
        </w:r>
      </w:ins>
      <w:ins w:id="502" w:author="Ben Fels" w:date="2024-12-21T09:30:00Z" w16du:dateUtc="2024-12-21T08:30:00Z">
        <w:r w:rsidR="001F0DCB" w:rsidRPr="004266E6">
          <w:rPr>
            <w:highlight w:val="red"/>
          </w:rPr>
          <w:t>V</w:t>
        </w:r>
      </w:ins>
      <w:ins w:id="503" w:author="Ben Fels" w:date="2024-12-21T08:45:00Z" w16du:dateUtc="2024-12-21T07:45:00Z">
        <w:r w:rsidR="00EA7E90" w:rsidRPr="004266E6">
          <w:rPr>
            <w:highlight w:val="red"/>
          </w:rPr>
          <w:t>ersion 2)</w:t>
        </w:r>
        <w:r w:rsidR="009F4724" w:rsidRPr="004266E6">
          <w:rPr>
            <w:highlight w:val="red"/>
          </w:rPr>
          <w:t xml:space="preserve"> </w:t>
        </w:r>
      </w:ins>
      <w:del w:id="504" w:author="Ben Fels" w:date="2024-12-21T08:45:00Z" w16du:dateUtc="2024-12-21T07:45:00Z">
        <w:r w:rsidR="00954FFB" w:rsidRPr="004266E6" w:rsidDel="00EA7E90">
          <w:rPr>
            <w:highlight w:val="red"/>
          </w:rPr>
          <w:delText xml:space="preserve">… </w:delText>
        </w:r>
      </w:del>
      <w:r w:rsidRPr="004266E6">
        <w:rPr>
          <w:highlight w:val="red"/>
        </w:rPr>
        <w:t>Datensatz</w:t>
      </w:r>
      <w:ins w:id="505" w:author="Ben Fels" w:date="2024-12-21T08:45:00Z" w16du:dateUtc="2024-12-21T07:45:00Z">
        <w:r w:rsidR="00BC6555" w:rsidRPr="004266E6">
          <w:rPr>
            <w:highlight w:val="red"/>
          </w:rPr>
          <w:t xml:space="preserve"> </w:t>
        </w:r>
      </w:ins>
      <w:ins w:id="506" w:author="Ben Fels" w:date="2024-12-21T08:54:00Z" w16du:dateUtc="2024-12-21T07:54:00Z">
        <w:r w:rsidR="00440A71" w:rsidRPr="004266E6">
          <w:rPr>
            <w:highlight w:val="red"/>
          </w:rPr>
          <w:t>(</w:t>
        </w:r>
      </w:ins>
      <w:ins w:id="507"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0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09" w:author="Ben Fels" w:date="2024-12-21T08:46:00Z" w16du:dateUtc="2024-12-21T07:46:00Z">
            <w:rPr>
              <w:rFonts w:cs="Arial"/>
            </w:rPr>
          </w:rPrChange>
        </w:rPr>
        <w:t>2017a)</w:t>
      </w:r>
      <w:r w:rsidR="00895A9C">
        <w:fldChar w:fldCharType="end"/>
      </w:r>
      <w:r>
        <w:t xml:space="preserve"> </w:t>
      </w:r>
      <w:del w:id="510" w:author="Ben Fels" w:date="2024-12-21T09:31:00Z" w16du:dateUtc="2024-12-21T08:31:00Z">
        <w:r w:rsidDel="001F0DCB">
          <w:delText>herangezogen</w:delText>
        </w:r>
      </w:del>
      <w:ins w:id="511" w:author="Ben Fels" w:date="2024-12-21T09:31:00Z" w16du:dateUtc="2024-12-21T08:31:00Z">
        <w:r w:rsidR="001F0DCB">
          <w:t>als geeignet betrachtet</w:t>
        </w:r>
      </w:ins>
      <w:del w:id="51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3" w:author="Ben Fels" w:date="2024-12-21T08:47:00Z" w16du:dateUtc="2024-12-21T07:47:00Z">
        <w:r w:rsidR="00615AF5">
          <w:t xml:space="preserve">Dieser Datensatz </w:t>
        </w:r>
      </w:ins>
      <w:ins w:id="514" w:author="Ben Fels" w:date="2024-12-21T08:49:00Z" w16du:dateUtc="2024-12-21T07:49:00Z">
        <w:r w:rsidR="00076BD0">
          <w:t>ist das Ergebnis der Arbeit vo</w:t>
        </w:r>
        <w:r w:rsidR="00076BD0" w:rsidRPr="00DA5B3A">
          <w:rPr>
            <w:highlight w:val="magenta"/>
            <w:rPrChange w:id="515" w:author="Ben Fels" w:date="2024-12-21T08:53:00Z" w16du:dateUtc="2024-12-21T07:53:00Z">
              <w:rPr/>
            </w:rPrChange>
          </w:rPr>
          <w:t xml:space="preserve">n </w:t>
        </w:r>
      </w:ins>
      <w:ins w:id="516" w:author="Ben Fels" w:date="2024-12-21T08:47:00Z" w16du:dateUtc="2024-12-21T07:47:00Z">
        <w:r w:rsidR="00615AF5" w:rsidRPr="00DA5B3A">
          <w:rPr>
            <w:rFonts w:cs="Arial"/>
            <w:highlight w:val="magenta"/>
            <w:rPrChange w:id="517" w:author="Ben Fels" w:date="2024-12-21T08:53:00Z" w16du:dateUtc="2024-12-21T07:53:00Z">
              <w:rPr>
                <w:rFonts w:cs="Arial"/>
              </w:rPr>
            </w:rPrChange>
          </w:rPr>
          <w:t xml:space="preserve">Stab &amp; Gurevych </w:t>
        </w:r>
      </w:ins>
      <w:r w:rsidR="00076BD0" w:rsidRPr="00DA5B3A">
        <w:rPr>
          <w:rFonts w:cs="Arial"/>
          <w:highlight w:val="magenta"/>
          <w:rPrChange w:id="518" w:author="Ben Fels" w:date="2024-12-21T08:53:00Z" w16du:dateUtc="2024-12-21T07:53:00Z">
            <w:rPr>
              <w:rFonts w:cs="Arial"/>
            </w:rPr>
          </w:rPrChange>
        </w:rPr>
        <w:fldChar w:fldCharType="begin"/>
      </w:r>
      <w:r w:rsidR="00076BD0" w:rsidRPr="00DA5B3A">
        <w:rPr>
          <w:rFonts w:cs="Arial"/>
          <w:highlight w:val="magenta"/>
          <w:rPrChange w:id="51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0" w:author="Ben Fels" w:date="2024-12-21T08:53:00Z" w16du:dateUtc="2024-12-21T07:53:00Z">
            <w:rPr>
              <w:rFonts w:cs="Arial"/>
            </w:rPr>
          </w:rPrChange>
        </w:rPr>
        <w:fldChar w:fldCharType="separate"/>
      </w:r>
      <w:r w:rsidR="00076BD0" w:rsidRPr="00DA5B3A">
        <w:rPr>
          <w:rFonts w:cs="Arial"/>
          <w:highlight w:val="magenta"/>
          <w:rPrChange w:id="521" w:author="Ben Fels" w:date="2024-12-21T08:53:00Z" w16du:dateUtc="2024-12-21T07:53:00Z">
            <w:rPr>
              <w:rFonts w:cs="Arial"/>
            </w:rPr>
          </w:rPrChange>
        </w:rPr>
        <w:t>(2017b)</w:t>
      </w:r>
      <w:r w:rsidR="00076BD0" w:rsidRPr="00DA5B3A">
        <w:rPr>
          <w:rFonts w:cs="Arial"/>
          <w:highlight w:val="magenta"/>
          <w:rPrChange w:id="522" w:author="Ben Fels" w:date="2024-12-21T08:53:00Z" w16du:dateUtc="2024-12-21T07:53:00Z">
            <w:rPr>
              <w:rFonts w:cs="Arial"/>
            </w:rPr>
          </w:rPrChange>
        </w:rPr>
        <w:fldChar w:fldCharType="end"/>
      </w:r>
      <w:ins w:id="52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524" w:author="Ben Fels" w:date="2024-12-21T08:47:00Z" w16du:dateUtc="2024-12-21T07:47:00Z">
        <w:r w:rsidR="0028784F">
          <w:rPr>
            <w:rFonts w:cs="Arial"/>
          </w:rPr>
          <w:t>.</w:t>
        </w:r>
      </w:ins>
      <w:ins w:id="525"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26" w:author="Ben Fels" w:date="2024-12-21T08:56:00Z" w16du:dateUtc="2024-12-21T07:56:00Z">
        <w:r w:rsidR="004B0C84">
          <w:t xml:space="preserve">Der Datensatz besteht aus </w:t>
        </w:r>
        <w:r w:rsidR="004B0C84" w:rsidRPr="00375107">
          <w:t>40</w:t>
        </w:r>
      </w:ins>
      <w:r w:rsidR="00C506A3">
        <w:t>2</w:t>
      </w:r>
      <w:ins w:id="527"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28" w:author="Ben Fels" w:date="2024-12-21T08:56:00Z" w16du:dateUtc="2024-12-21T07:56:00Z">
        <w:r w:rsidR="00E04072" w:rsidRPr="003A64B5">
          <w:rPr>
            <w:rFonts w:cs="Arial"/>
            <w:highlight w:val="magenta"/>
          </w:rPr>
          <w:t>Cabrio &amp; Villata</w:t>
        </w:r>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29"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0" w:author="Ben Fels" w:date="2024-12-21T08:56:00Z" w16du:dateUtc="2024-12-21T07:56:00Z">
        <w:r w:rsidR="00E04072" w:rsidRPr="00B90517">
          <w:rPr>
            <w:i/>
            <w:highlight w:val="magenta"/>
          </w:rPr>
          <w:fldChar w:fldCharType="end"/>
        </w:r>
      </w:ins>
      <w:r w:rsidR="00E04072">
        <w:rPr>
          <w:i/>
        </w:rPr>
        <w:t xml:space="preserve"> </w:t>
      </w:r>
      <w:ins w:id="531"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32" w:author="Ben Fels" w:date="2024-12-21T09:44:00Z" w16du:dateUtc="2024-12-21T08:44:00Z">
        <w:r w:rsidR="00370EB9">
          <w:t xml:space="preserve"> </w:t>
        </w:r>
      </w:ins>
    </w:p>
    <w:p w14:paraId="351125F8" w14:textId="3F870BC9" w:rsidR="00EA710C" w:rsidRPr="00EA710C" w:rsidRDefault="00EA710C" w:rsidP="00DB6600">
      <w:pPr>
        <w:rPr>
          <w:ins w:id="533" w:author="Ben Fels" w:date="2024-12-21T09:04:00Z" w16du:dateUtc="2024-12-21T08:04:00Z"/>
          <w:b/>
        </w:rPr>
      </w:pPr>
      <w:r w:rsidRPr="00EA710C">
        <w:rPr>
          <w:b/>
        </w:rPr>
        <w:t>Ergebnisse aus der EDA</w:t>
      </w:r>
    </w:p>
    <w:p w14:paraId="4C25C0ED" w14:textId="7E3DEB34" w:rsidR="00376C29" w:rsidRPr="004C0C7E" w:rsidDel="008E4A9B" w:rsidRDefault="00B72C60" w:rsidP="001F7CA5">
      <w:pPr>
        <w:autoSpaceDE w:val="0"/>
        <w:autoSpaceDN w:val="0"/>
        <w:adjustRightInd w:val="0"/>
        <w:spacing w:after="0"/>
        <w:jc w:val="both"/>
        <w:rPr>
          <w:del w:id="534"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35" w:author="Ben Fels" w:date="2024-12-21T08:50:00Z" w16du:dateUtc="2024-12-21T07:50:00Z">
        <w:r w:rsidR="00800EFE" w:rsidRPr="00264CD0" w:rsidDel="00C02EE7">
          <w:rPr>
            <w:highlight w:val="green"/>
          </w:rPr>
          <w:delText xml:space="preserve">Essays </w:delText>
        </w:r>
      </w:del>
      <w:ins w:id="536"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37"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auch die Annotationen als ann-Dateien</w:t>
      </w:r>
      <w:r w:rsidR="00800EFE" w:rsidRPr="00CD387E">
        <w:rPr>
          <w:highlight w:val="yellow"/>
          <w:rPrChange w:id="538" w:author="Ben Fels" w:date="2024-12-21T10:15:00Z" w16du:dateUtc="2024-12-21T09:15:00Z">
            <w:rPr/>
          </w:rPrChange>
        </w:rPr>
        <w:t xml:space="preserve">. </w:t>
      </w:r>
      <w:del w:id="539" w:author="Ben Fels" w:date="2024-12-21T08:50:00Z" w16du:dateUtc="2024-12-21T07:50:00Z">
        <w:r w:rsidR="0091105B" w:rsidRPr="00CD387E" w:rsidDel="00EE501B">
          <w:rPr>
            <w:highlight w:val="yellow"/>
            <w:rPrChange w:id="540" w:author="Ben Fels" w:date="2024-12-21T10:15:00Z" w16du:dateUtc="2024-12-21T09:15:00Z">
              <w:rPr/>
            </w:rPrChange>
          </w:rPr>
          <w:delText xml:space="preserve">Es </w:delText>
        </w:r>
      </w:del>
      <w:ins w:id="541" w:author="Ben Fels" w:date="2024-12-21T08:51:00Z" w16du:dateUtc="2024-12-21T07:51:00Z">
        <w:r w:rsidR="000B14C2" w:rsidRPr="00CD387E">
          <w:rPr>
            <w:highlight w:val="yellow"/>
            <w:rPrChange w:id="542" w:author="Ben Fels" w:date="2024-12-21T10:15:00Z" w16du:dateUtc="2024-12-21T09:15:00Z">
              <w:rPr/>
            </w:rPrChange>
          </w:rPr>
          <w:t xml:space="preserve">Bei den </w:t>
        </w:r>
      </w:ins>
      <w:ins w:id="543" w:author="Ben Fels" w:date="2024-12-21T08:50:00Z" w16du:dateUtc="2024-12-21T07:50:00Z">
        <w:r w:rsidR="00EE501B" w:rsidRPr="00CD387E">
          <w:rPr>
            <w:highlight w:val="yellow"/>
            <w:rPrChange w:id="544" w:author="Ben Fels" w:date="2024-12-21T10:15:00Z" w16du:dateUtc="2024-12-21T09:15:00Z">
              <w:rPr/>
            </w:rPrChange>
          </w:rPr>
          <w:t xml:space="preserve">Annotationen </w:t>
        </w:r>
      </w:ins>
      <w:del w:id="545" w:author="Ben Fels" w:date="2024-12-21T08:51:00Z" w16du:dateUtc="2024-12-21T07:51:00Z">
        <w:r w:rsidR="0091105B" w:rsidRPr="00CD387E" w:rsidDel="00EE501B">
          <w:rPr>
            <w:highlight w:val="yellow"/>
            <w:rPrChange w:id="546" w:author="Ben Fels" w:date="2024-12-21T10:15:00Z" w16du:dateUtc="2024-12-21T09:15:00Z">
              <w:rPr/>
            </w:rPrChange>
          </w:rPr>
          <w:delText xml:space="preserve">wird </w:delText>
        </w:r>
      </w:del>
      <w:ins w:id="547" w:author="Ben Fels" w:date="2024-12-21T08:51:00Z" w16du:dateUtc="2024-12-21T07:51:00Z">
        <w:r w:rsidR="000B14C2" w:rsidRPr="00CD387E">
          <w:rPr>
            <w:highlight w:val="yellow"/>
            <w:rPrChange w:id="548" w:author="Ben Fels" w:date="2024-12-21T10:15:00Z" w16du:dateUtc="2024-12-21T09:15:00Z">
              <w:rPr/>
            </w:rPrChange>
          </w:rPr>
          <w:t xml:space="preserve">werden </w:t>
        </w:r>
        <w:r w:rsidR="000F522D" w:rsidRPr="00CD387E">
          <w:rPr>
            <w:highlight w:val="yellow"/>
            <w:rPrChange w:id="549" w:author="Ben Fels" w:date="2024-12-21T10:15:00Z" w16du:dateUtc="2024-12-21T09:15:00Z">
              <w:rPr/>
            </w:rPrChange>
          </w:rPr>
          <w:t xml:space="preserve">die Argumentationskomponenten </w:t>
        </w:r>
      </w:ins>
      <w:del w:id="550" w:author="Ben Fels" w:date="2024-12-21T08:51:00Z" w16du:dateUtc="2024-12-21T07:51:00Z">
        <w:r w:rsidR="0091105B" w:rsidRPr="00CD387E" w:rsidDel="000F522D">
          <w:rPr>
            <w:highlight w:val="yellow"/>
            <w:rPrChange w:id="551" w:author="Ben Fels" w:date="2024-12-21T10:15:00Z" w16du:dateUtc="2024-12-21T09:15:00Z">
              <w:rPr/>
            </w:rPrChange>
          </w:rPr>
          <w:delText xml:space="preserve">zwischen </w:delText>
        </w:r>
      </w:del>
      <w:r w:rsidR="000B4D81" w:rsidRPr="00CD387E">
        <w:rPr>
          <w:highlight w:val="yellow"/>
          <w:rPrChange w:id="552" w:author="Ben Fels" w:date="2024-12-21T10:15:00Z" w16du:dateUtc="2024-12-21T09:15:00Z">
            <w:rPr/>
          </w:rPrChange>
        </w:rPr>
        <w:t>Hauptaussage (</w:t>
      </w:r>
      <w:r w:rsidR="005107A0">
        <w:rPr>
          <w:highlight w:val="yellow"/>
        </w:rPr>
        <w:t xml:space="preserve">engl. </w:t>
      </w:r>
      <w:r w:rsidR="00FA4398" w:rsidRPr="00CD387E">
        <w:rPr>
          <w:highlight w:val="yellow"/>
          <w:rPrChange w:id="553" w:author="Ben Fels" w:date="2024-12-21T10:15:00Z" w16du:dateUtc="2024-12-21T09:15:00Z">
            <w:rPr/>
          </w:rPrChange>
        </w:rPr>
        <w:t>MajorClaim</w:t>
      </w:r>
      <w:r w:rsidR="00B70058" w:rsidRPr="00CD387E">
        <w:rPr>
          <w:highlight w:val="yellow"/>
          <w:rPrChange w:id="554" w:author="Ben Fels" w:date="2024-12-21T10:15:00Z" w16du:dateUtc="2024-12-21T09:15:00Z">
            <w:rPr/>
          </w:rPrChange>
        </w:rPr>
        <w:t>s</w:t>
      </w:r>
      <w:r w:rsidR="000B4D81" w:rsidRPr="00CD387E">
        <w:rPr>
          <w:highlight w:val="yellow"/>
          <w:rPrChange w:id="555" w:author="Ben Fels" w:date="2024-12-21T10:15:00Z" w16du:dateUtc="2024-12-21T09:15:00Z">
            <w:rPr/>
          </w:rPrChange>
        </w:rPr>
        <w:t>)</w:t>
      </w:r>
      <w:r w:rsidR="00FA4398" w:rsidRPr="00CD387E">
        <w:rPr>
          <w:highlight w:val="yellow"/>
          <w:rPrChange w:id="556" w:author="Ben Fels" w:date="2024-12-21T10:15:00Z" w16du:dateUtc="2024-12-21T09:15:00Z">
            <w:rPr/>
          </w:rPrChange>
        </w:rPr>
        <w:t xml:space="preserve">, </w:t>
      </w:r>
      <w:r w:rsidR="000E6805" w:rsidRPr="00CD387E">
        <w:rPr>
          <w:highlight w:val="yellow"/>
          <w:rPrChange w:id="557" w:author="Ben Fels" w:date="2024-12-21T10:15:00Z" w16du:dateUtc="2024-12-21T09:15:00Z">
            <w:rPr/>
          </w:rPrChange>
        </w:rPr>
        <w:t>Behauptungen (</w:t>
      </w:r>
      <w:r w:rsidR="005107A0">
        <w:rPr>
          <w:highlight w:val="yellow"/>
        </w:rPr>
        <w:t xml:space="preserve">engl. </w:t>
      </w:r>
      <w:r w:rsidR="000E6805" w:rsidRPr="00CD387E">
        <w:rPr>
          <w:highlight w:val="yellow"/>
          <w:rPrChange w:id="558" w:author="Ben Fels" w:date="2024-12-21T10:15:00Z" w16du:dateUtc="2024-12-21T09:15:00Z">
            <w:rPr/>
          </w:rPrChange>
        </w:rPr>
        <w:t xml:space="preserve">claims) </w:t>
      </w:r>
      <w:r w:rsidR="00FA4398" w:rsidRPr="00CD387E">
        <w:rPr>
          <w:highlight w:val="yellow"/>
          <w:rPrChange w:id="559" w:author="Ben Fels" w:date="2024-12-21T10:15:00Z" w16du:dateUtc="2024-12-21T09:15:00Z">
            <w:rPr/>
          </w:rPrChange>
        </w:rPr>
        <w:t xml:space="preserve">und </w:t>
      </w:r>
      <w:r w:rsidR="00A243E1" w:rsidRPr="00CD387E">
        <w:rPr>
          <w:highlight w:val="yellow"/>
          <w:rPrChange w:id="560" w:author="Ben Fels" w:date="2024-12-21T10:15:00Z" w16du:dateUtc="2024-12-21T09:15:00Z">
            <w:rPr/>
          </w:rPrChange>
        </w:rPr>
        <w:t>Prämissen (</w:t>
      </w:r>
      <w:r w:rsidR="005107A0">
        <w:rPr>
          <w:highlight w:val="yellow"/>
        </w:rPr>
        <w:t xml:space="preserve">engl. </w:t>
      </w:r>
      <w:r w:rsidR="00A243E1" w:rsidRPr="00CD387E">
        <w:rPr>
          <w:highlight w:val="yellow"/>
          <w:rPrChange w:id="561" w:author="Ben Fels" w:date="2024-12-21T10:15:00Z" w16du:dateUtc="2024-12-21T09:15:00Z">
            <w:rPr/>
          </w:rPrChange>
        </w:rPr>
        <w:t>p</w:t>
      </w:r>
      <w:r w:rsidR="00FA4398" w:rsidRPr="00CD387E">
        <w:rPr>
          <w:highlight w:val="yellow"/>
          <w:rPrChange w:id="562" w:author="Ben Fels" w:date="2024-12-21T10:15:00Z" w16du:dateUtc="2024-12-21T09:15:00Z">
            <w:rPr/>
          </w:rPrChange>
        </w:rPr>
        <w:t>remises</w:t>
      </w:r>
      <w:r w:rsidR="00A243E1" w:rsidRPr="00CD387E">
        <w:rPr>
          <w:highlight w:val="yellow"/>
          <w:rPrChange w:id="563" w:author="Ben Fels" w:date="2024-12-21T10:15:00Z" w16du:dateUtc="2024-12-21T09:15:00Z">
            <w:rPr/>
          </w:rPrChange>
        </w:rPr>
        <w:t>)</w:t>
      </w:r>
      <w:ins w:id="564" w:author="Ben Fels" w:date="2024-12-21T08:51:00Z" w16du:dateUtc="2024-12-21T07:51:00Z">
        <w:r w:rsidR="000B14C2" w:rsidRPr="00CD387E">
          <w:rPr>
            <w:highlight w:val="yellow"/>
            <w:rPrChange w:id="565" w:author="Ben Fels" w:date="2024-12-21T10:15:00Z" w16du:dateUtc="2024-12-21T09:15:00Z">
              <w:rPr/>
            </w:rPrChange>
          </w:rPr>
          <w:t xml:space="preserve"> unterschieden</w:t>
        </w:r>
      </w:ins>
      <w:del w:id="566" w:author="Ben Fels" w:date="2024-12-21T08:51:00Z" w16du:dateUtc="2024-12-21T07:51:00Z">
        <w:r w:rsidR="00FA4398" w:rsidDel="00EE501B">
          <w:delText xml:space="preserve"> </w:delText>
        </w:r>
        <w:r w:rsidR="00FA4398" w:rsidRPr="00427043" w:rsidDel="00EE501B">
          <w:rPr>
            <w:highlight w:val="green"/>
            <w:rPrChange w:id="567" w:author="Ben Fels" w:date="2024-12-21T08:54:00Z" w16du:dateUtc="2024-12-21T07:54:00Z">
              <w:rPr/>
            </w:rPrChange>
          </w:rPr>
          <w:delText>unterschieden</w:delText>
        </w:r>
      </w:del>
      <w:r w:rsidR="00FA4398" w:rsidRPr="00427043">
        <w:rPr>
          <w:highlight w:val="green"/>
          <w:rPrChange w:id="568" w:author="Ben Fels" w:date="2024-12-21T08:54:00Z" w16du:dateUtc="2024-12-21T07:54:00Z">
            <w:rPr/>
          </w:rPrChange>
        </w:rPr>
        <w:t>.</w:t>
      </w:r>
      <w:ins w:id="569" w:author="Ben Fels" w:date="2024-12-21T09:45:00Z" w16du:dateUtc="2024-12-21T08:45:00Z">
        <w:r w:rsidR="008E4A9B">
          <w:rPr>
            <w:highlight w:val="green"/>
          </w:rPr>
          <w:t xml:space="preserve"> </w:t>
        </w:r>
      </w:ins>
      <w:ins w:id="570" w:author="Ben Fels" w:date="2024-12-21T10:06:00Z" w16du:dateUtc="2024-12-21T09:06:00Z">
        <w:r w:rsidR="008631F4">
          <w:rPr>
            <w:highlight w:val="green"/>
          </w:rPr>
          <w:t>Nach</w:t>
        </w:r>
      </w:ins>
      <w:ins w:id="571" w:author="Ben Fels" w:date="2024-12-21T10:08:00Z" w16du:dateUtc="2024-12-21T09:08:00Z">
        <w:r w:rsidR="00F072E1">
          <w:rPr>
            <w:highlight w:val="green"/>
          </w:rPr>
          <w:t xml:space="preserve"> </w:t>
        </w:r>
        <w:r w:rsidR="00F072E1" w:rsidRPr="00895A9C">
          <w:rPr>
            <w:rFonts w:cs="Arial"/>
            <w:highlight w:val="magenta"/>
          </w:rPr>
          <w:t>Stab &amp; Gurevych</w:t>
        </w:r>
      </w:ins>
      <w:ins w:id="572" w:author="Ben Fels" w:date="2024-12-21T10:06:00Z" w16du:dateUtc="2024-12-21T09:06:00Z">
        <w:r w:rsidR="008631F4">
          <w:rPr>
            <w:highlight w:val="green"/>
          </w:rPr>
          <w:t xml:space="preserve"> </w:t>
        </w:r>
      </w:ins>
      <w:r w:rsidR="00A951CF" w:rsidRPr="00F072E1">
        <w:rPr>
          <w:highlight w:val="magenta"/>
          <w:rPrChange w:id="573" w:author="Ben Fels" w:date="2024-12-21T10:07:00Z" w16du:dateUtc="2024-12-21T09:07:00Z">
            <w:rPr>
              <w:highlight w:val="green"/>
            </w:rPr>
          </w:rPrChange>
        </w:rPr>
        <w:fldChar w:fldCharType="begin"/>
      </w:r>
      <w:r w:rsidR="00A951CF" w:rsidRPr="00F072E1">
        <w:rPr>
          <w:highlight w:val="magenta"/>
          <w:rPrChange w:id="574"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75" w:author="Ben Fels" w:date="2024-12-21T10:07:00Z" w16du:dateUtc="2024-12-21T09:07:00Z">
            <w:rPr>
              <w:highlight w:val="green"/>
            </w:rPr>
          </w:rPrChange>
        </w:rPr>
        <w:fldChar w:fldCharType="separate"/>
      </w:r>
      <w:r w:rsidR="00A951CF" w:rsidRPr="00F072E1">
        <w:rPr>
          <w:rFonts w:cs="Arial"/>
          <w:highlight w:val="magenta"/>
          <w:rPrChange w:id="576" w:author="Ben Fels" w:date="2024-12-21T10:07:00Z" w16du:dateUtc="2024-12-21T09:07:00Z">
            <w:rPr>
              <w:rFonts w:cs="Arial"/>
              <w:highlight w:val="green"/>
            </w:rPr>
          </w:rPrChange>
        </w:rPr>
        <w:t>(2017b, S. 627)</w:t>
      </w:r>
      <w:r w:rsidR="00A951CF" w:rsidRPr="00F072E1">
        <w:rPr>
          <w:highlight w:val="magenta"/>
          <w:rPrChange w:id="577" w:author="Ben Fels" w:date="2024-12-21T10:07:00Z" w16du:dateUtc="2024-12-21T09:07:00Z">
            <w:rPr>
              <w:highlight w:val="green"/>
            </w:rPr>
          </w:rPrChange>
        </w:rPr>
        <w:fldChar w:fldCharType="end"/>
      </w:r>
      <w:ins w:id="578" w:author="Ben Fels" w:date="2024-12-21T10:07:00Z" w16du:dateUtc="2024-12-21T09:07:00Z">
        <w:r w:rsidR="00F072E1">
          <w:rPr>
            <w:highlight w:val="green"/>
          </w:rPr>
          <w:t xml:space="preserve"> </w:t>
        </w:r>
      </w:ins>
      <w:ins w:id="579" w:author="Ben Fels" w:date="2024-12-21T10:14:00Z" w16du:dateUtc="2024-12-21T09:14:00Z">
        <w:r w:rsidR="001B0D18">
          <w:rPr>
            <w:highlight w:val="green"/>
          </w:rPr>
          <w:t xml:space="preserve">beinhalten </w:t>
        </w:r>
      </w:ins>
      <w:ins w:id="580" w:author="Ben Fels" w:date="2024-12-21T11:11:00Z" w16du:dateUtc="2024-12-21T10:11:00Z">
        <w:r w:rsidR="00AD7B99">
          <w:rPr>
            <w:highlight w:val="green"/>
          </w:rPr>
          <w:t>solche</w:t>
        </w:r>
      </w:ins>
      <w:ins w:id="581" w:author="Ben Fels" w:date="2024-12-21T10:14:00Z" w16du:dateUtc="2024-12-21T09:14:00Z">
        <w:r w:rsidR="001B0D18">
          <w:rPr>
            <w:highlight w:val="green"/>
          </w:rPr>
          <w:t xml:space="preserve"> Aufsätze</w:t>
        </w:r>
      </w:ins>
      <w:ins w:id="582"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83" w:author="Ben Fels" w:date="2024-12-21T10:07:00Z" w16du:dateUtc="2024-12-21T09:07:00Z">
        <w:r w:rsidR="00A951CF" w:rsidRPr="00101987">
          <w:rPr>
            <w:highlight w:val="yellow"/>
          </w:rPr>
          <w:t xml:space="preserve">Hauptaussage </w:t>
        </w:r>
      </w:ins>
      <w:ins w:id="584" w:author="Ben Fels" w:date="2024-12-21T10:15:00Z" w16du:dateUtc="2024-12-21T09:15:00Z">
        <w:r w:rsidR="001B0D18" w:rsidRPr="00101987">
          <w:rPr>
            <w:highlight w:val="yellow"/>
          </w:rPr>
          <w:t xml:space="preserve">spiegelt </w:t>
        </w:r>
      </w:ins>
      <w:ins w:id="585" w:author="Ben Fels" w:date="2024-12-21T09:45:00Z" w16du:dateUtc="2024-12-21T08:45:00Z">
        <w:r w:rsidR="008E4A9B" w:rsidRPr="00101987">
          <w:rPr>
            <w:highlight w:val="yellow"/>
          </w:rPr>
          <w:t>d</w:t>
        </w:r>
      </w:ins>
      <w:ins w:id="586" w:author="Ben Fels" w:date="2024-12-21T09:46:00Z" w16du:dateUtc="2024-12-21T08:46:00Z">
        <w:r w:rsidR="005645A2" w:rsidRPr="00101987">
          <w:rPr>
            <w:highlight w:val="yellow"/>
          </w:rPr>
          <w:t>en Standpunkt des Autoren wider</w:t>
        </w:r>
      </w:ins>
      <w:ins w:id="587" w:author="Ben Fels" w:date="2024-12-21T10:09:00Z" w16du:dateUtc="2024-12-21T09:09:00Z">
        <w:r w:rsidR="00D27617" w:rsidRPr="00101987">
          <w:rPr>
            <w:highlight w:val="yellow"/>
            <w:rPrChange w:id="588"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589" w:author="Ben Fels" w:date="2024-12-21T10:10:00Z" w16du:dateUtc="2024-12-21T09:10:00Z">
        <w:r w:rsidR="00500497" w:rsidRPr="00101987">
          <w:rPr>
            <w:highlight w:val="yellow"/>
          </w:rPr>
          <w:t>unterstützt oder angegriffen werden</w:t>
        </w:r>
      </w:ins>
      <w:ins w:id="590" w:author="Ben Fels" w:date="2024-12-21T10:09:00Z" w16du:dateUtc="2024-12-21T09:09:00Z">
        <w:r w:rsidR="00D27617" w:rsidRPr="00101987">
          <w:rPr>
            <w:highlight w:val="yellow"/>
          </w:rPr>
          <w:t xml:space="preserve">. </w:t>
        </w:r>
      </w:ins>
      <w:del w:id="591" w:author="Ben Fels" w:date="2024-12-21T10:09:00Z" w16du:dateUtc="2024-12-21T09:09:00Z">
        <w:r w:rsidR="00FA4398" w:rsidRPr="00101987" w:rsidDel="00D27617">
          <w:rPr>
            <w:highlight w:val="yellow"/>
            <w:rPrChange w:id="592" w:author="Ben Fels" w:date="2024-12-21T11:18:00Z" w16du:dateUtc="2024-12-21T10:18:00Z">
              <w:rPr/>
            </w:rPrChange>
          </w:rPr>
          <w:delText xml:space="preserve"> </w:delText>
        </w:r>
      </w:del>
      <w:ins w:id="593" w:author="Ben Fels" w:date="2024-12-21T10:06:00Z" w16du:dateUtc="2024-12-21T09:06:00Z">
        <w:r w:rsidR="008631F4" w:rsidRPr="00101987">
          <w:rPr>
            <w:highlight w:val="yellow"/>
          </w:rPr>
          <w:t xml:space="preserve">Ein Argument besteht aus einer Behauptung und </w:t>
        </w:r>
      </w:ins>
      <w:ins w:id="594" w:author="Ben Fels" w:date="2024-12-21T10:11:00Z" w16du:dateUtc="2024-12-21T09:11:00Z">
        <w:r w:rsidR="00BF4381" w:rsidRPr="00101987">
          <w:rPr>
            <w:highlight w:val="yellow"/>
            <w:rPrChange w:id="595" w:author="Ben Fels" w:date="2024-12-21T11:18:00Z" w16du:dateUtc="2024-12-21T10:18:00Z">
              <w:rPr/>
            </w:rPrChange>
          </w:rPr>
          <w:t xml:space="preserve">mindestens </w:t>
        </w:r>
      </w:ins>
      <w:ins w:id="596" w:author="Ben Fels" w:date="2024-12-21T10:06:00Z" w16du:dateUtc="2024-12-21T09:06:00Z">
        <w:r w:rsidR="008631F4" w:rsidRPr="00101987">
          <w:rPr>
            <w:highlight w:val="yellow"/>
          </w:rPr>
          <w:t>einer Prämisse.</w:t>
        </w:r>
      </w:ins>
      <w:ins w:id="597" w:author="Ben Fels" w:date="2024-12-21T10:12:00Z" w16du:dateUtc="2024-12-21T09:12:00Z">
        <w:r w:rsidR="001D6B97" w:rsidRPr="00101987">
          <w:rPr>
            <w:highlight w:val="yellow"/>
            <w:rPrChange w:id="598" w:author="Ben Fels" w:date="2024-12-21T11:18:00Z" w16du:dateUtc="2024-12-21T10:18:00Z">
              <w:rPr/>
            </w:rPrChange>
          </w:rPr>
          <w:t xml:space="preserve"> </w:t>
        </w:r>
      </w:ins>
      <w:ins w:id="599" w:author="Ben Fels" w:date="2024-12-21T10:18:00Z" w16du:dateUtc="2024-12-21T09:18:00Z">
        <w:r w:rsidR="009B3010" w:rsidRPr="00101987">
          <w:rPr>
            <w:highlight w:val="yellow"/>
            <w:rPrChange w:id="600" w:author="Ben Fels" w:date="2024-12-21T11:18:00Z" w16du:dateUtc="2024-12-21T10:18:00Z">
              <w:rPr/>
            </w:rPrChange>
          </w:rPr>
          <w:t>Prämisse</w:t>
        </w:r>
      </w:ins>
      <w:ins w:id="601" w:author="Ben Fels" w:date="2024-12-21T11:13:00Z" w16du:dateUtc="2024-12-21T10:13:00Z">
        <w:r w:rsidR="00666B23" w:rsidRPr="00101987">
          <w:rPr>
            <w:highlight w:val="yellow"/>
            <w:rPrChange w:id="602" w:author="Ben Fels" w:date="2024-12-21T11:18:00Z" w16du:dateUtc="2024-12-21T10:18:00Z">
              <w:rPr/>
            </w:rPrChange>
          </w:rPr>
          <w:t>n</w:t>
        </w:r>
      </w:ins>
      <w:ins w:id="603" w:author="Ben Fels" w:date="2024-12-21T10:18:00Z" w16du:dateUtc="2024-12-21T09:18:00Z">
        <w:r w:rsidR="009B3010" w:rsidRPr="00101987">
          <w:rPr>
            <w:highlight w:val="yellow"/>
            <w:rPrChange w:id="604" w:author="Ben Fels" w:date="2024-12-21T11:18:00Z" w16du:dateUtc="2024-12-21T10:18:00Z">
              <w:rPr/>
            </w:rPrChange>
          </w:rPr>
          <w:t xml:space="preserve"> </w:t>
        </w:r>
      </w:ins>
      <w:ins w:id="605" w:author="Ben Fels" w:date="2024-12-21T11:13:00Z" w16du:dateUtc="2024-12-21T10:13:00Z">
        <w:r w:rsidR="00666B23" w:rsidRPr="00101987">
          <w:rPr>
            <w:highlight w:val="yellow"/>
            <w:rPrChange w:id="606" w:author="Ben Fels" w:date="2024-12-21T11:18:00Z" w16du:dateUtc="2024-12-21T10:18:00Z">
              <w:rPr/>
            </w:rPrChange>
          </w:rPr>
          <w:t xml:space="preserve">sind </w:t>
        </w:r>
      </w:ins>
      <w:ins w:id="607" w:author="Ben Fels" w:date="2024-12-21T10:18:00Z" w16du:dateUtc="2024-12-21T09:18:00Z">
        <w:r w:rsidR="009B3010" w:rsidRPr="00101987">
          <w:rPr>
            <w:highlight w:val="yellow"/>
            <w:rPrChange w:id="608" w:author="Ben Fels" w:date="2024-12-21T11:18:00Z" w16du:dateUtc="2024-12-21T10:18:00Z">
              <w:rPr/>
            </w:rPrChange>
          </w:rPr>
          <w:t xml:space="preserve">dabei </w:t>
        </w:r>
      </w:ins>
      <w:ins w:id="609" w:author="Ben Fels" w:date="2024-12-21T11:13:00Z" w16du:dateUtc="2024-12-21T10:13:00Z">
        <w:r w:rsidR="00666B23" w:rsidRPr="00101987">
          <w:rPr>
            <w:highlight w:val="yellow"/>
            <w:rPrChange w:id="610" w:author="Ben Fels" w:date="2024-12-21T11:18:00Z" w16du:dateUtc="2024-12-21T10:18:00Z">
              <w:rPr/>
            </w:rPrChange>
          </w:rPr>
          <w:t xml:space="preserve">die Gründe </w:t>
        </w:r>
      </w:ins>
      <w:ins w:id="611" w:author="Ben Fels" w:date="2024-12-21T10:18:00Z" w16du:dateUtc="2024-12-21T09:18:00Z">
        <w:r w:rsidR="009B3010" w:rsidRPr="00101987">
          <w:rPr>
            <w:highlight w:val="yellow"/>
            <w:rPrChange w:id="612" w:author="Ben Fels" w:date="2024-12-21T11:18:00Z" w16du:dateUtc="2024-12-21T10:18:00Z">
              <w:rPr/>
            </w:rPrChange>
          </w:rPr>
          <w:t>für</w:t>
        </w:r>
      </w:ins>
      <w:ins w:id="613" w:author="Ben Fels" w:date="2024-12-21T10:19:00Z" w16du:dateUtc="2024-12-21T09:19:00Z">
        <w:r w:rsidR="009B3010" w:rsidRPr="00101987">
          <w:rPr>
            <w:highlight w:val="yellow"/>
            <w:rPrChange w:id="614" w:author="Ben Fels" w:date="2024-12-21T11:18:00Z" w16du:dateUtc="2024-12-21T10:18:00Z">
              <w:rPr/>
            </w:rPrChange>
          </w:rPr>
          <w:t xml:space="preserve"> </w:t>
        </w:r>
      </w:ins>
      <w:ins w:id="615" w:author="Ben Fels" w:date="2024-12-21T11:13:00Z" w16du:dateUtc="2024-12-21T10:13:00Z">
        <w:r w:rsidR="00C1194F" w:rsidRPr="00101987">
          <w:rPr>
            <w:highlight w:val="yellow"/>
            <w:rPrChange w:id="616" w:author="Ben Fels" w:date="2024-12-21T11:18:00Z" w16du:dateUtc="2024-12-21T10:18:00Z">
              <w:rPr/>
            </w:rPrChange>
          </w:rPr>
          <w:t xml:space="preserve">ein </w:t>
        </w:r>
      </w:ins>
      <w:ins w:id="617" w:author="Ben Fels" w:date="2024-12-21T10:19:00Z" w16du:dateUtc="2024-12-21T09:19:00Z">
        <w:r w:rsidR="009B3010" w:rsidRPr="00101987">
          <w:rPr>
            <w:highlight w:val="yellow"/>
            <w:rPrChange w:id="618" w:author="Ben Fels" w:date="2024-12-21T11:18:00Z" w16du:dateUtc="2024-12-21T10:18:00Z">
              <w:rPr/>
            </w:rPrChange>
          </w:rPr>
          <w:t>Argument.</w:t>
        </w:r>
      </w:ins>
      <w:ins w:id="619" w:author="Ben Fels" w:date="2024-12-21T11:13:00Z" w16du:dateUtc="2024-12-21T10:13:00Z">
        <w:r w:rsidR="004237FD" w:rsidRPr="00101987">
          <w:rPr>
            <w:highlight w:val="yellow"/>
            <w:rPrChange w:id="620" w:author="Ben Fels" w:date="2024-12-21T11:18:00Z" w16du:dateUtc="2024-12-21T10:18:00Z">
              <w:rPr/>
            </w:rPrChange>
          </w:rPr>
          <w:t xml:space="preserve"> </w:t>
        </w:r>
      </w:ins>
      <w:ins w:id="621" w:author="Ben Fels" w:date="2024-12-21T10:12:00Z" w16du:dateUtc="2024-12-21T09:12:00Z">
        <w:r w:rsidR="001D6B97" w:rsidRPr="004C0C7E">
          <w:rPr>
            <w:highlight w:val="green"/>
            <w:rPrChange w:id="622" w:author="Ben Fels" w:date="2024-12-21T11:18:00Z" w16du:dateUtc="2024-12-21T10:18:00Z">
              <w:rPr/>
            </w:rPrChange>
          </w:rPr>
          <w:t xml:space="preserve">Um die Haltung der Argumente </w:t>
        </w:r>
      </w:ins>
      <w:ins w:id="623" w:author="Ben Fels" w:date="2024-12-21T11:15:00Z" w16du:dateUtc="2024-12-21T10:15:00Z">
        <w:r w:rsidR="000219A5" w:rsidRPr="004C0C7E">
          <w:rPr>
            <w:highlight w:val="green"/>
            <w:rPrChange w:id="624" w:author="Ben Fels" w:date="2024-12-21T11:18:00Z" w16du:dateUtc="2024-12-21T10:18:00Z">
              <w:rPr/>
            </w:rPrChange>
          </w:rPr>
          <w:t xml:space="preserve">zu </w:t>
        </w:r>
      </w:ins>
      <w:ins w:id="625" w:author="Ben Fels" w:date="2024-12-21T11:16:00Z" w16du:dateUtc="2024-12-21T10:16:00Z">
        <w:r w:rsidR="009019EC" w:rsidRPr="004C0C7E">
          <w:rPr>
            <w:highlight w:val="green"/>
            <w:rPrChange w:id="626" w:author="Ben Fels" w:date="2024-12-21T11:18:00Z" w16du:dateUtc="2024-12-21T10:18:00Z">
              <w:rPr/>
            </w:rPrChange>
          </w:rPr>
          <w:t xml:space="preserve">unterscheiden, </w:t>
        </w:r>
      </w:ins>
      <w:ins w:id="627" w:author="Ben Fels" w:date="2024-12-21T11:14:00Z" w16du:dateUtc="2024-12-21T10:14:00Z">
        <w:r w:rsidR="003D3ACB" w:rsidRPr="004C0C7E">
          <w:rPr>
            <w:highlight w:val="green"/>
            <w:rPrChange w:id="628" w:author="Ben Fels" w:date="2024-12-21T11:18:00Z" w16du:dateUtc="2024-12-21T10:18:00Z">
              <w:rPr/>
            </w:rPrChange>
          </w:rPr>
          <w:t xml:space="preserve">sind </w:t>
        </w:r>
      </w:ins>
      <w:ins w:id="629" w:author="Ben Fels" w:date="2024-12-21T11:15:00Z" w16du:dateUtc="2024-12-21T10:15:00Z">
        <w:r w:rsidR="000219A5" w:rsidRPr="004C0C7E">
          <w:rPr>
            <w:highlight w:val="green"/>
            <w:rPrChange w:id="630" w:author="Ben Fels" w:date="2024-12-21T11:18:00Z" w16du:dateUtc="2024-12-21T10:18:00Z">
              <w:rPr/>
            </w:rPrChange>
          </w:rPr>
          <w:t xml:space="preserve">die </w:t>
        </w:r>
        <w:r w:rsidR="000219A5" w:rsidRPr="004C0C7E">
          <w:rPr>
            <w:highlight w:val="green"/>
            <w:rPrChange w:id="631" w:author="Ben Fels" w:date="2024-12-21T11:18:00Z" w16du:dateUtc="2024-12-21T10:18:00Z">
              <w:rPr/>
            </w:rPrChange>
          </w:rPr>
          <w:lastRenderedPageBreak/>
          <w:t xml:space="preserve">Behauptungen </w:t>
        </w:r>
      </w:ins>
    </w:p>
    <w:p w14:paraId="2852BD84" w14:textId="10CF13C4" w:rsidR="002361A0" w:rsidRDefault="002361A0" w:rsidP="003D3ACB">
      <w:pPr>
        <w:autoSpaceDE w:val="0"/>
        <w:autoSpaceDN w:val="0"/>
        <w:adjustRightInd w:val="0"/>
        <w:spacing w:after="0"/>
        <w:jc w:val="both"/>
        <w:rPr>
          <w:ins w:id="632" w:author="Ben Fels" w:date="2024-12-21T10:02:00Z" w16du:dateUtc="2024-12-21T09:02:00Z"/>
        </w:rPr>
      </w:pPr>
      <w:del w:id="633" w:author="Ben Fels" w:date="2024-12-21T11:14:00Z" w16du:dateUtc="2024-12-21T10:14:00Z">
        <w:r w:rsidRPr="004C0C7E" w:rsidDel="003D3ACB">
          <w:rPr>
            <w:highlight w:val="green"/>
            <w:rPrChange w:id="634" w:author="Ben Fels" w:date="2024-12-21T11:18:00Z" w16du:dateUtc="2024-12-21T10:18:00Z">
              <w:rPr/>
            </w:rPrChange>
          </w:rPr>
          <w:delText xml:space="preserve">Behauptungen </w:delText>
        </w:r>
      </w:del>
      <w:del w:id="635" w:author="Ben Fels" w:date="2024-12-21T10:13:00Z" w16du:dateUtc="2024-12-21T09:13:00Z">
        <w:r w:rsidRPr="004C0C7E" w:rsidDel="00C41407">
          <w:rPr>
            <w:highlight w:val="green"/>
            <w:rPrChange w:id="636" w:author="Ben Fels" w:date="2024-12-21T11:18:00Z" w16du:dateUtc="2024-12-21T10:18:00Z">
              <w:rPr/>
            </w:rPrChange>
          </w:rPr>
          <w:delText xml:space="preserve">können </w:delText>
        </w:r>
      </w:del>
      <w:ins w:id="637" w:author="Ben Fels" w:date="2024-12-21T11:14:00Z" w16du:dateUtc="2024-12-21T10:14:00Z">
        <w:r w:rsidR="003D3ACB" w:rsidRPr="004C0C7E">
          <w:rPr>
            <w:highlight w:val="green"/>
            <w:rPrChange w:id="638" w:author="Ben Fels" w:date="2024-12-21T11:18:00Z" w16du:dateUtc="2024-12-21T10:18:00Z">
              <w:rPr/>
            </w:rPrChange>
          </w:rPr>
          <w:t xml:space="preserve">als </w:t>
        </w:r>
      </w:ins>
      <w:r w:rsidR="000941DE">
        <w:rPr>
          <w:highlight w:val="green"/>
        </w:rPr>
        <w:t>da</w:t>
      </w:r>
      <w:r w:rsidRPr="004C0C7E">
        <w:rPr>
          <w:highlight w:val="green"/>
          <w:rPrChange w:id="639" w:author="Ben Fels" w:date="2024-12-21T11:18:00Z" w16du:dateUtc="2024-12-21T10:18:00Z">
            <w:rPr/>
          </w:rPrChange>
        </w:rPr>
        <w:t>für</w:t>
      </w:r>
      <w:r w:rsidR="0064376C">
        <w:rPr>
          <w:highlight w:val="green"/>
        </w:rPr>
        <w:t xml:space="preserve"> (engl. for</w:t>
      </w:r>
      <w:r w:rsidR="00131C0E">
        <w:rPr>
          <w:highlight w:val="green"/>
        </w:rPr>
        <w:t>)</w:t>
      </w:r>
      <w:r w:rsidRPr="004C0C7E">
        <w:rPr>
          <w:highlight w:val="green"/>
          <w:rPrChange w:id="640" w:author="Ben Fels" w:date="2024-12-21T11:18:00Z" w16du:dateUtc="2024-12-21T10:18:00Z">
            <w:rPr/>
          </w:rPrChange>
        </w:rPr>
        <w:t xml:space="preserve"> oder </w:t>
      </w:r>
      <w:r w:rsidR="000941DE">
        <w:rPr>
          <w:highlight w:val="green"/>
        </w:rPr>
        <w:t>da</w:t>
      </w:r>
      <w:r w:rsidRPr="004C0C7E">
        <w:rPr>
          <w:highlight w:val="green"/>
          <w:rPrChange w:id="641" w:author="Ben Fels" w:date="2024-12-21T11:18:00Z" w16du:dateUtc="2024-12-21T10:18:00Z">
            <w:rPr/>
          </w:rPrChange>
        </w:rPr>
        <w:t>gegen</w:t>
      </w:r>
      <w:r w:rsidR="00131C0E">
        <w:rPr>
          <w:highlight w:val="green"/>
        </w:rPr>
        <w:t xml:space="preserve"> (engl. against)</w:t>
      </w:r>
      <w:r w:rsidRPr="004C0C7E">
        <w:rPr>
          <w:highlight w:val="green"/>
          <w:rPrChange w:id="642" w:author="Ben Fels" w:date="2024-12-21T11:18:00Z" w16du:dateUtc="2024-12-21T10:18:00Z">
            <w:rPr/>
          </w:rPrChange>
        </w:rPr>
        <w:t xml:space="preserve"> </w:t>
      </w:r>
      <w:del w:id="643" w:author="Ben Fels" w:date="2024-12-21T10:13:00Z" w16du:dateUtc="2024-12-21T09:13:00Z">
        <w:r w:rsidRPr="004C0C7E" w:rsidDel="00FB6B31">
          <w:rPr>
            <w:highlight w:val="green"/>
            <w:rPrChange w:id="644" w:author="Ben Fels" w:date="2024-12-21T11:18:00Z" w16du:dateUtc="2024-12-21T10:18:00Z">
              <w:rPr/>
            </w:rPrChange>
          </w:rPr>
          <w:delText>die Hauptaussage sein</w:delText>
        </w:r>
      </w:del>
      <w:ins w:id="645" w:author="Ben Fels" w:date="2024-12-21T10:13:00Z" w16du:dateUtc="2024-12-21T09:13:00Z">
        <w:r w:rsidR="00FB6B31" w:rsidRPr="004C0C7E">
          <w:rPr>
            <w:highlight w:val="green"/>
            <w:rPrChange w:id="646" w:author="Ben Fels" w:date="2024-12-21T11:18:00Z" w16du:dateUtc="2024-12-21T10:18:00Z">
              <w:rPr/>
            </w:rPrChange>
          </w:rPr>
          <w:t>markiert</w:t>
        </w:r>
      </w:ins>
      <w:r w:rsidRPr="004C0C7E">
        <w:rPr>
          <w:highlight w:val="green"/>
          <w:rPrChange w:id="647"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48" w:author="Ben Fels" w:date="2024-12-21T11:18:00Z" w16du:dateUtc="2024-12-21T10:18:00Z">
            <w:rPr/>
          </w:rPrChange>
        </w:rPr>
        <w:t xml:space="preserve"> oder </w:t>
      </w:r>
      <w:r w:rsidR="00F70C99" w:rsidRPr="004C0C7E">
        <w:rPr>
          <w:highlight w:val="green"/>
          <w:rPrChange w:id="649" w:author="Ben Fels" w:date="2024-12-21T11:18:00Z" w16du:dateUtc="2024-12-21T10:18:00Z">
            <w:rPr/>
          </w:rPrChange>
        </w:rPr>
        <w:t>a</w:t>
      </w:r>
      <w:r w:rsidRPr="004C0C7E">
        <w:rPr>
          <w:highlight w:val="green"/>
          <w:rPrChange w:id="650" w:author="Ben Fels" w:date="2024-12-21T11:18:00Z" w16du:dateUtc="2024-12-21T10:18:00Z">
            <w:rPr/>
          </w:rPrChange>
        </w:rPr>
        <w:t>ngreifen</w:t>
      </w:r>
      <w:r w:rsidR="00131C0E">
        <w:rPr>
          <w:highlight w:val="green"/>
        </w:rPr>
        <w:t xml:space="preserve"> (engl. attack)</w:t>
      </w:r>
      <w:r w:rsidRPr="004C0C7E">
        <w:rPr>
          <w:highlight w:val="green"/>
          <w:rPrChange w:id="651" w:author="Ben Fels" w:date="2024-12-21T11:18:00Z" w16du:dateUtc="2024-12-21T10:18:00Z">
            <w:rPr/>
          </w:rPrChange>
        </w:rPr>
        <w:t xml:space="preserve">. Es ist möglich, dass es mehrere Hauptaussagen </w:t>
      </w:r>
      <w:r w:rsidR="00E51A1B" w:rsidRPr="004C0C7E">
        <w:rPr>
          <w:highlight w:val="green"/>
          <w:rPrChange w:id="652" w:author="Ben Fels" w:date="2024-12-21T11:18:00Z" w16du:dateUtc="2024-12-21T10:18:00Z">
            <w:rPr/>
          </w:rPrChange>
        </w:rPr>
        <w:t xml:space="preserve">zu einem Text </w:t>
      </w:r>
      <w:r w:rsidRPr="004C0C7E">
        <w:rPr>
          <w:highlight w:val="green"/>
          <w:rPrChange w:id="653" w:author="Ben Fels" w:date="2024-12-21T11:18:00Z" w16du:dateUtc="2024-12-21T10:18:00Z">
            <w:rPr/>
          </w:rPrChange>
        </w:rPr>
        <w:t>gibt.</w:t>
      </w:r>
      <w:r w:rsidR="003840ED" w:rsidRPr="004C0C7E">
        <w:rPr>
          <w:highlight w:val="green"/>
          <w:rPrChange w:id="654" w:author="Ben Fels" w:date="2024-12-21T11:18:00Z" w16du:dateUtc="2024-12-21T10:18:00Z">
            <w:rPr/>
          </w:rPrChange>
        </w:rPr>
        <w:t xml:space="preserve"> Hierbei wurde jedoch nicht annotiert, auf welche </w:t>
      </w:r>
      <w:r w:rsidR="00E51A1B" w:rsidRPr="004C0C7E">
        <w:rPr>
          <w:highlight w:val="green"/>
          <w:rPrChange w:id="655" w:author="Ben Fels" w:date="2024-12-21T11:18:00Z" w16du:dateUtc="2024-12-21T10:18:00Z">
            <w:rPr/>
          </w:rPrChange>
        </w:rPr>
        <w:t>Hauptaussagen sich die Behauptungen beziehen</w:t>
      </w:r>
      <w:r w:rsidR="00E51A1B" w:rsidRPr="000A3F25">
        <w:t>.</w:t>
      </w:r>
      <w:r w:rsidR="00101287">
        <w:t xml:space="preserve"> </w:t>
      </w:r>
      <w:commentRangeStart w:id="656"/>
      <w:r w:rsidR="00101287">
        <w:t xml:space="preserve">Die nachfolgende Abbildung </w:t>
      </w:r>
      <w:r w:rsidR="004F7402">
        <w:t xml:space="preserve">dient zur Nachvollziehbarkeit </w:t>
      </w:r>
      <w:r w:rsidR="00574BAF">
        <w:t xml:space="preserve">der beschriebenen </w:t>
      </w:r>
      <w:r w:rsidR="004F7402">
        <w:t>argumentative Struktur</w:t>
      </w:r>
      <w:commentRangeEnd w:id="656"/>
      <w:r w:rsidR="009557BD">
        <w:rPr>
          <w:rStyle w:val="Kommentarzeichen"/>
        </w:rPr>
        <w:commentReference w:id="656"/>
      </w:r>
      <w:r w:rsidR="00574BAF">
        <w:t>.</w:t>
      </w:r>
    </w:p>
    <w:p w14:paraId="5E6FB40A" w14:textId="59B4601F" w:rsidR="008A74F1" w:rsidRPr="00AF029F" w:rsidRDefault="008A74F1" w:rsidP="00D41EBE">
      <w:pPr>
        <w:pStyle w:val="Beschriftung"/>
        <w:keepNext/>
        <w:rPr>
          <w:color w:val="auto"/>
          <w:sz w:val="20"/>
          <w:szCs w:val="20"/>
        </w:rPr>
      </w:pPr>
      <w:bookmarkStart w:id="657" w:name="_Toc188555317"/>
      <w:r w:rsidRPr="00AF029F">
        <w:rPr>
          <w:b/>
          <w:color w:val="auto"/>
          <w:sz w:val="20"/>
          <w:szCs w:val="20"/>
        </w:rPr>
        <w:t xml:space="preserve">Abbildung </w:t>
      </w:r>
      <w:r w:rsidRPr="00AF029F">
        <w:rPr>
          <w:b/>
          <w:color w:val="auto"/>
          <w:sz w:val="20"/>
          <w:szCs w:val="20"/>
        </w:rPr>
        <w:fldChar w:fldCharType="begin"/>
      </w:r>
      <w:r w:rsidRPr="00AF029F">
        <w:rPr>
          <w:b/>
          <w:color w:val="auto"/>
          <w:sz w:val="20"/>
          <w:szCs w:val="20"/>
        </w:rPr>
        <w:instrText xml:space="preserve"> SEQ Abbildung \* ARABIC </w:instrText>
      </w:r>
      <w:r w:rsidRPr="00AF029F">
        <w:rPr>
          <w:b/>
          <w:color w:val="auto"/>
          <w:sz w:val="20"/>
          <w:szCs w:val="20"/>
        </w:rPr>
        <w:fldChar w:fldCharType="separate"/>
      </w:r>
      <w:r w:rsidR="001F7E0E">
        <w:rPr>
          <w:b/>
          <w:noProof/>
          <w:color w:val="auto"/>
          <w:sz w:val="20"/>
          <w:szCs w:val="20"/>
        </w:rPr>
        <w:t>1</w:t>
      </w:r>
      <w:r w:rsidRPr="00AF029F">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57"/>
    </w:p>
    <w:p w14:paraId="6E7E96EE" w14:textId="1B18F12A" w:rsidR="00CF00D2" w:rsidRDefault="008D3DF6" w:rsidP="001F7CA5">
      <w:pPr>
        <w:autoSpaceDE w:val="0"/>
        <w:autoSpaceDN w:val="0"/>
        <w:adjustRightInd w:val="0"/>
        <w:spacing w:after="0"/>
        <w:jc w:val="both"/>
        <w:rPr>
          <w:ins w:id="658"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59" w:author="Ben Fels" w:date="2024-12-21T10:02:00Z" w16du:dateUtc="2024-12-21T09:02:00Z"/>
          <w:sz w:val="20"/>
          <w:szCs w:val="18"/>
          <w:rPrChange w:id="660" w:author="Ben Fels" w:date="2024-12-21T10:02:00Z" w16du:dateUtc="2024-12-21T09:02:00Z">
            <w:rPr>
              <w:ins w:id="661" w:author="Ben Fels" w:date="2024-12-21T10:02:00Z" w16du:dateUtc="2024-12-21T09:02:00Z"/>
            </w:rPr>
          </w:rPrChange>
        </w:rPr>
      </w:pPr>
      <w:ins w:id="662" w:author="Ben Fels" w:date="2024-12-21T10:02:00Z" w16du:dateUtc="2024-12-21T09:02:00Z">
        <w:r w:rsidRPr="00AF029F">
          <w:rPr>
            <w:sz w:val="20"/>
            <w:szCs w:val="18"/>
            <w:rPrChange w:id="663" w:author="Ben Fels" w:date="2024-12-21T10:02:00Z" w16du:dateUtc="2024-12-21T09:02:00Z">
              <w:rPr/>
            </w:rPrChange>
          </w:rPr>
          <w:t>Eigene Darstellung nach</w:t>
        </w:r>
      </w:ins>
      <w:ins w:id="664" w:author="Ben Fels" w:date="2024-12-21T11:18:00Z" w16du:dateUtc="2024-12-21T10:18:00Z">
        <w:r w:rsidR="00C351F4" w:rsidRPr="00AF029F">
          <w:rPr>
            <w:sz w:val="20"/>
            <w:szCs w:val="18"/>
          </w:rPr>
          <w:t xml:space="preserve"> </w:t>
        </w:r>
        <w:r w:rsidR="00C351F4" w:rsidRPr="00AF029F">
          <w:rPr>
            <w:sz w:val="20"/>
            <w:szCs w:val="18"/>
            <w:rPrChange w:id="665" w:author="Ben Fels" w:date="2024-12-21T11:19:00Z" w16du:dateUtc="2024-12-21T10:19:00Z">
              <w:rPr>
                <w:rFonts w:cs="Arial"/>
                <w:highlight w:val="magenta"/>
              </w:rPr>
            </w:rPrChange>
          </w:rPr>
          <w:t>Stab &amp; Gurevych</w:t>
        </w:r>
        <w:r w:rsidR="00C351F4" w:rsidRPr="00AF029F">
          <w:rPr>
            <w:sz w:val="20"/>
            <w:szCs w:val="18"/>
            <w:rPrChange w:id="666" w:author="Ben Fels" w:date="2024-12-21T11:19:00Z" w16du:dateUtc="2024-12-21T10:19:00Z">
              <w:rPr>
                <w:highlight w:val="green"/>
              </w:rPr>
            </w:rPrChange>
          </w:rPr>
          <w:t xml:space="preserve"> </w:t>
        </w:r>
        <w:r w:rsidR="00C351F4" w:rsidRPr="00AF029F">
          <w:rPr>
            <w:sz w:val="20"/>
            <w:szCs w:val="18"/>
            <w:rPrChange w:id="667" w:author="Ben Fels" w:date="2024-12-21T11:19:00Z" w16du:dateUtc="2024-12-21T10:19:00Z">
              <w:rPr>
                <w:highlight w:val="magenta"/>
              </w:rPr>
            </w:rPrChange>
          </w:rPr>
          <w:fldChar w:fldCharType="begin"/>
        </w:r>
      </w:ins>
      <w:r w:rsidR="00FD2583" w:rsidRPr="00AF029F">
        <w:rPr>
          <w:sz w:val="20"/>
          <w:szCs w:val="18"/>
          <w:rPrChange w:id="668"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69" w:author="Ben Fels" w:date="2024-12-21T11:18:00Z" w16du:dateUtc="2024-12-21T10:18:00Z">
        <w:r w:rsidR="00C351F4" w:rsidRPr="00AF029F">
          <w:rPr>
            <w:sz w:val="20"/>
            <w:szCs w:val="18"/>
            <w:rPrChange w:id="670" w:author="Ben Fels" w:date="2024-12-21T11:19:00Z" w16du:dateUtc="2024-12-21T10:19:00Z">
              <w:rPr>
                <w:highlight w:val="magenta"/>
              </w:rPr>
            </w:rPrChange>
          </w:rPr>
          <w:fldChar w:fldCharType="separate"/>
        </w:r>
      </w:ins>
      <w:r w:rsidR="00FD2583" w:rsidRPr="00AF029F">
        <w:rPr>
          <w:sz w:val="20"/>
          <w:szCs w:val="18"/>
          <w:rPrChange w:id="671" w:author="Ben Fels" w:date="2024-12-21T11:19:00Z" w16du:dateUtc="2024-12-21T10:19:00Z">
            <w:rPr>
              <w:rFonts w:cs="Arial"/>
              <w:highlight w:val="magenta"/>
            </w:rPr>
          </w:rPrChange>
        </w:rPr>
        <w:t>(2017b)</w:t>
      </w:r>
      <w:ins w:id="672" w:author="Ben Fels" w:date="2024-12-21T11:18:00Z" w16du:dateUtc="2024-12-21T10:18:00Z">
        <w:r w:rsidR="00C351F4" w:rsidRPr="00AF029F">
          <w:rPr>
            <w:sz w:val="20"/>
            <w:szCs w:val="18"/>
            <w:rPrChange w:id="673" w:author="Ben Fels" w:date="2024-12-21T11:19:00Z" w16du:dateUtc="2024-12-21T10:19:00Z">
              <w:rPr>
                <w:highlight w:val="magenta"/>
              </w:rPr>
            </w:rPrChange>
          </w:rPr>
          <w:fldChar w:fldCharType="end"/>
        </w:r>
      </w:ins>
      <w:ins w:id="674"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2CA4227" w:rsidR="00D918CC" w:rsidRDefault="00075D4F" w:rsidP="00F626B8">
      <w:pPr>
        <w:autoSpaceDE w:val="0"/>
        <w:autoSpaceDN w:val="0"/>
        <w:adjustRightInd w:val="0"/>
        <w:spacing w:after="0"/>
        <w:jc w:val="both"/>
      </w:pPr>
      <w:r>
        <w:t xml:space="preserve">Ein Aufsatz </w:t>
      </w:r>
      <w:r w:rsidR="00F05727">
        <w:t>umfass</w:t>
      </w:r>
      <w:r w:rsidR="00EA3B1B">
        <w:t xml:space="preserve">t </w:t>
      </w:r>
      <w:r w:rsidR="00F05727">
        <w:t>ca. 200 bis 500 Wörter, mit einem Median von 360 Wörtern.</w:t>
      </w:r>
      <w:r w:rsidR="0079077C">
        <w:t xml:space="preserve"> </w:t>
      </w:r>
      <w:r w:rsidR="00F05727">
        <w:t>Gemäß der dazugehörigen Annotationen enthalten die Aufsätze zwischen 1-3 Hauptaussagen, 2-10 Behauptungen, 2-20 Prämissen und 2-20 Beziehungen.</w:t>
      </w:r>
      <w:r w:rsidR="00C949E4">
        <w:t xml:space="preserve"> </w:t>
      </w:r>
      <w:r w:rsidR="001317A8" w:rsidRPr="001317A8">
        <w:t>Es wurde fälschlicherweise angenommen, dass die Aufsätze keine Duplikate enthalten, da es sich um einen professionell erstellten Datensatz handelt.</w:t>
      </w:r>
      <w:r w:rsidR="009A35A2" w:rsidRPr="009A35A2">
        <w:t xml:space="preserve"> Es wurde</w:t>
      </w:r>
      <w:r w:rsidR="00366378">
        <w:t>,</w:t>
      </w:r>
      <w:r w:rsidR="009A35A2" w:rsidRPr="009A35A2">
        <w:t xml:space="preserve"> nachdem die </w:t>
      </w:r>
      <w:r w:rsidR="00F5610E">
        <w:t xml:space="preserve">Anfragen </w:t>
      </w:r>
      <w:r w:rsidR="00366378">
        <w:t xml:space="preserve">bereits </w:t>
      </w:r>
      <w:r w:rsidR="009A35A2" w:rsidRPr="009A35A2">
        <w:t>an das LLM gesendet wurden</w:t>
      </w:r>
      <w:r w:rsidR="00366378">
        <w:t>,</w:t>
      </w:r>
      <w:r w:rsidR="009A35A2" w:rsidRPr="009A35A2">
        <w:t xml:space="preserve"> jedoch festgestellt, dass</w:t>
      </w:r>
      <w:r w:rsidR="00D92FDC">
        <w:t xml:space="preserve"> </w:t>
      </w:r>
      <w:r w:rsidR="009A35A2" w:rsidRPr="009A35A2">
        <w:t xml:space="preserve">ein Text dreimal und ein weiterer Text zweimal vorkommt. </w:t>
      </w:r>
      <w:r w:rsidR="00BE0A84">
        <w:t>Die abweichende</w:t>
      </w:r>
      <w:r w:rsidR="003624C7">
        <w:t>n</w:t>
      </w:r>
      <w:r w:rsidR="00BE0A84">
        <w:t xml:space="preserve"> Annotation </w:t>
      </w:r>
      <w:r w:rsidR="006552AA">
        <w:t>d</w:t>
      </w:r>
      <w:r w:rsidR="00CE21D8">
        <w:t>ieser</w:t>
      </w:r>
      <w:r w:rsidR="006552AA">
        <w:t xml:space="preserve"> </w:t>
      </w:r>
      <w:r w:rsidR="00BE0A84">
        <w:t xml:space="preserve">Texte </w:t>
      </w:r>
      <w:r w:rsidR="00A65B54">
        <w:t xml:space="preserve">resultiert </w:t>
      </w:r>
      <w:r w:rsidR="00A174CA">
        <w:t xml:space="preserve">vermutlich </w:t>
      </w:r>
      <w:r w:rsidR="00A65B54">
        <w:t xml:space="preserve">aus </w:t>
      </w:r>
      <w:r w:rsidR="006552AA">
        <w:t xml:space="preserve">der zuvor beschriebenen </w:t>
      </w:r>
      <w:r w:rsidR="00DE2EEC">
        <w:t xml:space="preserve">subjektiven </w:t>
      </w:r>
      <w:r w:rsidR="00A174CA">
        <w:t>Einschätzung der Annotatoren</w:t>
      </w:r>
      <w:r w:rsidR="009A35A2" w:rsidRPr="009A35A2">
        <w:t>.</w:t>
      </w:r>
      <w:r w:rsidR="00FD1B5C">
        <w:t xml:space="preserve"> </w:t>
      </w:r>
      <w:r w:rsidR="00D92FDC">
        <w:t>G</w:t>
      </w:r>
      <w:r w:rsidR="002C0DAE">
        <w:t>lücklicherweise befindet sich nur einer dieser Texte im Trainingsdatensatz</w:t>
      </w:r>
      <w:r w:rsidR="0051632B">
        <w:t xml:space="preserve">, weshalb die Prompts </w:t>
      </w:r>
      <w:r w:rsidR="00FC2741">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r w:rsidR="009606D1" w:rsidRPr="002F1C43">
        <w:rPr>
          <w:rFonts w:cs="Arial"/>
          <w:highlight w:val="magenta"/>
        </w:rPr>
        <w:t>Yeginbergen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Argumentationskomponenten beinhalten. Da der Datensatz lediglich argumentative Aufsätze beinhaltet, werden keine nicht-argumentativen Texte als Beispiele übergeben. Die Aufsätze </w:t>
      </w:r>
      <w:r w:rsidR="009606D1" w:rsidRPr="005509CD">
        <w:rPr>
          <w:highlight w:val="green"/>
        </w:rPr>
        <w:lastRenderedPageBreak/>
        <w:t>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75" w:name="_Toc188531701"/>
      <w:r w:rsidRPr="00911C80">
        <w:rPr>
          <w:rPrChange w:id="676" w:author="Ben Fels" w:date="2024-12-17T07:55:00Z" w16du:dateUtc="2024-12-17T06:55:00Z">
            <w:rPr>
              <w:rFonts w:eastAsiaTheme="minorHAnsi" w:cstheme="minorBidi"/>
              <w:b/>
              <w:color w:val="auto"/>
              <w:sz w:val="24"/>
              <w:szCs w:val="22"/>
              <w:lang w:val="en-US"/>
            </w:rPr>
          </w:rPrChange>
        </w:rPr>
        <w:t>Methode</w:t>
      </w:r>
      <w:bookmarkEnd w:id="675"/>
    </w:p>
    <w:p w14:paraId="79167669" w14:textId="4243F086" w:rsidR="00825186" w:rsidRDefault="00691544" w:rsidP="004B363E">
      <w:pPr>
        <w:jc w:val="both"/>
      </w:pPr>
      <w:ins w:id="677" w:author="Ben Fels" w:date="2024-12-21T19:09:00Z" w16du:dateUtc="2024-12-21T18:09:00Z">
        <w:r w:rsidRPr="00C2340B">
          <w:rPr>
            <w:highlight w:val="green"/>
          </w:rPr>
          <w:t xml:space="preserve">Im Rahmen der </w:t>
        </w:r>
      </w:ins>
      <w:r>
        <w:rPr>
          <w:highlight w:val="green"/>
        </w:rPr>
        <w:t>Untersuchung</w:t>
      </w:r>
      <w:ins w:id="678"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79"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80"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Minings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Dabei werden dem Modell</w:t>
      </w:r>
      <w:r w:rsidR="00146BBB">
        <w:t xml:space="preserve"> zusätzlich systematisch abweichende Prompts übergeben</w:t>
      </w:r>
      <w:r w:rsidR="004B363E">
        <w:t xml:space="preserve">, sodass deren Auswirkungen auf die Leistung </w:t>
      </w:r>
      <w:ins w:id="681" w:author="Ben Fels" w:date="2024-12-21T19:09:00Z" w16du:dateUtc="2024-12-21T18:09:00Z">
        <w:r w:rsidR="00825186" w:rsidRPr="00F00441">
          <w:t>des LLMs</w:t>
        </w:r>
      </w:ins>
      <w:r w:rsidR="00795DB3">
        <w:t xml:space="preserve"> analysiert werden kann</w:t>
      </w:r>
      <w:ins w:id="682" w:author="Ben Fels" w:date="2024-12-21T19:09:00Z" w16du:dateUtc="2024-12-21T18:09:00Z">
        <w:r w:rsidR="00825186" w:rsidRPr="00F00441">
          <w:t>.</w:t>
        </w:r>
      </w:ins>
    </w:p>
    <w:p w14:paraId="2E0BFC24" w14:textId="77777777" w:rsidR="00D74B83" w:rsidRDefault="00D74B83" w:rsidP="00D74B83">
      <w:pPr>
        <w:autoSpaceDE w:val="0"/>
        <w:autoSpaceDN w:val="0"/>
        <w:adjustRightInd w:val="0"/>
        <w:spacing w:after="0"/>
        <w:jc w:val="both"/>
        <w:rPr>
          <w:b/>
        </w:rPr>
      </w:pPr>
      <w:r w:rsidRPr="00317FC6">
        <w:rPr>
          <w:b/>
        </w:rPr>
        <w:t>Datenaufbereitung</w:t>
      </w:r>
    </w:p>
    <w:p w14:paraId="1CD4C3E0" w14:textId="71A0ADB4" w:rsidR="00D74B83" w:rsidRDefault="006E3CF6" w:rsidP="00D74B83">
      <w:pPr>
        <w:autoSpaceDE w:val="0"/>
        <w:autoSpaceDN w:val="0"/>
        <w:adjustRightInd w:val="0"/>
        <w:spacing w:after="0"/>
        <w:jc w:val="both"/>
        <w:rPr>
          <w:ins w:id="683" w:author="Ben Fels" w:date="2024-12-16T22:07:00Z" w16du:dateUtc="2024-12-16T21:07:00Z"/>
        </w:rPr>
      </w:pPr>
      <w:r>
        <w:t xml:space="preserve">Bevor die Prompts an das LLM übergeben werden, </w:t>
      </w:r>
      <w:r w:rsidR="00577A01">
        <w:t xml:space="preserve">werden </w:t>
      </w:r>
      <w:r>
        <w:t>d</w:t>
      </w:r>
      <w:r w:rsidR="00D74B83">
        <w:t xml:space="preserve">ie ann-Dateien </w:t>
      </w:r>
      <w:r w:rsidR="00577A01">
        <w:t>aufbereitet</w:t>
      </w:r>
      <w:r w:rsidR="00D74B83">
        <w:t xml:space="preserve">. </w:t>
      </w:r>
      <w:r w:rsidR="00C7645C">
        <w:t xml:space="preserve">Die </w:t>
      </w:r>
      <w:r w:rsidR="00D74B83">
        <w:t xml:space="preserve">argumentativen Komponenten </w:t>
      </w:r>
      <w:r w:rsidR="00C7645C">
        <w:t xml:space="preserve">sind mit </w:t>
      </w:r>
      <w:r w:rsidR="00D74B83">
        <w:t xml:space="preserve">Tx </w:t>
      </w:r>
      <w:r w:rsidR="00BE36F5">
        <w:t xml:space="preserve">versehen, </w:t>
      </w:r>
      <w:r w:rsidR="00C7645C">
        <w:t xml:space="preserve">wobei </w:t>
      </w:r>
      <w:r w:rsidR="00D74B83">
        <w:t xml:space="preserve">x </w:t>
      </w:r>
      <w:r w:rsidR="00BE36F5">
        <w:t xml:space="preserve">eine </w:t>
      </w:r>
      <w:r w:rsidR="00D74B83">
        <w:t xml:space="preserve">fortlaufende Nummer </w:t>
      </w:r>
      <w:r w:rsidR="00BE36F5">
        <w:t>ist</w:t>
      </w:r>
      <w:r w:rsidR="00D74B83">
        <w:t xml:space="preserve">. Es wird dabei </w:t>
      </w:r>
      <w:r w:rsidR="00BE36F5">
        <w:t xml:space="preserve">folglich </w:t>
      </w:r>
      <w:r w:rsidR="00D74B83">
        <w:t xml:space="preserve">nicht zwischen den Argumentationskomponenten unterschieden. </w:t>
      </w:r>
      <w:r w:rsidR="00BE36F5">
        <w:t xml:space="preserve">Diese </w:t>
      </w:r>
      <w:r w:rsidR="00BE36F5">
        <w:t xml:space="preserve">IDs </w:t>
      </w:r>
      <w:r w:rsidR="00BE36F5">
        <w:t xml:space="preserve">werden </w:t>
      </w:r>
      <w:r w:rsidR="00F12A32">
        <w:t xml:space="preserve">geändert, sodass </w:t>
      </w:r>
      <w:r w:rsidR="00256485">
        <w:t xml:space="preserve">anhand derer erkennbar ist, um welche Argumentationskomponente es sich handelt. </w:t>
      </w:r>
      <w:r w:rsidR="00D74B83" w:rsidRPr="005038AF">
        <w:t xml:space="preserve">Darauf aufbauen werden die annotierten Daten in ein JSON-Schema überführt. </w:t>
      </w:r>
      <w:r w:rsidR="002B4864">
        <w:t xml:space="preserve">Das </w:t>
      </w:r>
      <w:r w:rsidR="00D74B83" w:rsidRPr="005038AF">
        <w:t xml:space="preserve">semi-strukturierte Format </w:t>
      </w:r>
      <w:r w:rsidR="002B4864">
        <w:t>wird als geeignet betrachtet</w:t>
      </w:r>
      <w:r w:rsidR="00D74B83" w:rsidRPr="005038AF">
        <w:t>, da sowohl die Daten als auch die Ausgabe</w:t>
      </w:r>
      <w:r w:rsidR="00640F64">
        <w:t>n</w:t>
      </w:r>
      <w:r w:rsidR="00D74B83" w:rsidRPr="005038AF">
        <w:t xml:space="preserve"> des LLMs</w:t>
      </w:r>
      <w:r w:rsidR="00540416">
        <w:t>, wie zuvor beschrieben,</w:t>
      </w:r>
      <w:r w:rsidR="00D74B83" w:rsidRPr="005038AF">
        <w:t xml:space="preserve"> in dieses Format überführt werden können</w:t>
      </w:r>
      <w:r w:rsidR="005F2280">
        <w:t xml:space="preserve">. Damit </w:t>
      </w:r>
      <w:r w:rsidR="006368C7">
        <w:t>lassen sich</w:t>
      </w:r>
      <w:r w:rsidR="00463D75">
        <w:t xml:space="preserve"> die Daten </w:t>
      </w:r>
      <w:r w:rsidR="00D74B83" w:rsidRPr="00C3078D">
        <w:rPr>
          <w:highlight w:val="green"/>
        </w:rPr>
        <w:t>für die Evaluation miteinander verglichen werden</w:t>
      </w:r>
      <w:r w:rsidR="00D74B83">
        <w:t xml:space="preserve">. </w:t>
      </w:r>
      <w:r w:rsidR="00D74B83" w:rsidRPr="00552902">
        <w:rPr>
          <w:highlight w:val="green"/>
        </w:rPr>
        <w:t>Zudem können die Ergebnisse dann für jede Argumentationskomponente individuell betrachtet werden</w:t>
      </w:r>
      <w:r w:rsidR="00D74B83">
        <w:t>.</w:t>
      </w:r>
    </w:p>
    <w:p w14:paraId="1AEA6AB2" w14:textId="77777777" w:rsidR="00D74B83" w:rsidRDefault="00D74B83" w:rsidP="00056F16">
      <w:pPr>
        <w:jc w:val="both"/>
        <w:rPr>
          <w:ins w:id="684" w:author="Ben Fels" w:date="2024-12-22T10:43:00Z" w16du:dateUtc="2024-12-22T09:43:00Z"/>
        </w:rPr>
      </w:pPr>
    </w:p>
    <w:p w14:paraId="351F82DC" w14:textId="77777777" w:rsidR="00EF64D8" w:rsidRDefault="00056F16" w:rsidP="009E27CB">
      <w:pPr>
        <w:jc w:val="both"/>
      </w:pPr>
      <w:r>
        <w:t>Um die Auswirkungen der Prompt Engineering Technik</w:t>
      </w:r>
    </w:p>
    <w:p w14:paraId="7C2175AE" w14:textId="0151AB26" w:rsidR="009E27CB" w:rsidRDefault="00056F16" w:rsidP="009E27CB">
      <w:pPr>
        <w:jc w:val="both"/>
      </w:pPr>
      <w:r>
        <w:t xml:space="preserve">en </w:t>
      </w:r>
      <w:r w:rsidR="005236D1">
        <w:t xml:space="preserve">zu untersuchen, werden dem </w:t>
      </w:r>
      <w:ins w:id="685" w:author="Ben Fels" w:date="2024-12-21T19:13:00Z" w16du:dateUtc="2024-12-21T18:13:00Z">
        <w:r w:rsidR="005C2ECA">
          <w:t xml:space="preserve">Modell </w:t>
        </w:r>
      </w:ins>
      <w:ins w:id="686" w:author="Ben Fels" w:date="2024-12-21T19:09:00Z" w16du:dateUtc="2024-12-21T18:09:00Z">
        <w:r w:rsidR="009E27CB" w:rsidRPr="00F917E0">
          <w:t xml:space="preserve">systematisch verschiedene </w:t>
        </w:r>
      </w:ins>
      <w:r w:rsidR="005236D1">
        <w:t xml:space="preserve">Prompts </w:t>
      </w:r>
      <w:ins w:id="687" w:author="Ben Fels" w:date="2024-12-21T19:09:00Z" w16du:dateUtc="2024-12-21T18:09:00Z">
        <w:r w:rsidR="009E27CB" w:rsidRPr="00F917E0">
          <w:t xml:space="preserve">übergeben. Konkret bedeutet dies beispielsweise, dass die Anzahl der Beispiele in </w:t>
        </w:r>
      </w:ins>
      <w:r w:rsidR="006F2726">
        <w:t xml:space="preserve">einem Prompt </w:t>
      </w:r>
      <w:ins w:id="688" w:author="Ben Fels" w:date="2024-12-21T19:09:00Z" w16du:dateUtc="2024-12-21T18:09:00Z">
        <w:r w:rsidR="009E27CB" w:rsidRPr="00F917E0">
          <w:t xml:space="preserve">variiert wird. </w:t>
        </w:r>
      </w:ins>
      <w:commentRangeStart w:id="689"/>
      <w:ins w:id="690" w:author="Ben Fels" w:date="2024-12-22T10:43:00Z" w16du:dateUtc="2024-12-22T09:43:00Z">
        <w:r w:rsidR="00BB7A91">
          <w:t xml:space="preserve">Der zuvor beschriebene </w:t>
        </w:r>
      </w:ins>
      <w:ins w:id="691" w:author="Ben Fels" w:date="2024-12-21T19:09:00Z" w16du:dateUtc="2024-12-21T18:09:00Z">
        <w:r w:rsidR="009E27CB" w:rsidRPr="00A64CCD">
          <w:t xml:space="preserve">Datensatz ist so aufzubereiten, dass daraus die Vorlagen für die Eingabeaufforderungen gemäß der verschiedenen Prompt Engineering Techniken erstellt und an das LLM übergeben werden können. Der Datensatz </w:t>
        </w:r>
      </w:ins>
      <w:r w:rsidR="000556DE">
        <w:t xml:space="preserve">wird </w:t>
      </w:r>
      <w:ins w:id="692" w:author="Ben Fels" w:date="2024-12-21T19:09:00Z" w16du:dateUtc="2024-12-21T18:09:00Z">
        <w:r w:rsidR="009E27CB" w:rsidRPr="00A64CCD">
          <w:t>zusätzlich in einen Trainings- und einen Testdatensatz unterteil</w:t>
        </w:r>
      </w:ins>
      <w:r w:rsidR="000556DE">
        <w:t>t</w:t>
      </w:r>
      <w:ins w:id="693" w:author="Ben Fels" w:date="2024-12-21T19:09:00Z" w16du:dateUtc="2024-12-21T18:09:00Z">
        <w:r w:rsidR="009E27CB" w:rsidRPr="00A64CCD">
          <w:t>.</w:t>
        </w:r>
      </w:ins>
      <w:ins w:id="694" w:author="Ben Fels" w:date="2024-12-22T10:44:00Z" w16du:dateUtc="2024-12-22T09:44:00Z">
        <w:r w:rsidR="00EC2817">
          <w:t xml:space="preserve"> </w:t>
        </w:r>
        <w:r w:rsidR="00EC2817" w:rsidRPr="00EC2817">
          <w:rPr>
            <w:highlight w:val="cyan"/>
            <w:rPrChange w:id="695" w:author="Ben Fels" w:date="2024-12-22T10:44:00Z" w16du:dateUtc="2024-12-22T09:44:00Z">
              <w:rPr/>
            </w:rPrChange>
          </w:rPr>
          <w:lastRenderedPageBreak/>
          <w:t>Begründung dafür</w:t>
        </w:r>
      </w:ins>
      <w:ins w:id="696" w:author="Ben Fels" w:date="2024-12-21T19:09:00Z" w16du:dateUtc="2024-12-21T18:09:00Z">
        <w:r w:rsidR="009E27CB" w:rsidRPr="00A64CCD">
          <w:t xml:space="preserve"> Die Ausgaben des LLMs </w:t>
        </w:r>
      </w:ins>
      <w:ins w:id="697" w:author="Ben Fels" w:date="2024-12-22T10:45:00Z" w16du:dateUtc="2024-12-22T09:45:00Z">
        <w:r w:rsidR="00F7358F">
          <w:t>werden</w:t>
        </w:r>
      </w:ins>
      <w:ins w:id="698" w:author="Ben Fels" w:date="2024-12-21T19:09:00Z" w16du:dateUtc="2024-12-21T18:09:00Z">
        <w:r w:rsidR="009E27CB" w:rsidRPr="00A64CCD">
          <w:t xml:space="preserve"> zur Evaluation der Leistung mit der Grundwahrheit abgeglichen. Hierzu sind geeignete Metriken heranzuziehen.</w:t>
        </w:r>
      </w:ins>
      <w:commentRangeEnd w:id="689"/>
      <w:r w:rsidR="00B42BD8">
        <w:rPr>
          <w:rStyle w:val="Kommentarzeichen"/>
        </w:rPr>
        <w:commentReference w:id="689"/>
      </w:r>
    </w:p>
    <w:p w14:paraId="5C1AC4C6" w14:textId="36A60863" w:rsidR="00772BB6" w:rsidRDefault="00772BB6" w:rsidP="00BB0CBF">
      <w:pPr>
        <w:jc w:val="both"/>
      </w:pPr>
      <w:r>
        <w:t xml:space="preserve">Für die Untersuchung werden die </w:t>
      </w:r>
      <w:r w:rsidR="00B675B6">
        <w:t xml:space="preserve">Prompts unter Verwendung von Python </w:t>
      </w:r>
      <w:r w:rsidR="00386DA0">
        <w:t xml:space="preserve">und speziellen Paketen wie der </w:t>
      </w:r>
      <w:r w:rsidR="008E537D">
        <w:t>O</w:t>
      </w:r>
      <w:r w:rsidR="00420F88">
        <w:t>pen</w:t>
      </w:r>
      <w:r w:rsidR="008E537D">
        <w:t>AI</w:t>
      </w:r>
      <w:r w:rsidR="0008511A" w:rsidRPr="00386DA0">
        <w:t xml:space="preserve"> Bibliothek </w:t>
      </w:r>
      <w:r w:rsidR="00386DA0">
        <w:t>systematisch an</w:t>
      </w:r>
      <w:r w:rsidR="00BB0CBF">
        <w:t xml:space="preserve"> die Batch API des </w:t>
      </w:r>
      <w:r w:rsidR="00386DA0">
        <w:t>LLM</w:t>
      </w:r>
      <w:r w:rsidR="00BB0CBF">
        <w:t>s</w:t>
      </w:r>
      <w:r w:rsidR="00386DA0">
        <w:t xml:space="preserve"> übergeben.</w:t>
      </w:r>
    </w:p>
    <w:p w14:paraId="2F9B670A" w14:textId="6E2A279B" w:rsidR="00B36425" w:rsidRDefault="00B36425" w:rsidP="009E27CB">
      <w:pPr>
        <w:jc w:val="both"/>
      </w:pPr>
      <w:r w:rsidRPr="00BB0CBF">
        <w:rPr>
          <w:highlight w:val="cyan"/>
        </w:rPr>
        <w:t>Abbildung des Prozesses in Anhang packen.</w:t>
      </w:r>
    </w:p>
    <w:p w14:paraId="7B14D5B4" w14:textId="77777777" w:rsidR="0097711D" w:rsidRPr="0047224E" w:rsidRDefault="0097711D">
      <w:pPr>
        <w:rPr>
          <w:rPrChange w:id="699" w:author="Ben Fels" w:date="2024-12-21T19:09:00Z" w16du:dateUtc="2024-12-21T18:09:00Z">
            <w:rPr>
              <w:b/>
              <w:lang w:val="en-US"/>
            </w:rPr>
          </w:rPrChange>
        </w:rPr>
        <w:pPrChange w:id="700"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701" w:name="_Toc188531703"/>
      <w:r>
        <w:t>Prompts</w:t>
      </w:r>
      <w:bookmarkEnd w:id="701"/>
    </w:p>
    <w:p w14:paraId="6DD53458" w14:textId="34CCB1EA" w:rsidR="003A08DE" w:rsidRPr="00494A51" w:rsidRDefault="00560E3A" w:rsidP="00D147DB">
      <w:pPr>
        <w:jc w:val="both"/>
        <w:rPr>
          <w:ins w:id="702" w:author="Ben Fels" w:date="2024-12-21T11:41:00Z" w16du:dateUtc="2024-12-21T10:41:00Z"/>
        </w:rPr>
      </w:pPr>
      <w:r w:rsidRPr="00494A51">
        <w:rPr>
          <w:bCs/>
          <w:lang w:val="en-US"/>
        </w:rPr>
        <w:t xml:space="preserve">ICL kann in Zero-Shot Learning, One-Shot Learning und Few-Shot Learning unterschieden werden </w:t>
      </w:r>
      <w:r w:rsidRPr="009F6A0B">
        <w:rPr>
          <w:bCs/>
          <w:highlight w:val="magenta"/>
          <w:lang w:val="en-US"/>
        </w:rPr>
        <w:fldChar w:fldCharType="begin"/>
      </w:r>
      <w:r w:rsidRPr="00494A51">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w:instrText>
      </w:r>
      <w:r w:rsidRPr="009F6A0B">
        <w:rPr>
          <w:bCs/>
          <w:highlight w:val="magenta"/>
          <w:lang w:val="en-US"/>
        </w:rPr>
        <w:instrText>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Pr="009F6A0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9F6A0B">
        <w:rPr>
          <w:bCs/>
          <w:highlight w:val="magenta"/>
          <w:lang w:val="en-US"/>
        </w:rPr>
        <w:fldChar w:fldCharType="separate"/>
      </w:r>
      <w:r w:rsidRPr="009F6A0B">
        <w:rPr>
          <w:rFonts w:cs="Arial"/>
          <w:highlight w:val="magenta"/>
          <w:rPrChange w:id="703" w:author="Ben Fels" w:date="2024-12-22T11:04:00Z" w16du:dateUtc="2024-12-22T10:04:00Z">
            <w:rPr>
              <w:rFonts w:cs="Arial"/>
            </w:rPr>
          </w:rPrChange>
        </w:rPr>
        <w:t>(Patil &amp; Gudivada, 2024, S. 23–25; Tunstall et al., 2023, S. 189)</w:t>
      </w:r>
      <w:r w:rsidRPr="009F6A0B">
        <w:rPr>
          <w:bCs/>
          <w:highlight w:val="magenta"/>
        </w:rPr>
        <w:fldChar w:fldCharType="end"/>
      </w:r>
      <w:r w:rsidRPr="009F6A0B">
        <w:rPr>
          <w:bCs/>
        </w:rPr>
        <w:t>. Die Unterscheidung richtet sich danach, wie viele Beispiele in der Eingabeaufforderung übergeben werden</w:t>
      </w:r>
      <w:r w:rsidRPr="00451847">
        <w:rPr>
          <w:bCs/>
        </w:rPr>
        <w:t>.</w:t>
      </w:r>
      <w:r w:rsidR="00494A51">
        <w:t xml:space="preserve"> </w:t>
      </w:r>
      <w:r w:rsidR="002921A8" w:rsidRPr="007041E2">
        <w:rPr>
          <w:bCs/>
          <w:rPrChange w:id="704"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705" w:author="Ben Fels" w:date="2024-12-22T17:45:00Z" w16du:dateUtc="2024-12-22T16:45:00Z">
            <w:rPr>
              <w:b/>
              <w:lang w:val="en-US"/>
            </w:rPr>
          </w:rPrChange>
        </w:rPr>
        <w:t>Chain-of-thought prompting</w:t>
      </w:r>
      <w:r w:rsidR="002921A8" w:rsidRPr="00935F4F">
        <w:t xml:space="preserve"> und </w:t>
      </w:r>
      <w:r w:rsidR="00D147DB">
        <w:rPr>
          <w:bCs/>
        </w:rPr>
        <w:t>die 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706" w:author="Ben Fels" w:date="2024-12-21T11:37:00Z" w16du:dateUtc="2024-12-21T10:37:00Z"/>
          <w:b/>
        </w:rPr>
      </w:pPr>
      <w:r>
        <w:rPr>
          <w:b/>
        </w:rPr>
        <w:t>Zero</w:t>
      </w:r>
      <w:ins w:id="707" w:author="Ben Fels" w:date="2024-12-21T11:41:00Z" w16du:dateUtc="2024-12-21T10:41:00Z">
        <w:r w:rsidRPr="00D05D1C">
          <w:rPr>
            <w:b/>
            <w:rPrChange w:id="708" w:author="Ben Fels" w:date="2024-12-21T18:19:00Z" w16du:dateUtc="2024-12-21T17:19:00Z">
              <w:rPr/>
            </w:rPrChange>
          </w:rPr>
          <w:t>-Shot Learning</w:t>
        </w:r>
      </w:ins>
      <w:r w:rsidRPr="00D05D1C">
        <w:rPr>
          <w:b/>
        </w:rPr>
        <w:t xml:space="preserve">/Prompting (ZS): </w:t>
      </w:r>
      <w:r w:rsidRPr="00D05D1C">
        <w:rPr>
          <w:highlight w:val="green"/>
        </w:rPr>
        <w:t>Beim ZS werden in dem Prompt k</w:t>
      </w:r>
      <w:ins w:id="709" w:author="Ben Fels" w:date="2024-12-21T11:46:00Z" w16du:dateUtc="2024-12-21T10:46:00Z">
        <w:r w:rsidRPr="00D05D1C">
          <w:rPr>
            <w:highlight w:val="green"/>
          </w:rPr>
          <w:t>ei</w:t>
        </w:r>
        <w:r w:rsidRPr="00D05D1C">
          <w:rPr>
            <w:highlight w:val="green"/>
            <w:rPrChange w:id="710"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711"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ins w:id="712" w:author="Ben Fels" w:date="2024-12-21T11:41:00Z" w16du:dateUtc="2024-12-21T10:41:00Z">
        <w:r w:rsidRPr="00D36626">
          <w:rPr>
            <w:b/>
            <w:rPrChange w:id="713" w:author="Ben Fels" w:date="2024-12-21T18:19:00Z" w16du:dateUtc="2024-12-21T17:19:00Z">
              <w:rPr/>
            </w:rPrChange>
          </w:rPr>
          <w:t>One-Shot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14" w:author="Ben Fels" w:date="2024-12-22T12:25:00Z" w16du:dateUtc="2024-12-22T11:25:00Z">
        <w:r w:rsidR="0068611E" w:rsidRPr="00D36626">
          <w:rPr>
            <w:highlight w:val="green"/>
          </w:rPr>
          <w:t>Input</w:t>
        </w:r>
      </w:ins>
      <w:r w:rsidR="009E1511" w:rsidRPr="00D36626">
        <w:rPr>
          <w:highlight w:val="green"/>
        </w:rPr>
        <w:t xml:space="preserve"> und gewünschtem </w:t>
      </w:r>
      <w:ins w:id="715"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716" w:author="Ben Fels" w:date="2024-12-21T11:40:00Z" w16du:dateUtc="2024-12-21T10:40:00Z"/>
          <w:highlight w:val="green"/>
          <w:lang w:val="en-US"/>
          <w:rPrChange w:id="717" w:author="Ben Fels" w:date="2024-12-21T11:41:00Z" w16du:dateUtc="2024-12-21T10:41:00Z">
            <w:rPr>
              <w:del w:id="718" w:author="Ben Fels" w:date="2024-12-21T11:40:00Z" w16du:dateUtc="2024-12-21T10:40:00Z"/>
            </w:rPr>
          </w:rPrChange>
        </w:rPr>
      </w:pPr>
      <w:ins w:id="719" w:author="Ben Fels" w:date="2024-12-21T11:41:00Z" w16du:dateUtc="2024-12-21T10:41:00Z">
        <w:r w:rsidRPr="00D36626">
          <w:rPr>
            <w:b/>
            <w:lang w:val="en-US"/>
            <w:rPrChange w:id="720" w:author="Ben Fels" w:date="2024-12-21T11:41:00Z" w16du:dateUtc="2024-12-21T10:41:00Z">
              <w:rPr/>
            </w:rPrChange>
          </w:rPr>
          <w:t>Few-shot Learning</w:t>
        </w:r>
      </w:ins>
      <w:r w:rsidR="00F93D27" w:rsidRPr="00D36626">
        <w:rPr>
          <w:b/>
          <w:lang w:val="en-US"/>
        </w:rPr>
        <w:t>/Promping (FS):</w:t>
      </w:r>
      <w:r w:rsidR="00D36626">
        <w:rPr>
          <w:b/>
          <w:lang w:val="en-US"/>
        </w:rPr>
        <w:t xml:space="preserve"> </w:t>
      </w:r>
      <w:del w:id="721" w:author="Ben Fels" w:date="2024-12-21T11:40:00Z" w16du:dateUtc="2024-12-21T10:40:00Z">
        <w:r w:rsidR="001A4072" w:rsidRPr="00B20D3A" w:rsidDel="0015399A">
          <w:rPr>
            <w:b/>
            <w:highlight w:val="green"/>
            <w:lang w:val="en-US"/>
            <w:rPrChange w:id="722"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23" w:author="Ben Fels" w:date="2024-12-21T11:41:00Z" w16du:dateUtc="2024-12-21T10:41:00Z">
              <w:rPr>
                <w:highlight w:val="magenta"/>
              </w:rPr>
            </w:rPrChange>
          </w:rPr>
          <w:fldChar w:fldCharType="begin"/>
        </w:r>
        <w:r w:rsidR="001A4072" w:rsidRPr="00B20D3A" w:rsidDel="0015399A">
          <w:rPr>
            <w:b/>
            <w:highlight w:val="green"/>
            <w:lang w:val="en-US"/>
            <w:rPrChange w:id="724"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25" w:author="Ben Fels" w:date="2024-12-21T11:41:00Z" w16du:dateUtc="2024-12-21T10:41:00Z">
              <w:rPr>
                <w:highlight w:val="magenta"/>
              </w:rPr>
            </w:rPrChange>
          </w:rPr>
          <w:fldChar w:fldCharType="separate"/>
        </w:r>
        <w:r w:rsidR="001A4072" w:rsidRPr="00B20D3A" w:rsidDel="0015399A">
          <w:rPr>
            <w:rFonts w:cs="Arial"/>
            <w:b/>
            <w:highlight w:val="green"/>
            <w:lang w:val="en-US"/>
            <w:rPrChange w:id="726" w:author="Ben Fels" w:date="2024-12-21T11:41:00Z" w16du:dateUtc="2024-12-21T10:41:00Z">
              <w:rPr>
                <w:rFonts w:cs="Arial"/>
                <w:highlight w:val="magenta"/>
              </w:rPr>
            </w:rPrChange>
          </w:rPr>
          <w:delText>(Tunstall et al., 2023, S. 330)</w:delText>
        </w:r>
        <w:r w:rsidR="001A4072" w:rsidRPr="00B20D3A" w:rsidDel="0015399A">
          <w:rPr>
            <w:b/>
            <w:highlight w:val="green"/>
            <w:rPrChange w:id="727" w:author="Ben Fels" w:date="2024-12-21T11:41:00Z" w16du:dateUtc="2024-12-21T10:41:00Z">
              <w:rPr>
                <w:highlight w:val="magenta"/>
              </w:rPr>
            </w:rPrChange>
          </w:rPr>
          <w:fldChar w:fldCharType="end"/>
        </w:r>
        <w:r w:rsidR="001A4072" w:rsidRPr="00B20D3A" w:rsidDel="0015399A">
          <w:rPr>
            <w:b/>
            <w:highlight w:val="green"/>
            <w:lang w:val="en-US"/>
            <w:rPrChange w:id="728" w:author="Ben Fels" w:date="2024-12-21T11:41:00Z" w16du:dateUtc="2024-12-21T10:41:00Z">
              <w:rPr/>
            </w:rPrChange>
          </w:rPr>
          <w:delText>. Stimmt nicht ganz, da man bei few-shot-learning auch aus gelabelten Daten einen Nutzen ziehen kann.</w:delText>
        </w:r>
      </w:del>
    </w:p>
    <w:p w14:paraId="7E182BFF" w14:textId="3898436E" w:rsidR="006A7220" w:rsidRPr="002921A8" w:rsidRDefault="000C61A4" w:rsidP="00FB3AAD">
      <w:pPr>
        <w:pStyle w:val="Listenabsatz"/>
        <w:numPr>
          <w:ilvl w:val="0"/>
          <w:numId w:val="72"/>
        </w:numPr>
        <w:autoSpaceDE w:val="0"/>
        <w:autoSpaceDN w:val="0"/>
        <w:adjustRightInd w:val="0"/>
        <w:spacing w:after="0"/>
        <w:jc w:val="both"/>
        <w:rPr>
          <w:highlight w:val="green"/>
          <w:rPrChange w:id="729" w:author="Ben Fels" w:date="2024-12-22T09:26:00Z" w16du:dateUtc="2024-12-22T08:26:00Z">
            <w:rPr>
              <w:bCs/>
              <w:i/>
              <w:lang w:val="en-US"/>
            </w:rPr>
          </w:rPrChange>
        </w:rPr>
      </w:pPr>
      <w:r w:rsidRPr="0069508D">
        <w:rPr>
          <w:highlight w:val="green"/>
        </w:rPr>
        <w:t>Auch hier werden wie beim OS d</w:t>
      </w:r>
      <w:ins w:id="730"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31" w:author="Ben Fels" w:date="2024-12-22T12:25:00Z" w16du:dateUtc="2024-12-22T11:25:00Z">
        <w:r w:rsidRPr="0069508D">
          <w:rPr>
            <w:highlight w:val="green"/>
          </w:rPr>
          <w:t xml:space="preserve">Input-Output Paare übergeben. </w:t>
        </w:r>
      </w:ins>
      <w:ins w:id="732" w:author="Ben Fels" w:date="2024-12-21T11:47:00Z" w16du:dateUtc="2024-12-21T10:47:00Z">
        <w:r w:rsidRPr="0041583C">
          <w:rPr>
            <w:rFonts w:cs="Arial"/>
            <w:highlight w:val="magenta"/>
            <w:lang w:val="en-US"/>
          </w:rPr>
          <w:t xml:space="preserve">Brown et al. </w:t>
        </w:r>
        <w:commentRangeStart w:id="733"/>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6D3E9A">
        <w:rPr>
          <w:highlight w:val="magenta"/>
          <w:lang w:val="en-US"/>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34" w:author="Ben Fels" w:date="2024-12-21T11:47:00Z" w16du:dateUtc="2024-12-21T10:47:00Z">
        <w:r w:rsidRPr="0069508D">
          <w:rPr>
            <w:highlight w:val="magenta"/>
          </w:rPr>
          <w:fldChar w:fldCharType="separate"/>
        </w:r>
      </w:ins>
      <w:r w:rsidR="00992457" w:rsidRPr="006D3E9A">
        <w:rPr>
          <w:rFonts w:cs="Arial"/>
          <w:highlight w:val="magenta"/>
          <w:lang w:val="en-US"/>
        </w:rPr>
        <w:t>(2020, S. 6, 10)</w:t>
      </w:r>
      <w:ins w:id="735" w:author="Ben Fels" w:date="2024-12-21T11:47:00Z" w16du:dateUtc="2024-12-21T10:47:00Z">
        <w:r w:rsidRPr="0069508D">
          <w:rPr>
            <w:highlight w:val="magenta"/>
          </w:rPr>
          <w:fldChar w:fldCharType="end"/>
        </w:r>
      </w:ins>
      <w:commentRangeEnd w:id="733"/>
      <w:r w:rsidR="00992457">
        <w:rPr>
          <w:rStyle w:val="Kommentarzeichen"/>
        </w:rPr>
        <w:commentReference w:id="733"/>
      </w:r>
      <w:ins w:id="736" w:author="Ben Fels" w:date="2024-12-21T11:47:00Z" w16du:dateUtc="2024-12-21T10:47:00Z">
        <w:r w:rsidRPr="006D3E9A">
          <w:rPr>
            <w:lang w:val="en-US"/>
          </w:rPr>
          <w:t xml:space="preserve"> </w:t>
        </w:r>
      </w:ins>
      <w:r w:rsidR="0041583C" w:rsidRPr="006D3E9A">
        <w:rPr>
          <w:lang w:val="en-US"/>
        </w:rPr>
        <w:t xml:space="preserve">verwenden </w:t>
      </w:r>
      <w:ins w:id="737" w:author="Ben Fels" w:date="2024-12-21T11:47:00Z" w16du:dateUtc="2024-12-21T10:47:00Z">
        <w:r w:rsidRPr="006D3E9A">
          <w:rPr>
            <w:highlight w:val="green"/>
            <w:lang w:val="en-US"/>
          </w:rPr>
          <w:t>dabei in der Regel zwischen 10 und 100 Beispiele</w:t>
        </w:r>
      </w:ins>
      <w:r w:rsidR="00B8221D" w:rsidRPr="006D3E9A">
        <w:rPr>
          <w:highlight w:val="green"/>
          <w:lang w:val="en-US"/>
        </w:rPr>
        <w:t xml:space="preserve">, je nach der Größe des Kontextfensters des </w:t>
      </w:r>
      <w:r w:rsidR="00A6543F" w:rsidRPr="006D3E9A">
        <w:rPr>
          <w:highlight w:val="green"/>
          <w:lang w:val="en-US"/>
        </w:rPr>
        <w:t>LLMs</w:t>
      </w:r>
      <w:ins w:id="738" w:author="Ben Fels" w:date="2024-12-21T11:47:00Z" w16du:dateUtc="2024-12-21T10:47:00Z">
        <w:r w:rsidRPr="006D3E9A">
          <w:rPr>
            <w:highlight w:val="green"/>
            <w:lang w:val="en-US"/>
          </w:rPr>
          <w:t>.</w:t>
        </w:r>
      </w:ins>
      <w:r w:rsidR="006C3CFA" w:rsidRPr="006D3E9A">
        <w:rPr>
          <w:highlight w:val="green"/>
          <w:lang w:val="en-US"/>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39"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w:t>
      </w:r>
      <w:r w:rsidR="008C1E11" w:rsidRPr="002921A8">
        <w:rPr>
          <w:highlight w:val="green"/>
        </w:rPr>
        <w:lastRenderedPageBreak/>
        <w:t xml:space="preserve">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40"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41"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42"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Tokenanzahl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05A463F3" w:rsidR="00F05175" w:rsidRPr="008805F2" w:rsidRDefault="001A4072">
      <w:pPr>
        <w:pStyle w:val="Listenabsatz"/>
        <w:numPr>
          <w:ilvl w:val="0"/>
          <w:numId w:val="58"/>
        </w:numPr>
        <w:jc w:val="both"/>
        <w:rPr>
          <w:highlight w:val="green"/>
        </w:rPr>
        <w:pPrChange w:id="743" w:author="Ben Fels" w:date="2024-12-22T17:45:00Z" w16du:dateUtc="2024-12-22T16:45:00Z">
          <w:pPr>
            <w:pStyle w:val="berschrift3"/>
          </w:pPr>
        </w:pPrChange>
      </w:pPr>
      <w:r w:rsidRPr="005C290E">
        <w:rPr>
          <w:b/>
          <w:lang w:val="en-US"/>
          <w:rPrChange w:id="744"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45"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46"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47"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6D3E9A">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748" w:author="Ben Fels" w:date="2024-12-22T11:53:00Z" w16du:dateUtc="2024-12-22T10:53:00Z">
            <w:rPr>
              <w:rFonts w:cs="Arial"/>
            </w:rPr>
          </w:rPrChange>
        </w:rPr>
        <w:t xml:space="preserve">Wei et al. </w:t>
      </w:r>
      <w:r w:rsidR="00324F58" w:rsidRPr="005C290E">
        <w:rPr>
          <w:bCs/>
          <w:highlight w:val="magenta"/>
          <w:rPrChange w:id="749"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50" w:author="Ben Fels" w:date="2024-12-22T11:53:00Z" w16du:dateUtc="2024-12-22T10:53:00Z">
            <w:rPr>
              <w:bCs/>
            </w:rPr>
          </w:rPrChange>
        </w:rPr>
        <w:fldChar w:fldCharType="separate"/>
      </w:r>
      <w:r w:rsidR="00ED055E" w:rsidRPr="005C290E">
        <w:rPr>
          <w:rFonts w:cs="Arial"/>
          <w:highlight w:val="magenta"/>
          <w:rPrChange w:id="751" w:author="Ben Fels" w:date="2024-12-22T11:53:00Z" w16du:dateUtc="2024-12-22T10:53:00Z">
            <w:rPr>
              <w:rFonts w:cs="Arial"/>
            </w:rPr>
          </w:rPrChange>
        </w:rPr>
        <w:t>(2023)</w:t>
      </w:r>
      <w:r w:rsidR="00324F58" w:rsidRPr="005C290E">
        <w:rPr>
          <w:bCs/>
          <w:highlight w:val="magenta"/>
          <w:rPrChange w:id="752"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53" w:author="Ben Fels" w:date="2024-12-22T11:51:00Z" w16du:dateUtc="2024-12-22T10:51:00Z"/>
          <w:bCs/>
          <w:highlight w:val="green"/>
        </w:rPr>
        <w:pPrChange w:id="754"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55" w:author="Ben Fels" w:date="2024-12-22T19:54:00Z" w16du:dateUtc="2024-12-22T18:54:00Z">
        <w:r w:rsidR="003C1254" w:rsidRPr="009A1D0F" w:rsidDel="004256BC">
          <w:rPr>
            <w:bCs/>
            <w:highlight w:val="green"/>
            <w:rPrChange w:id="756"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57" w:author="Ben Fels" w:date="2024-12-22T11:10:00Z" w16du:dateUtc="2024-12-22T10:10:00Z">
              <w:rPr>
                <w:bCs/>
              </w:rPr>
            </w:rPrChange>
          </w:rPr>
          <w:fldChar w:fldCharType="separate"/>
        </w:r>
        <w:r w:rsidR="003C1254" w:rsidRPr="009A1D0F" w:rsidDel="004256BC">
          <w:rPr>
            <w:rFonts w:cs="Arial"/>
            <w:highlight w:val="green"/>
            <w:rPrChange w:id="758" w:author="Ben Fels" w:date="2024-12-22T11:10:00Z" w16du:dateUtc="2024-12-22T10:10:00Z">
              <w:rPr>
                <w:rFonts w:cs="Arial"/>
              </w:rPr>
            </w:rPrChange>
          </w:rPr>
          <w:delText>(Trad &amp; Chehab, 2024, S. 369)</w:delText>
        </w:r>
        <w:r w:rsidR="003C1254" w:rsidRPr="009A1D0F" w:rsidDel="004256BC">
          <w:rPr>
            <w:bCs/>
            <w:highlight w:val="green"/>
            <w:rPrChange w:id="759" w:author="Ben Fels" w:date="2024-12-22T11:10:00Z" w16du:dateUtc="2024-12-22T10:10:00Z">
              <w:rPr>
                <w:bCs/>
              </w:rPr>
            </w:rPrChange>
          </w:rPr>
          <w:fldChar w:fldCharType="end"/>
        </w:r>
      </w:del>
    </w:p>
    <w:p w14:paraId="5AE96B26" w14:textId="6718F2DA" w:rsidR="004256BC" w:rsidRDefault="008E1D91">
      <w:pPr>
        <w:jc w:val="both"/>
        <w:rPr>
          <w:bCs/>
        </w:rPr>
      </w:pPr>
      <w:ins w:id="760" w:author="Ben Fels" w:date="2024-12-22T18:16:00Z" w16du:dateUtc="2024-12-22T17:16:00Z">
        <w:r w:rsidRPr="00AC2170">
          <w:rPr>
            <w:bCs/>
            <w:rPrChange w:id="761"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62" w:author="Ben Fels" w:date="2024-12-22T18:16:00Z" w16du:dateUtc="2024-12-22T17:16:00Z">
        <w:r>
          <w:rPr>
            <w:bCs/>
          </w:rPr>
          <w:t xml:space="preserve"> </w:t>
        </w:r>
      </w:ins>
      <w:ins w:id="763" w:author="Ben Fels" w:date="2024-12-22T18:08:00Z" w16du:dateUtc="2024-12-22T17:08:00Z">
        <w:r w:rsidR="00D05ADC" w:rsidRPr="0039768F">
          <w:rPr>
            <w:bCs/>
            <w:highlight w:val="magenta"/>
            <w:rPrChange w:id="764" w:author="Ben Fels" w:date="2024-12-22T18:10:00Z" w16du:dateUtc="2024-12-22T17:10:00Z">
              <w:rPr>
                <w:bCs/>
                <w:lang w:val="en-US"/>
              </w:rPr>
            </w:rPrChange>
          </w:rPr>
          <w:t xml:space="preserve">OpenAI </w:t>
        </w:r>
      </w:ins>
      <w:r w:rsidR="000F68E6" w:rsidRPr="008328FE">
        <w:rPr>
          <w:bCs/>
          <w:highlight w:val="magenta"/>
          <w:lang w:val="en-US"/>
          <w:rPrChange w:id="765"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66"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67" w:author="Ben Fels" w:date="2024-12-22T18:10:00Z" w16du:dateUtc="2024-12-22T17:10:00Z">
            <w:rPr>
              <w:bCs/>
              <w:lang w:val="en-US"/>
            </w:rPr>
          </w:rPrChange>
        </w:rPr>
        <w:fldChar w:fldCharType="end"/>
      </w:r>
      <w:ins w:id="768" w:author="Ben Fels" w:date="2024-12-22T18:08:00Z" w16du:dateUtc="2024-12-22T17:08:00Z">
        <w:r w:rsidR="00D05ADC" w:rsidRPr="00D05ADC">
          <w:rPr>
            <w:bCs/>
            <w:rPrChange w:id="769"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70" w:author="Ben Fels" w:date="2024-12-22T18:13:00Z" w16du:dateUtc="2024-12-22T17:13:00Z">
        <w:r w:rsidR="00427542" w:rsidRPr="00B76032">
          <w:rPr>
            <w:bCs/>
            <w:highlight w:val="green"/>
          </w:rPr>
          <w:t xml:space="preserve">beispielsweise </w:t>
        </w:r>
      </w:ins>
      <w:ins w:id="771"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72"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73" w:author="Ben Fels" w:date="2024-12-22T20:42:00Z" w16du:dateUtc="2024-12-22T19:42:00Z">
        <w:r w:rsidR="00585481" w:rsidRPr="00B76032">
          <w:rPr>
            <w:bCs/>
            <w:highlight w:val="green"/>
          </w:rPr>
          <w:t xml:space="preserve"> </w:t>
        </w:r>
      </w:ins>
      <w:ins w:id="774" w:author="Ben Fels" w:date="2024-12-22T20:05:00Z" w16du:dateUtc="2024-12-22T19:05:00Z">
        <w:r w:rsidR="00A77CE4" w:rsidRPr="00B76032">
          <w:rPr>
            <w:bCs/>
            <w:highlight w:val="green"/>
          </w:rPr>
          <w:t xml:space="preserve">und </w:t>
        </w:r>
      </w:ins>
      <w:ins w:id="775" w:author="Ben Fels" w:date="2024-12-22T18:13:00Z" w16du:dateUtc="2024-12-22T17:13:00Z">
        <w:r w:rsidR="00A51F5C" w:rsidRPr="00B76032">
          <w:rPr>
            <w:bCs/>
            <w:highlight w:val="green"/>
          </w:rPr>
          <w:t xml:space="preserve">die Verwendung </w:t>
        </w:r>
      </w:ins>
      <w:ins w:id="776" w:author="Ben Fels" w:date="2024-12-22T18:14:00Z" w16du:dateUtc="2024-12-22T17:14:00Z">
        <w:r w:rsidR="000A7B42" w:rsidRPr="00B76032">
          <w:rPr>
            <w:bCs/>
            <w:highlight w:val="green"/>
          </w:rPr>
          <w:t>von Begrenzungszeichen</w:t>
        </w:r>
      </w:ins>
      <w:ins w:id="777" w:author="Ben Fels" w:date="2024-12-22T19:55:00Z" w16du:dateUtc="2024-12-22T18:55:00Z">
        <w:r w:rsidR="0085445A" w:rsidRPr="00B76032">
          <w:rPr>
            <w:bCs/>
            <w:highlight w:val="green"/>
          </w:rPr>
          <w:t xml:space="preserve"> </w:t>
        </w:r>
      </w:ins>
      <w:ins w:id="778" w:author="Ben Fels" w:date="2024-12-22T19:11:00Z" w16du:dateUtc="2024-12-22T18:11:00Z">
        <w:r w:rsidR="00DC0016" w:rsidRPr="00B76032">
          <w:rPr>
            <w:bCs/>
            <w:highlight w:val="green"/>
          </w:rPr>
          <w:t>sowie den systematischen T</w:t>
        </w:r>
      </w:ins>
      <w:ins w:id="779" w:author="Ben Fels" w:date="2024-12-22T19:12:00Z" w16du:dateUtc="2024-12-22T18:12:00Z">
        <w:r w:rsidR="00DC0016" w:rsidRPr="00B76032">
          <w:rPr>
            <w:bCs/>
            <w:highlight w:val="green"/>
          </w:rPr>
          <w:t>est von</w:t>
        </w:r>
        <w:r w:rsidR="00447506" w:rsidRPr="00B76032">
          <w:rPr>
            <w:bCs/>
            <w:highlight w:val="green"/>
          </w:rPr>
          <w:t xml:space="preserve"> Veränderungen</w:t>
        </w:r>
      </w:ins>
      <w:ins w:id="780"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619D7CA8"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81"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82" w:author="Ben Fels" w:date="2024-12-22T11:05:00Z" w16du:dateUtc="2024-12-22T10:05:00Z">
        <w:r w:rsidR="00590195" w:rsidRPr="001541CE">
          <w:rPr>
            <w:highlight w:val="green"/>
          </w:rPr>
          <w:t xml:space="preserve">ie multilingualen Fähigkeiten </w:t>
        </w:r>
      </w:ins>
      <w:ins w:id="783" w:author="Ben Fels" w:date="2024-12-22T11:50:00Z" w16du:dateUtc="2024-12-22T10:50:00Z">
        <w:r w:rsidR="00AA1D07" w:rsidRPr="001541CE">
          <w:rPr>
            <w:highlight w:val="green"/>
          </w:rPr>
          <w:t xml:space="preserve">des </w:t>
        </w:r>
      </w:ins>
      <w:ins w:id="784" w:author="Ben Fels" w:date="2024-12-22T11:05:00Z" w16du:dateUtc="2024-12-22T10:05:00Z">
        <w:r w:rsidR="00590195" w:rsidRPr="001541CE">
          <w:rPr>
            <w:highlight w:val="green"/>
          </w:rPr>
          <w:t xml:space="preserve">LLMs nicht </w:t>
        </w:r>
      </w:ins>
      <w:ins w:id="785" w:author="Ben Fels" w:date="2024-12-22T11:52:00Z" w16du:dateUtc="2024-12-22T10:52:00Z">
        <w:r w:rsidR="00DC30B8" w:rsidRPr="001541CE">
          <w:rPr>
            <w:highlight w:val="green"/>
          </w:rPr>
          <w:t>Teil dieser Untersuchung</w:t>
        </w:r>
      </w:ins>
      <w:r w:rsidR="00D802DF" w:rsidRPr="001541CE">
        <w:rPr>
          <w:highlight w:val="green"/>
        </w:rPr>
        <w:t xml:space="preserve"> sind</w:t>
      </w:r>
      <w:ins w:id="786"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lastRenderedPageBreak/>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Default="00DE526B" w:rsidP="00DE526B">
      <w:pPr>
        <w:jc w:val="both"/>
        <w:rPr>
          <w:bCs/>
        </w:rPr>
      </w:pPr>
      <w:r w:rsidRPr="004B49FF">
        <w:rPr>
          <w:bCs/>
          <w:highlight w:val="cyan"/>
        </w:rPr>
        <w:t>Hier ggf. irgendwo auf die steigende Tokenanzahl der Prompts mit zunehehmender Anzahl an Beispielen eingehen und die Tabelle mit den Infos in den Anhang packen</w:t>
      </w:r>
    </w:p>
    <w:p w14:paraId="4F470B3C" w14:textId="6B281A84" w:rsidR="008A42FF" w:rsidRPr="00D05ADC" w:rsidRDefault="00917A56" w:rsidP="00DE526B">
      <w:pPr>
        <w:jc w:val="both"/>
        <w:rPr>
          <w:ins w:id="787" w:author="Ben Fels" w:date="2024-12-16T22:10:00Z" w16du:dateUtc="2024-12-16T21:10:00Z"/>
          <w:bCs/>
        </w:rPr>
      </w:pPr>
      <w:r>
        <w:rPr>
          <w:bCs/>
        </w:rPr>
        <w:t>Die Anzahl der übergebenen Tokens pro Prompt steig</w:t>
      </w:r>
      <w:r w:rsidR="00E91A3A">
        <w:rPr>
          <w:bCs/>
        </w:rPr>
        <w:t>t</w:t>
      </w:r>
      <w:r>
        <w:rPr>
          <w:bCs/>
        </w:rPr>
        <w:t xml:space="preserve"> mit zunehmender Komplexität. Der </w:t>
      </w:r>
      <w:r w:rsidR="008A42FF">
        <w:rPr>
          <w:bCs/>
        </w:rPr>
        <w:t xml:space="preserve">ZS-Prompt </w:t>
      </w:r>
      <w:r>
        <w:rPr>
          <w:bCs/>
        </w:rPr>
        <w:t>umfasst 82</w:t>
      </w:r>
      <w:r w:rsidR="008A42FF">
        <w:rPr>
          <w:bCs/>
        </w:rPr>
        <w:t xml:space="preserve"> Token</w:t>
      </w:r>
      <w:r w:rsidR="004027C7">
        <w:rPr>
          <w:bCs/>
        </w:rPr>
        <w:t>s</w:t>
      </w:r>
      <w:r w:rsidR="009C71DE">
        <w:rPr>
          <w:bCs/>
        </w:rPr>
        <w:t xml:space="preserve">, wohingegen der </w:t>
      </w:r>
      <w:r w:rsidR="004027C7">
        <w:rPr>
          <w:bCs/>
        </w:rPr>
        <w:t>FS-</w:t>
      </w:r>
      <w:r w:rsidR="009C71DE">
        <w:rPr>
          <w:bCs/>
        </w:rPr>
        <w:t>Prompt mit 40 Beispielen, einer Persona und COT 54.</w:t>
      </w:r>
      <w:r w:rsidR="000A3ADF">
        <w:rPr>
          <w:bCs/>
        </w:rPr>
        <w:t>470</w:t>
      </w:r>
      <w:r w:rsidR="004027C7">
        <w:rPr>
          <w:bCs/>
        </w:rPr>
        <w:t xml:space="preserve"> Tokens</w:t>
      </w:r>
      <w:r w:rsidR="000A3ADF">
        <w:rPr>
          <w:bCs/>
        </w:rPr>
        <w:t xml:space="preserve"> groß ist.</w:t>
      </w:r>
      <w:r w:rsidR="004646E1">
        <w:rPr>
          <w:rStyle w:val="Funotenzeichen"/>
          <w:bCs/>
        </w:rPr>
        <w:footnoteReference w:id="2"/>
      </w:r>
    </w:p>
    <w:p w14:paraId="74DEFE16" w14:textId="77835209"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p>
    <w:p w14:paraId="328591B8" w14:textId="5D423CDE" w:rsidR="001A4072" w:rsidRDefault="00F04E46" w:rsidP="007C3A77">
      <w:pPr>
        <w:autoSpaceDE w:val="0"/>
        <w:autoSpaceDN w:val="0"/>
        <w:adjustRightInd w:val="0"/>
        <w:spacing w:after="0"/>
        <w:jc w:val="both"/>
      </w:pPr>
      <w:r w:rsidRPr="004152E8">
        <w:t xml:space="preserve">OpenAI </w:t>
      </w:r>
      <w:r w:rsidR="00621159" w:rsidRPr="00326563">
        <w:rPr>
          <w:highlight w:val="magenta"/>
        </w:rPr>
        <w:fldChar w:fldCharType="begin"/>
      </w:r>
      <w:r w:rsidR="00334167">
        <w:rPr>
          <w:highlight w:val="magenta"/>
        </w:rPr>
        <w:instrText xml:space="preserve"> ADDIN ZOTERO_ITEM CSL_CITATION {"citationID":"KRrSN8nE","properties":{"formattedCitation":"(OpenAI, 2025e)","plainCitation":"(OpenAI, 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schema":"https://github.com/citation-style-language/schema/raw/master/csl-citation.json"} </w:instrText>
      </w:r>
      <w:r w:rsidR="00621159" w:rsidRPr="00326563">
        <w:rPr>
          <w:highlight w:val="magenta"/>
        </w:rPr>
        <w:fldChar w:fldCharType="separate"/>
      </w:r>
      <w:r w:rsidR="00334167" w:rsidRPr="00334167">
        <w:rPr>
          <w:rFonts w:cs="Arial"/>
          <w:highlight w:val="magenta"/>
        </w:rPr>
        <w:t>(OpenAI, 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EA34BE" w:rsidRPr="00856F90">
        <w:rPr>
          <w:i/>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9A2D1F" w:rsidRPr="00856F90">
        <w:rPr>
          <w:i/>
          <w:highlight w:val="green"/>
        </w:rPr>
        <w:t xml:space="preserve">developer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r w:rsidR="00713DC0" w:rsidRPr="007C64DC">
        <w:rPr>
          <w:i/>
          <w:highlight w:val="green"/>
        </w:rPr>
        <w:t xml:space="preserve">developer </w:t>
      </w:r>
      <w:r w:rsidR="00713DC0" w:rsidRPr="007C64DC">
        <w:rPr>
          <w:highlight w:val="green"/>
        </w:rPr>
        <w:t xml:space="preserve"> und der Aufsatz </w:t>
      </w:r>
      <w:r w:rsidR="009736EA" w:rsidRPr="007C64DC">
        <w:rPr>
          <w:highlight w:val="green"/>
        </w:rPr>
        <w:t xml:space="preserve">der Rolle </w:t>
      </w:r>
      <w:r w:rsidR="00713DC0" w:rsidRPr="007C64DC">
        <w:rPr>
          <w:i/>
          <w:highlight w:val="green"/>
        </w:rPr>
        <w:t xml:space="preserve">user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r w:rsidR="00691980" w:rsidRPr="007C64DC">
        <w:rPr>
          <w:i/>
          <w:highlight w:val="green"/>
        </w:rPr>
        <w:t>developer</w:t>
      </w:r>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788" w:author="Ben Fels" w:date="2024-12-21T19:09:00Z" w16du:dateUtc="2024-12-21T18:09:00Z"/>
        </w:rPr>
        <w:pPrChange w:id="789" w:author="Ben Fels" w:date="2024-12-22T10:46:00Z" w16du:dateUtc="2024-12-22T09:46:00Z">
          <w:pPr>
            <w:jc w:val="both"/>
          </w:pPr>
        </w:pPrChange>
      </w:pPr>
      <w:bookmarkStart w:id="790" w:name="_Toc188531704"/>
      <w:ins w:id="791" w:author="Ben Fels" w:date="2024-12-22T10:45:00Z" w16du:dateUtc="2024-12-22T09:45:00Z">
        <w:r>
          <w:t>Metriken zur Evaluation</w:t>
        </w:r>
      </w:ins>
      <w:bookmarkEnd w:id="790"/>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w:t>
      </w:r>
      <w:r>
        <w:lastRenderedPageBreak/>
        <w:t xml:space="preserve">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Klassifikationsmetriken wie Accuracy oder Precision würde ein Textabschnitt, welcher nicht vollständig mit der Grundwahrheit übereinstimmt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(Bilingual Evaluation Understudy)</w:t>
      </w:r>
      <w:r w:rsidRPr="00D43867">
        <w:t xml:space="preserve">: </w:t>
      </w:r>
      <w:r>
        <w:t xml:space="preserve">Die Metrik wurde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ähnliche Aufgaben angewendet werden. BLEU basiert auf der Metrik Precision und misst, wie ähnlich ein generierter Text zu einem Referenztext ist. Laut der Beschreibung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792"/>
      <w:commentRangeStart w:id="793"/>
      <w:r>
        <w:t xml:space="preserve">Bei der Berechnung des BLEU-Scores besteht das Problem, dass wenn größere n-Gramme, wie bei n=4, für einen Satz eine Precision von 0 haben, der  BLEU-Score für den Satz ebenfalls 0 is,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 xml:space="preserve">(Chen </w:t>
      </w:r>
      <w:r w:rsidRPr="00C4789D">
        <w:rPr>
          <w:rFonts w:cs="Arial"/>
          <w:highlight w:val="magenta"/>
        </w:rPr>
        <w:lastRenderedPageBreak/>
        <w:t>&amp;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792"/>
      <w:r>
        <w:rPr>
          <w:rStyle w:val="Kommentarzeichen"/>
        </w:rPr>
        <w:commentReference w:id="792"/>
      </w:r>
      <w:commentRangeEnd w:id="793"/>
      <w:r>
        <w:rPr>
          <w:rStyle w:val="Kommentarzeichen"/>
        </w:rPr>
        <w:commentReference w:id="793"/>
      </w:r>
      <w:r>
        <w:t xml:space="preserve">. </w:t>
      </w:r>
      <w:r w:rsidRPr="00D72379">
        <w:t xml:space="preserve">Die Implementierung von BLEU </w:t>
      </w:r>
      <w:commentRangeStart w:id="794"/>
      <w:r w:rsidRPr="00F94E0E">
        <w:rPr>
          <w:highlight w:val="cyan"/>
        </w:rPr>
        <w:t>inklusive der Glättungsfunktion</w:t>
      </w:r>
      <w:r>
        <w:t xml:space="preserve"> </w:t>
      </w:r>
      <w:commentRangeEnd w:id="794"/>
      <w:r>
        <w:rPr>
          <w:rStyle w:val="Kommentarzeichen"/>
        </w:rPr>
        <w:commentReference w:id="794"/>
      </w:r>
      <w:r w:rsidRPr="00D72379">
        <w:t>erfolgt über NLTK</w:t>
      </w:r>
      <w:r>
        <w:t xml:space="preserve">. Damit zwei Texte für die Untersuchung als übereinstimmend gelten wird als Grenzwert ein BLEU-Score von </w:t>
      </w:r>
      <w:commentRangeStart w:id="795"/>
      <w:r>
        <w:t xml:space="preserve">0,75 </w:t>
      </w:r>
      <w:commentRangeEnd w:id="795"/>
      <w:r>
        <w:rPr>
          <w:rStyle w:val="Kommentarzeichen"/>
        </w:rPr>
        <w:commentReference w:id="795"/>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Berechnung von True Positives (TP), False Positives (FP), False Negatives (FN) und True Negatives (TN), um daraus die Metriken wie Precision und Recall zu bestimmen. Dabei eine Grenze festlegen, ab wann ein Satz nahe genug der Grundwahrheit entspricht und damit als korrekt vorhergesagt gilt.</w:t>
      </w:r>
    </w:p>
    <w:p w14:paraId="1BD6F3B0" w14:textId="63223A40" w:rsidR="009B2AC2" w:rsidRPr="00AC5797" w:rsidRDefault="009B2AC2" w:rsidP="009B2AC2">
      <w:r>
        <w:t xml:space="preserve">Hier die </w:t>
      </w:r>
      <w:commentRangeStart w:id="796"/>
      <w:r>
        <w:t xml:space="preserve">Bedeutung der Felder in der Konfusionsmatrix </w:t>
      </w:r>
      <w:commentRangeEnd w:id="796"/>
      <w:r>
        <w:rPr>
          <w:rStyle w:val="Kommentarzeichen"/>
        </w:rPr>
        <w:commentReference w:id="796"/>
      </w:r>
      <w:r>
        <w:t>an dem Beispiel von Behauptungen. Diese lassen sich sinngemäß auf die anderen Argumentationskomponenten übertr</w:t>
      </w:r>
      <w:r w:rsidR="00C923FD">
        <w:t>a</w:t>
      </w:r>
      <w: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lastRenderedPageBreak/>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p w14:paraId="14FA6E41" w14:textId="77777777" w:rsidR="009B2AC2" w:rsidRDefault="009B2AC2" w:rsidP="009B2AC2">
      <w:pPr>
        <w:jc w:val="both"/>
      </w:pPr>
      <w:r>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Klassifikationsmetriken berechnen, für die FN nicht benötigt werden. Somit können Precision, Recall und F1-Score berechnet werden. </w:t>
      </w:r>
    </w:p>
    <w:p w14:paraId="38E72015" w14:textId="77777777" w:rsidR="009B2AC2" w:rsidRDefault="009B2AC2" w:rsidP="009B2AC2">
      <w:pPr>
        <w:jc w:val="both"/>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797"/>
      <w:r w:rsidRPr="003E440C">
        <w:rPr>
          <w:highlight w:val="green"/>
        </w:rPr>
        <w:t>Eine hohe Precision allein könnte bedeuten, dass nur wenige tatsächliche Behauptungen vom LLM identifiziert werden</w:t>
      </w:r>
      <w:commentRangeEnd w:id="797"/>
      <w:r w:rsidRPr="003E440C">
        <w:rPr>
          <w:rStyle w:val="Kommentarzeichen"/>
          <w:highlight w:val="green"/>
        </w:rPr>
        <w:commentReference w:id="797"/>
      </w:r>
      <w:r w:rsidRPr="003E440C">
        <w:rPr>
          <w:highlight w:val="green"/>
        </w:rPr>
        <w:t xml:space="preserve">.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w:t>
      </w:r>
      <w:r w:rsidRPr="003E440C">
        <w:rPr>
          <w:highlight w:val="green"/>
        </w:rPr>
        <w:lastRenderedPageBreak/>
        <w:t>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3B1A8515" w14:textId="635ACC1D" w:rsidR="003D7B8B" w:rsidRPr="00852E25" w:rsidRDefault="003D7B8B" w:rsidP="009B2AC2">
      <w:pPr>
        <w:jc w:val="both"/>
        <w:rPr>
          <w:ins w:id="798" w:author="Ben Fels" w:date="2024-12-16T22:14:00Z" w16du:dateUtc="2024-12-16T21:14:00Z"/>
          <w:highlight w:val="cyan"/>
        </w:rPr>
      </w:pPr>
      <w:r w:rsidRPr="00852E25">
        <w:rPr>
          <w:highlight w:val="cyan"/>
        </w:rPr>
        <w:t xml:space="preserve">Den F1-Score besser beschreiben: Kann zwischen 0 und 1 liegen, wobei </w:t>
      </w:r>
      <w:r w:rsidR="00852E25" w:rsidRPr="00852E25">
        <w:rPr>
          <w:highlight w:val="cyan"/>
        </w:rPr>
        <w:t>0 bedeutet .. und 1 …</w:t>
      </w:r>
      <w:r w:rsidR="0017561F">
        <w:rPr>
          <w:highlight w:val="cyan"/>
        </w:rPr>
        <w:t xml:space="preserve"> -&gt;Basiert auf Recall/Precision, weshalb die Beschre</w:t>
      </w:r>
      <w:r w:rsidR="0062208C">
        <w:rPr>
          <w:highlight w:val="cyan"/>
        </w:rPr>
        <w:t>i</w:t>
      </w:r>
      <w:r w:rsidR="0017561F">
        <w:rPr>
          <w:highlight w:val="cyan"/>
        </w:rPr>
        <w:t>bungen davon auf F1-Score übertragen werden können.</w:t>
      </w:r>
    </w:p>
    <w:p w14:paraId="1A381C6C" w14:textId="796A63DE" w:rsidR="009B2AC2" w:rsidRPr="00E4066C" w:rsidRDefault="009B2AC2" w:rsidP="00E4066C">
      <w:pPr>
        <w:pStyle w:val="Listenabsatz"/>
        <w:numPr>
          <w:ilvl w:val="0"/>
          <w:numId w:val="63"/>
        </w:numPr>
        <w:rPr>
          <w:ins w:id="799" w:author="Ben Fels" w:date="2024-12-16T22:14:00Z" w16du:dateUtc="2024-12-16T21:14:00Z"/>
          <w:lang w:val="en-US"/>
        </w:rPr>
      </w:pPr>
      <w:ins w:id="800" w:author="Ben Fels" w:date="2024-12-16T22:14:00Z" w16du:dateUtc="2024-12-16T21:14:00Z">
        <w:r w:rsidRPr="004A62D9">
          <w:rPr>
            <w:lang w:val="en-US"/>
          </w:rPr>
          <w:t>F1</w:t>
        </w:r>
      </w:ins>
      <w:r w:rsidRPr="004A62D9">
        <w:rPr>
          <w:lang w:val="en-US"/>
        </w:rPr>
        <w:t xml:space="preserve"> macro-averaged</w:t>
      </w:r>
      <w:r>
        <w:rPr>
          <w:lang w:val="en-US"/>
        </w:rPr>
        <w:t xml:space="preserve"> </w:t>
      </w:r>
      <w:ins w:id="801" w:author="Ben Fels" w:date="2024-12-16T22:14:00Z" w16du:dateUtc="2024-12-16T21:14:00Z">
        <w:r w:rsidRPr="004A62D9">
          <w:rPr>
            <w:lang w:val="en-US"/>
          </w:rPr>
          <w:t>score</w:t>
        </w:r>
      </w:ins>
      <w:r>
        <w:rPr>
          <w:lang w:val="en-US"/>
        </w:rPr>
        <w:t xml:space="preserve"> calculated at sequence level</w:t>
      </w:r>
      <w:ins w:id="802"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Meulder, 2003).</w:t>
      </w:r>
    </w:p>
    <w:p w14:paraId="75A7287C" w14:textId="77777777" w:rsidR="009B2AC2" w:rsidRDefault="009B2AC2" w:rsidP="009B2AC2">
      <w:pPr>
        <w:rPr>
          <w:ins w:id="803" w:author="Ben Fels" w:date="2024-12-16T22:14:00Z" w16du:dateUtc="2024-12-16T21:14:00Z"/>
        </w:rPr>
      </w:pPr>
      <w:ins w:id="804"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805"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806" w:author="Ben Fels" w:date="2024-12-21T11:47:00Z" w16du:dateUtc="2024-12-21T10:47:00Z"/>
          <w:lang w:val="en-US"/>
          <w:rPrChange w:id="807" w:author="Ben Fels" w:date="2024-12-21T18:24:00Z" w16du:dateUtc="2024-12-21T17:24:00Z">
            <w:rPr>
              <w:del w:id="808" w:author="Ben Fels" w:date="2024-12-21T11:47:00Z" w16du:dateUtc="2024-12-21T10:47:00Z"/>
              <w:b/>
              <w:i/>
              <w:lang w:val="en-US"/>
            </w:rPr>
          </w:rPrChange>
        </w:rPr>
      </w:pPr>
      <w:bookmarkStart w:id="809" w:name="_Toc185697462"/>
      <w:bookmarkStart w:id="810" w:name="_Toc186791538"/>
      <w:bookmarkStart w:id="811" w:name="_Toc187929391"/>
      <w:bookmarkStart w:id="812" w:name="_Toc188431119"/>
      <w:bookmarkStart w:id="813" w:name="_Toc188531705"/>
      <w:bookmarkEnd w:id="809"/>
      <w:bookmarkEnd w:id="810"/>
      <w:bookmarkEnd w:id="811"/>
      <w:bookmarkEnd w:id="812"/>
      <w:bookmarkEnd w:id="813"/>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814" w:author="Ben Fels" w:date="2024-12-21T11:47:00Z" w16du:dateUtc="2024-12-21T10:47:00Z"/>
          <w:lang w:val="en-US"/>
          <w:rPrChange w:id="815" w:author="Ben Fels" w:date="2024-12-21T18:24:00Z" w16du:dateUtc="2024-12-21T17:24:00Z">
            <w:rPr>
              <w:del w:id="816" w:author="Ben Fels" w:date="2024-12-21T11:47:00Z" w16du:dateUtc="2024-12-21T10:47:00Z"/>
            </w:rPr>
          </w:rPrChange>
        </w:rPr>
      </w:pPr>
      <w:del w:id="817" w:author="Ben Fels" w:date="2024-12-21T11:47:00Z" w16du:dateUtc="2024-12-21T10:47:00Z">
        <w:r w:rsidRPr="002F4B5A" w:rsidDel="002A4580">
          <w:rPr>
            <w:lang w:val="en-US"/>
            <w:rPrChange w:id="818" w:author="Ben Fels" w:date="2024-12-21T18:24:00Z" w16du:dateUtc="2024-12-21T17:24:00Z">
              <w:rPr/>
            </w:rPrChange>
          </w:rPr>
          <w:delText>Zero-Shot</w:delText>
        </w:r>
        <w:r w:rsidR="00490397" w:rsidRPr="002F4B5A" w:rsidDel="002A4580">
          <w:rPr>
            <w:lang w:val="en-US"/>
            <w:rPrChange w:id="819" w:author="Ben Fels" w:date="2024-12-21T18:24:00Z" w16du:dateUtc="2024-12-21T17:24:00Z">
              <w:rPr/>
            </w:rPrChange>
          </w:rPr>
          <w:delText>: Kein Beispiel übergeben</w:delText>
        </w:r>
        <w:bookmarkStart w:id="820" w:name="_Toc185697463"/>
        <w:bookmarkStart w:id="821" w:name="_Toc186791539"/>
        <w:bookmarkStart w:id="822" w:name="_Toc187929392"/>
        <w:bookmarkStart w:id="823" w:name="_Toc188431120"/>
        <w:bookmarkStart w:id="824" w:name="_Toc188531706"/>
        <w:bookmarkEnd w:id="820"/>
        <w:bookmarkEnd w:id="821"/>
        <w:bookmarkEnd w:id="822"/>
        <w:bookmarkEnd w:id="823"/>
        <w:bookmarkEnd w:id="824"/>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25" w:author="Ben Fels" w:date="2024-12-21T11:47:00Z" w16du:dateUtc="2024-12-21T10:47:00Z"/>
          <w:lang w:val="en-US"/>
          <w:rPrChange w:id="826" w:author="Ben Fels" w:date="2024-12-21T18:24:00Z" w16du:dateUtc="2024-12-21T17:24:00Z">
            <w:rPr>
              <w:del w:id="827" w:author="Ben Fels" w:date="2024-12-21T11:47:00Z" w16du:dateUtc="2024-12-21T10:47:00Z"/>
            </w:rPr>
          </w:rPrChange>
        </w:rPr>
      </w:pPr>
      <w:del w:id="828" w:author="Ben Fels" w:date="2024-12-21T11:47:00Z" w16du:dateUtc="2024-12-21T10:47:00Z">
        <w:r w:rsidRPr="002F4B5A" w:rsidDel="002A4580">
          <w:rPr>
            <w:lang w:val="en-US"/>
            <w:rPrChange w:id="829" w:author="Ben Fels" w:date="2024-12-21T18:24:00Z" w16du:dateUtc="2024-12-21T17:24:00Z">
              <w:rPr/>
            </w:rPrChange>
          </w:rPr>
          <w:delText>One-Shot</w:delText>
        </w:r>
        <w:r w:rsidR="00490397" w:rsidRPr="002F4B5A" w:rsidDel="002A4580">
          <w:rPr>
            <w:lang w:val="en-US"/>
            <w:rPrChange w:id="830" w:author="Ben Fels" w:date="2024-12-21T18:24:00Z" w16du:dateUtc="2024-12-21T17:24:00Z">
              <w:rPr/>
            </w:rPrChange>
          </w:rPr>
          <w:delText>: ein Beispiel übergeben</w:delText>
        </w:r>
        <w:bookmarkStart w:id="831" w:name="_Toc185697464"/>
        <w:bookmarkStart w:id="832" w:name="_Toc186791540"/>
        <w:bookmarkStart w:id="833" w:name="_Toc187929393"/>
        <w:bookmarkStart w:id="834" w:name="_Toc188431121"/>
        <w:bookmarkStart w:id="835" w:name="_Toc188531707"/>
        <w:bookmarkEnd w:id="831"/>
        <w:bookmarkEnd w:id="832"/>
        <w:bookmarkEnd w:id="833"/>
        <w:bookmarkEnd w:id="834"/>
        <w:bookmarkEnd w:id="835"/>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36" w:author="Ben Fels" w:date="2024-12-21T11:47:00Z" w16du:dateUtc="2024-12-21T10:47:00Z"/>
          <w:lang w:val="en-US"/>
          <w:rPrChange w:id="837" w:author="Ben Fels" w:date="2024-12-21T18:24:00Z" w16du:dateUtc="2024-12-21T17:24:00Z">
            <w:rPr>
              <w:del w:id="838" w:author="Ben Fels" w:date="2024-12-21T11:47:00Z" w16du:dateUtc="2024-12-21T10:47:00Z"/>
            </w:rPr>
          </w:rPrChange>
        </w:rPr>
      </w:pPr>
      <w:del w:id="839" w:author="Ben Fels" w:date="2024-12-21T11:47:00Z" w16du:dateUtc="2024-12-21T10:47:00Z">
        <w:r w:rsidRPr="002F4B5A" w:rsidDel="002A4580">
          <w:rPr>
            <w:lang w:val="en-US"/>
            <w:rPrChange w:id="840" w:author="Ben Fels" w:date="2024-12-21T18:24:00Z" w16du:dateUtc="2024-12-21T17:24:00Z">
              <w:rPr/>
            </w:rPrChange>
          </w:rPr>
          <w:delText>Few-Shot</w:delText>
        </w:r>
        <w:r w:rsidR="00490397" w:rsidRPr="002F4B5A" w:rsidDel="002A4580">
          <w:rPr>
            <w:lang w:val="en-US"/>
            <w:rPrChange w:id="841" w:author="Ben Fels" w:date="2024-12-21T18:24:00Z" w16du:dateUtc="2024-12-21T17:24:00Z">
              <w:rPr/>
            </w:rPrChange>
          </w:rPr>
          <w:delText xml:space="preserve">: </w:delText>
        </w:r>
        <w:r w:rsidR="00633544" w:rsidRPr="002F4B5A" w:rsidDel="002A4580">
          <w:rPr>
            <w:lang w:val="en-US"/>
            <w:rPrChange w:id="842" w:author="Ben Fels" w:date="2024-12-21T18:24:00Z" w16du:dateUtc="2024-12-21T17:24:00Z">
              <w:rPr/>
            </w:rPrChange>
          </w:rPr>
          <w:delText xml:space="preserve">Wie viel Beispiele braucht es, damit es als Few-Shot Learning </w:delText>
        </w:r>
        <w:r w:rsidR="00163016" w:rsidRPr="002F4B5A" w:rsidDel="002A4580">
          <w:rPr>
            <w:lang w:val="en-US"/>
            <w:rPrChange w:id="843" w:author="Ben Fels" w:date="2024-12-21T18:24:00Z" w16du:dateUtc="2024-12-21T17:24:00Z">
              <w:rPr/>
            </w:rPrChange>
          </w:rPr>
          <w:delText>zählt?</w:delText>
        </w:r>
        <w:bookmarkStart w:id="844" w:name="_Toc185697465"/>
        <w:bookmarkStart w:id="845" w:name="_Toc186791541"/>
        <w:bookmarkStart w:id="846" w:name="_Toc187929394"/>
        <w:bookmarkStart w:id="847" w:name="_Toc188431122"/>
        <w:bookmarkStart w:id="848" w:name="_Toc188531708"/>
        <w:bookmarkEnd w:id="844"/>
        <w:bookmarkEnd w:id="845"/>
        <w:bookmarkEnd w:id="846"/>
        <w:bookmarkEnd w:id="847"/>
        <w:bookmarkEnd w:id="848"/>
      </w:del>
    </w:p>
    <w:p w14:paraId="7E7209C7" w14:textId="13480A68" w:rsidR="00E150E2" w:rsidDel="002A4580" w:rsidRDefault="00E87A82" w:rsidP="00E150E2">
      <w:pPr>
        <w:autoSpaceDE w:val="0"/>
        <w:autoSpaceDN w:val="0"/>
        <w:adjustRightInd w:val="0"/>
        <w:spacing w:after="0"/>
        <w:ind w:left="360"/>
        <w:jc w:val="both"/>
        <w:rPr>
          <w:del w:id="849" w:author="Ben Fels" w:date="2024-12-21T11:47:00Z" w16du:dateUtc="2024-12-21T10:47:00Z"/>
        </w:rPr>
      </w:pPr>
      <w:del w:id="850" w:author="Ben Fels" w:date="2024-12-21T11:47:00Z" w16du:dateUtc="2024-12-21T10:47:00Z">
        <w:r w:rsidRPr="002F4B5A" w:rsidDel="002A4580">
          <w:rPr>
            <w:lang w:val="en-US"/>
            <w:rPrChange w:id="851" w:author="Ben Fels" w:date="2024-12-21T18:24:00Z" w16du:dateUtc="2024-12-21T17:24:00Z">
              <w:rPr/>
            </w:rPrChange>
          </w:rPr>
          <w:delText xml:space="preserve">Nach </w:delText>
        </w:r>
        <w:r w:rsidRPr="002F4B5A" w:rsidDel="002A4580">
          <w:rPr>
            <w:rFonts w:cs="Arial"/>
            <w:highlight w:val="magenta"/>
            <w:lang w:val="en-US"/>
            <w:rPrChange w:id="852"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53"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54"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55"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56"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57"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58" w:name="_Toc185697466"/>
        <w:bookmarkStart w:id="859" w:name="_Toc186791542"/>
        <w:bookmarkStart w:id="860" w:name="_Toc187929395"/>
        <w:bookmarkStart w:id="861" w:name="_Toc188431123"/>
        <w:bookmarkStart w:id="862" w:name="_Toc188531709"/>
        <w:bookmarkEnd w:id="858"/>
        <w:bookmarkEnd w:id="859"/>
        <w:bookmarkEnd w:id="860"/>
        <w:bookmarkEnd w:id="861"/>
        <w:bookmarkEnd w:id="862"/>
      </w:del>
    </w:p>
    <w:p w14:paraId="0FA3FEE0" w14:textId="0404AE21" w:rsidR="003F347A" w:rsidDel="002A4580" w:rsidRDefault="00F74FD5" w:rsidP="00E150E2">
      <w:pPr>
        <w:autoSpaceDE w:val="0"/>
        <w:autoSpaceDN w:val="0"/>
        <w:adjustRightInd w:val="0"/>
        <w:spacing w:after="0"/>
        <w:ind w:left="360"/>
        <w:jc w:val="both"/>
        <w:rPr>
          <w:del w:id="863" w:author="Ben Fels" w:date="2024-12-21T11:47:00Z" w16du:dateUtc="2024-12-21T10:47:00Z"/>
        </w:rPr>
      </w:pPr>
      <w:del w:id="864"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65" w:name="_Toc185697467"/>
        <w:bookmarkStart w:id="866" w:name="_Toc186791543"/>
        <w:bookmarkStart w:id="867" w:name="_Toc187929396"/>
        <w:bookmarkStart w:id="868" w:name="_Toc188431124"/>
        <w:bookmarkStart w:id="869" w:name="_Toc188531710"/>
        <w:bookmarkEnd w:id="865"/>
        <w:bookmarkEnd w:id="866"/>
        <w:bookmarkEnd w:id="867"/>
        <w:bookmarkEnd w:id="868"/>
        <w:bookmarkEnd w:id="869"/>
      </w:del>
    </w:p>
    <w:p w14:paraId="55A6E6F9" w14:textId="42D9A0F9" w:rsidR="00027FDA" w:rsidDel="002A4580" w:rsidRDefault="00027FDA" w:rsidP="00E150E2">
      <w:pPr>
        <w:autoSpaceDE w:val="0"/>
        <w:autoSpaceDN w:val="0"/>
        <w:adjustRightInd w:val="0"/>
        <w:spacing w:after="0"/>
        <w:ind w:left="360"/>
        <w:jc w:val="both"/>
        <w:rPr>
          <w:del w:id="870" w:author="Ben Fels" w:date="2024-12-21T11:47:00Z" w16du:dateUtc="2024-12-21T10:47:00Z"/>
        </w:rPr>
      </w:pPr>
      <w:del w:id="871"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72" w:name="_Toc185697468"/>
        <w:bookmarkStart w:id="873" w:name="_Toc186791544"/>
        <w:bookmarkStart w:id="874" w:name="_Toc187929397"/>
        <w:bookmarkStart w:id="875" w:name="_Toc188431125"/>
        <w:bookmarkStart w:id="876" w:name="_Toc188531711"/>
        <w:bookmarkEnd w:id="872"/>
        <w:bookmarkEnd w:id="873"/>
        <w:bookmarkEnd w:id="874"/>
        <w:bookmarkEnd w:id="875"/>
        <w:bookmarkEnd w:id="876"/>
      </w:del>
    </w:p>
    <w:p w14:paraId="03AD6F39" w14:textId="4864511F" w:rsidR="00E150E2" w:rsidDel="002A4580" w:rsidRDefault="006B0454" w:rsidP="00E150E2">
      <w:pPr>
        <w:autoSpaceDE w:val="0"/>
        <w:autoSpaceDN w:val="0"/>
        <w:adjustRightInd w:val="0"/>
        <w:spacing w:after="0"/>
        <w:ind w:left="360"/>
        <w:jc w:val="both"/>
        <w:rPr>
          <w:del w:id="877" w:author="Ben Fels" w:date="2024-12-21T11:47:00Z" w16du:dateUtc="2024-12-21T10:47:00Z"/>
        </w:rPr>
      </w:pPr>
      <w:del w:id="878"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79"/>
        <w:r w:rsidR="002C1227" w:rsidDel="002A4580">
          <w:delText xml:space="preserve">Kontext-Fenster </w:delText>
        </w:r>
        <w:commentRangeEnd w:id="879"/>
        <w:r w:rsidR="002B52F5" w:rsidDel="002A4580">
          <w:rPr>
            <w:rStyle w:val="Kommentarzeichen"/>
          </w:rPr>
          <w:commentReference w:id="879"/>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80" w:name="_Toc185697469"/>
        <w:bookmarkStart w:id="881" w:name="_Toc186791545"/>
        <w:bookmarkStart w:id="882" w:name="_Toc187929398"/>
        <w:bookmarkStart w:id="883" w:name="_Toc188431126"/>
        <w:bookmarkStart w:id="884" w:name="_Toc188531712"/>
        <w:bookmarkEnd w:id="880"/>
        <w:bookmarkEnd w:id="881"/>
        <w:bookmarkEnd w:id="882"/>
        <w:bookmarkEnd w:id="883"/>
        <w:bookmarkEnd w:id="884"/>
      </w:del>
    </w:p>
    <w:p w14:paraId="434B60CC" w14:textId="1E310227" w:rsidR="00CB7B5E" w:rsidDel="002A4580" w:rsidRDefault="000C21AE" w:rsidP="00E150E2">
      <w:pPr>
        <w:autoSpaceDE w:val="0"/>
        <w:autoSpaceDN w:val="0"/>
        <w:adjustRightInd w:val="0"/>
        <w:spacing w:after="0"/>
        <w:ind w:left="360"/>
        <w:jc w:val="both"/>
        <w:rPr>
          <w:del w:id="885" w:author="Ben Fels" w:date="2024-12-21T11:47:00Z" w16du:dateUtc="2024-12-21T10:47:00Z"/>
        </w:rPr>
      </w:pPr>
      <w:del w:id="886"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87" w:name="_Toc185697470"/>
        <w:bookmarkStart w:id="888" w:name="_Toc186791546"/>
        <w:bookmarkStart w:id="889" w:name="_Toc187929399"/>
        <w:bookmarkStart w:id="890" w:name="_Toc188431127"/>
        <w:bookmarkStart w:id="891" w:name="_Toc188531713"/>
        <w:bookmarkEnd w:id="887"/>
        <w:bookmarkEnd w:id="888"/>
        <w:bookmarkEnd w:id="889"/>
        <w:bookmarkEnd w:id="890"/>
        <w:bookmarkEnd w:id="891"/>
      </w:del>
    </w:p>
    <w:p w14:paraId="244D8D59" w14:textId="68D27281" w:rsidR="00B62C78" w:rsidDel="002A4580" w:rsidRDefault="00CB7B5E" w:rsidP="00B62C78">
      <w:pPr>
        <w:autoSpaceDE w:val="0"/>
        <w:autoSpaceDN w:val="0"/>
        <w:adjustRightInd w:val="0"/>
        <w:spacing w:after="0"/>
        <w:ind w:left="360"/>
        <w:jc w:val="both"/>
        <w:rPr>
          <w:del w:id="892" w:author="Ben Fels" w:date="2024-12-21T11:47:00Z" w16du:dateUtc="2024-12-21T10:47:00Z"/>
        </w:rPr>
      </w:pPr>
      <w:del w:id="893"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894" w:name="_Toc185697471"/>
        <w:bookmarkStart w:id="895" w:name="_Toc186791547"/>
        <w:bookmarkStart w:id="896" w:name="_Toc187929400"/>
        <w:bookmarkStart w:id="897" w:name="_Toc188431128"/>
        <w:bookmarkStart w:id="898" w:name="_Toc188531714"/>
        <w:bookmarkEnd w:id="894"/>
        <w:bookmarkEnd w:id="895"/>
        <w:bookmarkEnd w:id="896"/>
        <w:bookmarkEnd w:id="897"/>
        <w:bookmarkEnd w:id="898"/>
      </w:del>
    </w:p>
    <w:p w14:paraId="00088147" w14:textId="59709C11" w:rsidR="0043331A" w:rsidDel="002A4580" w:rsidRDefault="00174375" w:rsidP="00B62C78">
      <w:pPr>
        <w:autoSpaceDE w:val="0"/>
        <w:autoSpaceDN w:val="0"/>
        <w:adjustRightInd w:val="0"/>
        <w:spacing w:after="0"/>
        <w:ind w:left="360"/>
        <w:jc w:val="both"/>
        <w:rPr>
          <w:del w:id="899" w:author="Ben Fels" w:date="2024-12-21T11:47:00Z" w16du:dateUtc="2024-12-21T10:47:00Z"/>
        </w:rPr>
      </w:pPr>
      <w:del w:id="900"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01" w:name="_Toc185697472"/>
        <w:bookmarkStart w:id="902" w:name="_Toc186791548"/>
        <w:bookmarkStart w:id="903" w:name="_Toc187929401"/>
        <w:bookmarkStart w:id="904" w:name="_Toc188431129"/>
        <w:bookmarkStart w:id="905" w:name="_Toc188531715"/>
        <w:bookmarkEnd w:id="901"/>
        <w:bookmarkEnd w:id="902"/>
        <w:bookmarkEnd w:id="903"/>
        <w:bookmarkEnd w:id="904"/>
        <w:bookmarkEnd w:id="905"/>
      </w:del>
    </w:p>
    <w:p w14:paraId="2B4492D6" w14:textId="77847175" w:rsidR="00EF602A" w:rsidDel="002A4580" w:rsidRDefault="00EF602A" w:rsidP="001F7CA5">
      <w:pPr>
        <w:autoSpaceDE w:val="0"/>
        <w:autoSpaceDN w:val="0"/>
        <w:adjustRightInd w:val="0"/>
        <w:spacing w:after="0"/>
        <w:jc w:val="both"/>
        <w:rPr>
          <w:del w:id="906" w:author="Ben Fels" w:date="2024-12-21T11:48:00Z" w16du:dateUtc="2024-12-21T10:48:00Z"/>
        </w:rPr>
      </w:pPr>
      <w:bookmarkStart w:id="907" w:name="_Toc185697473"/>
      <w:bookmarkStart w:id="908" w:name="_Toc186791549"/>
      <w:bookmarkStart w:id="909" w:name="_Toc187929402"/>
      <w:bookmarkStart w:id="910" w:name="_Toc188431130"/>
      <w:bookmarkStart w:id="911" w:name="_Toc188531716"/>
      <w:bookmarkEnd w:id="907"/>
      <w:bookmarkEnd w:id="908"/>
      <w:bookmarkEnd w:id="909"/>
      <w:bookmarkEnd w:id="910"/>
      <w:bookmarkEnd w:id="911"/>
    </w:p>
    <w:p w14:paraId="7765E13A" w14:textId="4D07F36C" w:rsidR="0043331A" w:rsidDel="002A4580" w:rsidRDefault="0043331A" w:rsidP="001F7CA5">
      <w:pPr>
        <w:autoSpaceDE w:val="0"/>
        <w:autoSpaceDN w:val="0"/>
        <w:adjustRightInd w:val="0"/>
        <w:spacing w:after="0"/>
        <w:jc w:val="both"/>
        <w:rPr>
          <w:del w:id="912" w:author="Ben Fels" w:date="2024-12-21T11:48:00Z" w16du:dateUtc="2024-12-21T10:48:00Z"/>
        </w:rPr>
      </w:pPr>
      <w:del w:id="913"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14" w:name="_Toc185697474"/>
        <w:bookmarkStart w:id="915" w:name="_Toc186791550"/>
        <w:bookmarkStart w:id="916" w:name="_Toc187929403"/>
        <w:bookmarkStart w:id="917" w:name="_Toc188431131"/>
        <w:bookmarkStart w:id="918" w:name="_Toc188531717"/>
        <w:bookmarkEnd w:id="914"/>
        <w:bookmarkEnd w:id="915"/>
        <w:bookmarkEnd w:id="916"/>
        <w:bookmarkEnd w:id="917"/>
        <w:bookmarkEnd w:id="918"/>
      </w:del>
    </w:p>
    <w:p w14:paraId="02B7F4D9" w14:textId="0797EA93" w:rsidR="0092531F" w:rsidRPr="0092531F" w:rsidDel="002A4580" w:rsidRDefault="0092531F" w:rsidP="001F7CA5">
      <w:pPr>
        <w:autoSpaceDE w:val="0"/>
        <w:autoSpaceDN w:val="0"/>
        <w:adjustRightInd w:val="0"/>
        <w:spacing w:after="0"/>
        <w:jc w:val="both"/>
        <w:rPr>
          <w:del w:id="919" w:author="Ben Fels" w:date="2024-12-21T11:48:00Z" w16du:dateUtc="2024-12-21T10:48:00Z"/>
          <w:lang w:val="en-US"/>
        </w:rPr>
      </w:pPr>
      <w:del w:id="920" w:author="Ben Fels" w:date="2024-12-21T11:48:00Z" w16du:dateUtc="2024-12-21T10:48:00Z">
        <w:r w:rsidRPr="0092531F" w:rsidDel="002A4580">
          <w:rPr>
            <w:lang w:val="en-US"/>
          </w:rPr>
          <w:delText>Temperatur = 0 predictable; Temp =1 more r</w:delText>
        </w:r>
        <w:r w:rsidDel="002A4580">
          <w:rPr>
            <w:lang w:val="en-US"/>
          </w:rPr>
          <w:delText>andom</w:delText>
        </w:r>
        <w:bookmarkStart w:id="921" w:name="_Toc185697475"/>
        <w:bookmarkStart w:id="922" w:name="_Toc186791551"/>
        <w:bookmarkStart w:id="923" w:name="_Toc187929404"/>
        <w:bookmarkStart w:id="924" w:name="_Toc188431132"/>
        <w:bookmarkStart w:id="925" w:name="_Toc188531718"/>
        <w:bookmarkEnd w:id="921"/>
        <w:bookmarkEnd w:id="922"/>
        <w:bookmarkEnd w:id="923"/>
        <w:bookmarkEnd w:id="924"/>
        <w:bookmarkEnd w:id="925"/>
      </w:del>
    </w:p>
    <w:p w14:paraId="35A1C4A1" w14:textId="42AF1975" w:rsidR="00690A2C" w:rsidRPr="001F04C6" w:rsidRDefault="00690A2C" w:rsidP="004A5A26">
      <w:pPr>
        <w:pStyle w:val="berschrift1"/>
      </w:pPr>
      <w:bookmarkStart w:id="926" w:name="_Ref188082210"/>
      <w:bookmarkStart w:id="927" w:name="_Toc188531719"/>
      <w:r w:rsidRPr="001F04C6">
        <w:t>Ergebnisse</w:t>
      </w:r>
      <w:bookmarkEnd w:id="926"/>
      <w:bookmarkEnd w:id="927"/>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den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40632D">
      <w:pPr>
        <w:jc w:val="both"/>
      </w:pPr>
      <w:ins w:id="928" w:author="Ben Fels" w:date="2024-12-22T12:35:00Z" w16du:dateUtc="2024-12-22T11:35:00Z">
        <w:r>
          <w:t xml:space="preserve">Es wurde sich explizit für die Darstellung in Abhängigkeit der </w:t>
        </w:r>
      </w:ins>
      <w:ins w:id="929" w:author="Ben Fels" w:date="2024-12-22T12:36:00Z" w16du:dateUtc="2024-12-22T11:36:00Z">
        <w:r>
          <w:t xml:space="preserve">Tokenanzahl anstelle der tatsächlichen kosten entschieden, </w:t>
        </w:r>
      </w:ins>
      <w:del w:id="930" w:author="Ben Fels" w:date="2024-12-22T12:36:00Z" w16du:dateUtc="2024-12-22T11:36:00Z">
        <w:r w:rsidDel="00CB57F4">
          <w:delText xml:space="preserve">Auch wenn die </w:delText>
        </w:r>
      </w:del>
      <w:ins w:id="931" w:author="Ben Fels" w:date="2024-12-22T12:36:00Z" w16du:dateUtc="2024-12-22T11:36:00Z">
        <w:r>
          <w:t xml:space="preserve">da die </w:t>
        </w:r>
      </w:ins>
      <w:r>
        <w:t xml:space="preserve">Kosten pro Token </w:t>
      </w:r>
      <w:del w:id="932" w:author="Ben Fels" w:date="2024-12-22T12:36:00Z" w16du:dateUtc="2024-12-22T11:36:00Z">
        <w:r w:rsidDel="005B7EA7">
          <w:delText xml:space="preserve">pro </w:delText>
        </w:r>
      </w:del>
      <w:ins w:id="933" w:author="Ben Fels" w:date="2024-12-22T12:36:00Z" w16du:dateUtc="2024-12-22T11:36:00Z">
        <w:r>
          <w:t xml:space="preserve">individuell für jedes </w:t>
        </w:r>
      </w:ins>
      <w:r>
        <w:t xml:space="preserve">Modell </w:t>
      </w:r>
      <w:del w:id="934" w:author="Ben Fels" w:date="2024-12-22T12:36:00Z" w16du:dateUtc="2024-12-22T11:36:00Z">
        <w:r w:rsidDel="005B7EA7">
          <w:delText>abweichen</w:delText>
        </w:r>
      </w:del>
      <w:ins w:id="935" w:author="Ben Fels" w:date="2024-12-22T12:36:00Z" w16du:dateUtc="2024-12-22T11:36:00Z">
        <w:r>
          <w:t>sind.</w:t>
        </w:r>
      </w:ins>
      <w:del w:id="936" w:author="Ben Fels" w:date="2024-12-22T12:37:00Z" w16du:dateUtc="2024-12-22T11:37:00Z">
        <w:r w:rsidDel="005B7EA7">
          <w:delText>,</w:delText>
        </w:r>
      </w:del>
      <w:r>
        <w:t xml:space="preserve"> </w:t>
      </w:r>
      <w:del w:id="937" w:author="Ben Fels" w:date="2024-12-22T12:37:00Z" w16du:dateUtc="2024-12-22T11:37:00Z">
        <w:r w:rsidDel="005B7EA7">
          <w:delText xml:space="preserve">können sie </w:delText>
        </w:r>
      </w:del>
      <w:ins w:id="938" w:author="Ben Fels" w:date="2024-12-22T12:37:00Z" w16du:dateUtc="2024-12-22T11:37:00Z">
        <w:r>
          <w:t xml:space="preserve">Die Tokenanzahl kann als </w:t>
        </w:r>
      </w:ins>
      <w:del w:id="939" w:author="Ben Fels" w:date="2024-12-22T12:37:00Z" w16du:dateUtc="2024-12-22T11:37:00Z">
        <w:r w:rsidDel="00C76172">
          <w:delText xml:space="preserve">als </w:delText>
        </w:r>
      </w:del>
      <w:r>
        <w:t xml:space="preserve">Kostentreiber </w:t>
      </w:r>
      <w:del w:id="940" w:author="Ben Fels" w:date="2024-12-22T12:37:00Z" w16du:dateUtc="2024-12-22T11:37:00Z">
        <w:r w:rsidDel="00AC4F51">
          <w:delText xml:space="preserve">verstanden </w:delText>
        </w:r>
      </w:del>
      <w:ins w:id="941" w:author="Ben Fels" w:date="2024-12-22T12:37:00Z" w16du:dateUtc="2024-12-22T11:37:00Z">
        <w:r>
          <w:t xml:space="preserve">herangezogen </w:t>
        </w:r>
      </w:ins>
      <w:r>
        <w:t>werden.</w:t>
      </w:r>
    </w:p>
    <w:p w14:paraId="3A913D43" w14:textId="2267FB51" w:rsidR="00405BFF" w:rsidRDefault="00405BFF" w:rsidP="0040632D">
      <w:pPr>
        <w:jc w:val="both"/>
      </w:pPr>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lastRenderedPageBreak/>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156562B4" w14:textId="1BC582B9" w:rsidR="00FF216B" w:rsidRPr="007E3DFB" w:rsidRDefault="00FF216B" w:rsidP="00FF216B">
      <w:pPr>
        <w:pStyle w:val="Beschriftung"/>
        <w:keepNext/>
        <w:rPr>
          <w:color w:val="auto"/>
          <w:sz w:val="20"/>
          <w:szCs w:val="20"/>
        </w:rPr>
      </w:pPr>
      <w:bookmarkStart w:id="942" w:name="_Toc188555318"/>
      <w:r w:rsidRPr="007E3DFB">
        <w:rPr>
          <w:b/>
          <w:color w:val="auto"/>
          <w:sz w:val="20"/>
          <w:szCs w:val="20"/>
        </w:rPr>
        <w:t xml:space="preserve">Abbildung </w:t>
      </w:r>
      <w:r w:rsidRPr="007E3DFB">
        <w:rPr>
          <w:b/>
          <w:color w:val="auto"/>
          <w:sz w:val="20"/>
          <w:szCs w:val="20"/>
        </w:rPr>
        <w:fldChar w:fldCharType="begin"/>
      </w:r>
      <w:r w:rsidRPr="007E3DFB">
        <w:rPr>
          <w:b/>
          <w:color w:val="auto"/>
          <w:sz w:val="20"/>
          <w:szCs w:val="20"/>
        </w:rPr>
        <w:instrText xml:space="preserve"> SEQ Abbildung \* ARABIC </w:instrText>
      </w:r>
      <w:r w:rsidRPr="007E3DFB">
        <w:rPr>
          <w:b/>
          <w:color w:val="auto"/>
          <w:sz w:val="20"/>
          <w:szCs w:val="20"/>
        </w:rPr>
        <w:fldChar w:fldCharType="separate"/>
      </w:r>
      <w:r w:rsidR="001F7E0E">
        <w:rPr>
          <w:b/>
          <w:noProof/>
          <w:color w:val="auto"/>
          <w:sz w:val="20"/>
          <w:szCs w:val="20"/>
        </w:rPr>
        <w:t>2</w:t>
      </w:r>
      <w:r w:rsidRPr="007E3DFB">
        <w:rPr>
          <w:b/>
          <w:color w:val="auto"/>
          <w:sz w:val="20"/>
          <w:szCs w:val="20"/>
        </w:rPr>
        <w:fldChar w:fldCharType="end"/>
      </w:r>
      <w:r w:rsidRPr="007E3DFB">
        <w:rPr>
          <w:color w:val="auto"/>
          <w:sz w:val="20"/>
          <w:szCs w:val="20"/>
        </w:rPr>
        <w:t xml:space="preserve"> </w:t>
      </w:r>
      <w:r w:rsidR="00B04C6F" w:rsidRPr="007E3DFB">
        <w:rPr>
          <w:color w:val="auto"/>
          <w:sz w:val="20"/>
          <w:szCs w:val="20"/>
        </w:rPr>
        <w:br/>
      </w:r>
      <w:r w:rsidRPr="007E3DFB">
        <w:rPr>
          <w:color w:val="auto"/>
          <w:sz w:val="20"/>
          <w:szCs w:val="20"/>
        </w:rPr>
        <w:t>F1-Score für Argumentationskomponenten und Beziehungen pro Prompt</w:t>
      </w:r>
      <w:bookmarkEnd w:id="942"/>
    </w:p>
    <w:p w14:paraId="0210378F" w14:textId="3CE15990" w:rsidR="00C72A2A" w:rsidRDefault="00823E70" w:rsidP="000B6E62">
      <w:r w:rsidRPr="00823E70">
        <w:drawing>
          <wp:inline distT="0" distB="0" distL="0" distR="0" wp14:anchorId="2C35CD91" wp14:editId="6570866A">
            <wp:extent cx="5579745" cy="4459605"/>
            <wp:effectExtent l="0" t="0" r="1905" b="0"/>
            <wp:docPr id="195294543"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543"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37955F09" w14:textId="533EA151" w:rsidR="00A70EC3"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0949E2">
      <w:r>
        <w:t>Es</w:t>
      </w:r>
    </w:p>
    <w:p w14:paraId="57681ED9" w14:textId="6748C8CA" w:rsidR="000949E2" w:rsidRDefault="007417A4" w:rsidP="000949E2">
      <w:r w:rsidRPr="007417A4">
        <w:rPr>
          <w:highlight w:val="cyan"/>
        </w:rPr>
        <w:lastRenderedPageBreak/>
        <w:t>%-Sätze der Steigerungen aufführen</w:t>
      </w:r>
    </w:p>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943" w:author="Ben Fels" w:date="2024-12-21T12:01:00Z" w16du:dateUtc="2024-12-21T11:01:00Z"/>
        </w:rPr>
      </w:pPr>
      <w:ins w:id="944"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945" w:author="Ben Fels" w:date="2024-12-21T12:01:00Z" w16du:dateUtc="2024-12-21T11:01:00Z"/>
        </w:rPr>
      </w:pPr>
      <w:ins w:id="946"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947" w:author="Ben Fels" w:date="2024-12-21T12:01:00Z" w16du:dateUtc="2024-12-21T11:01:00Z"/>
        </w:rPr>
      </w:pPr>
      <w:ins w:id="948"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949" w:name="_Ref188082387"/>
      <w:bookmarkStart w:id="950" w:name="_Toc188531720"/>
      <w:r w:rsidRPr="001F04C6">
        <w:t>Diskussion und Handlungsempfehlungen</w:t>
      </w:r>
      <w:bookmarkEnd w:id="949"/>
      <w:bookmarkEnd w:id="95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lastRenderedPageBreak/>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lastRenderedPageBreak/>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51" w:author="Ben Fels" w:date="2024-12-21T19:09:00Z" w16du:dateUtc="2024-12-21T18:09:00Z"/>
          <w:b/>
          <w:u w:val="single"/>
        </w:rPr>
      </w:pPr>
      <w:ins w:id="952"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53"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54"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55"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56"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57" w:author="Ben Fels" w:date="2024-12-21T19:09:00Z" w16du:dateUtc="2024-12-21T18:09:00Z"/>
        </w:rPr>
      </w:pPr>
      <w:ins w:id="958"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59"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60"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lastRenderedPageBreak/>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61"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962" w:author="Ben Fels" w:date="2024-12-16T22:07:00Z" w16du:dateUtc="2024-12-16T21:07:00Z"/>
        </w:rPr>
      </w:pPr>
    </w:p>
    <w:p w14:paraId="7B5EC7D0" w14:textId="15AFCE54" w:rsidR="00D5092C" w:rsidRDefault="00D5092C" w:rsidP="00777574">
      <w:pPr>
        <w:rPr>
          <w:b/>
        </w:rPr>
      </w:pPr>
      <w:ins w:id="963" w:author="Ben Fels" w:date="2024-12-16T22:07:00Z" w16du:dateUtc="2024-12-16T21:07:00Z">
        <w:r w:rsidRPr="00D5092C">
          <w:rPr>
            <w:b/>
            <w:rPrChange w:id="964" w:author="Ben Fels" w:date="2024-12-16T22:08:00Z" w16du:dateUtc="2024-12-16T21:08:00Z">
              <w:rPr/>
            </w:rPrChange>
          </w:rPr>
          <w:t>Ha</w:t>
        </w:r>
      </w:ins>
      <w:ins w:id="965" w:author="Ben Fels" w:date="2024-12-16T22:08:00Z" w16du:dateUtc="2024-12-16T21:08:00Z">
        <w:r w:rsidRPr="00D5092C">
          <w:rPr>
            <w:b/>
            <w:rPrChange w:id="966"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 wie die Annotationsrichtlinien zur Verfügung zu stellen</w:t>
      </w:r>
      <w:r w:rsidR="00B905D8">
        <w:t>.</w:t>
      </w:r>
    </w:p>
    <w:p w14:paraId="78B9CD95" w14:textId="36254F28" w:rsidR="006E4E73" w:rsidRPr="008D3914" w:rsidRDefault="006E4E73" w:rsidP="00617331">
      <w:pPr>
        <w:jc w:val="both"/>
      </w:pPr>
      <w:r>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67" w:author="Ben Fels" w:date="2024-12-21T11:51:00Z" w16du:dateUtc="2024-12-21T10:51:00Z">
        <w:r w:rsidR="003228A7">
          <w:t xml:space="preserve">Argumentationsstrukturen in </w:t>
        </w:r>
      </w:ins>
      <w:r w:rsidR="00893143">
        <w:t xml:space="preserve">ein </w:t>
      </w:r>
      <w:ins w:id="968" w:author="Ben Fels" w:date="2024-12-21T11:51:00Z" w16du:dateUtc="2024-12-21T10:51:00Z">
        <w:r w:rsidR="003228A7">
          <w:t>Strukt</w:t>
        </w:r>
        <w:r w:rsidR="00AB38A4">
          <w:t xml:space="preserve">urdiagrammen </w:t>
        </w:r>
      </w:ins>
      <w:r w:rsidR="00893143">
        <w:t xml:space="preserve">überführt </w:t>
      </w:r>
      <w:ins w:id="969" w:author="Ben Fels" w:date="2024-12-21T11:51:00Z" w16du:dateUtc="2024-12-21T10:51:00Z">
        <w:r w:rsidR="00AB38A4">
          <w:t>werden</w:t>
        </w:r>
      </w:ins>
      <w:ins w:id="970" w:author="Ben Fels" w:date="2024-12-21T11:52:00Z" w16du:dateUtc="2024-12-21T10:52:00Z">
        <w:r w:rsidR="00AB38A4">
          <w:t xml:space="preserve">, um die </w:t>
        </w:r>
      </w:ins>
      <w:r w:rsidR="00893143">
        <w:t xml:space="preserve">extrahierte Argumentation </w:t>
      </w:r>
      <w:ins w:id="971"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72"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lastRenderedPageBreak/>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73" w:author="Ben Fels" w:date="2024-12-21T11:53:00Z" w16du:dateUtc="2024-12-21T10:53:00Z"/>
        </w:rPr>
      </w:pPr>
    </w:p>
    <w:p w14:paraId="477E00C6" w14:textId="6C1710C7" w:rsidR="00FD56D1" w:rsidDel="00025B9B" w:rsidRDefault="006C0364" w:rsidP="00CF7AE6">
      <w:pPr>
        <w:pStyle w:val="berschrift1"/>
        <w:rPr>
          <w:del w:id="974" w:author="Ben Fels" w:date="2024-12-21T11:53:00Z" w16du:dateUtc="2024-12-21T10:53:00Z"/>
        </w:rPr>
      </w:pPr>
      <w:del w:id="975" w:author="Ben Fels" w:date="2024-12-21T11:53:00Z" w16du:dateUtc="2024-12-21T10:53:00Z">
        <w:r w:rsidRPr="00CF7AE6" w:rsidDel="00025B9B">
          <w:delText>Einleitung</w:delText>
        </w:r>
      </w:del>
    </w:p>
    <w:p w14:paraId="1AE165AD" w14:textId="7D232C11" w:rsidR="004A1650" w:rsidDel="00F34A39" w:rsidRDefault="00E02325" w:rsidP="00E02325">
      <w:pPr>
        <w:rPr>
          <w:del w:id="976" w:author="Ben Fels" w:date="2024-12-21T11:50:00Z" w16du:dateUtc="2024-12-21T10:50:00Z"/>
        </w:rPr>
      </w:pPr>
      <w:del w:id="977"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78" w:author="Ben Fels" w:date="2024-12-21T11:50:00Z" w16du:dateUtc="2024-12-21T10:50:00Z"/>
        </w:rPr>
      </w:pPr>
      <w:del w:id="979"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80" w:author="Ben Fels" w:date="2024-12-21T11:50:00Z" w16du:dateUtc="2024-12-21T10:50:00Z"/>
        </w:rPr>
      </w:pPr>
      <w:del w:id="981"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82" w:author="Ben Fels" w:date="2024-12-21T11:51:00Z" w16du:dateUtc="2024-12-21T10:51:00Z"/>
        </w:rPr>
      </w:pPr>
      <w:del w:id="983"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84" w:author="Ben Fels" w:date="2024-12-21T11:51:00Z" w16du:dateUtc="2024-12-21T10:51:00Z"/>
        </w:rPr>
      </w:pPr>
      <w:del w:id="985"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86" w:author="Ben Fels" w:date="2024-12-21T11:50:00Z" w16du:dateUtc="2024-12-21T10:50:00Z"/>
        </w:rPr>
      </w:pPr>
      <w:del w:id="987" w:author="Ben Fels" w:date="2024-12-21T11:50:00Z" w16du:dateUtc="2024-12-21T10:50:00Z">
        <w:r w:rsidDel="009C2379">
          <w:delText xml:space="preserve">Dieser Beriech kann in die Teilaufgaben argument detection und argument stance classification unterschieden werden </w:delText>
        </w:r>
        <w:commentRangeStart w:id="988"/>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88"/>
        <w:r w:rsidRPr="00C0539F" w:rsidDel="009C2379">
          <w:rPr>
            <w:rStyle w:val="Kommentarzeichen"/>
            <w:highlight w:val="magenta"/>
          </w:rPr>
          <w:commentReference w:id="988"/>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89" w:author="Ben Fels" w:date="2024-12-21T11:53:00Z" w16du:dateUtc="2024-12-21T10:53:00Z"/>
        </w:rPr>
      </w:pPr>
    </w:p>
    <w:p w14:paraId="04C535D0" w14:textId="125255CA" w:rsidR="00E02325" w:rsidDel="005C0688" w:rsidRDefault="00E02325" w:rsidP="00E02325">
      <w:pPr>
        <w:rPr>
          <w:del w:id="990" w:author="Ben Fels" w:date="2024-12-21T11:52:00Z" w16du:dateUtc="2024-12-21T10:52:00Z"/>
        </w:rPr>
      </w:pPr>
      <w:del w:id="991"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92"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93" w:author="Ben Fels" w:date="2024-12-21T11:52:00Z" w16du:dateUtc="2024-12-21T10:52:00Z"/>
        </w:rPr>
      </w:pPr>
      <w:del w:id="994"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95" w:author="Ben Fels" w:date="2024-12-21T11:53:00Z" w16du:dateUtc="2024-12-21T10:53:00Z"/>
        </w:rPr>
      </w:pPr>
    </w:p>
    <w:p w14:paraId="0206FFF2" w14:textId="6465B599" w:rsidR="00D43596" w:rsidDel="00A35D5E" w:rsidRDefault="00601509" w:rsidP="00CF7AE6">
      <w:pPr>
        <w:rPr>
          <w:del w:id="996" w:author="Ben Fels" w:date="2024-12-21T11:53:00Z" w16du:dateUtc="2024-12-21T10:53:00Z"/>
        </w:rPr>
      </w:pPr>
      <w:del w:id="997"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998" w:author="Ben Fels" w:date="2024-12-21T11:53:00Z" w16du:dateUtc="2024-12-21T10:53:00Z"/>
        </w:rPr>
      </w:pPr>
      <w:del w:id="999"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1000" w:author="Ben Fels" w:date="2024-12-21T11:53:00Z" w16du:dateUtc="2024-12-21T10:53:00Z"/>
        </w:rPr>
      </w:pPr>
      <w:del w:id="1001"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02" w:author="Ben Fels" w:date="2024-12-21T11:53:00Z" w16du:dateUtc="2024-12-21T10:53:00Z"/>
        </w:rPr>
      </w:pPr>
      <w:del w:id="1003" w:author="Ben Fels" w:date="2024-12-21T11:53:00Z" w16du:dateUtc="2024-12-21T10:53:00Z">
        <w:r w:rsidRPr="00664C71" w:rsidDel="00A35D5E">
          <w:rPr>
            <w:rPrChange w:id="1004"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05"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06" w:author="Ben Fels" w:date="2024-12-21T11:53:00Z" w16du:dateUtc="2024-12-21T10:53:00Z"/>
        </w:rPr>
      </w:pPr>
      <w:del w:id="1007"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08"/>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08"/>
        <w:r w:rsidR="004D5E3E" w:rsidDel="00A35D5E">
          <w:rPr>
            <w:rStyle w:val="Kommentarzeichen"/>
          </w:rPr>
          <w:commentReference w:id="1008"/>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09" w:author="Ben Fels" w:date="2024-12-21T11:53:00Z" w16du:dateUtc="2024-12-21T10:53:00Z"/>
        </w:rPr>
      </w:pPr>
      <w:del w:id="1010"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11" w:author="Ben Fels" w:date="2024-12-21T11:53:00Z" w16du:dateUtc="2024-12-21T10:53:00Z"/>
          <w:rPrChange w:id="1012" w:author="Ben Fels" w:date="2024-12-21T18:08:00Z" w16du:dateUtc="2024-12-21T17:08:00Z">
            <w:rPr>
              <w:del w:id="1013" w:author="Ben Fels" w:date="2024-12-21T11:53:00Z" w16du:dateUtc="2024-12-21T10:53:00Z"/>
              <w:lang w:val="en-US"/>
            </w:rPr>
          </w:rPrChange>
        </w:rPr>
      </w:pPr>
      <w:del w:id="1014" w:author="Ben Fels" w:date="2024-12-21T11:53:00Z" w16du:dateUtc="2024-12-21T10:53:00Z">
        <w:r w:rsidRPr="00664C71" w:rsidDel="00A35D5E">
          <w:rPr>
            <w:rPrChange w:id="1015" w:author="Ben Fels" w:date="2024-12-21T18:08:00Z" w16du:dateUtc="2024-12-21T17:08:00Z">
              <w:rPr>
                <w:lang w:val="en-US"/>
              </w:rPr>
            </w:rPrChange>
          </w:rPr>
          <w:delText>N-Shot Learning als Transfer Learning</w:delText>
        </w:r>
        <w:r w:rsidR="009743F5" w:rsidRPr="00664C71" w:rsidDel="00A35D5E">
          <w:rPr>
            <w:rPrChange w:id="1016"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17" w:author="Ben Fels" w:date="2024-12-21T11:53:00Z" w16du:dateUtc="2024-12-21T10:53:00Z"/>
        </w:rPr>
      </w:pPr>
      <w:del w:id="1018"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19" w:author="Ben Fels" w:date="2024-12-21T11:53:00Z" w16du:dateUtc="2024-12-21T10:53:00Z"/>
        </w:rPr>
      </w:pPr>
      <w:del w:id="1020"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21" w:author="Ben Fels" w:date="2024-12-21T11:53:00Z" w16du:dateUtc="2024-12-21T10:53:00Z"/>
        </w:rPr>
      </w:pPr>
      <w:del w:id="1022"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23" w:author="Ben Fels" w:date="2024-12-21T11:53:00Z" w16du:dateUtc="2024-12-21T10:53:00Z"/>
        </w:rPr>
      </w:pPr>
      <w:del w:id="1024"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25" w:author="Ben Fels" w:date="2024-12-21T11:53:00Z" w16du:dateUtc="2024-12-21T10:53:00Z"/>
        </w:rPr>
      </w:pPr>
      <w:del w:id="1026"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27" w:author="Ben Fels" w:date="2024-12-21T11:53:00Z" w16du:dateUtc="2024-12-21T10:53:00Z"/>
        </w:rPr>
      </w:pPr>
      <w:del w:id="1028"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29" w:author="Ben Fels" w:date="2024-12-21T11:53:00Z" w16du:dateUtc="2024-12-21T10:53:00Z"/>
        </w:rPr>
      </w:pPr>
      <w:del w:id="1030"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31" w:author="Ben Fels" w:date="2024-12-21T12:02:00Z" w16du:dateUtc="2024-12-21T11:02:00Z"/>
        </w:rPr>
      </w:pPr>
    </w:p>
    <w:p w14:paraId="53AA7E0C" w14:textId="53D83618" w:rsidR="00664378" w:rsidDel="00025B9B" w:rsidRDefault="00A2162F" w:rsidP="00A2162F">
      <w:pPr>
        <w:pStyle w:val="berschrift1"/>
        <w:rPr>
          <w:del w:id="1032" w:author="Ben Fels" w:date="2024-12-21T11:53:00Z" w16du:dateUtc="2024-12-21T10:53:00Z"/>
        </w:rPr>
      </w:pPr>
      <w:del w:id="1033"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34" w:author="Ben Fels" w:date="2024-12-21T12:02:00Z" w16du:dateUtc="2024-12-21T11:02:00Z"/>
          <w:rFonts w:ascii="IBMPlexSans-Regular" w:hAnsi="IBMPlexSans-Regular" w:cs="IBMPlexSans-Regular"/>
          <w:sz w:val="28"/>
          <w:szCs w:val="28"/>
          <w:highlight w:val="cyan"/>
          <w:rPrChange w:id="1035" w:author="Ben Fels" w:date="2024-12-21T11:53:00Z" w16du:dateUtc="2024-12-21T10:53:00Z">
            <w:rPr>
              <w:del w:id="1036" w:author="Ben Fels" w:date="2024-12-21T12:02:00Z" w16du:dateUtc="2024-12-21T11:02:00Z"/>
              <w:highlight w:val="cyan"/>
            </w:rPr>
          </w:rPrChange>
        </w:rPr>
        <w:pPrChange w:id="1037" w:author="Ben Fels" w:date="2024-12-21T11:53:00Z" w16du:dateUtc="2024-12-21T10:53:00Z">
          <w:pPr>
            <w:autoSpaceDE w:val="0"/>
            <w:autoSpaceDN w:val="0"/>
            <w:adjustRightInd w:val="0"/>
            <w:spacing w:after="0" w:line="240" w:lineRule="auto"/>
          </w:pPr>
        </w:pPrChange>
      </w:pPr>
      <w:del w:id="1038" w:author="Ben Fels" w:date="2024-12-21T11:53:00Z" w16du:dateUtc="2024-12-21T10:53:00Z">
        <w:r w:rsidRPr="00025B9B" w:rsidDel="00025B9B">
          <w:rPr>
            <w:rFonts w:ascii="IBMPlexSans-Regular" w:hAnsi="IBMPlexSans-Regular" w:cs="IBMPlexSans-Regular"/>
            <w:sz w:val="28"/>
            <w:szCs w:val="28"/>
            <w:highlight w:val="cyan"/>
            <w:rPrChange w:id="1039"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40" w:author="Ben Fels" w:date="2024-12-21T11:54:00Z" w16du:dateUtc="2024-12-21T10:54:00Z"/>
        </w:rPr>
      </w:pPr>
    </w:p>
    <w:p w14:paraId="0F32B505" w14:textId="5A459F10" w:rsidR="00047A7E" w:rsidDel="004328D8" w:rsidRDefault="00047A7E" w:rsidP="00CF7AE6">
      <w:pPr>
        <w:rPr>
          <w:del w:id="1041" w:author="Ben Fels" w:date="2024-12-21T11:53:00Z" w16du:dateUtc="2024-12-21T10:53:00Z"/>
        </w:rPr>
      </w:pPr>
      <w:del w:id="1042"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43" w:author="Ben Fels" w:date="2024-12-21T11:54:00Z" w16du:dateUtc="2024-12-21T10:54:00Z"/>
        </w:rPr>
      </w:pPr>
    </w:p>
    <w:p w14:paraId="4867E893" w14:textId="044F5E10" w:rsidR="003305CA" w:rsidDel="00025B9B" w:rsidRDefault="00771845" w:rsidP="00CF7AE6">
      <w:pPr>
        <w:rPr>
          <w:del w:id="1044" w:author="Ben Fels" w:date="2024-12-21T11:54:00Z" w16du:dateUtc="2024-12-21T10:54:00Z"/>
        </w:rPr>
      </w:pPr>
      <w:del w:id="1045"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46" w:author="Ben Fels" w:date="2024-12-21T11:56:00Z" w16du:dateUtc="2024-12-21T10:56:00Z"/>
        </w:rPr>
      </w:pPr>
      <w:del w:id="1047" w:author="Ben Fels" w:date="2024-12-21T11:56:00Z" w16du:dateUtc="2024-12-21T10:56:00Z">
        <w:r w:rsidRPr="001666F8" w:rsidDel="002C461A">
          <w:delText>Allgemein</w:delText>
        </w:r>
      </w:del>
    </w:p>
    <w:p w14:paraId="5401044D" w14:textId="4086AC4F" w:rsidR="00BF3432" w:rsidDel="002C461A" w:rsidRDefault="00BF3432" w:rsidP="00BF3432">
      <w:pPr>
        <w:rPr>
          <w:del w:id="1048" w:author="Ben Fels" w:date="2024-12-21T11:55:00Z" w16du:dateUtc="2024-12-21T10:55:00Z"/>
        </w:rPr>
      </w:pPr>
      <w:del w:id="1049"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50" w:author="Ben Fels" w:date="2024-12-21T11:55:00Z" w16du:dateUtc="2024-12-21T10:55:00Z"/>
        </w:rPr>
      </w:pPr>
      <w:del w:id="1051"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52" w:author="Ben Fels" w:date="2024-12-21T11:56:00Z" w16du:dateUtc="2024-12-21T10:56:00Z"/>
        </w:rPr>
      </w:pPr>
      <w:del w:id="1053"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54" w:author="Ben Fels" w:date="2024-12-21T11:56:00Z" w16du:dateUtc="2024-12-21T10:56:00Z"/>
          <w:rFonts w:cs="Arial"/>
        </w:rPr>
      </w:pPr>
      <w:del w:id="1055"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56" w:author="Ben Fels" w:date="2024-12-21T11:56:00Z" w16du:dateUtc="2024-12-21T10:56:00Z"/>
          <w:rFonts w:cs="Arial"/>
        </w:rPr>
      </w:pPr>
      <w:del w:id="1057"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58" w:author="Ben Fels" w:date="2024-12-21T11:56:00Z" w16du:dateUtc="2024-12-21T10:56:00Z"/>
          <w:rFonts w:cs="Arial"/>
        </w:rPr>
      </w:pPr>
      <w:del w:id="1059"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60" w:author="Ben Fels" w:date="2024-12-21T11:56:00Z" w16du:dateUtc="2024-12-21T10:56:00Z"/>
        </w:rPr>
      </w:pPr>
    </w:p>
    <w:p w14:paraId="18052B06" w14:textId="33198D74" w:rsidR="00686B86" w:rsidDel="002C461A" w:rsidRDefault="00686B86" w:rsidP="00686B86">
      <w:pPr>
        <w:rPr>
          <w:del w:id="1061" w:author="Ben Fels" w:date="2024-12-21T11:56:00Z" w16du:dateUtc="2024-12-21T10:56:00Z"/>
        </w:rPr>
      </w:pPr>
      <w:del w:id="1062"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63" w:author="Ben Fels" w:date="2024-12-21T11:56:00Z" w16du:dateUtc="2024-12-21T10:56:00Z"/>
        </w:rPr>
      </w:pPr>
      <w:del w:id="1064"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65" w:author="Ben Fels" w:date="2024-12-21T11:57:00Z" w16du:dateUtc="2024-12-21T10:57:00Z"/>
        </w:rPr>
      </w:pPr>
    </w:p>
    <w:p w14:paraId="324D522D" w14:textId="31602989" w:rsidR="00686B86" w:rsidRPr="00C34F32" w:rsidDel="002C461A" w:rsidRDefault="00686B86" w:rsidP="00EE19A3">
      <w:pPr>
        <w:jc w:val="both"/>
        <w:rPr>
          <w:del w:id="1066" w:author="Ben Fels" w:date="2024-12-21T11:57:00Z" w16du:dateUtc="2024-12-21T10:57:00Z"/>
          <w:rFonts w:cs="Arial"/>
        </w:rPr>
      </w:pPr>
    </w:p>
    <w:p w14:paraId="2F195DD5" w14:textId="30D9BD78" w:rsidR="00462225" w:rsidRPr="00E02FED" w:rsidDel="002C461A" w:rsidRDefault="00462225" w:rsidP="00842EB0">
      <w:pPr>
        <w:pStyle w:val="berschrift2"/>
        <w:rPr>
          <w:del w:id="1067" w:author="Ben Fels" w:date="2024-12-21T11:57:00Z" w16du:dateUtc="2024-12-21T10:57:00Z"/>
        </w:rPr>
      </w:pPr>
      <w:del w:id="1068" w:author="Ben Fels" w:date="2024-12-21T11:57:00Z" w16du:dateUtc="2024-12-21T10:57:00Z">
        <w:r w:rsidRPr="00E02FED" w:rsidDel="002C461A">
          <w:delText>Transfer-Learning</w:delText>
        </w:r>
      </w:del>
    </w:p>
    <w:p w14:paraId="7B3170FE" w14:textId="53EDD3DE" w:rsidR="00462225" w:rsidDel="004328D8" w:rsidRDefault="00462225" w:rsidP="00462225">
      <w:pPr>
        <w:rPr>
          <w:del w:id="1069" w:author="Ben Fels" w:date="2024-12-21T11:57:00Z" w16du:dateUtc="2024-12-21T10:57:00Z"/>
        </w:rPr>
      </w:pPr>
      <w:del w:id="1070"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71" w:author="Ben Fels" w:date="2024-12-21T11:57:00Z" w16du:dateUtc="2024-12-21T10:57:00Z"/>
        </w:rPr>
      </w:pPr>
      <w:del w:id="1072"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73" w:author="Ben Fels" w:date="2024-12-21T11:57:00Z" w16du:dateUtc="2024-12-21T10:57:00Z"/>
          <w:rFonts w:cs="Arial"/>
        </w:rPr>
      </w:pPr>
      <w:del w:id="1074"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75" w:author="Ben Fels" w:date="2024-12-21T11:57:00Z" w16du:dateUtc="2024-12-21T10:57:00Z"/>
          <w:rFonts w:cs="Arial"/>
        </w:rPr>
      </w:pPr>
      <w:del w:id="1076"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77" w:author="Ben Fels" w:date="2024-12-21T11:57:00Z" w16du:dateUtc="2024-12-21T10:57:00Z"/>
          <w:rFonts w:cs="Arial"/>
        </w:rPr>
      </w:pPr>
      <w:del w:id="1078"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79" w:author="Ben Fels" w:date="2024-12-21T11:57:00Z" w16du:dateUtc="2024-12-21T10:57:00Z"/>
          <w:rFonts w:cs="Arial"/>
        </w:rPr>
      </w:pPr>
      <w:del w:id="1080"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81" w:author="Ben Fels" w:date="2024-12-21T11:58:00Z" w16du:dateUtc="2024-12-21T10:58:00Z"/>
        </w:rPr>
      </w:pPr>
      <w:del w:id="1082" w:author="Ben Fels" w:date="2024-12-21T11:58:00Z" w16du:dateUtc="2024-12-21T10:58:00Z">
        <w:r w:rsidRPr="00E06605" w:rsidDel="00E139BF">
          <w:delText>Infos zu LLMs</w:delText>
        </w:r>
      </w:del>
    </w:p>
    <w:p w14:paraId="7ECA3916" w14:textId="0D927DE4" w:rsidR="001240B0" w:rsidDel="00E139BF" w:rsidRDefault="001240B0" w:rsidP="001240B0">
      <w:pPr>
        <w:rPr>
          <w:del w:id="1083" w:author="Ben Fels" w:date="2024-12-21T11:58:00Z" w16du:dateUtc="2024-12-21T10:58:00Z"/>
          <w:rFonts w:cs="Arial"/>
        </w:rPr>
      </w:pPr>
      <w:del w:id="1084"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85" w:author="Ben Fels" w:date="2024-12-21T11:58:00Z" w16du:dateUtc="2024-12-21T10:58:00Z"/>
          <w:rFonts w:cs="Arial"/>
        </w:rPr>
      </w:pPr>
      <w:del w:id="1086"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87" w:author="Ben Fels" w:date="2024-12-21T11:58:00Z" w16du:dateUtc="2024-12-21T10:58:00Z"/>
          <w:rFonts w:cs="Arial"/>
        </w:rPr>
      </w:pPr>
      <w:del w:id="1088"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89" w:author="Ben Fels" w:date="2024-12-21T11:58:00Z" w16du:dateUtc="2024-12-21T10:58:00Z"/>
          <w:rFonts w:cs="Arial"/>
        </w:rPr>
      </w:pPr>
      <w:del w:id="1090" w:author="Ben Fels" w:date="2024-12-21T11:58:00Z" w16du:dateUtc="2024-12-21T10:58:00Z">
        <w:r w:rsidRPr="00664C71" w:rsidDel="00E139BF">
          <w:rPr>
            <w:rFonts w:cs="Arial"/>
            <w:rPrChange w:id="1091"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92"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93" w:author="Ben Fels" w:date="2024-12-21T11:58:00Z" w16du:dateUtc="2024-12-21T10:58:00Z"/>
        </w:rPr>
      </w:pPr>
      <w:del w:id="1094"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95" w:author="Ben Fels" w:date="2024-12-21T11:58:00Z" w16du:dateUtc="2024-12-21T10:58:00Z"/>
        </w:rPr>
      </w:pPr>
      <w:del w:id="1096"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097" w:author="Ben Fels" w:date="2024-12-21T11:58:00Z" w16du:dateUtc="2024-12-21T10:58:00Z"/>
          <w:rFonts w:cs="Arial"/>
        </w:rPr>
      </w:pPr>
    </w:p>
    <w:p w14:paraId="33755613" w14:textId="264AAA4B" w:rsidR="00255FC0" w:rsidDel="001A4072" w:rsidRDefault="00C00FA0" w:rsidP="00842EB0">
      <w:pPr>
        <w:pStyle w:val="berschrift2"/>
        <w:rPr>
          <w:del w:id="1098" w:author="Ben Fels" w:date="2024-12-16T22:10:00Z" w16du:dateUtc="2024-12-16T21:10:00Z"/>
        </w:rPr>
      </w:pPr>
      <w:del w:id="1099"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100" w:author="Ben Fels" w:date="2024-12-16T22:10:00Z" w16du:dateUtc="2024-12-16T21:10:00Z"/>
        </w:rPr>
      </w:pPr>
    </w:p>
    <w:p w14:paraId="4FDD2C86" w14:textId="38FBBB02" w:rsidR="00AC483F" w:rsidRPr="00911C80" w:rsidDel="001A4072" w:rsidRDefault="00255FC0" w:rsidP="00AC483F">
      <w:pPr>
        <w:pStyle w:val="berschrift3"/>
        <w:rPr>
          <w:del w:id="1101" w:author="Ben Fels" w:date="2024-12-16T22:10:00Z" w16du:dateUtc="2024-12-16T21:10:00Z"/>
          <w:rPrChange w:id="1102" w:author="Ben Fels" w:date="2024-12-17T07:55:00Z" w16du:dateUtc="2024-12-17T06:55:00Z">
            <w:rPr>
              <w:del w:id="1103" w:author="Ben Fels" w:date="2024-12-16T22:10:00Z" w16du:dateUtc="2024-12-16T21:10:00Z"/>
              <w:lang w:val="en-US"/>
            </w:rPr>
          </w:rPrChange>
        </w:rPr>
      </w:pPr>
      <w:del w:id="1104" w:author="Ben Fels" w:date="2024-12-16T22:10:00Z" w16du:dateUtc="2024-12-16T21:10:00Z">
        <w:r w:rsidRPr="00911C80" w:rsidDel="001A4072">
          <w:rPr>
            <w:rPrChange w:id="1105"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06" w:author="Ben Fels" w:date="2024-12-16T22:10:00Z" w16du:dateUtc="2024-12-16T21:10:00Z"/>
          <w:b/>
          <w:bCs/>
          <w:highlight w:val="cyan"/>
        </w:rPr>
      </w:pPr>
      <w:del w:id="1107"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08"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09" w:author="Ben Fels" w:date="2024-12-16T22:10:00Z" w16du:dateUtc="2024-12-16T21:10:00Z"/>
          <w:b/>
          <w:bCs/>
        </w:rPr>
      </w:pPr>
      <w:del w:id="1110"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11" w:author="Ben Fels" w:date="2024-12-16T22:10:00Z" w16du:dateUtc="2024-12-16T21:10:00Z"/>
          <w:b/>
          <w:bCs/>
        </w:rPr>
      </w:pPr>
      <w:del w:id="1112" w:author="Ben Fels" w:date="2024-12-16T22:10:00Z" w16du:dateUtc="2024-12-16T21:10:00Z">
        <w:r w:rsidDel="001A4072">
          <w:delText>Systematische Auswahl der Beispiele</w:delText>
        </w:r>
      </w:del>
    </w:p>
    <w:p w14:paraId="539EFA06" w14:textId="0FCB8C48" w:rsidR="00A778C3" w:rsidDel="001A4072" w:rsidRDefault="004E5B9A" w:rsidP="00A778C3">
      <w:pPr>
        <w:rPr>
          <w:del w:id="1113" w:author="Ben Fels" w:date="2024-12-16T22:10:00Z" w16du:dateUtc="2024-12-16T21:10:00Z"/>
          <w:bCs/>
        </w:rPr>
      </w:pPr>
      <w:del w:id="1114"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15" w:author="Ben Fels" w:date="2024-12-16T22:10:00Z" w16du:dateUtc="2024-12-16T21:10:00Z"/>
          <w:bCs/>
          <w:i/>
          <w:rPrChange w:id="1116" w:author="Ben Fels" w:date="2024-12-17T07:55:00Z" w16du:dateUtc="2024-12-17T06:55:00Z">
            <w:rPr>
              <w:del w:id="1117" w:author="Ben Fels" w:date="2024-12-16T22:10:00Z" w16du:dateUtc="2024-12-16T21:10:00Z"/>
              <w:bCs/>
              <w:i/>
              <w:lang w:val="en-US"/>
            </w:rPr>
          </w:rPrChange>
        </w:rPr>
      </w:pPr>
      <w:del w:id="1118" w:author="Ben Fels" w:date="2024-12-16T22:10:00Z" w16du:dateUtc="2024-12-16T21:10:00Z">
        <w:r w:rsidRPr="00911C80" w:rsidDel="001A4072">
          <w:rPr>
            <w:bCs/>
            <w:i/>
            <w:rPrChange w:id="1119"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20"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21" w:author="Ben Fels" w:date="2024-12-17T07:55:00Z" w16du:dateUtc="2024-12-17T06:55:00Z">
              <w:rPr>
                <w:lang w:val="en-US"/>
              </w:rPr>
            </w:rPrChange>
          </w:rPr>
          <w:delText xml:space="preserve"> </w:delText>
        </w:r>
        <w:r w:rsidR="000D17B5" w:rsidRPr="00911C80" w:rsidDel="001A4072">
          <w:rPr>
            <w:bCs/>
            <w:i/>
            <w:rPrChange w:id="1122"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23"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24" w:author="Ben Fels" w:date="2024-12-17T07:55:00Z" w16du:dateUtc="2024-12-17T06:55:00Z">
              <w:rPr>
                <w:bCs/>
                <w:i/>
                <w:highlight w:val="magenta"/>
                <w:lang w:val="en-US"/>
              </w:rPr>
            </w:rPrChange>
          </w:rPr>
          <w:delText>.</w:delText>
        </w:r>
        <w:r w:rsidR="000A38CD" w:rsidRPr="00911C80" w:rsidDel="001A4072">
          <w:rPr>
            <w:bCs/>
            <w:i/>
            <w:highlight w:val="magenta"/>
            <w:rPrChange w:id="1125"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26"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2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2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2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3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3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3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3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3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3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38"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39"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40" w:author="Ben Fels" w:date="2024-12-16T22:10:00Z" w16du:dateUtc="2024-12-16T21:10:00Z"/>
          <w:bCs/>
          <w:i/>
        </w:rPr>
      </w:pPr>
      <w:del w:id="1141" w:author="Ben Fels" w:date="2024-12-16T22:10:00Z" w16du:dateUtc="2024-12-16T21:10:00Z">
        <w:r w:rsidRPr="00911C80" w:rsidDel="001A4072">
          <w:rPr>
            <w:bCs/>
            <w:i/>
            <w:rPrChange w:id="1142"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43"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44"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4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5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6"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57" w:author="Ben Fels" w:date="2024-12-16T22:10:00Z" w16du:dateUtc="2024-12-16T21:10:00Z"/>
          <w:bCs/>
          <w:i/>
        </w:rPr>
      </w:pPr>
    </w:p>
    <w:p w14:paraId="7DA1CF74" w14:textId="7C7BD9CA" w:rsidR="004E5B9A" w:rsidRPr="00A778C3" w:rsidDel="00FD62B3" w:rsidRDefault="004E5B9A" w:rsidP="00A778C3">
      <w:pPr>
        <w:rPr>
          <w:del w:id="1158" w:author="Ben Fels" w:date="2024-12-16T22:03:00Z" w16du:dateUtc="2024-12-16T21:03:00Z"/>
          <w:b/>
          <w:bCs/>
        </w:rPr>
      </w:pPr>
    </w:p>
    <w:p w14:paraId="497239B9" w14:textId="650C5E81" w:rsidR="00AC483F" w:rsidRPr="004E5B9A" w:rsidDel="001A4072" w:rsidRDefault="00255FC0" w:rsidP="00AC483F">
      <w:pPr>
        <w:pStyle w:val="berschrift3"/>
        <w:rPr>
          <w:del w:id="1159" w:author="Ben Fels" w:date="2024-12-16T22:10:00Z" w16du:dateUtc="2024-12-16T21:10:00Z"/>
        </w:rPr>
      </w:pPr>
      <w:del w:id="1160"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61" w:author="Ben Fels" w:date="2024-12-16T22:10:00Z" w16du:dateUtc="2024-12-16T21:10:00Z"/>
          <w:b/>
          <w:bCs/>
          <w:highlight w:val="cyan"/>
        </w:rPr>
      </w:pPr>
      <w:del w:id="1162"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63" w:author="Ben Fels" w:date="2024-12-16T22:10:00Z" w16du:dateUtc="2024-12-16T21:10:00Z"/>
        </w:rPr>
      </w:pPr>
      <w:del w:id="1164"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65" w:author="Ben Fels" w:date="2024-12-16T22:10:00Z" w16du:dateUtc="2024-12-16T21:10:00Z"/>
          <w:b/>
          <w:bCs/>
          <w:highlight w:val="cyan"/>
        </w:rPr>
      </w:pPr>
      <w:del w:id="1166"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67" w:author="Ben Fels" w:date="2024-12-16T22:10:00Z" w16du:dateUtc="2024-12-16T21:10:00Z"/>
          <w:bCs/>
        </w:rPr>
      </w:pPr>
      <w:del w:id="1168"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69" w:author="Ben Fels" w:date="2024-12-16T22:10:00Z" w16du:dateUtc="2024-12-16T21:10:00Z"/>
        </w:rPr>
      </w:pPr>
    </w:p>
    <w:p w14:paraId="4876537E" w14:textId="327E737A" w:rsidR="001B50DB" w:rsidRPr="001B50DB" w:rsidDel="001A4072" w:rsidRDefault="001B50DB" w:rsidP="00CF7AE6">
      <w:pPr>
        <w:rPr>
          <w:del w:id="1170" w:author="Ben Fels" w:date="2024-12-16T22:10:00Z" w16du:dateUtc="2024-12-16T21:10:00Z"/>
          <w:i/>
        </w:rPr>
      </w:pPr>
      <w:del w:id="1171"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72" w:author="Ben Fels" w:date="2024-12-16T22:03:00Z" w16du:dateUtc="2024-12-16T21:03:00Z"/>
        </w:rPr>
      </w:pPr>
    </w:p>
    <w:p w14:paraId="3CEABA39" w14:textId="0E38070F" w:rsidR="00047C35" w:rsidRPr="001B50DB" w:rsidDel="00FD62B3" w:rsidRDefault="00047C35" w:rsidP="00842EB0">
      <w:pPr>
        <w:pStyle w:val="berschrift2"/>
        <w:rPr>
          <w:del w:id="1173" w:author="Ben Fels" w:date="2024-12-16T22:03:00Z" w16du:dateUtc="2024-12-16T21:03:00Z"/>
        </w:rPr>
      </w:pPr>
      <w:del w:id="1174"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75" w:author="Ben Fels" w:date="2024-12-16T22:03:00Z" w16du:dateUtc="2024-12-16T21:03:00Z"/>
        </w:rPr>
      </w:pPr>
      <w:del w:id="1176"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77" w:author="Ben Fels" w:date="2024-12-16T22:03:00Z" w16du:dateUtc="2024-12-16T21:03:00Z"/>
        </w:rPr>
      </w:pPr>
      <w:del w:id="1178"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79" w:author="Ben Fels" w:date="2024-12-16T22:10:00Z" w16du:dateUtc="2024-12-16T21:10:00Z"/>
        </w:rPr>
      </w:pPr>
      <w:del w:id="1180"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81" w:author="Ben Fels" w:date="2024-12-21T12:00:00Z" w16du:dateUtc="2024-12-21T11:00:00Z"/>
        </w:rPr>
      </w:pPr>
    </w:p>
    <w:p w14:paraId="3B60CFA7" w14:textId="7F0B0648" w:rsidR="005241CB" w:rsidRPr="00E02FED" w:rsidDel="004328D8" w:rsidRDefault="005241CB" w:rsidP="00842EB0">
      <w:pPr>
        <w:pStyle w:val="berschrift2"/>
        <w:rPr>
          <w:del w:id="1182" w:author="Ben Fels" w:date="2024-12-21T12:00:00Z" w16du:dateUtc="2024-12-21T11:00:00Z"/>
        </w:rPr>
      </w:pPr>
      <w:del w:id="1183"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84" w:author="Ben Fels" w:date="2024-12-21T12:00:00Z" w16du:dateUtc="2024-12-21T11:00:00Z"/>
        </w:rPr>
      </w:pPr>
      <w:del w:id="1185"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86" w:author="Ben Fels" w:date="2024-12-21T12:00:00Z" w16du:dateUtc="2024-12-21T11:00:00Z"/>
        </w:rPr>
      </w:pPr>
      <w:del w:id="1187"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88" w:author="Ben Fels" w:date="2024-12-21T12:00:00Z" w16du:dateUtc="2024-12-21T11:00:00Z"/>
        </w:rPr>
      </w:pPr>
      <w:del w:id="1189"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90" w:author="Ben Fels" w:date="2024-12-21T12:00:00Z" w16du:dateUtc="2024-12-21T11:00:00Z"/>
        </w:rPr>
      </w:pPr>
      <w:del w:id="1191"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92" w:author="Ben Fels" w:date="2024-12-21T12:00:00Z" w16du:dateUtc="2024-12-21T11:00:00Z"/>
        </w:rPr>
      </w:pPr>
      <w:del w:id="1193"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94"/>
        <w:r w:rsidR="002E638C" w:rsidDel="004328D8">
          <w:delText>(</w:delText>
        </w:r>
        <w:r w:rsidR="004D5DFC" w:rsidRPr="004D5DFC" w:rsidDel="004328D8">
          <w:delText>Konzentration auf die Verortung von Argumenten und die Identifizierung ihrer Arten (z. B. Behauptungen und Prämissen)</w:delText>
        </w:r>
        <w:commentRangeEnd w:id="1194"/>
        <w:r w:rsidR="004D5DFC" w:rsidDel="004328D8">
          <w:rPr>
            <w:rStyle w:val="Kommentarzeichen"/>
          </w:rPr>
          <w:commentReference w:id="1194"/>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95" w:author="Ben Fels" w:date="2024-12-21T12:00:00Z" w16du:dateUtc="2024-12-21T11:00:00Z"/>
        </w:rPr>
      </w:pPr>
      <w:del w:id="1196"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197" w:author="Ben Fels" w:date="2024-12-21T12:00:00Z" w16du:dateUtc="2024-12-21T11:00:00Z"/>
        </w:rPr>
      </w:pPr>
    </w:p>
    <w:p w14:paraId="42FA2EB7" w14:textId="21035976" w:rsidR="00296609" w:rsidDel="004328D8" w:rsidRDefault="00296609" w:rsidP="00296609">
      <w:pPr>
        <w:rPr>
          <w:del w:id="1198" w:author="Ben Fels" w:date="2024-12-21T12:00:00Z" w16du:dateUtc="2024-12-21T11:00:00Z"/>
          <w:i/>
        </w:rPr>
      </w:pPr>
      <w:del w:id="1199"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200" w:author="Ben Fels" w:date="2024-12-21T12:00:00Z" w16du:dateUtc="2024-12-21T11:00:00Z"/>
          <w:i/>
        </w:rPr>
      </w:pPr>
      <w:del w:id="1201"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02" w:author="Ben Fels" w:date="2024-12-21T12:00:00Z" w16du:dateUtc="2024-12-21T11:00:00Z"/>
          <w:b/>
          <w:rPrChange w:id="1203" w:author="Ben Fels" w:date="2024-12-21T18:08:00Z" w16du:dateUtc="2024-12-21T17:08:00Z">
            <w:rPr>
              <w:del w:id="1204" w:author="Ben Fels" w:date="2024-12-21T12:00:00Z" w16du:dateUtc="2024-12-21T11:00:00Z"/>
              <w:b/>
              <w:lang w:val="en-US"/>
            </w:rPr>
          </w:rPrChange>
        </w:rPr>
      </w:pPr>
      <w:del w:id="1205"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1"/>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06" w:author="Ben Fels" w:date="2024-12-21T12:00:00Z" w16du:dateUtc="2024-12-21T11:00:00Z"/>
        </w:rPr>
      </w:pPr>
      <w:del w:id="1207"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08" w:author="Ben Fels" w:date="2024-12-21T12:00:00Z" w16du:dateUtc="2024-12-21T11:00:00Z"/>
        </w:rPr>
      </w:pPr>
      <w:del w:id="1209"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10" w:author="Ben Fels" w:date="2024-12-21T12:00:00Z" w16du:dateUtc="2024-12-21T11:00:00Z"/>
        </w:rPr>
      </w:pPr>
      <w:del w:id="1211" w:author="Ben Fels" w:date="2024-12-21T12:00:00Z" w16du:dateUtc="2024-12-21T11:00:00Z">
        <w:r w:rsidRPr="00820B99" w:rsidDel="004328D8">
          <w:delText>Argument</w:delText>
        </w:r>
      </w:del>
    </w:p>
    <w:p w14:paraId="0DC96A23" w14:textId="05EE6C09" w:rsidR="0017354B" w:rsidDel="004328D8" w:rsidRDefault="00B22A20" w:rsidP="00CF7AE6">
      <w:pPr>
        <w:rPr>
          <w:del w:id="1212" w:author="Ben Fels" w:date="2024-12-21T12:00:00Z" w16du:dateUtc="2024-12-21T11:00:00Z"/>
        </w:rPr>
      </w:pPr>
      <w:del w:id="1213"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14" w:author="Ben Fels" w:date="2024-12-21T12:00:00Z" w16du:dateUtc="2024-12-21T11:00:00Z"/>
        </w:rPr>
      </w:pPr>
      <w:del w:id="1215"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16"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17" w:author="Ben Fels" w:date="2024-12-21T12:00:00Z" w16du:dateUtc="2024-12-21T11:00:00Z"/>
        </w:rPr>
      </w:pPr>
      <w:del w:id="1218"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19" w:author="Ben Fels" w:date="2024-12-21T12:00:00Z" w16du:dateUtc="2024-12-21T11:00:00Z"/>
        </w:rPr>
      </w:pPr>
      <w:del w:id="1220"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21" w:author="Ben Fels" w:date="2024-12-21T12:00:00Z" w16du:dateUtc="2024-12-21T11:00:00Z"/>
        </w:rPr>
      </w:pPr>
      <w:del w:id="1222"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23" w:author="Ben Fels" w:date="2024-12-21T12:02:00Z" w16du:dateUtc="2024-12-21T11:02:00Z"/>
        </w:rPr>
      </w:pPr>
    </w:p>
    <w:p w14:paraId="0E4F5B69" w14:textId="2D6C28B7" w:rsidR="00787132" w:rsidDel="004328D8" w:rsidRDefault="00787132" w:rsidP="00787132">
      <w:pPr>
        <w:pStyle w:val="berschrift2"/>
        <w:rPr>
          <w:del w:id="1224" w:author="Ben Fels" w:date="2024-12-21T12:02:00Z" w16du:dateUtc="2024-12-21T11:02:00Z"/>
        </w:rPr>
      </w:pPr>
      <w:del w:id="1225" w:author="Ben Fels" w:date="2024-12-21T12:02:00Z" w16du:dateUtc="2024-12-21T11:02:00Z">
        <w:r w:rsidDel="004328D8">
          <w:delText>Aufgaben des Argument Minings</w:delText>
        </w:r>
      </w:del>
    </w:p>
    <w:p w14:paraId="1246EA9D" w14:textId="4F7F9E5D" w:rsidR="00BD7A9D" w:rsidDel="004328D8" w:rsidRDefault="00F00E8F" w:rsidP="00CF7AE6">
      <w:pPr>
        <w:rPr>
          <w:del w:id="1226" w:author="Ben Fels" w:date="2024-12-21T12:02:00Z" w16du:dateUtc="2024-12-21T11:02:00Z"/>
          <w:moveFrom w:id="1227" w:author="Ben Fels" w:date="2024-12-21T12:01:00Z" w16du:dateUtc="2024-12-21T11:01:00Z"/>
        </w:rPr>
      </w:pPr>
      <w:moveFromRangeStart w:id="1228" w:author="Ben Fels" w:date="2024-12-21T12:01:00Z" w:name="move185674925"/>
      <w:moveFrom w:id="1229" w:author="Ben Fels" w:date="2024-12-21T12:01:00Z" w16du:dateUtc="2024-12-21T11:01:00Z">
        <w:del w:id="1230"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31"/>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31"/>
          <w:r w:rsidR="00485B60" w:rsidDel="004328D8">
            <w:rPr>
              <w:rStyle w:val="Kommentarzeichen"/>
            </w:rPr>
            <w:commentReference w:id="1231"/>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32" w:author="Ben Fels" w:date="2024-12-21T12:02:00Z" w16du:dateUtc="2024-12-21T11:02:00Z"/>
          <w:moveFrom w:id="1233" w:author="Ben Fels" w:date="2024-12-21T12:01:00Z" w16du:dateUtc="2024-12-21T11:01:00Z"/>
        </w:rPr>
      </w:pPr>
      <w:moveFrom w:id="1234" w:author="Ben Fels" w:date="2024-12-21T12:01:00Z" w16du:dateUtc="2024-12-21T11:01:00Z">
        <w:del w:id="1235"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36" w:author="Ben Fels" w:date="2024-12-21T12:02:00Z" w16du:dateUtc="2024-12-21T11:02:00Z"/>
          <w:moveFrom w:id="1237" w:author="Ben Fels" w:date="2024-12-21T12:01:00Z" w16du:dateUtc="2024-12-21T11:01:00Z"/>
        </w:rPr>
      </w:pPr>
      <w:moveFrom w:id="1238" w:author="Ben Fels" w:date="2024-12-21T12:01:00Z" w16du:dateUtc="2024-12-21T11:01:00Z">
        <w:del w:id="1239"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40" w:author="Ben Fels" w:date="2024-12-21T12:02:00Z" w16du:dateUtc="2024-12-21T11:02:00Z"/>
          <w:moveFrom w:id="1241" w:author="Ben Fels" w:date="2024-12-21T12:01:00Z" w16du:dateUtc="2024-12-21T11:01:00Z"/>
        </w:rPr>
      </w:pPr>
      <w:moveFrom w:id="1242" w:author="Ben Fels" w:date="2024-12-21T12:01:00Z" w16du:dateUtc="2024-12-21T11:01:00Z">
        <w:del w:id="1243"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44" w:author="Ben Fels" w:date="2024-12-21T12:02:00Z" w16du:dateUtc="2024-12-21T11:02:00Z"/>
          <w:moveFrom w:id="1245" w:author="Ben Fels" w:date="2024-12-21T12:01:00Z" w16du:dateUtc="2024-12-21T11:01:00Z"/>
        </w:rPr>
      </w:pPr>
      <w:moveFrom w:id="1246" w:author="Ben Fels" w:date="2024-12-21T12:01:00Z" w16du:dateUtc="2024-12-21T11:01:00Z">
        <w:del w:id="1247"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48" w:author="Ben Fels" w:date="2024-12-21T12:02:00Z" w16du:dateUtc="2024-12-21T11:02:00Z"/>
          <w:moveFrom w:id="1249" w:author="Ben Fels" w:date="2024-12-21T12:01:00Z" w16du:dateUtc="2024-12-21T11:01:00Z"/>
        </w:rPr>
      </w:pPr>
      <w:moveFrom w:id="1250" w:author="Ben Fels" w:date="2024-12-21T12:01:00Z" w16du:dateUtc="2024-12-21T11:01:00Z">
        <w:del w:id="1251"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52" w:author="Ben Fels" w:date="2024-12-21T12:02:00Z" w16du:dateUtc="2024-12-21T11:02:00Z"/>
          <w:moveFrom w:id="1253" w:author="Ben Fels" w:date="2024-12-21T12:01:00Z" w16du:dateUtc="2024-12-21T11:01:00Z"/>
        </w:rPr>
      </w:pPr>
      <w:moveFrom w:id="1254" w:author="Ben Fels" w:date="2024-12-21T12:01:00Z" w16du:dateUtc="2024-12-21T11:01:00Z">
        <w:del w:id="1255"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56" w:author="Ben Fels" w:date="2024-12-21T12:02:00Z" w16du:dateUtc="2024-12-21T11:02:00Z"/>
          <w:moveFrom w:id="1257" w:author="Ben Fels" w:date="2024-12-21T12:01:00Z" w16du:dateUtc="2024-12-21T11:01:00Z"/>
        </w:rPr>
      </w:pPr>
    </w:p>
    <w:p w14:paraId="4FD19C8E" w14:textId="7802FD41" w:rsidR="00156934" w:rsidDel="004328D8" w:rsidRDefault="00EA0835" w:rsidP="00CF7AE6">
      <w:pPr>
        <w:rPr>
          <w:del w:id="1258" w:author="Ben Fels" w:date="2024-12-21T12:02:00Z" w16du:dateUtc="2024-12-21T11:02:00Z"/>
          <w:moveFrom w:id="1259" w:author="Ben Fels" w:date="2024-12-21T12:01:00Z" w16du:dateUtc="2024-12-21T11:01:00Z"/>
        </w:rPr>
      </w:pPr>
      <w:moveFrom w:id="1260" w:author="Ben Fels" w:date="2024-12-21T12:01:00Z" w16du:dateUtc="2024-12-21T11:01:00Z">
        <w:del w:id="1261"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62" w:author="Ben Fels" w:date="2024-12-21T12:02:00Z" w16du:dateUtc="2024-12-21T11:02:00Z"/>
          <w:moveFrom w:id="1263" w:author="Ben Fels" w:date="2024-12-21T12:01:00Z" w16du:dateUtc="2024-12-21T11:01:00Z"/>
        </w:rPr>
      </w:pPr>
      <w:moveFrom w:id="1264" w:author="Ben Fels" w:date="2024-12-21T12:01:00Z" w16du:dateUtc="2024-12-21T11:01:00Z">
        <w:del w:id="1265"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66" w:author="Ben Fels" w:date="2024-12-21T12:02:00Z" w16du:dateUtc="2024-12-21T11:02:00Z"/>
          <w:moveFrom w:id="1267" w:author="Ben Fels" w:date="2024-12-21T12:01:00Z" w16du:dateUtc="2024-12-21T11:01:00Z"/>
        </w:rPr>
      </w:pPr>
      <w:moveFrom w:id="1268" w:author="Ben Fels" w:date="2024-12-21T12:01:00Z" w16du:dateUtc="2024-12-21T11:01:00Z">
        <w:del w:id="1269"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70" w:author="Ben Fels" w:date="2024-12-21T12:02:00Z" w16du:dateUtc="2024-12-21T11:02:00Z"/>
          <w:moveFrom w:id="1271" w:author="Ben Fels" w:date="2024-12-21T12:01:00Z" w16du:dateUtc="2024-12-21T11:01:00Z"/>
        </w:rPr>
      </w:pPr>
      <w:moveFrom w:id="1272" w:author="Ben Fels" w:date="2024-12-21T12:01:00Z" w16du:dateUtc="2024-12-21T11:01:00Z">
        <w:del w:id="1273"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74" w:author="Ben Fels" w:date="2024-12-21T12:02:00Z" w16du:dateUtc="2024-12-21T11:02:00Z"/>
          <w:moveFrom w:id="1275" w:author="Ben Fels" w:date="2024-12-21T12:01:00Z" w16du:dateUtc="2024-12-21T11:01:00Z"/>
        </w:rPr>
      </w:pPr>
      <w:moveFrom w:id="1276" w:author="Ben Fels" w:date="2024-12-21T12:01:00Z" w16du:dateUtc="2024-12-21T11:01:00Z">
        <w:del w:id="1277"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78" w:author="Ben Fels" w:date="2024-12-21T12:02:00Z" w16du:dateUtc="2024-12-21T11:02:00Z"/>
          <w:moveFrom w:id="1279" w:author="Ben Fels" w:date="2024-12-21T12:01:00Z" w16du:dateUtc="2024-12-21T11:01:00Z"/>
        </w:rPr>
      </w:pPr>
    </w:p>
    <w:p w14:paraId="560C6DC7" w14:textId="3508A237" w:rsidR="00053FB2" w:rsidDel="004328D8" w:rsidRDefault="00053FB2" w:rsidP="00CF7AE6">
      <w:pPr>
        <w:rPr>
          <w:del w:id="1280" w:author="Ben Fels" w:date="2024-12-21T12:02:00Z" w16du:dateUtc="2024-12-21T11:02:00Z"/>
          <w:moveFrom w:id="1281" w:author="Ben Fels" w:date="2024-12-21T12:01:00Z" w16du:dateUtc="2024-12-21T11:01:00Z"/>
          <w:rFonts w:cs="Arial"/>
        </w:rPr>
      </w:pPr>
      <w:moveFrom w:id="1282" w:author="Ben Fels" w:date="2024-12-21T12:01:00Z" w16du:dateUtc="2024-12-21T11:01:00Z">
        <w:del w:id="1283"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84" w:author="Ben Fels" w:date="2024-12-21T12:02:00Z" w16du:dateUtc="2024-12-21T11:02:00Z"/>
          <w:moveFrom w:id="1285" w:author="Ben Fels" w:date="2024-12-21T12:01:00Z" w16du:dateUtc="2024-12-21T11:01:00Z"/>
        </w:rPr>
      </w:pPr>
      <w:moveFrom w:id="1286" w:author="Ben Fels" w:date="2024-12-21T12:01:00Z" w16du:dateUtc="2024-12-21T11:01:00Z">
        <w:del w:id="1287"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88" w:author="Ben Fels" w:date="2024-12-21T12:02:00Z" w16du:dateUtc="2024-12-21T11:02:00Z"/>
          <w:moveFrom w:id="1289" w:author="Ben Fels" w:date="2024-12-21T12:01:00Z" w16du:dateUtc="2024-12-21T11:01:00Z"/>
        </w:rPr>
      </w:pPr>
      <w:moveFrom w:id="1290" w:author="Ben Fels" w:date="2024-12-21T12:01:00Z" w16du:dateUtc="2024-12-21T11:01:00Z">
        <w:del w:id="1291"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92" w:author="Ben Fels" w:date="2024-12-21T12:02:00Z" w16du:dateUtc="2024-12-21T11:02:00Z"/>
          <w:moveFrom w:id="1293" w:author="Ben Fels" w:date="2024-12-21T12:01:00Z" w16du:dateUtc="2024-12-21T11:01:00Z"/>
        </w:rPr>
      </w:pPr>
      <w:moveFrom w:id="1294" w:author="Ben Fels" w:date="2024-12-21T12:01:00Z" w16du:dateUtc="2024-12-21T11:01:00Z">
        <w:del w:id="1295"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96" w:author="Ben Fels" w:date="2024-12-21T12:02:00Z" w16du:dateUtc="2024-12-21T11:02:00Z"/>
          <w:moveFrom w:id="1297" w:author="Ben Fels" w:date="2024-12-21T12:01:00Z" w16du:dateUtc="2024-12-21T11:01:00Z"/>
        </w:rPr>
      </w:pPr>
      <w:moveFrom w:id="1298" w:author="Ben Fels" w:date="2024-12-21T12:01:00Z" w16du:dateUtc="2024-12-21T11:01:00Z">
        <w:del w:id="1299"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300" w:author="Ben Fels" w:date="2024-12-21T12:02:00Z" w16du:dateUtc="2024-12-21T11:02:00Z"/>
          <w:moveFrom w:id="1301" w:author="Ben Fels" w:date="2024-12-21T12:01:00Z" w16du:dateUtc="2024-12-21T11:01:00Z"/>
        </w:rPr>
      </w:pPr>
      <w:moveFrom w:id="1302" w:author="Ben Fels" w:date="2024-12-21T12:01:00Z" w16du:dateUtc="2024-12-21T11:01:00Z">
        <w:del w:id="1303"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04" w:author="Ben Fels" w:date="2024-12-21T12:02:00Z" w16du:dateUtc="2024-12-21T11:02:00Z"/>
          <w:moveFrom w:id="1305" w:author="Ben Fels" w:date="2024-12-21T12:01:00Z" w16du:dateUtc="2024-12-21T11:01:00Z"/>
        </w:rPr>
      </w:pPr>
      <w:moveFrom w:id="1306" w:author="Ben Fels" w:date="2024-12-21T12:01:00Z" w16du:dateUtc="2024-12-21T11:01:00Z">
        <w:del w:id="1307"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08" w:author="Ben Fels" w:date="2024-12-21T12:02:00Z" w16du:dateUtc="2024-12-21T11:02:00Z"/>
          <w:moveFrom w:id="1309" w:author="Ben Fels" w:date="2024-12-21T12:01:00Z" w16du:dateUtc="2024-12-21T11:01:00Z"/>
        </w:rPr>
      </w:pPr>
      <w:moveFrom w:id="1310" w:author="Ben Fels" w:date="2024-12-21T12:01:00Z" w16du:dateUtc="2024-12-21T11:01:00Z">
        <w:del w:id="1311"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12" w:author="Ben Fels" w:date="2024-12-21T12:02:00Z" w16du:dateUtc="2024-12-21T11:02:00Z"/>
          <w:moveFrom w:id="1313" w:author="Ben Fels" w:date="2024-12-21T12:01:00Z" w16du:dateUtc="2024-12-21T11:01:00Z"/>
        </w:rPr>
      </w:pPr>
      <w:moveFrom w:id="1314" w:author="Ben Fels" w:date="2024-12-21T12:01:00Z" w16du:dateUtc="2024-12-21T11:01:00Z">
        <w:del w:id="1315"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16" w:author="Ben Fels" w:date="2024-12-21T12:02:00Z" w16du:dateUtc="2024-12-21T11:02:00Z"/>
          <w:moveFrom w:id="1317" w:author="Ben Fels" w:date="2024-12-21T12:01:00Z" w16du:dateUtc="2024-12-21T11:01:00Z"/>
        </w:rPr>
      </w:pPr>
      <w:moveFrom w:id="1318" w:author="Ben Fels" w:date="2024-12-21T12:01:00Z" w16du:dateUtc="2024-12-21T11:01:00Z">
        <w:del w:id="1319"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20" w:author="Ben Fels" w:date="2024-12-21T12:02:00Z" w16du:dateUtc="2024-12-21T11:02:00Z"/>
          <w:moveFrom w:id="1321" w:author="Ben Fels" w:date="2024-12-21T12:01:00Z" w16du:dateUtc="2024-12-21T11:01:00Z"/>
        </w:rPr>
      </w:pPr>
      <w:moveFrom w:id="1322" w:author="Ben Fels" w:date="2024-12-21T12:01:00Z" w16du:dateUtc="2024-12-21T11:01:00Z">
        <w:del w:id="1323"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24" w:author="Ben Fels" w:date="2024-12-21T12:02:00Z" w16du:dateUtc="2024-12-21T11:02:00Z"/>
          <w:moveFrom w:id="1325" w:author="Ben Fels" w:date="2024-12-21T12:01:00Z" w16du:dateUtc="2024-12-21T11:01:00Z"/>
        </w:rPr>
      </w:pPr>
      <w:moveFrom w:id="1326" w:author="Ben Fels" w:date="2024-12-21T12:01:00Z" w16du:dateUtc="2024-12-21T11:01:00Z">
        <w:del w:id="1327"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28" w:author="Ben Fels" w:date="2024-12-21T12:02:00Z" w16du:dateUtc="2024-12-21T11:02:00Z"/>
          <w:moveFrom w:id="1329" w:author="Ben Fels" w:date="2024-12-21T12:01:00Z" w16du:dateUtc="2024-12-21T11:01:00Z"/>
        </w:rPr>
      </w:pPr>
      <w:moveFrom w:id="1330" w:author="Ben Fels" w:date="2024-12-21T12:01:00Z" w16du:dateUtc="2024-12-21T11:01:00Z">
        <w:del w:id="1331"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32" w:author="Ben Fels" w:date="2024-12-21T12:02:00Z" w16du:dateUtc="2024-12-21T11:02:00Z"/>
          <w:moveFrom w:id="1333" w:author="Ben Fels" w:date="2024-12-21T12:01:00Z" w16du:dateUtc="2024-12-21T11:01:00Z"/>
        </w:rPr>
      </w:pPr>
      <w:moveFrom w:id="1334" w:author="Ben Fels" w:date="2024-12-21T12:01:00Z" w16du:dateUtc="2024-12-21T11:01:00Z">
        <w:del w:id="1335"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36" w:author="Ben Fels" w:date="2024-12-21T12:02:00Z" w16du:dateUtc="2024-12-21T11:02:00Z"/>
          <w:moveFrom w:id="1337" w:author="Ben Fels" w:date="2024-12-21T12:01:00Z" w16du:dateUtc="2024-12-21T11:01:00Z"/>
          <w:b/>
        </w:rPr>
      </w:pPr>
      <w:moveFrom w:id="1338" w:author="Ben Fels" w:date="2024-12-21T12:01:00Z" w16du:dateUtc="2024-12-21T11:01:00Z">
        <w:del w:id="1339"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40" w:author="Ben Fels" w:date="2024-12-21T12:02:00Z" w16du:dateUtc="2024-12-21T11:02:00Z"/>
          <w:moveFrom w:id="1341" w:author="Ben Fels" w:date="2024-12-21T12:01:00Z" w16du:dateUtc="2024-12-21T11:01:00Z"/>
          <w:b/>
        </w:rPr>
      </w:pPr>
      <w:moveFrom w:id="1342" w:author="Ben Fels" w:date="2024-12-21T12:01:00Z" w16du:dateUtc="2024-12-21T11:01:00Z">
        <w:del w:id="1343"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44" w:author="Ben Fels" w:date="2024-12-21T12:02:00Z" w16du:dateUtc="2024-12-21T11:02:00Z"/>
          <w:moveFrom w:id="1345" w:author="Ben Fels" w:date="2024-12-21T12:01:00Z" w16du:dateUtc="2024-12-21T11:01:00Z"/>
          <w:b/>
        </w:rPr>
      </w:pPr>
    </w:p>
    <w:p w14:paraId="59FD6A33" w14:textId="2485C384" w:rsidR="00E4126F" w:rsidRPr="00ED7173" w:rsidDel="004328D8" w:rsidRDefault="00E4126F" w:rsidP="00E4126F">
      <w:pPr>
        <w:rPr>
          <w:del w:id="1346" w:author="Ben Fels" w:date="2024-12-21T12:02:00Z" w16du:dateUtc="2024-12-21T11:02:00Z"/>
          <w:moveFrom w:id="1347" w:author="Ben Fels" w:date="2024-12-21T12:01:00Z" w16du:dateUtc="2024-12-21T11:01:00Z"/>
          <w:b/>
        </w:rPr>
      </w:pPr>
    </w:p>
    <w:p w14:paraId="33AC776F" w14:textId="52DD52F0" w:rsidR="002A784E" w:rsidDel="004328D8" w:rsidRDefault="0010585D" w:rsidP="00E4126F">
      <w:pPr>
        <w:rPr>
          <w:del w:id="1348" w:author="Ben Fels" w:date="2024-12-21T12:02:00Z" w16du:dateUtc="2024-12-21T11:02:00Z"/>
          <w:moveFrom w:id="1349" w:author="Ben Fels" w:date="2024-12-21T12:01:00Z" w16du:dateUtc="2024-12-21T11:01:00Z"/>
          <w:b/>
        </w:rPr>
      </w:pPr>
      <w:moveFrom w:id="1350" w:author="Ben Fels" w:date="2024-12-21T12:01:00Z" w16du:dateUtc="2024-12-21T11:01:00Z">
        <w:del w:id="1351" w:author="Ben Fels" w:date="2024-12-21T12:02:00Z" w16du:dateUtc="2024-12-21T11:02:00Z">
          <w:r w:rsidRPr="00664C71" w:rsidDel="004328D8">
            <w:rPr>
              <w:rPrChange w:id="1352" w:author="Ben Fels" w:date="2024-12-21T18:08:00Z" w16du:dateUtc="2024-12-21T17:08:00Z">
                <w:rPr>
                  <w:lang w:val="en-US"/>
                </w:rPr>
              </w:rPrChange>
            </w:rPr>
            <w:delText xml:space="preserve">Argumente bestehen aus </w:delText>
          </w:r>
          <w:r w:rsidRPr="00664C71" w:rsidDel="004328D8">
            <w:rPr>
              <w:b/>
              <w:rPrChange w:id="1353"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54"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55"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56"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57" w:author="Ben Fels" w:date="2024-12-21T12:02:00Z" w16du:dateUtc="2024-12-21T11:02:00Z"/>
          <w:moveFrom w:id="1358" w:author="Ben Fels" w:date="2024-12-21T12:01:00Z" w16du:dateUtc="2024-12-21T11:01:00Z"/>
        </w:rPr>
      </w:pPr>
      <w:moveFrom w:id="1359" w:author="Ben Fels" w:date="2024-12-21T12:01:00Z" w16du:dateUtc="2024-12-21T11:01:00Z">
        <w:del w:id="1360"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61" w:author="Ben Fels" w:date="2024-12-21T12:02:00Z" w16du:dateUtc="2024-12-21T11:02:00Z"/>
          <w:moveFrom w:id="1362" w:author="Ben Fels" w:date="2024-12-21T12:01:00Z" w16du:dateUtc="2024-12-21T11:01:00Z"/>
        </w:rPr>
      </w:pPr>
      <w:moveFrom w:id="1363" w:author="Ben Fels" w:date="2024-12-21T12:01:00Z" w16du:dateUtc="2024-12-21T11:01:00Z">
        <w:del w:id="1364"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65" w:author="Ben Fels" w:date="2024-12-21T12:02:00Z" w16du:dateUtc="2024-12-21T11:02:00Z"/>
          <w:moveFrom w:id="1366" w:author="Ben Fels" w:date="2024-12-21T12:01:00Z" w16du:dateUtc="2024-12-21T11:01:00Z"/>
        </w:rPr>
      </w:pPr>
      <w:moveFrom w:id="1367" w:author="Ben Fels" w:date="2024-12-21T12:01:00Z" w16du:dateUtc="2024-12-21T11:01:00Z">
        <w:del w:id="1368"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69" w:author="Ben Fels" w:date="2024-12-21T12:02:00Z" w16du:dateUtc="2024-12-21T11:02:00Z"/>
          <w:moveFrom w:id="1370" w:author="Ben Fels" w:date="2024-12-21T12:01:00Z" w16du:dateUtc="2024-12-21T11:01:00Z"/>
        </w:rPr>
      </w:pPr>
      <w:moveFrom w:id="1371" w:author="Ben Fels" w:date="2024-12-21T12:01:00Z" w16du:dateUtc="2024-12-21T11:01:00Z">
        <w:del w:id="1372"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73" w:author="Ben Fels" w:date="2024-12-21T12:02:00Z" w16du:dateUtc="2024-12-21T11:02:00Z"/>
          <w:moveFrom w:id="1374" w:author="Ben Fels" w:date="2024-12-21T12:01:00Z" w16du:dateUtc="2024-12-21T11:01:00Z"/>
        </w:rPr>
      </w:pPr>
      <w:moveFrom w:id="1375" w:author="Ben Fels" w:date="2024-12-21T12:01:00Z" w16du:dateUtc="2024-12-21T11:01:00Z">
        <w:del w:id="1376"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77" w:author="Ben Fels" w:date="2024-12-21T12:02:00Z" w16du:dateUtc="2024-12-21T11:02:00Z"/>
          <w:moveFrom w:id="1378" w:author="Ben Fels" w:date="2024-12-21T12:01:00Z" w16du:dateUtc="2024-12-21T11:01:00Z"/>
        </w:rPr>
      </w:pPr>
      <w:moveFrom w:id="1379" w:author="Ben Fels" w:date="2024-12-21T12:01:00Z" w16du:dateUtc="2024-12-21T11:01:00Z">
        <w:del w:id="1380"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81" w:author="Ben Fels" w:date="2024-12-21T12:02:00Z" w16du:dateUtc="2024-12-21T11:02:00Z"/>
          <w:moveFrom w:id="1382" w:author="Ben Fels" w:date="2024-12-21T12:01:00Z" w16du:dateUtc="2024-12-21T11:01:00Z"/>
        </w:rPr>
      </w:pPr>
    </w:p>
    <w:p w14:paraId="372651CB" w14:textId="60E066AD" w:rsidR="00461154" w:rsidRPr="00F84302" w:rsidDel="004328D8" w:rsidRDefault="00A0667F" w:rsidP="00CF7AE6">
      <w:pPr>
        <w:rPr>
          <w:del w:id="1383" w:author="Ben Fels" w:date="2024-12-21T12:02:00Z" w16du:dateUtc="2024-12-21T11:02:00Z"/>
          <w:moveFrom w:id="1384" w:author="Ben Fels" w:date="2024-12-21T12:01:00Z" w16du:dateUtc="2024-12-21T11:01:00Z"/>
        </w:rPr>
      </w:pPr>
      <w:moveFrom w:id="1385" w:author="Ben Fels" w:date="2024-12-21T12:01:00Z" w16du:dateUtc="2024-12-21T11:01:00Z">
        <w:del w:id="1386"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87" w:author="Ben Fels" w:date="2024-12-21T12:02:00Z" w16du:dateUtc="2024-12-21T11:02:00Z"/>
          <w:moveFrom w:id="1388" w:author="Ben Fels" w:date="2024-12-21T12:01:00Z" w16du:dateUtc="2024-12-21T11:01:00Z"/>
        </w:rPr>
      </w:pPr>
      <w:moveFrom w:id="1389" w:author="Ben Fels" w:date="2024-12-21T12:01:00Z" w16du:dateUtc="2024-12-21T11:01:00Z">
        <w:del w:id="1390"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91" w:author="Ben Fels" w:date="2024-12-21T12:02:00Z" w16du:dateUtc="2024-12-21T11:02:00Z"/>
          <w:moveFrom w:id="1392" w:author="Ben Fels" w:date="2024-12-21T12:01:00Z" w16du:dateUtc="2024-12-21T11:01:00Z"/>
          <w:rPrChange w:id="1393" w:author="Ben Fels" w:date="2024-12-21T18:08:00Z" w16du:dateUtc="2024-12-21T17:08:00Z">
            <w:rPr>
              <w:del w:id="1394" w:author="Ben Fels" w:date="2024-12-21T12:02:00Z" w16du:dateUtc="2024-12-21T11:02:00Z"/>
              <w:moveFrom w:id="1395" w:author="Ben Fels" w:date="2024-12-21T12:01:00Z" w16du:dateUtc="2024-12-21T11:01:00Z"/>
              <w:lang w:val="en-US"/>
            </w:rPr>
          </w:rPrChange>
        </w:rPr>
      </w:pPr>
      <w:moveFrom w:id="1396" w:author="Ben Fels" w:date="2024-12-21T12:01:00Z" w16du:dateUtc="2024-12-21T11:01:00Z">
        <w:del w:id="1397" w:author="Ben Fels" w:date="2024-12-21T12:02:00Z" w16du:dateUtc="2024-12-21T11:02:00Z">
          <w:r w:rsidRPr="00664C71" w:rsidDel="004328D8">
            <w:rPr>
              <w:rPrChange w:id="1398" w:author="Ben Fels" w:date="2024-12-21T18:08:00Z" w16du:dateUtc="2024-12-21T17:08:00Z">
                <w:rPr>
                  <w:lang w:val="en-US"/>
                </w:rPr>
              </w:rPrChange>
            </w:rPr>
            <w:delText xml:space="preserve">Context </w:delText>
          </w:r>
          <w:r w:rsidR="00DB0843" w:rsidRPr="00664C71" w:rsidDel="004328D8">
            <w:rPr>
              <w:rPrChange w:id="1399" w:author="Ben Fels" w:date="2024-12-21T18:08:00Z" w16du:dateUtc="2024-12-21T17:08:00Z">
                <w:rPr>
                  <w:lang w:val="en-US"/>
                </w:rPr>
              </w:rPrChange>
            </w:rPr>
            <w:delText xml:space="preserve">dependent </w:delText>
          </w:r>
          <w:r w:rsidRPr="00664C71" w:rsidDel="004328D8">
            <w:rPr>
              <w:rPrChange w:id="1400" w:author="Ben Fels" w:date="2024-12-21T18:08:00Z" w16du:dateUtc="2024-12-21T17:08:00Z">
                <w:rPr>
                  <w:lang w:val="en-US"/>
                </w:rPr>
              </w:rPrChange>
            </w:rPr>
            <w:delText xml:space="preserve">claim detection </w:delText>
          </w:r>
          <w:r w:rsidR="00CF2774" w:rsidRPr="00664C71" w:rsidDel="004328D8">
            <w:rPr>
              <w:rPrChange w:id="1401" w:author="Ben Fels" w:date="2024-12-21T18:08:00Z" w16du:dateUtc="2024-12-21T17:08:00Z">
                <w:rPr>
                  <w:lang w:val="en-US"/>
                </w:rPr>
              </w:rPrChange>
            </w:rPr>
            <w:delText>–</w:delText>
          </w:r>
          <w:r w:rsidR="00991C10" w:rsidRPr="00664C71" w:rsidDel="004328D8">
            <w:rPr>
              <w:rPrChange w:id="1402" w:author="Ben Fels" w:date="2024-12-21T18:08:00Z" w16du:dateUtc="2024-12-21T17:08:00Z">
                <w:rPr>
                  <w:lang w:val="en-US"/>
                </w:rPr>
              </w:rPrChange>
            </w:rPr>
            <w:delText xml:space="preserve"> </w:delText>
          </w:r>
          <w:r w:rsidRPr="00664C71" w:rsidDel="004328D8">
            <w:rPr>
              <w:rPrChange w:id="1403" w:author="Ben Fels" w:date="2024-12-21T18:08:00Z" w16du:dateUtc="2024-12-21T17:08:00Z">
                <w:rPr>
                  <w:lang w:val="en-US"/>
                </w:rPr>
              </w:rPrChange>
            </w:rPr>
            <w:delText>CDCD</w:delText>
          </w:r>
          <w:r w:rsidR="00CF2774" w:rsidRPr="00664C71" w:rsidDel="004328D8">
            <w:rPr>
              <w:rPrChange w:id="1404"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05" w:author="Ben Fels" w:date="2024-12-21T12:02:00Z" w16du:dateUtc="2024-12-21T11:02:00Z"/>
          <w:moveFrom w:id="1406" w:author="Ben Fels" w:date="2024-12-21T12:01:00Z" w16du:dateUtc="2024-12-21T11:01:00Z"/>
          <w:rPrChange w:id="1407" w:author="Ben Fels" w:date="2024-12-21T18:08:00Z" w16du:dateUtc="2024-12-21T17:08:00Z">
            <w:rPr>
              <w:del w:id="1408" w:author="Ben Fels" w:date="2024-12-21T12:02:00Z" w16du:dateUtc="2024-12-21T11:02:00Z"/>
              <w:moveFrom w:id="1409" w:author="Ben Fels" w:date="2024-12-21T12:01:00Z" w16du:dateUtc="2024-12-21T11:01:00Z"/>
              <w:lang w:val="en-US"/>
            </w:rPr>
          </w:rPrChange>
        </w:rPr>
      </w:pPr>
      <w:moveFrom w:id="1410" w:author="Ben Fels" w:date="2024-12-21T12:01:00Z" w16du:dateUtc="2024-12-21T11:01:00Z">
        <w:del w:id="1411" w:author="Ben Fels" w:date="2024-12-21T12:02:00Z" w16du:dateUtc="2024-12-21T11:02:00Z">
          <w:r w:rsidRPr="00664C71" w:rsidDel="004328D8">
            <w:rPr>
              <w:rPrChange w:id="1412" w:author="Ben Fels" w:date="2024-12-21T18:08:00Z" w16du:dateUtc="2024-12-21T17:08:00Z">
                <w:rPr>
                  <w:lang w:val="en-US"/>
                </w:rPr>
              </w:rPrChange>
            </w:rPr>
            <w:delText>Claim stance classification</w:delText>
          </w:r>
          <w:r w:rsidR="00991C10" w:rsidRPr="00664C71" w:rsidDel="004328D8">
            <w:rPr>
              <w:rPrChange w:id="1413" w:author="Ben Fels" w:date="2024-12-21T18:08:00Z" w16du:dateUtc="2024-12-21T17:08:00Z">
                <w:rPr>
                  <w:lang w:val="en-US"/>
                </w:rPr>
              </w:rPrChange>
            </w:rPr>
            <w:delText xml:space="preserve"> </w:delText>
          </w:r>
          <w:r w:rsidR="00CF2774" w:rsidRPr="00664C71" w:rsidDel="004328D8">
            <w:rPr>
              <w:rPrChange w:id="1414"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15" w:author="Ben Fels" w:date="2024-12-21T12:02:00Z" w16du:dateUtc="2024-12-21T11:02:00Z"/>
          <w:moveFrom w:id="1416" w:author="Ben Fels" w:date="2024-12-21T12:01:00Z" w16du:dateUtc="2024-12-21T11:01:00Z"/>
          <w:rPrChange w:id="1417" w:author="Ben Fels" w:date="2024-12-21T18:08:00Z" w16du:dateUtc="2024-12-21T17:08:00Z">
            <w:rPr>
              <w:del w:id="1418" w:author="Ben Fels" w:date="2024-12-21T12:02:00Z" w16du:dateUtc="2024-12-21T11:02:00Z"/>
              <w:moveFrom w:id="1419" w:author="Ben Fels" w:date="2024-12-21T12:01:00Z" w16du:dateUtc="2024-12-21T11:01:00Z"/>
              <w:lang w:val="en-US"/>
            </w:rPr>
          </w:rPrChange>
        </w:rPr>
      </w:pPr>
      <w:moveFrom w:id="1420" w:author="Ben Fels" w:date="2024-12-21T12:01:00Z" w16du:dateUtc="2024-12-21T11:01:00Z">
        <w:del w:id="1421" w:author="Ben Fels" w:date="2024-12-21T12:02:00Z" w16du:dateUtc="2024-12-21T11:02:00Z">
          <w:r w:rsidRPr="00664C71" w:rsidDel="004328D8">
            <w:rPr>
              <w:rPrChange w:id="1422" w:author="Ben Fels" w:date="2024-12-21T18:08:00Z" w16du:dateUtc="2024-12-21T17:08:00Z">
                <w:rPr>
                  <w:lang w:val="en-US"/>
                </w:rPr>
              </w:rPrChange>
            </w:rPr>
            <w:delText xml:space="preserve">Context dependent evidence detection </w:delText>
          </w:r>
          <w:r w:rsidR="008267FA" w:rsidRPr="00664C71" w:rsidDel="004328D8">
            <w:rPr>
              <w:rPrChange w:id="1423" w:author="Ben Fels" w:date="2024-12-21T18:08:00Z" w16du:dateUtc="2024-12-21T17:08:00Z">
                <w:rPr>
                  <w:lang w:val="en-US"/>
                </w:rPr>
              </w:rPrChange>
            </w:rPr>
            <w:delText>–</w:delText>
          </w:r>
          <w:r w:rsidR="00991C10" w:rsidRPr="00664C71" w:rsidDel="004328D8">
            <w:rPr>
              <w:rPrChange w:id="1424" w:author="Ben Fels" w:date="2024-12-21T18:08:00Z" w16du:dateUtc="2024-12-21T17:08:00Z">
                <w:rPr>
                  <w:lang w:val="en-US"/>
                </w:rPr>
              </w:rPrChange>
            </w:rPr>
            <w:delText xml:space="preserve"> </w:delText>
          </w:r>
          <w:r w:rsidRPr="00664C71" w:rsidDel="004328D8">
            <w:rPr>
              <w:rPrChange w:id="1425" w:author="Ben Fels" w:date="2024-12-21T18:08:00Z" w16du:dateUtc="2024-12-21T17:08:00Z">
                <w:rPr>
                  <w:lang w:val="en-US"/>
                </w:rPr>
              </w:rPrChange>
            </w:rPr>
            <w:delText>CDED</w:delText>
          </w:r>
          <w:bookmarkStart w:id="1426" w:name="_Hlk179549401"/>
        </w:del>
      </w:moveFrom>
    </w:p>
    <w:bookmarkEnd w:id="1426"/>
    <w:p w14:paraId="7652B07B" w14:textId="758CF4CB" w:rsidR="00240221" w:rsidDel="004328D8" w:rsidRDefault="00E66081" w:rsidP="00CF7AE6">
      <w:pPr>
        <w:rPr>
          <w:del w:id="1427" w:author="Ben Fels" w:date="2024-12-21T12:02:00Z" w16du:dateUtc="2024-12-21T11:02:00Z"/>
          <w:moveFrom w:id="1428" w:author="Ben Fels" w:date="2024-12-21T12:01:00Z" w16du:dateUtc="2024-12-21T11:01:00Z"/>
        </w:rPr>
      </w:pPr>
      <w:moveFrom w:id="1429" w:author="Ben Fels" w:date="2024-12-21T12:01:00Z" w16du:dateUtc="2024-12-21T11:01:00Z">
        <w:del w:id="1430"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31" w:author="Ben Fels" w:date="2024-12-21T12:02:00Z" w16du:dateUtc="2024-12-21T11:02:00Z"/>
          <w:moveFrom w:id="1432" w:author="Ben Fels" w:date="2024-12-21T12:01:00Z" w16du:dateUtc="2024-12-21T11:01:00Z"/>
        </w:rPr>
      </w:pPr>
      <w:moveFrom w:id="1433" w:author="Ben Fels" w:date="2024-12-21T12:01:00Z" w16du:dateUtc="2024-12-21T11:01:00Z">
        <w:del w:id="1434"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35" w:author="Ben Fels" w:date="2024-12-21T12:02:00Z" w16du:dateUtc="2024-12-21T11:02:00Z"/>
          <w:moveFrom w:id="1436" w:author="Ben Fels" w:date="2024-12-21T12:01:00Z" w16du:dateUtc="2024-12-21T11:01:00Z"/>
        </w:rPr>
      </w:pPr>
      <w:moveFrom w:id="1437" w:author="Ben Fels" w:date="2024-12-21T12:01:00Z" w16du:dateUtc="2024-12-21T11:01:00Z">
        <w:del w:id="1438"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39" w:author="Ben Fels" w:date="2024-12-21T12:02:00Z" w16du:dateUtc="2024-12-21T11:02:00Z"/>
          <w:moveFrom w:id="1440" w:author="Ben Fels" w:date="2024-12-21T12:01:00Z" w16du:dateUtc="2024-12-21T11:01:00Z"/>
        </w:rPr>
      </w:pPr>
    </w:p>
    <w:p w14:paraId="52D9590B" w14:textId="6B49F99D" w:rsidR="00F310BC" w:rsidDel="004328D8" w:rsidRDefault="00D16D3F" w:rsidP="00CF7AE6">
      <w:pPr>
        <w:rPr>
          <w:del w:id="1441" w:author="Ben Fels" w:date="2024-12-21T12:02:00Z" w16du:dateUtc="2024-12-21T11:02:00Z"/>
          <w:moveFrom w:id="1442" w:author="Ben Fels" w:date="2024-12-21T12:01:00Z" w16du:dateUtc="2024-12-21T11:01:00Z"/>
        </w:rPr>
      </w:pPr>
      <w:moveFrom w:id="1443" w:author="Ben Fels" w:date="2024-12-21T12:01:00Z" w16du:dateUtc="2024-12-21T11:01:00Z">
        <w:del w:id="1444"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45" w:author="Ben Fels" w:date="2024-12-21T12:02:00Z" w16du:dateUtc="2024-12-21T11:02:00Z"/>
          <w:moveFrom w:id="1446" w:author="Ben Fels" w:date="2024-12-21T12:01:00Z" w16du:dateUtc="2024-12-21T11:01:00Z"/>
        </w:rPr>
      </w:pPr>
      <w:moveFrom w:id="1447" w:author="Ben Fels" w:date="2024-12-21T12:01:00Z" w16du:dateUtc="2024-12-21T11:01:00Z">
        <w:del w:id="1448"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49" w:author="Ben Fels" w:date="2024-12-21T12:02:00Z" w16du:dateUtc="2024-12-21T11:02:00Z"/>
          <w:moveFrom w:id="1450" w:author="Ben Fels" w:date="2024-12-21T12:01:00Z" w16du:dateUtc="2024-12-21T11:01:00Z"/>
        </w:rPr>
      </w:pPr>
      <w:moveFrom w:id="1451" w:author="Ben Fels" w:date="2024-12-21T12:01:00Z" w16du:dateUtc="2024-12-21T11:01:00Z">
        <w:del w:id="1452"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53" w:author="Ben Fels" w:date="2024-12-21T12:02:00Z" w16du:dateUtc="2024-12-21T11:02:00Z"/>
          <w:moveFrom w:id="1454" w:author="Ben Fels" w:date="2024-12-21T12:01:00Z" w16du:dateUtc="2024-12-21T11:01:00Z"/>
        </w:rPr>
      </w:pPr>
      <w:moveFrom w:id="1455" w:author="Ben Fels" w:date="2024-12-21T12:01:00Z" w16du:dateUtc="2024-12-21T11:01:00Z">
        <w:del w:id="1456"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57" w:author="Ben Fels" w:date="2024-12-21T12:02:00Z" w16du:dateUtc="2024-12-21T11:02:00Z"/>
          <w:moveFrom w:id="1458" w:author="Ben Fels" w:date="2024-12-21T12:01:00Z" w16du:dateUtc="2024-12-21T11:01:00Z"/>
        </w:rPr>
      </w:pPr>
      <w:moveFrom w:id="1459" w:author="Ben Fels" w:date="2024-12-21T12:01:00Z" w16du:dateUtc="2024-12-21T11:01:00Z">
        <w:del w:id="1460"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61" w:author="Ben Fels" w:date="2024-12-21T12:02:00Z" w16du:dateUtc="2024-12-21T11:02:00Z"/>
          <w:moveFrom w:id="1462" w:author="Ben Fels" w:date="2024-12-21T12:01:00Z" w16du:dateUtc="2024-12-21T11:01:00Z"/>
        </w:rPr>
      </w:pPr>
      <w:moveFrom w:id="1463" w:author="Ben Fels" w:date="2024-12-21T12:01:00Z" w16du:dateUtc="2024-12-21T11:01:00Z">
        <w:del w:id="1464"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65" w:author="Ben Fels" w:date="2024-12-21T12:02:00Z" w16du:dateUtc="2024-12-21T11:02:00Z"/>
          <w:moveFrom w:id="1466" w:author="Ben Fels" w:date="2024-12-21T12:01:00Z" w16du:dateUtc="2024-12-21T11:01:00Z"/>
        </w:rPr>
      </w:pPr>
      <w:moveFrom w:id="1467" w:author="Ben Fels" w:date="2024-12-21T12:01:00Z" w16du:dateUtc="2024-12-21T11:01:00Z">
        <w:del w:id="1468"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69" w:author="Ben Fels" w:date="2024-12-21T12:02:00Z" w16du:dateUtc="2024-12-21T11:02:00Z"/>
          <w:moveFrom w:id="1470" w:author="Ben Fels" w:date="2024-12-21T12:01:00Z" w16du:dateUtc="2024-12-21T11:01:00Z"/>
        </w:rPr>
      </w:pPr>
      <w:moveFrom w:id="1471" w:author="Ben Fels" w:date="2024-12-21T12:01:00Z" w16du:dateUtc="2024-12-21T11:01:00Z">
        <w:del w:id="1472"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73" w:author="Ben Fels" w:date="2024-12-21T12:02:00Z" w16du:dateUtc="2024-12-21T11:02:00Z"/>
          <w:moveFrom w:id="1474" w:author="Ben Fels" w:date="2024-12-21T12:01:00Z" w16du:dateUtc="2024-12-21T11:01:00Z"/>
        </w:rPr>
      </w:pPr>
    </w:p>
    <w:p w14:paraId="60F6C9AE" w14:textId="78467F77" w:rsidR="004806B5" w:rsidDel="004328D8" w:rsidRDefault="004040DC" w:rsidP="004806B5">
      <w:pPr>
        <w:rPr>
          <w:del w:id="1475" w:author="Ben Fels" w:date="2024-12-21T12:02:00Z" w16du:dateUtc="2024-12-21T11:02:00Z"/>
          <w:moveFrom w:id="1476" w:author="Ben Fels" w:date="2024-12-21T12:01:00Z" w16du:dateUtc="2024-12-21T11:01:00Z"/>
          <w:i/>
        </w:rPr>
      </w:pPr>
      <w:moveFrom w:id="1477" w:author="Ben Fels" w:date="2024-12-21T12:01:00Z" w16du:dateUtc="2024-12-21T11:01:00Z">
        <w:del w:id="1478"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79" w:author="Ben Fels" w:date="2024-12-21T12:02:00Z" w16du:dateUtc="2024-12-21T11:02:00Z"/>
          <w:moveFrom w:id="1480" w:author="Ben Fels" w:date="2024-12-21T12:01:00Z" w16du:dateUtc="2024-12-21T11:01:00Z"/>
          <w:i/>
          <w:sz w:val="22"/>
          <w:szCs w:val="20"/>
        </w:rPr>
      </w:pPr>
      <w:moveFrom w:id="1481" w:author="Ben Fels" w:date="2024-12-21T12:01:00Z" w16du:dateUtc="2024-12-21T11:01:00Z">
        <w:del w:id="1482"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83" w:author="Ben Fels" w:date="2024-12-21T12:02:00Z" w16du:dateUtc="2024-12-21T11:02:00Z"/>
          <w:moveFrom w:id="1484" w:author="Ben Fels" w:date="2024-12-21T12:01:00Z" w16du:dateUtc="2024-12-21T11:01:00Z"/>
          <w:sz w:val="22"/>
          <w:szCs w:val="20"/>
          <w:highlight w:val="magenta"/>
        </w:rPr>
      </w:pPr>
      <w:moveFrom w:id="1485" w:author="Ben Fels" w:date="2024-12-21T12:01:00Z" w16du:dateUtc="2024-12-21T11:01:00Z">
        <w:del w:id="1486"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87" w:author="Ben Fels" w:date="2024-12-21T12:02:00Z" w16du:dateUtc="2024-12-21T11:02:00Z"/>
          <w:moveFrom w:id="1488" w:author="Ben Fels" w:date="2024-12-21T12:01:00Z" w16du:dateUtc="2024-12-21T11:01:00Z"/>
          <w:sz w:val="22"/>
          <w:szCs w:val="20"/>
        </w:rPr>
      </w:pPr>
      <w:moveFrom w:id="1489" w:author="Ben Fels" w:date="2024-12-21T12:01:00Z" w16du:dateUtc="2024-12-21T11:01:00Z">
        <w:del w:id="1490"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91" w:author="Ben Fels" w:date="2024-12-21T12:02:00Z" w16du:dateUtc="2024-12-21T11:02:00Z"/>
          <w:moveFrom w:id="1492" w:author="Ben Fels" w:date="2024-12-21T12:01:00Z" w16du:dateUtc="2024-12-21T11:01:00Z"/>
          <w:sz w:val="22"/>
          <w:szCs w:val="20"/>
        </w:rPr>
      </w:pPr>
      <w:moveFrom w:id="1493" w:author="Ben Fels" w:date="2024-12-21T12:01:00Z" w16du:dateUtc="2024-12-21T11:01:00Z">
        <w:del w:id="1494"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95" w:author="Ben Fels" w:date="2024-12-21T12:02:00Z" w16du:dateUtc="2024-12-21T11:02:00Z"/>
          <w:moveFrom w:id="1496" w:author="Ben Fels" w:date="2024-12-21T12:01:00Z" w16du:dateUtc="2024-12-21T11:01:00Z"/>
          <w:sz w:val="22"/>
          <w:szCs w:val="20"/>
        </w:rPr>
      </w:pPr>
    </w:p>
    <w:p w14:paraId="1FE1A3ED" w14:textId="3450A51A" w:rsidR="004806B5" w:rsidRPr="0098098B" w:rsidDel="004328D8" w:rsidRDefault="004806B5" w:rsidP="004806B5">
      <w:pPr>
        <w:rPr>
          <w:del w:id="1497" w:author="Ben Fels" w:date="2024-12-21T12:02:00Z" w16du:dateUtc="2024-12-21T11:02:00Z"/>
          <w:moveFrom w:id="1498" w:author="Ben Fels" w:date="2024-12-21T12:01:00Z" w16du:dateUtc="2024-12-21T11:01:00Z"/>
        </w:rPr>
      </w:pPr>
    </w:p>
    <w:p w14:paraId="16C28B75" w14:textId="2743E10C" w:rsidR="00DF6B25" w:rsidDel="004328D8" w:rsidRDefault="000A4B0E" w:rsidP="00CF7AE6">
      <w:pPr>
        <w:rPr>
          <w:del w:id="1499" w:author="Ben Fels" w:date="2024-12-21T12:02:00Z" w16du:dateUtc="2024-12-21T11:02:00Z"/>
          <w:moveFrom w:id="1500" w:author="Ben Fels" w:date="2024-12-21T12:01:00Z" w16du:dateUtc="2024-12-21T11:01:00Z"/>
        </w:rPr>
      </w:pPr>
      <w:moveFrom w:id="1501" w:author="Ben Fels" w:date="2024-12-21T12:01:00Z" w16du:dateUtc="2024-12-21T11:01:00Z">
        <w:del w:id="1502"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03" w:author="Ben Fels" w:date="2024-12-21T12:02:00Z" w16du:dateUtc="2024-12-21T11:02:00Z"/>
          <w:moveFrom w:id="1504" w:author="Ben Fels" w:date="2024-12-21T12:01:00Z" w16du:dateUtc="2024-12-21T11:01:00Z"/>
        </w:rPr>
      </w:pPr>
      <w:moveFrom w:id="1505" w:author="Ben Fels" w:date="2024-12-21T12:01:00Z" w16du:dateUtc="2024-12-21T11:01:00Z">
        <w:del w:id="1506"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07" w:author="Ben Fels" w:date="2024-12-21T12:02:00Z" w16du:dateUtc="2024-12-21T11:02:00Z"/>
          <w:moveFrom w:id="1508" w:author="Ben Fels" w:date="2024-12-21T12:01:00Z" w16du:dateUtc="2024-12-21T11:01:00Z"/>
        </w:rPr>
      </w:pPr>
      <w:moveFrom w:id="1509" w:author="Ben Fels" w:date="2024-12-21T12:01:00Z" w16du:dateUtc="2024-12-21T11:01:00Z">
        <w:del w:id="1510"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11" w:author="Ben Fels" w:date="2024-12-21T12:02:00Z" w16du:dateUtc="2024-12-21T11:02:00Z"/>
          <w:moveFrom w:id="1512" w:author="Ben Fels" w:date="2024-12-21T12:01:00Z" w16du:dateUtc="2024-12-21T11:01:00Z"/>
        </w:rPr>
      </w:pPr>
      <w:moveFrom w:id="1513" w:author="Ben Fels" w:date="2024-12-21T12:01:00Z" w16du:dateUtc="2024-12-21T11:01:00Z">
        <w:del w:id="1514"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15" w:author="Ben Fels" w:date="2024-12-21T12:02:00Z" w16du:dateUtc="2024-12-21T11:02:00Z"/>
          <w:moveFrom w:id="1516" w:author="Ben Fels" w:date="2024-12-21T12:01:00Z" w16du:dateUtc="2024-12-21T11:01:00Z"/>
        </w:rPr>
      </w:pPr>
      <w:moveFrom w:id="1517" w:author="Ben Fels" w:date="2024-12-21T12:01:00Z" w16du:dateUtc="2024-12-21T11:01:00Z">
        <w:del w:id="1518"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19" w:author="Ben Fels" w:date="2024-12-21T12:02:00Z" w16du:dateUtc="2024-12-21T11:02:00Z"/>
          <w:moveFrom w:id="1520" w:author="Ben Fels" w:date="2024-12-21T12:01:00Z" w16du:dateUtc="2024-12-21T11:01:00Z"/>
          <w:i/>
          <w:u w:val="single"/>
        </w:rPr>
      </w:pPr>
      <w:moveFrom w:id="1521" w:author="Ben Fels" w:date="2024-12-21T12:01:00Z" w16du:dateUtc="2024-12-21T11:01:00Z">
        <w:del w:id="1522"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3" w:author="Ben Fels" w:date="2024-12-21T12:02:00Z" w16du:dateUtc="2024-12-21T11:02:00Z"/>
          <w:moveFrom w:id="1524" w:author="Ben Fels" w:date="2024-12-21T12:01:00Z" w16du:dateUtc="2024-12-21T11:01:00Z"/>
        </w:rPr>
      </w:pPr>
      <w:moveFrom w:id="1525" w:author="Ben Fels" w:date="2024-12-21T12:01:00Z" w16du:dateUtc="2024-12-21T11:01:00Z">
        <w:del w:id="1526"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7" w:author="Ben Fels" w:date="2024-12-21T12:02:00Z" w16du:dateUtc="2024-12-21T11:02:00Z"/>
          <w:moveFrom w:id="1528" w:author="Ben Fels" w:date="2024-12-21T12:01:00Z" w16du:dateUtc="2024-12-21T11:01:00Z"/>
        </w:rPr>
      </w:pPr>
      <w:moveFrom w:id="1529" w:author="Ben Fels" w:date="2024-12-21T12:01:00Z" w16du:dateUtc="2024-12-21T11:01:00Z">
        <w:del w:id="1530"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1" w:author="Ben Fels" w:date="2024-12-21T12:02:00Z" w16du:dateUtc="2024-12-21T11:02:00Z"/>
          <w:moveFrom w:id="1532" w:author="Ben Fels" w:date="2024-12-21T12:01:00Z" w16du:dateUtc="2024-12-21T11:01:00Z"/>
        </w:rPr>
      </w:pPr>
      <w:moveFrom w:id="1533" w:author="Ben Fels" w:date="2024-12-21T12:01:00Z" w16du:dateUtc="2024-12-21T11:01:00Z">
        <w:del w:id="1534"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5" w:author="Ben Fels" w:date="2024-12-21T12:02:00Z" w16du:dateUtc="2024-12-21T11:02:00Z"/>
          <w:moveFrom w:id="1536" w:author="Ben Fels" w:date="2024-12-21T12:01:00Z" w16du:dateUtc="2024-12-21T11:01:00Z"/>
        </w:rPr>
      </w:pPr>
      <w:moveFrom w:id="1537" w:author="Ben Fels" w:date="2024-12-21T12:01:00Z" w16du:dateUtc="2024-12-21T11:01:00Z">
        <w:del w:id="1538"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9" w:author="Ben Fels" w:date="2024-12-21T12:02:00Z" w16du:dateUtc="2024-12-21T11:02:00Z"/>
          <w:moveFrom w:id="1540" w:author="Ben Fels" w:date="2024-12-21T12:01:00Z" w16du:dateUtc="2024-12-21T11:01:00Z"/>
        </w:rPr>
      </w:pPr>
      <w:moveFrom w:id="1541" w:author="Ben Fels" w:date="2024-12-21T12:01:00Z" w16du:dateUtc="2024-12-21T11:01:00Z">
        <w:del w:id="1542"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28"/>
    <w:p w14:paraId="7D6DB4AD" w14:textId="00A030F7" w:rsidR="00E02FED" w:rsidRPr="0088488E" w:rsidDel="004328D8" w:rsidRDefault="00E02FED" w:rsidP="009A54C3">
      <w:pPr>
        <w:pStyle w:val="berschrift2"/>
        <w:rPr>
          <w:del w:id="1543" w:author="Ben Fels" w:date="2024-12-21T12:02:00Z" w16du:dateUtc="2024-12-21T11:02:00Z"/>
        </w:rPr>
      </w:pPr>
      <w:del w:id="1544"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45" w:author="Ben Fels" w:date="2024-12-21T12:02:00Z" w16du:dateUtc="2024-12-21T11:02:00Z"/>
        </w:rPr>
      </w:pPr>
      <w:del w:id="1546"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47" w:author="Ben Fels" w:date="2024-12-21T12:02:00Z" w16du:dateUtc="2024-12-21T11:02:00Z"/>
        </w:rPr>
      </w:pPr>
      <w:del w:id="1548"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49" w:author="Ben Fels" w:date="2024-12-21T12:02:00Z" w16du:dateUtc="2024-12-21T11:02:00Z"/>
          <w:highlight w:val="cyan"/>
          <w:rPrChange w:id="1550" w:author="Ben Fels" w:date="2024-12-21T18:08:00Z" w16du:dateUtc="2024-12-21T17:08:00Z">
            <w:rPr>
              <w:del w:id="1551" w:author="Ben Fels" w:date="2024-12-21T12:02:00Z" w16du:dateUtc="2024-12-21T11:02:00Z"/>
              <w:highlight w:val="cyan"/>
              <w:lang w:val="en-US"/>
            </w:rPr>
          </w:rPrChange>
        </w:rPr>
      </w:pPr>
      <w:del w:id="1552" w:author="Ben Fels" w:date="2024-12-21T12:02:00Z" w16du:dateUtc="2024-12-21T11:02:00Z">
        <w:r w:rsidRPr="00664C71" w:rsidDel="004328D8">
          <w:rPr>
            <w:highlight w:val="cyan"/>
            <w:rPrChange w:id="1553"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54" w:author="Ben Fels" w:date="2024-12-21T12:02:00Z" w16du:dateUtc="2024-12-21T11:02:00Z"/>
          <w:highlight w:val="cyan"/>
          <w:rPrChange w:id="1555" w:author="Ben Fels" w:date="2024-12-21T18:08:00Z" w16du:dateUtc="2024-12-21T17:08:00Z">
            <w:rPr>
              <w:del w:id="1556" w:author="Ben Fels" w:date="2024-12-21T12:02:00Z" w16du:dateUtc="2024-12-21T11:02:00Z"/>
              <w:highlight w:val="cyan"/>
              <w:lang w:val="en-US"/>
            </w:rPr>
          </w:rPrChange>
        </w:rPr>
      </w:pPr>
      <w:del w:id="1557" w:author="Ben Fels" w:date="2024-12-21T12:02:00Z" w16du:dateUtc="2024-12-21T11:02:00Z">
        <w:r w:rsidRPr="00664C71" w:rsidDel="004328D8">
          <w:rPr>
            <w:highlight w:val="cyan"/>
            <w:rPrChange w:id="1558"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59" w:author="Ben Fels" w:date="2024-12-21T12:02:00Z" w16du:dateUtc="2024-12-21T11:02:00Z"/>
          <w:rPrChange w:id="1560" w:author="Ben Fels" w:date="2024-12-21T18:08:00Z" w16du:dateUtc="2024-12-21T17:08:00Z">
            <w:rPr>
              <w:del w:id="1561" w:author="Ben Fels" w:date="2024-12-21T12:02:00Z" w16du:dateUtc="2024-12-21T11:02:00Z"/>
              <w:lang w:val="en-US"/>
            </w:rPr>
          </w:rPrChange>
        </w:rPr>
      </w:pPr>
    </w:p>
    <w:p w14:paraId="6E72EDCF" w14:textId="6A26F087" w:rsidR="004B4E35" w:rsidDel="007A763E" w:rsidRDefault="004B4E35" w:rsidP="009A54C3">
      <w:pPr>
        <w:pStyle w:val="berschrift2"/>
        <w:rPr>
          <w:del w:id="1562" w:author="Ben Fels" w:date="2024-12-16T22:06:00Z" w16du:dateUtc="2024-12-16T21:06:00Z"/>
        </w:rPr>
      </w:pPr>
      <w:del w:id="1563" w:author="Ben Fels" w:date="2024-12-16T22:06:00Z" w16du:dateUtc="2024-12-16T21:06:00Z">
        <w:r w:rsidRPr="00D93EB3" w:rsidDel="007A763E">
          <w:delText>Datensatz</w:delText>
        </w:r>
      </w:del>
    </w:p>
    <w:p w14:paraId="6E930610" w14:textId="24C22B13" w:rsidR="00FD1E0F" w:rsidDel="007A763E" w:rsidRDefault="00AC654E" w:rsidP="00CF7AE6">
      <w:pPr>
        <w:rPr>
          <w:del w:id="1564" w:author="Ben Fels" w:date="2024-12-16T22:06:00Z" w16du:dateUtc="2024-12-16T21:06:00Z"/>
        </w:rPr>
      </w:pPr>
      <w:del w:id="1565"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66" w:author="Ben Fels" w:date="2024-12-16T22:06:00Z" w16du:dateUtc="2024-12-16T21:06:00Z"/>
          <w:i/>
        </w:rPr>
      </w:pPr>
      <w:del w:id="1567"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68"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69"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70"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71"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72"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73" w:author="Ben Fels" w:date="2024-12-21T18:08:00Z" w16du:dateUtc="2024-12-21T17:08:00Z">
              <w:rPr>
                <w:lang w:val="en-US"/>
              </w:rPr>
            </w:rPrChange>
          </w:rPr>
          <w:delText xml:space="preserve"> </w:delText>
        </w:r>
        <w:r w:rsidR="00804DEE" w:rsidRPr="00664C71" w:rsidDel="007A763E">
          <w:rPr>
            <w:rPrChange w:id="1574"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75" w:author="Ben Fels" w:date="2024-12-16T22:06:00Z" w16du:dateUtc="2024-12-16T21:06:00Z"/>
        </w:rPr>
      </w:pPr>
      <w:del w:id="1576"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77" w:author="Ben Fels" w:date="2024-12-16T22:06:00Z" w16du:dateUtc="2024-12-16T21:06:00Z"/>
        </w:rPr>
      </w:pPr>
      <w:del w:id="1578"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79" w:author="Ben Fels" w:date="2024-12-16T22:06:00Z" w16du:dateUtc="2024-12-16T21:06:00Z"/>
          <w:i/>
        </w:rPr>
      </w:pPr>
      <w:del w:id="1580"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81" w:author="Ben Fels" w:date="2024-12-16T22:06:00Z" w16du:dateUtc="2024-12-16T21:06:00Z"/>
        </w:rPr>
      </w:pPr>
      <w:del w:id="1582"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83" w:author="Ben Fels" w:date="2024-12-16T22:06:00Z" w16du:dateUtc="2024-12-16T21:06:00Z"/>
        </w:rPr>
      </w:pPr>
      <w:del w:id="1584"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85" w:author="Ben Fels" w:date="2024-12-16T22:06:00Z" w16du:dateUtc="2024-12-16T21:06:00Z"/>
          <w:i/>
        </w:rPr>
      </w:pPr>
      <w:del w:id="1586"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87" w:author="Ben Fels" w:date="2024-12-16T22:06:00Z" w16du:dateUtc="2024-12-16T21:06:00Z"/>
        </w:rPr>
      </w:pPr>
      <w:del w:id="1588"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89" w:author="Ben Fels" w:date="2024-12-16T22:06:00Z" w16du:dateUtc="2024-12-16T21:06:00Z"/>
        </w:rPr>
      </w:pPr>
      <w:del w:id="1590"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91" w:author="Ben Fels" w:date="2024-12-16T22:06:00Z" w16du:dateUtc="2024-12-16T21:06:00Z"/>
          <w:rPrChange w:id="1592" w:author="Ben Fels" w:date="2024-12-21T18:08:00Z" w16du:dateUtc="2024-12-21T17:08:00Z">
            <w:rPr>
              <w:del w:id="1593" w:author="Ben Fels" w:date="2024-12-16T22:06:00Z" w16du:dateUtc="2024-12-16T21:06:00Z"/>
              <w:lang w:val="en-US"/>
            </w:rPr>
          </w:rPrChange>
        </w:rPr>
      </w:pPr>
      <w:del w:id="1594"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95"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96" w:author="Ben Fels" w:date="2024-12-16T22:05:00Z" w16du:dateUtc="2024-12-16T21:05:00Z"/>
          <w:rPrChange w:id="1597" w:author="Ben Fels" w:date="2024-12-21T18:08:00Z" w16du:dateUtc="2024-12-21T17:08:00Z">
            <w:rPr>
              <w:del w:id="1598" w:author="Ben Fels" w:date="2024-12-16T22:05:00Z" w16du:dateUtc="2024-12-16T21:05:00Z"/>
              <w:lang w:val="en-US"/>
            </w:rPr>
          </w:rPrChange>
        </w:rPr>
      </w:pPr>
      <w:del w:id="1599" w:author="Ben Fels" w:date="2024-12-16T22:05:00Z" w16du:dateUtc="2024-12-16T21:05:00Z">
        <w:r w:rsidRPr="00664C71" w:rsidDel="00651FF7">
          <w:rPr>
            <w:rPrChange w:id="1600" w:author="Ben Fels" w:date="2024-12-21T18:08:00Z" w16du:dateUtc="2024-12-21T17:08:00Z">
              <w:rPr>
                <w:lang w:val="en-US"/>
              </w:rPr>
            </w:rPrChange>
          </w:rPr>
          <w:delText xml:space="preserve">1: </w:delText>
        </w:r>
        <w:r w:rsidR="00210B38" w:rsidRPr="00664C71" w:rsidDel="00651FF7">
          <w:rPr>
            <w:rPrChange w:id="1601"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02" w:author="Ben Fels" w:date="2024-12-16T22:05:00Z" w16du:dateUtc="2024-12-16T21:05:00Z"/>
          <w:rPrChange w:id="1603" w:author="Ben Fels" w:date="2024-12-21T18:08:00Z" w16du:dateUtc="2024-12-21T17:08:00Z">
            <w:rPr>
              <w:del w:id="1604" w:author="Ben Fels" w:date="2024-12-16T22:05:00Z" w16du:dateUtc="2024-12-16T21:05:00Z"/>
              <w:lang w:val="en-US"/>
            </w:rPr>
          </w:rPrChange>
        </w:rPr>
      </w:pPr>
      <w:del w:id="1605" w:author="Ben Fels" w:date="2024-12-16T22:05:00Z" w16du:dateUtc="2024-12-16T21:05:00Z">
        <w:r w:rsidRPr="00664C71" w:rsidDel="00651FF7">
          <w:rPr>
            <w:rPrChange w:id="1606"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07" w:author="Ben Fels" w:date="2024-12-16T22:05:00Z" w16du:dateUtc="2024-12-16T21:05:00Z"/>
          <w:rPrChange w:id="1608" w:author="Ben Fels" w:date="2024-12-21T18:08:00Z" w16du:dateUtc="2024-12-21T17:08:00Z">
            <w:rPr>
              <w:del w:id="1609" w:author="Ben Fels" w:date="2024-12-16T22:05:00Z" w16du:dateUtc="2024-12-16T21:05:00Z"/>
              <w:lang w:val="en-US"/>
            </w:rPr>
          </w:rPrChange>
        </w:rPr>
      </w:pPr>
      <w:del w:id="1610" w:author="Ben Fels" w:date="2024-12-16T22:05:00Z" w16du:dateUtc="2024-12-16T21:05:00Z">
        <w:r w:rsidRPr="00664C71" w:rsidDel="00651FF7">
          <w:rPr>
            <w:rPrChange w:id="1611" w:author="Ben Fels" w:date="2024-12-21T18:08:00Z" w16du:dateUtc="2024-12-21T17:08:00Z">
              <w:rPr>
                <w:lang w:val="en-US"/>
              </w:rPr>
            </w:rPrChange>
          </w:rPr>
          <w:delText>annotation of claims, premises, support and attack relation</w:delText>
        </w:r>
        <w:r w:rsidR="00010C75" w:rsidRPr="00664C71" w:rsidDel="00651FF7">
          <w:rPr>
            <w:rPrChange w:id="1612" w:author="Ben Fels" w:date="2024-12-21T18:08:00Z" w16du:dateUtc="2024-12-21T17:08:00Z">
              <w:rPr>
                <w:lang w:val="en-US"/>
              </w:rPr>
            </w:rPrChange>
          </w:rPr>
          <w:delText xml:space="preserve"> (argument components and argumentative relations)</w:delText>
        </w:r>
        <w:r w:rsidRPr="00664C71" w:rsidDel="00651FF7">
          <w:rPr>
            <w:rPrChange w:id="1613"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14"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15"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16"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17"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18"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19" w:author="Ben Fels" w:date="2024-12-16T22:05:00Z" w16du:dateUtc="2024-12-16T21:05:00Z"/>
          <w:rPrChange w:id="1620" w:author="Ben Fels" w:date="2024-12-21T18:08:00Z" w16du:dateUtc="2024-12-21T17:08:00Z">
            <w:rPr>
              <w:del w:id="1621" w:author="Ben Fels" w:date="2024-12-16T22:05:00Z" w16du:dateUtc="2024-12-16T21:05:00Z"/>
              <w:lang w:val="en-US"/>
            </w:rPr>
          </w:rPrChange>
        </w:rPr>
      </w:pPr>
      <w:del w:id="1622" w:author="Ben Fels" w:date="2024-12-16T22:05:00Z" w16du:dateUtc="2024-12-16T21:05:00Z">
        <w:r w:rsidRPr="00664C71" w:rsidDel="00651FF7">
          <w:rPr>
            <w:rPrChange w:id="1623" w:author="Ben Fels" w:date="2024-12-21T18:08:00Z" w16du:dateUtc="2024-12-21T17:08:00Z">
              <w:rPr>
                <w:lang w:val="en-US"/>
              </w:rPr>
            </w:rPrChange>
          </w:rPr>
          <w:delText>3 annotators, 90 persuasive essays</w:delText>
        </w:r>
        <w:r w:rsidR="006011D7" w:rsidRPr="00664C71" w:rsidDel="00651FF7">
          <w:rPr>
            <w:rPrChange w:id="1624"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25"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26"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27" w:author="Ben Fels" w:date="2024-12-16T22:05:00Z" w16du:dateUtc="2024-12-16T21:05:00Z"/>
        </w:rPr>
      </w:pPr>
      <w:del w:id="1628"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29" w:author="Ben Fels" w:date="2024-12-16T22:05:00Z" w16du:dateUtc="2024-12-16T21:05:00Z"/>
        </w:rPr>
      </w:pPr>
      <w:del w:id="1630"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31" w:author="Ben Fels" w:date="2024-12-16T22:05:00Z" w16du:dateUtc="2024-12-16T21:05:00Z"/>
          <w:highlight w:val="magenta"/>
        </w:rPr>
      </w:pPr>
      <w:del w:id="1632"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33" w:author="Ben Fels" w:date="2024-12-16T22:06:00Z" w16du:dateUtc="2024-12-16T21:06:00Z"/>
          <w:highlight w:val="magenta"/>
        </w:rPr>
      </w:pPr>
      <w:del w:id="1634"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35" w:author="Ben Fels" w:date="2024-12-16T22:06:00Z" w16du:dateUtc="2024-12-16T21:06:00Z"/>
          <w:rPrChange w:id="1636" w:author="Ben Fels" w:date="2024-12-21T18:08:00Z" w16du:dateUtc="2024-12-21T17:08:00Z">
            <w:rPr>
              <w:del w:id="1637" w:author="Ben Fels" w:date="2024-12-16T22:06:00Z" w16du:dateUtc="2024-12-16T21:06:00Z"/>
              <w:lang w:val="en-US"/>
            </w:rPr>
          </w:rPrChange>
        </w:rPr>
      </w:pPr>
      <w:del w:id="1638" w:author="Ben Fels" w:date="2024-12-16T22:06:00Z" w16du:dateUtc="2024-12-16T21:06:00Z">
        <w:r w:rsidRPr="00664C71" w:rsidDel="007A763E">
          <w:rPr>
            <w:rPrChange w:id="1639" w:author="Ben Fels" w:date="2024-12-21T18:08:00Z" w16du:dateUtc="2024-12-21T17:08:00Z">
              <w:rPr>
                <w:lang w:val="en-US"/>
              </w:rPr>
            </w:rPrChange>
          </w:rPr>
          <w:delText xml:space="preserve">2: </w:delText>
        </w:r>
        <w:r w:rsidR="00EC4AFB" w:rsidRPr="00664C71" w:rsidDel="007A763E">
          <w:rPr>
            <w:rPrChange w:id="1640" w:author="Ben Fels" w:date="2024-12-21T18:08:00Z" w16du:dateUtc="2024-12-21T17:08:00Z">
              <w:rPr>
                <w:lang w:val="en-US"/>
              </w:rPr>
            </w:rPrChange>
          </w:rPr>
          <w:delText>Argument Annotated Essay</w:delText>
        </w:r>
        <w:r w:rsidR="00DE1063" w:rsidRPr="00664C71" w:rsidDel="007A763E">
          <w:rPr>
            <w:rPrChange w:id="1641" w:author="Ben Fels" w:date="2024-12-21T18:08:00Z" w16du:dateUtc="2024-12-21T17:08:00Z">
              <w:rPr>
                <w:lang w:val="en-US"/>
              </w:rPr>
            </w:rPrChange>
          </w:rPr>
          <w:delText xml:space="preserve"> Corpus</w:delText>
        </w:r>
        <w:r w:rsidR="00EC4AFB" w:rsidRPr="00664C71" w:rsidDel="007A763E">
          <w:rPr>
            <w:rPrChange w:id="1642" w:author="Ben Fels" w:date="2024-12-21T18:08:00Z" w16du:dateUtc="2024-12-21T17:08:00Z">
              <w:rPr>
                <w:lang w:val="en-US"/>
              </w:rPr>
            </w:rPrChange>
          </w:rPr>
          <w:delText xml:space="preserve"> (version 2)</w:delText>
        </w:r>
        <w:r w:rsidR="00DE1063" w:rsidRPr="00664C71" w:rsidDel="007A763E">
          <w:rPr>
            <w:rPrChange w:id="1643" w:author="Ben Fels" w:date="2024-12-21T18:08:00Z" w16du:dateUtc="2024-12-21T17:08:00Z">
              <w:rPr>
                <w:lang w:val="en-US"/>
              </w:rPr>
            </w:rPrChange>
          </w:rPr>
          <w:delText xml:space="preserve"> AAEC</w:delText>
        </w:r>
        <w:r w:rsidR="00EC4AFB" w:rsidRPr="00664C71" w:rsidDel="007A763E">
          <w:rPr>
            <w:rPrChange w:id="1644"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45"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46"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47" w:author="Ben Fels" w:date="2024-12-16T22:05:00Z" w16du:dateUtc="2024-12-16T21:05:00Z"/>
        </w:rPr>
      </w:pPr>
      <w:del w:id="1648"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49" w:author="Ben Fels" w:date="2024-12-16T22:06:00Z" w16du:dateUtc="2024-12-16T21:06:00Z"/>
        </w:rPr>
      </w:pPr>
      <w:del w:id="1650"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51" w:author="Ben Fels" w:date="2024-12-16T22:06:00Z" w16du:dateUtc="2024-12-16T21:06:00Z"/>
        </w:rPr>
      </w:pPr>
      <w:del w:id="1652"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53" w:author="Ben Fels" w:date="2024-12-16T22:06:00Z" w16du:dateUtc="2024-12-16T21:06:00Z"/>
          <w:rPrChange w:id="1654" w:author="Ben Fels" w:date="2024-12-21T18:08:00Z" w16du:dateUtc="2024-12-21T17:08:00Z">
            <w:rPr>
              <w:del w:id="1655" w:author="Ben Fels" w:date="2024-12-16T22:06:00Z" w16du:dateUtc="2024-12-16T21:06:00Z"/>
              <w:lang w:val="en-US"/>
            </w:rPr>
          </w:rPrChange>
        </w:rPr>
      </w:pPr>
      <w:del w:id="1656" w:author="Ben Fels" w:date="2024-12-16T22:06:00Z" w16du:dateUtc="2024-12-16T21:06:00Z">
        <w:r w:rsidRPr="00664C71" w:rsidDel="007A763E">
          <w:rPr>
            <w:rPrChange w:id="1657"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58" w:author="Ben Fels" w:date="2024-12-16T22:06:00Z" w16du:dateUtc="2024-12-16T21:06:00Z"/>
        </w:rPr>
      </w:pPr>
      <w:del w:id="1659"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60" w:author="Ben Fels" w:date="2024-12-16T22:06:00Z" w16du:dateUtc="2024-12-16T21:06:00Z"/>
          <w:rPrChange w:id="1661" w:author="Ben Fels" w:date="2024-12-21T18:08:00Z" w16du:dateUtc="2024-12-21T17:08:00Z">
            <w:rPr>
              <w:del w:id="1662" w:author="Ben Fels" w:date="2024-12-16T22:06:00Z" w16du:dateUtc="2024-12-16T21:06:00Z"/>
              <w:lang w:val="en-US"/>
            </w:rPr>
          </w:rPrChange>
        </w:rPr>
      </w:pPr>
      <w:del w:id="1663" w:author="Ben Fels" w:date="2024-12-16T22:06:00Z" w16du:dateUtc="2024-12-16T21:06:00Z">
        <w:r w:rsidRPr="00664C71" w:rsidDel="007A763E">
          <w:rPr>
            <w:rPrChange w:id="1664"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65" w:author="Ben Fels" w:date="2024-12-16T22:06:00Z" w16du:dateUtc="2024-12-16T21:06:00Z"/>
        </w:rPr>
      </w:pPr>
      <w:del w:id="1666"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67" w:author="Ben Fels" w:date="2024-12-16T22:06:00Z" w16du:dateUtc="2024-12-16T21:06:00Z"/>
        </w:rPr>
      </w:pPr>
      <w:del w:id="1668"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69" w:author="Ben Fels" w:date="2024-12-16T22:06:00Z" w16du:dateUtc="2024-12-16T21:06:00Z"/>
        </w:rPr>
      </w:pPr>
      <w:del w:id="1670"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71" w:author="Ben Fels" w:date="2024-12-16T22:06:00Z" w16du:dateUtc="2024-12-16T21:06:00Z"/>
          <w:rPrChange w:id="1672" w:author="Ben Fels" w:date="2024-12-21T18:08:00Z" w16du:dateUtc="2024-12-21T17:08:00Z">
            <w:rPr>
              <w:del w:id="1673" w:author="Ben Fels" w:date="2024-12-16T22:06:00Z" w16du:dateUtc="2024-12-16T21:06:00Z"/>
              <w:lang w:val="en-US"/>
            </w:rPr>
          </w:rPrChange>
        </w:rPr>
      </w:pPr>
      <w:del w:id="1674" w:author="Ben Fels" w:date="2024-12-16T22:06:00Z" w16du:dateUtc="2024-12-16T21:06:00Z">
        <w:r w:rsidRPr="00664C71" w:rsidDel="007A763E">
          <w:rPr>
            <w:rPrChange w:id="1675" w:author="Ben Fels" w:date="2024-12-21T18:08:00Z" w16du:dateUtc="2024-12-21T17:08:00Z">
              <w:rPr>
                <w:lang w:val="en-US"/>
              </w:rPr>
            </w:rPrChange>
          </w:rPr>
          <w:delText xml:space="preserve">  </w:delText>
        </w:r>
        <w:r w:rsidR="00E9195C" w:rsidRPr="00664C71" w:rsidDel="007A763E">
          <w:rPr>
            <w:rPrChange w:id="1676" w:author="Ben Fels" w:date="2024-12-21T18:08:00Z" w16du:dateUtc="2024-12-21T17:08:00Z">
              <w:rPr>
                <w:lang w:val="en-US"/>
              </w:rPr>
            </w:rPrChange>
          </w:rPr>
          <w:delText>Essays annotated by the expert annotator were used as training data (80%)</w:delText>
        </w:r>
        <w:r w:rsidR="00FA20B9" w:rsidRPr="00664C71" w:rsidDel="007A763E">
          <w:rPr>
            <w:rPrChange w:id="1677"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78" w:author="Ben Fels" w:date="2024-12-16T22:06:00Z" w16du:dateUtc="2024-12-16T21:06:00Z"/>
          <w:rPrChange w:id="1679" w:author="Ben Fels" w:date="2024-12-21T18:08:00Z" w16du:dateUtc="2024-12-21T17:08:00Z">
            <w:rPr>
              <w:del w:id="1680" w:author="Ben Fels" w:date="2024-12-16T22:06:00Z" w16du:dateUtc="2024-12-16T21:06:00Z"/>
              <w:lang w:val="en-US"/>
            </w:rPr>
          </w:rPrChange>
        </w:rPr>
      </w:pPr>
      <w:del w:id="1681" w:author="Ben Fels" w:date="2024-12-16T22:06:00Z" w16du:dateUtc="2024-12-16T21:06:00Z">
        <w:r w:rsidRPr="00664C71" w:rsidDel="007A763E">
          <w:rPr>
            <w:rPrChange w:id="1682"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83"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84"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85" w:author="Ben Fels" w:date="2024-12-21T18:08:00Z" w16du:dateUtc="2024-12-21T17:08:00Z">
              <w:rPr>
                <w:lang w:val="en-US"/>
              </w:rPr>
            </w:rPrChange>
          </w:rPr>
          <w:delText xml:space="preserve"> </w:delText>
        </w:r>
        <w:r w:rsidRPr="00664C71" w:rsidDel="007A763E">
          <w:rPr>
            <w:rPrChange w:id="1686"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87" w:author="Ben Fels" w:date="2024-12-16T22:06:00Z" w16du:dateUtc="2024-12-16T21:06:00Z"/>
          <w:i/>
        </w:rPr>
      </w:pPr>
      <w:del w:id="1688"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89" w:author="Ben Fels" w:date="2024-12-16T22:06:00Z" w16du:dateUtc="2024-12-16T21:06:00Z"/>
        </w:rPr>
      </w:pPr>
      <w:del w:id="1690"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91" w:author="Ben Fels" w:date="2024-12-16T22:06:00Z" w16du:dateUtc="2024-12-16T21:06:00Z"/>
        </w:rPr>
      </w:pPr>
      <w:del w:id="1692"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93" w:author="Ben Fels" w:date="2024-12-16T22:06:00Z" w16du:dateUtc="2024-12-16T21:06:00Z"/>
          <w:rPrChange w:id="1694" w:author="Ben Fels" w:date="2024-12-21T18:08:00Z" w16du:dateUtc="2024-12-21T17:08:00Z">
            <w:rPr>
              <w:del w:id="1695" w:author="Ben Fels" w:date="2024-12-16T22:06:00Z" w16du:dateUtc="2024-12-16T21:06:00Z"/>
              <w:lang w:val="en-US"/>
            </w:rPr>
          </w:rPrChange>
        </w:rPr>
      </w:pPr>
      <w:del w:id="1696" w:author="Ben Fels" w:date="2024-12-16T22:06:00Z" w16du:dateUtc="2024-12-16T21:06:00Z">
        <w:r w:rsidRPr="00664C71" w:rsidDel="007A763E">
          <w:rPr>
            <w:rPrChange w:id="1697" w:author="Ben Fels" w:date="2024-12-21T18:08:00Z" w16du:dateUtc="2024-12-21T17:08:00Z">
              <w:rPr>
                <w:lang w:val="en-US"/>
              </w:rPr>
            </w:rPrChange>
          </w:rPr>
          <w:delText xml:space="preserve">123 </w:delText>
        </w:r>
        <w:r w:rsidR="0053346D" w:rsidRPr="00664C71" w:rsidDel="007A763E">
          <w:rPr>
            <w:rPrChange w:id="1698"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699" w:author="Ben Fels" w:date="2024-12-16T22:06:00Z" w16du:dateUtc="2024-12-16T21:06:00Z"/>
        </w:rPr>
      </w:pPr>
      <w:del w:id="1700"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701" w:author="Ben Fels" w:date="2024-12-16T22:06:00Z" w16du:dateUtc="2024-12-16T21:06:00Z"/>
        </w:rPr>
      </w:pPr>
      <w:del w:id="1702"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03" w:author="Ben Fels" w:date="2024-12-16T22:06:00Z" w16du:dateUtc="2024-12-16T21:06:00Z"/>
        </w:rPr>
      </w:pPr>
      <w:del w:id="1704"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05" w:author="Ben Fels" w:date="2024-12-16T22:06:00Z" w16du:dateUtc="2024-12-16T21:06:00Z"/>
        </w:rPr>
      </w:pPr>
      <w:del w:id="1706"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07" w:author="Ben Fels" w:date="2024-12-16T22:06:00Z" w16du:dateUtc="2024-12-16T21:06:00Z"/>
        </w:rPr>
      </w:pPr>
      <w:del w:id="1708"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09" w:author="Ben Fels" w:date="2024-12-16T22:06:00Z" w16du:dateUtc="2024-12-16T21:06:00Z"/>
        </w:rPr>
      </w:pPr>
      <w:del w:id="1710"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11"/>
        <w:r w:rsidR="00F22D69" w:rsidDel="007A763E">
          <w:delText>Cohen</w:delText>
        </w:r>
        <w:r w:rsidR="006628EB" w:rsidDel="007A763E">
          <w:delText>´s kappa</w:delText>
        </w:r>
        <w:commentRangeEnd w:id="1711"/>
        <w:r w:rsidR="00196550" w:rsidDel="007A763E">
          <w:rPr>
            <w:rStyle w:val="Kommentarzeichen"/>
          </w:rPr>
          <w:commentReference w:id="1711"/>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12" w:author="Ben Fels" w:date="2024-12-16T22:06:00Z" w16du:dateUtc="2024-12-16T21:06:00Z"/>
        </w:rPr>
      </w:pPr>
      <w:del w:id="1713"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14" w:author="Ben Fels" w:date="2024-12-16T22:06:00Z" w16du:dateUtc="2024-12-16T21:06:00Z"/>
        </w:rPr>
      </w:pPr>
      <w:del w:id="1715"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16" w:author="Ben Fels" w:date="2024-12-16T22:06:00Z" w16du:dateUtc="2024-12-16T21:06:00Z"/>
        </w:rPr>
      </w:pPr>
      <w:del w:id="1717"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18" w:author="Ben Fels" w:date="2024-12-16T22:14:00Z" w16du:dateUtc="2024-12-16T21:14:00Z"/>
        </w:rPr>
      </w:pPr>
    </w:p>
    <w:p w14:paraId="6B48C4C6" w14:textId="6DF6A9A2" w:rsidR="00246FB5" w:rsidRPr="00664C71" w:rsidDel="00C06D73" w:rsidRDefault="00916D7C" w:rsidP="009A54C3">
      <w:pPr>
        <w:pStyle w:val="berschrift2"/>
        <w:rPr>
          <w:del w:id="1719" w:author="Ben Fels" w:date="2024-12-16T22:14:00Z" w16du:dateUtc="2024-12-16T21:14:00Z"/>
          <w:rPrChange w:id="1720" w:author="Ben Fels" w:date="2024-12-21T18:08:00Z" w16du:dateUtc="2024-12-21T17:08:00Z">
            <w:rPr>
              <w:del w:id="1721" w:author="Ben Fels" w:date="2024-12-16T22:14:00Z" w16du:dateUtc="2024-12-16T21:14:00Z"/>
              <w:lang w:val="en-US"/>
            </w:rPr>
          </w:rPrChange>
        </w:rPr>
      </w:pPr>
      <w:del w:id="1722" w:author="Ben Fels" w:date="2024-12-16T22:14:00Z" w16du:dateUtc="2024-12-16T21:14:00Z">
        <w:r w:rsidRPr="00664C71" w:rsidDel="00C06D73">
          <w:rPr>
            <w:rPrChange w:id="1723"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24" w:author="Ben Fels" w:date="2024-12-16T22:14:00Z" w16du:dateUtc="2024-12-16T21:14:00Z"/>
          <w:rPrChange w:id="1725" w:author="Ben Fels" w:date="2024-12-21T18:08:00Z" w16du:dateUtc="2024-12-21T17:08:00Z">
            <w:rPr>
              <w:del w:id="1726" w:author="Ben Fels" w:date="2024-12-16T22:14:00Z" w16du:dateUtc="2024-12-16T21:14:00Z"/>
              <w:lang w:val="en-US"/>
            </w:rPr>
          </w:rPrChange>
        </w:rPr>
      </w:pPr>
      <w:del w:id="1727" w:author="Ben Fels" w:date="2024-12-16T22:14:00Z" w16du:dateUtc="2024-12-16T21:14:00Z">
        <w:r w:rsidRPr="00664C71" w:rsidDel="00C06D73">
          <w:rPr>
            <w:rPrChange w:id="1728"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29"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30"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31"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32" w:author="Ben Fels" w:date="2024-12-16T22:14:00Z" w16du:dateUtc="2024-12-16T21:14:00Z"/>
          <w:rPrChange w:id="1733" w:author="Ben Fels" w:date="2024-12-21T18:08:00Z" w16du:dateUtc="2024-12-21T17:08:00Z">
            <w:rPr>
              <w:del w:id="1734" w:author="Ben Fels" w:date="2024-12-16T22:14:00Z" w16du:dateUtc="2024-12-16T21:14:00Z"/>
              <w:lang w:val="en-US"/>
            </w:rPr>
          </w:rPrChange>
        </w:rPr>
      </w:pPr>
      <w:del w:id="1735" w:author="Ben Fels" w:date="2024-12-16T22:14:00Z" w16du:dateUtc="2024-12-16T21:14:00Z">
        <w:r w:rsidRPr="00664C71" w:rsidDel="00C06D73">
          <w:rPr>
            <w:highlight w:val="cyan"/>
            <w:rPrChange w:id="1736" w:author="Ben Fels" w:date="2024-12-21T18:08:00Z" w16du:dateUtc="2024-12-21T17:08:00Z">
              <w:rPr>
                <w:highlight w:val="cyan"/>
                <w:lang w:val="en-US"/>
              </w:rPr>
            </w:rPrChange>
          </w:rPr>
          <w:delText>Mochales Palau, R., &amp; Moens, M.-F</w:delText>
        </w:r>
        <w:commentRangeStart w:id="1737"/>
        <w:r w:rsidRPr="00664C71" w:rsidDel="00C06D73">
          <w:rPr>
            <w:highlight w:val="cyan"/>
            <w:rPrChange w:id="1738" w:author="Ben Fels" w:date="2024-12-21T18:08:00Z" w16du:dateUtc="2024-12-21T17:08:00Z">
              <w:rPr>
                <w:highlight w:val="cyan"/>
                <w:lang w:val="en-US"/>
              </w:rPr>
            </w:rPrChange>
          </w:rPr>
          <w:delText xml:space="preserve">. (2009). </w:delText>
        </w:r>
        <w:commentRangeEnd w:id="1737"/>
        <w:r w:rsidR="00650BC2" w:rsidDel="00C06D73">
          <w:rPr>
            <w:rStyle w:val="Kommentarzeichen"/>
          </w:rPr>
          <w:commentReference w:id="1737"/>
        </w:r>
        <w:r w:rsidRPr="00664C71" w:rsidDel="00C06D73">
          <w:rPr>
            <w:highlight w:val="cyan"/>
            <w:rPrChange w:id="1739"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40" w:author="Ben Fels" w:date="2024-12-16T22:14:00Z" w16du:dateUtc="2024-12-16T21:14:00Z"/>
          <w:rPrChange w:id="1741" w:author="Ben Fels" w:date="2024-12-16T22:10:00Z" w16du:dateUtc="2024-12-16T21:10:00Z">
            <w:rPr>
              <w:del w:id="1742" w:author="Ben Fels" w:date="2024-12-16T22:14:00Z" w16du:dateUtc="2024-12-16T21:14:00Z"/>
              <w:lang w:val="en-US"/>
            </w:rPr>
          </w:rPrChange>
        </w:rPr>
      </w:pPr>
      <w:del w:id="1743" w:author="Ben Fels" w:date="2024-12-16T22:14:00Z" w16du:dateUtc="2024-12-16T21:14:00Z">
        <w:r w:rsidRPr="001A4072" w:rsidDel="00C06D73">
          <w:rPr>
            <w:rPrChange w:id="1744" w:author="Ben Fels" w:date="2024-12-16T22:10:00Z" w16du:dateUtc="2024-12-16T21:10:00Z">
              <w:rPr>
                <w:lang w:val="en-US"/>
              </w:rPr>
            </w:rPrChange>
          </w:rPr>
          <w:delText>F</w:delText>
        </w:r>
        <w:r w:rsidR="00981C70" w:rsidRPr="001A4072" w:rsidDel="00C06D73">
          <w:rPr>
            <w:rPrChange w:id="1745"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46"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47"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48" w:author="Ben Fels" w:date="2024-12-16T22:14:00Z" w16du:dateUtc="2024-12-16T21:14:00Z"/>
        </w:rPr>
      </w:pPr>
      <w:del w:id="1749"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50" w:name="_Toc188531721"/>
      <w:r>
        <w:t>Fragestellung</w:t>
      </w:r>
      <w:bookmarkEnd w:id="1750"/>
    </w:p>
    <w:p w14:paraId="105BCF30" w14:textId="32485173" w:rsidR="00A2162F" w:rsidRPr="00022D06" w:rsidDel="003F455C" w:rsidRDefault="00A2162F" w:rsidP="00A2162F">
      <w:pPr>
        <w:autoSpaceDE w:val="0"/>
        <w:autoSpaceDN w:val="0"/>
        <w:adjustRightInd w:val="0"/>
        <w:spacing w:after="0" w:line="240" w:lineRule="auto"/>
        <w:rPr>
          <w:del w:id="1751" w:author="Ben Fels" w:date="2024-12-16T22:14:00Z" w16du:dateUtc="2024-12-16T21:14:00Z"/>
          <w:rFonts w:ascii="IBMPlexSans-Regular" w:hAnsi="IBMPlexSans-Regular" w:cs="IBMPlexSans-Regular"/>
          <w:sz w:val="28"/>
          <w:szCs w:val="28"/>
          <w:highlight w:val="cyan"/>
          <w:lang w:val="en-US"/>
        </w:rPr>
      </w:pPr>
      <w:del w:id="1752"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53" w:author="Ben Fels" w:date="2024-12-16T22:14:00Z" w16du:dateUtc="2024-12-16T21:14:00Z"/>
          <w:lang w:val="en-US"/>
        </w:rPr>
      </w:pPr>
    </w:p>
    <w:p w14:paraId="60AD669A" w14:textId="2D98670A" w:rsidR="00F13E2D" w:rsidRPr="009464AD" w:rsidDel="003F455C" w:rsidRDefault="00F13E2D" w:rsidP="00AC796D">
      <w:pPr>
        <w:rPr>
          <w:del w:id="1754" w:author="Ben Fels" w:date="2024-12-16T22:14:00Z" w16du:dateUtc="2024-12-16T21:14:00Z"/>
          <w:b/>
          <w:lang w:val="en-US"/>
        </w:rPr>
      </w:pPr>
      <w:del w:id="1755"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56"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57"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58" w:author="Ben Fels" w:date="2024-12-21T12:02:00Z" w16du:dateUtc="2024-12-21T11:02:00Z"/>
        </w:rPr>
      </w:pPr>
    </w:p>
    <w:p w14:paraId="52B92A07" w14:textId="39AA5423" w:rsidR="00CF7AE6" w:rsidRPr="00CF7AE6" w:rsidDel="00EB3762" w:rsidRDefault="00CF7AE6" w:rsidP="00CF7AE6">
      <w:pPr>
        <w:rPr>
          <w:del w:id="1759" w:author="Ben Fels" w:date="2024-12-21T12:02:00Z" w16du:dateUtc="2024-12-21T11:02:00Z"/>
        </w:rPr>
      </w:pPr>
    </w:p>
    <w:p w14:paraId="248E40D0" w14:textId="7A55141F" w:rsidR="002379BD" w:rsidDel="00EB3762" w:rsidRDefault="002379BD" w:rsidP="00CF7AE6">
      <w:pPr>
        <w:rPr>
          <w:del w:id="1760"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61" w:name="_Toc188531722"/>
      <w:r>
        <w:lastRenderedPageBreak/>
        <w:t xml:space="preserve">Literaturverzeichnis / </w:t>
      </w:r>
      <w:commentRangeStart w:id="1762"/>
      <w:r>
        <w:t>Quellenv</w:t>
      </w:r>
      <w:commentRangeEnd w:id="1762"/>
      <w:r w:rsidR="000A16D0">
        <w:rPr>
          <w:rStyle w:val="Kommentarzeichen"/>
          <w:rFonts w:eastAsiaTheme="minorHAnsi" w:cstheme="minorBidi"/>
          <w:color w:val="auto"/>
        </w:rPr>
        <w:commentReference w:id="1762"/>
      </w:r>
      <w:r>
        <w:t>erzeichnis</w:t>
      </w:r>
      <w:bookmarkEnd w:id="1761"/>
    </w:p>
    <w:p w14:paraId="3FAA01AF" w14:textId="77777777" w:rsidR="0077523B" w:rsidRPr="00CF5428" w:rsidRDefault="002F409C" w:rsidP="0077523B">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77523B" w:rsidRPr="00CF5428">
        <w:rPr>
          <w:rFonts w:cs="Arial"/>
          <w:lang w:val="en-US"/>
        </w:rPr>
        <w:t xml:space="preserve">Anadkat (OpenAI), S. (2023). </w:t>
      </w:r>
      <w:r w:rsidR="0077523B" w:rsidRPr="00CF5428">
        <w:rPr>
          <w:rFonts w:cs="Arial"/>
          <w:i/>
          <w:iCs/>
          <w:lang w:val="en-US"/>
        </w:rPr>
        <w:t>How to make your completions outputs consistent with the new seed parameter</w:t>
      </w:r>
      <w:r w:rsidR="0077523B" w:rsidRPr="00CF5428">
        <w:rPr>
          <w:rFonts w:cs="Arial"/>
          <w:lang w:val="en-US"/>
        </w:rPr>
        <w:t>. https://cookbook.openai.com/examples/reproducible_outputs_with_the_seed_parameter</w:t>
      </w:r>
    </w:p>
    <w:p w14:paraId="780F6013" w14:textId="77777777" w:rsidR="0077523B" w:rsidRPr="00CF5428" w:rsidRDefault="0077523B" w:rsidP="0077523B">
      <w:pPr>
        <w:pStyle w:val="Literaturverzeichnis"/>
        <w:rPr>
          <w:rFonts w:cs="Arial"/>
          <w:lang w:val="en-US"/>
        </w:rPr>
      </w:pPr>
      <w:r w:rsidRPr="00CF5428">
        <w:rPr>
          <w:rFonts w:cs="Arial"/>
          <w:lang w:val="en-US"/>
        </w:rPr>
        <w:t xml:space="preserve">Brown, T. B., Mann, B., Ryder, N., Subbiah, M., Kaplan, J., Dhariwal, P., Neelakantan, A., Shyam, P., Sastry, G., Askell, A., Agarwal, S., Herbert-Voss, A., Krueger, G., Henighan, T., Child, R., Ramesh, A., Ziegler, D. M., Wu, J., Winter, C., … </w:t>
      </w:r>
      <w:r w:rsidRPr="003D07F3">
        <w:rPr>
          <w:rFonts w:cs="Arial"/>
          <w:lang w:val="en-US"/>
        </w:rPr>
        <w:t xml:space="preserve">Amodei, D. (2020). </w:t>
      </w:r>
      <w:r w:rsidRPr="00CF5428">
        <w:rPr>
          <w:rFonts w:cs="Arial"/>
          <w:i/>
          <w:iCs/>
          <w:lang w:val="en-US"/>
        </w:rPr>
        <w:t>Language Models are Few-Shot Learners</w:t>
      </w:r>
      <w:r w:rsidRPr="00CF5428">
        <w:rPr>
          <w:rFonts w:cs="Arial"/>
          <w:lang w:val="en-US"/>
        </w:rPr>
        <w:t xml:space="preserve"> (arXiv:2005.14165). arXiv. http://arxiv.org/abs/2005.14165</w:t>
      </w:r>
    </w:p>
    <w:p w14:paraId="00E5C060" w14:textId="77777777" w:rsidR="0077523B" w:rsidRPr="00CF5428" w:rsidRDefault="0077523B" w:rsidP="0077523B">
      <w:pPr>
        <w:pStyle w:val="Literaturverzeichnis"/>
        <w:rPr>
          <w:rFonts w:cs="Arial"/>
          <w:lang w:val="en-US"/>
        </w:rPr>
      </w:pPr>
      <w:r w:rsidRPr="00CF5428">
        <w:rPr>
          <w:rFonts w:cs="Arial"/>
          <w:lang w:val="en-US"/>
        </w:rPr>
        <w:t xml:space="preserve">Cabrio, E., &amp; Villata, S. (2018). Five Years of Argument Mining: A Data-driven Analysis. </w:t>
      </w:r>
      <w:r w:rsidRPr="00CF5428">
        <w:rPr>
          <w:rFonts w:cs="Arial"/>
          <w:i/>
          <w:iCs/>
          <w:lang w:val="en-US"/>
        </w:rPr>
        <w:t>Proceedings of the Twenty-Seventh International Joint Conference on Artificial Intelligence</w:t>
      </w:r>
      <w:r w:rsidRPr="00CF5428">
        <w:rPr>
          <w:rFonts w:cs="Arial"/>
          <w:lang w:val="en-US"/>
        </w:rPr>
        <w:t>, 5427–5433. https://doi.org/10.24963/ijcai.2018/766</w:t>
      </w:r>
    </w:p>
    <w:p w14:paraId="0911E5F1" w14:textId="77777777" w:rsidR="0077523B" w:rsidRPr="00CF5428" w:rsidRDefault="0077523B" w:rsidP="0077523B">
      <w:pPr>
        <w:pStyle w:val="Literaturverzeichnis"/>
        <w:rPr>
          <w:rFonts w:cs="Arial"/>
          <w:lang w:val="en-US"/>
        </w:rPr>
      </w:pPr>
      <w:r w:rsidRPr="00CF5428">
        <w:rPr>
          <w:rFonts w:cs="Arial"/>
          <w:lang w:val="en-US"/>
        </w:rPr>
        <w:t xml:space="preserve">Chen, B., &amp; Cherry, C. (2014). A Systematic Comparison of Smoothing Techniques for Sentence-Level BLEU. </w:t>
      </w:r>
      <w:r w:rsidRPr="00CF5428">
        <w:rPr>
          <w:rFonts w:cs="Arial"/>
          <w:i/>
          <w:iCs/>
          <w:lang w:val="en-US"/>
        </w:rPr>
        <w:t>Proceedings of the Ninth Workshop on Statistical Machine Translation</w:t>
      </w:r>
      <w:r w:rsidRPr="00CF5428">
        <w:rPr>
          <w:rFonts w:cs="Arial"/>
          <w:lang w:val="en-US"/>
        </w:rPr>
        <w:t>, 362–367. https://doi.org/10.3115/v1/W14-3346</w:t>
      </w:r>
    </w:p>
    <w:p w14:paraId="0EAEF179" w14:textId="77777777" w:rsidR="0077523B" w:rsidRPr="00CF5428" w:rsidRDefault="0077523B" w:rsidP="0077523B">
      <w:pPr>
        <w:pStyle w:val="Literaturverzeichnis"/>
        <w:rPr>
          <w:rFonts w:cs="Arial"/>
          <w:lang w:val="en-US"/>
        </w:rPr>
      </w:pPr>
      <w:r w:rsidRPr="00CF5428">
        <w:rPr>
          <w:rFonts w:cs="Arial"/>
          <w:lang w:val="en-US"/>
        </w:rPr>
        <w:t xml:space="preserve">Cheng, L., Bing, L., He, R., Yu, Q., Zhang, Y., &amp; Si, L. (2022). IAM: A Comprehensive and Large-Scale Dataset for Integrated Argument Mining Tasks. </w:t>
      </w:r>
      <w:r w:rsidRPr="00CF5428">
        <w:rPr>
          <w:rFonts w:cs="Arial"/>
          <w:i/>
          <w:iCs/>
          <w:lang w:val="en-US"/>
        </w:rPr>
        <w:t>Proceedings of the 60th Annual Meeting of the Association for Computational Linguistics (Volume 1: Long Papers)</w:t>
      </w:r>
      <w:r w:rsidRPr="00CF5428">
        <w:rPr>
          <w:rFonts w:cs="Arial"/>
          <w:lang w:val="en-US"/>
        </w:rPr>
        <w:t>, 2277–2287. https://doi.org/10.18653/v1/2022.acl-long.162</w:t>
      </w:r>
    </w:p>
    <w:p w14:paraId="6872604C" w14:textId="77777777" w:rsidR="0077523B" w:rsidRPr="00CF5428" w:rsidRDefault="0077523B" w:rsidP="0077523B">
      <w:pPr>
        <w:pStyle w:val="Literaturverzeichnis"/>
        <w:rPr>
          <w:rFonts w:cs="Arial"/>
          <w:lang w:val="en-US"/>
        </w:rPr>
      </w:pPr>
      <w:r w:rsidRPr="00CF5428">
        <w:rPr>
          <w:rFonts w:cs="Arial"/>
          <w:lang w:val="en-US"/>
        </w:rPr>
        <w:t xml:space="preserve">Géron, A. (2022). </w:t>
      </w:r>
      <w:r w:rsidRPr="00CF5428">
        <w:rPr>
          <w:rFonts w:cs="Arial"/>
          <w:i/>
          <w:iCs/>
          <w:lang w:val="en-US"/>
        </w:rPr>
        <w:t>Hands-On Machine Learning with Scikit-Learn, Keras, and TensorFlow</w:t>
      </w:r>
      <w:r w:rsidRPr="00CF5428">
        <w:rPr>
          <w:rFonts w:cs="Arial"/>
          <w:lang w:val="en-US"/>
        </w:rPr>
        <w:t xml:space="preserve"> (3. Aufl.). O’Reilly Media, Inc.</w:t>
      </w:r>
    </w:p>
    <w:p w14:paraId="06E521B0" w14:textId="77777777" w:rsidR="0077523B" w:rsidRPr="00CF5428" w:rsidRDefault="0077523B" w:rsidP="0077523B">
      <w:pPr>
        <w:pStyle w:val="Literaturverzeichnis"/>
        <w:rPr>
          <w:rFonts w:cs="Arial"/>
          <w:lang w:val="en-US"/>
        </w:rPr>
      </w:pPr>
      <w:r w:rsidRPr="00CF5428">
        <w:rPr>
          <w:rFonts w:cs="Arial"/>
          <w:lang w:val="en-US"/>
        </w:rPr>
        <w:t xml:space="preserve">Google. (2024). </w:t>
      </w:r>
      <w:r w:rsidRPr="00CF5428">
        <w:rPr>
          <w:rFonts w:cs="Arial"/>
          <w:i/>
          <w:iCs/>
          <w:lang w:val="en-US"/>
        </w:rPr>
        <w:t>Prompt design strategies</w:t>
      </w:r>
      <w:r w:rsidRPr="00CF5428">
        <w:rPr>
          <w:rFonts w:cs="Arial"/>
          <w:lang w:val="en-US"/>
        </w:rPr>
        <w:t>. https://ai.google.dev/gemini-api/docs/prompting-strategies</w:t>
      </w:r>
    </w:p>
    <w:p w14:paraId="1F49FF1B" w14:textId="77777777" w:rsidR="0077523B" w:rsidRPr="00CF5428" w:rsidRDefault="0077523B" w:rsidP="0077523B">
      <w:pPr>
        <w:pStyle w:val="Literaturverzeichnis"/>
        <w:rPr>
          <w:rFonts w:cs="Arial"/>
          <w:lang w:val="en-US"/>
        </w:rPr>
      </w:pPr>
      <w:r w:rsidRPr="0077523B">
        <w:rPr>
          <w:rFonts w:cs="Arial"/>
        </w:rPr>
        <w:lastRenderedPageBreak/>
        <w:t xml:space="preserve">Han, S., Wang, M., Zhang, J., Li, D., &amp; Duan, J. (2024). </w:t>
      </w:r>
      <w:r w:rsidRPr="00CF5428">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CF5428">
        <w:rPr>
          <w:rFonts w:cs="Arial"/>
          <w:i/>
          <w:iCs/>
          <w:lang w:val="en-US"/>
        </w:rPr>
        <w:t>Electronics</w:t>
      </w:r>
      <w:r w:rsidRPr="00CF5428">
        <w:rPr>
          <w:rFonts w:cs="Arial"/>
          <w:lang w:val="en-US"/>
        </w:rPr>
        <w:t xml:space="preserve">, </w:t>
      </w:r>
      <w:r w:rsidRPr="00CF5428">
        <w:rPr>
          <w:rFonts w:cs="Arial"/>
          <w:i/>
          <w:iCs/>
          <w:lang w:val="en-US"/>
        </w:rPr>
        <w:t>13</w:t>
      </w:r>
      <w:r w:rsidRPr="00CF5428">
        <w:rPr>
          <w:rFonts w:cs="Arial"/>
          <w:lang w:val="en-US"/>
        </w:rPr>
        <w:t>(24), 5040. https://doi.org/10.3390/electronics13245040</w:t>
      </w:r>
    </w:p>
    <w:p w14:paraId="74CC820D" w14:textId="77777777" w:rsidR="0077523B" w:rsidRPr="00CF5428" w:rsidRDefault="0077523B" w:rsidP="0077523B">
      <w:pPr>
        <w:pStyle w:val="Literaturverzeichnis"/>
        <w:rPr>
          <w:rFonts w:cs="Arial"/>
          <w:lang w:val="en-US"/>
        </w:rPr>
      </w:pPr>
      <w:r w:rsidRPr="00CF5428">
        <w:rPr>
          <w:rFonts w:cs="Arial"/>
          <w:lang w:val="en-US"/>
        </w:rPr>
        <w:t xml:space="preserve">Kochmar, E. (2022). </w:t>
      </w:r>
      <w:r w:rsidRPr="00CF5428">
        <w:rPr>
          <w:rFonts w:cs="Arial"/>
          <w:i/>
          <w:iCs/>
          <w:lang w:val="en-US"/>
        </w:rPr>
        <w:t>Getting started with Natural Language Processing</w:t>
      </w:r>
      <w:r w:rsidRPr="00CF5428">
        <w:rPr>
          <w:rFonts w:cs="Arial"/>
          <w:lang w:val="en-US"/>
        </w:rPr>
        <w:t>. Manning Publications.</w:t>
      </w:r>
    </w:p>
    <w:p w14:paraId="64A6255B" w14:textId="77777777" w:rsidR="0077523B" w:rsidRPr="00CF5428" w:rsidRDefault="0077523B" w:rsidP="0077523B">
      <w:pPr>
        <w:pStyle w:val="Literaturverzeichnis"/>
        <w:rPr>
          <w:rFonts w:cs="Arial"/>
          <w:lang w:val="en-US"/>
        </w:rPr>
      </w:pPr>
      <w:r w:rsidRPr="00CF5428">
        <w:rPr>
          <w:rFonts w:cs="Arial"/>
          <w:lang w:val="en-US"/>
        </w:rPr>
        <w:t xml:space="preserve">Lawrence, J., &amp; Reed, C. (2020). Argument Mining: A Survey. </w:t>
      </w:r>
      <w:r w:rsidRPr="00CF5428">
        <w:rPr>
          <w:rFonts w:cs="Arial"/>
          <w:i/>
          <w:iCs/>
          <w:lang w:val="en-US"/>
        </w:rPr>
        <w:t>Computational Linguistics</w:t>
      </w:r>
      <w:r w:rsidRPr="00CF5428">
        <w:rPr>
          <w:rFonts w:cs="Arial"/>
          <w:lang w:val="en-US"/>
        </w:rPr>
        <w:t xml:space="preserve">, </w:t>
      </w:r>
      <w:r w:rsidRPr="00CF5428">
        <w:rPr>
          <w:rFonts w:cs="Arial"/>
          <w:i/>
          <w:iCs/>
          <w:lang w:val="en-US"/>
        </w:rPr>
        <w:t>45</w:t>
      </w:r>
      <w:r w:rsidRPr="00CF5428">
        <w:rPr>
          <w:rFonts w:cs="Arial"/>
          <w:lang w:val="en-US"/>
        </w:rPr>
        <w:t>(4), 765–818. https://doi.org/10.1162/coli_a_00364</w:t>
      </w:r>
    </w:p>
    <w:p w14:paraId="54F3FEFB" w14:textId="77777777" w:rsidR="0077523B" w:rsidRPr="00CF5428" w:rsidRDefault="0077523B" w:rsidP="0077523B">
      <w:pPr>
        <w:pStyle w:val="Literaturverzeichnis"/>
        <w:rPr>
          <w:rFonts w:cs="Arial"/>
          <w:lang w:val="en-US"/>
        </w:rPr>
      </w:pPr>
      <w:r w:rsidRPr="0077523B">
        <w:rPr>
          <w:rFonts w:cs="Arial"/>
        </w:rPr>
        <w:t xml:space="preserve">Lu, R.-S., Lin, C.-C., &amp; Tsao, H.-Y. (2024). </w:t>
      </w:r>
      <w:r w:rsidRPr="00CF5428">
        <w:rPr>
          <w:rFonts w:cs="Arial"/>
          <w:lang w:val="en-US"/>
        </w:rPr>
        <w:t xml:space="preserve">Empowering Large Language Models to Leverage Domain-Specific Knowledge in E-Learning. </w:t>
      </w:r>
      <w:r w:rsidRPr="00CF5428">
        <w:rPr>
          <w:rFonts w:cs="Arial"/>
          <w:i/>
          <w:iCs/>
          <w:lang w:val="en-US"/>
        </w:rPr>
        <w:t>Applied Sciences</w:t>
      </w:r>
      <w:r w:rsidRPr="00CF5428">
        <w:rPr>
          <w:rFonts w:cs="Arial"/>
          <w:lang w:val="en-US"/>
        </w:rPr>
        <w:t xml:space="preserve">, </w:t>
      </w:r>
      <w:r w:rsidRPr="00CF5428">
        <w:rPr>
          <w:rFonts w:cs="Arial"/>
          <w:i/>
          <w:iCs/>
          <w:lang w:val="en-US"/>
        </w:rPr>
        <w:t>14</w:t>
      </w:r>
      <w:r w:rsidRPr="00CF5428">
        <w:rPr>
          <w:rFonts w:cs="Arial"/>
          <w:lang w:val="en-US"/>
        </w:rPr>
        <w:t>(12), 5264. https://doi.org/10.3390/app14125264</w:t>
      </w:r>
    </w:p>
    <w:p w14:paraId="2F89C4BE" w14:textId="77777777" w:rsidR="0077523B" w:rsidRPr="00CF5428" w:rsidRDefault="0077523B" w:rsidP="0077523B">
      <w:pPr>
        <w:pStyle w:val="Literaturverzeichnis"/>
        <w:rPr>
          <w:rFonts w:cs="Arial"/>
          <w:lang w:val="en-US"/>
        </w:rPr>
      </w:pPr>
      <w:r w:rsidRPr="00CF5428">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CF5428">
        <w:rPr>
          <w:rFonts w:cs="Arial"/>
          <w:i/>
          <w:iCs/>
          <w:lang w:val="en-US"/>
        </w:rPr>
        <w:t>Scientific Reports</w:t>
      </w:r>
      <w:r w:rsidRPr="00CF5428">
        <w:rPr>
          <w:rFonts w:cs="Arial"/>
          <w:lang w:val="en-US"/>
        </w:rPr>
        <w:t xml:space="preserve">, </w:t>
      </w:r>
      <w:r w:rsidRPr="00CF5428">
        <w:rPr>
          <w:rFonts w:cs="Arial"/>
          <w:i/>
          <w:iCs/>
          <w:lang w:val="en-US"/>
        </w:rPr>
        <w:t>14</w:t>
      </w:r>
      <w:r w:rsidRPr="00CF5428">
        <w:rPr>
          <w:rFonts w:cs="Arial"/>
          <w:lang w:val="en-US"/>
        </w:rPr>
        <w:t>(1), 14156. https://doi.org/10.1038/s41598-024-64827-6</w:t>
      </w:r>
    </w:p>
    <w:p w14:paraId="534D7388" w14:textId="77777777" w:rsidR="0077523B" w:rsidRPr="00CF5428" w:rsidRDefault="0077523B" w:rsidP="0077523B">
      <w:pPr>
        <w:pStyle w:val="Literaturverzeichnis"/>
        <w:rPr>
          <w:rFonts w:cs="Arial"/>
          <w:lang w:val="en-US"/>
        </w:rPr>
      </w:pPr>
      <w:r w:rsidRPr="00CF5428">
        <w:rPr>
          <w:rFonts w:cs="Arial"/>
          <w:lang w:val="en-US"/>
        </w:rPr>
        <w:t xml:space="preserve">Meta. (2024). </w:t>
      </w:r>
      <w:r w:rsidRPr="00CF5428">
        <w:rPr>
          <w:rFonts w:cs="Arial"/>
          <w:i/>
          <w:iCs/>
          <w:lang w:val="en-US"/>
        </w:rPr>
        <w:t>Prompting</w:t>
      </w:r>
      <w:r w:rsidRPr="00CF5428">
        <w:rPr>
          <w:rFonts w:cs="Arial"/>
          <w:lang w:val="en-US"/>
        </w:rPr>
        <w:t>. How-to Guides. https://www.llama.com/docs/how-to-guides/prompting/</w:t>
      </w:r>
    </w:p>
    <w:p w14:paraId="5D55FF52" w14:textId="77777777" w:rsidR="0077523B" w:rsidRPr="00CF5428" w:rsidRDefault="0077523B" w:rsidP="0077523B">
      <w:pPr>
        <w:pStyle w:val="Literaturverzeichnis"/>
        <w:rPr>
          <w:rFonts w:cs="Arial"/>
          <w:lang w:val="en-US"/>
        </w:rPr>
      </w:pPr>
      <w:r w:rsidRPr="00CF5428">
        <w:rPr>
          <w:rFonts w:cs="Arial"/>
          <w:lang w:val="en-US"/>
        </w:rPr>
        <w:t xml:space="preserve">OpenAI. (2024a). </w:t>
      </w:r>
      <w:r w:rsidRPr="00CF5428">
        <w:rPr>
          <w:rFonts w:cs="Arial"/>
          <w:i/>
          <w:iCs/>
          <w:lang w:val="en-US"/>
        </w:rPr>
        <w:t>Chat. Temperature</w:t>
      </w:r>
      <w:r w:rsidRPr="00CF5428">
        <w:rPr>
          <w:rFonts w:cs="Arial"/>
          <w:lang w:val="en-US"/>
        </w:rPr>
        <w:t>. OpenAI Platform. API Reference. https://platform.openai.com/docs/api-reference/chat/create</w:t>
      </w:r>
    </w:p>
    <w:p w14:paraId="4730E19A" w14:textId="77777777" w:rsidR="0077523B" w:rsidRPr="00CF5428" w:rsidRDefault="0077523B" w:rsidP="0077523B">
      <w:pPr>
        <w:pStyle w:val="Literaturverzeichnis"/>
        <w:rPr>
          <w:rFonts w:cs="Arial"/>
          <w:lang w:val="en-US"/>
        </w:rPr>
      </w:pPr>
      <w:r w:rsidRPr="00CF5428">
        <w:rPr>
          <w:rFonts w:cs="Arial"/>
          <w:lang w:val="en-US"/>
        </w:rPr>
        <w:t xml:space="preserve">OpenAI. (2024b). </w:t>
      </w:r>
      <w:r w:rsidRPr="00CF5428">
        <w:rPr>
          <w:rFonts w:cs="Arial"/>
          <w:i/>
          <w:iCs/>
          <w:lang w:val="en-US"/>
        </w:rPr>
        <w:t>GPT-4o mini: Advancing cost-efficient intelligence</w:t>
      </w:r>
      <w:r w:rsidRPr="00CF5428">
        <w:rPr>
          <w:rFonts w:cs="Arial"/>
          <w:lang w:val="en-US"/>
        </w:rPr>
        <w:t>. Openai.Com. https://openai.com/index/gpt-4o-mini-advancing-cost-efficient-intelligence/</w:t>
      </w:r>
    </w:p>
    <w:p w14:paraId="394BB19B" w14:textId="77777777" w:rsidR="0077523B" w:rsidRPr="00CF5428" w:rsidRDefault="0077523B" w:rsidP="0077523B">
      <w:pPr>
        <w:pStyle w:val="Literaturverzeichnis"/>
        <w:rPr>
          <w:rFonts w:cs="Arial"/>
          <w:lang w:val="en-US"/>
        </w:rPr>
      </w:pPr>
      <w:r w:rsidRPr="00CF5428">
        <w:rPr>
          <w:rFonts w:cs="Arial"/>
          <w:lang w:val="en-US"/>
        </w:rPr>
        <w:t xml:space="preserve">OpenAI. (2024c). </w:t>
      </w:r>
      <w:r w:rsidRPr="00CF5428">
        <w:rPr>
          <w:rFonts w:cs="Arial"/>
          <w:i/>
          <w:iCs/>
          <w:lang w:val="en-US"/>
        </w:rPr>
        <w:t>Models</w:t>
      </w:r>
      <w:r w:rsidRPr="00CF5428">
        <w:rPr>
          <w:rFonts w:cs="Arial"/>
          <w:lang w:val="en-US"/>
        </w:rPr>
        <w:t>. OpenAI Platform. https://platform.openai.com/docs/models/</w:t>
      </w:r>
    </w:p>
    <w:p w14:paraId="27E946ED" w14:textId="77777777" w:rsidR="0077523B" w:rsidRPr="0077523B" w:rsidRDefault="0077523B" w:rsidP="0077523B">
      <w:pPr>
        <w:pStyle w:val="Literaturverzeichnis"/>
        <w:rPr>
          <w:rFonts w:cs="Arial"/>
        </w:rPr>
      </w:pPr>
      <w:r w:rsidRPr="00CF5428">
        <w:rPr>
          <w:rFonts w:cs="Arial"/>
          <w:lang w:val="en-US"/>
        </w:rPr>
        <w:lastRenderedPageBreak/>
        <w:t xml:space="preserve">OpenAI. (2024d). </w:t>
      </w:r>
      <w:r w:rsidRPr="00CF5428">
        <w:rPr>
          <w:rFonts w:cs="Arial"/>
          <w:i/>
          <w:iCs/>
          <w:lang w:val="en-US"/>
        </w:rPr>
        <w:t>Optimizing LLM Accuracy</w:t>
      </w:r>
      <w:r w:rsidRPr="00CF5428">
        <w:rPr>
          <w:rFonts w:cs="Arial"/>
          <w:lang w:val="en-US"/>
        </w:rPr>
        <w:t xml:space="preserve">. </w:t>
      </w:r>
      <w:r w:rsidRPr="0077523B">
        <w:rPr>
          <w:rFonts w:cs="Arial"/>
        </w:rPr>
        <w:t>OpenAI Platform. Docs. https://platform.openai.com/docs/guides/optimizing-llm-accuracy</w:t>
      </w:r>
    </w:p>
    <w:p w14:paraId="3B52ADBE" w14:textId="77777777" w:rsidR="0077523B" w:rsidRPr="00CF5428" w:rsidRDefault="0077523B" w:rsidP="0077523B">
      <w:pPr>
        <w:pStyle w:val="Literaturverzeichnis"/>
        <w:rPr>
          <w:rFonts w:cs="Arial"/>
          <w:lang w:val="en-US"/>
        </w:rPr>
      </w:pPr>
      <w:r w:rsidRPr="0077523B">
        <w:rPr>
          <w:rFonts w:cs="Arial"/>
        </w:rPr>
        <w:t xml:space="preserve">OpenAI. (2024e). </w:t>
      </w:r>
      <w:r w:rsidRPr="00CF5428">
        <w:rPr>
          <w:rFonts w:cs="Arial"/>
          <w:i/>
          <w:iCs/>
          <w:lang w:val="en-US"/>
        </w:rPr>
        <w:t>Prompt engineering</w:t>
      </w:r>
      <w:r w:rsidRPr="00CF5428">
        <w:rPr>
          <w:rFonts w:cs="Arial"/>
          <w:lang w:val="en-US"/>
        </w:rPr>
        <w:t>. OpenAI Platform. Docs. https://platform.openai.com/docs/guides/prompt-engineering</w:t>
      </w:r>
    </w:p>
    <w:p w14:paraId="6DE01BFA" w14:textId="77777777" w:rsidR="0077523B" w:rsidRPr="00CF5428" w:rsidRDefault="0077523B" w:rsidP="0077523B">
      <w:pPr>
        <w:pStyle w:val="Literaturverzeichnis"/>
        <w:rPr>
          <w:rFonts w:cs="Arial"/>
          <w:lang w:val="en-US"/>
        </w:rPr>
      </w:pPr>
      <w:r w:rsidRPr="00CF5428">
        <w:rPr>
          <w:rFonts w:cs="Arial"/>
          <w:lang w:val="en-US"/>
        </w:rPr>
        <w:t xml:space="preserve">OpenAI. (2024f). </w:t>
      </w:r>
      <w:r w:rsidRPr="00CF5428">
        <w:rPr>
          <w:rFonts w:cs="Arial"/>
          <w:i/>
          <w:iCs/>
          <w:lang w:val="en-US"/>
        </w:rPr>
        <w:t>Structured Outputs</w:t>
      </w:r>
      <w:r w:rsidRPr="00CF5428">
        <w:rPr>
          <w:rFonts w:cs="Arial"/>
          <w:lang w:val="en-US"/>
        </w:rPr>
        <w:t>. Docs. https://platform.openai.com/docs/guides/structured-outputs</w:t>
      </w:r>
    </w:p>
    <w:p w14:paraId="499E2A60" w14:textId="77777777" w:rsidR="0077523B" w:rsidRPr="00CF5428" w:rsidRDefault="0077523B" w:rsidP="0077523B">
      <w:pPr>
        <w:pStyle w:val="Literaturverzeichnis"/>
        <w:rPr>
          <w:rFonts w:cs="Arial"/>
          <w:lang w:val="en-US"/>
        </w:rPr>
      </w:pPr>
      <w:r w:rsidRPr="00CF5428">
        <w:rPr>
          <w:rFonts w:cs="Arial"/>
          <w:lang w:val="en-US"/>
        </w:rPr>
        <w:t xml:space="preserve">OpenAI. (2025a). </w:t>
      </w:r>
      <w:r w:rsidRPr="00CF5428">
        <w:rPr>
          <w:rFonts w:cs="Arial"/>
          <w:i/>
          <w:iCs/>
          <w:lang w:val="en-US"/>
        </w:rPr>
        <w:t>Advanced usage</w:t>
      </w:r>
      <w:r w:rsidRPr="00CF5428">
        <w:rPr>
          <w:rFonts w:cs="Arial"/>
          <w:lang w:val="en-US"/>
        </w:rPr>
        <w:t>. OpenAI Platform. https://platform.openai.com</w:t>
      </w:r>
    </w:p>
    <w:p w14:paraId="53CC75B9" w14:textId="77777777" w:rsidR="0077523B" w:rsidRPr="00CF5428" w:rsidRDefault="0077523B" w:rsidP="0077523B">
      <w:pPr>
        <w:pStyle w:val="Literaturverzeichnis"/>
        <w:rPr>
          <w:rFonts w:cs="Arial"/>
          <w:lang w:val="en-US"/>
        </w:rPr>
      </w:pPr>
      <w:r w:rsidRPr="00CF5428">
        <w:rPr>
          <w:rFonts w:cs="Arial"/>
          <w:lang w:val="en-US"/>
        </w:rPr>
        <w:t xml:space="preserve">OpenAI. (2025b). </w:t>
      </w:r>
      <w:r w:rsidRPr="00CF5428">
        <w:rPr>
          <w:rFonts w:cs="Arial"/>
          <w:i/>
          <w:iCs/>
          <w:lang w:val="en-US"/>
        </w:rPr>
        <w:t>Batch API</w:t>
      </w:r>
      <w:r w:rsidRPr="00CF5428">
        <w:rPr>
          <w:rFonts w:cs="Arial"/>
          <w:lang w:val="en-US"/>
        </w:rPr>
        <w:t>. OpenAI Platform. https://platform.openai.com/docs/guides/batch/batch-api</w:t>
      </w:r>
    </w:p>
    <w:p w14:paraId="65CD13AB" w14:textId="77777777" w:rsidR="0077523B" w:rsidRPr="00CF5428" w:rsidRDefault="0077523B" w:rsidP="0077523B">
      <w:pPr>
        <w:pStyle w:val="Literaturverzeichnis"/>
        <w:rPr>
          <w:rFonts w:cs="Arial"/>
          <w:lang w:val="en-US"/>
        </w:rPr>
      </w:pPr>
      <w:r w:rsidRPr="00CF5428">
        <w:rPr>
          <w:rFonts w:cs="Arial"/>
          <w:lang w:val="en-US"/>
        </w:rPr>
        <w:t xml:space="preserve">OpenAI. (2025c). </w:t>
      </w:r>
      <w:r w:rsidRPr="00CF5428">
        <w:rPr>
          <w:rFonts w:cs="Arial"/>
          <w:i/>
          <w:iCs/>
          <w:lang w:val="en-US"/>
        </w:rPr>
        <w:t>Pricing</w:t>
      </w:r>
      <w:r w:rsidRPr="00CF5428">
        <w:rPr>
          <w:rFonts w:cs="Arial"/>
          <w:lang w:val="en-US"/>
        </w:rPr>
        <w:t>. https://openai.com/api/pricing/</w:t>
      </w:r>
    </w:p>
    <w:p w14:paraId="077882AE" w14:textId="77777777" w:rsidR="0077523B" w:rsidRPr="00CF5428" w:rsidRDefault="0077523B" w:rsidP="0077523B">
      <w:pPr>
        <w:pStyle w:val="Literaturverzeichnis"/>
        <w:rPr>
          <w:rFonts w:cs="Arial"/>
          <w:lang w:val="en-US"/>
        </w:rPr>
      </w:pPr>
      <w:r w:rsidRPr="00CF5428">
        <w:rPr>
          <w:rFonts w:cs="Arial"/>
          <w:lang w:val="en-US"/>
        </w:rPr>
        <w:t xml:space="preserve">OpenAI. (2025d). </w:t>
      </w:r>
      <w:r w:rsidRPr="00CF5428">
        <w:rPr>
          <w:rFonts w:cs="Arial"/>
          <w:i/>
          <w:iCs/>
          <w:lang w:val="en-US"/>
        </w:rPr>
        <w:t>Rate limits</w:t>
      </w:r>
      <w:r w:rsidRPr="00CF5428">
        <w:rPr>
          <w:rFonts w:cs="Arial"/>
          <w:lang w:val="en-US"/>
        </w:rPr>
        <w:t>. OpenAI Platform. https://platform.openai.com/docs/guides/rate-limits?context=tier-free</w:t>
      </w:r>
    </w:p>
    <w:p w14:paraId="353A14D8" w14:textId="77777777" w:rsidR="0077523B" w:rsidRPr="0077523B" w:rsidRDefault="0077523B" w:rsidP="0077523B">
      <w:pPr>
        <w:pStyle w:val="Literaturverzeichnis"/>
        <w:rPr>
          <w:rFonts w:cs="Arial"/>
        </w:rPr>
      </w:pPr>
      <w:r w:rsidRPr="0077523B">
        <w:rPr>
          <w:rFonts w:cs="Arial"/>
        </w:rPr>
        <w:t xml:space="preserve">OpenAI. (2025e). </w:t>
      </w:r>
      <w:r w:rsidRPr="0077523B">
        <w:rPr>
          <w:rFonts w:cs="Arial"/>
          <w:i/>
          <w:iCs/>
        </w:rPr>
        <w:t>Text generation</w:t>
      </w:r>
      <w:r w:rsidRPr="0077523B">
        <w:rPr>
          <w:rFonts w:cs="Arial"/>
        </w:rPr>
        <w:t>. https://platform.openai.com/docs/guides/text-generation</w:t>
      </w:r>
    </w:p>
    <w:p w14:paraId="103E6ED3" w14:textId="77777777" w:rsidR="0077523B" w:rsidRPr="0077523B" w:rsidRDefault="0077523B" w:rsidP="0077523B">
      <w:pPr>
        <w:pStyle w:val="Literaturverzeichnis"/>
        <w:rPr>
          <w:rFonts w:cs="Arial"/>
        </w:rPr>
      </w:pPr>
      <w:r w:rsidRPr="0077523B">
        <w:rPr>
          <w:rFonts w:cs="Arial"/>
        </w:rPr>
        <w:t xml:space="preserve">Ozdemir, S. (2024). </w:t>
      </w:r>
      <w:r w:rsidRPr="0077523B">
        <w:rPr>
          <w:rFonts w:cs="Arial"/>
          <w:i/>
          <w:iCs/>
        </w:rPr>
        <w:t>Praxiseinstieg Large Language Models: Strategien und Best Practices für den Einsatz von ChatGPT und anderen LLMs</w:t>
      </w:r>
      <w:r w:rsidRPr="0077523B">
        <w:rPr>
          <w:rFonts w:cs="Arial"/>
        </w:rPr>
        <w:t xml:space="preserve"> (F. Langenau, Übers.; 1. Aufl., deutsche Ausgabe). O’Reilly.</w:t>
      </w:r>
    </w:p>
    <w:p w14:paraId="462E4BA6" w14:textId="77777777" w:rsidR="0077523B" w:rsidRPr="00CF5428" w:rsidRDefault="0077523B" w:rsidP="0077523B">
      <w:pPr>
        <w:pStyle w:val="Literaturverzeichnis"/>
        <w:rPr>
          <w:rFonts w:cs="Arial"/>
          <w:lang w:val="en-US"/>
        </w:rPr>
      </w:pPr>
      <w:r w:rsidRPr="0077523B">
        <w:rPr>
          <w:rFonts w:cs="Arial"/>
        </w:rPr>
        <w:t xml:space="preserve">Papineni, K., Roukos, S., Ward, T., &amp; Zhu, W.-J. (2002). </w:t>
      </w:r>
      <w:r w:rsidRPr="00CF5428">
        <w:rPr>
          <w:rFonts w:cs="Arial"/>
          <w:lang w:val="en-US"/>
        </w:rPr>
        <w:t xml:space="preserve">BLEU: A method for automatic evaluation of machine translation. </w:t>
      </w:r>
      <w:r w:rsidRPr="00CF5428">
        <w:rPr>
          <w:rFonts w:cs="Arial"/>
          <w:i/>
          <w:iCs/>
          <w:lang w:val="en-US"/>
        </w:rPr>
        <w:t>Proceedings of the 40th Annual Meeting on Association for Computational Linguistics  - ACL ’02</w:t>
      </w:r>
      <w:r w:rsidRPr="00CF5428">
        <w:rPr>
          <w:rFonts w:cs="Arial"/>
          <w:lang w:val="en-US"/>
        </w:rPr>
        <w:t>, 311–318. https://doi.org/10.3115/1073083.1073135</w:t>
      </w:r>
    </w:p>
    <w:p w14:paraId="79190594" w14:textId="77777777" w:rsidR="0077523B" w:rsidRPr="00CF5428" w:rsidRDefault="0077523B" w:rsidP="0077523B">
      <w:pPr>
        <w:pStyle w:val="Literaturverzeichnis"/>
        <w:rPr>
          <w:rFonts w:cs="Arial"/>
          <w:lang w:val="en-US"/>
        </w:rPr>
      </w:pPr>
      <w:r w:rsidRPr="00CF5428">
        <w:rPr>
          <w:rFonts w:cs="Arial"/>
          <w:lang w:val="en-US"/>
        </w:rPr>
        <w:t xml:space="preserve">Patil, R., &amp; Gudivada, V. (2024). A Review of Current Trends, Techniques, and Challenges in Large Language Models (LLMs). </w:t>
      </w:r>
      <w:r w:rsidRPr="00CF5428">
        <w:rPr>
          <w:rFonts w:cs="Arial"/>
          <w:i/>
          <w:iCs/>
          <w:lang w:val="en-US"/>
        </w:rPr>
        <w:t>Applied Sciences</w:t>
      </w:r>
      <w:r w:rsidRPr="00CF5428">
        <w:rPr>
          <w:rFonts w:cs="Arial"/>
          <w:lang w:val="en-US"/>
        </w:rPr>
        <w:t xml:space="preserve">, </w:t>
      </w:r>
      <w:r w:rsidRPr="00CF5428">
        <w:rPr>
          <w:rFonts w:cs="Arial"/>
          <w:i/>
          <w:iCs/>
          <w:lang w:val="en-US"/>
        </w:rPr>
        <w:t>14</w:t>
      </w:r>
      <w:r w:rsidRPr="00CF5428">
        <w:rPr>
          <w:rFonts w:cs="Arial"/>
          <w:lang w:val="en-US"/>
        </w:rPr>
        <w:t>(5), 2074. https://doi.org/10.3390/app14052074</w:t>
      </w:r>
    </w:p>
    <w:p w14:paraId="4FF7FCA5" w14:textId="77777777" w:rsidR="0077523B" w:rsidRPr="00CF5428" w:rsidRDefault="0077523B" w:rsidP="0077523B">
      <w:pPr>
        <w:pStyle w:val="Literaturverzeichnis"/>
        <w:rPr>
          <w:rFonts w:cs="Arial"/>
          <w:lang w:val="en-US"/>
        </w:rPr>
      </w:pPr>
      <w:r w:rsidRPr="00CF5428">
        <w:rPr>
          <w:rFonts w:cs="Arial"/>
          <w:lang w:val="en-US"/>
        </w:rPr>
        <w:t xml:space="preserve">Peldszus, A., &amp; Stede, M. (2013). From Argument Diagrams to Argumentation Mining in Texts: A Survey. </w:t>
      </w:r>
      <w:r w:rsidRPr="00CF5428">
        <w:rPr>
          <w:rFonts w:cs="Arial"/>
          <w:i/>
          <w:iCs/>
          <w:lang w:val="en-US"/>
        </w:rPr>
        <w:t xml:space="preserve">International Journal of Cognitive Informatics </w:t>
      </w:r>
      <w:r w:rsidRPr="00CF5428">
        <w:rPr>
          <w:rFonts w:cs="Arial"/>
          <w:i/>
          <w:iCs/>
          <w:lang w:val="en-US"/>
        </w:rPr>
        <w:lastRenderedPageBreak/>
        <w:t>and Natural Intelligence</w:t>
      </w:r>
      <w:r w:rsidRPr="00CF5428">
        <w:rPr>
          <w:rFonts w:cs="Arial"/>
          <w:lang w:val="en-US"/>
        </w:rPr>
        <w:t xml:space="preserve">, </w:t>
      </w:r>
      <w:r w:rsidRPr="00CF5428">
        <w:rPr>
          <w:rFonts w:cs="Arial"/>
          <w:i/>
          <w:iCs/>
          <w:lang w:val="en-US"/>
        </w:rPr>
        <w:t>7</w:t>
      </w:r>
      <w:r w:rsidRPr="00CF5428">
        <w:rPr>
          <w:rFonts w:cs="Arial"/>
          <w:lang w:val="en-US"/>
        </w:rPr>
        <w:t>(1), 1–31. https://doi.org/10.4018/jcini.2013010101</w:t>
      </w:r>
    </w:p>
    <w:p w14:paraId="77A425C6" w14:textId="77777777" w:rsidR="0077523B" w:rsidRPr="00CF5428" w:rsidRDefault="0077523B" w:rsidP="0077523B">
      <w:pPr>
        <w:pStyle w:val="Literaturverzeichnis"/>
        <w:rPr>
          <w:rFonts w:cs="Arial"/>
          <w:lang w:val="en-US"/>
        </w:rPr>
      </w:pPr>
      <w:r w:rsidRPr="00CF5428">
        <w:rPr>
          <w:rFonts w:cs="Arial"/>
          <w:lang w:val="en-US"/>
        </w:rPr>
        <w:t xml:space="preserve">Sanders, T. (2022, Dezember 16). </w:t>
      </w:r>
      <w:r w:rsidRPr="00CF5428">
        <w:rPr>
          <w:rFonts w:cs="Arial"/>
          <w:i/>
          <w:iCs/>
          <w:lang w:val="en-US"/>
        </w:rPr>
        <w:t>How to count tokens with Tiktoken</w:t>
      </w:r>
      <w:r w:rsidRPr="00CF5428">
        <w:rPr>
          <w:rFonts w:cs="Arial"/>
          <w:lang w:val="en-US"/>
        </w:rPr>
        <w:t>. OpenAI Cookbook. https://cookbook.openai.com/examples/how_to_count_tokens_with_tiktoken</w:t>
      </w:r>
    </w:p>
    <w:p w14:paraId="6F4A02FB" w14:textId="77777777" w:rsidR="0077523B" w:rsidRPr="00CF5428" w:rsidRDefault="0077523B" w:rsidP="0077523B">
      <w:pPr>
        <w:pStyle w:val="Literaturverzeichnis"/>
        <w:rPr>
          <w:rFonts w:cs="Arial"/>
          <w:lang w:val="en-US"/>
        </w:rPr>
      </w:pPr>
      <w:r w:rsidRPr="00CF5428">
        <w:rPr>
          <w:rFonts w:cs="Arial"/>
          <w:lang w:val="en-US"/>
        </w:rPr>
        <w:t xml:space="preserve">Stab, C., &amp; Gurevych, I. (2014). </w:t>
      </w:r>
      <w:r w:rsidRPr="00CF5428">
        <w:rPr>
          <w:rFonts w:cs="Arial"/>
          <w:i/>
          <w:iCs/>
          <w:lang w:val="en-US"/>
        </w:rPr>
        <w:t>Annotating Argument Components and Relations in Persuasive Essays</w:t>
      </w:r>
      <w:r w:rsidRPr="00CF5428">
        <w:rPr>
          <w:rFonts w:cs="Arial"/>
          <w:lang w:val="en-US"/>
        </w:rPr>
        <w:t>.</w:t>
      </w:r>
    </w:p>
    <w:p w14:paraId="05614050" w14:textId="77777777" w:rsidR="0077523B" w:rsidRPr="00CF5428" w:rsidRDefault="0077523B" w:rsidP="0077523B">
      <w:pPr>
        <w:pStyle w:val="Literaturverzeichnis"/>
        <w:rPr>
          <w:rFonts w:cs="Arial"/>
          <w:lang w:val="en-US"/>
        </w:rPr>
      </w:pPr>
      <w:r w:rsidRPr="00CF5428">
        <w:rPr>
          <w:rFonts w:cs="Arial"/>
          <w:lang w:val="en-US"/>
        </w:rPr>
        <w:t xml:space="preserve">Stab, C., &amp; Gurevych, I. (2017a). </w:t>
      </w:r>
      <w:r w:rsidRPr="00CF5428">
        <w:rPr>
          <w:rFonts w:cs="Arial"/>
          <w:i/>
          <w:iCs/>
          <w:lang w:val="en-US"/>
        </w:rPr>
        <w:t>Argument Annotated Essays (version 2)</w:t>
      </w:r>
      <w:r w:rsidRPr="00CF5428">
        <w:rPr>
          <w:rFonts w:cs="Arial"/>
          <w:lang w:val="en-US"/>
        </w:rPr>
        <w:t xml:space="preserve"> [Dataset]. https://tudatalib.ulb.tu-darmstadt.de/handle/tudatalib/2422</w:t>
      </w:r>
    </w:p>
    <w:p w14:paraId="7EECEA8A" w14:textId="77777777" w:rsidR="0077523B" w:rsidRPr="00CF5428" w:rsidRDefault="0077523B" w:rsidP="0077523B">
      <w:pPr>
        <w:pStyle w:val="Literaturverzeichnis"/>
        <w:rPr>
          <w:rFonts w:cs="Arial"/>
          <w:lang w:val="en-US"/>
        </w:rPr>
      </w:pPr>
      <w:r w:rsidRPr="00CF5428">
        <w:rPr>
          <w:rFonts w:cs="Arial"/>
          <w:lang w:val="en-US"/>
        </w:rPr>
        <w:t xml:space="preserve">Stab, C., &amp; Gurevych, I. (2017b). Parsing Argumentation Structures in Persuasive Essays. </w:t>
      </w:r>
      <w:r w:rsidRPr="00CF5428">
        <w:rPr>
          <w:rFonts w:cs="Arial"/>
          <w:i/>
          <w:iCs/>
          <w:lang w:val="en-US"/>
        </w:rPr>
        <w:t>Computational Linguistics</w:t>
      </w:r>
      <w:r w:rsidRPr="00CF5428">
        <w:rPr>
          <w:rFonts w:cs="Arial"/>
          <w:lang w:val="en-US"/>
        </w:rPr>
        <w:t xml:space="preserve">, </w:t>
      </w:r>
      <w:r w:rsidRPr="00CF5428">
        <w:rPr>
          <w:rFonts w:cs="Arial"/>
          <w:i/>
          <w:iCs/>
          <w:lang w:val="en-US"/>
        </w:rPr>
        <w:t>43</w:t>
      </w:r>
      <w:r w:rsidRPr="00CF5428">
        <w:rPr>
          <w:rFonts w:cs="Arial"/>
          <w:lang w:val="en-US"/>
        </w:rPr>
        <w:t>(3), 619–659. https://doi.org/10.1162/COLI_a_00295</w:t>
      </w:r>
    </w:p>
    <w:p w14:paraId="61EEBA26" w14:textId="77777777" w:rsidR="0077523B" w:rsidRPr="00CF5428" w:rsidRDefault="0077523B" w:rsidP="0077523B">
      <w:pPr>
        <w:pStyle w:val="Literaturverzeichnis"/>
        <w:rPr>
          <w:rFonts w:cs="Arial"/>
          <w:lang w:val="en-US"/>
        </w:rPr>
      </w:pPr>
      <w:r w:rsidRPr="00CF5428">
        <w:rPr>
          <w:rFonts w:cs="Arial"/>
          <w:lang w:val="en-US"/>
        </w:rPr>
        <w:t xml:space="preserve">Trad, F., &amp; Chehab, A. (2024). Prompt Engineering or Fine-Tuning? A Case Study on Phishing Detection with Large Language Models. </w:t>
      </w:r>
      <w:r w:rsidRPr="00CF5428">
        <w:rPr>
          <w:rFonts w:cs="Arial"/>
          <w:i/>
          <w:iCs/>
          <w:lang w:val="en-US"/>
        </w:rPr>
        <w:t>Machine Learning and Knowledge Extraction</w:t>
      </w:r>
      <w:r w:rsidRPr="00CF5428">
        <w:rPr>
          <w:rFonts w:cs="Arial"/>
          <w:lang w:val="en-US"/>
        </w:rPr>
        <w:t xml:space="preserve">, </w:t>
      </w:r>
      <w:r w:rsidRPr="00CF5428">
        <w:rPr>
          <w:rFonts w:cs="Arial"/>
          <w:i/>
          <w:iCs/>
          <w:lang w:val="en-US"/>
        </w:rPr>
        <w:t>6</w:t>
      </w:r>
      <w:r w:rsidRPr="00CF5428">
        <w:rPr>
          <w:rFonts w:cs="Arial"/>
          <w:lang w:val="en-US"/>
        </w:rPr>
        <w:t>(1), 367–384. https://doi.org/10.3390/make6010018</w:t>
      </w:r>
    </w:p>
    <w:p w14:paraId="1E683420" w14:textId="77777777" w:rsidR="0077523B" w:rsidRPr="0077523B" w:rsidRDefault="0077523B" w:rsidP="0077523B">
      <w:pPr>
        <w:pStyle w:val="Literaturverzeichnis"/>
        <w:rPr>
          <w:rFonts w:cs="Arial"/>
        </w:rPr>
      </w:pPr>
      <w:r w:rsidRPr="00CF5428">
        <w:rPr>
          <w:rFonts w:cs="Arial"/>
          <w:lang w:val="en-US"/>
        </w:rPr>
        <w:t xml:space="preserve">Tunstall, L., Werra, L. von, Wolf, T., &amp; Géron, A. (2023). </w:t>
      </w:r>
      <w:r w:rsidRPr="0077523B">
        <w:rPr>
          <w:rFonts w:cs="Arial"/>
          <w:i/>
          <w:iCs/>
        </w:rPr>
        <w:t>Natural Language Processing mit Transformern: Sprachanwendungen mit Hugging Face erstellen</w:t>
      </w:r>
      <w:r w:rsidRPr="0077523B">
        <w:rPr>
          <w:rFonts w:cs="Arial"/>
        </w:rPr>
        <w:t xml:space="preserve"> (M. Fraaß, Übers.; 2. Aufl.). O’Reilly.</w:t>
      </w:r>
    </w:p>
    <w:p w14:paraId="1EA46DD1" w14:textId="77777777" w:rsidR="0077523B" w:rsidRPr="00CF5428" w:rsidRDefault="0077523B" w:rsidP="0077523B">
      <w:pPr>
        <w:pStyle w:val="Literaturverzeichnis"/>
        <w:rPr>
          <w:rFonts w:cs="Arial"/>
          <w:lang w:val="en-US"/>
        </w:rPr>
      </w:pPr>
      <w:r w:rsidRPr="0077523B">
        <w:rPr>
          <w:rFonts w:cs="Arial"/>
        </w:rPr>
        <w:t xml:space="preserve">Wei, J., Wang, X., Schuurmans, D., Bosma, M., Ichter, B., Xia, F., Chi, E., Le, Q., &amp; Zhou, D. (2023). </w:t>
      </w:r>
      <w:r w:rsidRPr="00CF5428">
        <w:rPr>
          <w:rFonts w:cs="Arial"/>
          <w:i/>
          <w:iCs/>
          <w:lang w:val="en-US"/>
        </w:rPr>
        <w:t>Chain-of-Thought Prompting Elicits Reasoning in Large Language Models</w:t>
      </w:r>
      <w:r w:rsidRPr="00CF5428">
        <w:rPr>
          <w:rFonts w:cs="Arial"/>
          <w:lang w:val="en-US"/>
        </w:rPr>
        <w:t xml:space="preserve"> (arXiv:2201.11903). arXiv. http://arxiv.org/abs/2201.11903</w:t>
      </w:r>
    </w:p>
    <w:p w14:paraId="2515BBA0" w14:textId="77777777" w:rsidR="0077523B" w:rsidRPr="00CF5428" w:rsidRDefault="0077523B" w:rsidP="0077523B">
      <w:pPr>
        <w:pStyle w:val="Literaturverzeichnis"/>
        <w:rPr>
          <w:rFonts w:cs="Arial"/>
          <w:lang w:val="en-US"/>
        </w:rPr>
      </w:pPr>
      <w:r w:rsidRPr="0077523B">
        <w:rPr>
          <w:rFonts w:cs="Arial"/>
        </w:rPr>
        <w:t xml:space="preserve">Yeginbergen, A., Oronoz, M., &amp; Agerri, R. (2024). </w:t>
      </w:r>
      <w:r w:rsidRPr="00CF5428">
        <w:rPr>
          <w:rFonts w:cs="Arial"/>
          <w:lang w:val="en-US"/>
        </w:rPr>
        <w:t xml:space="preserve">Argument Mining in Data Scarce Settings: Cross-lingual Transfer and Few-shot Techniques. </w:t>
      </w:r>
      <w:r w:rsidRPr="00CF5428">
        <w:rPr>
          <w:rFonts w:cs="Arial"/>
          <w:i/>
          <w:iCs/>
          <w:lang w:val="en-US"/>
        </w:rPr>
        <w:t xml:space="preserve">Proceedings of the 62nd Annual Meeting of the Association for Computational Linguistics </w:t>
      </w:r>
      <w:r w:rsidRPr="00CF5428">
        <w:rPr>
          <w:rFonts w:cs="Arial"/>
          <w:i/>
          <w:iCs/>
          <w:lang w:val="en-US"/>
        </w:rPr>
        <w:lastRenderedPageBreak/>
        <w:t>(Volume 1: Long Papers)</w:t>
      </w:r>
      <w:r w:rsidRPr="00CF5428">
        <w:rPr>
          <w:rFonts w:cs="Arial"/>
          <w:lang w:val="en-US"/>
        </w:rPr>
        <w:t>, 11687–11699. https://doi.org/10.18653/v1/2024.acl-long.628</w:t>
      </w:r>
    </w:p>
    <w:p w14:paraId="71AE7E49" w14:textId="1ADE481B"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63" w:name="_Toc188531723"/>
      <w:r w:rsidRPr="00D44F48">
        <w:lastRenderedPageBreak/>
        <w:t>Anhänge &amp; Projektdokumentation</w:t>
      </w:r>
      <w:bookmarkEnd w:id="1763"/>
    </w:p>
    <w:p w14:paraId="1A1AB6CB" w14:textId="6384CA5A" w:rsidR="002E1F8F" w:rsidRDefault="002E1F8F" w:rsidP="002E1F8F">
      <w:r w:rsidRPr="004B4879">
        <w:rPr>
          <w:highlight w:val="yellow"/>
          <w:rPrChange w:id="1764"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65" w:name="_Toc188531724"/>
      <w:r>
        <w:t>Modellvergleich</w:t>
      </w:r>
      <w:bookmarkEnd w:id="1765"/>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6D3E9A"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6D3E9A"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6D3E9A"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6D3E9A"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6D3E9A"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6D3E9A"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66" w:author="Ben Fels" w:date="2024-12-22T11:41:00Z" w16du:dateUtc="2024-12-22T10:41:00Z"/>
        </w:rPr>
      </w:pPr>
    </w:p>
    <w:p w14:paraId="22CF2F80" w14:textId="16BEF577" w:rsidR="005F44ED" w:rsidRDefault="005F44ED">
      <w:pPr>
        <w:pStyle w:val="berschrift2"/>
      </w:pPr>
      <w:bookmarkStart w:id="1767" w:name="_Toc188531725"/>
      <w:ins w:id="1768" w:author="Ben Fels" w:date="2024-12-22T11:41:00Z" w16du:dateUtc="2024-12-22T10:41:00Z">
        <w:r>
          <w:lastRenderedPageBreak/>
          <w:t xml:space="preserve">Prompt </w:t>
        </w:r>
        <w:r w:rsidR="007F7952">
          <w:t>Templates</w:t>
        </w:r>
      </w:ins>
      <w:bookmarkEnd w:id="1767"/>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5F09AEEF" w:rsidR="0032741F" w:rsidRPr="0032741F" w:rsidRDefault="0032741F" w:rsidP="0032741F">
      <w:pPr>
        <w:pStyle w:val="Beschriftung"/>
        <w:keepNext/>
        <w:rPr>
          <w:color w:val="auto"/>
          <w:sz w:val="20"/>
          <w:szCs w:val="20"/>
        </w:rPr>
      </w:pPr>
      <w:r w:rsidRPr="0032741F">
        <w:rPr>
          <w:b/>
          <w:color w:val="auto"/>
          <w:sz w:val="20"/>
          <w:szCs w:val="20"/>
        </w:rPr>
        <w:t xml:space="preserve">Abbildung </w:t>
      </w:r>
      <w:r w:rsidRPr="0032741F">
        <w:rPr>
          <w:b/>
          <w:color w:val="auto"/>
          <w:sz w:val="20"/>
          <w:szCs w:val="20"/>
        </w:rPr>
        <w:fldChar w:fldCharType="begin"/>
      </w:r>
      <w:r w:rsidRPr="0032741F">
        <w:rPr>
          <w:b/>
          <w:color w:val="auto"/>
          <w:sz w:val="20"/>
          <w:szCs w:val="20"/>
        </w:rPr>
        <w:instrText xml:space="preserve"> SEQ Abbildung \* ARABIC </w:instrText>
      </w:r>
      <w:r w:rsidRPr="0032741F">
        <w:rPr>
          <w:b/>
          <w:color w:val="auto"/>
          <w:sz w:val="20"/>
          <w:szCs w:val="20"/>
        </w:rPr>
        <w:fldChar w:fldCharType="separate"/>
      </w:r>
      <w:r w:rsidR="001F7E0E">
        <w:rPr>
          <w:b/>
          <w:noProof/>
          <w:color w:val="auto"/>
          <w:sz w:val="20"/>
          <w:szCs w:val="20"/>
        </w:rPr>
        <w:t>3</w:t>
      </w:r>
      <w:r w:rsidRPr="0032741F">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5"/>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D04B61E" w:rsidR="001F7E0E" w:rsidRPr="001F7E0E" w:rsidRDefault="001F7E0E" w:rsidP="001F7E0E">
      <w:pPr>
        <w:pStyle w:val="Beschriftung"/>
        <w:keepNext/>
        <w:rPr>
          <w:color w:val="auto"/>
          <w:sz w:val="20"/>
          <w:szCs w:val="20"/>
        </w:rPr>
      </w:pPr>
      <w:r w:rsidRPr="001F7E0E">
        <w:rPr>
          <w:b/>
          <w:color w:val="auto"/>
          <w:sz w:val="20"/>
          <w:szCs w:val="20"/>
        </w:rPr>
        <w:t xml:space="preserve">Abbildung </w:t>
      </w:r>
      <w:r w:rsidRPr="001F7E0E">
        <w:rPr>
          <w:b/>
          <w:color w:val="auto"/>
          <w:sz w:val="20"/>
          <w:szCs w:val="20"/>
        </w:rPr>
        <w:fldChar w:fldCharType="begin"/>
      </w:r>
      <w:r w:rsidRPr="001F7E0E">
        <w:rPr>
          <w:b/>
          <w:color w:val="auto"/>
          <w:sz w:val="20"/>
          <w:szCs w:val="20"/>
        </w:rPr>
        <w:instrText xml:space="preserve"> SEQ Abbildung \* ARABIC </w:instrText>
      </w:r>
      <w:r w:rsidRPr="001F7E0E">
        <w:rPr>
          <w:b/>
          <w:color w:val="auto"/>
          <w:sz w:val="20"/>
          <w:szCs w:val="20"/>
        </w:rPr>
        <w:fldChar w:fldCharType="separate"/>
      </w:r>
      <w:r w:rsidRPr="001F7E0E">
        <w:rPr>
          <w:b/>
          <w:noProof/>
          <w:color w:val="auto"/>
          <w:sz w:val="20"/>
          <w:szCs w:val="20"/>
        </w:rPr>
        <w:t>4</w:t>
      </w:r>
      <w:r w:rsidRPr="001F7E0E">
        <w:rPr>
          <w:b/>
          <w:color w:val="auto"/>
          <w:sz w:val="20"/>
          <w:szCs w:val="20"/>
        </w:rPr>
        <w:fldChar w:fldCharType="end"/>
      </w:r>
      <w:r w:rsidRPr="001F7E0E">
        <w:rPr>
          <w:color w:val="auto"/>
          <w:sz w:val="20"/>
          <w:szCs w:val="20"/>
        </w:rPr>
        <w:t xml:space="preserve"> </w:t>
      </w:r>
      <w:r>
        <w:rPr>
          <w:color w:val="auto"/>
          <w:sz w:val="20"/>
          <w:szCs w:val="20"/>
        </w:rPr>
        <w:br/>
      </w:r>
      <w:r w:rsidRPr="001F7E0E">
        <w:rPr>
          <w:color w:val="auto"/>
          <w:sz w:val="20"/>
          <w:szCs w:val="20"/>
        </w:rPr>
        <w:t>One-Shot Prompt-Struktur</w:t>
      </w:r>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6"/>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69" w:author="Ben Fels" w:date="2024-12-22T11:41:00Z" w16du:dateUtc="2024-12-22T10:41:00Z"/>
        </w:rPr>
      </w:pPr>
      <w:r>
        <w:lastRenderedPageBreak/>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7"/>
      <w:footerReference w:type="first" r:id="rId28"/>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2" w:author="Ben Fels" w:date="2025-01-13T07:07:00Z" w:initials="BF">
    <w:p w14:paraId="612BC775" w14:textId="2835CD98" w:rsidR="00D65E52" w:rsidRDefault="00D65E52" w:rsidP="00D65E52">
      <w:pPr>
        <w:pStyle w:val="Kommentartext"/>
      </w:pPr>
      <w:r>
        <w:rPr>
          <w:rStyle w:val="Kommentarzeichen"/>
        </w:rPr>
        <w:annotationRef/>
      </w:r>
      <w:r>
        <w:t>Hinweis zum Gendern in Fußzeile</w:t>
      </w:r>
    </w:p>
  </w:comment>
  <w:comment w:id="74"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75"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55"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69"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0"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85"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4"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3"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3"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56"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689" w:author="Ben Fels" w:date="2025-01-23T18:24:00Z" w:initials="BF">
    <w:p w14:paraId="34BC26D8" w14:textId="77777777" w:rsidR="00B42BD8" w:rsidRDefault="00B42BD8" w:rsidP="00B42BD8">
      <w:pPr>
        <w:pStyle w:val="Kommentartext"/>
      </w:pPr>
      <w:r>
        <w:rPr>
          <w:rStyle w:val="Kommentarzeichen"/>
        </w:rPr>
        <w:annotationRef/>
      </w:r>
      <w:r>
        <w:t>Wenn das so geschrieben ist, muss die Beschreibung der Datenaufbereitung danach erläutert werden und nicht davor</w:t>
      </w:r>
    </w:p>
  </w:comment>
  <w:comment w:id="733"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92"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793"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794" w:author="Ben Fels" w:date="2025-01-12T15:29:00Z" w:initials="BF">
    <w:p w14:paraId="3C823AA6" w14:textId="77777777" w:rsidR="009B2AC2" w:rsidRDefault="009B2AC2" w:rsidP="009B2AC2">
      <w:pPr>
        <w:pStyle w:val="Kommentartext"/>
      </w:pPr>
      <w:r>
        <w:rPr>
          <w:rStyle w:val="Kommentarzeichen"/>
        </w:rPr>
        <w:annotationRef/>
      </w:r>
      <w:r>
        <w:t>s.o.</w:t>
      </w:r>
    </w:p>
  </w:comment>
  <w:comment w:id="795"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796"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797"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879"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88"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008"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94"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31"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11"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37"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62"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34BC26D8"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22B3A33F" w16cex:dateUtc="2025-01-23T17:24: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34BC26D8" w16cid:durableId="22B3A33F"/>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F2122" w14:textId="77777777" w:rsidR="00A041A2" w:rsidRDefault="00A041A2" w:rsidP="00FD56D1">
      <w:pPr>
        <w:spacing w:after="0" w:line="240" w:lineRule="auto"/>
      </w:pPr>
      <w:r>
        <w:separator/>
      </w:r>
    </w:p>
  </w:endnote>
  <w:endnote w:type="continuationSeparator" w:id="0">
    <w:p w14:paraId="4146D51A" w14:textId="77777777" w:rsidR="00A041A2" w:rsidRDefault="00A041A2"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EF79F" w14:textId="77777777" w:rsidR="00A041A2" w:rsidRDefault="00A041A2" w:rsidP="00FD56D1">
      <w:pPr>
        <w:spacing w:after="0" w:line="240" w:lineRule="auto"/>
      </w:pPr>
      <w:r>
        <w:separator/>
      </w:r>
    </w:p>
  </w:footnote>
  <w:footnote w:type="continuationSeparator" w:id="0">
    <w:p w14:paraId="2F62111C" w14:textId="77777777" w:rsidR="00A041A2" w:rsidRDefault="00A041A2"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7C8E2E2A" w14:textId="2AB512A4" w:rsidR="004646E1" w:rsidRDefault="004646E1">
      <w:pPr>
        <w:pStyle w:val="Funotentext"/>
      </w:pPr>
      <w:r>
        <w:rPr>
          <w:rStyle w:val="Funotenzeichen"/>
        </w:rPr>
        <w:footnoteRef/>
      </w:r>
      <w:r>
        <w:t xml:space="preserve"> Die Tabelle mit de</w:t>
      </w:r>
      <w:r w:rsidR="00AF0CE2">
        <w:t xml:space="preserve">r Tokenanzahl pro Prompt befindet kann im Anhang </w:t>
      </w:r>
      <w:r w:rsidR="00AF0CE2" w:rsidRPr="00AF0CE2">
        <w:rPr>
          <w:highlight w:val="cyan"/>
        </w:rPr>
        <w:t>XX</w:t>
      </w:r>
      <w:r w:rsidR="00AF0CE2">
        <w:t xml:space="preserve"> eingesehen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 w:numId="74" w16cid:durableId="1730183158">
    <w:abstractNumId w:val="29"/>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64"/>
    <w:rsid w:val="00002CB3"/>
    <w:rsid w:val="0000360D"/>
    <w:rsid w:val="000041EE"/>
    <w:rsid w:val="0000427A"/>
    <w:rsid w:val="0000435A"/>
    <w:rsid w:val="00004A87"/>
    <w:rsid w:val="00004AFC"/>
    <w:rsid w:val="00004E0A"/>
    <w:rsid w:val="000055E5"/>
    <w:rsid w:val="00007222"/>
    <w:rsid w:val="0000785A"/>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6E3"/>
    <w:rsid w:val="00017011"/>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6878"/>
    <w:rsid w:val="00056BAB"/>
    <w:rsid w:val="00056F16"/>
    <w:rsid w:val="000573DC"/>
    <w:rsid w:val="000574A8"/>
    <w:rsid w:val="00060449"/>
    <w:rsid w:val="00060513"/>
    <w:rsid w:val="00061289"/>
    <w:rsid w:val="00061383"/>
    <w:rsid w:val="000614AA"/>
    <w:rsid w:val="000621C9"/>
    <w:rsid w:val="000622D7"/>
    <w:rsid w:val="00062454"/>
    <w:rsid w:val="00063B0F"/>
    <w:rsid w:val="00063B35"/>
    <w:rsid w:val="00063CC1"/>
    <w:rsid w:val="00064773"/>
    <w:rsid w:val="0006481C"/>
    <w:rsid w:val="00066536"/>
    <w:rsid w:val="00066584"/>
    <w:rsid w:val="0006677C"/>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64F"/>
    <w:rsid w:val="000B57D0"/>
    <w:rsid w:val="000B663E"/>
    <w:rsid w:val="000B675A"/>
    <w:rsid w:val="000B6AC8"/>
    <w:rsid w:val="000B6E62"/>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74CC"/>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E12BD"/>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67A"/>
    <w:rsid w:val="00100876"/>
    <w:rsid w:val="00101287"/>
    <w:rsid w:val="00101732"/>
    <w:rsid w:val="00101987"/>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0019"/>
    <w:rsid w:val="0011126B"/>
    <w:rsid w:val="00111AF6"/>
    <w:rsid w:val="00111EBC"/>
    <w:rsid w:val="00112061"/>
    <w:rsid w:val="00113685"/>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27"/>
    <w:rsid w:val="00130C5E"/>
    <w:rsid w:val="00130DBB"/>
    <w:rsid w:val="001314A9"/>
    <w:rsid w:val="001317A8"/>
    <w:rsid w:val="00131A69"/>
    <w:rsid w:val="00131C0E"/>
    <w:rsid w:val="001329BF"/>
    <w:rsid w:val="0013323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5932"/>
    <w:rsid w:val="00156262"/>
    <w:rsid w:val="001567B8"/>
    <w:rsid w:val="00156934"/>
    <w:rsid w:val="001578BE"/>
    <w:rsid w:val="00160361"/>
    <w:rsid w:val="001606D2"/>
    <w:rsid w:val="00160F3F"/>
    <w:rsid w:val="0016216C"/>
    <w:rsid w:val="001627B0"/>
    <w:rsid w:val="00163016"/>
    <w:rsid w:val="00163182"/>
    <w:rsid w:val="0016431D"/>
    <w:rsid w:val="001646EB"/>
    <w:rsid w:val="00164717"/>
    <w:rsid w:val="001647E5"/>
    <w:rsid w:val="0016481A"/>
    <w:rsid w:val="001649A3"/>
    <w:rsid w:val="00165108"/>
    <w:rsid w:val="001655B2"/>
    <w:rsid w:val="001657E9"/>
    <w:rsid w:val="00165A68"/>
    <w:rsid w:val="001666F8"/>
    <w:rsid w:val="001669AF"/>
    <w:rsid w:val="00167223"/>
    <w:rsid w:val="00167B24"/>
    <w:rsid w:val="00167F8D"/>
    <w:rsid w:val="00170266"/>
    <w:rsid w:val="0017096A"/>
    <w:rsid w:val="00170A19"/>
    <w:rsid w:val="00170A7F"/>
    <w:rsid w:val="00170C3F"/>
    <w:rsid w:val="00170F3F"/>
    <w:rsid w:val="00170F94"/>
    <w:rsid w:val="00171029"/>
    <w:rsid w:val="001713AB"/>
    <w:rsid w:val="0017354B"/>
    <w:rsid w:val="00174375"/>
    <w:rsid w:val="001746D3"/>
    <w:rsid w:val="0017497C"/>
    <w:rsid w:val="00174C88"/>
    <w:rsid w:val="001752A7"/>
    <w:rsid w:val="0017561F"/>
    <w:rsid w:val="00176129"/>
    <w:rsid w:val="001765A7"/>
    <w:rsid w:val="00176B77"/>
    <w:rsid w:val="00177DEE"/>
    <w:rsid w:val="00177E4F"/>
    <w:rsid w:val="001801D0"/>
    <w:rsid w:val="001801E3"/>
    <w:rsid w:val="0018042E"/>
    <w:rsid w:val="001809EC"/>
    <w:rsid w:val="001813C5"/>
    <w:rsid w:val="0018173D"/>
    <w:rsid w:val="00182050"/>
    <w:rsid w:val="001820F6"/>
    <w:rsid w:val="0018221E"/>
    <w:rsid w:val="00184380"/>
    <w:rsid w:val="00185154"/>
    <w:rsid w:val="00185E20"/>
    <w:rsid w:val="00186003"/>
    <w:rsid w:val="0018602D"/>
    <w:rsid w:val="00186BD7"/>
    <w:rsid w:val="00186EF4"/>
    <w:rsid w:val="00187E72"/>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6B1"/>
    <w:rsid w:val="001C7C39"/>
    <w:rsid w:val="001C7D53"/>
    <w:rsid w:val="001D084C"/>
    <w:rsid w:val="001D0E0C"/>
    <w:rsid w:val="001D1CC0"/>
    <w:rsid w:val="001D3063"/>
    <w:rsid w:val="001D37A8"/>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801"/>
    <w:rsid w:val="00202808"/>
    <w:rsid w:val="0020310B"/>
    <w:rsid w:val="00203269"/>
    <w:rsid w:val="00203567"/>
    <w:rsid w:val="002040E7"/>
    <w:rsid w:val="0020469F"/>
    <w:rsid w:val="00204D5B"/>
    <w:rsid w:val="00204D6A"/>
    <w:rsid w:val="00204DCC"/>
    <w:rsid w:val="00205D30"/>
    <w:rsid w:val="00206467"/>
    <w:rsid w:val="00206631"/>
    <w:rsid w:val="0020716E"/>
    <w:rsid w:val="0020785D"/>
    <w:rsid w:val="00210484"/>
    <w:rsid w:val="002107BA"/>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61A"/>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2AF"/>
    <w:rsid w:val="00252304"/>
    <w:rsid w:val="00252616"/>
    <w:rsid w:val="0025262C"/>
    <w:rsid w:val="0025393E"/>
    <w:rsid w:val="00253FBA"/>
    <w:rsid w:val="002545E8"/>
    <w:rsid w:val="002549EE"/>
    <w:rsid w:val="00254FE6"/>
    <w:rsid w:val="00255B91"/>
    <w:rsid w:val="00255FC0"/>
    <w:rsid w:val="00256485"/>
    <w:rsid w:val="00256D66"/>
    <w:rsid w:val="00257034"/>
    <w:rsid w:val="00257579"/>
    <w:rsid w:val="002577AB"/>
    <w:rsid w:val="00257D4F"/>
    <w:rsid w:val="00260826"/>
    <w:rsid w:val="00260828"/>
    <w:rsid w:val="00261A8F"/>
    <w:rsid w:val="0026226E"/>
    <w:rsid w:val="002623A1"/>
    <w:rsid w:val="00262E6E"/>
    <w:rsid w:val="00264CD0"/>
    <w:rsid w:val="00264D07"/>
    <w:rsid w:val="002659AB"/>
    <w:rsid w:val="00265A8F"/>
    <w:rsid w:val="00267470"/>
    <w:rsid w:val="002674EF"/>
    <w:rsid w:val="00267C65"/>
    <w:rsid w:val="002718BF"/>
    <w:rsid w:val="002724C9"/>
    <w:rsid w:val="0027307E"/>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72E3"/>
    <w:rsid w:val="002B7542"/>
    <w:rsid w:val="002B7E15"/>
    <w:rsid w:val="002C0744"/>
    <w:rsid w:val="002C0DAE"/>
    <w:rsid w:val="002C0F04"/>
    <w:rsid w:val="002C1227"/>
    <w:rsid w:val="002C1B1B"/>
    <w:rsid w:val="002C1FAD"/>
    <w:rsid w:val="002C2C95"/>
    <w:rsid w:val="002C34A8"/>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5191"/>
    <w:rsid w:val="002D5E78"/>
    <w:rsid w:val="002D6596"/>
    <w:rsid w:val="002D71B9"/>
    <w:rsid w:val="002D753F"/>
    <w:rsid w:val="002D75F1"/>
    <w:rsid w:val="002E02DD"/>
    <w:rsid w:val="002E069A"/>
    <w:rsid w:val="002E08B8"/>
    <w:rsid w:val="002E0D1E"/>
    <w:rsid w:val="002E1F8F"/>
    <w:rsid w:val="002E38EC"/>
    <w:rsid w:val="002E3F5A"/>
    <w:rsid w:val="002E4449"/>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3D28"/>
    <w:rsid w:val="003143FC"/>
    <w:rsid w:val="003147CB"/>
    <w:rsid w:val="003147E4"/>
    <w:rsid w:val="00315594"/>
    <w:rsid w:val="003156E7"/>
    <w:rsid w:val="003164D1"/>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3E89"/>
    <w:rsid w:val="00334167"/>
    <w:rsid w:val="0033434B"/>
    <w:rsid w:val="00335921"/>
    <w:rsid w:val="00335A79"/>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AB6"/>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D7B8B"/>
    <w:rsid w:val="003E2A87"/>
    <w:rsid w:val="003E3441"/>
    <w:rsid w:val="003E3AF3"/>
    <w:rsid w:val="003E3BA3"/>
    <w:rsid w:val="003E3BC8"/>
    <w:rsid w:val="003E3BCC"/>
    <w:rsid w:val="003E3FD8"/>
    <w:rsid w:val="003E41A4"/>
    <w:rsid w:val="003E440C"/>
    <w:rsid w:val="003E4762"/>
    <w:rsid w:val="003E4A2D"/>
    <w:rsid w:val="003E4C2A"/>
    <w:rsid w:val="003E5015"/>
    <w:rsid w:val="003E5C66"/>
    <w:rsid w:val="003E5CEC"/>
    <w:rsid w:val="003E6C29"/>
    <w:rsid w:val="003E7056"/>
    <w:rsid w:val="003E7999"/>
    <w:rsid w:val="003E7A71"/>
    <w:rsid w:val="003F027F"/>
    <w:rsid w:val="003F0B26"/>
    <w:rsid w:val="003F15F7"/>
    <w:rsid w:val="003F3406"/>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75C1"/>
    <w:rsid w:val="00407710"/>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E18"/>
    <w:rsid w:val="00422FB9"/>
    <w:rsid w:val="0042308A"/>
    <w:rsid w:val="004236A1"/>
    <w:rsid w:val="004237FD"/>
    <w:rsid w:val="00423F50"/>
    <w:rsid w:val="004241B4"/>
    <w:rsid w:val="004249BE"/>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302"/>
    <w:rsid w:val="0045158A"/>
    <w:rsid w:val="00451821"/>
    <w:rsid w:val="00451B4C"/>
    <w:rsid w:val="00451CEE"/>
    <w:rsid w:val="00452A02"/>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3D75"/>
    <w:rsid w:val="00464117"/>
    <w:rsid w:val="004646E1"/>
    <w:rsid w:val="00464A75"/>
    <w:rsid w:val="00464E6E"/>
    <w:rsid w:val="004656BA"/>
    <w:rsid w:val="00465EAE"/>
    <w:rsid w:val="004664A3"/>
    <w:rsid w:val="00466F6F"/>
    <w:rsid w:val="00467FA5"/>
    <w:rsid w:val="00471CA1"/>
    <w:rsid w:val="0047224E"/>
    <w:rsid w:val="00472255"/>
    <w:rsid w:val="004722C8"/>
    <w:rsid w:val="004723EB"/>
    <w:rsid w:val="00472B83"/>
    <w:rsid w:val="004731C5"/>
    <w:rsid w:val="004732D9"/>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51"/>
    <w:rsid w:val="00494AED"/>
    <w:rsid w:val="00494FD6"/>
    <w:rsid w:val="00495002"/>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56C"/>
    <w:rsid w:val="004B015A"/>
    <w:rsid w:val="004B0377"/>
    <w:rsid w:val="004B0945"/>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804"/>
    <w:rsid w:val="004C2A73"/>
    <w:rsid w:val="004C3600"/>
    <w:rsid w:val="004C38F0"/>
    <w:rsid w:val="004C390B"/>
    <w:rsid w:val="004C40D6"/>
    <w:rsid w:val="004C529E"/>
    <w:rsid w:val="004C538B"/>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E24"/>
    <w:rsid w:val="004F5D3B"/>
    <w:rsid w:val="004F6040"/>
    <w:rsid w:val="004F67EA"/>
    <w:rsid w:val="004F6CFB"/>
    <w:rsid w:val="004F7402"/>
    <w:rsid w:val="004F78B9"/>
    <w:rsid w:val="004F7B3F"/>
    <w:rsid w:val="005003F5"/>
    <w:rsid w:val="00500497"/>
    <w:rsid w:val="00500B6A"/>
    <w:rsid w:val="00500DBA"/>
    <w:rsid w:val="00500E6A"/>
    <w:rsid w:val="00501AEC"/>
    <w:rsid w:val="00502D3D"/>
    <w:rsid w:val="005032B9"/>
    <w:rsid w:val="00503748"/>
    <w:rsid w:val="005038AF"/>
    <w:rsid w:val="00503AE4"/>
    <w:rsid w:val="00503FDA"/>
    <w:rsid w:val="00504819"/>
    <w:rsid w:val="00504AF3"/>
    <w:rsid w:val="00505C0E"/>
    <w:rsid w:val="00505C3F"/>
    <w:rsid w:val="00505F23"/>
    <w:rsid w:val="00506019"/>
    <w:rsid w:val="00506D2E"/>
    <w:rsid w:val="00506F9B"/>
    <w:rsid w:val="00507136"/>
    <w:rsid w:val="005074E6"/>
    <w:rsid w:val="00507DF9"/>
    <w:rsid w:val="0051044E"/>
    <w:rsid w:val="0051071F"/>
    <w:rsid w:val="005107A0"/>
    <w:rsid w:val="005111F8"/>
    <w:rsid w:val="0051228A"/>
    <w:rsid w:val="00512C13"/>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2DB7"/>
    <w:rsid w:val="00543804"/>
    <w:rsid w:val="00543B8D"/>
    <w:rsid w:val="005478BC"/>
    <w:rsid w:val="00550443"/>
    <w:rsid w:val="005509CD"/>
    <w:rsid w:val="00550C81"/>
    <w:rsid w:val="00552902"/>
    <w:rsid w:val="00552BD2"/>
    <w:rsid w:val="00552BDB"/>
    <w:rsid w:val="00552D86"/>
    <w:rsid w:val="005537D3"/>
    <w:rsid w:val="00554204"/>
    <w:rsid w:val="0055472E"/>
    <w:rsid w:val="00555261"/>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73B"/>
    <w:rsid w:val="00565787"/>
    <w:rsid w:val="00566035"/>
    <w:rsid w:val="005662F2"/>
    <w:rsid w:val="005664E8"/>
    <w:rsid w:val="0056662A"/>
    <w:rsid w:val="0056734C"/>
    <w:rsid w:val="00567591"/>
    <w:rsid w:val="005675EE"/>
    <w:rsid w:val="00570631"/>
    <w:rsid w:val="00570712"/>
    <w:rsid w:val="00571197"/>
    <w:rsid w:val="00571538"/>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832"/>
    <w:rsid w:val="005A6983"/>
    <w:rsid w:val="005A6EBA"/>
    <w:rsid w:val="005A72CE"/>
    <w:rsid w:val="005A76D0"/>
    <w:rsid w:val="005A7749"/>
    <w:rsid w:val="005A77DA"/>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10"/>
    <w:rsid w:val="005C0AC1"/>
    <w:rsid w:val="005C1138"/>
    <w:rsid w:val="005C1428"/>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463"/>
    <w:rsid w:val="005D07DC"/>
    <w:rsid w:val="005D1094"/>
    <w:rsid w:val="005D19A1"/>
    <w:rsid w:val="005D2684"/>
    <w:rsid w:val="005D26D3"/>
    <w:rsid w:val="005D29CB"/>
    <w:rsid w:val="005D2EE6"/>
    <w:rsid w:val="005D34AC"/>
    <w:rsid w:val="005D3E4E"/>
    <w:rsid w:val="005D462F"/>
    <w:rsid w:val="005D479D"/>
    <w:rsid w:val="005D5EBF"/>
    <w:rsid w:val="005D660A"/>
    <w:rsid w:val="005D7475"/>
    <w:rsid w:val="005E0A62"/>
    <w:rsid w:val="005E0A85"/>
    <w:rsid w:val="005E12BB"/>
    <w:rsid w:val="005E17A1"/>
    <w:rsid w:val="005E25CB"/>
    <w:rsid w:val="005E25E7"/>
    <w:rsid w:val="005E2EC1"/>
    <w:rsid w:val="005E2FBA"/>
    <w:rsid w:val="005E3FBE"/>
    <w:rsid w:val="005E4059"/>
    <w:rsid w:val="005E6A18"/>
    <w:rsid w:val="005E7046"/>
    <w:rsid w:val="005E7F1A"/>
    <w:rsid w:val="005F0478"/>
    <w:rsid w:val="005F06C2"/>
    <w:rsid w:val="005F077E"/>
    <w:rsid w:val="005F1CE4"/>
    <w:rsid w:val="005F1D1A"/>
    <w:rsid w:val="005F21F6"/>
    <w:rsid w:val="005F2280"/>
    <w:rsid w:val="005F2D2E"/>
    <w:rsid w:val="005F30A4"/>
    <w:rsid w:val="005F312E"/>
    <w:rsid w:val="005F44A5"/>
    <w:rsid w:val="005F44ED"/>
    <w:rsid w:val="005F4696"/>
    <w:rsid w:val="005F4E55"/>
    <w:rsid w:val="005F6184"/>
    <w:rsid w:val="005F6576"/>
    <w:rsid w:val="005F691C"/>
    <w:rsid w:val="005F69EC"/>
    <w:rsid w:val="005F760F"/>
    <w:rsid w:val="005F7A3D"/>
    <w:rsid w:val="0060062A"/>
    <w:rsid w:val="006011D7"/>
    <w:rsid w:val="00601509"/>
    <w:rsid w:val="00602133"/>
    <w:rsid w:val="00602D71"/>
    <w:rsid w:val="00603740"/>
    <w:rsid w:val="00604159"/>
    <w:rsid w:val="006041FB"/>
    <w:rsid w:val="00604EC2"/>
    <w:rsid w:val="00604F6A"/>
    <w:rsid w:val="00605200"/>
    <w:rsid w:val="00605509"/>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66D"/>
    <w:rsid w:val="00626695"/>
    <w:rsid w:val="00626CD6"/>
    <w:rsid w:val="00626DD9"/>
    <w:rsid w:val="006274DC"/>
    <w:rsid w:val="0062762B"/>
    <w:rsid w:val="00631ACF"/>
    <w:rsid w:val="00631D42"/>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16B0"/>
    <w:rsid w:val="00661818"/>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711"/>
    <w:rsid w:val="006820FB"/>
    <w:rsid w:val="0068271B"/>
    <w:rsid w:val="006827AF"/>
    <w:rsid w:val="00682993"/>
    <w:rsid w:val="00682DF1"/>
    <w:rsid w:val="00682F1B"/>
    <w:rsid w:val="00684E08"/>
    <w:rsid w:val="00684E23"/>
    <w:rsid w:val="006851BA"/>
    <w:rsid w:val="0068611E"/>
    <w:rsid w:val="006867EB"/>
    <w:rsid w:val="00686B86"/>
    <w:rsid w:val="00686C06"/>
    <w:rsid w:val="00687653"/>
    <w:rsid w:val="00687D4A"/>
    <w:rsid w:val="0069005C"/>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5767"/>
    <w:rsid w:val="006A5F0A"/>
    <w:rsid w:val="006A5F96"/>
    <w:rsid w:val="006A66F6"/>
    <w:rsid w:val="006A7220"/>
    <w:rsid w:val="006A7365"/>
    <w:rsid w:val="006A7475"/>
    <w:rsid w:val="006B0454"/>
    <w:rsid w:val="006B1315"/>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2B2F"/>
    <w:rsid w:val="006C2CFF"/>
    <w:rsid w:val="006C3123"/>
    <w:rsid w:val="006C3CFA"/>
    <w:rsid w:val="006C3FDD"/>
    <w:rsid w:val="006C5A76"/>
    <w:rsid w:val="006C5FDF"/>
    <w:rsid w:val="006C6C6F"/>
    <w:rsid w:val="006C6FA8"/>
    <w:rsid w:val="006C710F"/>
    <w:rsid w:val="006C73DC"/>
    <w:rsid w:val="006D017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D81"/>
    <w:rsid w:val="006F609A"/>
    <w:rsid w:val="006F6B3D"/>
    <w:rsid w:val="006F6F20"/>
    <w:rsid w:val="006F7AF6"/>
    <w:rsid w:val="00701786"/>
    <w:rsid w:val="00701821"/>
    <w:rsid w:val="00701F2D"/>
    <w:rsid w:val="00702ABB"/>
    <w:rsid w:val="007031B4"/>
    <w:rsid w:val="007035E1"/>
    <w:rsid w:val="007036F9"/>
    <w:rsid w:val="007041E2"/>
    <w:rsid w:val="00705F00"/>
    <w:rsid w:val="00706616"/>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2D"/>
    <w:rsid w:val="007209D0"/>
    <w:rsid w:val="00720ABB"/>
    <w:rsid w:val="00720ACE"/>
    <w:rsid w:val="00720AD6"/>
    <w:rsid w:val="00720D6D"/>
    <w:rsid w:val="00720F87"/>
    <w:rsid w:val="00722631"/>
    <w:rsid w:val="007226D7"/>
    <w:rsid w:val="00722777"/>
    <w:rsid w:val="00723A9C"/>
    <w:rsid w:val="0072441A"/>
    <w:rsid w:val="00724691"/>
    <w:rsid w:val="00724BAD"/>
    <w:rsid w:val="007250D5"/>
    <w:rsid w:val="00725279"/>
    <w:rsid w:val="00725290"/>
    <w:rsid w:val="007252E1"/>
    <w:rsid w:val="00725A5F"/>
    <w:rsid w:val="007260BA"/>
    <w:rsid w:val="007268CE"/>
    <w:rsid w:val="00726BC7"/>
    <w:rsid w:val="00730409"/>
    <w:rsid w:val="0073054C"/>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9C2"/>
    <w:rsid w:val="007700DD"/>
    <w:rsid w:val="0077044E"/>
    <w:rsid w:val="00771845"/>
    <w:rsid w:val="0077256B"/>
    <w:rsid w:val="007727C9"/>
    <w:rsid w:val="00772A69"/>
    <w:rsid w:val="00772BB6"/>
    <w:rsid w:val="00773FE2"/>
    <w:rsid w:val="007741B2"/>
    <w:rsid w:val="007745DA"/>
    <w:rsid w:val="0077523B"/>
    <w:rsid w:val="007757CB"/>
    <w:rsid w:val="00775F58"/>
    <w:rsid w:val="00775FD8"/>
    <w:rsid w:val="00777574"/>
    <w:rsid w:val="00777B05"/>
    <w:rsid w:val="00777C95"/>
    <w:rsid w:val="00777E80"/>
    <w:rsid w:val="00780360"/>
    <w:rsid w:val="0078098D"/>
    <w:rsid w:val="007809C7"/>
    <w:rsid w:val="00781552"/>
    <w:rsid w:val="007818F1"/>
    <w:rsid w:val="00781968"/>
    <w:rsid w:val="007821B7"/>
    <w:rsid w:val="007838F4"/>
    <w:rsid w:val="00783DE7"/>
    <w:rsid w:val="00784126"/>
    <w:rsid w:val="00786835"/>
    <w:rsid w:val="00786E29"/>
    <w:rsid w:val="00787132"/>
    <w:rsid w:val="0078714C"/>
    <w:rsid w:val="00787E80"/>
    <w:rsid w:val="00787FE8"/>
    <w:rsid w:val="0079077C"/>
    <w:rsid w:val="00790B2B"/>
    <w:rsid w:val="007910C5"/>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F1C"/>
    <w:rsid w:val="007B22AB"/>
    <w:rsid w:val="007B28C4"/>
    <w:rsid w:val="007B3584"/>
    <w:rsid w:val="007B4646"/>
    <w:rsid w:val="007B4966"/>
    <w:rsid w:val="007B4A42"/>
    <w:rsid w:val="007B4D9C"/>
    <w:rsid w:val="007B51EE"/>
    <w:rsid w:val="007B5762"/>
    <w:rsid w:val="007B6524"/>
    <w:rsid w:val="007B6EDC"/>
    <w:rsid w:val="007B6F5C"/>
    <w:rsid w:val="007B7220"/>
    <w:rsid w:val="007B766F"/>
    <w:rsid w:val="007B78D1"/>
    <w:rsid w:val="007B7A34"/>
    <w:rsid w:val="007B7C10"/>
    <w:rsid w:val="007C03E1"/>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9DB"/>
    <w:rsid w:val="007D7DF6"/>
    <w:rsid w:val="007D7FFB"/>
    <w:rsid w:val="007E052B"/>
    <w:rsid w:val="007E1360"/>
    <w:rsid w:val="007E2B44"/>
    <w:rsid w:val="007E2E7D"/>
    <w:rsid w:val="007E319B"/>
    <w:rsid w:val="007E380B"/>
    <w:rsid w:val="007E3928"/>
    <w:rsid w:val="007E3A8D"/>
    <w:rsid w:val="007E3DFB"/>
    <w:rsid w:val="007E3FE6"/>
    <w:rsid w:val="007E4F38"/>
    <w:rsid w:val="007E535F"/>
    <w:rsid w:val="007E618F"/>
    <w:rsid w:val="007E6CE6"/>
    <w:rsid w:val="007E76C5"/>
    <w:rsid w:val="007F055E"/>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5C97"/>
    <w:rsid w:val="0080624D"/>
    <w:rsid w:val="00806E4B"/>
    <w:rsid w:val="00806E52"/>
    <w:rsid w:val="008071E1"/>
    <w:rsid w:val="0080773B"/>
    <w:rsid w:val="00807F43"/>
    <w:rsid w:val="0081074B"/>
    <w:rsid w:val="008107DD"/>
    <w:rsid w:val="0081164D"/>
    <w:rsid w:val="008126DE"/>
    <w:rsid w:val="00812C36"/>
    <w:rsid w:val="00812CB0"/>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6DD"/>
    <w:rsid w:val="00831BA6"/>
    <w:rsid w:val="00831BB3"/>
    <w:rsid w:val="00831D0A"/>
    <w:rsid w:val="0083228F"/>
    <w:rsid w:val="00832341"/>
    <w:rsid w:val="008328FE"/>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A26"/>
    <w:rsid w:val="008450DC"/>
    <w:rsid w:val="008464D1"/>
    <w:rsid w:val="0085019E"/>
    <w:rsid w:val="008507A9"/>
    <w:rsid w:val="00850934"/>
    <w:rsid w:val="008520FB"/>
    <w:rsid w:val="008527A6"/>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E9B"/>
    <w:rsid w:val="008631F4"/>
    <w:rsid w:val="00863536"/>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5090"/>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6B9"/>
    <w:rsid w:val="00881DBC"/>
    <w:rsid w:val="008821C5"/>
    <w:rsid w:val="0088282D"/>
    <w:rsid w:val="008833CB"/>
    <w:rsid w:val="0088383C"/>
    <w:rsid w:val="00883B42"/>
    <w:rsid w:val="008840F8"/>
    <w:rsid w:val="0088470D"/>
    <w:rsid w:val="00884756"/>
    <w:rsid w:val="0088486E"/>
    <w:rsid w:val="0088488E"/>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97E31"/>
    <w:rsid w:val="008A0102"/>
    <w:rsid w:val="008A02FB"/>
    <w:rsid w:val="008A068C"/>
    <w:rsid w:val="008A06AE"/>
    <w:rsid w:val="008A07C9"/>
    <w:rsid w:val="008A0B02"/>
    <w:rsid w:val="008A1502"/>
    <w:rsid w:val="008A1944"/>
    <w:rsid w:val="008A1987"/>
    <w:rsid w:val="008A2A59"/>
    <w:rsid w:val="008A3331"/>
    <w:rsid w:val="008A3763"/>
    <w:rsid w:val="008A37AB"/>
    <w:rsid w:val="008A42FF"/>
    <w:rsid w:val="008A5983"/>
    <w:rsid w:val="008A5AD2"/>
    <w:rsid w:val="008A5CF9"/>
    <w:rsid w:val="008A60F7"/>
    <w:rsid w:val="008A63F8"/>
    <w:rsid w:val="008A6D0A"/>
    <w:rsid w:val="008A7451"/>
    <w:rsid w:val="008A74F1"/>
    <w:rsid w:val="008A7CAC"/>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E2D"/>
    <w:rsid w:val="008B7431"/>
    <w:rsid w:val="008B78C2"/>
    <w:rsid w:val="008B7C83"/>
    <w:rsid w:val="008B7DA6"/>
    <w:rsid w:val="008C13B7"/>
    <w:rsid w:val="008C13C6"/>
    <w:rsid w:val="008C19D8"/>
    <w:rsid w:val="008C1E11"/>
    <w:rsid w:val="008C2CDB"/>
    <w:rsid w:val="008C2DCD"/>
    <w:rsid w:val="008C38A4"/>
    <w:rsid w:val="008C3B7F"/>
    <w:rsid w:val="008C48E5"/>
    <w:rsid w:val="008C4EA4"/>
    <w:rsid w:val="008C4F29"/>
    <w:rsid w:val="008C58E6"/>
    <w:rsid w:val="008C5A50"/>
    <w:rsid w:val="008C679F"/>
    <w:rsid w:val="008C67C8"/>
    <w:rsid w:val="008C77A4"/>
    <w:rsid w:val="008D0035"/>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63AB"/>
    <w:rsid w:val="008D6647"/>
    <w:rsid w:val="008D67C0"/>
    <w:rsid w:val="008D682B"/>
    <w:rsid w:val="008D77B3"/>
    <w:rsid w:val="008E029D"/>
    <w:rsid w:val="008E0405"/>
    <w:rsid w:val="008E046B"/>
    <w:rsid w:val="008E1C19"/>
    <w:rsid w:val="008E1D91"/>
    <w:rsid w:val="008E2F22"/>
    <w:rsid w:val="008E3772"/>
    <w:rsid w:val="008E390B"/>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DD9"/>
    <w:rsid w:val="008F1403"/>
    <w:rsid w:val="008F232E"/>
    <w:rsid w:val="008F2C1C"/>
    <w:rsid w:val="008F2DEB"/>
    <w:rsid w:val="008F39D8"/>
    <w:rsid w:val="008F3E79"/>
    <w:rsid w:val="008F49B9"/>
    <w:rsid w:val="008F5B4B"/>
    <w:rsid w:val="008F5E79"/>
    <w:rsid w:val="008F608A"/>
    <w:rsid w:val="008F6B20"/>
    <w:rsid w:val="0090011F"/>
    <w:rsid w:val="00900676"/>
    <w:rsid w:val="009006E9"/>
    <w:rsid w:val="00900872"/>
    <w:rsid w:val="009019EC"/>
    <w:rsid w:val="00902374"/>
    <w:rsid w:val="00902379"/>
    <w:rsid w:val="00902E73"/>
    <w:rsid w:val="009039BD"/>
    <w:rsid w:val="009041D6"/>
    <w:rsid w:val="0090441E"/>
    <w:rsid w:val="00904B4B"/>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17A56"/>
    <w:rsid w:val="009201B3"/>
    <w:rsid w:val="009205AA"/>
    <w:rsid w:val="00920C6A"/>
    <w:rsid w:val="00920E48"/>
    <w:rsid w:val="00920EC0"/>
    <w:rsid w:val="00922235"/>
    <w:rsid w:val="009226DE"/>
    <w:rsid w:val="009227FD"/>
    <w:rsid w:val="00922B8C"/>
    <w:rsid w:val="00922B92"/>
    <w:rsid w:val="00922DF5"/>
    <w:rsid w:val="00923D7F"/>
    <w:rsid w:val="0092531F"/>
    <w:rsid w:val="00925718"/>
    <w:rsid w:val="00926BA5"/>
    <w:rsid w:val="00927A08"/>
    <w:rsid w:val="009308A8"/>
    <w:rsid w:val="009309B1"/>
    <w:rsid w:val="009313F1"/>
    <w:rsid w:val="00931568"/>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8F"/>
    <w:rsid w:val="009458A9"/>
    <w:rsid w:val="009464AD"/>
    <w:rsid w:val="00946562"/>
    <w:rsid w:val="00946AEF"/>
    <w:rsid w:val="009475F3"/>
    <w:rsid w:val="00947ADE"/>
    <w:rsid w:val="00947C0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9C5"/>
    <w:rsid w:val="00965CED"/>
    <w:rsid w:val="00965EE8"/>
    <w:rsid w:val="00966511"/>
    <w:rsid w:val="00966754"/>
    <w:rsid w:val="009674D3"/>
    <w:rsid w:val="0096767C"/>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5F8"/>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7CBA"/>
    <w:rsid w:val="009A1ACA"/>
    <w:rsid w:val="009A1C4F"/>
    <w:rsid w:val="009A1D0F"/>
    <w:rsid w:val="009A1F58"/>
    <w:rsid w:val="009A222C"/>
    <w:rsid w:val="009A2D1F"/>
    <w:rsid w:val="009A3330"/>
    <w:rsid w:val="009A35A2"/>
    <w:rsid w:val="009A36B2"/>
    <w:rsid w:val="009A4548"/>
    <w:rsid w:val="009A4B84"/>
    <w:rsid w:val="009A4BDD"/>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C36"/>
    <w:rsid w:val="009C71DE"/>
    <w:rsid w:val="009C73B9"/>
    <w:rsid w:val="009C7AC9"/>
    <w:rsid w:val="009D0848"/>
    <w:rsid w:val="009D0930"/>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E43"/>
    <w:rsid w:val="009E3669"/>
    <w:rsid w:val="009E3F92"/>
    <w:rsid w:val="009E427A"/>
    <w:rsid w:val="009E4573"/>
    <w:rsid w:val="009E5C33"/>
    <w:rsid w:val="009E662C"/>
    <w:rsid w:val="009E6789"/>
    <w:rsid w:val="009E71F3"/>
    <w:rsid w:val="009F0C06"/>
    <w:rsid w:val="009F0D64"/>
    <w:rsid w:val="009F1231"/>
    <w:rsid w:val="009F1957"/>
    <w:rsid w:val="009F1B79"/>
    <w:rsid w:val="009F2204"/>
    <w:rsid w:val="009F25EF"/>
    <w:rsid w:val="009F2628"/>
    <w:rsid w:val="009F26D9"/>
    <w:rsid w:val="009F27F9"/>
    <w:rsid w:val="009F2CDB"/>
    <w:rsid w:val="009F34B2"/>
    <w:rsid w:val="009F35FC"/>
    <w:rsid w:val="009F3740"/>
    <w:rsid w:val="009F3849"/>
    <w:rsid w:val="009F3DFB"/>
    <w:rsid w:val="009F4187"/>
    <w:rsid w:val="009F4724"/>
    <w:rsid w:val="009F4A65"/>
    <w:rsid w:val="009F4B55"/>
    <w:rsid w:val="009F5014"/>
    <w:rsid w:val="009F5B08"/>
    <w:rsid w:val="009F668D"/>
    <w:rsid w:val="009F6A0B"/>
    <w:rsid w:val="009F6B90"/>
    <w:rsid w:val="009F6DC9"/>
    <w:rsid w:val="009F6F30"/>
    <w:rsid w:val="009F7637"/>
    <w:rsid w:val="009F77B9"/>
    <w:rsid w:val="009F7F86"/>
    <w:rsid w:val="00A01EBD"/>
    <w:rsid w:val="00A01F6A"/>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4AE"/>
    <w:rsid w:val="00A135E2"/>
    <w:rsid w:val="00A14370"/>
    <w:rsid w:val="00A14418"/>
    <w:rsid w:val="00A1441D"/>
    <w:rsid w:val="00A145D3"/>
    <w:rsid w:val="00A14854"/>
    <w:rsid w:val="00A14A57"/>
    <w:rsid w:val="00A14B3E"/>
    <w:rsid w:val="00A1504F"/>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47D8F"/>
    <w:rsid w:val="00A5057D"/>
    <w:rsid w:val="00A50D30"/>
    <w:rsid w:val="00A5187F"/>
    <w:rsid w:val="00A51F5C"/>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67C"/>
    <w:rsid w:val="00A778C3"/>
    <w:rsid w:val="00A77CE4"/>
    <w:rsid w:val="00A811B2"/>
    <w:rsid w:val="00A81553"/>
    <w:rsid w:val="00A81A1F"/>
    <w:rsid w:val="00A81C10"/>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187D"/>
    <w:rsid w:val="00AC2170"/>
    <w:rsid w:val="00AC24FD"/>
    <w:rsid w:val="00AC2AAF"/>
    <w:rsid w:val="00AC2C04"/>
    <w:rsid w:val="00AC3B7D"/>
    <w:rsid w:val="00AC3C81"/>
    <w:rsid w:val="00AC3EA7"/>
    <w:rsid w:val="00AC435C"/>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23C"/>
    <w:rsid w:val="00AE23F6"/>
    <w:rsid w:val="00AE35B2"/>
    <w:rsid w:val="00AE4917"/>
    <w:rsid w:val="00AE5248"/>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5E8"/>
    <w:rsid w:val="00B01172"/>
    <w:rsid w:val="00B02481"/>
    <w:rsid w:val="00B029F6"/>
    <w:rsid w:val="00B03719"/>
    <w:rsid w:val="00B03A70"/>
    <w:rsid w:val="00B03B84"/>
    <w:rsid w:val="00B04C6F"/>
    <w:rsid w:val="00B057C2"/>
    <w:rsid w:val="00B0596A"/>
    <w:rsid w:val="00B05C49"/>
    <w:rsid w:val="00B05E46"/>
    <w:rsid w:val="00B06592"/>
    <w:rsid w:val="00B06639"/>
    <w:rsid w:val="00B066CF"/>
    <w:rsid w:val="00B06D3D"/>
    <w:rsid w:val="00B07A28"/>
    <w:rsid w:val="00B1066B"/>
    <w:rsid w:val="00B12C3F"/>
    <w:rsid w:val="00B13522"/>
    <w:rsid w:val="00B1398E"/>
    <w:rsid w:val="00B13CBF"/>
    <w:rsid w:val="00B14902"/>
    <w:rsid w:val="00B14C0A"/>
    <w:rsid w:val="00B15028"/>
    <w:rsid w:val="00B1630D"/>
    <w:rsid w:val="00B16867"/>
    <w:rsid w:val="00B1740E"/>
    <w:rsid w:val="00B1789E"/>
    <w:rsid w:val="00B17946"/>
    <w:rsid w:val="00B17E02"/>
    <w:rsid w:val="00B20BF7"/>
    <w:rsid w:val="00B20D3A"/>
    <w:rsid w:val="00B20F82"/>
    <w:rsid w:val="00B21691"/>
    <w:rsid w:val="00B2197C"/>
    <w:rsid w:val="00B22306"/>
    <w:rsid w:val="00B226A5"/>
    <w:rsid w:val="00B22711"/>
    <w:rsid w:val="00B229F3"/>
    <w:rsid w:val="00B22A20"/>
    <w:rsid w:val="00B22C69"/>
    <w:rsid w:val="00B23003"/>
    <w:rsid w:val="00B232B7"/>
    <w:rsid w:val="00B236E8"/>
    <w:rsid w:val="00B24C95"/>
    <w:rsid w:val="00B2661F"/>
    <w:rsid w:val="00B26F9B"/>
    <w:rsid w:val="00B30CD8"/>
    <w:rsid w:val="00B30CF1"/>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9E9"/>
    <w:rsid w:val="00B727CF"/>
    <w:rsid w:val="00B72C1C"/>
    <w:rsid w:val="00B72C60"/>
    <w:rsid w:val="00B72F27"/>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879ED"/>
    <w:rsid w:val="00B87ADB"/>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66"/>
    <w:rsid w:val="00BA4DD7"/>
    <w:rsid w:val="00BA5885"/>
    <w:rsid w:val="00BA75E2"/>
    <w:rsid w:val="00BB0481"/>
    <w:rsid w:val="00BB0C86"/>
    <w:rsid w:val="00BB0CBF"/>
    <w:rsid w:val="00BB0D54"/>
    <w:rsid w:val="00BB17BB"/>
    <w:rsid w:val="00BB1B39"/>
    <w:rsid w:val="00BB2046"/>
    <w:rsid w:val="00BB286E"/>
    <w:rsid w:val="00BB2982"/>
    <w:rsid w:val="00BB2CB2"/>
    <w:rsid w:val="00BB2D45"/>
    <w:rsid w:val="00BB3916"/>
    <w:rsid w:val="00BB3EF3"/>
    <w:rsid w:val="00BB4026"/>
    <w:rsid w:val="00BB41AC"/>
    <w:rsid w:val="00BB4E75"/>
    <w:rsid w:val="00BB4F9A"/>
    <w:rsid w:val="00BB500D"/>
    <w:rsid w:val="00BB78D5"/>
    <w:rsid w:val="00BB7A91"/>
    <w:rsid w:val="00BB7B37"/>
    <w:rsid w:val="00BC0D47"/>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CD3"/>
    <w:rsid w:val="00BC60FD"/>
    <w:rsid w:val="00BC6475"/>
    <w:rsid w:val="00BC6555"/>
    <w:rsid w:val="00BC700B"/>
    <w:rsid w:val="00BC7707"/>
    <w:rsid w:val="00BC7E42"/>
    <w:rsid w:val="00BC7E6E"/>
    <w:rsid w:val="00BD07B7"/>
    <w:rsid w:val="00BD0F8A"/>
    <w:rsid w:val="00BD13BB"/>
    <w:rsid w:val="00BD15F8"/>
    <w:rsid w:val="00BD226D"/>
    <w:rsid w:val="00BD25EE"/>
    <w:rsid w:val="00BD2865"/>
    <w:rsid w:val="00BD2A78"/>
    <w:rsid w:val="00BD2EA6"/>
    <w:rsid w:val="00BD367F"/>
    <w:rsid w:val="00BD40CB"/>
    <w:rsid w:val="00BD4F7E"/>
    <w:rsid w:val="00BD5A34"/>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644"/>
    <w:rsid w:val="00BE49DD"/>
    <w:rsid w:val="00BE512A"/>
    <w:rsid w:val="00BE5685"/>
    <w:rsid w:val="00BE5DB2"/>
    <w:rsid w:val="00BE6640"/>
    <w:rsid w:val="00BE6BDE"/>
    <w:rsid w:val="00BE6BEB"/>
    <w:rsid w:val="00BE758B"/>
    <w:rsid w:val="00BE7654"/>
    <w:rsid w:val="00BE77BC"/>
    <w:rsid w:val="00BE79F9"/>
    <w:rsid w:val="00BE7C81"/>
    <w:rsid w:val="00BE7C9A"/>
    <w:rsid w:val="00BF1970"/>
    <w:rsid w:val="00BF28D3"/>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40BE"/>
    <w:rsid w:val="00C04B4E"/>
    <w:rsid w:val="00C04C84"/>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75A"/>
    <w:rsid w:val="00C17180"/>
    <w:rsid w:val="00C179FA"/>
    <w:rsid w:val="00C20390"/>
    <w:rsid w:val="00C20DD4"/>
    <w:rsid w:val="00C20F8E"/>
    <w:rsid w:val="00C2113B"/>
    <w:rsid w:val="00C21A51"/>
    <w:rsid w:val="00C21BBA"/>
    <w:rsid w:val="00C22C5A"/>
    <w:rsid w:val="00C22F4F"/>
    <w:rsid w:val="00C2335C"/>
    <w:rsid w:val="00C2340B"/>
    <w:rsid w:val="00C251A6"/>
    <w:rsid w:val="00C2588B"/>
    <w:rsid w:val="00C25F20"/>
    <w:rsid w:val="00C26483"/>
    <w:rsid w:val="00C267E4"/>
    <w:rsid w:val="00C3078D"/>
    <w:rsid w:val="00C307D8"/>
    <w:rsid w:val="00C30D13"/>
    <w:rsid w:val="00C323C5"/>
    <w:rsid w:val="00C3385B"/>
    <w:rsid w:val="00C338F2"/>
    <w:rsid w:val="00C343C4"/>
    <w:rsid w:val="00C34F32"/>
    <w:rsid w:val="00C350DB"/>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5BF2"/>
    <w:rsid w:val="00C56085"/>
    <w:rsid w:val="00C57343"/>
    <w:rsid w:val="00C61D4E"/>
    <w:rsid w:val="00C62B08"/>
    <w:rsid w:val="00C63E66"/>
    <w:rsid w:val="00C64823"/>
    <w:rsid w:val="00C64DCA"/>
    <w:rsid w:val="00C650EE"/>
    <w:rsid w:val="00C65762"/>
    <w:rsid w:val="00C6584E"/>
    <w:rsid w:val="00C663BA"/>
    <w:rsid w:val="00C66EC3"/>
    <w:rsid w:val="00C675CD"/>
    <w:rsid w:val="00C7029E"/>
    <w:rsid w:val="00C719BE"/>
    <w:rsid w:val="00C7295A"/>
    <w:rsid w:val="00C72A2A"/>
    <w:rsid w:val="00C72A82"/>
    <w:rsid w:val="00C73095"/>
    <w:rsid w:val="00C73330"/>
    <w:rsid w:val="00C74548"/>
    <w:rsid w:val="00C75BAA"/>
    <w:rsid w:val="00C7600E"/>
    <w:rsid w:val="00C76172"/>
    <w:rsid w:val="00C762D6"/>
    <w:rsid w:val="00C7645C"/>
    <w:rsid w:val="00C81BEC"/>
    <w:rsid w:val="00C81FC9"/>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64F"/>
    <w:rsid w:val="00CC387B"/>
    <w:rsid w:val="00CC3945"/>
    <w:rsid w:val="00CC5964"/>
    <w:rsid w:val="00CC5CFC"/>
    <w:rsid w:val="00CC6B3F"/>
    <w:rsid w:val="00CC70E6"/>
    <w:rsid w:val="00CC7287"/>
    <w:rsid w:val="00CC75AA"/>
    <w:rsid w:val="00CC790C"/>
    <w:rsid w:val="00CC7BBC"/>
    <w:rsid w:val="00CC7EB5"/>
    <w:rsid w:val="00CD0164"/>
    <w:rsid w:val="00CD1725"/>
    <w:rsid w:val="00CD2487"/>
    <w:rsid w:val="00CD2633"/>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1D8"/>
    <w:rsid w:val="00CE2B20"/>
    <w:rsid w:val="00CE3539"/>
    <w:rsid w:val="00CE516B"/>
    <w:rsid w:val="00CE5FD1"/>
    <w:rsid w:val="00CE60B4"/>
    <w:rsid w:val="00CE6D44"/>
    <w:rsid w:val="00CE7594"/>
    <w:rsid w:val="00CE780C"/>
    <w:rsid w:val="00CE78BB"/>
    <w:rsid w:val="00CF00D2"/>
    <w:rsid w:val="00CF0196"/>
    <w:rsid w:val="00CF0648"/>
    <w:rsid w:val="00CF0848"/>
    <w:rsid w:val="00CF2774"/>
    <w:rsid w:val="00CF2CE8"/>
    <w:rsid w:val="00CF2D8F"/>
    <w:rsid w:val="00CF3100"/>
    <w:rsid w:val="00CF49FF"/>
    <w:rsid w:val="00CF5428"/>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305"/>
    <w:rsid w:val="00D17F7F"/>
    <w:rsid w:val="00D17FCB"/>
    <w:rsid w:val="00D207C6"/>
    <w:rsid w:val="00D20803"/>
    <w:rsid w:val="00D20A3B"/>
    <w:rsid w:val="00D20B80"/>
    <w:rsid w:val="00D218B1"/>
    <w:rsid w:val="00D21C8D"/>
    <w:rsid w:val="00D23882"/>
    <w:rsid w:val="00D24379"/>
    <w:rsid w:val="00D2491E"/>
    <w:rsid w:val="00D2498A"/>
    <w:rsid w:val="00D24A1A"/>
    <w:rsid w:val="00D252BF"/>
    <w:rsid w:val="00D25430"/>
    <w:rsid w:val="00D2576A"/>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556"/>
    <w:rsid w:val="00D3480A"/>
    <w:rsid w:val="00D358CF"/>
    <w:rsid w:val="00D36626"/>
    <w:rsid w:val="00D36BF5"/>
    <w:rsid w:val="00D37E59"/>
    <w:rsid w:val="00D401D5"/>
    <w:rsid w:val="00D40C37"/>
    <w:rsid w:val="00D416A4"/>
    <w:rsid w:val="00D41AB8"/>
    <w:rsid w:val="00D41EBE"/>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DE1"/>
    <w:rsid w:val="00D54ECB"/>
    <w:rsid w:val="00D55E4C"/>
    <w:rsid w:val="00D564F9"/>
    <w:rsid w:val="00D56623"/>
    <w:rsid w:val="00D56C11"/>
    <w:rsid w:val="00D57497"/>
    <w:rsid w:val="00D57FED"/>
    <w:rsid w:val="00D60E01"/>
    <w:rsid w:val="00D611D8"/>
    <w:rsid w:val="00D61535"/>
    <w:rsid w:val="00D62F2B"/>
    <w:rsid w:val="00D63603"/>
    <w:rsid w:val="00D63F15"/>
    <w:rsid w:val="00D6402D"/>
    <w:rsid w:val="00D64485"/>
    <w:rsid w:val="00D64B60"/>
    <w:rsid w:val="00D64C95"/>
    <w:rsid w:val="00D65E52"/>
    <w:rsid w:val="00D66869"/>
    <w:rsid w:val="00D66BEB"/>
    <w:rsid w:val="00D671F8"/>
    <w:rsid w:val="00D70676"/>
    <w:rsid w:val="00D707E5"/>
    <w:rsid w:val="00D70BE7"/>
    <w:rsid w:val="00D71214"/>
    <w:rsid w:val="00D72379"/>
    <w:rsid w:val="00D731FE"/>
    <w:rsid w:val="00D736C6"/>
    <w:rsid w:val="00D73E93"/>
    <w:rsid w:val="00D74459"/>
    <w:rsid w:val="00D7446A"/>
    <w:rsid w:val="00D74825"/>
    <w:rsid w:val="00D74946"/>
    <w:rsid w:val="00D74B83"/>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F44"/>
    <w:rsid w:val="00D90236"/>
    <w:rsid w:val="00D90878"/>
    <w:rsid w:val="00D90D4C"/>
    <w:rsid w:val="00D90E7E"/>
    <w:rsid w:val="00D90FF7"/>
    <w:rsid w:val="00D912E4"/>
    <w:rsid w:val="00D918CC"/>
    <w:rsid w:val="00D91DD3"/>
    <w:rsid w:val="00D92400"/>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681"/>
    <w:rsid w:val="00DB3387"/>
    <w:rsid w:val="00DB3AA2"/>
    <w:rsid w:val="00DB3F25"/>
    <w:rsid w:val="00DB413D"/>
    <w:rsid w:val="00DB4C53"/>
    <w:rsid w:val="00DB5682"/>
    <w:rsid w:val="00DB5737"/>
    <w:rsid w:val="00DB63EB"/>
    <w:rsid w:val="00DB6600"/>
    <w:rsid w:val="00DB78BC"/>
    <w:rsid w:val="00DB7D10"/>
    <w:rsid w:val="00DC0016"/>
    <w:rsid w:val="00DC0617"/>
    <w:rsid w:val="00DC0F5B"/>
    <w:rsid w:val="00DC1B09"/>
    <w:rsid w:val="00DC2739"/>
    <w:rsid w:val="00DC2D99"/>
    <w:rsid w:val="00DC2DF2"/>
    <w:rsid w:val="00DC30B8"/>
    <w:rsid w:val="00DC44C7"/>
    <w:rsid w:val="00DC5AB9"/>
    <w:rsid w:val="00DC6F65"/>
    <w:rsid w:val="00DC79DE"/>
    <w:rsid w:val="00DC7B0E"/>
    <w:rsid w:val="00DC7CF3"/>
    <w:rsid w:val="00DD16B4"/>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1063"/>
    <w:rsid w:val="00DE1E6E"/>
    <w:rsid w:val="00DE2029"/>
    <w:rsid w:val="00DE2EEC"/>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39BF"/>
    <w:rsid w:val="00E1421E"/>
    <w:rsid w:val="00E143D6"/>
    <w:rsid w:val="00E14488"/>
    <w:rsid w:val="00E148EF"/>
    <w:rsid w:val="00E14BB0"/>
    <w:rsid w:val="00E150E2"/>
    <w:rsid w:val="00E1529C"/>
    <w:rsid w:val="00E1564B"/>
    <w:rsid w:val="00E16C0C"/>
    <w:rsid w:val="00E176CA"/>
    <w:rsid w:val="00E2056B"/>
    <w:rsid w:val="00E20695"/>
    <w:rsid w:val="00E20AAD"/>
    <w:rsid w:val="00E21016"/>
    <w:rsid w:val="00E217CB"/>
    <w:rsid w:val="00E22E0A"/>
    <w:rsid w:val="00E23ADE"/>
    <w:rsid w:val="00E2443B"/>
    <w:rsid w:val="00E249B3"/>
    <w:rsid w:val="00E25235"/>
    <w:rsid w:val="00E256F4"/>
    <w:rsid w:val="00E25817"/>
    <w:rsid w:val="00E25BB4"/>
    <w:rsid w:val="00E25FC2"/>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066C"/>
    <w:rsid w:val="00E4126F"/>
    <w:rsid w:val="00E414C6"/>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A3D"/>
    <w:rsid w:val="00E531D8"/>
    <w:rsid w:val="00E53301"/>
    <w:rsid w:val="00E53309"/>
    <w:rsid w:val="00E53597"/>
    <w:rsid w:val="00E53911"/>
    <w:rsid w:val="00E53997"/>
    <w:rsid w:val="00E53C1E"/>
    <w:rsid w:val="00E54170"/>
    <w:rsid w:val="00E56322"/>
    <w:rsid w:val="00E5746A"/>
    <w:rsid w:val="00E57916"/>
    <w:rsid w:val="00E57DD4"/>
    <w:rsid w:val="00E601C5"/>
    <w:rsid w:val="00E60A0A"/>
    <w:rsid w:val="00E60B8C"/>
    <w:rsid w:val="00E60CDA"/>
    <w:rsid w:val="00E612F4"/>
    <w:rsid w:val="00E61897"/>
    <w:rsid w:val="00E61CDA"/>
    <w:rsid w:val="00E61E0B"/>
    <w:rsid w:val="00E62394"/>
    <w:rsid w:val="00E62969"/>
    <w:rsid w:val="00E6355B"/>
    <w:rsid w:val="00E635DE"/>
    <w:rsid w:val="00E63897"/>
    <w:rsid w:val="00E63A1A"/>
    <w:rsid w:val="00E64385"/>
    <w:rsid w:val="00E64792"/>
    <w:rsid w:val="00E647ED"/>
    <w:rsid w:val="00E64BA2"/>
    <w:rsid w:val="00E66081"/>
    <w:rsid w:val="00E6693D"/>
    <w:rsid w:val="00E669D3"/>
    <w:rsid w:val="00E66A2F"/>
    <w:rsid w:val="00E67197"/>
    <w:rsid w:val="00E676E7"/>
    <w:rsid w:val="00E679AE"/>
    <w:rsid w:val="00E67D8D"/>
    <w:rsid w:val="00E67EF3"/>
    <w:rsid w:val="00E70B34"/>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314"/>
    <w:rsid w:val="00EB1D29"/>
    <w:rsid w:val="00EB1F25"/>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E95"/>
    <w:rsid w:val="00EC17E9"/>
    <w:rsid w:val="00EC2817"/>
    <w:rsid w:val="00EC4305"/>
    <w:rsid w:val="00EC449E"/>
    <w:rsid w:val="00EC4AFB"/>
    <w:rsid w:val="00EC4D77"/>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AC"/>
    <w:rsid w:val="00EE07C6"/>
    <w:rsid w:val="00EE152B"/>
    <w:rsid w:val="00EE1751"/>
    <w:rsid w:val="00EE19A3"/>
    <w:rsid w:val="00EE1BE6"/>
    <w:rsid w:val="00EE1F71"/>
    <w:rsid w:val="00EE229F"/>
    <w:rsid w:val="00EE332F"/>
    <w:rsid w:val="00EE3522"/>
    <w:rsid w:val="00EE4F15"/>
    <w:rsid w:val="00EE501B"/>
    <w:rsid w:val="00EE541B"/>
    <w:rsid w:val="00EE59EE"/>
    <w:rsid w:val="00EE5D09"/>
    <w:rsid w:val="00EE5D25"/>
    <w:rsid w:val="00EE61BF"/>
    <w:rsid w:val="00EE635A"/>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41FB"/>
    <w:rsid w:val="00F045AA"/>
    <w:rsid w:val="00F049CF"/>
    <w:rsid w:val="00F04E46"/>
    <w:rsid w:val="00F05175"/>
    <w:rsid w:val="00F05206"/>
    <w:rsid w:val="00F05279"/>
    <w:rsid w:val="00F055DA"/>
    <w:rsid w:val="00F05727"/>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20BFF"/>
    <w:rsid w:val="00F2178F"/>
    <w:rsid w:val="00F2255E"/>
    <w:rsid w:val="00F2297D"/>
    <w:rsid w:val="00F22992"/>
    <w:rsid w:val="00F22D69"/>
    <w:rsid w:val="00F22E1C"/>
    <w:rsid w:val="00F23093"/>
    <w:rsid w:val="00F23849"/>
    <w:rsid w:val="00F238EF"/>
    <w:rsid w:val="00F23AA4"/>
    <w:rsid w:val="00F242E3"/>
    <w:rsid w:val="00F24D5E"/>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47503"/>
    <w:rsid w:val="00F50CAF"/>
    <w:rsid w:val="00F50F2C"/>
    <w:rsid w:val="00F50FB5"/>
    <w:rsid w:val="00F510EF"/>
    <w:rsid w:val="00F516E2"/>
    <w:rsid w:val="00F522A6"/>
    <w:rsid w:val="00F52645"/>
    <w:rsid w:val="00F530DA"/>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D8E"/>
    <w:rsid w:val="00F602E4"/>
    <w:rsid w:val="00F60474"/>
    <w:rsid w:val="00F6091F"/>
    <w:rsid w:val="00F622EA"/>
    <w:rsid w:val="00F626B8"/>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FD5"/>
    <w:rsid w:val="00F750C2"/>
    <w:rsid w:val="00F75F5F"/>
    <w:rsid w:val="00F7737C"/>
    <w:rsid w:val="00F7782D"/>
    <w:rsid w:val="00F77EE0"/>
    <w:rsid w:val="00F8001C"/>
    <w:rsid w:val="00F8066B"/>
    <w:rsid w:val="00F80FE5"/>
    <w:rsid w:val="00F823F6"/>
    <w:rsid w:val="00F824D5"/>
    <w:rsid w:val="00F82589"/>
    <w:rsid w:val="00F83147"/>
    <w:rsid w:val="00F83413"/>
    <w:rsid w:val="00F8373B"/>
    <w:rsid w:val="00F84302"/>
    <w:rsid w:val="00F85647"/>
    <w:rsid w:val="00F8641A"/>
    <w:rsid w:val="00F86991"/>
    <w:rsid w:val="00F86CE9"/>
    <w:rsid w:val="00F8755F"/>
    <w:rsid w:val="00F87758"/>
    <w:rsid w:val="00F87933"/>
    <w:rsid w:val="00F8793F"/>
    <w:rsid w:val="00F916EF"/>
    <w:rsid w:val="00F91CF2"/>
    <w:rsid w:val="00F91F36"/>
    <w:rsid w:val="00F92199"/>
    <w:rsid w:val="00F925DF"/>
    <w:rsid w:val="00F92AF4"/>
    <w:rsid w:val="00F93AA8"/>
    <w:rsid w:val="00F93CF6"/>
    <w:rsid w:val="00F93D27"/>
    <w:rsid w:val="00F94E0E"/>
    <w:rsid w:val="00F9666F"/>
    <w:rsid w:val="00F96EA9"/>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6272"/>
    <w:rsid w:val="00FB6B20"/>
    <w:rsid w:val="00FB6B31"/>
    <w:rsid w:val="00FB75F0"/>
    <w:rsid w:val="00FC0599"/>
    <w:rsid w:val="00FC19D5"/>
    <w:rsid w:val="00FC1C03"/>
    <w:rsid w:val="00FC1DEA"/>
    <w:rsid w:val="00FC2420"/>
    <w:rsid w:val="00FC2741"/>
    <w:rsid w:val="00FC3248"/>
    <w:rsid w:val="00FC36BC"/>
    <w:rsid w:val="00FC3ABA"/>
    <w:rsid w:val="00FC3BA4"/>
    <w:rsid w:val="00FC4BB5"/>
    <w:rsid w:val="00FC5E28"/>
    <w:rsid w:val="00FC6FE4"/>
    <w:rsid w:val="00FC71F3"/>
    <w:rsid w:val="00FC7268"/>
    <w:rsid w:val="00FC73B2"/>
    <w:rsid w:val="00FC7946"/>
    <w:rsid w:val="00FD0649"/>
    <w:rsid w:val="00FD0941"/>
    <w:rsid w:val="00FD0DCC"/>
    <w:rsid w:val="00FD19B2"/>
    <w:rsid w:val="00FD1A46"/>
    <w:rsid w:val="00FD1ACC"/>
    <w:rsid w:val="00FD1B5C"/>
    <w:rsid w:val="00FD1E0F"/>
    <w:rsid w:val="00FD2583"/>
    <w:rsid w:val="00FD2B28"/>
    <w:rsid w:val="00FD2B42"/>
    <w:rsid w:val="00FD3752"/>
    <w:rsid w:val="00FD376A"/>
    <w:rsid w:val="00FD3A87"/>
    <w:rsid w:val="00FD3C13"/>
    <w:rsid w:val="00FD4264"/>
    <w:rsid w:val="00FD4697"/>
    <w:rsid w:val="00FD4A72"/>
    <w:rsid w:val="00FD51CA"/>
    <w:rsid w:val="00FD5253"/>
    <w:rsid w:val="00FD5551"/>
    <w:rsid w:val="00FD56D1"/>
    <w:rsid w:val="00FD5C53"/>
    <w:rsid w:val="00FD62B3"/>
    <w:rsid w:val="00FD6765"/>
    <w:rsid w:val="00FD7E96"/>
    <w:rsid w:val="00FD7F74"/>
    <w:rsid w:val="00FE11D0"/>
    <w:rsid w:val="00FE177A"/>
    <w:rsid w:val="00FE2517"/>
    <w:rsid w:val="00FE4255"/>
    <w:rsid w:val="00FE42A7"/>
    <w:rsid w:val="00FE453A"/>
    <w:rsid w:val="00FE4F86"/>
    <w:rsid w:val="00FE54E5"/>
    <w:rsid w:val="00FE5C78"/>
    <w:rsid w:val="00FE6C24"/>
    <w:rsid w:val="00FE70CD"/>
    <w:rsid w:val="00FE7113"/>
    <w:rsid w:val="00FF0182"/>
    <w:rsid w:val="00FF0DD7"/>
    <w:rsid w:val="00FF15E7"/>
    <w:rsid w:val="00FF2134"/>
    <w:rsid w:val="00FF216B"/>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5754"/>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semiHidden/>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2.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36</Pages>
  <Words>83243</Words>
  <Characters>524436</Characters>
  <Application>Microsoft Office Word</Application>
  <DocSecurity>0</DocSecurity>
  <Lines>4370</Lines>
  <Paragraphs>1212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4061</cp:revision>
  <dcterms:created xsi:type="dcterms:W3CDTF">2024-10-11T08:26:00Z</dcterms:created>
  <dcterms:modified xsi:type="dcterms:W3CDTF">2025-01-24T11:17:00Z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id="245B5JYD"/&gt;&lt;style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