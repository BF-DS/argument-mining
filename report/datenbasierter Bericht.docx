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commentRangeStart w:id="0"/>
            <w:r>
              <w:rPr>
                <w:rFonts w:ascii="Calibri" w:hAnsi="Calibri" w:cs="Calibri"/>
              </w:rPr>
              <w:t>Benjamin F</w:t>
            </w:r>
            <w:commentRangeEnd w:id="0"/>
            <w:r w:rsidR="00513E55">
              <w:rPr>
                <w:rStyle w:val="Kommentarzeichen"/>
                <w:rFonts w:ascii="Arial" w:eastAsiaTheme="minorHAnsi" w:hAnsi="Arial" w:cstheme="minorBidi"/>
                <w:lang w:eastAsia="en-US"/>
              </w:rPr>
              <w:commentReference w:id="0"/>
            </w:r>
            <w:r>
              <w:rPr>
                <w:rFonts w:ascii="Calibri" w:hAnsi="Calibri" w:cs="Calibri"/>
              </w:rPr>
              <w:t>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9227FD">
          <w:pPr>
            <w:pStyle w:val="Inhaltsverzeichnisberschrift"/>
            <w:numPr>
              <w:ilvl w:val="0"/>
              <w:numId w:val="0"/>
            </w:numPr>
            <w:spacing w:line="360" w:lineRule="auto"/>
          </w:pPr>
          <w:r>
            <w:t>Inhalt</w:t>
          </w:r>
          <w:r w:rsidR="00EC6426">
            <w:t>sverzeichnis</w:t>
          </w:r>
        </w:p>
        <w:p w14:paraId="5025AA81" w14:textId="367BF4F9" w:rsidR="0000265F"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8817220" w:history="1">
            <w:r w:rsidR="0000265F" w:rsidRPr="0087355E">
              <w:rPr>
                <w:rStyle w:val="Hyperlink"/>
                <w:noProof/>
              </w:rPr>
              <w:t>1</w:t>
            </w:r>
            <w:r w:rsidR="0000265F">
              <w:rPr>
                <w:rFonts w:asciiTheme="minorHAnsi" w:eastAsiaTheme="minorEastAsia" w:hAnsiTheme="minorHAnsi"/>
                <w:noProof/>
                <w:kern w:val="2"/>
                <w:szCs w:val="24"/>
                <w:lang w:eastAsia="de-DE"/>
                <w14:ligatures w14:val="standardContextual"/>
              </w:rPr>
              <w:tab/>
            </w:r>
            <w:r w:rsidR="0000265F" w:rsidRPr="0087355E">
              <w:rPr>
                <w:rStyle w:val="Hyperlink"/>
                <w:noProof/>
              </w:rPr>
              <w:t>Einleitung</w:t>
            </w:r>
            <w:r w:rsidR="0000265F">
              <w:rPr>
                <w:noProof/>
                <w:webHidden/>
              </w:rPr>
              <w:tab/>
            </w:r>
            <w:r w:rsidR="0000265F">
              <w:rPr>
                <w:noProof/>
                <w:webHidden/>
              </w:rPr>
              <w:fldChar w:fldCharType="begin"/>
            </w:r>
            <w:r w:rsidR="0000265F">
              <w:rPr>
                <w:noProof/>
                <w:webHidden/>
              </w:rPr>
              <w:instrText xml:space="preserve"> PAGEREF _Toc188817220 \h </w:instrText>
            </w:r>
            <w:r w:rsidR="0000265F">
              <w:rPr>
                <w:noProof/>
                <w:webHidden/>
              </w:rPr>
            </w:r>
            <w:r w:rsidR="0000265F">
              <w:rPr>
                <w:noProof/>
                <w:webHidden/>
              </w:rPr>
              <w:fldChar w:fldCharType="separate"/>
            </w:r>
            <w:r w:rsidR="0000265F">
              <w:rPr>
                <w:noProof/>
                <w:webHidden/>
              </w:rPr>
              <w:t>1</w:t>
            </w:r>
            <w:r w:rsidR="0000265F">
              <w:rPr>
                <w:noProof/>
                <w:webHidden/>
              </w:rPr>
              <w:fldChar w:fldCharType="end"/>
            </w:r>
          </w:hyperlink>
        </w:p>
        <w:p w14:paraId="500AF533" w14:textId="2846ED19"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21" w:history="1">
            <w:r w:rsidRPr="0087355E">
              <w:rPr>
                <w:rStyle w:val="Hyperlink"/>
                <w:noProof/>
                <w:lang w:val="en-US"/>
              </w:rPr>
              <w:t>2</w:t>
            </w:r>
            <w:r>
              <w:rPr>
                <w:rFonts w:asciiTheme="minorHAnsi" w:eastAsiaTheme="minorEastAsia" w:hAnsiTheme="minorHAnsi"/>
                <w:noProof/>
                <w:kern w:val="2"/>
                <w:szCs w:val="24"/>
                <w:lang w:eastAsia="de-DE"/>
                <w14:ligatures w14:val="standardContextual"/>
              </w:rPr>
              <w:tab/>
            </w:r>
            <w:r w:rsidRPr="0087355E">
              <w:rPr>
                <w:rStyle w:val="Hyperlink"/>
                <w:noProof/>
                <w:lang w:val="en-US"/>
              </w:rPr>
              <w:t>Daten und Methoden</w:t>
            </w:r>
            <w:r>
              <w:rPr>
                <w:noProof/>
                <w:webHidden/>
              </w:rPr>
              <w:tab/>
            </w:r>
            <w:r>
              <w:rPr>
                <w:noProof/>
                <w:webHidden/>
              </w:rPr>
              <w:fldChar w:fldCharType="begin"/>
            </w:r>
            <w:r>
              <w:rPr>
                <w:noProof/>
                <w:webHidden/>
              </w:rPr>
              <w:instrText xml:space="preserve"> PAGEREF _Toc188817221 \h </w:instrText>
            </w:r>
            <w:r>
              <w:rPr>
                <w:noProof/>
                <w:webHidden/>
              </w:rPr>
            </w:r>
            <w:r>
              <w:rPr>
                <w:noProof/>
                <w:webHidden/>
              </w:rPr>
              <w:fldChar w:fldCharType="separate"/>
            </w:r>
            <w:r>
              <w:rPr>
                <w:noProof/>
                <w:webHidden/>
              </w:rPr>
              <w:t>6</w:t>
            </w:r>
            <w:r>
              <w:rPr>
                <w:noProof/>
                <w:webHidden/>
              </w:rPr>
              <w:fldChar w:fldCharType="end"/>
            </w:r>
          </w:hyperlink>
        </w:p>
        <w:p w14:paraId="4F6D734D" w14:textId="5BA52AED"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2" w:history="1">
            <w:r w:rsidRPr="0087355E">
              <w:rPr>
                <w:rStyle w:val="Hyperlink"/>
                <w:noProof/>
                <w:lang w:val="en-US"/>
              </w:rPr>
              <w:t>2.1</w:t>
            </w:r>
            <w:r>
              <w:rPr>
                <w:rFonts w:asciiTheme="minorHAnsi" w:eastAsiaTheme="minorEastAsia" w:hAnsiTheme="minorHAnsi"/>
                <w:noProof/>
                <w:kern w:val="2"/>
                <w:szCs w:val="24"/>
                <w:lang w:eastAsia="de-DE"/>
                <w14:ligatures w14:val="standardContextual"/>
              </w:rPr>
              <w:tab/>
            </w:r>
            <w:r w:rsidRPr="0087355E">
              <w:rPr>
                <w:rStyle w:val="Hyperlink"/>
                <w:noProof/>
                <w:lang w:val="en-US"/>
              </w:rPr>
              <w:t>Large Language Model</w:t>
            </w:r>
            <w:r>
              <w:rPr>
                <w:noProof/>
                <w:webHidden/>
              </w:rPr>
              <w:tab/>
            </w:r>
            <w:r>
              <w:rPr>
                <w:noProof/>
                <w:webHidden/>
              </w:rPr>
              <w:fldChar w:fldCharType="begin"/>
            </w:r>
            <w:r>
              <w:rPr>
                <w:noProof/>
                <w:webHidden/>
              </w:rPr>
              <w:instrText xml:space="preserve"> PAGEREF _Toc188817222 \h </w:instrText>
            </w:r>
            <w:r>
              <w:rPr>
                <w:noProof/>
                <w:webHidden/>
              </w:rPr>
            </w:r>
            <w:r>
              <w:rPr>
                <w:noProof/>
                <w:webHidden/>
              </w:rPr>
              <w:fldChar w:fldCharType="separate"/>
            </w:r>
            <w:r>
              <w:rPr>
                <w:noProof/>
                <w:webHidden/>
              </w:rPr>
              <w:t>6</w:t>
            </w:r>
            <w:r>
              <w:rPr>
                <w:noProof/>
                <w:webHidden/>
              </w:rPr>
              <w:fldChar w:fldCharType="end"/>
            </w:r>
          </w:hyperlink>
        </w:p>
        <w:p w14:paraId="34ED3FA5" w14:textId="616DFA1B"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3" w:history="1">
            <w:r w:rsidRPr="0087355E">
              <w:rPr>
                <w:rStyle w:val="Hyperlink"/>
                <w:noProof/>
              </w:rPr>
              <w:t>2.2</w:t>
            </w:r>
            <w:r>
              <w:rPr>
                <w:rFonts w:asciiTheme="minorHAnsi" w:eastAsiaTheme="minorEastAsia" w:hAnsiTheme="minorHAnsi"/>
                <w:noProof/>
                <w:kern w:val="2"/>
                <w:szCs w:val="24"/>
                <w:lang w:eastAsia="de-DE"/>
                <w14:ligatures w14:val="standardContextual"/>
              </w:rPr>
              <w:tab/>
            </w:r>
            <w:r w:rsidRPr="0087355E">
              <w:rPr>
                <w:rStyle w:val="Hyperlink"/>
                <w:noProof/>
              </w:rPr>
              <w:t>Datensatz</w:t>
            </w:r>
            <w:r>
              <w:rPr>
                <w:noProof/>
                <w:webHidden/>
              </w:rPr>
              <w:tab/>
            </w:r>
            <w:r>
              <w:rPr>
                <w:noProof/>
                <w:webHidden/>
              </w:rPr>
              <w:fldChar w:fldCharType="begin"/>
            </w:r>
            <w:r>
              <w:rPr>
                <w:noProof/>
                <w:webHidden/>
              </w:rPr>
              <w:instrText xml:space="preserve"> PAGEREF _Toc188817223 \h </w:instrText>
            </w:r>
            <w:r>
              <w:rPr>
                <w:noProof/>
                <w:webHidden/>
              </w:rPr>
            </w:r>
            <w:r>
              <w:rPr>
                <w:noProof/>
                <w:webHidden/>
              </w:rPr>
              <w:fldChar w:fldCharType="separate"/>
            </w:r>
            <w:r>
              <w:rPr>
                <w:noProof/>
                <w:webHidden/>
              </w:rPr>
              <w:t>8</w:t>
            </w:r>
            <w:r>
              <w:rPr>
                <w:noProof/>
                <w:webHidden/>
              </w:rPr>
              <w:fldChar w:fldCharType="end"/>
            </w:r>
          </w:hyperlink>
        </w:p>
        <w:p w14:paraId="0CAF5B49" w14:textId="78B12813"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24" w:history="1">
            <w:r w:rsidRPr="0087355E">
              <w:rPr>
                <w:rStyle w:val="Hyperlink"/>
                <w:noProof/>
              </w:rPr>
              <w:t>2.3</w:t>
            </w:r>
            <w:r>
              <w:rPr>
                <w:rFonts w:asciiTheme="minorHAnsi" w:eastAsiaTheme="minorEastAsia" w:hAnsiTheme="minorHAnsi"/>
                <w:noProof/>
                <w:kern w:val="2"/>
                <w:szCs w:val="24"/>
                <w:lang w:eastAsia="de-DE"/>
                <w14:ligatures w14:val="standardContextual"/>
              </w:rPr>
              <w:tab/>
            </w:r>
            <w:r w:rsidRPr="0087355E">
              <w:rPr>
                <w:rStyle w:val="Hyperlink"/>
                <w:noProof/>
              </w:rPr>
              <w:t>Methode</w:t>
            </w:r>
            <w:r>
              <w:rPr>
                <w:noProof/>
                <w:webHidden/>
              </w:rPr>
              <w:tab/>
            </w:r>
            <w:r>
              <w:rPr>
                <w:noProof/>
                <w:webHidden/>
              </w:rPr>
              <w:fldChar w:fldCharType="begin"/>
            </w:r>
            <w:r>
              <w:rPr>
                <w:noProof/>
                <w:webHidden/>
              </w:rPr>
              <w:instrText xml:space="preserve"> PAGEREF _Toc188817224 \h </w:instrText>
            </w:r>
            <w:r>
              <w:rPr>
                <w:noProof/>
                <w:webHidden/>
              </w:rPr>
            </w:r>
            <w:r>
              <w:rPr>
                <w:noProof/>
                <w:webHidden/>
              </w:rPr>
              <w:fldChar w:fldCharType="separate"/>
            </w:r>
            <w:r>
              <w:rPr>
                <w:noProof/>
                <w:webHidden/>
              </w:rPr>
              <w:t>11</w:t>
            </w:r>
            <w:r>
              <w:rPr>
                <w:noProof/>
                <w:webHidden/>
              </w:rPr>
              <w:fldChar w:fldCharType="end"/>
            </w:r>
          </w:hyperlink>
        </w:p>
        <w:p w14:paraId="3E4DB7CB" w14:textId="69D33831" w:rsidR="0000265F" w:rsidRDefault="0000265F">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817225" w:history="1">
            <w:r w:rsidRPr="0087355E">
              <w:rPr>
                <w:rStyle w:val="Hyperlink"/>
                <w:noProof/>
              </w:rPr>
              <w:t>2.3.1</w:t>
            </w:r>
            <w:r>
              <w:rPr>
                <w:rFonts w:asciiTheme="minorHAnsi" w:eastAsiaTheme="minorEastAsia" w:hAnsiTheme="minorHAnsi"/>
                <w:noProof/>
                <w:kern w:val="2"/>
                <w:szCs w:val="24"/>
                <w:lang w:eastAsia="de-DE"/>
                <w14:ligatures w14:val="standardContextual"/>
              </w:rPr>
              <w:tab/>
            </w:r>
            <w:r w:rsidRPr="0087355E">
              <w:rPr>
                <w:rStyle w:val="Hyperlink"/>
                <w:noProof/>
              </w:rPr>
              <w:t>Prompts</w:t>
            </w:r>
            <w:r>
              <w:rPr>
                <w:noProof/>
                <w:webHidden/>
              </w:rPr>
              <w:tab/>
            </w:r>
            <w:r>
              <w:rPr>
                <w:noProof/>
                <w:webHidden/>
              </w:rPr>
              <w:fldChar w:fldCharType="begin"/>
            </w:r>
            <w:r>
              <w:rPr>
                <w:noProof/>
                <w:webHidden/>
              </w:rPr>
              <w:instrText xml:space="preserve"> PAGEREF _Toc188817225 \h </w:instrText>
            </w:r>
            <w:r>
              <w:rPr>
                <w:noProof/>
                <w:webHidden/>
              </w:rPr>
            </w:r>
            <w:r>
              <w:rPr>
                <w:noProof/>
                <w:webHidden/>
              </w:rPr>
              <w:fldChar w:fldCharType="separate"/>
            </w:r>
            <w:r>
              <w:rPr>
                <w:noProof/>
                <w:webHidden/>
              </w:rPr>
              <w:t>12</w:t>
            </w:r>
            <w:r>
              <w:rPr>
                <w:noProof/>
                <w:webHidden/>
              </w:rPr>
              <w:fldChar w:fldCharType="end"/>
            </w:r>
          </w:hyperlink>
        </w:p>
        <w:p w14:paraId="4690AA08" w14:textId="08A3B4E0" w:rsidR="0000265F" w:rsidRDefault="0000265F">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8817226" w:history="1">
            <w:r w:rsidRPr="0087355E">
              <w:rPr>
                <w:rStyle w:val="Hyperlink"/>
                <w:noProof/>
              </w:rPr>
              <w:t>2.3.2</w:t>
            </w:r>
            <w:r>
              <w:rPr>
                <w:rFonts w:asciiTheme="minorHAnsi" w:eastAsiaTheme="minorEastAsia" w:hAnsiTheme="minorHAnsi"/>
                <w:noProof/>
                <w:kern w:val="2"/>
                <w:szCs w:val="24"/>
                <w:lang w:eastAsia="de-DE"/>
                <w14:ligatures w14:val="standardContextual"/>
              </w:rPr>
              <w:tab/>
            </w:r>
            <w:r w:rsidRPr="0087355E">
              <w:rPr>
                <w:rStyle w:val="Hyperlink"/>
                <w:noProof/>
              </w:rPr>
              <w:t>Metriken zur Evaluation / Evaluationsmetriken</w:t>
            </w:r>
            <w:r>
              <w:rPr>
                <w:noProof/>
                <w:webHidden/>
              </w:rPr>
              <w:tab/>
            </w:r>
            <w:r>
              <w:rPr>
                <w:noProof/>
                <w:webHidden/>
              </w:rPr>
              <w:fldChar w:fldCharType="begin"/>
            </w:r>
            <w:r>
              <w:rPr>
                <w:noProof/>
                <w:webHidden/>
              </w:rPr>
              <w:instrText xml:space="preserve"> PAGEREF _Toc188817226 \h </w:instrText>
            </w:r>
            <w:r>
              <w:rPr>
                <w:noProof/>
                <w:webHidden/>
              </w:rPr>
            </w:r>
            <w:r>
              <w:rPr>
                <w:noProof/>
                <w:webHidden/>
              </w:rPr>
              <w:fldChar w:fldCharType="separate"/>
            </w:r>
            <w:r>
              <w:rPr>
                <w:noProof/>
                <w:webHidden/>
              </w:rPr>
              <w:t>15</w:t>
            </w:r>
            <w:r>
              <w:rPr>
                <w:noProof/>
                <w:webHidden/>
              </w:rPr>
              <w:fldChar w:fldCharType="end"/>
            </w:r>
          </w:hyperlink>
        </w:p>
        <w:p w14:paraId="36D7D318" w14:textId="38B2A818"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1" w:history="1">
            <w:r w:rsidRPr="0087355E">
              <w:rPr>
                <w:rStyle w:val="Hyperlink"/>
                <w:noProof/>
              </w:rPr>
              <w:t>3</w:t>
            </w:r>
            <w:r>
              <w:rPr>
                <w:rFonts w:asciiTheme="minorHAnsi" w:eastAsiaTheme="minorEastAsia" w:hAnsiTheme="minorHAnsi"/>
                <w:noProof/>
                <w:kern w:val="2"/>
                <w:szCs w:val="24"/>
                <w:lang w:eastAsia="de-DE"/>
                <w14:ligatures w14:val="standardContextual"/>
              </w:rPr>
              <w:tab/>
            </w:r>
            <w:r w:rsidRPr="0087355E">
              <w:rPr>
                <w:rStyle w:val="Hyperlink"/>
                <w:noProof/>
              </w:rPr>
              <w:t>Ergebnisse</w:t>
            </w:r>
            <w:r>
              <w:rPr>
                <w:noProof/>
                <w:webHidden/>
              </w:rPr>
              <w:tab/>
            </w:r>
            <w:r>
              <w:rPr>
                <w:noProof/>
                <w:webHidden/>
              </w:rPr>
              <w:fldChar w:fldCharType="begin"/>
            </w:r>
            <w:r>
              <w:rPr>
                <w:noProof/>
                <w:webHidden/>
              </w:rPr>
              <w:instrText xml:space="preserve"> PAGEREF _Toc188817241 \h </w:instrText>
            </w:r>
            <w:r>
              <w:rPr>
                <w:noProof/>
                <w:webHidden/>
              </w:rPr>
            </w:r>
            <w:r>
              <w:rPr>
                <w:noProof/>
                <w:webHidden/>
              </w:rPr>
              <w:fldChar w:fldCharType="separate"/>
            </w:r>
            <w:r>
              <w:rPr>
                <w:noProof/>
                <w:webHidden/>
              </w:rPr>
              <w:t>17</w:t>
            </w:r>
            <w:r>
              <w:rPr>
                <w:noProof/>
                <w:webHidden/>
              </w:rPr>
              <w:fldChar w:fldCharType="end"/>
            </w:r>
          </w:hyperlink>
        </w:p>
        <w:p w14:paraId="10C9FF90" w14:textId="75A59B55"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2" w:history="1">
            <w:r w:rsidRPr="0087355E">
              <w:rPr>
                <w:rStyle w:val="Hyperlink"/>
                <w:noProof/>
              </w:rPr>
              <w:t>4</w:t>
            </w:r>
            <w:r>
              <w:rPr>
                <w:rFonts w:asciiTheme="minorHAnsi" w:eastAsiaTheme="minorEastAsia" w:hAnsiTheme="minorHAnsi"/>
                <w:noProof/>
                <w:kern w:val="2"/>
                <w:szCs w:val="24"/>
                <w:lang w:eastAsia="de-DE"/>
                <w14:ligatures w14:val="standardContextual"/>
              </w:rPr>
              <w:tab/>
            </w:r>
            <w:r w:rsidRPr="0087355E">
              <w:rPr>
                <w:rStyle w:val="Hyperlink"/>
                <w:noProof/>
              </w:rPr>
              <w:t>Diskussion und Handlungsempfehlungen</w:t>
            </w:r>
            <w:r>
              <w:rPr>
                <w:noProof/>
                <w:webHidden/>
              </w:rPr>
              <w:tab/>
            </w:r>
            <w:r>
              <w:rPr>
                <w:noProof/>
                <w:webHidden/>
              </w:rPr>
              <w:fldChar w:fldCharType="begin"/>
            </w:r>
            <w:r>
              <w:rPr>
                <w:noProof/>
                <w:webHidden/>
              </w:rPr>
              <w:instrText xml:space="preserve"> PAGEREF _Toc188817242 \h </w:instrText>
            </w:r>
            <w:r>
              <w:rPr>
                <w:noProof/>
                <w:webHidden/>
              </w:rPr>
            </w:r>
            <w:r>
              <w:rPr>
                <w:noProof/>
                <w:webHidden/>
              </w:rPr>
              <w:fldChar w:fldCharType="separate"/>
            </w:r>
            <w:r>
              <w:rPr>
                <w:noProof/>
                <w:webHidden/>
              </w:rPr>
              <w:t>21</w:t>
            </w:r>
            <w:r>
              <w:rPr>
                <w:noProof/>
                <w:webHidden/>
              </w:rPr>
              <w:fldChar w:fldCharType="end"/>
            </w:r>
          </w:hyperlink>
        </w:p>
        <w:p w14:paraId="305DE180" w14:textId="644D7B53"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3" w:history="1">
            <w:r w:rsidRPr="0087355E">
              <w:rPr>
                <w:rStyle w:val="Hyperlink"/>
                <w:noProof/>
              </w:rPr>
              <w:t>5</w:t>
            </w:r>
            <w:r>
              <w:rPr>
                <w:rFonts w:asciiTheme="minorHAnsi" w:eastAsiaTheme="minorEastAsia" w:hAnsiTheme="minorHAnsi"/>
                <w:noProof/>
                <w:kern w:val="2"/>
                <w:szCs w:val="24"/>
                <w:lang w:eastAsia="de-DE"/>
                <w14:ligatures w14:val="standardContextual"/>
              </w:rPr>
              <w:tab/>
            </w:r>
            <w:r w:rsidRPr="0087355E">
              <w:rPr>
                <w:rStyle w:val="Hyperlink"/>
                <w:noProof/>
              </w:rPr>
              <w:t>Fragestellung</w:t>
            </w:r>
            <w:r>
              <w:rPr>
                <w:noProof/>
                <w:webHidden/>
              </w:rPr>
              <w:tab/>
            </w:r>
            <w:r>
              <w:rPr>
                <w:noProof/>
                <w:webHidden/>
              </w:rPr>
              <w:fldChar w:fldCharType="begin"/>
            </w:r>
            <w:r>
              <w:rPr>
                <w:noProof/>
                <w:webHidden/>
              </w:rPr>
              <w:instrText xml:space="preserve"> PAGEREF _Toc188817243 \h </w:instrText>
            </w:r>
            <w:r>
              <w:rPr>
                <w:noProof/>
                <w:webHidden/>
              </w:rPr>
            </w:r>
            <w:r>
              <w:rPr>
                <w:noProof/>
                <w:webHidden/>
              </w:rPr>
              <w:fldChar w:fldCharType="separate"/>
            </w:r>
            <w:r>
              <w:rPr>
                <w:noProof/>
                <w:webHidden/>
              </w:rPr>
              <w:t>25</w:t>
            </w:r>
            <w:r>
              <w:rPr>
                <w:noProof/>
                <w:webHidden/>
              </w:rPr>
              <w:fldChar w:fldCharType="end"/>
            </w:r>
          </w:hyperlink>
        </w:p>
        <w:p w14:paraId="1CA0A918" w14:textId="788F698A"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4" w:history="1">
            <w:r w:rsidRPr="0087355E">
              <w:rPr>
                <w:rStyle w:val="Hyperlink"/>
                <w:noProof/>
              </w:rPr>
              <w:t>6</w:t>
            </w:r>
            <w:r>
              <w:rPr>
                <w:rFonts w:asciiTheme="minorHAnsi" w:eastAsiaTheme="minorEastAsia" w:hAnsiTheme="minorHAnsi"/>
                <w:noProof/>
                <w:kern w:val="2"/>
                <w:szCs w:val="24"/>
                <w:lang w:eastAsia="de-DE"/>
                <w14:ligatures w14:val="standardContextual"/>
              </w:rPr>
              <w:tab/>
            </w:r>
            <w:r w:rsidRPr="0087355E">
              <w:rPr>
                <w:rStyle w:val="Hyperlink"/>
                <w:noProof/>
              </w:rPr>
              <w:t>Literaturverzeichnis / Quellenverzeichnis</w:t>
            </w:r>
            <w:r>
              <w:rPr>
                <w:noProof/>
                <w:webHidden/>
              </w:rPr>
              <w:tab/>
            </w:r>
            <w:r>
              <w:rPr>
                <w:noProof/>
                <w:webHidden/>
              </w:rPr>
              <w:fldChar w:fldCharType="begin"/>
            </w:r>
            <w:r>
              <w:rPr>
                <w:noProof/>
                <w:webHidden/>
              </w:rPr>
              <w:instrText xml:space="preserve"> PAGEREF _Toc188817244 \h </w:instrText>
            </w:r>
            <w:r>
              <w:rPr>
                <w:noProof/>
                <w:webHidden/>
              </w:rPr>
            </w:r>
            <w:r>
              <w:rPr>
                <w:noProof/>
                <w:webHidden/>
              </w:rPr>
              <w:fldChar w:fldCharType="separate"/>
            </w:r>
            <w:r>
              <w:rPr>
                <w:noProof/>
                <w:webHidden/>
              </w:rPr>
              <w:t>27</w:t>
            </w:r>
            <w:r>
              <w:rPr>
                <w:noProof/>
                <w:webHidden/>
              </w:rPr>
              <w:fldChar w:fldCharType="end"/>
            </w:r>
          </w:hyperlink>
        </w:p>
        <w:p w14:paraId="5A83BD08" w14:textId="23312865" w:rsidR="0000265F" w:rsidRDefault="0000265F">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8817245" w:history="1">
            <w:r w:rsidRPr="0087355E">
              <w:rPr>
                <w:rStyle w:val="Hyperlink"/>
                <w:noProof/>
              </w:rPr>
              <w:t>7</w:t>
            </w:r>
            <w:r>
              <w:rPr>
                <w:rFonts w:asciiTheme="minorHAnsi" w:eastAsiaTheme="minorEastAsia" w:hAnsiTheme="minorHAnsi"/>
                <w:noProof/>
                <w:kern w:val="2"/>
                <w:szCs w:val="24"/>
                <w:lang w:eastAsia="de-DE"/>
                <w14:ligatures w14:val="standardContextual"/>
              </w:rPr>
              <w:tab/>
            </w:r>
            <w:r w:rsidRPr="0087355E">
              <w:rPr>
                <w:rStyle w:val="Hyperlink"/>
                <w:noProof/>
              </w:rPr>
              <w:t>Anhänge &amp; Projektdokumentation</w:t>
            </w:r>
            <w:r>
              <w:rPr>
                <w:noProof/>
                <w:webHidden/>
              </w:rPr>
              <w:tab/>
            </w:r>
            <w:r>
              <w:rPr>
                <w:noProof/>
                <w:webHidden/>
              </w:rPr>
              <w:fldChar w:fldCharType="begin"/>
            </w:r>
            <w:r>
              <w:rPr>
                <w:noProof/>
                <w:webHidden/>
              </w:rPr>
              <w:instrText xml:space="preserve"> PAGEREF _Toc188817245 \h </w:instrText>
            </w:r>
            <w:r>
              <w:rPr>
                <w:noProof/>
                <w:webHidden/>
              </w:rPr>
            </w:r>
            <w:r>
              <w:rPr>
                <w:noProof/>
                <w:webHidden/>
              </w:rPr>
              <w:fldChar w:fldCharType="separate"/>
            </w:r>
            <w:r>
              <w:rPr>
                <w:noProof/>
                <w:webHidden/>
              </w:rPr>
              <w:t>32</w:t>
            </w:r>
            <w:r>
              <w:rPr>
                <w:noProof/>
                <w:webHidden/>
              </w:rPr>
              <w:fldChar w:fldCharType="end"/>
            </w:r>
          </w:hyperlink>
        </w:p>
        <w:p w14:paraId="0AF7C868" w14:textId="2E29B23E"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46" w:history="1">
            <w:r w:rsidRPr="0087355E">
              <w:rPr>
                <w:rStyle w:val="Hyperlink"/>
                <w:noProof/>
              </w:rPr>
              <w:t>7.1</w:t>
            </w:r>
            <w:r>
              <w:rPr>
                <w:rFonts w:asciiTheme="minorHAnsi" w:eastAsiaTheme="minorEastAsia" w:hAnsiTheme="minorHAnsi"/>
                <w:noProof/>
                <w:kern w:val="2"/>
                <w:szCs w:val="24"/>
                <w:lang w:eastAsia="de-DE"/>
                <w14:ligatures w14:val="standardContextual"/>
              </w:rPr>
              <w:tab/>
            </w:r>
            <w:r w:rsidRPr="0087355E">
              <w:rPr>
                <w:rStyle w:val="Hyperlink"/>
                <w:noProof/>
              </w:rPr>
              <w:t>Modellvergleich</w:t>
            </w:r>
            <w:r>
              <w:rPr>
                <w:noProof/>
                <w:webHidden/>
              </w:rPr>
              <w:tab/>
            </w:r>
            <w:r>
              <w:rPr>
                <w:noProof/>
                <w:webHidden/>
              </w:rPr>
              <w:fldChar w:fldCharType="begin"/>
            </w:r>
            <w:r>
              <w:rPr>
                <w:noProof/>
                <w:webHidden/>
              </w:rPr>
              <w:instrText xml:space="preserve"> PAGEREF _Toc188817246 \h </w:instrText>
            </w:r>
            <w:r>
              <w:rPr>
                <w:noProof/>
                <w:webHidden/>
              </w:rPr>
            </w:r>
            <w:r>
              <w:rPr>
                <w:noProof/>
                <w:webHidden/>
              </w:rPr>
              <w:fldChar w:fldCharType="separate"/>
            </w:r>
            <w:r>
              <w:rPr>
                <w:noProof/>
                <w:webHidden/>
              </w:rPr>
              <w:t>32</w:t>
            </w:r>
            <w:r>
              <w:rPr>
                <w:noProof/>
                <w:webHidden/>
              </w:rPr>
              <w:fldChar w:fldCharType="end"/>
            </w:r>
          </w:hyperlink>
        </w:p>
        <w:p w14:paraId="5ECFF1DB" w14:textId="448D18D1" w:rsidR="0000265F" w:rsidRDefault="0000265F">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8817247" w:history="1">
            <w:r w:rsidRPr="0087355E">
              <w:rPr>
                <w:rStyle w:val="Hyperlink"/>
                <w:noProof/>
              </w:rPr>
              <w:t>7.2</w:t>
            </w:r>
            <w:r>
              <w:rPr>
                <w:rFonts w:asciiTheme="minorHAnsi" w:eastAsiaTheme="minorEastAsia" w:hAnsiTheme="minorHAnsi"/>
                <w:noProof/>
                <w:kern w:val="2"/>
                <w:szCs w:val="24"/>
                <w:lang w:eastAsia="de-DE"/>
                <w14:ligatures w14:val="standardContextual"/>
              </w:rPr>
              <w:tab/>
            </w:r>
            <w:r w:rsidRPr="0087355E">
              <w:rPr>
                <w:rStyle w:val="Hyperlink"/>
                <w:noProof/>
              </w:rPr>
              <w:t>Prompt Templates</w:t>
            </w:r>
            <w:r>
              <w:rPr>
                <w:noProof/>
                <w:webHidden/>
              </w:rPr>
              <w:tab/>
            </w:r>
            <w:r>
              <w:rPr>
                <w:noProof/>
                <w:webHidden/>
              </w:rPr>
              <w:fldChar w:fldCharType="begin"/>
            </w:r>
            <w:r>
              <w:rPr>
                <w:noProof/>
                <w:webHidden/>
              </w:rPr>
              <w:instrText xml:space="preserve"> PAGEREF _Toc188817247 \h </w:instrText>
            </w:r>
            <w:r>
              <w:rPr>
                <w:noProof/>
                <w:webHidden/>
              </w:rPr>
            </w:r>
            <w:r>
              <w:rPr>
                <w:noProof/>
                <w:webHidden/>
              </w:rPr>
              <w:fldChar w:fldCharType="separate"/>
            </w:r>
            <w:r>
              <w:rPr>
                <w:noProof/>
                <w:webHidden/>
              </w:rPr>
              <w:t>34</w:t>
            </w:r>
            <w:r>
              <w:rPr>
                <w:noProof/>
                <w:webHidden/>
              </w:rPr>
              <w:fldChar w:fldCharType="end"/>
            </w:r>
          </w:hyperlink>
        </w:p>
        <w:p w14:paraId="6F136838" w14:textId="6A7E419D" w:rsidR="009414DD" w:rsidRDefault="009414DD">
          <w:r>
            <w:rPr>
              <w:b/>
              <w:bCs/>
            </w:rPr>
            <w:fldChar w:fldCharType="end"/>
          </w:r>
        </w:p>
      </w:sdtContent>
    </w:sdt>
    <w:p w14:paraId="7FE522E9" w14:textId="77777777" w:rsidR="009227FD" w:rsidRDefault="009227FD" w:rsidP="009227FD">
      <w:pPr>
        <w:pStyle w:val="Inhaltsverzeichnisberschrift"/>
        <w:numPr>
          <w:ilvl w:val="0"/>
          <w:numId w:val="0"/>
        </w:numPr>
        <w:spacing w:line="360" w:lineRule="auto"/>
      </w:pPr>
      <w:r>
        <w:t>Abbildungsverzeichnis</w:t>
      </w:r>
    </w:p>
    <w:p w14:paraId="47D5B9EE" w14:textId="5468D223" w:rsidR="0000265F" w:rsidRDefault="009227FD">
      <w:pPr>
        <w:pStyle w:val="Abbildungsverzeichnis"/>
        <w:tabs>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\h \z \c "Abbildung" </w:instrText>
      </w:r>
      <w:r>
        <w:fldChar w:fldCharType="separate"/>
      </w:r>
      <w:hyperlink w:anchor="_Toc188817248" w:history="1">
        <w:r w:rsidR="0000265F" w:rsidRPr="00BD696D">
          <w:rPr>
            <w:rStyle w:val="Hyperlink"/>
            <w:b/>
            <w:noProof/>
          </w:rPr>
          <w:t>Abbildung 1</w:t>
        </w:r>
        <w:r w:rsidR="0000265F" w:rsidRPr="00BD696D">
          <w:rPr>
            <w:rStyle w:val="Hyperlink"/>
            <w:noProof/>
          </w:rPr>
          <w:t xml:space="preserve">  Beispiel für argumentative Struktur der Aufsätze</w:t>
        </w:r>
        <w:r w:rsidR="0000265F">
          <w:rPr>
            <w:noProof/>
            <w:webHidden/>
          </w:rPr>
          <w:tab/>
        </w:r>
        <w:r w:rsidR="0000265F">
          <w:rPr>
            <w:noProof/>
            <w:webHidden/>
          </w:rPr>
          <w:fldChar w:fldCharType="begin"/>
        </w:r>
        <w:r w:rsidR="0000265F">
          <w:rPr>
            <w:noProof/>
            <w:webHidden/>
          </w:rPr>
          <w:instrText xml:space="preserve"> PAGEREF _Toc188817248 \h </w:instrText>
        </w:r>
        <w:r w:rsidR="0000265F">
          <w:rPr>
            <w:noProof/>
            <w:webHidden/>
          </w:rPr>
        </w:r>
        <w:r w:rsidR="0000265F">
          <w:rPr>
            <w:noProof/>
            <w:webHidden/>
          </w:rPr>
          <w:fldChar w:fldCharType="separate"/>
        </w:r>
        <w:r w:rsidR="0000265F">
          <w:rPr>
            <w:noProof/>
            <w:webHidden/>
          </w:rPr>
          <w:t>10</w:t>
        </w:r>
        <w:r w:rsidR="0000265F">
          <w:rPr>
            <w:noProof/>
            <w:webHidden/>
          </w:rPr>
          <w:fldChar w:fldCharType="end"/>
        </w:r>
      </w:hyperlink>
    </w:p>
    <w:p w14:paraId="6D4ABFF7" w14:textId="760C0209"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49" w:history="1">
        <w:r w:rsidRPr="00BD696D">
          <w:rPr>
            <w:rStyle w:val="Hyperlink"/>
            <w:b/>
            <w:noProof/>
          </w:rPr>
          <w:t>Abbildung 2</w:t>
        </w:r>
        <w:r w:rsidRPr="00BD696D">
          <w:rPr>
            <w:rStyle w:val="Hyperlink"/>
            <w:noProof/>
          </w:rPr>
          <w:t xml:space="preserve">  Durchschnittlicher F1-Score für Argumentationskomponenten und Beziehungen pro Prompt</w:t>
        </w:r>
        <w:r>
          <w:rPr>
            <w:noProof/>
            <w:webHidden/>
          </w:rPr>
          <w:tab/>
        </w:r>
        <w:r>
          <w:rPr>
            <w:noProof/>
            <w:webHidden/>
          </w:rPr>
          <w:fldChar w:fldCharType="begin"/>
        </w:r>
        <w:r>
          <w:rPr>
            <w:noProof/>
            <w:webHidden/>
          </w:rPr>
          <w:instrText xml:space="preserve"> PAGEREF _Toc188817249 \h </w:instrText>
        </w:r>
        <w:r>
          <w:rPr>
            <w:noProof/>
            <w:webHidden/>
          </w:rPr>
        </w:r>
        <w:r>
          <w:rPr>
            <w:noProof/>
            <w:webHidden/>
          </w:rPr>
          <w:fldChar w:fldCharType="separate"/>
        </w:r>
        <w:r>
          <w:rPr>
            <w:noProof/>
            <w:webHidden/>
          </w:rPr>
          <w:t>19</w:t>
        </w:r>
        <w:r>
          <w:rPr>
            <w:noProof/>
            <w:webHidden/>
          </w:rPr>
          <w:fldChar w:fldCharType="end"/>
        </w:r>
      </w:hyperlink>
    </w:p>
    <w:p w14:paraId="67B36522" w14:textId="51BB230E"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0" w:history="1">
        <w:r w:rsidRPr="00BD696D">
          <w:rPr>
            <w:rStyle w:val="Hyperlink"/>
            <w:b/>
            <w:noProof/>
          </w:rPr>
          <w:t>Abbildung 3</w:t>
        </w:r>
        <w:r w:rsidRPr="00BD696D">
          <w:rPr>
            <w:rStyle w:val="Hyperlink"/>
            <w:noProof/>
          </w:rPr>
          <w:t xml:space="preserve">  Abweichung der F1-Scores vom Bezugswert</w:t>
        </w:r>
        <w:r>
          <w:rPr>
            <w:noProof/>
            <w:webHidden/>
          </w:rPr>
          <w:tab/>
        </w:r>
        <w:r>
          <w:rPr>
            <w:noProof/>
            <w:webHidden/>
          </w:rPr>
          <w:fldChar w:fldCharType="begin"/>
        </w:r>
        <w:r>
          <w:rPr>
            <w:noProof/>
            <w:webHidden/>
          </w:rPr>
          <w:instrText xml:space="preserve"> PAGEREF _Toc188817250 \h </w:instrText>
        </w:r>
        <w:r>
          <w:rPr>
            <w:noProof/>
            <w:webHidden/>
          </w:rPr>
        </w:r>
        <w:r>
          <w:rPr>
            <w:noProof/>
            <w:webHidden/>
          </w:rPr>
          <w:fldChar w:fldCharType="separate"/>
        </w:r>
        <w:r>
          <w:rPr>
            <w:noProof/>
            <w:webHidden/>
          </w:rPr>
          <w:t>20</w:t>
        </w:r>
        <w:r>
          <w:rPr>
            <w:noProof/>
            <w:webHidden/>
          </w:rPr>
          <w:fldChar w:fldCharType="end"/>
        </w:r>
      </w:hyperlink>
    </w:p>
    <w:p w14:paraId="683BB3AC" w14:textId="3E18187E"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1" w:history="1">
        <w:r w:rsidRPr="00BD696D">
          <w:rPr>
            <w:rStyle w:val="Hyperlink"/>
            <w:b/>
            <w:noProof/>
          </w:rPr>
          <w:t>Abbildung 4</w:t>
        </w:r>
        <w:r w:rsidRPr="00BD696D">
          <w:rPr>
            <w:rStyle w:val="Hyperlink"/>
            <w:noProof/>
          </w:rPr>
          <w:t xml:space="preserve">  Zero-Shot Prompt-Struktur</w:t>
        </w:r>
        <w:r>
          <w:rPr>
            <w:noProof/>
            <w:webHidden/>
          </w:rPr>
          <w:tab/>
        </w:r>
        <w:r>
          <w:rPr>
            <w:noProof/>
            <w:webHidden/>
          </w:rPr>
          <w:fldChar w:fldCharType="begin"/>
        </w:r>
        <w:r>
          <w:rPr>
            <w:noProof/>
            <w:webHidden/>
          </w:rPr>
          <w:instrText xml:space="preserve"> PAGEREF _Toc188817251 \h </w:instrText>
        </w:r>
        <w:r>
          <w:rPr>
            <w:noProof/>
            <w:webHidden/>
          </w:rPr>
        </w:r>
        <w:r>
          <w:rPr>
            <w:noProof/>
            <w:webHidden/>
          </w:rPr>
          <w:fldChar w:fldCharType="separate"/>
        </w:r>
        <w:r>
          <w:rPr>
            <w:noProof/>
            <w:webHidden/>
          </w:rPr>
          <w:t>34</w:t>
        </w:r>
        <w:r>
          <w:rPr>
            <w:noProof/>
            <w:webHidden/>
          </w:rPr>
          <w:fldChar w:fldCharType="end"/>
        </w:r>
      </w:hyperlink>
    </w:p>
    <w:p w14:paraId="5568C405" w14:textId="22EF1CC0" w:rsidR="0000265F" w:rsidRDefault="0000265F">
      <w:pPr>
        <w:pStyle w:val="Abbildungsverzeichnis"/>
        <w:tabs>
          <w:tab w:val="right" w:leader="dot" w:pos="8777"/>
        </w:tabs>
        <w:rPr>
          <w:rFonts w:asciiTheme="minorHAnsi" w:eastAsiaTheme="minorEastAsia" w:hAnsiTheme="minorHAnsi"/>
          <w:noProof/>
          <w:kern w:val="2"/>
          <w:szCs w:val="24"/>
          <w:lang w:eastAsia="de-DE"/>
          <w14:ligatures w14:val="standardContextual"/>
        </w:rPr>
      </w:pPr>
      <w:hyperlink w:anchor="_Toc188817252" w:history="1">
        <w:r w:rsidRPr="00BD696D">
          <w:rPr>
            <w:rStyle w:val="Hyperlink"/>
            <w:b/>
            <w:noProof/>
          </w:rPr>
          <w:t>Abbildung 5</w:t>
        </w:r>
        <w:r w:rsidRPr="00BD696D">
          <w:rPr>
            <w:rStyle w:val="Hyperlink"/>
            <w:noProof/>
          </w:rPr>
          <w:t xml:space="preserve">  One-Shot Prompt-Struktur</w:t>
        </w:r>
        <w:r>
          <w:rPr>
            <w:noProof/>
            <w:webHidden/>
          </w:rPr>
          <w:tab/>
        </w:r>
        <w:r>
          <w:rPr>
            <w:noProof/>
            <w:webHidden/>
          </w:rPr>
          <w:fldChar w:fldCharType="begin"/>
        </w:r>
        <w:r>
          <w:rPr>
            <w:noProof/>
            <w:webHidden/>
          </w:rPr>
          <w:instrText xml:space="preserve"> PAGEREF _Toc188817252 \h </w:instrText>
        </w:r>
        <w:r>
          <w:rPr>
            <w:noProof/>
            <w:webHidden/>
          </w:rPr>
        </w:r>
        <w:r>
          <w:rPr>
            <w:noProof/>
            <w:webHidden/>
          </w:rPr>
          <w:fldChar w:fldCharType="separate"/>
        </w:r>
        <w:r>
          <w:rPr>
            <w:noProof/>
            <w:webHidden/>
          </w:rPr>
          <w:t>34</w:t>
        </w:r>
        <w:r>
          <w:rPr>
            <w:noProof/>
            <w:webHidden/>
          </w:rPr>
          <w:fldChar w:fldCharType="end"/>
        </w:r>
      </w:hyperlink>
    </w:p>
    <w:p w14:paraId="09A0FE09" w14:textId="2F34DB4B" w:rsidR="009227FD" w:rsidRDefault="009227FD">
      <w:r>
        <w:fldChar w:fldCharType="end"/>
      </w:r>
    </w:p>
    <w:p w14:paraId="2588B290" w14:textId="77777777" w:rsidR="009227FD" w:rsidRDefault="009227FD"/>
    <w:p w14:paraId="53A06A9A" w14:textId="77777777" w:rsidR="00CF68FF" w:rsidRDefault="003E5FB5" w:rsidP="00CF68FF">
      <w:pPr>
        <w:pStyle w:val="Inhaltsverzeichnisberschrift"/>
        <w:numPr>
          <w:ilvl w:val="0"/>
          <w:numId w:val="0"/>
        </w:numPr>
        <w:spacing w:line="360" w:lineRule="auto"/>
      </w:pPr>
      <w:r>
        <w:t>Abkürzungsverzeichnis</w:t>
      </w:r>
    </w:p>
    <w:tbl>
      <w:tblPr>
        <w:tblStyle w:val="Tabellenraster"/>
        <w:tblW w:w="0" w:type="auto"/>
        <w:tblLook w:val="04A0" w:firstRow="1" w:lastRow="0" w:firstColumn="1" w:lastColumn="0" w:noHBand="0" w:noVBand="1"/>
      </w:tblPr>
      <w:tblGrid>
        <w:gridCol w:w="2405"/>
        <w:gridCol w:w="6372"/>
      </w:tblGrid>
      <w:tr w:rsidR="00CF68FF" w14:paraId="72F1C1D6" w14:textId="77777777" w:rsidTr="001774E6">
        <w:tc>
          <w:tcPr>
            <w:tcW w:w="2405" w:type="dxa"/>
          </w:tcPr>
          <w:p w14:paraId="6DD020C1" w14:textId="50864BB4" w:rsidR="00CF68FF" w:rsidRPr="001774E6" w:rsidRDefault="00CF68FF" w:rsidP="00CF68FF">
            <w:pPr>
              <w:rPr>
                <w:b/>
                <w:lang w:eastAsia="de-DE"/>
              </w:rPr>
            </w:pPr>
            <w:r w:rsidRPr="001774E6">
              <w:rPr>
                <w:b/>
                <w:lang w:eastAsia="de-DE"/>
              </w:rPr>
              <w:t>Abk</w:t>
            </w:r>
            <w:commentRangeStart w:id="1"/>
            <w:r w:rsidRPr="001774E6">
              <w:rPr>
                <w:b/>
                <w:lang w:eastAsia="de-DE"/>
              </w:rPr>
              <w:t>ürzung</w:t>
            </w:r>
            <w:commentRangeEnd w:id="1"/>
            <w:r w:rsidR="00E415AD">
              <w:rPr>
                <w:rStyle w:val="Kommentarzeichen"/>
              </w:rPr>
              <w:commentReference w:id="1"/>
            </w:r>
          </w:p>
        </w:tc>
        <w:tc>
          <w:tcPr>
            <w:tcW w:w="6372" w:type="dxa"/>
          </w:tcPr>
          <w:p w14:paraId="64858FFD" w14:textId="177BDB7F" w:rsidR="00CF68FF" w:rsidRPr="001774E6" w:rsidRDefault="00CF68FF" w:rsidP="00CF68FF">
            <w:pPr>
              <w:rPr>
                <w:b/>
                <w:lang w:eastAsia="de-DE"/>
              </w:rPr>
            </w:pPr>
            <w:r w:rsidRPr="001774E6">
              <w:rPr>
                <w:b/>
                <w:lang w:eastAsia="de-DE"/>
              </w:rPr>
              <w:t>Bedeutung</w:t>
            </w:r>
          </w:p>
        </w:tc>
      </w:tr>
      <w:tr w:rsidR="00CF68FF" w14:paraId="740FEB19" w14:textId="77777777" w:rsidTr="001774E6">
        <w:tc>
          <w:tcPr>
            <w:tcW w:w="2405" w:type="dxa"/>
          </w:tcPr>
          <w:p w14:paraId="3FA62248" w14:textId="73DC62A3" w:rsidR="00CF68FF" w:rsidRDefault="00CF68FF" w:rsidP="00CF68FF">
            <w:pPr>
              <w:rPr>
                <w:lang w:eastAsia="de-DE"/>
              </w:rPr>
            </w:pPr>
            <w:r>
              <w:rPr>
                <w:lang w:eastAsia="de-DE"/>
              </w:rPr>
              <w:t>OS</w:t>
            </w:r>
          </w:p>
        </w:tc>
        <w:tc>
          <w:tcPr>
            <w:tcW w:w="6372" w:type="dxa"/>
          </w:tcPr>
          <w:p w14:paraId="637E0197" w14:textId="25D2E47C" w:rsidR="00CF68FF" w:rsidRDefault="00CF68FF" w:rsidP="00CF68FF">
            <w:pPr>
              <w:rPr>
                <w:lang w:eastAsia="de-DE"/>
              </w:rPr>
            </w:pPr>
            <w:r>
              <w:rPr>
                <w:lang w:eastAsia="de-DE"/>
              </w:rPr>
              <w:t>One-Shot</w:t>
            </w:r>
          </w:p>
        </w:tc>
      </w:tr>
      <w:tr w:rsidR="00CF68FF" w14:paraId="70ED8676" w14:textId="77777777" w:rsidTr="001774E6">
        <w:tc>
          <w:tcPr>
            <w:tcW w:w="2405" w:type="dxa"/>
          </w:tcPr>
          <w:p w14:paraId="21BB17D8" w14:textId="1E10D015" w:rsidR="00CF68FF" w:rsidRDefault="00CF68FF" w:rsidP="00CF68FF">
            <w:pPr>
              <w:rPr>
                <w:lang w:eastAsia="de-DE"/>
              </w:rPr>
            </w:pPr>
            <w:r>
              <w:rPr>
                <w:lang w:eastAsia="de-DE"/>
              </w:rPr>
              <w:t>ZS</w:t>
            </w:r>
          </w:p>
        </w:tc>
        <w:tc>
          <w:tcPr>
            <w:tcW w:w="6372" w:type="dxa"/>
          </w:tcPr>
          <w:p w14:paraId="218E7364" w14:textId="5D912BD7" w:rsidR="00CF68FF" w:rsidRDefault="00CF68FF" w:rsidP="00CF68FF">
            <w:pPr>
              <w:rPr>
                <w:lang w:eastAsia="de-DE"/>
              </w:rPr>
            </w:pPr>
            <w:r>
              <w:rPr>
                <w:lang w:eastAsia="de-DE"/>
              </w:rPr>
              <w:t>Zero-Shot</w:t>
            </w:r>
          </w:p>
        </w:tc>
      </w:tr>
      <w:tr w:rsidR="00CF68FF" w14:paraId="54BBD7DF" w14:textId="77777777" w:rsidTr="001774E6">
        <w:tc>
          <w:tcPr>
            <w:tcW w:w="2405" w:type="dxa"/>
          </w:tcPr>
          <w:p w14:paraId="634C537A" w14:textId="63688A3D" w:rsidR="00CF68FF" w:rsidRDefault="00CF68FF" w:rsidP="00CF68FF">
            <w:pPr>
              <w:rPr>
                <w:lang w:eastAsia="de-DE"/>
              </w:rPr>
            </w:pPr>
            <w:r>
              <w:rPr>
                <w:lang w:eastAsia="de-DE"/>
              </w:rPr>
              <w:lastRenderedPageBreak/>
              <w:t>FS</w:t>
            </w:r>
          </w:p>
        </w:tc>
        <w:tc>
          <w:tcPr>
            <w:tcW w:w="6372" w:type="dxa"/>
          </w:tcPr>
          <w:p w14:paraId="022B5DD8" w14:textId="5C34D3AE" w:rsidR="00CF68FF" w:rsidRDefault="001774E6" w:rsidP="00CF68FF">
            <w:pPr>
              <w:rPr>
                <w:lang w:eastAsia="de-DE"/>
              </w:rPr>
            </w:pPr>
            <w:r>
              <w:rPr>
                <w:lang w:eastAsia="de-DE"/>
              </w:rPr>
              <w:t>Few-Shot</w:t>
            </w:r>
          </w:p>
        </w:tc>
      </w:tr>
      <w:tr w:rsidR="00CF68FF" w:rsidRPr="001774E6" w14:paraId="0A953250" w14:textId="77777777" w:rsidTr="001774E6">
        <w:tc>
          <w:tcPr>
            <w:tcW w:w="2405" w:type="dxa"/>
          </w:tcPr>
          <w:p w14:paraId="45556CE4" w14:textId="0FEE4C0B" w:rsidR="00CF68FF" w:rsidRDefault="001774E6" w:rsidP="00CF68FF">
            <w:pPr>
              <w:rPr>
                <w:lang w:eastAsia="de-DE"/>
              </w:rPr>
            </w:pPr>
            <w:r>
              <w:rPr>
                <w:lang w:eastAsia="de-DE"/>
              </w:rPr>
              <w:t>FS-x (z.B. FS-10)</w:t>
            </w:r>
          </w:p>
        </w:tc>
        <w:tc>
          <w:tcPr>
            <w:tcW w:w="6372" w:type="dxa"/>
          </w:tcPr>
          <w:p w14:paraId="793F405D" w14:textId="01CC9604" w:rsidR="00CF68FF" w:rsidRPr="001774E6" w:rsidRDefault="001774E6" w:rsidP="00CF68FF">
            <w:pPr>
              <w:rPr>
                <w:lang w:eastAsia="de-DE"/>
              </w:rPr>
            </w:pPr>
            <w:r w:rsidRPr="001774E6">
              <w:rPr>
                <w:lang w:eastAsia="de-DE"/>
              </w:rPr>
              <w:t>Few-Shot mit x-Beispie</w:t>
            </w:r>
            <w:r>
              <w:rPr>
                <w:lang w:eastAsia="de-DE"/>
              </w:rPr>
              <w:t>len</w:t>
            </w:r>
          </w:p>
        </w:tc>
      </w:tr>
      <w:tr w:rsidR="00CF68FF" w:rsidRPr="001774E6" w14:paraId="44E65D9C" w14:textId="77777777" w:rsidTr="001774E6">
        <w:tc>
          <w:tcPr>
            <w:tcW w:w="2405" w:type="dxa"/>
          </w:tcPr>
          <w:p w14:paraId="18B7EABA" w14:textId="5CB5C024" w:rsidR="00CF68FF" w:rsidRPr="001774E6" w:rsidRDefault="001774E6" w:rsidP="00CF68FF">
            <w:pPr>
              <w:rPr>
                <w:lang w:eastAsia="de-DE"/>
              </w:rPr>
            </w:pPr>
            <w:r>
              <w:rPr>
                <w:lang w:eastAsia="de-DE"/>
              </w:rPr>
              <w:t>COT</w:t>
            </w:r>
          </w:p>
        </w:tc>
        <w:tc>
          <w:tcPr>
            <w:tcW w:w="6372" w:type="dxa"/>
          </w:tcPr>
          <w:p w14:paraId="62B495DE" w14:textId="2BC5560C" w:rsidR="001774E6" w:rsidRPr="001774E6" w:rsidRDefault="001774E6" w:rsidP="00CF68FF">
            <w:pPr>
              <w:rPr>
                <w:lang w:eastAsia="de-DE"/>
              </w:rPr>
            </w:pPr>
            <w:r>
              <w:rPr>
                <w:lang w:eastAsia="de-DE"/>
              </w:rPr>
              <w:t>Chain-of-thought</w:t>
            </w:r>
          </w:p>
        </w:tc>
      </w:tr>
      <w:tr w:rsidR="001774E6" w:rsidRPr="001774E6" w14:paraId="33743FBA" w14:textId="77777777" w:rsidTr="001774E6">
        <w:tc>
          <w:tcPr>
            <w:tcW w:w="2405" w:type="dxa"/>
          </w:tcPr>
          <w:p w14:paraId="01478E48" w14:textId="539B874B" w:rsidR="001774E6" w:rsidRDefault="001774E6" w:rsidP="00CF68FF">
            <w:pPr>
              <w:rPr>
                <w:lang w:eastAsia="de-DE"/>
              </w:rPr>
            </w:pPr>
            <w:r>
              <w:rPr>
                <w:lang w:eastAsia="de-DE"/>
              </w:rPr>
              <w:t>LLM</w:t>
            </w:r>
          </w:p>
        </w:tc>
        <w:tc>
          <w:tcPr>
            <w:tcW w:w="6372" w:type="dxa"/>
          </w:tcPr>
          <w:p w14:paraId="312A00FA" w14:textId="02174694" w:rsidR="001774E6" w:rsidRDefault="001774E6" w:rsidP="00CF68FF">
            <w:pPr>
              <w:rPr>
                <w:lang w:eastAsia="de-DE"/>
              </w:rPr>
            </w:pPr>
            <w:r>
              <w:rPr>
                <w:lang w:eastAsia="de-DE"/>
              </w:rPr>
              <w:t>Large Language Model</w:t>
            </w:r>
          </w:p>
        </w:tc>
      </w:tr>
      <w:tr w:rsidR="001774E6" w:rsidRPr="001774E6" w14:paraId="538FD296" w14:textId="77777777" w:rsidTr="001774E6">
        <w:tc>
          <w:tcPr>
            <w:tcW w:w="2405" w:type="dxa"/>
          </w:tcPr>
          <w:p w14:paraId="1CDF2985" w14:textId="70A3A795" w:rsidR="001774E6" w:rsidRDefault="00BA4CCB" w:rsidP="00CF68FF">
            <w:pPr>
              <w:rPr>
                <w:lang w:eastAsia="de-DE"/>
              </w:rPr>
            </w:pPr>
            <w:r>
              <w:rPr>
                <w:lang w:eastAsia="de-DE"/>
              </w:rPr>
              <w:t>NLP</w:t>
            </w:r>
          </w:p>
        </w:tc>
        <w:tc>
          <w:tcPr>
            <w:tcW w:w="6372" w:type="dxa"/>
          </w:tcPr>
          <w:p w14:paraId="3848952E" w14:textId="55B0974B" w:rsidR="001774E6" w:rsidRDefault="00BA4CCB" w:rsidP="00CF68FF">
            <w:pPr>
              <w:rPr>
                <w:lang w:eastAsia="de-DE"/>
              </w:rPr>
            </w:pPr>
            <w:r>
              <w:rPr>
                <w:lang w:eastAsia="de-DE"/>
              </w:rPr>
              <w:t>Natural Language Processing</w:t>
            </w:r>
          </w:p>
        </w:tc>
      </w:tr>
      <w:tr w:rsidR="001774E6" w:rsidRPr="001774E6" w14:paraId="48A93AAD" w14:textId="77777777" w:rsidTr="001774E6">
        <w:tc>
          <w:tcPr>
            <w:tcW w:w="2405" w:type="dxa"/>
          </w:tcPr>
          <w:p w14:paraId="2FACE95A" w14:textId="1CFB3ED3" w:rsidR="001774E6" w:rsidRDefault="00BA4CCB" w:rsidP="00CF68FF">
            <w:pPr>
              <w:rPr>
                <w:lang w:eastAsia="de-DE"/>
              </w:rPr>
            </w:pPr>
            <w:r>
              <w:rPr>
                <w:lang w:eastAsia="de-DE"/>
              </w:rPr>
              <w:t>ICL</w:t>
            </w:r>
          </w:p>
        </w:tc>
        <w:tc>
          <w:tcPr>
            <w:tcW w:w="6372" w:type="dxa"/>
          </w:tcPr>
          <w:p w14:paraId="1780F0F9" w14:textId="1891CBC1" w:rsidR="001774E6" w:rsidRDefault="00BA4CCB" w:rsidP="00CF68FF">
            <w:pPr>
              <w:rPr>
                <w:lang w:eastAsia="de-DE"/>
              </w:rPr>
            </w:pPr>
            <w:r>
              <w:rPr>
                <w:lang w:eastAsia="de-DE"/>
              </w:rPr>
              <w:t>In-Context-Learning</w:t>
            </w:r>
          </w:p>
        </w:tc>
      </w:tr>
      <w:tr w:rsidR="001774E6" w:rsidRPr="001774E6" w14:paraId="28BD2C51" w14:textId="77777777" w:rsidTr="001774E6">
        <w:tc>
          <w:tcPr>
            <w:tcW w:w="2405" w:type="dxa"/>
          </w:tcPr>
          <w:p w14:paraId="31228FB4" w14:textId="0696CFF8" w:rsidR="001774E6" w:rsidRDefault="00C8061C" w:rsidP="00CF68FF">
            <w:pPr>
              <w:rPr>
                <w:lang w:eastAsia="de-DE"/>
              </w:rPr>
            </w:pPr>
            <w:r>
              <w:rPr>
                <w:lang w:eastAsia="de-DE"/>
              </w:rPr>
              <w:t>TP</w:t>
            </w:r>
          </w:p>
        </w:tc>
        <w:tc>
          <w:tcPr>
            <w:tcW w:w="6372" w:type="dxa"/>
          </w:tcPr>
          <w:p w14:paraId="15EFB9F2" w14:textId="4F76EE22" w:rsidR="001774E6" w:rsidRDefault="00C8061C" w:rsidP="00CF68FF">
            <w:pPr>
              <w:rPr>
                <w:lang w:eastAsia="de-DE"/>
              </w:rPr>
            </w:pPr>
            <w:r>
              <w:rPr>
                <w:lang w:eastAsia="de-DE"/>
              </w:rPr>
              <w:t>True Positive</w:t>
            </w:r>
          </w:p>
        </w:tc>
      </w:tr>
      <w:tr w:rsidR="00BA4CCB" w:rsidRPr="001774E6" w14:paraId="250C247C" w14:textId="77777777" w:rsidTr="001774E6">
        <w:tc>
          <w:tcPr>
            <w:tcW w:w="2405" w:type="dxa"/>
          </w:tcPr>
          <w:p w14:paraId="532A310D" w14:textId="58DED07A" w:rsidR="00BA4CCB" w:rsidRDefault="00C8061C" w:rsidP="00CF68FF">
            <w:pPr>
              <w:rPr>
                <w:lang w:eastAsia="de-DE"/>
              </w:rPr>
            </w:pPr>
            <w:r>
              <w:rPr>
                <w:lang w:eastAsia="de-DE"/>
              </w:rPr>
              <w:t>FN</w:t>
            </w:r>
          </w:p>
        </w:tc>
        <w:tc>
          <w:tcPr>
            <w:tcW w:w="6372" w:type="dxa"/>
          </w:tcPr>
          <w:p w14:paraId="14A8A69A" w14:textId="6ADD9ACA" w:rsidR="00BA4CCB" w:rsidRDefault="00C8061C" w:rsidP="00CF68FF">
            <w:pPr>
              <w:rPr>
                <w:lang w:eastAsia="de-DE"/>
              </w:rPr>
            </w:pPr>
            <w:r>
              <w:rPr>
                <w:lang w:eastAsia="de-DE"/>
              </w:rPr>
              <w:t>False Negative</w:t>
            </w:r>
          </w:p>
        </w:tc>
      </w:tr>
      <w:tr w:rsidR="00BA4CCB" w:rsidRPr="001774E6" w14:paraId="65186AE3" w14:textId="77777777" w:rsidTr="001774E6">
        <w:tc>
          <w:tcPr>
            <w:tcW w:w="2405" w:type="dxa"/>
          </w:tcPr>
          <w:p w14:paraId="679A52B6" w14:textId="0A06CB0C" w:rsidR="00BA4CCB" w:rsidRDefault="00C8061C" w:rsidP="00CF68FF">
            <w:pPr>
              <w:rPr>
                <w:lang w:eastAsia="de-DE"/>
              </w:rPr>
            </w:pPr>
            <w:r>
              <w:rPr>
                <w:lang w:eastAsia="de-DE"/>
              </w:rPr>
              <w:t>FP</w:t>
            </w:r>
          </w:p>
        </w:tc>
        <w:tc>
          <w:tcPr>
            <w:tcW w:w="6372" w:type="dxa"/>
          </w:tcPr>
          <w:p w14:paraId="2663FE1D" w14:textId="18F06AEE" w:rsidR="00BA4CCB" w:rsidRDefault="00E66B42" w:rsidP="00E66B42">
            <w:pPr>
              <w:tabs>
                <w:tab w:val="left" w:pos="1190"/>
              </w:tabs>
              <w:rPr>
                <w:lang w:eastAsia="de-DE"/>
              </w:rPr>
            </w:pPr>
            <w:r>
              <w:rPr>
                <w:lang w:eastAsia="de-DE"/>
              </w:rPr>
              <w:t>False Positive</w:t>
            </w:r>
            <w:r>
              <w:rPr>
                <w:lang w:eastAsia="de-DE"/>
              </w:rPr>
              <w:tab/>
            </w:r>
          </w:p>
        </w:tc>
      </w:tr>
      <w:tr w:rsidR="00BA4CCB" w:rsidRPr="001774E6" w14:paraId="1DDE181F" w14:textId="77777777" w:rsidTr="001774E6">
        <w:tc>
          <w:tcPr>
            <w:tcW w:w="2405" w:type="dxa"/>
          </w:tcPr>
          <w:p w14:paraId="44D55F0E" w14:textId="55926975" w:rsidR="00BA4CCB" w:rsidRDefault="00E66B42" w:rsidP="00CF68FF">
            <w:pPr>
              <w:rPr>
                <w:lang w:eastAsia="de-DE"/>
              </w:rPr>
            </w:pPr>
            <w:r>
              <w:rPr>
                <w:lang w:eastAsia="de-DE"/>
              </w:rPr>
              <w:t>TN</w:t>
            </w:r>
          </w:p>
        </w:tc>
        <w:tc>
          <w:tcPr>
            <w:tcW w:w="6372" w:type="dxa"/>
          </w:tcPr>
          <w:p w14:paraId="48AC87AF" w14:textId="60282296" w:rsidR="00BA4CCB" w:rsidRDefault="00E66B42" w:rsidP="00CF68FF">
            <w:pPr>
              <w:rPr>
                <w:lang w:eastAsia="de-DE"/>
              </w:rPr>
            </w:pPr>
            <w:r>
              <w:rPr>
                <w:lang w:eastAsia="de-DE"/>
              </w:rPr>
              <w:t>True Negative</w:t>
            </w:r>
          </w:p>
        </w:tc>
      </w:tr>
    </w:tbl>
    <w:p w14:paraId="5F09282F" w14:textId="77777777" w:rsidR="00CF68FF" w:rsidRPr="001774E6" w:rsidRDefault="00CF68FF" w:rsidP="00CF68FF">
      <w:pPr>
        <w:rPr>
          <w:lang w:eastAsia="de-DE"/>
        </w:rPr>
      </w:pPr>
    </w:p>
    <w:p w14:paraId="21FC5083" w14:textId="77777777" w:rsidR="00CF68FF" w:rsidRPr="001774E6" w:rsidRDefault="00CF68FF" w:rsidP="00CF68FF">
      <w:pPr>
        <w:rPr>
          <w:lang w:eastAsia="de-DE"/>
        </w:rPr>
      </w:pPr>
    </w:p>
    <w:p w14:paraId="569231DD" w14:textId="24066CBD" w:rsidR="00CF68FF" w:rsidRPr="001774E6" w:rsidRDefault="00CF68FF" w:rsidP="00CF68FF">
      <w:pPr>
        <w:rPr>
          <w:lang w:eastAsia="de-DE"/>
        </w:rPr>
        <w:sectPr w:rsidR="00CF68FF" w:rsidRPr="001774E6" w:rsidSect="00EC6426">
          <w:footerReference w:type="default" r:id="rId12"/>
          <w:headerReference w:type="first" r:id="rId13"/>
          <w:footerReference w:type="first" r:id="rId14"/>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2" w:name="_Toc188817220"/>
      <w:r>
        <w:lastRenderedPageBreak/>
        <w:t>Einleitun</w:t>
      </w:r>
      <w:commentRangeStart w:id="3"/>
      <w:r>
        <w:t>g</w:t>
      </w:r>
      <w:commentRangeEnd w:id="3"/>
      <w:r w:rsidR="00D65E52">
        <w:rPr>
          <w:rStyle w:val="Kommentarzeichen"/>
          <w:rFonts w:eastAsiaTheme="minorHAnsi" w:cstheme="minorBidi"/>
          <w:color w:val="auto"/>
        </w:rPr>
        <w:commentReference w:id="3"/>
      </w:r>
      <w:bookmarkEnd w:id="2"/>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38644E71" w14:textId="77777777" w:rsidR="009A4548" w:rsidRDefault="003A7433" w:rsidP="00BD367F">
      <w:pPr>
        <w:jc w:val="both"/>
      </w:pPr>
      <w:ins w:id="4" w:author="Ben Fels" w:date="2024-12-21T12:41:00Z" w16du:dateUtc="2024-12-21T11:41:00Z">
        <w:r w:rsidRPr="00503748">
          <w:rPr>
            <w:highlight w:val="green"/>
          </w:rPr>
          <w:t>Argumente sind ein wichtiger Bestandteil in der menschlichen Kommunikation</w:t>
        </w:r>
        <w:r w:rsidRPr="00F37881">
          <w:t xml:space="preserve">. </w:t>
        </w:r>
      </w:ins>
      <w:ins w:id="5" w:author="Ben Fels" w:date="2024-12-21T13:18:00Z" w16du:dateUtc="2024-12-21T12:18:00Z">
        <w:r w:rsidR="00F71787" w:rsidRPr="0000785A">
          <w:rPr>
            <w:highlight w:val="magenta"/>
            <w:rPrChange w:id="6" w:author="Ben Fels" w:date="2024-12-21T13:20:00Z" w16du:dateUtc="2024-12-21T12:20:00Z">
              <w:rPr/>
            </w:rPrChange>
          </w:rPr>
          <w:fldChar w:fldCharType="begin"/>
        </w:r>
        <w:r w:rsidR="00F71787" w:rsidRPr="0000785A">
          <w:rPr>
            <w:highlight w:val="magenta"/>
            <w:rPrChange w:id="7"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8" w:author="Ben Fels" w:date="2024-12-21T13:20:00Z" w16du:dateUtc="2024-12-21T12:20:00Z">
              <w:rPr/>
            </w:rPrChange>
          </w:rPr>
          <w:fldChar w:fldCharType="separate"/>
        </w:r>
        <w:r w:rsidR="00F71787" w:rsidRPr="0000785A">
          <w:rPr>
            <w:rFonts w:cs="Arial"/>
            <w:highlight w:val="magenta"/>
            <w:rPrChange w:id="9" w:author="Ben Fels" w:date="2024-12-21T13:20:00Z" w16du:dateUtc="2024-12-21T12:20:00Z">
              <w:rPr>
                <w:rFonts w:cs="Arial"/>
              </w:rPr>
            </w:rPrChange>
          </w:rPr>
          <w:t>Peldszus &amp; Stede (2013, S. 1)</w:t>
        </w:r>
        <w:r w:rsidR="00F71787" w:rsidRPr="0000785A">
          <w:rPr>
            <w:highlight w:val="magenta"/>
            <w:rPrChange w:id="10" w:author="Ben Fels" w:date="2024-12-21T13:20:00Z" w16du:dateUtc="2024-12-21T12:20:00Z">
              <w:rPr/>
            </w:rPrChange>
          </w:rPr>
          <w:fldChar w:fldCharType="end"/>
        </w:r>
        <w:r w:rsidR="00F71787" w:rsidRPr="005918DB">
          <w:t xml:space="preserve"> </w:t>
        </w:r>
        <w:r w:rsidR="00F71787" w:rsidRPr="00503748">
          <w:rPr>
            <w:highlight w:val="green"/>
          </w:rPr>
          <w:t>bezeichnen Argumentationen sogar als einen der zentralen Aspekte der menschlichen Kommunikation</w:t>
        </w:r>
        <w:r w:rsidR="001801D0" w:rsidRPr="00503748">
          <w:rPr>
            <w:highlight w:val="green"/>
          </w:rPr>
          <w:t>.</w:t>
        </w:r>
        <w:r w:rsidR="00F71787" w:rsidRPr="00503748">
          <w:rPr>
            <w:highlight w:val="green"/>
          </w:rPr>
          <w:t xml:space="preserve"> </w:t>
        </w:r>
      </w:ins>
      <w:ins w:id="11" w:author="Ben Fels" w:date="2024-12-21T13:19:00Z" w16du:dateUtc="2024-12-21T12:19:00Z">
        <w:r w:rsidR="001801D0" w:rsidRPr="00503748">
          <w:rPr>
            <w:highlight w:val="green"/>
          </w:rPr>
          <w:t xml:space="preserve">Dabei werden </w:t>
        </w:r>
      </w:ins>
      <w:ins w:id="12" w:author="Ben Fels" w:date="2024-12-21T12:41:00Z" w16du:dateUtc="2024-12-21T11:41:00Z">
        <w:r w:rsidRPr="00503748">
          <w:rPr>
            <w:highlight w:val="green"/>
          </w:rPr>
          <w:t xml:space="preserve">Standpunkte anhand von Beispielen bestärkt </w:t>
        </w:r>
      </w:ins>
      <w:ins w:id="13" w:author="Ben Fels" w:date="2024-12-21T13:19:00Z" w16du:dateUtc="2024-12-21T12:19:00Z">
        <w:r w:rsidR="001801D0" w:rsidRPr="00503748">
          <w:rPr>
            <w:highlight w:val="green"/>
          </w:rPr>
          <w:t xml:space="preserve">mit dem Ziel </w:t>
        </w:r>
      </w:ins>
      <w:ins w:id="14" w:author="Ben Fels" w:date="2024-12-21T12:41:00Z" w16du:dateUtc="2024-12-21T11:41:00Z">
        <w:r w:rsidRPr="00503748">
          <w:rPr>
            <w:highlight w:val="green"/>
          </w:rPr>
          <w:t xml:space="preserve">die andere Seite von dem </w:t>
        </w:r>
      </w:ins>
      <w:ins w:id="15" w:author="Ben Fels" w:date="2024-12-21T13:19:00Z" w16du:dateUtc="2024-12-21T12:19:00Z">
        <w:r w:rsidR="001801D0" w:rsidRPr="00503748">
          <w:rPr>
            <w:highlight w:val="green"/>
          </w:rPr>
          <w:t xml:space="preserve">eigenen </w:t>
        </w:r>
      </w:ins>
      <w:ins w:id="16" w:author="Ben Fels" w:date="2024-12-21T12:41:00Z" w16du:dateUtc="2024-12-21T11:41:00Z">
        <w:r w:rsidRPr="00503748">
          <w:rPr>
            <w:highlight w:val="green"/>
          </w:rPr>
          <w:t xml:space="preserve">Standpunkt </w:t>
        </w:r>
      </w:ins>
      <w:ins w:id="17" w:author="Ben Fels" w:date="2024-12-21T13:19:00Z" w16du:dateUtc="2024-12-21T12:19:00Z">
        <w:r w:rsidR="001801D0" w:rsidRPr="00503748">
          <w:rPr>
            <w:highlight w:val="green"/>
          </w:rPr>
          <w:t xml:space="preserve">zu </w:t>
        </w:r>
      </w:ins>
      <w:ins w:id="18" w:author="Ben Fels" w:date="2024-12-21T12:41:00Z" w16du:dateUtc="2024-12-21T11:41:00Z">
        <w:r w:rsidRPr="00503748">
          <w:rPr>
            <w:highlight w:val="green"/>
          </w:rPr>
          <w:t xml:space="preserve">überzeugen. Gute Argumente sind </w:t>
        </w:r>
      </w:ins>
      <w:ins w:id="19" w:author="Ben Fels" w:date="2024-12-21T13:20:00Z" w16du:dateUtc="2024-12-21T12:20:00Z">
        <w:r w:rsidR="00154BD4" w:rsidRPr="00503748">
          <w:rPr>
            <w:highlight w:val="green"/>
          </w:rPr>
          <w:t xml:space="preserve">zudem </w:t>
        </w:r>
      </w:ins>
      <w:ins w:id="20" w:author="Ben Fels" w:date="2024-12-21T12:41:00Z" w16du:dateUtc="2024-12-21T11:41:00Z">
        <w:r w:rsidRPr="00503748">
          <w:rPr>
            <w:highlight w:val="green"/>
          </w:rPr>
          <w:t>die Grundlage für eine fundierte Entscheidungsfindung bei verschiedenen Standpunkten</w:t>
        </w:r>
        <w:r w:rsidRPr="00842046">
          <w:t xml:space="preserve"> </w:t>
        </w:r>
        <w:r w:rsidRPr="003A7433">
          <w:rPr>
            <w:highlight w:val="magenta"/>
            <w:rPrChange w:id="21" w:author="Ben Fels" w:date="2024-12-21T12:42:00Z" w16du:dateUtc="2024-12-21T11:42:00Z">
              <w:rPr/>
            </w:rPrChange>
          </w:rPr>
          <w:fldChar w:fldCharType="begin"/>
        </w:r>
        <w:r w:rsidRPr="003A7433">
          <w:rPr>
            <w:highlight w:val="magenta"/>
            <w:rPrChange w:id="22"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3" w:author="Ben Fels" w:date="2024-12-21T12:42:00Z" w16du:dateUtc="2024-12-21T11:42:00Z">
              <w:rPr/>
            </w:rPrChange>
          </w:rPr>
          <w:fldChar w:fldCharType="separate"/>
        </w:r>
        <w:r w:rsidRPr="003A7433">
          <w:rPr>
            <w:rFonts w:cs="Arial"/>
            <w:highlight w:val="magenta"/>
            <w:rPrChange w:id="24" w:author="Ben Fels" w:date="2024-12-21T12:42:00Z" w16du:dateUtc="2024-12-21T11:42:00Z">
              <w:rPr>
                <w:rFonts w:cs="Arial"/>
              </w:rPr>
            </w:rPrChange>
          </w:rPr>
          <w:t>(Stab &amp; Gurevych, 2014, S. 1501)</w:t>
        </w:r>
        <w:r w:rsidRPr="003A7433">
          <w:rPr>
            <w:highlight w:val="magenta"/>
            <w:rPrChange w:id="25" w:author="Ben Fels" w:date="2024-12-21T12:42:00Z" w16du:dateUtc="2024-12-21T11:42:00Z">
              <w:rPr/>
            </w:rPrChange>
          </w:rPr>
          <w:fldChar w:fldCharType="end"/>
        </w:r>
        <w:r w:rsidRPr="00842046">
          <w:t xml:space="preserve">. </w:t>
        </w:r>
      </w:ins>
      <w:ins w:id="26" w:author="Ben Fels" w:date="2024-12-21T13:22:00Z" w16du:dateUtc="2024-12-21T12:22:00Z">
        <w:r w:rsidR="006827AF" w:rsidRPr="00503748">
          <w:rPr>
            <w:highlight w:val="green"/>
          </w:rPr>
          <w:t>Das verstehen der argumentativen Struktur macht es nachvollziehbar, warum Menschen eine gewisse Meinung</w:t>
        </w:r>
      </w:ins>
      <w:ins w:id="27" w:author="Ben Fels" w:date="2024-12-21T13:38:00Z" w16du:dateUtc="2024-12-21T12:38:00Z">
        <w:r w:rsidR="009F7637" w:rsidRPr="00503748">
          <w:rPr>
            <w:highlight w:val="green"/>
          </w:rPr>
          <w:t xml:space="preserve"> zu einem Thema</w:t>
        </w:r>
      </w:ins>
      <w:ins w:id="28"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9"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30"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1"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2" w:author="Ben Fels" w:date="2024-12-21T18:19:00Z" w16du:dateUtc="2024-12-21T17:19:00Z">
            <w:rPr>
              <w:rFonts w:cs="Arial"/>
            </w:rPr>
          </w:rPrChange>
        </w:rPr>
        <w:t>(Cabrio &amp; Villata, 2018, S. 5428; Lawrence &amp; Reed, 2020, S. 765)</w:t>
      </w:r>
      <w:ins w:id="33" w:author="Ben Fels" w:date="2024-12-21T13:22:00Z" w16du:dateUtc="2024-12-21T12:22:00Z">
        <w:r w:rsidR="006827AF" w:rsidRPr="008833CB">
          <w:rPr>
            <w:highlight w:val="magenta"/>
          </w:rPr>
          <w:fldChar w:fldCharType="end"/>
        </w:r>
      </w:ins>
      <w:r w:rsidR="00BB0D54" w:rsidRPr="00BB0D54">
        <w:rPr>
          <w:lang w:val="en-US"/>
        </w:rPr>
        <w:t xml:space="preserve">. </w:t>
      </w:r>
      <w:ins w:id="34" w:author="Ben Fels" w:date="2024-12-21T13:22:00Z" w16du:dateUtc="2024-12-21T12:22:00Z">
        <w:r w:rsidR="00E7589D" w:rsidRPr="003D07F3">
          <w:rPr>
            <w:lang w:val="en-US"/>
          </w:rPr>
          <w:t xml:space="preserve">Nach </w:t>
        </w:r>
        <w:r w:rsidR="00E7589D" w:rsidRPr="003D07F3">
          <w:rPr>
            <w:rFonts w:cs="Arial"/>
            <w:highlight w:val="magenta"/>
            <w:lang w:val="en-US"/>
            <w:rPrChange w:id="35" w:author="Ben Fels" w:date="2024-12-21T13:22:00Z" w16du:dateUtc="2024-12-21T12:22:00Z">
              <w:rPr>
                <w:rFonts w:cs="Arial"/>
              </w:rPr>
            </w:rPrChange>
          </w:rPr>
          <w:t>Peldszus &amp; Stede</w:t>
        </w:r>
        <w:r w:rsidR="00E7589D" w:rsidRPr="003D07F3">
          <w:rPr>
            <w:highlight w:val="magenta"/>
            <w:lang w:val="en-US"/>
            <w:rPrChange w:id="36" w:author="Ben Fels" w:date="2024-12-21T13:22:00Z" w16du:dateUtc="2024-12-21T12:22:00Z">
              <w:rPr/>
            </w:rPrChange>
          </w:rPr>
          <w:t xml:space="preserve"> </w:t>
        </w:r>
        <w:r w:rsidR="00E7589D" w:rsidRPr="006827AF">
          <w:rPr>
            <w:highlight w:val="magenta"/>
            <w:rPrChange w:id="37" w:author="Ben Fels" w:date="2024-12-21T13:22:00Z" w16du:dateUtc="2024-12-21T12:22:00Z">
              <w:rPr/>
            </w:rPrChange>
          </w:rPr>
          <w:fldChar w:fldCharType="begin"/>
        </w:r>
        <w:r w:rsidR="00E7589D" w:rsidRPr="003D07F3">
          <w:rPr>
            <w:highlight w:val="magenta"/>
            <w:lang w:val="en-US"/>
            <w:rPrChange w:id="38"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00E7589D" w:rsidRPr="006827AF">
          <w:rPr>
            <w:highlight w:val="magenta"/>
            <w:rPrChange w:id="39" w:author="Ben Fels" w:date="2024-12-21T13:22:00Z" w16du:dateUtc="2024-12-21T12:22:00Z">
              <w:rPr/>
            </w:rPrChange>
          </w:rPr>
          <w:fldChar w:fldCharType="separate"/>
        </w:r>
        <w:r w:rsidR="00E7589D" w:rsidRPr="003D07F3">
          <w:rPr>
            <w:rFonts w:cs="Arial"/>
            <w:highlight w:val="magenta"/>
            <w:lang w:val="en-US"/>
            <w:rPrChange w:id="40" w:author="Ben Fels" w:date="2024-12-21T13:22:00Z" w16du:dateUtc="2024-12-21T12:22:00Z">
              <w:rPr>
                <w:rFonts w:cs="Arial"/>
              </w:rPr>
            </w:rPrChange>
          </w:rPr>
          <w:t>(2013)</w:t>
        </w:r>
        <w:r w:rsidR="00E7589D" w:rsidRPr="006827AF">
          <w:rPr>
            <w:highlight w:val="magenta"/>
            <w:rPrChange w:id="41" w:author="Ben Fels" w:date="2024-12-21T13:22:00Z" w16du:dateUtc="2024-12-21T12:22:00Z">
              <w:rPr/>
            </w:rPrChange>
          </w:rPr>
          <w:fldChar w:fldCharType="end"/>
        </w:r>
        <w:r w:rsidR="00E7589D" w:rsidRPr="003D07F3">
          <w:rPr>
            <w:lang w:val="en-US"/>
          </w:rPr>
          <w:t xml:space="preserve"> sowie </w:t>
        </w:r>
        <w:r w:rsidR="00E7589D" w:rsidRPr="003D07F3">
          <w:rPr>
            <w:rFonts w:cs="Arial"/>
            <w:highlight w:val="magenta"/>
            <w:lang w:val="en-US"/>
            <w:rPrChange w:id="42" w:author="Ben Fels" w:date="2024-12-21T13:23:00Z" w16du:dateUtc="2024-12-21T12:23:00Z">
              <w:rPr>
                <w:rFonts w:cs="Arial"/>
              </w:rPr>
            </w:rPrChange>
          </w:rPr>
          <w:t>Stab &amp; Gurevych</w:t>
        </w:r>
        <w:r w:rsidR="00E7589D" w:rsidRPr="003D07F3">
          <w:rPr>
            <w:highlight w:val="magenta"/>
            <w:lang w:val="en-US"/>
            <w:rPrChange w:id="43" w:author="Ben Fels" w:date="2024-12-21T13:23:00Z" w16du:dateUtc="2024-12-21T12:23:00Z">
              <w:rPr/>
            </w:rPrChange>
          </w:rPr>
          <w:t xml:space="preserve"> </w:t>
        </w:r>
        <w:r w:rsidR="00E7589D" w:rsidRPr="006827AF">
          <w:rPr>
            <w:highlight w:val="magenta"/>
            <w:rPrChange w:id="44" w:author="Ben Fels" w:date="2024-12-21T13:23:00Z" w16du:dateUtc="2024-12-21T12:23:00Z">
              <w:rPr/>
            </w:rPrChange>
          </w:rPr>
          <w:fldChar w:fldCharType="begin"/>
        </w:r>
      </w:ins>
      <w:r w:rsidR="00E7589D" w:rsidRPr="003D07F3">
        <w:rPr>
          <w:highlight w:val="magenta"/>
          <w:lang w:val="en-US"/>
        </w:rPr>
        <w:instrText xml:space="preserve"> ADDIN ZOTERO_ITEM CSL_CITATION {"citationID":"wNmGpL1s","properties":{"formattedCitation":"(2017b)","plainCitation":"(2017b)","not</w:instrText>
      </w:r>
      <w:r w:rsidR="00E7589D" w:rsidRPr="004B0C7D">
        <w:rPr>
          <w:highlight w:val="magenta"/>
        </w:rPr>
        <w:instrTex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w:instrText>
      </w:r>
      <w:r w:rsidR="00E7589D">
        <w:rPr>
          <w:highlight w:val="magenta"/>
        </w:rPr>
        <w:instrText xml:space="preserve">:{"date-parts":[["2017",9]]}},"label":"page","suppress-author":true}],"schema":"https://github.com/citation-style-language/schema/raw/master/csl-citation.json"} </w:instrText>
      </w:r>
      <w:ins w:id="45" w:author="Ben Fels" w:date="2024-12-21T13:22:00Z" w16du:dateUtc="2024-12-21T12:22:00Z">
        <w:r w:rsidR="00E7589D" w:rsidRPr="006827AF">
          <w:rPr>
            <w:highlight w:val="magenta"/>
            <w:rPrChange w:id="46" w:author="Ben Fels" w:date="2024-12-21T13:23:00Z" w16du:dateUtc="2024-12-21T12:23:00Z">
              <w:rPr/>
            </w:rPrChange>
          </w:rPr>
          <w:fldChar w:fldCharType="separate"/>
        </w:r>
      </w:ins>
      <w:r w:rsidR="00E7589D" w:rsidRPr="008833CB">
        <w:rPr>
          <w:rFonts w:cs="Arial"/>
          <w:highlight w:val="magenta"/>
        </w:rPr>
        <w:t>(2017b)</w:t>
      </w:r>
      <w:ins w:id="47" w:author="Ben Fels" w:date="2024-12-21T13:22:00Z" w16du:dateUtc="2024-12-21T12:22:00Z">
        <w:r w:rsidR="00E7589D" w:rsidRPr="006827AF">
          <w:rPr>
            <w:highlight w:val="magenta"/>
            <w:rPrChange w:id="48" w:author="Ben Fels" w:date="2024-12-21T13:23:00Z" w16du:dateUtc="2024-12-21T12:23:00Z">
              <w:rPr/>
            </w:rPrChange>
          </w:rPr>
          <w:fldChar w:fldCharType="end"/>
        </w:r>
        <w:r w:rsidR="00E7589D" w:rsidRPr="005918DB">
          <w:t xml:space="preserve"> </w:t>
        </w:r>
        <w:r w:rsidR="00E7589D" w:rsidRPr="005E17A1">
          <w:rPr>
            <w:highlight w:val="yellow"/>
            <w:rPrChange w:id="49"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ins>
      <w:r w:rsidR="005E0A62">
        <w:rPr>
          <w:highlight w:val="yellow"/>
        </w:rPr>
        <w:t xml:space="preserve"> </w:t>
      </w:r>
      <w:ins w:id="50" w:author="Ben Fels" w:date="2024-12-21T12:41:00Z" w16du:dateUtc="2024-12-21T11:41:00Z">
        <w:r w:rsidRPr="00DD55EB">
          <w:rPr>
            <w:rFonts w:cs="Arial"/>
            <w:highlight w:val="magenta"/>
            <w:rPrChange w:id="51" w:author="Ben Fels" w:date="2024-12-22T09:02:00Z" w16du:dateUtc="2024-12-22T08:02:00Z">
              <w:rPr>
                <w:rFonts w:cs="Arial"/>
              </w:rPr>
            </w:rPrChange>
          </w:rPr>
          <w:t xml:space="preserve">Stab &amp; Gurevych </w:t>
        </w:r>
        <w:r w:rsidRPr="003A7433">
          <w:rPr>
            <w:highlight w:val="magenta"/>
            <w:rPrChange w:id="52" w:author="Ben Fels" w:date="2024-12-21T12:42:00Z" w16du:dateUtc="2024-12-21T11:42:00Z">
              <w:rPr/>
            </w:rPrChange>
          </w:rPr>
          <w:fldChar w:fldCharType="begin"/>
        </w:r>
        <w:r w:rsidRPr="00DD55EB">
          <w:rPr>
            <w:highlight w:val="magenta"/>
            <w:rPrChange w:id="53"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54" w:author="Ben Fels" w:date="2024-12-21T12:42:00Z" w16du:dateUtc="2024-12-21T11:42:00Z">
              <w:rPr/>
            </w:rPrChange>
          </w:rPr>
          <w:instrText>α</w:instrText>
        </w:r>
        <w:r w:rsidRPr="00DD55EB">
          <w:rPr>
            <w:highlight w:val="magenta"/>
            <w:rPrChange w:id="55" w:author="Ben Fels" w:date="2024-12-22T09:02:00Z" w16du:dateUtc="2024-12-22T08:02:00Z">
              <w:rPr/>
            </w:rPrChange>
          </w:rPr>
          <w:instrText xml:space="preserve">U = 0.72 for argument components and </w:instrText>
        </w:r>
        <w:r w:rsidRPr="003A7433">
          <w:rPr>
            <w:highlight w:val="magenta"/>
            <w:rPrChange w:id="56" w:author="Ben Fels" w:date="2024-12-21T12:42:00Z" w16du:dateUtc="2024-12-21T11:42:00Z">
              <w:rPr/>
            </w:rPrChange>
          </w:rPr>
          <w:instrText>α</w:instrText>
        </w:r>
        <w:r w:rsidRPr="00DD55EB">
          <w:rPr>
            <w:highlight w:val="magenta"/>
            <w:rPrChange w:id="57"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58" w:author="Ben Fels" w:date="2024-12-21T12:42:00Z" w16du:dateUtc="2024-12-21T11:42:00Z">
              <w:rPr/>
            </w:rPrChange>
          </w:rPr>
          <w:instrText>ﬁ</w:instrText>
        </w:r>
        <w:r w:rsidRPr="00DD55EB">
          <w:rPr>
            <w:highlight w:val="magenta"/>
            <w:rPrChange w:id="59"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60" w:author="Ben Fels" w:date="2024-12-21T12:42:00Z" w16du:dateUtc="2024-12-21T11:42:00Z">
              <w:rPr/>
            </w:rPrChange>
          </w:rPr>
          <w:fldChar w:fldCharType="separate"/>
        </w:r>
        <w:r w:rsidRPr="00DD55EB">
          <w:rPr>
            <w:rFonts w:cs="Arial"/>
            <w:highlight w:val="magenta"/>
            <w:rPrChange w:id="61" w:author="Ben Fels" w:date="2024-12-22T09:02:00Z" w16du:dateUtc="2024-12-22T08:02:00Z">
              <w:rPr>
                <w:rFonts w:cs="Arial"/>
              </w:rPr>
            </w:rPrChange>
          </w:rPr>
          <w:t>(2014, S. 1501)</w:t>
        </w:r>
        <w:r w:rsidRPr="003A7433">
          <w:rPr>
            <w:highlight w:val="magenta"/>
            <w:rPrChange w:id="62" w:author="Ben Fels" w:date="2024-12-21T12:42:00Z" w16du:dateUtc="2024-12-21T11:42:00Z">
              <w:rPr/>
            </w:rPrChange>
          </w:rPr>
          <w:fldChar w:fldCharType="end"/>
        </w:r>
        <w:r w:rsidRPr="00DD55EB">
          <w:t xml:space="preserve"> </w:t>
        </w:r>
        <w:r w:rsidRPr="00E00D26">
          <w:rPr>
            <w:highlight w:val="green"/>
          </w:rPr>
          <w:t>führen an, dass die automatisierte Erkennung von Argumenten in Texten dazu beitragen kann, die Plausibilität der Argumentationsführung zu prüfen</w:t>
        </w:r>
        <w:r w:rsidRPr="00DD55EB">
          <w:t xml:space="preserve">. </w:t>
        </w:r>
        <w:r w:rsidRPr="00842046">
          <w:t xml:space="preserve">Der Bereich, welcher sich </w:t>
        </w:r>
      </w:ins>
      <w:r w:rsidR="002522AF">
        <w:t xml:space="preserve">mit diesem </w:t>
      </w:r>
      <w:r w:rsidR="00CC790C">
        <w:t>Prozess beschäftigt</w:t>
      </w:r>
      <w:ins w:id="63" w:author="Ben Fels" w:date="2024-12-21T12:41:00Z" w16du:dateUtc="2024-12-21T11:41:00Z">
        <w:r w:rsidRPr="00245094">
          <w:t xml:space="preserve">, nennt sich </w:t>
        </w:r>
        <w:r>
          <w:t>Argument Mining</w:t>
        </w:r>
        <w:r w:rsidRPr="00245094">
          <w:t>.</w:t>
        </w:r>
      </w:ins>
      <w:r w:rsidR="00CC790C">
        <w:t xml:space="preserve"> </w:t>
      </w:r>
    </w:p>
    <w:p w14:paraId="6552F628" w14:textId="7B56BDFB" w:rsidR="009A4548" w:rsidRPr="009A4548" w:rsidRDefault="009A4548" w:rsidP="00BD367F">
      <w:pPr>
        <w:jc w:val="both"/>
        <w:rPr>
          <w:b/>
        </w:rPr>
      </w:pPr>
      <w:r w:rsidRPr="009A4548">
        <w:rPr>
          <w:b/>
        </w:rPr>
        <w:t>Argument Mining</w:t>
      </w:r>
    </w:p>
    <w:p w14:paraId="245D42E4" w14:textId="7B22137F" w:rsidR="00BD367F" w:rsidRDefault="00BD367F" w:rsidP="00BD367F">
      <w:pPr>
        <w:jc w:val="both"/>
      </w:pPr>
      <w:ins w:id="64" w:author="Ben Fels" w:date="2024-12-21T13:22:00Z" w16du:dateUtc="2024-12-21T12:22:00Z">
        <w:r w:rsidRPr="005918DB">
          <w:t xml:space="preserve">Unter Argument Mining kann im Hinblick auf diverse Definitionen </w:t>
        </w:r>
        <w:r w:rsidRPr="005E17A1">
          <w:rPr>
            <w:highlight w:val="magenta"/>
            <w:rPrChange w:id="65" w:author="Ben Fels" w:date="2024-12-21T13:24:00Z" w16du:dateUtc="2024-12-21T12:24:00Z">
              <w:rPr/>
            </w:rPrChange>
          </w:rPr>
          <w:fldChar w:fldCharType="begin"/>
        </w:r>
        <w:r w:rsidRPr="005E17A1">
          <w:rPr>
            <w:highlight w:val="magenta"/>
            <w:rPrChange w:id="66"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67" w:author="Ben Fels" w:date="2024-12-21T13:24:00Z" w16du:dateUtc="2024-12-21T12:24:00Z">
              <w:rPr/>
            </w:rPrChange>
          </w:rPr>
          <w:fldChar w:fldCharType="separate"/>
        </w:r>
        <w:r w:rsidRPr="005E17A1">
          <w:rPr>
            <w:rFonts w:cs="Arial"/>
            <w:highlight w:val="magenta"/>
            <w:rPrChange w:id="68"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69" w:author="Ben Fels" w:date="2024-12-21T13:24:00Z" w16du:dateUtc="2024-12-21T12:24:00Z">
              <w:rPr/>
            </w:rPrChange>
          </w:rPr>
          <w:fldChar w:fldCharType="end"/>
        </w:r>
        <w:r w:rsidRPr="005918DB">
          <w:t xml:space="preserve"> </w:t>
        </w:r>
        <w:r w:rsidRPr="005E17A1">
          <w:rPr>
            <w:highlight w:val="yellow"/>
            <w:rPrChange w:id="70" w:author="Ben Fels" w:date="2024-12-21T13:24:00Z" w16du:dateUtc="2024-12-21T12:24:00Z">
              <w:rPr/>
            </w:rPrChange>
          </w:rPr>
          <w:t>die automatische Identifikation und Extraktion der Argumentationskomponenten</w:t>
        </w:r>
      </w:ins>
      <w:r w:rsidR="00352DD2">
        <w:rPr>
          <w:highlight w:val="yellow"/>
        </w:rPr>
        <w:t>,</w:t>
      </w:r>
      <w:ins w:id="71" w:author="Ben Fels" w:date="2024-12-21T13:22:00Z" w16du:dateUtc="2024-12-21T12:22:00Z">
        <w:r w:rsidRPr="005E17A1">
          <w:rPr>
            <w:highlight w:val="yellow"/>
            <w:rPrChange w:id="72" w:author="Ben Fels" w:date="2024-12-21T13:24:00Z" w16du:dateUtc="2024-12-21T12:24:00Z">
              <w:rPr/>
            </w:rPrChange>
          </w:rPr>
          <w:t xml:space="preserve"> und deren Beziehungen zueinander</w:t>
        </w:r>
      </w:ins>
      <w:r w:rsidR="00352DD2">
        <w:rPr>
          <w:highlight w:val="yellow"/>
        </w:rPr>
        <w:t>,</w:t>
      </w:r>
      <w:ins w:id="73" w:author="Ben Fels" w:date="2024-12-21T13:22:00Z" w16du:dateUtc="2024-12-21T12:22:00Z">
        <w:r w:rsidRPr="005E17A1">
          <w:rPr>
            <w:highlight w:val="yellow"/>
            <w:rPrChange w:id="74" w:author="Ben Fels" w:date="2024-12-21T13:24:00Z" w16du:dateUtc="2024-12-21T12:24:00Z">
              <w:rPr/>
            </w:rPrChange>
          </w:rPr>
          <w:t xml:space="preserve"> </w:t>
        </w:r>
        <w:commentRangeStart w:id="75"/>
        <w:commentRangeStart w:id="76"/>
        <w:r w:rsidRPr="005E17A1">
          <w:rPr>
            <w:highlight w:val="yellow"/>
            <w:rPrChange w:id="77" w:author="Ben Fels" w:date="2024-12-21T13:24:00Z" w16du:dateUtc="2024-12-21T12:24:00Z">
              <w:rPr/>
            </w:rPrChange>
          </w:rPr>
          <w:t xml:space="preserve">aus Texten </w:t>
        </w:r>
      </w:ins>
      <w:commentRangeEnd w:id="75"/>
      <w:ins w:id="78" w:author="Ben Fels" w:date="2024-12-21T13:27:00Z" w16du:dateUtc="2024-12-21T12:27:00Z">
        <w:r>
          <w:rPr>
            <w:rStyle w:val="Kommentarzeichen"/>
          </w:rPr>
          <w:commentReference w:id="75"/>
        </w:r>
      </w:ins>
      <w:commentRangeEnd w:id="76"/>
      <w:r>
        <w:rPr>
          <w:rStyle w:val="Kommentarzeichen"/>
        </w:rPr>
        <w:commentReference w:id="76"/>
      </w:r>
      <w:ins w:id="79" w:author="Ben Fels" w:date="2024-12-21T13:22:00Z" w16du:dateUtc="2024-12-21T12:22:00Z">
        <w:r w:rsidRPr="005E17A1">
          <w:rPr>
            <w:highlight w:val="yellow"/>
            <w:rPrChange w:id="80" w:author="Ben Fels" w:date="2024-12-21T13:24:00Z" w16du:dateUtc="2024-12-21T12:24:00Z">
              <w:rPr/>
            </w:rPrChange>
          </w:rPr>
          <w:t>verstanden werden.</w:t>
        </w:r>
        <w:r w:rsidRPr="005918DB">
          <w:t xml:space="preserve"> </w:t>
        </w:r>
        <w:r w:rsidRPr="00F23093">
          <w:rPr>
            <w:highlight w:val="green"/>
          </w:rPr>
          <w:t>Argument Mining stammt aus dem Bereich des NLP</w:t>
        </w:r>
        <w:r w:rsidRPr="005918DB">
          <w:t xml:space="preserve"> </w:t>
        </w:r>
        <w:r w:rsidRPr="005E17A1">
          <w:rPr>
            <w:highlight w:val="magenta"/>
            <w:rPrChange w:id="81" w:author="Ben Fels" w:date="2024-12-21T13:24:00Z" w16du:dateUtc="2024-12-21T12:24:00Z">
              <w:rPr/>
            </w:rPrChange>
          </w:rPr>
          <w:fldChar w:fldCharType="begin"/>
        </w:r>
        <w:r w:rsidRPr="005E17A1">
          <w:rPr>
            <w:highlight w:val="magenta"/>
            <w:rPrChange w:id="82"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83" w:author="Ben Fels" w:date="2024-12-21T13:24:00Z" w16du:dateUtc="2024-12-21T12:24:00Z">
              <w:rPr/>
            </w:rPrChange>
          </w:rPr>
          <w:fldChar w:fldCharType="separate"/>
        </w:r>
        <w:r w:rsidRPr="005E17A1">
          <w:rPr>
            <w:rFonts w:cs="Arial"/>
            <w:highlight w:val="magenta"/>
            <w:rPrChange w:id="84" w:author="Ben Fels" w:date="2024-12-21T13:24:00Z" w16du:dateUtc="2024-12-21T12:24:00Z">
              <w:rPr>
                <w:rFonts w:cs="Arial"/>
              </w:rPr>
            </w:rPrChange>
          </w:rPr>
          <w:t>(Yeginbergen et al., 2024, S. 11687)</w:t>
        </w:r>
        <w:r w:rsidRPr="005E17A1">
          <w:rPr>
            <w:highlight w:val="magenta"/>
            <w:rPrChange w:id="85" w:author="Ben Fels" w:date="2024-12-21T13:24:00Z" w16du:dateUtc="2024-12-21T12:24:00Z">
              <w:rPr/>
            </w:rPrChange>
          </w:rPr>
          <w:fldChar w:fldCharType="end"/>
        </w:r>
      </w:ins>
      <w:ins w:id="86" w:author="Ben Fels" w:date="2024-12-21T13:24:00Z" w16du:dateUtc="2024-12-21T12:24:00Z">
        <w:r>
          <w:t xml:space="preserve">, </w:t>
        </w:r>
      </w:ins>
      <w:ins w:id="87" w:author="Ben Fels" w:date="2024-12-21T13:22:00Z" w16du:dateUtc="2024-12-21T12:22:00Z">
        <w:r w:rsidRPr="00833634">
          <w:rPr>
            <w:highlight w:val="green"/>
          </w:rPr>
          <w:t>welcher wiederum ein Teil aus dem Bereich der künstlichen Intelligenz ist</w:t>
        </w:r>
        <w:r w:rsidRPr="005918DB">
          <w:t xml:space="preserve"> </w:t>
        </w:r>
        <w:r w:rsidRPr="005E17A1">
          <w:rPr>
            <w:highlight w:val="magenta"/>
            <w:rPrChange w:id="88" w:author="Ben Fels" w:date="2024-12-21T13:24:00Z" w16du:dateUtc="2024-12-21T12:24:00Z">
              <w:rPr/>
            </w:rPrChange>
          </w:rPr>
          <w:fldChar w:fldCharType="begin"/>
        </w:r>
        <w:r w:rsidRPr="005E17A1">
          <w:rPr>
            <w:highlight w:val="magenta"/>
            <w:rPrChange w:id="89"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90" w:author="Ben Fels" w:date="2024-12-21T13:24:00Z" w16du:dateUtc="2024-12-21T12:24:00Z">
              <w:rPr/>
            </w:rPrChange>
          </w:rPr>
          <w:fldChar w:fldCharType="separate"/>
        </w:r>
        <w:r w:rsidRPr="005E17A1">
          <w:rPr>
            <w:rFonts w:cs="Arial"/>
            <w:highlight w:val="magenta"/>
            <w:rPrChange w:id="91" w:author="Ben Fels" w:date="2024-12-21T13:24:00Z" w16du:dateUtc="2024-12-21T12:24:00Z">
              <w:rPr>
                <w:rFonts w:cs="Arial"/>
              </w:rPr>
            </w:rPrChange>
          </w:rPr>
          <w:t>(Kochmar, 2022; Lu et al., 2024, S. 2)</w:t>
        </w:r>
        <w:r w:rsidRPr="005E17A1">
          <w:rPr>
            <w:highlight w:val="magenta"/>
            <w:rPrChange w:id="92" w:author="Ben Fels" w:date="2024-12-21T13:24:00Z" w16du:dateUtc="2024-12-21T12:24:00Z">
              <w:rPr/>
            </w:rPrChange>
          </w:rPr>
          <w:fldChar w:fldCharType="end"/>
        </w:r>
        <w:r w:rsidRPr="005E17A1">
          <w:rPr>
            <w:highlight w:val="magenta"/>
            <w:rPrChange w:id="93" w:author="Ben Fels" w:date="2024-12-21T13:24:00Z" w16du:dateUtc="2024-12-21T12:24:00Z">
              <w:rPr/>
            </w:rPrChange>
          </w:rPr>
          <w:t>.</w:t>
        </w:r>
      </w:ins>
      <w:ins w:id="94" w:author="Ben Fels" w:date="2024-12-21T13:25:00Z" w16du:dateUtc="2024-12-21T12:25:00Z">
        <w:r>
          <w:t xml:space="preserve"> </w:t>
        </w:r>
        <w:r w:rsidRPr="00204D6A">
          <w:rPr>
            <w:highlight w:val="cyan"/>
            <w:rPrChange w:id="95" w:author="Ben Fels" w:date="2024-12-21T13:25:00Z" w16du:dateUtc="2024-12-21T12:25:00Z">
              <w:rPr/>
            </w:rPrChange>
          </w:rPr>
          <w:t>Hier ggf. künstliche Intelligenz definieren</w:t>
        </w:r>
      </w:ins>
    </w:p>
    <w:p w14:paraId="17CFAC5E" w14:textId="384C8453" w:rsidR="008D0035" w:rsidRDefault="00ED0E05" w:rsidP="002107BA">
      <w:pPr>
        <w:jc w:val="both"/>
        <w:rPr>
          <w:ins w:id="96" w:author="Ben Fels" w:date="2024-12-21T19:40:00Z" w16du:dateUtc="2024-12-21T18:40:00Z"/>
        </w:rPr>
      </w:pPr>
      <w:ins w:id="97" w:author="Ben Fels" w:date="2024-12-21T13:34:00Z" w16du:dateUtc="2024-12-21T12:34:00Z">
        <w:r w:rsidRPr="007B766F">
          <w:rPr>
            <w:highlight w:val="green"/>
          </w:rPr>
          <w:t xml:space="preserve">Argument Mining lässt sich wiederum in </w:t>
        </w:r>
        <w:r w:rsidRPr="0003106D">
          <w:rPr>
            <w:b/>
            <w:highlight w:val="green"/>
          </w:rPr>
          <w:t>Teilaufgaben</w:t>
        </w:r>
        <w:r w:rsidRPr="007B766F">
          <w:rPr>
            <w:highlight w:val="green"/>
          </w:rPr>
          <w:t xml:space="preserve"> zerlegen. Auch hier gibt es in der Literatur abweichende Ansichten, wie diese Teilaufgaben zu unterteilen sind</w:t>
        </w:r>
      </w:ins>
      <w:ins w:id="98" w:author="Ben Fels" w:date="2024-12-21T20:19:00Z" w16du:dateUtc="2024-12-21T19:19:00Z">
        <w:r w:rsidRPr="007B766F">
          <w:rPr>
            <w:highlight w:val="green"/>
          </w:rPr>
          <w:t xml:space="preserve">. </w:t>
        </w:r>
        <w:r w:rsidRPr="007B766F">
          <w:rPr>
            <w:highlight w:val="green"/>
          </w:rPr>
          <w:lastRenderedPageBreak/>
          <w:t xml:space="preserve">Es werden sowohl </w:t>
        </w:r>
      </w:ins>
      <w:ins w:id="99" w:author="Ben Fels" w:date="2024-12-21T13:46:00Z" w16du:dateUtc="2024-12-21T12:46:00Z">
        <w:r w:rsidRPr="007B766F">
          <w:rPr>
            <w:highlight w:val="green"/>
            <w:rPrChange w:id="100" w:author="Ben Fels" w:date="2024-12-21T13:46:00Z" w16du:dateUtc="2024-12-21T12:46:00Z">
              <w:rPr>
                <w:lang w:val="en-US"/>
              </w:rPr>
            </w:rPrChange>
          </w:rPr>
          <w:t>zwei</w:t>
        </w:r>
      </w:ins>
      <w:ins w:id="101" w:author="Ben Fels" w:date="2024-12-21T13:49:00Z" w16du:dateUtc="2024-12-21T12:49:00Z">
        <w:r>
          <w:t xml:space="preserve"> </w:t>
        </w:r>
        <w:r>
          <w:fldChar w:fldCharType="begin"/>
        </w:r>
      </w:ins>
      <w:r>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102" w:author="Ben Fels" w:date="2024-12-21T13:49:00Z" w16du:dateUtc="2024-12-21T12:49:00Z">
        <w:r>
          <w:fldChar w:fldCharType="separate"/>
        </w:r>
      </w:ins>
      <w:r w:rsidRPr="008B22DB">
        <w:rPr>
          <w:rFonts w:cs="Arial"/>
          <w:highlight w:val="magenta"/>
        </w:rPr>
        <w:t>(Cabrio &amp; Villata, 2018, S. 5428; Yeginbergen et al., 2024, S. 11687)</w:t>
      </w:r>
      <w:ins w:id="103" w:author="Ben Fels" w:date="2024-12-21T13:49:00Z" w16du:dateUtc="2024-12-21T12:49:00Z">
        <w:r>
          <w:fldChar w:fldCharType="end"/>
        </w:r>
      </w:ins>
      <w:del w:id="104" w:author="Ben Fels" w:date="2024-12-21T13:49:00Z" w16du:dateUtc="2024-12-21T12:49:00Z">
        <w:r w:rsidDel="00495AC8">
          <w:fldChar w:fldCharType="begin"/>
        </w:r>
        <w:r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495AC8">
          <w:delInstrText>α</w:delInstrText>
        </w:r>
        <w:r w:rsidRPr="00FF68C4" w:rsidDel="00495AC8">
          <w:delInstrText xml:space="preserve">U = 0.72 for argument components and </w:delInstrText>
        </w:r>
        <w:r w:rsidDel="00495AC8">
          <w:delInstrText>α</w:delInstrText>
        </w:r>
        <w:r w:rsidRPr="00FF68C4" w:rsidDel="00495AC8">
          <w:delInstrText xml:space="preserve"> = 0.81 for argumentative relations</w:delInstrText>
        </w:r>
        <w:r w:rsidRPr="008B22DB" w:rsidDel="00495AC8">
          <w:delInstrText xml:space="preserve"> indicates that the proposed annotation scheme successfully guides annotators to substantial agreement. The </w:delInstrText>
        </w:r>
        <w:r w:rsidDel="00495AC8">
          <w:delInstrText>ﬁ</w:delInstrText>
        </w:r>
        <w:r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Del="00495AC8">
          <w:fldChar w:fldCharType="separate"/>
        </w:r>
        <w:r w:rsidRPr="00FF68C4" w:rsidDel="00495AC8">
          <w:rPr>
            <w:rFonts w:cs="Arial"/>
          </w:rPr>
          <w:delText>(Stab &amp; Gurevych, 2014, 2017b)</w:delText>
        </w:r>
        <w:r w:rsidDel="00495AC8">
          <w:fldChar w:fldCharType="end"/>
        </w:r>
      </w:del>
      <w:ins w:id="105" w:author="Ben Fels" w:date="2024-12-21T20:19:00Z" w16du:dateUtc="2024-12-21T19:19:00Z">
        <w:r>
          <w:t xml:space="preserve"> a</w:t>
        </w:r>
        <w:r w:rsidRPr="007B766F">
          <w:rPr>
            <w:highlight w:val="green"/>
          </w:rPr>
          <w:t xml:space="preserve">ls auch </w:t>
        </w:r>
      </w:ins>
      <w:ins w:id="106" w:author="Ben Fels" w:date="2024-12-21T13:47:00Z" w16du:dateUtc="2024-12-21T12:47:00Z">
        <w:r w:rsidRPr="007B766F">
          <w:rPr>
            <w:highlight w:val="green"/>
          </w:rPr>
          <w:t>drei</w:t>
        </w:r>
        <w:r w:rsidRPr="00FF68C4">
          <w:t xml:space="preserve"> </w:t>
        </w:r>
      </w:ins>
      <w:ins w:id="107" w:author="Ben Fels" w:date="2024-12-21T13:49:00Z" w16du:dateUtc="2024-12-21T12:49:00Z">
        <w:r w:rsidRPr="00877DAF">
          <w:rPr>
            <w:highlight w:val="magenta"/>
            <w:rPrChange w:id="108" w:author="Ben Fels" w:date="2024-12-21T18:36:00Z" w16du:dateUtc="2024-12-21T17:36:00Z">
              <w:rPr/>
            </w:rPrChange>
          </w:rPr>
          <w:fldChar w:fldCharType="begin"/>
        </w:r>
      </w:ins>
      <w:r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109" w:author="Ben Fels" w:date="2024-12-21T13:49:00Z" w16du:dateUtc="2024-12-21T12:49:00Z">
        <w:r w:rsidRPr="00877DAF">
          <w:rPr>
            <w:highlight w:val="magenta"/>
            <w:rPrChange w:id="110" w:author="Ben Fels" w:date="2024-12-21T18:36:00Z" w16du:dateUtc="2024-12-21T17:36:00Z">
              <w:rPr/>
            </w:rPrChange>
          </w:rPr>
          <w:fldChar w:fldCharType="separate"/>
        </w:r>
      </w:ins>
      <w:r w:rsidRPr="00877DAF">
        <w:rPr>
          <w:rFonts w:cs="Arial"/>
          <w:highlight w:val="magenta"/>
        </w:rPr>
        <w:t>(Lawrence &amp; Reed, 2020, S. 787–788; Peldszus &amp; Stede, 2013, S. 20; Stab &amp; Gurevych, 2017b, S. 620–621)</w:t>
      </w:r>
      <w:ins w:id="111" w:author="Ben Fels" w:date="2024-12-21T13:49:00Z" w16du:dateUtc="2024-12-21T12:49:00Z">
        <w:r w:rsidRPr="00877DAF">
          <w:rPr>
            <w:highlight w:val="magenta"/>
            <w:rPrChange w:id="112" w:author="Ben Fels" w:date="2024-12-21T18:36:00Z" w16du:dateUtc="2024-12-21T17:36:00Z">
              <w:rPr/>
            </w:rPrChange>
          </w:rPr>
          <w:fldChar w:fldCharType="end"/>
        </w:r>
        <w:r w:rsidRPr="00FF68C4">
          <w:t xml:space="preserve"> </w:t>
        </w:r>
      </w:ins>
      <w:ins w:id="113" w:author="Ben Fels" w:date="2024-12-21T13:47:00Z" w16du:dateUtc="2024-12-21T12:47:00Z">
        <w:r w:rsidRPr="007B766F">
          <w:rPr>
            <w:highlight w:val="green"/>
          </w:rPr>
          <w:t>Teilaufgaben benannt.</w:t>
        </w:r>
      </w:ins>
      <w:r w:rsidRPr="007B766F">
        <w:rPr>
          <w:highlight w:val="green"/>
        </w:rPr>
        <w:t xml:space="preserve"> </w:t>
      </w:r>
      <w:ins w:id="114" w:author="Ben Fels" w:date="2024-12-21T13:47:00Z" w16du:dateUtc="2024-12-21T12:47:00Z">
        <w:r w:rsidRPr="007B766F">
          <w:rPr>
            <w:highlight w:val="green"/>
          </w:rPr>
          <w:t>Inhaltlich sind sich die Teilaufgaben sehr ähnlich und werden je nach Vorgehensweise zusammengefasst</w:t>
        </w:r>
      </w:ins>
      <w:r w:rsidRPr="007B766F">
        <w:rPr>
          <w:highlight w:val="green"/>
        </w:rPr>
        <w:t>.</w:t>
      </w:r>
      <w:r>
        <w:t xml:space="preserve"> </w:t>
      </w:r>
      <w:ins w:id="115" w:author="Ben Fels" w:date="2024-12-21T13:40:00Z" w16du:dateUtc="2024-12-21T12:40:00Z">
        <w:r w:rsidRPr="008C679F">
          <w:rPr>
            <w:highlight w:val="green"/>
            <w:rPrChange w:id="116" w:author="Ben Fels" w:date="2024-12-21T14:12:00Z" w16du:dateUtc="2024-12-21T13:12:00Z">
              <w:rPr/>
            </w:rPrChange>
          </w:rPr>
          <w:t xml:space="preserve">Für diese Untersuchung wird die folgende </w:t>
        </w:r>
      </w:ins>
      <w:ins w:id="117" w:author="Ben Fels" w:date="2024-12-21T13:51:00Z" w16du:dateUtc="2024-12-21T12:51:00Z">
        <w:r w:rsidRPr="008C679F">
          <w:rPr>
            <w:highlight w:val="green"/>
            <w:rPrChange w:id="118" w:author="Ben Fels" w:date="2024-12-21T14:12:00Z" w16du:dateUtc="2024-12-21T13:12:00Z">
              <w:rPr/>
            </w:rPrChange>
          </w:rPr>
          <w:t xml:space="preserve">dreiteilige Gliederung der </w:t>
        </w:r>
      </w:ins>
      <w:ins w:id="119" w:author="Ben Fels" w:date="2024-12-21T13:34:00Z" w16du:dateUtc="2024-12-21T12:34:00Z">
        <w:r w:rsidRPr="008C679F">
          <w:rPr>
            <w:highlight w:val="green"/>
            <w:rPrChange w:id="120" w:author="Ben Fels" w:date="2024-12-21T14:12:00Z" w16du:dateUtc="2024-12-21T13:12:00Z">
              <w:rPr/>
            </w:rPrChange>
          </w:rPr>
          <w:t xml:space="preserve">Teilaufgaben </w:t>
        </w:r>
      </w:ins>
      <w:ins w:id="121" w:author="Ben Fels" w:date="2024-12-21T13:41:00Z" w16du:dateUtc="2024-12-21T12:41:00Z">
        <w:r w:rsidRPr="008C679F">
          <w:rPr>
            <w:highlight w:val="green"/>
            <w:rPrChange w:id="122" w:author="Ben Fels" w:date="2024-12-21T14:12:00Z" w16du:dateUtc="2024-12-21T13:12:00Z">
              <w:rPr/>
            </w:rPrChange>
          </w:rPr>
          <w:t>herangezogen</w:t>
        </w:r>
      </w:ins>
      <w:ins w:id="123" w:author="Ben Fels" w:date="2024-12-21T13:34:00Z" w16du:dateUtc="2024-12-21T12:34:00Z">
        <w:r w:rsidRPr="008C679F">
          <w:rPr>
            <w:highlight w:val="green"/>
            <w:rPrChange w:id="124" w:author="Ben Fels" w:date="2024-12-21T14:12:00Z" w16du:dateUtc="2024-12-21T13:12:00Z">
              <w:rPr/>
            </w:rPrChange>
          </w:rPr>
          <w:t xml:space="preserve">. Zunächst wird der argumentative Text von dem nicht-argumentativen Text getrennt, gefolgt von der Unterteilung der Argumentationskomponenten in Behauptungen und Prämissen. Abschließend werden die argumentativen Beziehungen </w:t>
        </w:r>
      </w:ins>
      <w:r>
        <w:rPr>
          <w:highlight w:val="green"/>
        </w:rPr>
        <w:t xml:space="preserve">zwischen den Argumentationskomponenten </w:t>
      </w:r>
      <w:ins w:id="125" w:author="Ben Fels" w:date="2024-12-21T13:34:00Z" w16du:dateUtc="2024-12-21T12:34:00Z">
        <w:r w:rsidRPr="008C679F">
          <w:rPr>
            <w:highlight w:val="green"/>
            <w:rPrChange w:id="126" w:author="Ben Fels" w:date="2024-12-21T14:12:00Z" w16du:dateUtc="2024-12-21T13:12:00Z">
              <w:rPr/>
            </w:rPrChange>
          </w:rPr>
          <w:t>identifizier</w:t>
        </w:r>
        <w:r w:rsidRPr="0015571F">
          <w:t>t.</w:t>
        </w:r>
      </w:ins>
      <w:r>
        <w:t xml:space="preserve"> </w:t>
      </w:r>
      <w:ins w:id="127"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128" w:author="Ben Fels" w:date="2024-12-21T13:46:00Z" w16du:dateUtc="2024-12-21T12:46:00Z">
        <w:r>
          <w:t>.</w:t>
        </w:r>
      </w:ins>
      <w:ins w:id="129" w:author="Ben Fels" w:date="2024-12-21T14:01:00Z" w16du:dateUtc="2024-12-21T13:01:00Z">
        <w:r>
          <w:t xml:space="preserve"> </w:t>
        </w:r>
      </w:ins>
      <w:ins w:id="130" w:author="Ben Fels" w:date="2024-12-21T12:41:00Z" w16du:dateUtc="2024-12-21T11:41:00Z">
        <w:r w:rsidR="004A6C35" w:rsidRPr="00245094">
          <w:t xml:space="preserve">Klassische Ansätze für </w:t>
        </w:r>
        <w:r w:rsidR="004A6C35">
          <w:t>Argument Mining</w:t>
        </w:r>
        <w:r w:rsidR="004A6C35" w:rsidRPr="00245094">
          <w:t xml:space="preserve"> setzen häufig auf umfangreiche regelbasierte Verfahren oder spezialisierte maschinelle Lernmodelle, die auf spezifische Datensätze trainiert werden </w:t>
        </w:r>
        <w:r w:rsidR="004A6C35" w:rsidRPr="00232C87">
          <w:rPr>
            <w:highlight w:val="magenta"/>
            <w:rPrChange w:id="131" w:author="Ben Fels" w:date="2024-12-21T12:42:00Z" w16du:dateUtc="2024-12-21T11:42:00Z">
              <w:rPr/>
            </w:rPrChange>
          </w:rPr>
          <w:fldChar w:fldCharType="begin"/>
        </w:r>
      </w:ins>
      <w:r w:rsidR="004A6C35">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w:instrText>
      </w:r>
      <w:r w:rsidR="004A6C35" w:rsidRPr="00FD0649">
        <w:rPr>
          <w:highlight w:val="magenta"/>
          <w:lang w:val="en-US"/>
        </w:rPr>
        <w:instrText xml:space="preserve">":"Reed","given":"Chris"}],"issued":{"date-parts":[["2020",1]]}}},{"id":967,"uris":["http://zotero.org/users/14644665/items/TQBD3JQ9"],"itemData":{"id":967,"type":"article-journal","abstract":"In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132" w:author="Ben Fels" w:date="2024-12-21T12:41:00Z" w16du:dateUtc="2024-12-21T11:41:00Z">
        <w:r w:rsidR="004A6C35" w:rsidRPr="00232C87">
          <w:rPr>
            <w:highlight w:val="magenta"/>
            <w:rPrChange w:id="133" w:author="Ben Fels" w:date="2024-12-21T12:42:00Z" w16du:dateUtc="2024-12-21T11:42:00Z">
              <w:rPr/>
            </w:rPrChange>
          </w:rPr>
          <w:fldChar w:fldCharType="separate"/>
        </w:r>
      </w:ins>
      <w:r w:rsidR="004A6C35" w:rsidRPr="00FD0649">
        <w:rPr>
          <w:rFonts w:cs="Arial"/>
          <w:highlight w:val="magenta"/>
          <w:lang w:val="en-US"/>
        </w:rPr>
        <w:t>(Lawrence &amp; Reed, 2020; Stab &amp; Gurevych, 2017b)</w:t>
      </w:r>
      <w:ins w:id="134" w:author="Ben Fels" w:date="2024-12-21T12:41:00Z" w16du:dateUtc="2024-12-21T11:41:00Z">
        <w:r w:rsidR="004A6C35" w:rsidRPr="00232C87">
          <w:rPr>
            <w:highlight w:val="magenta"/>
            <w:rPrChange w:id="135" w:author="Ben Fels" w:date="2024-12-21T12:42:00Z" w16du:dateUtc="2024-12-21T11:42:00Z">
              <w:rPr/>
            </w:rPrChange>
          </w:rPr>
          <w:fldChar w:fldCharType="end"/>
        </w:r>
        <w:r w:rsidR="004A6C35" w:rsidRPr="00FD0649">
          <w:rPr>
            <w:lang w:val="en-US"/>
          </w:rPr>
          <w:t xml:space="preserve">. </w:t>
        </w:r>
      </w:ins>
      <w:r w:rsidR="00FD0649" w:rsidRPr="003D07F3">
        <w:rPr>
          <w:lang w:val="en-US"/>
        </w:rPr>
        <w:t xml:space="preserve">Nach </w:t>
      </w:r>
      <w:ins w:id="136" w:author="Ben Fels" w:date="2024-12-21T11:56:00Z" w16du:dateUtc="2024-12-21T10:56:00Z">
        <w:r w:rsidR="00FD0649" w:rsidRPr="003D07F3">
          <w:rPr>
            <w:rFonts w:cs="Arial"/>
            <w:highlight w:val="magenta"/>
            <w:lang w:val="en-US"/>
          </w:rPr>
          <w:t>Cabrio &amp; Villata</w:t>
        </w:r>
      </w:ins>
      <w:r w:rsidR="00FD0649" w:rsidRPr="003D07F3">
        <w:rPr>
          <w:rFonts w:cs="Arial"/>
          <w:highlight w:val="magenta"/>
          <w:lang w:val="en-US"/>
        </w:rPr>
        <w:t xml:space="preserve"> </w:t>
      </w:r>
      <w:ins w:id="137" w:author="Ben Fels" w:date="2024-12-21T11:56:00Z" w16du:dateUtc="2024-12-21T10:56:00Z">
        <w:r w:rsidR="00FD0649" w:rsidRPr="00165108">
          <w:rPr>
            <w:highlight w:val="magenta"/>
          </w:rPr>
          <w:fldChar w:fldCharType="begin"/>
        </w:r>
      </w:ins>
      <w:r w:rsidR="00FD0649" w:rsidRPr="003D07F3">
        <w:rPr>
          <w:highlight w:val="magenta"/>
          <w:lang w:val="en-US"/>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138" w:author="Ben Fels" w:date="2024-12-21T11:56:00Z" w16du:dateUtc="2024-12-21T10:56:00Z">
        <w:r w:rsidR="00FD0649" w:rsidRPr="00165108">
          <w:rPr>
            <w:highlight w:val="magenta"/>
          </w:rPr>
          <w:fldChar w:fldCharType="separate"/>
        </w:r>
      </w:ins>
      <w:r w:rsidR="00FD0649" w:rsidRPr="003D07F3">
        <w:rPr>
          <w:rFonts w:cs="Arial"/>
          <w:highlight w:val="magenta"/>
          <w:lang w:val="en-US"/>
        </w:rPr>
        <w:t>(2018, S. 5431)</w:t>
      </w:r>
      <w:ins w:id="139" w:author="Ben Fels" w:date="2024-12-21T11:56:00Z" w16du:dateUtc="2024-12-21T10:56:00Z">
        <w:r w:rsidR="00FD0649" w:rsidRPr="00165108">
          <w:rPr>
            <w:highlight w:val="magenta"/>
          </w:rPr>
          <w:fldChar w:fldCharType="end"/>
        </w:r>
      </w:ins>
      <w:r w:rsidR="00FD0649" w:rsidRPr="003D07F3">
        <w:rPr>
          <w:lang w:val="en-US"/>
        </w:rPr>
        <w:t xml:space="preserve"> werden dabei </w:t>
      </w:r>
      <w:ins w:id="140" w:author="Ben Fels" w:date="2024-12-21T11:56:00Z" w16du:dateUtc="2024-12-21T10:56:00Z">
        <w:r w:rsidR="00FD0649" w:rsidRPr="003D07F3">
          <w:rPr>
            <w:lang w:val="en-US"/>
          </w:rPr>
          <w:t>syntaktische und positionsbezogene Merkmale am häufigsten verwendet</w:t>
        </w:r>
      </w:ins>
      <w:r w:rsidR="00FD0649" w:rsidRPr="003D07F3">
        <w:rPr>
          <w:lang w:val="en-US"/>
        </w:rPr>
        <w:t>.</w:t>
      </w:r>
      <w:r w:rsidR="00572ED6" w:rsidRPr="003D07F3">
        <w:rPr>
          <w:lang w:val="en-US"/>
        </w:rPr>
        <w:t xml:space="preserve"> </w:t>
      </w:r>
      <w:ins w:id="141" w:author="Ben Fels" w:date="2024-12-21T13:56:00Z" w16du:dateUtc="2024-12-21T12:56:00Z">
        <w:r w:rsidRPr="000A16D0">
          <w:t xml:space="preserve">Neuere Argument Mining Ansätze betrachten die </w:t>
        </w:r>
      </w:ins>
      <w:r w:rsidRPr="000A16D0">
        <w:t xml:space="preserve">Extraktion der Argumente </w:t>
      </w:r>
      <w:ins w:id="142" w:author="Ben Fels" w:date="2024-12-21T13:56:00Z" w16du:dateUtc="2024-12-21T12:56:00Z">
        <w:r w:rsidRPr="000A16D0">
          <w:t>als</w:t>
        </w:r>
      </w:ins>
      <w:ins w:id="143" w:author="Ben Fels" w:date="2024-12-21T13:57:00Z" w16du:dateUtc="2024-12-21T12:57:00Z">
        <w:r w:rsidRPr="000A16D0">
          <w:t xml:space="preserve"> eine Sequenzetikettierungsaufgabe</w:t>
        </w:r>
      </w:ins>
      <w:ins w:id="144" w:author="Ben Fels" w:date="2024-12-21T13:56:00Z" w16du:dateUtc="2024-12-21T12:56:00Z">
        <w:r w:rsidRPr="000A16D0">
          <w:t xml:space="preserve"> </w:t>
        </w:r>
      </w:ins>
      <w:ins w:id="145" w:author="Ben Fels" w:date="2024-12-21T13:57:00Z" w16du:dateUtc="2024-12-21T12:57:00Z">
        <w:r w:rsidRPr="000A16D0">
          <w:t>(</w:t>
        </w:r>
      </w:ins>
      <w:r w:rsidR="00F975F7">
        <w:t xml:space="preserve">engl. </w:t>
      </w:r>
      <w:ins w:id="146" w:author="Ben Fels" w:date="2024-12-21T12:15:00Z" w16du:dateUtc="2024-12-21T11:15:00Z">
        <w:r w:rsidRPr="000A16D0">
          <w:rPr>
            <w:highlight w:val="darkGray"/>
          </w:rPr>
          <w:t>sequence labeling task</w:t>
        </w:r>
      </w:ins>
      <w:ins w:id="147" w:author="Ben Fels" w:date="2024-12-21T13:57:00Z" w16du:dateUtc="2024-12-21T12:57:00Z">
        <w:r w:rsidRPr="000A16D0">
          <w:t>)</w:t>
        </w:r>
      </w:ins>
      <w:r>
        <w:t>,</w:t>
      </w:r>
      <w:r w:rsidRPr="00C07F2A">
        <w:t xml:space="preserve"> </w:t>
      </w:r>
      <w:r>
        <w:t xml:space="preserve">vergleichbar mit der Named Entity Recognition </w:t>
      </w:r>
      <w:ins w:id="148" w:author="Ben Fels" w:date="2024-12-21T12:15:00Z" w16du:dateUtc="2024-12-21T11:15:00Z">
        <w:r w:rsidRPr="0062282A">
          <w:rPr>
            <w:highlight w:val="magenta"/>
          </w:rPr>
          <w:fldChar w:fldCharType="begin"/>
        </w:r>
      </w:ins>
      <w:r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149" w:author="Ben Fels" w:date="2024-12-21T12:15:00Z" w16du:dateUtc="2024-12-21T11:15:00Z">
        <w:r w:rsidRPr="0062282A">
          <w:rPr>
            <w:highlight w:val="magenta"/>
          </w:rPr>
          <w:fldChar w:fldCharType="separate"/>
        </w:r>
      </w:ins>
      <w:r w:rsidRPr="00B62A7A">
        <w:rPr>
          <w:rFonts w:cs="Arial"/>
          <w:highlight w:val="magenta"/>
        </w:rPr>
        <w:t>(Cheng et al., 2022, S. 2282; Stab &amp; Gurevych, 2017b, S. 636; Yeginbergen et al., 2024, S. 11688)</w:t>
      </w:r>
      <w:ins w:id="150" w:author="Ben Fels" w:date="2024-12-21T12:15:00Z" w16du:dateUtc="2024-12-21T11:15:00Z">
        <w:r w:rsidRPr="0062282A">
          <w:rPr>
            <w:highlight w:val="magenta"/>
          </w:rPr>
          <w:fldChar w:fldCharType="end"/>
        </w:r>
      </w:ins>
      <w:r>
        <w:t>.</w:t>
      </w:r>
      <w:r w:rsidR="00904B4B">
        <w:t xml:space="preserve"> </w:t>
      </w:r>
      <w:r w:rsidR="00EF7616" w:rsidRPr="002107BA">
        <w:rPr>
          <w:highlight w:val="green"/>
        </w:rPr>
        <w:t xml:space="preserve">Ein Modell für jede Teilaufgabe des Argument Minings zu entwickeln ist mit einem hohen Aufwand und Fachwissen verbunden, wie es </w:t>
      </w:r>
      <w:ins w:id="151" w:author="Ben Fels" w:date="2024-12-21T14:02:00Z" w16du:dateUtc="2024-12-21T13:02:00Z">
        <w:r w:rsidR="00EF7616" w:rsidRPr="002107BA">
          <w:rPr>
            <w:highlight w:val="green"/>
          </w:rPr>
          <w:t xml:space="preserve">beispielsweise </w:t>
        </w:r>
      </w:ins>
      <w:r w:rsidR="00EF7616" w:rsidRPr="002107BA">
        <w:rPr>
          <w:highlight w:val="green"/>
        </w:rPr>
        <w:t>aus</w:t>
      </w:r>
      <w:r w:rsidR="00EF7616">
        <w:t xml:space="preserve"> </w:t>
      </w:r>
      <w:ins w:id="152" w:author="Ben Fels" w:date="2024-12-21T14:02:00Z" w16du:dateUtc="2024-12-21T13:02:00Z">
        <w:r w:rsidR="00EF7616" w:rsidRPr="00895A9C">
          <w:rPr>
            <w:rFonts w:cs="Arial"/>
            <w:highlight w:val="magenta"/>
          </w:rPr>
          <w:t>Stab &amp; Gurevych</w:t>
        </w:r>
        <w:r w:rsidR="00EF7616">
          <w:t xml:space="preserve"> </w:t>
        </w:r>
      </w:ins>
      <w:r w:rsidR="00EF7616" w:rsidRPr="00E92839">
        <w:rPr>
          <w:highlight w:val="magenta"/>
          <w:rPrChange w:id="153" w:author="Ben Fels" w:date="2024-12-21T14:02:00Z" w16du:dateUtc="2024-12-21T13:02:00Z">
            <w:rPr/>
          </w:rPrChange>
        </w:rPr>
        <w:fldChar w:fldCharType="begin"/>
      </w:r>
      <w:r w:rsidR="00EF7616" w:rsidRPr="00E92839">
        <w:rPr>
          <w:highlight w:val="magenta"/>
          <w:rPrChange w:id="154"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EF7616" w:rsidRPr="00E92839">
        <w:rPr>
          <w:highlight w:val="magenta"/>
          <w:rPrChange w:id="155" w:author="Ben Fels" w:date="2024-12-21T14:02:00Z" w16du:dateUtc="2024-12-21T13:02:00Z">
            <w:rPr/>
          </w:rPrChange>
        </w:rPr>
        <w:fldChar w:fldCharType="separate"/>
      </w:r>
      <w:r w:rsidR="00EF7616" w:rsidRPr="00E92839">
        <w:rPr>
          <w:rFonts w:cs="Arial"/>
          <w:highlight w:val="magenta"/>
          <w:rPrChange w:id="156" w:author="Ben Fels" w:date="2024-12-21T14:02:00Z" w16du:dateUtc="2024-12-21T13:02:00Z">
            <w:rPr>
              <w:rFonts w:cs="Arial"/>
            </w:rPr>
          </w:rPrChange>
        </w:rPr>
        <w:t>(2017b)</w:t>
      </w:r>
      <w:r w:rsidR="00EF7616" w:rsidRPr="00E92839">
        <w:rPr>
          <w:highlight w:val="magenta"/>
          <w:rPrChange w:id="157" w:author="Ben Fels" w:date="2024-12-21T14:02:00Z" w16du:dateUtc="2024-12-21T13:02:00Z">
            <w:rPr/>
          </w:rPrChange>
        </w:rPr>
        <w:fldChar w:fldCharType="end"/>
      </w:r>
      <w:ins w:id="158" w:author="Ben Fels" w:date="2024-12-21T14:03:00Z" w16du:dateUtc="2024-12-21T13:03:00Z">
        <w:r w:rsidR="00EF7616">
          <w:t xml:space="preserve"> </w:t>
        </w:r>
      </w:ins>
      <w:r w:rsidR="00EF7616" w:rsidRPr="002107BA">
        <w:rPr>
          <w:highlight w:val="green"/>
        </w:rPr>
        <w:t>hervorgeht.</w:t>
      </w:r>
      <w:r w:rsidR="00EF7616">
        <w:t xml:space="preserve"> </w:t>
      </w:r>
    </w:p>
    <w:p w14:paraId="19D4F48C" w14:textId="6B523CF2" w:rsidR="0007031B" w:rsidRPr="00290606" w:rsidRDefault="003A7433" w:rsidP="0007031B">
      <w:pPr>
        <w:jc w:val="both"/>
        <w:rPr>
          <w:bCs/>
        </w:rPr>
      </w:pPr>
      <w:ins w:id="159" w:author="Ben Fels" w:date="2024-12-21T12:41:00Z" w16du:dateUtc="2024-12-21T11:41:00Z">
        <w:r w:rsidRPr="00503748">
          <w:rPr>
            <w:highlight w:val="green"/>
          </w:rPr>
          <w:t>Große Sprachmodelle</w:t>
        </w:r>
        <w:r w:rsidRPr="00245094">
          <w:t xml:space="preserve"> (</w:t>
        </w:r>
        <w:r w:rsidRPr="00981E1A">
          <w:rPr>
            <w:highlight w:val="red"/>
            <w:rPrChange w:id="160" w:author="Ben Fels" w:date="2024-12-21T12:43:00Z" w16du:dateUtc="2024-12-21T11:43:00Z">
              <w:rPr/>
            </w:rPrChange>
          </w:rPr>
          <w:t>engl. Large Language Models, kurz LLMs</w:t>
        </w:r>
        <w:r w:rsidRPr="00245094">
          <w:t xml:space="preserve">) </w:t>
        </w:r>
        <w:r w:rsidRPr="00503748">
          <w:rPr>
            <w:highlight w:val="green"/>
          </w:rPr>
          <w:t>ermöglichen hierfür neue Ansätze. Sie liefern dem Stand der Technik entsprechende Ergebnisse bei gängigen</w:t>
        </w:r>
        <w:r w:rsidRPr="00245094">
          <w:t xml:space="preserve"> </w:t>
        </w:r>
        <w:r w:rsidRPr="00981E1A">
          <w:rPr>
            <w:highlight w:val="red"/>
            <w:rPrChange w:id="161" w:author="Ben Fels" w:date="2024-12-21T12:43:00Z" w16du:dateUtc="2024-12-21T11:43:00Z">
              <w:rPr/>
            </w:rPrChange>
          </w:rPr>
          <w:t>Natural Language Processing (NLP</w:t>
        </w:r>
        <w:r w:rsidRPr="00245094">
          <w:t xml:space="preserve">) </w:t>
        </w:r>
        <w:r w:rsidRPr="00E70EC4">
          <w:t>Aufgaben</w:t>
        </w:r>
        <w:r w:rsidRPr="00232C87">
          <w:rPr>
            <w:highlight w:val="magenta"/>
            <w:rPrChange w:id="162" w:author="Ben Fels" w:date="2024-12-21T12:42:00Z" w16du:dateUtc="2024-12-21T11:42:00Z">
              <w:rPr/>
            </w:rPrChange>
          </w:rPr>
          <w:t xml:space="preserve"> </w:t>
        </w:r>
        <w:r w:rsidRPr="00232C87">
          <w:rPr>
            <w:highlight w:val="magenta"/>
            <w:rPrChange w:id="163" w:author="Ben Fels" w:date="2024-12-21T12:42:00Z" w16du:dateUtc="2024-12-21T11:42:00Z">
              <w:rPr/>
            </w:rPrChange>
          </w:rPr>
          <w:fldChar w:fldCharType="begin"/>
        </w:r>
        <w:r w:rsidRPr="00232C87">
          <w:rPr>
            <w:highlight w:val="magenta"/>
            <w:rPrChange w:id="164"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165" w:author="Ben Fels" w:date="2024-12-21T12:42:00Z" w16du:dateUtc="2024-12-21T11:42:00Z">
              <w:rPr/>
            </w:rPrChange>
          </w:rPr>
          <w:fldChar w:fldCharType="separate"/>
        </w:r>
        <w:r w:rsidRPr="00232C87">
          <w:rPr>
            <w:rFonts w:cs="Arial"/>
            <w:highlight w:val="magenta"/>
            <w:rPrChange w:id="166" w:author="Ben Fels" w:date="2024-12-21T12:42:00Z" w16du:dateUtc="2024-12-21T11:42:00Z">
              <w:rPr>
                <w:rFonts w:cs="Arial"/>
              </w:rPr>
            </w:rPrChange>
          </w:rPr>
          <w:t>(Ozdemir, 2024, S. 46; Patil &amp; Gudivada, 2024, S. 1)</w:t>
        </w:r>
        <w:r w:rsidRPr="00232C87">
          <w:rPr>
            <w:highlight w:val="magenta"/>
            <w:rPrChange w:id="167" w:author="Ben Fels" w:date="2024-12-21T12:42:00Z" w16du:dateUtc="2024-12-21T11:42:00Z">
              <w:rPr/>
            </w:rPrChange>
          </w:rPr>
          <w:fldChar w:fldCharType="end"/>
        </w:r>
        <w:r w:rsidRPr="00245094">
          <w:t xml:space="preserve">. </w:t>
        </w:r>
        <w:r w:rsidRPr="00E70EC4">
          <w:rPr>
            <w:highlight w:val="green"/>
          </w:rPr>
          <w:t xml:space="preserve">Zu diesen NLP-Aufgaben gehören beispielsweise maschinelle Übersetzung, Beantwortung von Fragen und </w:t>
        </w:r>
      </w:ins>
      <w:r w:rsidR="00EB23DD" w:rsidRPr="00E70EC4">
        <w:rPr>
          <w:highlight w:val="green"/>
        </w:rPr>
        <w:t>Informationsextraktion</w:t>
      </w:r>
      <w:ins w:id="168" w:author="Ben Fels" w:date="2024-12-21T12:41:00Z" w16du:dateUtc="2024-12-21T11:41:00Z">
        <w:r w:rsidRPr="00245094">
          <w:t xml:space="preserve"> </w:t>
        </w:r>
        <w:r w:rsidRPr="00232C87">
          <w:rPr>
            <w:highlight w:val="magenta"/>
            <w:rPrChange w:id="169" w:author="Ben Fels" w:date="2024-12-21T12:42:00Z" w16du:dateUtc="2024-12-21T11:42:00Z">
              <w:rPr/>
            </w:rPrChange>
          </w:rPr>
          <w:fldChar w:fldCharType="begin"/>
        </w:r>
      </w:ins>
      <w:r w:rsidR="00A25689">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170" w:author="Ben Fels" w:date="2024-12-21T12:41:00Z" w16du:dateUtc="2024-12-21T11:41:00Z">
        <w:r w:rsidRPr="00232C87">
          <w:rPr>
            <w:highlight w:val="magenta"/>
            <w:rPrChange w:id="171" w:author="Ben Fels" w:date="2024-12-21T12:42:00Z" w16du:dateUtc="2024-12-21T11:42:00Z">
              <w:rPr/>
            </w:rPrChange>
          </w:rPr>
          <w:fldChar w:fldCharType="separate"/>
        </w:r>
      </w:ins>
      <w:r w:rsidR="005B43CE" w:rsidRPr="005B43CE">
        <w:rPr>
          <w:rFonts w:cs="Arial"/>
          <w:highlight w:val="magenta"/>
        </w:rPr>
        <w:t>(Han et al., 2024, S. 5; Kochmar, 2022)</w:t>
      </w:r>
      <w:ins w:id="172" w:author="Ben Fels" w:date="2024-12-21T12:41:00Z" w16du:dateUtc="2024-12-21T11:41:00Z">
        <w:r w:rsidRPr="00232C87">
          <w:rPr>
            <w:highlight w:val="magenta"/>
            <w:rPrChange w:id="173" w:author="Ben Fels" w:date="2024-12-21T12:42:00Z" w16du:dateUtc="2024-12-21T11:42:00Z">
              <w:rPr/>
            </w:rPrChange>
          </w:rPr>
          <w:fldChar w:fldCharType="end"/>
        </w:r>
        <w:r w:rsidRPr="00245094">
          <w:t>.</w:t>
        </w:r>
      </w:ins>
      <w:r w:rsidR="00992989">
        <w:t xml:space="preserve"> </w:t>
      </w:r>
      <w:ins w:id="174" w:author="Ben Fels" w:date="2024-12-21T11:55:00Z" w16du:dateUtc="2024-12-21T10:55:00Z">
        <w:r w:rsidR="00D70BE7" w:rsidRPr="00E70EC4">
          <w:rPr>
            <w:highlight w:val="green"/>
          </w:rPr>
          <w:t xml:space="preserve">Sprachmodelle </w:t>
        </w:r>
      </w:ins>
      <w:r w:rsidR="00D70BE7" w:rsidRPr="00E70EC4">
        <w:rPr>
          <w:highlight w:val="green"/>
        </w:rPr>
        <w:t xml:space="preserve">können als </w:t>
      </w:r>
      <w:ins w:id="175" w:author="Ben Fels" w:date="2024-12-21T11:55:00Z" w16du:dateUtc="2024-12-21T10:55:00Z">
        <w:r w:rsidR="00D70BE7" w:rsidRPr="00E70EC4">
          <w:rPr>
            <w:highlight w:val="green"/>
          </w:rPr>
          <w:t>Modelle</w:t>
        </w:r>
      </w:ins>
      <w:r w:rsidR="00D70BE7" w:rsidRPr="00E70EC4">
        <w:rPr>
          <w:highlight w:val="green"/>
        </w:rPr>
        <w:t xml:space="preserve"> verstanden werden</w:t>
      </w:r>
      <w:ins w:id="176" w:author="Ben Fels" w:date="2024-12-21T11:55:00Z" w16du:dateUtc="2024-12-21T10:55:00Z">
        <w:r w:rsidR="00D70BE7" w:rsidRPr="00E70EC4">
          <w:rPr>
            <w:highlight w:val="green"/>
          </w:rPr>
          <w:t xml:space="preserve">, welche die Abfolge von </w:t>
        </w:r>
      </w:ins>
      <w:r w:rsidR="00D70BE7" w:rsidRPr="00E70EC4">
        <w:rPr>
          <w:highlight w:val="green"/>
        </w:rPr>
        <w:t xml:space="preserve">Token </w:t>
      </w:r>
      <w:ins w:id="177" w:author="Ben Fels" w:date="2024-12-21T11:55:00Z" w16du:dateUtc="2024-12-21T10:55:00Z">
        <w:r w:rsidR="00D70BE7" w:rsidRPr="00E70EC4">
          <w:rPr>
            <w:highlight w:val="green"/>
          </w:rPr>
          <w:t>vorhersagen</w:t>
        </w:r>
        <w:r w:rsidR="00D70BE7">
          <w:t xml:space="preserve">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rsidRPr="00E70EC4">
        <w:rPr>
          <w:highlight w:val="green"/>
        </w:rPr>
        <w:t xml:space="preserve">Dabei können Token einzelne </w:t>
      </w:r>
      <w:ins w:id="178" w:author="Ben Fels" w:date="2024-12-21T11:55:00Z" w16du:dateUtc="2024-12-21T10:55:00Z">
        <w:r w:rsidR="00D70BE7" w:rsidRPr="00E70EC4">
          <w:rPr>
            <w:highlight w:val="green"/>
          </w:rPr>
          <w:t xml:space="preserve">Buchstaben </w:t>
        </w:r>
      </w:ins>
      <w:r w:rsidR="00D70BE7" w:rsidRPr="00E70EC4">
        <w:rPr>
          <w:highlight w:val="green"/>
        </w:rPr>
        <w:t xml:space="preserve">bis hin zu ganzen </w:t>
      </w:r>
      <w:ins w:id="179" w:author="Ben Fels" w:date="2024-12-21T11:55:00Z" w16du:dateUtc="2024-12-21T10:55:00Z">
        <w:r w:rsidR="00D70BE7" w:rsidRPr="00E70EC4">
          <w:rPr>
            <w:highlight w:val="green"/>
          </w:rPr>
          <w:t xml:space="preserve">Wörtern </w:t>
        </w:r>
      </w:ins>
      <w:r w:rsidR="00D70BE7" w:rsidRPr="00E70EC4">
        <w:rPr>
          <w:highlight w:val="green"/>
        </w:rPr>
        <w:t>umfass</w:t>
      </w:r>
      <w:r w:rsidR="00D70BE7">
        <w:t xml:space="preserve">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xml:space="preserve">. </w:t>
      </w:r>
      <w:r w:rsidR="00A25689">
        <w:t>Nach</w:t>
      </w:r>
      <w:r w:rsidR="000C040C">
        <w:t xml:space="preserve"> </w:t>
      </w:r>
      <w:r w:rsidR="004E2186" w:rsidRPr="00A25689">
        <w:rPr>
          <w:rFonts w:cs="Arial"/>
          <w:highlight w:val="magenta"/>
        </w:rPr>
        <w:t>Han et al.</w:t>
      </w:r>
      <w:r w:rsidR="004E2186">
        <w:rPr>
          <w:rFonts w:cs="Arial"/>
        </w:rPr>
        <w:t xml:space="preserve"> </w:t>
      </w:r>
      <w:r w:rsidR="00A25689" w:rsidRPr="00A25689">
        <w:rPr>
          <w:highlight w:val="magenta"/>
        </w:rPr>
        <w:fldChar w:fldCharType="begin"/>
      </w:r>
      <w:r w:rsidR="000C040C">
        <w:rPr>
          <w:highlight w:val="magenta"/>
        </w:rPr>
        <w:instrText xml:space="preserve"> ADDIN ZOTERO_ITEM CSL_CITATION {"citationID":"sDgNQWnz","properties":{"formattedCitation":"(2024, S. 11)","plainCitation":"(2024, S. 11)","noteIndex":0},"citationItems":[{"id":2112,"uris":["http://zotero.org/users/14644665/items/CPRX55AA"],"itemData":{"id":2112,"type":"article-journal","abstract":"Large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11","label":"page","suppress-author":true}],"schema":"https://github.com/citation-style-language/schema/raw/master/csl-citation.json"} </w:instrText>
      </w:r>
      <w:r w:rsidR="00A25689" w:rsidRPr="00A25689">
        <w:rPr>
          <w:highlight w:val="magenta"/>
        </w:rPr>
        <w:fldChar w:fldCharType="separate"/>
      </w:r>
      <w:r w:rsidR="000C040C" w:rsidRPr="000C040C">
        <w:rPr>
          <w:rFonts w:cs="Arial"/>
          <w:highlight w:val="magenta"/>
        </w:rPr>
        <w:t>(2024, S. 11)</w:t>
      </w:r>
      <w:r w:rsidR="00A25689" w:rsidRPr="00A25689">
        <w:rPr>
          <w:highlight w:val="magenta"/>
        </w:rPr>
        <w:fldChar w:fldCharType="end"/>
      </w:r>
      <w:r w:rsidR="00A25689">
        <w:t xml:space="preserve"> </w:t>
      </w:r>
      <w:r w:rsidR="00A25689" w:rsidRPr="00EB1D29">
        <w:rPr>
          <w:highlight w:val="green"/>
        </w:rPr>
        <w:t>bezieht sich d</w:t>
      </w:r>
      <w:r w:rsidR="006B7350" w:rsidRPr="00EB1D29">
        <w:rPr>
          <w:highlight w:val="green"/>
        </w:rPr>
        <w:t>ie Bezeichnung g</w:t>
      </w:r>
      <w:ins w:id="180" w:author="Ben Fels" w:date="2024-12-21T11:55:00Z" w16du:dateUtc="2024-12-21T10:55:00Z">
        <w:r w:rsidR="00D70BE7" w:rsidRPr="00EB1D29">
          <w:rPr>
            <w:highlight w:val="green"/>
          </w:rPr>
          <w:t>roße</w:t>
        </w:r>
      </w:ins>
      <w:r w:rsidR="006B7350" w:rsidRPr="00EB1D29">
        <w:rPr>
          <w:highlight w:val="green"/>
        </w:rPr>
        <w:t>s</w:t>
      </w:r>
      <w:ins w:id="181" w:author="Ben Fels" w:date="2024-12-21T11:55:00Z" w16du:dateUtc="2024-12-21T10:55:00Z">
        <w:r w:rsidR="00D70BE7" w:rsidRPr="00EB1D29">
          <w:rPr>
            <w:highlight w:val="green"/>
          </w:rPr>
          <w:t xml:space="preserve"> Sprachmodell</w:t>
        </w:r>
      </w:ins>
      <w:r w:rsidR="00D70BE7" w:rsidRPr="00EB1D29">
        <w:rPr>
          <w:highlight w:val="green"/>
        </w:rPr>
        <w:t xml:space="preserve"> </w:t>
      </w:r>
      <w:r w:rsidR="006B7350" w:rsidRPr="00EB1D29">
        <w:rPr>
          <w:highlight w:val="green"/>
        </w:rPr>
        <w:t xml:space="preserve">auf </w:t>
      </w:r>
      <w:r w:rsidR="004E2186" w:rsidRPr="00EB1D29">
        <w:rPr>
          <w:highlight w:val="green"/>
        </w:rPr>
        <w:t>tiefe neuronale Netze mit mehr als einer Milliarde Parametern.</w:t>
      </w:r>
      <w:r w:rsidR="00D70BE7" w:rsidRPr="00EB1D29">
        <w:rPr>
          <w:highlight w:val="green"/>
        </w:rPr>
        <w:t xml:space="preserve"> </w:t>
      </w:r>
      <w:r w:rsidR="00004E0A" w:rsidRPr="00EB1D29">
        <w:rPr>
          <w:highlight w:val="green"/>
        </w:rPr>
        <w:t xml:space="preserve">Demnach </w:t>
      </w:r>
      <w:r w:rsidR="00E44F60" w:rsidRPr="00EB1D29">
        <w:rPr>
          <w:highlight w:val="green"/>
        </w:rPr>
        <w:t xml:space="preserve">besitzen </w:t>
      </w:r>
      <w:r w:rsidR="00004E0A" w:rsidRPr="00EB1D29">
        <w:rPr>
          <w:highlight w:val="green"/>
        </w:rPr>
        <w:t xml:space="preserve">sie </w:t>
      </w:r>
      <w:r w:rsidR="00E44F60" w:rsidRPr="00EB1D29">
        <w:rPr>
          <w:highlight w:val="green"/>
        </w:rPr>
        <w:t xml:space="preserve">starke Generalisierungsfähigkeiten, die es ihnen ermöglichen auf </w:t>
      </w:r>
      <w:r w:rsidR="00D47A38" w:rsidRPr="00EB1D29">
        <w:rPr>
          <w:highlight w:val="green"/>
        </w:rPr>
        <w:t xml:space="preserve">ein breites Spektrum an </w:t>
      </w:r>
      <w:r w:rsidR="00E44F60" w:rsidRPr="00EB1D29">
        <w:rPr>
          <w:highlight w:val="green"/>
        </w:rPr>
        <w:t>Aufgaben angewendet zu werde</w:t>
      </w:r>
      <w:r w:rsidR="00E44F60">
        <w:t xml:space="preserve">n </w:t>
      </w:r>
      <w:r w:rsidR="00E44F60" w:rsidRPr="00D47A38">
        <w:rPr>
          <w:highlight w:val="magenta"/>
        </w:rPr>
        <w:lastRenderedPageBreak/>
        <w:fldChar w:fldCharType="begin"/>
      </w:r>
      <w:r w:rsidR="00A25689">
        <w:rPr>
          <w:highlight w:val="magenta"/>
        </w:rPr>
        <w:instrText xml:space="preserve"> ADDIN ZOTERO_ITEM CSL_CITATION {"citationID":"qnAUospG","properties":{"formattedCitation":"(Han et al., 2024, S. 34)","plainCitation":"(Han et al., 2024, S. 34)","noteIndex":0},"citationItems":[{"id":2112,"uris":["http://zotero.org/users/14644665/items/CPRX55AA"],"itemData":{"id":2112,"type":"article-journal","abstract":"Large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34","label":"page"}],"schema":"https://github.com/citation-style-language/schema/raw/master/csl-citation.json"} </w:instrText>
      </w:r>
      <w:r w:rsidR="00E44F60" w:rsidRPr="00D47A38">
        <w:rPr>
          <w:highlight w:val="magenta"/>
        </w:rPr>
        <w:fldChar w:fldCharType="separate"/>
      </w:r>
      <w:r w:rsidR="00E44F60" w:rsidRPr="00D47A38">
        <w:rPr>
          <w:rFonts w:cs="Arial"/>
          <w:highlight w:val="magenta"/>
        </w:rPr>
        <w:t>(Han et al., 2024, S. 34)</w:t>
      </w:r>
      <w:r w:rsidR="00E44F60" w:rsidRPr="00D47A38">
        <w:rPr>
          <w:highlight w:val="magenta"/>
        </w:rPr>
        <w:fldChar w:fldCharType="end"/>
      </w:r>
      <w:r w:rsidR="00004E0A">
        <w:t>.</w:t>
      </w:r>
      <w:r w:rsidR="00EB1D29">
        <w:t xml:space="preserve"> </w:t>
      </w:r>
      <w:ins w:id="182" w:author="Ben Fels" w:date="2024-12-21T12:41:00Z" w16du:dateUtc="2024-12-21T11:41:00Z">
        <w:r w:rsidRPr="00417177">
          <w:rPr>
            <w:highlight w:val="green"/>
          </w:rPr>
          <w:t>Bekannte LLMs sind die GPT</w:t>
        </w:r>
      </w:ins>
      <w:r w:rsidR="006514F0" w:rsidRPr="00417177">
        <w:rPr>
          <w:highlight w:val="green"/>
        </w:rPr>
        <w:t>-</w:t>
      </w:r>
      <w:r w:rsidR="004607D5" w:rsidRPr="00417177">
        <w:rPr>
          <w:highlight w:val="green"/>
        </w:rPr>
        <w:t>Reihe</w:t>
      </w:r>
      <w:r w:rsidR="009A4BDD" w:rsidRPr="00417177">
        <w:rPr>
          <w:highlight w:val="green"/>
        </w:rPr>
        <w:t xml:space="preserve"> </w:t>
      </w:r>
      <w:ins w:id="183" w:author="Ben Fels" w:date="2024-12-21T12:41:00Z" w16du:dateUtc="2024-12-21T11:41:00Z">
        <w:r w:rsidRPr="00417177">
          <w:rPr>
            <w:highlight w:val="green"/>
          </w:rPr>
          <w:t>von OpenAI</w:t>
        </w:r>
      </w:ins>
      <w:r w:rsidR="006514F0" w:rsidRPr="00417177">
        <w:rPr>
          <w:highlight w:val="green"/>
        </w:rPr>
        <w:t xml:space="preserve"> oder </w:t>
      </w:r>
      <w:r w:rsidR="009A4BDD" w:rsidRPr="00417177">
        <w:rPr>
          <w:highlight w:val="green"/>
        </w:rPr>
        <w:t>die LLaMA-</w:t>
      </w:r>
      <w:r w:rsidR="004607D5" w:rsidRPr="00417177">
        <w:rPr>
          <w:highlight w:val="green"/>
        </w:rPr>
        <w:t xml:space="preserve">Reihe </w:t>
      </w:r>
      <w:r w:rsidR="009A4BDD" w:rsidRPr="00417177">
        <w:rPr>
          <w:highlight w:val="green"/>
        </w:rPr>
        <w:t xml:space="preserve">von </w:t>
      </w:r>
      <w:r w:rsidR="00283CB8" w:rsidRPr="00417177">
        <w:rPr>
          <w:highlight w:val="green"/>
        </w:rPr>
        <w:t>Meta</w:t>
      </w:r>
      <w:r w:rsidR="00283CB8">
        <w:t xml:space="preserve"> </w:t>
      </w:r>
      <w:r w:rsidR="00283CB8">
        <w:fldChar w:fldCharType="begin"/>
      </w:r>
      <w:r w:rsidR="00A25689">
        <w:instrText xml:space="preserve"> ADDIN ZOTERO_ITEM CSL_CITATION {"citationID":"LcpLWWaQ","properties":{"formattedCitation":"(Han et al., 2024, S. 27)","plainCitation":"(Han et al., 2024, S. 27)","noteIndex":0},"citationItems":[{"id":2112,"uris":["http://zotero.org/users/14644665/items/CPRX55AA"],"itemData":{"id":2112,"type":"article-journal","abstract":"Large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27","label":"page"}],"schema":"https://github.com/citation-style-language/schema/raw/master/csl-citation.json"} </w:instrText>
      </w:r>
      <w:r w:rsidR="00283CB8">
        <w:fldChar w:fldCharType="separate"/>
      </w:r>
      <w:r w:rsidR="00283CB8" w:rsidRPr="002B57F8">
        <w:rPr>
          <w:rFonts w:cs="Arial"/>
          <w:highlight w:val="magenta"/>
        </w:rPr>
        <w:t>(Han et al., 2024, S. 27</w:t>
      </w:r>
      <w:r w:rsidR="00283CB8" w:rsidRPr="00283CB8">
        <w:rPr>
          <w:rFonts w:cs="Arial"/>
        </w:rPr>
        <w:t>)</w:t>
      </w:r>
      <w:r w:rsidR="00283CB8">
        <w:fldChar w:fldCharType="end"/>
      </w:r>
      <w:ins w:id="184" w:author="Ben Fels" w:date="2024-12-21T12:41:00Z" w16du:dateUtc="2024-12-21T11:41:00Z">
        <w:r w:rsidRPr="00245094">
          <w:t>.</w:t>
        </w:r>
      </w:ins>
      <w:r w:rsidR="00AC7C5A">
        <w:t xml:space="preserve"> </w:t>
      </w:r>
      <w:r w:rsidR="0007031B">
        <w:rPr>
          <w:rFonts w:cs="Arial"/>
          <w:highlight w:val="magenta"/>
        </w:rPr>
        <w:t xml:space="preserve">Patil &amp; </w:t>
      </w:r>
      <w:ins w:id="185" w:author="Ben Fels" w:date="2024-12-21T11:58:00Z" w16du:dateUtc="2024-12-21T10:58:00Z">
        <w:r w:rsidR="0007031B" w:rsidRPr="00E50642">
          <w:rPr>
            <w:rFonts w:cs="Arial"/>
            <w:highlight w:val="magenta"/>
          </w:rPr>
          <w:t xml:space="preserve">Gudivada (2024, S. </w:t>
        </w:r>
        <w:r w:rsidR="0007031B">
          <w:rPr>
            <w:rFonts w:cs="Arial"/>
            <w:highlight w:val="magenta"/>
          </w:rPr>
          <w:t>3</w:t>
        </w:r>
        <w:r w:rsidR="0007031B" w:rsidRPr="00E50642">
          <w:rPr>
            <w:rFonts w:cs="Arial"/>
            <w:highlight w:val="magenta"/>
          </w:rPr>
          <w:t>)</w:t>
        </w:r>
        <w:r w:rsidR="0007031B">
          <w:rPr>
            <w:rFonts w:cs="Arial"/>
          </w:rPr>
          <w:t xml:space="preserve"> </w:t>
        </w:r>
        <w:r w:rsidR="0007031B" w:rsidRPr="000B4F9F">
          <w:rPr>
            <w:rFonts w:cs="Arial"/>
            <w:highlight w:val="green"/>
          </w:rPr>
          <w:t xml:space="preserve">unterscheiden </w:t>
        </w:r>
      </w:ins>
      <w:r w:rsidR="0007031B" w:rsidRPr="000B4F9F">
        <w:rPr>
          <w:rFonts w:cs="Arial"/>
          <w:highlight w:val="green"/>
        </w:rPr>
        <w:t>drei</w:t>
      </w:r>
      <w:ins w:id="186" w:author="Ben Fels" w:date="2024-12-21T11:58:00Z" w16du:dateUtc="2024-12-21T10:58:00Z">
        <w:r w:rsidR="0007031B" w:rsidRPr="000B4F9F">
          <w:rPr>
            <w:rFonts w:cs="Arial"/>
            <w:highlight w:val="green"/>
          </w:rPr>
          <w:t xml:space="preserve"> </w:t>
        </w:r>
      </w:ins>
      <w:r w:rsidR="0007031B" w:rsidRPr="000B4F9F">
        <w:rPr>
          <w:rFonts w:cs="Arial"/>
          <w:highlight w:val="green"/>
        </w:rPr>
        <w:t xml:space="preserve">Phasen bei </w:t>
      </w:r>
      <w:ins w:id="187" w:author="Ben Fels" w:date="2024-12-21T11:58:00Z" w16du:dateUtc="2024-12-21T10:58:00Z">
        <w:r w:rsidR="0007031B">
          <w:rPr>
            <w:rFonts w:cs="Arial"/>
          </w:rPr>
          <w:t xml:space="preserve">LLMs: </w:t>
        </w:r>
      </w:ins>
      <w:r w:rsidR="0007031B" w:rsidRPr="00BB0481">
        <w:rPr>
          <w:rFonts w:cs="Arial"/>
          <w:highlight w:val="yellow"/>
        </w:rPr>
        <w:t>P</w:t>
      </w:r>
      <w:ins w:id="188" w:author="Ben Fels" w:date="2024-12-21T11:58:00Z" w16du:dateUtc="2024-12-21T10:58:00Z">
        <w:r w:rsidR="0007031B" w:rsidRPr="00BB0481">
          <w:rPr>
            <w:rFonts w:cs="Arial"/>
            <w:highlight w:val="yellow"/>
          </w:rPr>
          <w:t>re</w:t>
        </w:r>
      </w:ins>
      <w:r w:rsidR="0007031B" w:rsidRPr="00BB0481">
        <w:rPr>
          <w:rFonts w:cs="Arial"/>
          <w:highlight w:val="yellow"/>
        </w:rPr>
        <w:t>-</w:t>
      </w:r>
      <w:r w:rsidR="00BB0481" w:rsidRPr="00BB0481">
        <w:rPr>
          <w:rFonts w:cs="Arial"/>
          <w:highlight w:val="yellow"/>
        </w:rPr>
        <w:t>t</w:t>
      </w:r>
      <w:ins w:id="189" w:author="Ben Fels" w:date="2024-12-21T11:58:00Z" w16du:dateUtc="2024-12-21T10:58:00Z">
        <w:r w:rsidR="0007031B" w:rsidRPr="00BB0481">
          <w:rPr>
            <w:rFonts w:cs="Arial"/>
            <w:highlight w:val="yellow"/>
          </w:rPr>
          <w:t>raining</w:t>
        </w:r>
      </w:ins>
      <w:r w:rsidR="0007031B" w:rsidRPr="00BB0481">
        <w:rPr>
          <w:rFonts w:cs="Arial"/>
          <w:highlight w:val="yellow"/>
        </w:rPr>
        <w:t>, T</w:t>
      </w:r>
      <w:ins w:id="190" w:author="Ben Fels" w:date="2024-12-21T11:58:00Z" w16du:dateUtc="2024-12-21T10:58:00Z">
        <w:r w:rsidR="0007031B" w:rsidRPr="00BB0481">
          <w:rPr>
            <w:rFonts w:cs="Arial"/>
            <w:highlight w:val="yellow"/>
          </w:rPr>
          <w:t>ransfer</w:t>
        </w:r>
      </w:ins>
      <w:r w:rsidR="0007031B" w:rsidRPr="00BB0481">
        <w:rPr>
          <w:rFonts w:cs="Arial"/>
          <w:highlight w:val="yellow"/>
        </w:rPr>
        <w:t>-L</w:t>
      </w:r>
      <w:ins w:id="191" w:author="Ben Fels" w:date="2024-12-21T11:58:00Z" w16du:dateUtc="2024-12-21T10:58:00Z">
        <w:r w:rsidR="0007031B" w:rsidRPr="00BB0481">
          <w:rPr>
            <w:rFonts w:cs="Arial"/>
            <w:highlight w:val="yellow"/>
          </w:rPr>
          <w:t xml:space="preserve">earning </w:t>
        </w:r>
      </w:ins>
      <w:r w:rsidR="0007031B" w:rsidRPr="00BB0481">
        <w:rPr>
          <w:rFonts w:cs="Arial"/>
          <w:highlight w:val="yellow"/>
        </w:rPr>
        <w:t>und In-Context-Learning</w:t>
      </w:r>
      <w:ins w:id="192" w:author="Ben Fels" w:date="2024-12-21T11:58:00Z" w16du:dateUtc="2024-12-21T10:58:00Z">
        <w:r w:rsidR="0007031B">
          <w:rPr>
            <w:rFonts w:cs="Arial"/>
            <w:i/>
          </w:rPr>
          <w:t>.</w:t>
        </w:r>
        <w:r w:rsidR="0007031B">
          <w:rPr>
            <w:rFonts w:cs="Arial"/>
          </w:rPr>
          <w:t xml:space="preserve"> </w:t>
        </w:r>
      </w:ins>
      <w:r w:rsidR="0007031B">
        <w:rPr>
          <w:rFonts w:cs="Arial"/>
        </w:rPr>
        <w:t xml:space="preserve">Nach </w:t>
      </w:r>
      <w:r w:rsidR="0007031B" w:rsidRPr="00761CC4">
        <w:rPr>
          <w:rFonts w:cs="Arial"/>
          <w:highlight w:val="magenta"/>
        </w:rPr>
        <w:t xml:space="preserve">Han et al. </w:t>
      </w:r>
      <w:r w:rsidR="0007031B" w:rsidRPr="00761CC4">
        <w:rPr>
          <w:rFonts w:cs="Arial"/>
          <w:highlight w:val="magenta"/>
        </w:rPr>
        <w:fldChar w:fldCharType="begin"/>
      </w:r>
      <w:r w:rsidR="0007031B">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07031B" w:rsidRPr="00761CC4">
        <w:rPr>
          <w:rFonts w:cs="Arial"/>
          <w:highlight w:val="magenta"/>
        </w:rPr>
        <w:fldChar w:fldCharType="separate"/>
      </w:r>
      <w:r w:rsidR="0007031B" w:rsidRPr="00761CC4">
        <w:rPr>
          <w:rFonts w:cs="Arial"/>
          <w:highlight w:val="magenta"/>
        </w:rPr>
        <w:t>(2024, S. 42)</w:t>
      </w:r>
      <w:r w:rsidR="0007031B" w:rsidRPr="00761CC4">
        <w:rPr>
          <w:rFonts w:cs="Arial"/>
          <w:highlight w:val="magenta"/>
        </w:rPr>
        <w:fldChar w:fldCharType="end"/>
      </w:r>
      <w:r w:rsidR="0007031B">
        <w:rPr>
          <w:rFonts w:cs="Arial"/>
        </w:rPr>
        <w:t xml:space="preserve"> w</w:t>
      </w:r>
      <w:r w:rsidR="0007031B" w:rsidRPr="00590A49">
        <w:rPr>
          <w:rFonts w:cs="Arial"/>
          <w:highlight w:val="green"/>
        </w:rPr>
        <w:t>ird beim Pre-training das Model auf einem vielfältigen Datensatz trainiert, damit es eine gute Generalisierungsfähigkeit entwickelt</w:t>
      </w:r>
      <w:r w:rsidR="0007031B">
        <w:rPr>
          <w:rFonts w:cs="Arial"/>
        </w:rPr>
        <w:t xml:space="preserve">. </w:t>
      </w:r>
      <w:r w:rsidR="0007031B" w:rsidRPr="00E85215">
        <w:rPr>
          <w:bCs/>
          <w:highlight w:val="green"/>
        </w:rPr>
        <w:t>Während dieser Phase entwickelt ein LLM Mustererkennungsfähigkeiten</w:t>
      </w:r>
      <w:r w:rsidR="0007031B">
        <w:rPr>
          <w:bCs/>
        </w:rPr>
        <w:t xml:space="preserve"> </w:t>
      </w:r>
      <w:r w:rsidR="0007031B" w:rsidRPr="00D4541A">
        <w:rPr>
          <w:bCs/>
          <w:i/>
          <w:highlight w:val="magenta"/>
        </w:rPr>
        <w:fldChar w:fldCharType="begin"/>
      </w:r>
      <w:r w:rsidR="0007031B">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D4541A">
        <w:rPr>
          <w:bCs/>
          <w:i/>
          <w:highlight w:val="magenta"/>
        </w:rPr>
        <w:fldChar w:fldCharType="separate"/>
      </w:r>
      <w:r w:rsidR="0007031B" w:rsidRPr="00B30CF1">
        <w:rPr>
          <w:rFonts w:cs="Arial"/>
          <w:highlight w:val="magenta"/>
        </w:rPr>
        <w:t>(Brown et al., 2020, S. 3)</w:t>
      </w:r>
      <w:r w:rsidR="0007031B" w:rsidRPr="00D4541A">
        <w:rPr>
          <w:bCs/>
          <w:i/>
          <w:highlight w:val="magenta"/>
        </w:rPr>
        <w:fldChar w:fldCharType="end"/>
      </w:r>
      <w:r w:rsidR="0007031B" w:rsidRPr="0015571F">
        <w:rPr>
          <w:bCs/>
        </w:rPr>
        <w:t>.</w:t>
      </w:r>
      <w:r w:rsidR="0007031B">
        <w:rPr>
          <w:bCs/>
        </w:rPr>
        <w:t xml:space="preserve"> </w:t>
      </w:r>
      <w:r w:rsidR="0007031B" w:rsidRPr="00E3270C">
        <w:rPr>
          <w:rFonts w:cs="Arial"/>
          <w:highlight w:val="green"/>
        </w:rPr>
        <w:t xml:space="preserve">Transfer Learning beschreibt hingegen die Anwendung des </w:t>
      </w:r>
      <w:r w:rsidR="0007031B">
        <w:rPr>
          <w:rFonts w:cs="Arial"/>
          <w:highlight w:val="green"/>
        </w:rPr>
        <w:t xml:space="preserve">LLMs </w:t>
      </w:r>
      <w:r w:rsidR="0007031B" w:rsidRPr="00E3270C">
        <w:rPr>
          <w:rFonts w:cs="Arial"/>
          <w:highlight w:val="green"/>
        </w:rPr>
        <w:t>auf einen neuen Anwendungsfall</w:t>
      </w:r>
      <w:r w:rsidR="0007031B">
        <w:rPr>
          <w:rFonts w:cs="Arial"/>
        </w:rPr>
        <w:t xml:space="preserve"> </w:t>
      </w:r>
      <w:r w:rsidR="0007031B" w:rsidRPr="00DB3387">
        <w:rPr>
          <w:rFonts w:cs="Arial"/>
          <w:highlight w:val="magenta"/>
        </w:rPr>
        <w:fldChar w:fldCharType="begin"/>
      </w:r>
      <w:r w:rsidR="0007031B"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07031B" w:rsidRPr="00DB3387">
        <w:rPr>
          <w:rFonts w:cs="Arial"/>
          <w:highlight w:val="magenta"/>
        </w:rPr>
        <w:fldChar w:fldCharType="separate"/>
      </w:r>
      <w:r w:rsidR="0007031B" w:rsidRPr="00DB3387">
        <w:rPr>
          <w:rFonts w:cs="Arial"/>
          <w:highlight w:val="magenta"/>
        </w:rPr>
        <w:t>(Géron, 2022, S. 6, 350; Patil &amp; Gudivada, 2024, S. 3)</w:t>
      </w:r>
      <w:r w:rsidR="0007031B" w:rsidRPr="00DB3387">
        <w:rPr>
          <w:rFonts w:cs="Arial"/>
          <w:highlight w:val="magenta"/>
        </w:rPr>
        <w:fldChar w:fldCharType="end"/>
      </w:r>
      <w:r w:rsidR="0007031B" w:rsidRPr="00DB3387">
        <w:rPr>
          <w:rFonts w:cs="Arial"/>
          <w:highlight w:val="magenta"/>
        </w:rPr>
        <w:t>.</w:t>
      </w:r>
      <w:r w:rsidR="0007031B">
        <w:rPr>
          <w:rFonts w:cs="Arial"/>
        </w:rPr>
        <w:t xml:space="preserve"> </w:t>
      </w:r>
      <w:r w:rsidR="0007031B" w:rsidRPr="00815B4D">
        <w:rPr>
          <w:rFonts w:cs="Arial"/>
          <w:highlight w:val="green"/>
        </w:rPr>
        <w:t>Eine spezielle Form des Transfer-Learning ist das Fine-Tuning, wobei mithilfe von aufgabenspezifischen Daten die ursprünglich</w:t>
      </w:r>
      <w:r w:rsidR="0007031B">
        <w:rPr>
          <w:rFonts w:cs="Arial"/>
          <w:highlight w:val="green"/>
        </w:rPr>
        <w:t>en</w:t>
      </w:r>
      <w:r w:rsidR="0007031B" w:rsidRPr="00815B4D">
        <w:rPr>
          <w:rFonts w:cs="Arial"/>
          <w:highlight w:val="green"/>
        </w:rPr>
        <w:t xml:space="preserve"> </w:t>
      </w:r>
      <w:r w:rsidR="0007031B">
        <w:rPr>
          <w:rFonts w:cs="Arial"/>
          <w:highlight w:val="green"/>
        </w:rPr>
        <w:t>P</w:t>
      </w:r>
      <w:r w:rsidR="0007031B" w:rsidRPr="00815B4D">
        <w:rPr>
          <w:rFonts w:cs="Arial"/>
          <w:highlight w:val="green"/>
        </w:rPr>
        <w:t xml:space="preserve">arameter </w:t>
      </w:r>
      <w:r w:rsidR="0007031B">
        <w:rPr>
          <w:rFonts w:cs="Arial"/>
          <w:highlight w:val="green"/>
        </w:rPr>
        <w:t xml:space="preserve">des vortrainierten Modells </w:t>
      </w:r>
      <w:r w:rsidR="0007031B" w:rsidRPr="00815B4D">
        <w:rPr>
          <w:rFonts w:cs="Arial"/>
          <w:highlight w:val="green"/>
        </w:rPr>
        <w:t>aktualisiert werden</w:t>
      </w:r>
      <w:r w:rsidR="0007031B">
        <w:rPr>
          <w:rFonts w:cs="Arial"/>
        </w:rPr>
        <w:t xml:space="preserve"> </w:t>
      </w:r>
      <w:r w:rsidR="0007031B" w:rsidRPr="00F2297D">
        <w:rPr>
          <w:rFonts w:cs="Arial"/>
          <w:highlight w:val="magenta"/>
        </w:rPr>
        <w:fldChar w:fldCharType="begin"/>
      </w:r>
      <w:r w:rsidR="0007031B">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models.","container-title":"Electronics","DOI":"10.3390/electronics13245040","ISSN":"2079-9292","issue":"24","journalAbbreviation":"Electronics","language":"en","license":"https://creativecommons.org/licenses/by/4.0/","note":"done","page":"5040","source":"DOI.org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07031B" w:rsidRPr="00A25689">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07031B" w:rsidRPr="00F2297D">
        <w:rPr>
          <w:rFonts w:cs="Arial"/>
          <w:highlight w:val="magenta"/>
        </w:rPr>
        <w:fldChar w:fldCharType="separate"/>
      </w:r>
      <w:r w:rsidR="0007031B" w:rsidRPr="00F11230">
        <w:rPr>
          <w:rFonts w:cs="Arial"/>
          <w:highlight w:val="magenta"/>
          <w:lang w:val="en-US"/>
        </w:rPr>
        <w:t>(Brown et al., 2020, S. 6; Han et al., 2024, S. 24; Patil &amp; Gudivada, 2024, S. 18)</w:t>
      </w:r>
      <w:r w:rsidR="0007031B" w:rsidRPr="00F2297D">
        <w:rPr>
          <w:rFonts w:cs="Arial"/>
          <w:highlight w:val="magenta"/>
        </w:rPr>
        <w:fldChar w:fldCharType="end"/>
      </w:r>
      <w:r w:rsidR="0007031B" w:rsidRPr="00F11230">
        <w:rPr>
          <w:rFonts w:cs="Arial"/>
          <w:lang w:val="en-US"/>
        </w:rPr>
        <w:t xml:space="preserve">. </w:t>
      </w:r>
      <w:r w:rsidR="0007031B">
        <w:rPr>
          <w:rFonts w:cs="Arial"/>
        </w:rPr>
        <w:t xml:space="preserve">Bei der dritten Phase </w:t>
      </w:r>
      <w:r w:rsidR="0007031B" w:rsidRPr="007377F7">
        <w:rPr>
          <w:bCs/>
          <w:highlight w:val="red"/>
        </w:rPr>
        <w:t>In-Context Learning (ICL)</w:t>
      </w:r>
      <w:r w:rsidR="0007031B">
        <w:rPr>
          <w:bCs/>
        </w:rPr>
        <w:t xml:space="preserve"> </w:t>
      </w:r>
      <w:r w:rsidR="0007031B" w:rsidRPr="003C1983">
        <w:rPr>
          <w:bCs/>
          <w:highlight w:val="green"/>
        </w:rPr>
        <w:t>wird sich die Generalisierungsfähigkeit eines LLMs zunutze gemacht</w:t>
      </w:r>
      <w:r w:rsidR="0007031B">
        <w:rPr>
          <w:bCs/>
        </w:rPr>
        <w:t xml:space="preserve">. </w:t>
      </w:r>
      <w:r w:rsidR="0007031B" w:rsidRPr="005B7A4A">
        <w:rPr>
          <w:rFonts w:cs="Arial"/>
          <w:highlight w:val="magenta"/>
        </w:rPr>
        <w:t>Brown et al.</w:t>
      </w:r>
      <w:r w:rsidR="0007031B" w:rsidRPr="005B7A4A">
        <w:rPr>
          <w:bCs/>
          <w:highlight w:val="magenta"/>
        </w:rPr>
        <w:t xml:space="preserve"> </w:t>
      </w:r>
      <w:r w:rsidR="0007031B" w:rsidRPr="007377F7">
        <w:rPr>
          <w:bCs/>
          <w:highlight w:val="magenta"/>
        </w:rPr>
        <w:fldChar w:fldCharType="begin"/>
      </w:r>
      <w:r w:rsidR="0007031B"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07031B" w:rsidRPr="007377F7">
        <w:rPr>
          <w:bCs/>
          <w:highlight w:val="magenta"/>
        </w:rPr>
        <w:instrText>ﬁ</w:instrText>
      </w:r>
      <w:r w:rsidR="0007031B" w:rsidRPr="005B7A4A">
        <w:rPr>
          <w:bCs/>
          <w:highlight w:val="magenta"/>
        </w:rPr>
        <w:instrText>ne-tuning on a speci</w:instrText>
      </w:r>
      <w:r w:rsidR="0007031B" w:rsidRPr="007377F7">
        <w:rPr>
          <w:bCs/>
          <w:highlight w:val="magenta"/>
        </w:rPr>
        <w:instrText>ﬁ</w:instrText>
      </w:r>
      <w:r w:rsidR="0007031B" w:rsidRPr="005B7A4A">
        <w:rPr>
          <w:bCs/>
          <w:highlight w:val="magenta"/>
        </w:rPr>
        <w:instrText>c task. While typically task-agnostic in architecture, this method still requires task-speci</w:instrText>
      </w:r>
      <w:r w:rsidR="0007031B" w:rsidRPr="007377F7">
        <w:rPr>
          <w:bCs/>
          <w:highlight w:val="magenta"/>
        </w:rPr>
        <w:instrText>ﬁ</w:instrText>
      </w:r>
      <w:r w:rsidR="0007031B" w:rsidRPr="005B7A4A">
        <w:rPr>
          <w:bCs/>
          <w:highlight w:val="magenta"/>
        </w:rPr>
        <w:instrText xml:space="preserve">c </w:instrText>
      </w:r>
      <w:r w:rsidR="0007031B" w:rsidRPr="007377F7">
        <w:rPr>
          <w:bCs/>
          <w:highlight w:val="magenta"/>
        </w:rPr>
        <w:instrText>ﬁ</w:instrText>
      </w:r>
      <w:r w:rsidR="0007031B"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07031B" w:rsidRPr="007377F7">
        <w:rPr>
          <w:bCs/>
          <w:highlight w:val="magenta"/>
        </w:rPr>
        <w:instrText>ﬁ</w:instrText>
      </w:r>
      <w:r w:rsidR="0007031B" w:rsidRPr="005B7A4A">
        <w:rPr>
          <w:bCs/>
          <w:highlight w:val="magenta"/>
        </w:rPr>
        <w:instrText>netuning approaches. Speci</w:instrText>
      </w:r>
      <w:r w:rsidR="0007031B" w:rsidRPr="007377F7">
        <w:rPr>
          <w:bCs/>
          <w:highlight w:val="magenta"/>
        </w:rPr>
        <w:instrText>ﬁ</w:instrText>
      </w:r>
      <w:r w:rsidR="0007031B"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07031B" w:rsidRPr="007377F7">
        <w:rPr>
          <w:bCs/>
          <w:highlight w:val="magenta"/>
        </w:rPr>
        <w:instrText>ﬁ</w:instrText>
      </w:r>
      <w:r w:rsidR="0007031B" w:rsidRPr="005B7A4A">
        <w:rPr>
          <w:bCs/>
          <w:highlight w:val="magenta"/>
        </w:rPr>
        <w:instrText>ne-tuning, with tasks and few-shot demonstrations speci</w:instrText>
      </w:r>
      <w:r w:rsidR="0007031B" w:rsidRPr="007377F7">
        <w:rPr>
          <w:bCs/>
          <w:highlight w:val="magenta"/>
        </w:rPr>
        <w:instrText>ﬁ</w:instrText>
      </w:r>
      <w:r w:rsidR="0007031B" w:rsidRPr="005B7A4A">
        <w:rPr>
          <w:bCs/>
          <w:highlight w:val="magenta"/>
        </w:rPr>
        <w:instrText>ed purely via text interaction with the model. GPT-3 achieves strong performance on many NLP datasets, including translation, question-answering, and cloze tasks, as well as s</w:instrText>
      </w:r>
      <w:r w:rsidR="0007031B" w:rsidRPr="00552BDB">
        <w:rPr>
          <w:bCs/>
          <w:highlight w:val="magenta"/>
          <w:lang w:val="en-US"/>
        </w:rPr>
        <w:instrText>everal tasks that require on-the-</w:instrText>
      </w:r>
      <w:r w:rsidR="0007031B" w:rsidRPr="007377F7">
        <w:rPr>
          <w:bCs/>
          <w:highlight w:val="magenta"/>
        </w:rPr>
        <w:instrText>ﬂ</w:instrText>
      </w:r>
      <w:r w:rsidR="0007031B"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07031B" w:rsidRPr="007377F7">
        <w:rPr>
          <w:bCs/>
          <w:highlight w:val="magenta"/>
        </w:rPr>
        <w:instrText>ﬁ</w:instrText>
      </w:r>
      <w:r w:rsidR="0007031B" w:rsidRPr="00552BDB">
        <w:rPr>
          <w:bCs/>
          <w:highlight w:val="magenta"/>
          <w:lang w:val="en-US"/>
        </w:rPr>
        <w:instrText>nd that GPT-3 can generate samples of news articles which human evaluators have dif</w:instrText>
      </w:r>
      <w:r w:rsidR="0007031B" w:rsidRPr="007377F7">
        <w:rPr>
          <w:bCs/>
          <w:highlight w:val="magenta"/>
        </w:rPr>
        <w:instrText>ﬁ</w:instrText>
      </w:r>
      <w:r w:rsidR="0007031B" w:rsidRPr="00552BDB">
        <w:rPr>
          <w:bCs/>
          <w:highlight w:val="magenta"/>
          <w:lang w:val="en-US"/>
        </w:rPr>
        <w:instrText xml:space="preserve">culty distinguishing from articles written by humans. We discuss broader societal impacts of this </w:instrText>
      </w:r>
      <w:r w:rsidR="0007031B" w:rsidRPr="007377F7">
        <w:rPr>
          <w:bCs/>
          <w:highlight w:val="magenta"/>
        </w:rPr>
        <w:instrText>ﬁ</w:instrText>
      </w:r>
      <w:r w:rsidR="0007031B" w:rsidRPr="00552BDB">
        <w:rPr>
          <w:bCs/>
          <w:highlight w:val="magenta"/>
          <w:lang w:val="en-US"/>
        </w:rPr>
        <w:instrText>nding and of GPT-3 in general.","language":"en","note":"done","number":"arXiv:2005.14165","publisher":"arXiv","source":"ar</w:instrText>
      </w:r>
      <w:r w:rsidR="0007031B"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07031B" w:rsidRPr="007377F7">
        <w:rPr>
          <w:bCs/>
          <w:highlight w:val="magenta"/>
        </w:rPr>
        <w:fldChar w:fldCharType="separate"/>
      </w:r>
      <w:r w:rsidR="0007031B" w:rsidRPr="004930E1">
        <w:rPr>
          <w:rFonts w:cs="Arial"/>
          <w:highlight w:val="magenta"/>
        </w:rPr>
        <w:t>(2020, S. 3–6)</w:t>
      </w:r>
      <w:r w:rsidR="0007031B" w:rsidRPr="007377F7">
        <w:rPr>
          <w:bCs/>
          <w:highlight w:val="magenta"/>
        </w:rPr>
        <w:fldChar w:fldCharType="end"/>
      </w:r>
      <w:r w:rsidR="0007031B" w:rsidRPr="004930E1">
        <w:rPr>
          <w:bCs/>
        </w:rPr>
        <w:t xml:space="preserve"> sowie </w:t>
      </w:r>
      <w:r w:rsidR="0007031B" w:rsidRPr="004930E1">
        <w:rPr>
          <w:rFonts w:cs="Arial"/>
          <w:highlight w:val="magenta"/>
        </w:rPr>
        <w:t xml:space="preserve">Wei et al. </w:t>
      </w:r>
      <w:r w:rsidR="0007031B" w:rsidRPr="007377F7">
        <w:rPr>
          <w:bCs/>
          <w:highlight w:val="magenta"/>
        </w:rPr>
        <w:fldChar w:fldCharType="begin"/>
      </w:r>
      <w:r w:rsidR="0007031B"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07031B"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07031B"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07031B" w:rsidRPr="007377F7">
        <w:rPr>
          <w:bCs/>
          <w:highlight w:val="magenta"/>
        </w:rPr>
        <w:fldChar w:fldCharType="separate"/>
      </w:r>
      <w:r w:rsidR="0007031B" w:rsidRPr="00204D5B">
        <w:rPr>
          <w:rFonts w:cs="Arial"/>
          <w:highlight w:val="magenta"/>
        </w:rPr>
        <w:t>(2023)</w:t>
      </w:r>
      <w:r w:rsidR="0007031B" w:rsidRPr="007377F7">
        <w:rPr>
          <w:bCs/>
          <w:highlight w:val="magenta"/>
        </w:rPr>
        <w:fldChar w:fldCharType="end"/>
      </w:r>
      <w:r w:rsidR="0007031B" w:rsidRPr="00204D5B">
        <w:rPr>
          <w:bCs/>
        </w:rPr>
        <w:t xml:space="preserve"> zeigen</w:t>
      </w:r>
      <w:r w:rsidR="0007031B" w:rsidRPr="003C1983">
        <w:rPr>
          <w:bCs/>
          <w:highlight w:val="green"/>
        </w:rPr>
        <w:t>, das mittels</w:t>
      </w:r>
      <w:r w:rsidR="0076443F">
        <w:rPr>
          <w:bCs/>
          <w:highlight w:val="green"/>
        </w:rPr>
        <w:t xml:space="preserve"> sogenannter</w:t>
      </w:r>
      <w:r w:rsidR="0007031B" w:rsidRPr="003C1983">
        <w:rPr>
          <w:bCs/>
          <w:highlight w:val="green"/>
        </w:rPr>
        <w:t xml:space="preserve"> </w:t>
      </w:r>
      <w:r w:rsidR="0007031B" w:rsidRPr="000C03FD">
        <w:rPr>
          <w:bCs/>
          <w:highlight w:val="green"/>
        </w:rPr>
        <w:t xml:space="preserve">Prompts </w:t>
      </w:r>
      <w:r w:rsidR="00EC4D77" w:rsidRPr="000C03FD">
        <w:rPr>
          <w:bCs/>
          <w:highlight w:val="green"/>
        </w:rPr>
        <w:t xml:space="preserve">ein </w:t>
      </w:r>
      <w:r w:rsidR="00EC4D77">
        <w:rPr>
          <w:bCs/>
          <w:highlight w:val="green"/>
        </w:rPr>
        <w:t>LLM</w:t>
      </w:r>
      <w:r w:rsidR="0007031B" w:rsidRPr="003C1983">
        <w:rPr>
          <w:bCs/>
          <w:highlight w:val="green"/>
        </w:rPr>
        <w:t xml:space="preserve"> anhand von Beispielen an die gewünschte Aufgabe angepasst werden kann. </w:t>
      </w:r>
      <w:r w:rsidR="00946562" w:rsidRPr="00946562">
        <w:rPr>
          <w:bCs/>
        </w:rPr>
        <w:t xml:space="preserve">Ein </w:t>
      </w:r>
      <w:r w:rsidR="00946562" w:rsidRPr="00F93CF6">
        <w:rPr>
          <w:bCs/>
          <w:highlight w:val="green"/>
        </w:rPr>
        <w:t>Prompt</w:t>
      </w:r>
      <w:r w:rsidR="00252616" w:rsidRPr="00F93CF6">
        <w:rPr>
          <w:bCs/>
          <w:highlight w:val="green"/>
        </w:rPr>
        <w:t xml:space="preserve"> kann als ein</w:t>
      </w:r>
      <w:r w:rsidR="00F041FB" w:rsidRPr="00F93CF6">
        <w:rPr>
          <w:bCs/>
          <w:highlight w:val="green"/>
        </w:rPr>
        <w:t xml:space="preserve"> Eingabetext </w:t>
      </w:r>
      <w:r w:rsidR="00252616" w:rsidRPr="00F93CF6">
        <w:rPr>
          <w:bCs/>
          <w:highlight w:val="green"/>
        </w:rPr>
        <w:t>verstanden werden</w:t>
      </w:r>
      <w:r w:rsidR="004249BE" w:rsidRPr="00F93CF6">
        <w:rPr>
          <w:bCs/>
          <w:highlight w:val="green"/>
        </w:rPr>
        <w:t xml:space="preserve">, </w:t>
      </w:r>
      <w:r w:rsidR="00BD2865">
        <w:rPr>
          <w:bCs/>
          <w:highlight w:val="green"/>
        </w:rPr>
        <w:t>auf welcher das LLM reagiert</w:t>
      </w:r>
      <w:r w:rsidR="00A27D1E" w:rsidRPr="00F93CF6">
        <w:rPr>
          <w:bCs/>
          <w:highlight w:val="green"/>
        </w:rPr>
        <w:t xml:space="preserve">. </w:t>
      </w:r>
      <w:r w:rsidR="006403BD" w:rsidRPr="00F93CF6">
        <w:rPr>
          <w:bCs/>
          <w:highlight w:val="green"/>
        </w:rPr>
        <w:t>Solch ein Eingabetext kann beispielsweise Fragen oder</w:t>
      </w:r>
      <w:r w:rsidR="00CD2633" w:rsidRPr="00F93CF6">
        <w:rPr>
          <w:bCs/>
          <w:highlight w:val="green"/>
        </w:rPr>
        <w:t xml:space="preserve"> Anweisung</w:t>
      </w:r>
      <w:r w:rsidR="006344D0" w:rsidRPr="00F93CF6">
        <w:rPr>
          <w:bCs/>
          <w:highlight w:val="green"/>
        </w:rPr>
        <w:t>en enthalten</w:t>
      </w:r>
      <w:r w:rsidR="00CD2633">
        <w:rPr>
          <w:bCs/>
        </w:rPr>
        <w:t xml:space="preserve">. </w:t>
      </w:r>
      <w:r w:rsidR="0007031B">
        <w:rPr>
          <w:bCs/>
          <w:highlight w:val="green"/>
        </w:rPr>
        <w:t xml:space="preserve">Der Begriff ICL beschreibt </w:t>
      </w:r>
      <w:r w:rsidR="0096767C">
        <w:rPr>
          <w:bCs/>
          <w:highlight w:val="green"/>
        </w:rPr>
        <w:t xml:space="preserve">die </w:t>
      </w:r>
      <w:r w:rsidR="0007031B">
        <w:rPr>
          <w:bCs/>
          <w:highlight w:val="green"/>
        </w:rPr>
        <w:t>Anpassung</w:t>
      </w:r>
      <w:r w:rsidR="00B559F4">
        <w:rPr>
          <w:bCs/>
          <w:highlight w:val="green"/>
        </w:rPr>
        <w:t>sfähigkeit</w:t>
      </w:r>
      <w:r w:rsidR="0007031B">
        <w:rPr>
          <w:bCs/>
          <w:highlight w:val="green"/>
        </w:rPr>
        <w:t xml:space="preserve"> des LLM</w:t>
      </w:r>
      <w:r w:rsidR="0096767C">
        <w:rPr>
          <w:bCs/>
          <w:highlight w:val="green"/>
        </w:rPr>
        <w:t>s</w:t>
      </w:r>
      <w:r w:rsidR="0007031B">
        <w:rPr>
          <w:bCs/>
          <w:highlight w:val="green"/>
        </w:rPr>
        <w:t xml:space="preserve"> anhand </w:t>
      </w:r>
      <w:r w:rsidR="002577AB">
        <w:rPr>
          <w:bCs/>
          <w:highlight w:val="green"/>
        </w:rPr>
        <w:t xml:space="preserve">solch </w:t>
      </w:r>
      <w:r w:rsidR="0007031B">
        <w:rPr>
          <w:bCs/>
          <w:highlight w:val="green"/>
        </w:rPr>
        <w:t xml:space="preserve">eines Prompts </w:t>
      </w:r>
      <w:r w:rsidR="0007031B" w:rsidRPr="00097AC3">
        <w:rPr>
          <w:bCs/>
          <w:highlight w:val="magenta"/>
        </w:rPr>
        <w:fldChar w:fldCharType="begin"/>
      </w:r>
      <w:r w:rsidR="0007031B" w:rsidRPr="00097AC3">
        <w:rPr>
          <w:bCs/>
          <w:highlight w:val="magenta"/>
        </w:rPr>
        <w:instrText xml:space="preserve"> ADDIN ZOTERO_ITEM CSL_CITATION {"citationID":"uRn11TPY","properties":{"formattedCitation":"(Brown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07031B" w:rsidRPr="00097AC3">
        <w:rPr>
          <w:bCs/>
          <w:highlight w:val="magenta"/>
        </w:rPr>
        <w:fldChar w:fldCharType="separate"/>
      </w:r>
      <w:r w:rsidR="0007031B" w:rsidRPr="00097AC3">
        <w:rPr>
          <w:rFonts w:cs="Arial"/>
          <w:highlight w:val="magenta"/>
        </w:rPr>
        <w:t>(Brown et al., 2020, S. 3)</w:t>
      </w:r>
      <w:r w:rsidR="0007031B" w:rsidRPr="00097AC3">
        <w:rPr>
          <w:bCs/>
          <w:highlight w:val="magenta"/>
        </w:rPr>
        <w:fldChar w:fldCharType="end"/>
      </w:r>
      <w:r w:rsidR="0007031B">
        <w:rPr>
          <w:bCs/>
          <w:highlight w:val="green"/>
        </w:rPr>
        <w:t xml:space="preserve">. </w:t>
      </w:r>
      <w:r w:rsidR="0007031B" w:rsidRPr="003C1983">
        <w:rPr>
          <w:bCs/>
          <w:highlight w:val="green"/>
        </w:rPr>
        <w:t xml:space="preserve">Die Parameter des Modells werden dabei nicht verändert. </w:t>
      </w:r>
      <w:r w:rsidR="009E06EF" w:rsidRPr="00523867">
        <w:rPr>
          <w:bCs/>
          <w:highlight w:val="green"/>
        </w:rPr>
        <w:t xml:space="preserve">Hierfür werden </w:t>
      </w:r>
      <w:r w:rsidR="00335A79" w:rsidRPr="00523867">
        <w:rPr>
          <w:bCs/>
          <w:highlight w:val="green"/>
        </w:rPr>
        <w:t>wesentlich weniger aufgabenspezifische Daten benötig</w:t>
      </w:r>
      <w:r w:rsidR="00335A79">
        <w:rPr>
          <w:bCs/>
        </w:rPr>
        <w:t>t</w:t>
      </w:r>
      <w:r w:rsidR="00AC187D">
        <w:rPr>
          <w:bCs/>
        </w:rPr>
        <w:t xml:space="preserve"> </w:t>
      </w:r>
      <w:r w:rsidR="00AC187D" w:rsidRPr="00AC187D">
        <w:rPr>
          <w:bCs/>
          <w:highlight w:val="magenta"/>
        </w:rPr>
        <w:fldChar w:fldCharType="begin"/>
      </w:r>
      <w:r w:rsidR="00AC187D" w:rsidRPr="00AC187D">
        <w:rPr>
          <w:bCs/>
          <w:highlight w:val="magenta"/>
        </w:rPr>
        <w:instrText xml:space="preserve"> ADDIN ZOTERO_ITEM CSL_CITATION {"citationID":"IHYOEla4","properties":{"formattedCitation":"(Brown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AC187D" w:rsidRPr="00AC187D">
        <w:rPr>
          <w:bCs/>
          <w:highlight w:val="magenta"/>
        </w:rPr>
        <w:fldChar w:fldCharType="separate"/>
      </w:r>
      <w:r w:rsidR="00AC187D" w:rsidRPr="00AC187D">
        <w:rPr>
          <w:rFonts w:cs="Arial"/>
          <w:highlight w:val="magenta"/>
        </w:rPr>
        <w:t>(Brown et al., 2020, S. 6)</w:t>
      </w:r>
      <w:r w:rsidR="00AC187D" w:rsidRPr="00AC187D">
        <w:rPr>
          <w:bCs/>
          <w:highlight w:val="magenta"/>
        </w:rPr>
        <w:fldChar w:fldCharType="end"/>
      </w:r>
      <w:r w:rsidR="00535A2E">
        <w:rPr>
          <w:bCs/>
        </w:rPr>
        <w:t xml:space="preserve">. </w:t>
      </w:r>
      <w:r w:rsidR="00535A2E" w:rsidRPr="00523867">
        <w:rPr>
          <w:bCs/>
          <w:highlight w:val="green"/>
        </w:rPr>
        <w:t xml:space="preserve">Konkret </w:t>
      </w:r>
      <w:r w:rsidR="001359AA" w:rsidRPr="00523867">
        <w:rPr>
          <w:bCs/>
          <w:highlight w:val="green"/>
        </w:rPr>
        <w:t xml:space="preserve">werden </w:t>
      </w:r>
      <w:r w:rsidR="0004466A" w:rsidRPr="00523867">
        <w:rPr>
          <w:bCs/>
          <w:highlight w:val="green"/>
        </w:rPr>
        <w:t xml:space="preserve">nur so viele Daten </w:t>
      </w:r>
      <w:r w:rsidR="00535A2E" w:rsidRPr="00523867">
        <w:rPr>
          <w:bCs/>
          <w:highlight w:val="green"/>
        </w:rPr>
        <w:t>gebraucht</w:t>
      </w:r>
      <w:r w:rsidR="0088282D" w:rsidRPr="00523867">
        <w:rPr>
          <w:bCs/>
          <w:highlight w:val="green"/>
        </w:rPr>
        <w:t>,</w:t>
      </w:r>
      <w:r w:rsidR="0004466A" w:rsidRPr="00523867">
        <w:rPr>
          <w:bCs/>
          <w:highlight w:val="green"/>
        </w:rPr>
        <w:t xml:space="preserve"> wie Beispiele in den Prompts aufgeführt werden.</w:t>
      </w:r>
      <w:r w:rsidR="003E3BCC" w:rsidRPr="00523867">
        <w:rPr>
          <w:bCs/>
          <w:highlight w:val="green"/>
        </w:rPr>
        <w:t xml:space="preserve"> Die Anzahl</w:t>
      </w:r>
      <w:r w:rsidR="00115ECE" w:rsidRPr="00523867">
        <w:rPr>
          <w:bCs/>
          <w:highlight w:val="green"/>
        </w:rPr>
        <w:t xml:space="preserve"> der Beispiel</w:t>
      </w:r>
      <w:r w:rsidR="008379D1" w:rsidRPr="00523867">
        <w:rPr>
          <w:bCs/>
          <w:highlight w:val="green"/>
        </w:rPr>
        <w:t xml:space="preserve">e </w:t>
      </w:r>
      <w:r w:rsidR="00052CB9" w:rsidRPr="00523867">
        <w:rPr>
          <w:bCs/>
          <w:highlight w:val="green"/>
        </w:rPr>
        <w:t xml:space="preserve">kann </w:t>
      </w:r>
      <w:r w:rsidR="00402119" w:rsidRPr="00523867">
        <w:rPr>
          <w:bCs/>
          <w:highlight w:val="green"/>
        </w:rPr>
        <w:t>nach</w:t>
      </w:r>
      <w:r w:rsidR="003E3BCC">
        <w:rPr>
          <w:bCs/>
        </w:rPr>
        <w:t xml:space="preserve"> </w:t>
      </w:r>
      <w:ins w:id="193" w:author="Ben Fels" w:date="2024-12-21T11:47:00Z" w16du:dateUtc="2024-12-21T10:47:00Z">
        <w:r w:rsidR="00115ECE" w:rsidRPr="0069508D">
          <w:rPr>
            <w:rFonts w:cs="Arial"/>
            <w:highlight w:val="magenta"/>
          </w:rPr>
          <w:t xml:space="preserve">Brown et al. </w:t>
        </w:r>
        <w:r w:rsidR="00115ECE" w:rsidRPr="0069508D">
          <w:rPr>
            <w:highlight w:val="magenta"/>
          </w:rPr>
          <w:fldChar w:fldCharType="begin"/>
        </w:r>
      </w:ins>
      <w:r w:rsidR="00372234">
        <w:rPr>
          <w:highlight w:val="magenta"/>
        </w:rPr>
        <w:instrText xml:space="preserve"> ADDIN ZOTERO_ITEM CSL_CITATION {"citationID":"xltN8brX","properties":{"formattedCitation":"(2020, S. 10)","plainCitation":"(2020, S.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10","label":"page","suppress-author":true}],"schema":"https://github.com/citation-style-language/schema/raw/master/csl-citation.json"} </w:instrText>
      </w:r>
      <w:ins w:id="194" w:author="Ben Fels" w:date="2024-12-21T11:47:00Z" w16du:dateUtc="2024-12-21T10:47:00Z">
        <w:r w:rsidR="00115ECE" w:rsidRPr="0069508D">
          <w:rPr>
            <w:highlight w:val="magenta"/>
          </w:rPr>
          <w:fldChar w:fldCharType="separate"/>
        </w:r>
      </w:ins>
      <w:r w:rsidR="00372234" w:rsidRPr="00372234">
        <w:rPr>
          <w:rFonts w:cs="Arial"/>
          <w:highlight w:val="magenta"/>
        </w:rPr>
        <w:t>(2020, S. 10)</w:t>
      </w:r>
      <w:ins w:id="195" w:author="Ben Fels" w:date="2024-12-21T11:47:00Z" w16du:dateUtc="2024-12-21T10:47:00Z">
        <w:r w:rsidR="00115ECE" w:rsidRPr="0069508D">
          <w:rPr>
            <w:highlight w:val="magenta"/>
          </w:rPr>
          <w:fldChar w:fldCharType="end"/>
        </w:r>
      </w:ins>
      <w:r w:rsidR="00402119">
        <w:t xml:space="preserve"> </w:t>
      </w:r>
      <w:r w:rsidR="00402119" w:rsidRPr="007D79DB">
        <w:rPr>
          <w:highlight w:val="green"/>
        </w:rPr>
        <w:t xml:space="preserve">zwischen </w:t>
      </w:r>
      <w:r w:rsidR="00052CB9" w:rsidRPr="007D79DB">
        <w:rPr>
          <w:highlight w:val="green"/>
        </w:rPr>
        <w:t xml:space="preserve">Null bis </w:t>
      </w:r>
      <w:r w:rsidR="000A3FD7" w:rsidRPr="007D79DB">
        <w:rPr>
          <w:highlight w:val="green"/>
        </w:rPr>
        <w:t xml:space="preserve">zu dem </w:t>
      </w:r>
      <w:r w:rsidR="0066030B" w:rsidRPr="007D79DB">
        <w:rPr>
          <w:highlight w:val="green"/>
        </w:rPr>
        <w:t>m</w:t>
      </w:r>
      <w:r w:rsidR="00052CB9" w:rsidRPr="007D79DB">
        <w:rPr>
          <w:highlight w:val="green"/>
        </w:rPr>
        <w:t>aximal</w:t>
      </w:r>
      <w:r w:rsidR="000A3FD7" w:rsidRPr="007D79DB">
        <w:rPr>
          <w:highlight w:val="green"/>
        </w:rPr>
        <w:t xml:space="preserve"> zulässigen Wert des Kontextfensters des LLMs </w:t>
      </w:r>
      <w:r w:rsidR="00290606" w:rsidRPr="007D79DB">
        <w:rPr>
          <w:highlight w:val="green"/>
        </w:rPr>
        <w:t>gewählt werden</w:t>
      </w:r>
      <w:r w:rsidR="00FD5551">
        <w:t xml:space="preserve">, </w:t>
      </w:r>
      <w:r w:rsidR="00FD5551" w:rsidRPr="006851BA">
        <w:rPr>
          <w:highlight w:val="green"/>
        </w:rPr>
        <w:t>was typischer Weise</w:t>
      </w:r>
      <w:r w:rsidR="00A04584" w:rsidRPr="006851BA">
        <w:rPr>
          <w:highlight w:val="green"/>
        </w:rPr>
        <w:t xml:space="preserve"> zwischen 10 und 100 Beispiele</w:t>
      </w:r>
      <w:r w:rsidR="00FD5551" w:rsidRPr="006851BA">
        <w:rPr>
          <w:highlight w:val="green"/>
        </w:rPr>
        <w:t>n liegt</w:t>
      </w:r>
      <w:r w:rsidR="00A04584">
        <w:t>.</w:t>
      </w:r>
      <w:r w:rsidR="007D79DB">
        <w:rPr>
          <w:bCs/>
        </w:rPr>
        <w:t xml:space="preserve"> </w:t>
      </w:r>
      <w:r w:rsidR="0007031B" w:rsidRPr="00BC47F7">
        <w:rPr>
          <w:highlight w:val="green"/>
        </w:rPr>
        <w:t xml:space="preserve">Prompt Engineering baut auf dieser Fähigkeit des ICL auf und umfasst den Prozess der Gestaltung von Prompts, um die gewünschten Ausgaben </w:t>
      </w:r>
      <w:r w:rsidR="00DF038D">
        <w:rPr>
          <w:highlight w:val="green"/>
        </w:rPr>
        <w:t xml:space="preserve">von dem </w:t>
      </w:r>
      <w:r w:rsidR="0007031B" w:rsidRPr="00BC47F7">
        <w:rPr>
          <w:highlight w:val="green"/>
        </w:rPr>
        <w:t>LLM</w:t>
      </w:r>
      <w:r w:rsidR="00DF038D">
        <w:rPr>
          <w:highlight w:val="green"/>
        </w:rPr>
        <w:t xml:space="preserve"> </w:t>
      </w:r>
      <w:r w:rsidR="0007031B" w:rsidRPr="00BC47F7">
        <w:rPr>
          <w:highlight w:val="green"/>
        </w:rPr>
        <w:t>zu erhalten</w:t>
      </w:r>
      <w:r w:rsidR="0007031B">
        <w:t xml:space="preserve"> </w:t>
      </w:r>
      <w:r w:rsidR="0007031B" w:rsidRPr="007377F7">
        <w:rPr>
          <w:highlight w:val="magenta"/>
        </w:rPr>
        <w:fldChar w:fldCharType="begin"/>
      </w:r>
      <w:r w:rsidR="0007031B">
        <w:rPr>
          <w:highlight w:val="magenta"/>
        </w:rPr>
        <w:instrText xml:space="preserve"> ADDIN ZOTERO_ITEM CSL_CITATION {"citationID":"0Qx6eFwB","properties":{"formattedCitation":"(Patil &amp; Gudivada, 2024, S. 20; Trad &amp; Chehab, 2024, S. 369)","plainCitation":"(Patil &amp; Gudivada, 2024, S. 20; Trad &amp; Chehab, 2024, S. 369)","noteIndex":0},"citationItems":[{"id":454,"uris":["http://zotero.org/users/14644665/items/XNLC7C32"],"itemData":{"id":454,"type":"article-journal","abstract":"Natural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07031B" w:rsidRPr="007377F7">
        <w:rPr>
          <w:highlight w:val="magenta"/>
        </w:rPr>
        <w:fldChar w:fldCharType="separate"/>
      </w:r>
      <w:r w:rsidR="0007031B" w:rsidRPr="00186EF4">
        <w:rPr>
          <w:rFonts w:cs="Arial"/>
          <w:highlight w:val="magenta"/>
        </w:rPr>
        <w:t>(Patil &amp; Gudivada, 2024, S. 20; Trad &amp; Chehab, 2024, S. 369)</w:t>
      </w:r>
      <w:r w:rsidR="0007031B" w:rsidRPr="007377F7">
        <w:rPr>
          <w:highlight w:val="magenta"/>
        </w:rPr>
        <w:fldChar w:fldCharType="end"/>
      </w:r>
      <w:r w:rsidR="0007031B">
        <w:t xml:space="preserve">. </w:t>
      </w:r>
    </w:p>
    <w:p w14:paraId="271F290C" w14:textId="55AD0D5C" w:rsidR="002A2BFB" w:rsidRDefault="0004626A" w:rsidP="00452A02">
      <w:pPr>
        <w:jc w:val="both"/>
      </w:pPr>
      <w:moveToRangeStart w:id="196" w:author="Ben Fels" w:date="2024-12-21T13:16:00Z" w:name="move185679391"/>
      <w:r>
        <w:t xml:space="preserve">Nach </w:t>
      </w:r>
      <w:r w:rsidRPr="00F00B1A">
        <w:rPr>
          <w:rFonts w:cs="Arial"/>
          <w:highlight w:val="magenta"/>
        </w:rPr>
        <w:t xml:space="preserve">Patil &amp; Gudivada </w:t>
      </w:r>
      <w:r w:rsidRPr="00F00B1A">
        <w:rPr>
          <w:highlight w:val="magenta"/>
        </w:rPr>
        <w:fldChar w:fldCharType="begin"/>
      </w:r>
      <w:r w:rsidRPr="00F00B1A">
        <w:rPr>
          <w:highlight w:val="magenta"/>
        </w:rPr>
        <w:instrText xml:space="preserve"> ADDIN ZOTERO_ITEM CSL_CITATION {"citationID":"cjXNW73q","properties":{"formattedCitation":"(2024, S. 31)","plainCitation":"(2024,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uppress-author":true}],"schema":"https://github.com/citation-style-language/schema/raw/master/csl-citation.json"} </w:instrText>
      </w:r>
      <w:r w:rsidRPr="00F00B1A">
        <w:rPr>
          <w:highlight w:val="magenta"/>
        </w:rPr>
        <w:fldChar w:fldCharType="separate"/>
      </w:r>
      <w:r w:rsidRPr="00F00B1A">
        <w:rPr>
          <w:rFonts w:cs="Arial"/>
          <w:highlight w:val="magenta"/>
        </w:rPr>
        <w:t>(2024, S. 31)</w:t>
      </w:r>
      <w:r w:rsidRPr="00F00B1A">
        <w:rPr>
          <w:highlight w:val="magenta"/>
        </w:rPr>
        <w:fldChar w:fldCharType="end"/>
      </w:r>
      <w:r>
        <w:t xml:space="preserve"> </w:t>
      </w:r>
      <w:r w:rsidRPr="005B1482">
        <w:rPr>
          <w:highlight w:val="green"/>
        </w:rPr>
        <w:t>benötigen</w:t>
      </w:r>
      <w:r>
        <w:rPr>
          <w:highlight w:val="green"/>
        </w:rPr>
        <w:t xml:space="preserve"> solche</w:t>
      </w:r>
      <w:r w:rsidRPr="005B1482">
        <w:rPr>
          <w:highlight w:val="green"/>
        </w:rPr>
        <w:t xml:space="preserve"> LLMs für das Pre</w:t>
      </w:r>
      <w:r w:rsidR="007226D7">
        <w:rPr>
          <w:highlight w:val="green"/>
        </w:rPr>
        <w:t>-</w:t>
      </w:r>
      <w:r w:rsidRPr="005B1482">
        <w:rPr>
          <w:highlight w:val="green"/>
        </w:rPr>
        <w:t>training tausende an GPUs für mehrere Wochen.</w:t>
      </w:r>
      <w:r>
        <w:t xml:space="preserve"> </w:t>
      </w:r>
      <w:r w:rsidRPr="00AC7C5A">
        <w:rPr>
          <w:highlight w:val="green"/>
        </w:rPr>
        <w:t>Neben den Kosten für die Hardware kommen die Kosten für die benötigte Energy, das Fachpersonal und die Infrastruktur zur Verwendung des LLMs hinzu. Dieser Ansatz ist folglich unbezahlbar für eine Vielzahl von Forschenden</w:t>
      </w:r>
      <w:r>
        <w:t xml:space="preserve"> </w:t>
      </w:r>
      <w:r w:rsidRPr="008B02CA">
        <w:rPr>
          <w:highlight w:val="magenta"/>
        </w:rPr>
        <w:fldChar w:fldCharType="begin"/>
      </w:r>
      <w:r w:rsidRPr="008B02CA">
        <w:rPr>
          <w:highlight w:val="magenta"/>
        </w:rPr>
        <w:instrText xml:space="preserve"> ADDIN ZOTERO_ITEM CSL_CITATION {"citationID":"IemErJi8","properties":{"formattedCitation":"(Patil &amp; Gudivada, 2024, S. 31)","plainCitation":"(Patil &amp; Gudivada, 2024, S. 31)","noteIndex":0},"citationItems":[{"id":454,"uris":["http://zotero.org/users/14644665/items/XNLC7C32"],"itemData":{"id":454,"type":"article-journal","abstract":"Natural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(LLMs)","volume":"14","author":[{"family":"Patil","given":"Rajvardhan"},{"family":"Gudivada","given":"Venkat"}],"issued":{"date-parts":[["2024",3,1]]}},"locator":"31","label":"page"}],"schema":"https://github.com/citation-style-language/schema/raw/master/csl-citation.json"} </w:instrText>
      </w:r>
      <w:r w:rsidRPr="008B02CA">
        <w:rPr>
          <w:highlight w:val="magenta"/>
        </w:rPr>
        <w:fldChar w:fldCharType="separate"/>
      </w:r>
      <w:r w:rsidRPr="008B02CA">
        <w:rPr>
          <w:rFonts w:cs="Arial"/>
          <w:highlight w:val="magenta"/>
        </w:rPr>
        <w:t>(Patil &amp; Gudivada, 2024, S. 31)</w:t>
      </w:r>
      <w:r w:rsidRPr="008B02CA">
        <w:rPr>
          <w:highlight w:val="magenta"/>
        </w:rPr>
        <w:fldChar w:fldCharType="end"/>
      </w:r>
      <w:r>
        <w:t>.</w:t>
      </w:r>
      <w:moveToRangeEnd w:id="196"/>
      <w:r w:rsidR="00DC0617">
        <w:t xml:space="preserve"> </w:t>
      </w:r>
      <w:r w:rsidRPr="00F91CF2">
        <w:rPr>
          <w:highlight w:val="green"/>
        </w:rPr>
        <w:t xml:space="preserve">Die Anpassung eines bereits vortrainierten LLMs mittels Fine-Tuning für die eigene Anwendung ist hingegen </w:t>
      </w:r>
      <w:r w:rsidR="007250D5">
        <w:lastRenderedPageBreak/>
        <w:t xml:space="preserve">nach </w:t>
      </w:r>
      <w:ins w:id="197" w:author="Ben Fels" w:date="2024-12-21T11:57:00Z" w16du:dateUtc="2024-12-21T10:57:00Z">
        <w:r w:rsidR="007250D5" w:rsidRPr="00D66BEB">
          <w:rPr>
            <w:rFonts w:cs="Arial"/>
            <w:highlight w:val="magenta"/>
          </w:rPr>
          <w:t>Patil &amp; Gudivada</w:t>
        </w:r>
      </w:ins>
      <w:r w:rsidR="007250D5">
        <w:t xml:space="preserve"> </w:t>
      </w:r>
      <w:ins w:id="198" w:author="Ben Fels" w:date="2024-12-21T11:57:00Z" w16du:dateUtc="2024-12-21T10:57:00Z">
        <w:r w:rsidR="007250D5" w:rsidRPr="00D66BEB">
          <w:rPr>
            <w:rFonts w:cs="Arial"/>
            <w:highlight w:val="magenta"/>
          </w:rPr>
          <w:fldChar w:fldCharType="begin"/>
        </w:r>
      </w:ins>
      <w:r w:rsidR="007250D5">
        <w:rPr>
          <w:rFonts w:cs="Arial"/>
          <w:highlight w:val="magenta"/>
        </w:rPr>
        <w:instrText xml:space="preserve"> ADDIN ZOTERO_ITEM CSL_CITATION {"citationID":"8nYlxtaD","properties":{"formattedCitation":"(2024,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199" w:author="Ben Fels" w:date="2024-12-21T11:57:00Z" w16du:dateUtc="2024-12-21T10:57:00Z">
        <w:r w:rsidR="007250D5" w:rsidRPr="00D66BEB">
          <w:rPr>
            <w:rFonts w:cs="Arial"/>
            <w:highlight w:val="magenta"/>
          </w:rPr>
          <w:fldChar w:fldCharType="separate"/>
        </w:r>
      </w:ins>
      <w:r w:rsidR="007250D5" w:rsidRPr="0091047A">
        <w:rPr>
          <w:rFonts w:cs="Arial"/>
          <w:highlight w:val="magenta"/>
        </w:rPr>
        <w:t>(2024, S. 18)</w:t>
      </w:r>
      <w:ins w:id="200" w:author="Ben Fels" w:date="2024-12-21T11:57:00Z" w16du:dateUtc="2024-12-21T10:57:00Z">
        <w:r w:rsidR="007250D5" w:rsidRPr="00D66BEB">
          <w:rPr>
            <w:rFonts w:cs="Arial"/>
            <w:highlight w:val="magenta"/>
          </w:rPr>
          <w:fldChar w:fldCharType="end"/>
        </w:r>
      </w:ins>
      <w:r w:rsidR="007250D5">
        <w:rPr>
          <w:rFonts w:cs="Arial"/>
          <w:highlight w:val="magenta"/>
        </w:rPr>
        <w:t xml:space="preserve"> </w:t>
      </w:r>
      <w:r w:rsidRPr="00F91CF2">
        <w:rPr>
          <w:highlight w:val="green"/>
        </w:rPr>
        <w:t>kostengünstiger</w:t>
      </w:r>
      <w:r w:rsidR="007250D5">
        <w:t xml:space="preserve">. </w:t>
      </w:r>
      <w:r w:rsidR="0051044E" w:rsidRPr="001713AB">
        <w:rPr>
          <w:rFonts w:cs="Arial"/>
          <w:highlight w:val="magenta"/>
        </w:rPr>
        <w:t>Brown et al.</w:t>
      </w:r>
      <w:r w:rsidR="0051044E" w:rsidRPr="001713AB">
        <w:t xml:space="preserve"> </w:t>
      </w:r>
      <w:r w:rsidR="0051044E" w:rsidRPr="003E6C29">
        <w:rPr>
          <w:highlight w:val="magenta"/>
        </w:rPr>
        <w:fldChar w:fldCharType="begin"/>
      </w:r>
      <w:r w:rsidR="0051044E"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51044E">
        <w:rPr>
          <w:highlight w:val="magenta"/>
        </w:rPr>
        <w:instrText>ﬁ</w:instrText>
      </w:r>
      <w:r w:rsidR="0051044E" w:rsidRPr="001713AB">
        <w:rPr>
          <w:highlight w:val="magenta"/>
        </w:rPr>
        <w:instrText>ne-tuning on a speci</w:instrText>
      </w:r>
      <w:r w:rsidR="0051044E">
        <w:rPr>
          <w:highlight w:val="magenta"/>
        </w:rPr>
        <w:instrText>ﬁ</w:instrText>
      </w:r>
      <w:r w:rsidR="0051044E" w:rsidRPr="001713AB">
        <w:rPr>
          <w:highlight w:val="magenta"/>
        </w:rPr>
        <w:instrText>c task. While typically task-agnostic in architecture, this method still requires task-speci</w:instrText>
      </w:r>
      <w:r w:rsidR="0051044E">
        <w:rPr>
          <w:highlight w:val="magenta"/>
        </w:rPr>
        <w:instrText>ﬁ</w:instrText>
      </w:r>
      <w:r w:rsidR="0051044E" w:rsidRPr="001713AB">
        <w:rPr>
          <w:highlight w:val="magenta"/>
        </w:rPr>
        <w:instrText xml:space="preserve">c </w:instrText>
      </w:r>
      <w:r w:rsidR="0051044E">
        <w:rPr>
          <w:highlight w:val="magenta"/>
        </w:rPr>
        <w:instrText>ﬁ</w:instrText>
      </w:r>
      <w:r w:rsidR="0051044E"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51044E">
        <w:rPr>
          <w:highlight w:val="magenta"/>
        </w:rPr>
        <w:instrText>ﬁ</w:instrText>
      </w:r>
      <w:r w:rsidR="0051044E" w:rsidRPr="001713AB">
        <w:rPr>
          <w:highlight w:val="magenta"/>
        </w:rPr>
        <w:instrText>netuning approaches. Speci</w:instrText>
      </w:r>
      <w:r w:rsidR="0051044E">
        <w:rPr>
          <w:highlight w:val="magenta"/>
        </w:rPr>
        <w:instrText>ﬁ</w:instrText>
      </w:r>
      <w:r w:rsidR="0051044E"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51044E">
        <w:rPr>
          <w:highlight w:val="magenta"/>
        </w:rPr>
        <w:instrText>ﬁ</w:instrText>
      </w:r>
      <w:r w:rsidR="0051044E" w:rsidRPr="001713AB">
        <w:rPr>
          <w:highlight w:val="magenta"/>
        </w:rPr>
        <w:instrText>ne-tuning, with tasks and few-shot demonstrations speci</w:instrText>
      </w:r>
      <w:r w:rsidR="0051044E">
        <w:rPr>
          <w:highlight w:val="magenta"/>
        </w:rPr>
        <w:instrText>ﬁ</w:instrText>
      </w:r>
      <w:r w:rsidR="0051044E" w:rsidRPr="001713AB">
        <w:rPr>
          <w:highlight w:val="magenta"/>
        </w:rPr>
        <w:instrText>ed purely via text interaction with the model. GPT-3 achieves strong performance on many NLP datasets, including translation, question-answering, and cloze tasks, as well as several tasks tha</w:instrText>
      </w:r>
      <w:r w:rsidR="0051044E">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51044E" w:rsidRPr="003E6C29">
        <w:rPr>
          <w:highlight w:val="magenta"/>
        </w:rPr>
        <w:fldChar w:fldCharType="separate"/>
      </w:r>
      <w:r w:rsidR="0051044E" w:rsidRPr="00267C65">
        <w:rPr>
          <w:rFonts w:cs="Arial"/>
          <w:highlight w:val="magenta"/>
        </w:rPr>
        <w:t>(2020, S. 6)</w:t>
      </w:r>
      <w:r w:rsidR="0051044E" w:rsidRPr="003E6C29">
        <w:rPr>
          <w:highlight w:val="magenta"/>
        </w:rPr>
        <w:fldChar w:fldCharType="end"/>
      </w:r>
      <w:r w:rsidR="0051044E">
        <w:t xml:space="preserve"> </w:t>
      </w:r>
      <w:r w:rsidR="0051044E" w:rsidRPr="006E1E27">
        <w:rPr>
          <w:highlight w:val="green"/>
        </w:rPr>
        <w:t>führen jedoch an, dass für das Fine-Tuning ein Datensatz in mit einem Umfang von typischer Weise tausende bis hunderttausende von beschrifteten Beispielen bedarf</w:t>
      </w:r>
      <w:r w:rsidR="0051044E" w:rsidRPr="0051044E">
        <w:t>.</w:t>
      </w:r>
      <w:r w:rsidR="00B07A28">
        <w:t xml:space="preserve"> </w:t>
      </w:r>
      <w:r w:rsidR="0051044E" w:rsidRPr="0029021B">
        <w:rPr>
          <w:bCs/>
          <w:highlight w:val="green"/>
        </w:rPr>
        <w:t>Die Notwendigkeit solch</w:t>
      </w:r>
      <w:r w:rsidR="007C1691" w:rsidRPr="0029021B">
        <w:rPr>
          <w:bCs/>
          <w:highlight w:val="green"/>
        </w:rPr>
        <w:t xml:space="preserve"> </w:t>
      </w:r>
      <w:r w:rsidR="0051044E" w:rsidRPr="0029021B">
        <w:rPr>
          <w:bCs/>
          <w:highlight w:val="green"/>
        </w:rPr>
        <w:t>große</w:t>
      </w:r>
      <w:r w:rsidR="007C1691" w:rsidRPr="0029021B">
        <w:rPr>
          <w:bCs/>
          <w:highlight w:val="green"/>
        </w:rPr>
        <w:t>r</w:t>
      </w:r>
      <w:r w:rsidR="0051044E" w:rsidRPr="0029021B">
        <w:rPr>
          <w:bCs/>
          <w:highlight w:val="green"/>
        </w:rPr>
        <w:t xml:space="preserve"> Datensätze schränkt die Anwendbarkeit von LLMs ein</w:t>
      </w:r>
      <w:r w:rsidR="004D5420" w:rsidRPr="0029021B">
        <w:rPr>
          <w:bCs/>
          <w:highlight w:val="green"/>
        </w:rPr>
        <w:t xml:space="preserve">, da </w:t>
      </w:r>
      <w:r w:rsidR="00C3610E" w:rsidRPr="0029021B">
        <w:rPr>
          <w:bCs/>
          <w:highlight w:val="green"/>
        </w:rPr>
        <w:t>nicht für jede spezifische Aufgabe ausreichend annotierte Daten in der erforderlichen Menge verfügbar sind</w:t>
      </w:r>
      <w:r w:rsidR="00CE5FD1" w:rsidRPr="0029021B">
        <w:rPr>
          <w:bCs/>
          <w:highlight w:val="green"/>
        </w:rPr>
        <w:t xml:space="preserve"> und eine Beschaffung zeitaufwendig und kostenintensiv sein kann</w:t>
      </w:r>
      <w:r w:rsidR="00795EAD">
        <w:rPr>
          <w:bCs/>
        </w:rPr>
        <w:t xml:space="preserve"> </w:t>
      </w:r>
      <w:r w:rsidR="00795EAD" w:rsidRPr="007377F7">
        <w:rPr>
          <w:highlight w:val="magenta"/>
        </w:rPr>
        <w:fldChar w:fldCharType="begin"/>
      </w:r>
      <w:r w:rsidR="00795EAD"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795EAD" w:rsidRPr="007377F7">
        <w:rPr>
          <w:highlight w:val="magenta"/>
        </w:rPr>
        <w:fldChar w:fldCharType="separate"/>
      </w:r>
      <w:r w:rsidR="00795EAD" w:rsidRPr="007377F7">
        <w:rPr>
          <w:rFonts w:cs="Arial"/>
          <w:highlight w:val="magenta"/>
        </w:rPr>
        <w:t>(Tunstall et al., 2023, S. 289)</w:t>
      </w:r>
      <w:r w:rsidR="00795EAD" w:rsidRPr="007377F7">
        <w:rPr>
          <w:highlight w:val="magenta"/>
        </w:rPr>
        <w:fldChar w:fldCharType="end"/>
      </w:r>
      <w:r w:rsidR="00CE5FD1">
        <w:rPr>
          <w:bCs/>
        </w:rPr>
        <w:t>.</w:t>
      </w:r>
      <w:r w:rsidR="00D821C0">
        <w:rPr>
          <w:bCs/>
        </w:rPr>
        <w:t xml:space="preserve"> </w:t>
      </w:r>
      <w:ins w:id="201" w:author="Ben Fels" w:date="2024-12-21T12:44:00Z" w16du:dateUtc="2024-12-21T11:44:00Z">
        <w:r w:rsidRPr="0051044E">
          <w:rPr>
            <w:bCs/>
          </w:rPr>
          <w:t xml:space="preserve">Zudem </w:t>
        </w:r>
        <w:r w:rsidRPr="0029021B">
          <w:rPr>
            <w:bCs/>
            <w:highlight w:val="green"/>
          </w:rPr>
          <w:t>müsste f</w:t>
        </w:r>
        <w:r w:rsidRPr="0029021B">
          <w:rPr>
            <w:rFonts w:cs="Arial"/>
            <w:highlight w:val="green"/>
          </w:rPr>
          <w:t xml:space="preserve">ür jede Aufgabe </w:t>
        </w:r>
      </w:ins>
      <w:r w:rsidR="00395135" w:rsidRPr="0029021B">
        <w:rPr>
          <w:rFonts w:cs="Arial"/>
          <w:highlight w:val="green"/>
        </w:rPr>
        <w:t>erneut ein LLM mi</w:t>
      </w:r>
      <w:r w:rsidR="00B470AD" w:rsidRPr="0029021B">
        <w:rPr>
          <w:rFonts w:cs="Arial"/>
          <w:highlight w:val="green"/>
        </w:rPr>
        <w:t>t</w:t>
      </w:r>
      <w:r w:rsidR="00395135" w:rsidRPr="0029021B">
        <w:rPr>
          <w:rFonts w:cs="Arial"/>
          <w:highlight w:val="green"/>
        </w:rPr>
        <w:t>tel</w:t>
      </w:r>
      <w:r w:rsidR="00B470AD" w:rsidRPr="0029021B">
        <w:rPr>
          <w:rFonts w:cs="Arial"/>
          <w:highlight w:val="green"/>
        </w:rPr>
        <w:t>s</w:t>
      </w:r>
      <w:r w:rsidR="00395135" w:rsidRPr="0029021B">
        <w:rPr>
          <w:rFonts w:cs="Arial"/>
          <w:highlight w:val="green"/>
        </w:rPr>
        <w:t xml:space="preserve"> Fine-Tuning </w:t>
      </w:r>
      <w:r w:rsidR="00B470AD" w:rsidRPr="0029021B">
        <w:rPr>
          <w:rFonts w:cs="Arial"/>
          <w:highlight w:val="green"/>
        </w:rPr>
        <w:t>angepasst werde</w:t>
      </w:r>
      <w:r w:rsidR="00560C3B" w:rsidRPr="0029021B">
        <w:rPr>
          <w:rFonts w:cs="Arial"/>
          <w:highlight w:val="green"/>
        </w:rPr>
        <w:t>n</w:t>
      </w:r>
      <w:ins w:id="202" w:author="Ben Fels" w:date="2024-12-21T12:44:00Z" w16du:dateUtc="2024-12-21T11:44:00Z">
        <w:r w:rsidRPr="0029021B">
          <w:rPr>
            <w:rFonts w:cs="Arial"/>
            <w:highlight w:val="green"/>
          </w:rPr>
          <w:t xml:space="preserve">, </w:t>
        </w:r>
        <w:r w:rsidRPr="0029021B">
          <w:rPr>
            <w:highlight w:val="green"/>
          </w:rPr>
          <w:t>wofür wiederum jeweils eigene ausreichend große Datensätze</w:t>
        </w:r>
        <w:r w:rsidRPr="0051044E">
          <w:t xml:space="preserve"> </w:t>
        </w:r>
        <w:r w:rsidRPr="00F91CF2">
          <w:rPr>
            <w:highlight w:val="green"/>
          </w:rPr>
          <w:t>benötigt werden würden</w:t>
        </w:r>
        <w:r w:rsidRPr="005A4558">
          <w:t xml:space="preserve"> </w:t>
        </w:r>
        <w:r w:rsidRPr="006E7B3E">
          <w:rPr>
            <w:highlight w:val="magenta"/>
            <w:rPrChange w:id="203" w:author="Ben Fels" w:date="2024-12-21T12:44:00Z" w16du:dateUtc="2024-12-21T11:44:00Z">
              <w:rPr/>
            </w:rPrChange>
          </w:rPr>
          <w:fldChar w:fldCharType="begin"/>
        </w:r>
        <w:r w:rsidRPr="006E7B3E">
          <w:rPr>
            <w:highlight w:val="magenta"/>
            <w:rPrChange w:id="204"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Pr="003D07F3">
          <w:rPr>
            <w:highlight w:val="magenta"/>
            <w:rPrChange w:id="205" w:author="Ben Fels" w:date="2024-12-21T12:44:00Z" w16du:dateUtc="2024-12-21T11:44:00Z">
              <w:rPr/>
            </w:rPrChange>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Pr="006E7B3E">
          <w:rPr>
            <w:highlight w:val="magenta"/>
            <w:rPrChange w:id="206" w:author="Ben Fels" w:date="2024-12-21T12:44:00Z" w16du:dateUtc="2024-12-21T11:44:00Z">
              <w:rPr/>
            </w:rPrChange>
          </w:rPr>
          <w:fldChar w:fldCharType="separate"/>
        </w:r>
        <w:r w:rsidRPr="003D07F3">
          <w:rPr>
            <w:rFonts w:cs="Arial"/>
            <w:highlight w:val="magenta"/>
            <w:rPrChange w:id="207" w:author="Ben Fels" w:date="2024-12-21T12:44:00Z" w16du:dateUtc="2024-12-21T11:44:00Z">
              <w:rPr>
                <w:rFonts w:cs="Arial"/>
              </w:rPr>
            </w:rPrChange>
          </w:rPr>
          <w:t>(Brown et al., 2020, S. 6; Patil &amp; Gudivada, 2024, S. 18)</w:t>
        </w:r>
        <w:r w:rsidRPr="006E7B3E">
          <w:rPr>
            <w:highlight w:val="magenta"/>
            <w:rPrChange w:id="208" w:author="Ben Fels" w:date="2024-12-21T12:44:00Z" w16du:dateUtc="2024-12-21T11:44:00Z">
              <w:rPr/>
            </w:rPrChange>
          </w:rPr>
          <w:fldChar w:fldCharType="end"/>
        </w:r>
        <w:r w:rsidRPr="003D07F3">
          <w:t xml:space="preserve">. </w:t>
        </w:r>
      </w:ins>
      <w:r w:rsidR="00560C3B" w:rsidRPr="00560C3B">
        <w:t>Daraus fo</w:t>
      </w:r>
      <w:r w:rsidR="00560C3B">
        <w:t xml:space="preserve">lgt, dass </w:t>
      </w:r>
      <w:del w:id="209" w:author="Ben Fels" w:date="2024-12-22T18:00:00Z" w16du:dateUtc="2024-12-22T17:00:00Z">
        <w:r w:rsidRPr="006B77C0" w:rsidDel="00176B77">
          <w:rPr>
            <w:highlight w:val="green"/>
            <w:rPrChange w:id="210" w:author="Ben Fels" w:date="2024-12-22T17:53:00Z" w16du:dateUtc="2024-12-22T16:53:00Z">
              <w:rPr/>
            </w:rPrChange>
          </w:rPr>
          <w:fldChar w:fldCharType="begin"/>
        </w:r>
        <w:r w:rsidRPr="00560C3B" w:rsidDel="00176B77">
          <w:rPr>
            <w:highlight w:val="green"/>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77C0" w:rsidDel="00176B77">
          <w:rPr>
            <w:highlight w:val="green"/>
            <w:rPrChange w:id="211" w:author="Ben Fels" w:date="2024-12-22T17:53:00Z" w16du:dateUtc="2024-12-22T16:53:00Z">
              <w:rPr/>
            </w:rPrChange>
          </w:rPr>
          <w:fldChar w:fldCharType="separate"/>
        </w:r>
        <w:r w:rsidRPr="00560C3B" w:rsidDel="00176B77">
          <w:rPr>
            <w:rFonts w:cs="Arial"/>
            <w:highlight w:val="green"/>
          </w:rPr>
          <w:delText>(2024, S. 371)</w:delText>
        </w:r>
        <w:r w:rsidRPr="006B77C0" w:rsidDel="00176B77">
          <w:rPr>
            <w:highlight w:val="green"/>
            <w:rPrChange w:id="212" w:author="Ben Fels" w:date="2024-12-22T17:53:00Z" w16du:dateUtc="2024-12-22T16:53:00Z">
              <w:rPr/>
            </w:rPrChange>
          </w:rPr>
          <w:fldChar w:fldCharType="end"/>
        </w:r>
      </w:del>
      <w:r w:rsidR="00560C3B">
        <w:rPr>
          <w:rFonts w:cs="Arial"/>
          <w:highlight w:val="green"/>
        </w:rPr>
        <w:t>a</w:t>
      </w:r>
      <w:r w:rsidRPr="00560C3B">
        <w:rPr>
          <w:rFonts w:cs="Arial"/>
          <w:highlight w:val="green"/>
        </w:rPr>
        <w:t>uch wenn die</w:t>
      </w:r>
      <w:r w:rsidR="00D64C95">
        <w:rPr>
          <w:rFonts w:cs="Arial"/>
          <w:highlight w:val="green"/>
        </w:rPr>
        <w:t>ser</w:t>
      </w:r>
      <w:r w:rsidRPr="00560C3B">
        <w:rPr>
          <w:rFonts w:cs="Arial"/>
          <w:highlight w:val="green"/>
        </w:rPr>
        <w:t xml:space="preserve"> </w:t>
      </w:r>
      <w:r w:rsidR="00D64C95">
        <w:rPr>
          <w:rFonts w:cs="Arial"/>
          <w:highlight w:val="green"/>
        </w:rPr>
        <w:t>Ansatz kostengünstiger ist</w:t>
      </w:r>
      <w:r w:rsidRPr="00560C3B">
        <w:rPr>
          <w:rFonts w:cs="Arial"/>
          <w:highlight w:val="green"/>
        </w:rPr>
        <w:t xml:space="preserve">, </w:t>
      </w:r>
      <w:r w:rsidR="00D64C95">
        <w:rPr>
          <w:rFonts w:cs="Arial"/>
          <w:highlight w:val="green"/>
        </w:rPr>
        <w:t xml:space="preserve">er </w:t>
      </w:r>
      <w:r w:rsidRPr="00560C3B">
        <w:rPr>
          <w:rFonts w:cs="Arial"/>
          <w:highlight w:val="green"/>
        </w:rPr>
        <w:t>sich nicht</w:t>
      </w:r>
      <w:r w:rsidR="002C70E2">
        <w:rPr>
          <w:rFonts w:cs="Arial"/>
          <w:highlight w:val="green"/>
        </w:rPr>
        <w:t xml:space="preserve"> </w:t>
      </w:r>
      <w:r w:rsidR="00C84375">
        <w:rPr>
          <w:rFonts w:cs="Arial"/>
          <w:highlight w:val="green"/>
        </w:rPr>
        <w:t>für F</w:t>
      </w:r>
      <w:r w:rsidR="002C70E2">
        <w:rPr>
          <w:rFonts w:cs="Arial"/>
          <w:highlight w:val="green"/>
        </w:rPr>
        <w:t xml:space="preserve">älle </w:t>
      </w:r>
      <w:r w:rsidR="00C84375">
        <w:rPr>
          <w:rFonts w:cs="Arial"/>
          <w:highlight w:val="green"/>
        </w:rPr>
        <w:t>eignet</w:t>
      </w:r>
      <w:r w:rsidRPr="00560C3B">
        <w:rPr>
          <w:rFonts w:cs="Arial"/>
          <w:highlight w:val="green"/>
        </w:rPr>
        <w:t xml:space="preserve">, </w:t>
      </w:r>
      <w:r w:rsidR="002C70E2">
        <w:rPr>
          <w:rFonts w:cs="Arial"/>
          <w:highlight w:val="green"/>
        </w:rPr>
        <w:t xml:space="preserve">in denen </w:t>
      </w:r>
      <w:r w:rsidRPr="00560C3B">
        <w:rPr>
          <w:rFonts w:cs="Arial"/>
          <w:highlight w:val="green"/>
        </w:rPr>
        <w:t>keine ausreichenden Daten</w:t>
      </w:r>
      <w:r w:rsidR="00DF5690">
        <w:rPr>
          <w:rFonts w:cs="Arial"/>
          <w:highlight w:val="green"/>
        </w:rPr>
        <w:t>sä</w:t>
      </w:r>
      <w:r w:rsidR="008A0102">
        <w:rPr>
          <w:rFonts w:cs="Arial"/>
          <w:highlight w:val="green"/>
        </w:rPr>
        <w:t>tze</w:t>
      </w:r>
      <w:r w:rsidRPr="00560C3B">
        <w:rPr>
          <w:rFonts w:cs="Arial"/>
          <w:highlight w:val="green"/>
        </w:rPr>
        <w:t xml:space="preserve"> vorhanden sind</w:t>
      </w:r>
      <w:ins w:id="213" w:author="Ben Fels" w:date="2024-12-21T12:44:00Z" w16du:dateUtc="2024-12-21T11:44:00Z">
        <w:r w:rsidRPr="00560C3B">
          <w:rPr>
            <w:rFonts w:cs="Arial"/>
          </w:rPr>
          <w:t>.</w:t>
        </w:r>
      </w:ins>
      <w:r w:rsidR="00FB0886" w:rsidRPr="00560C3B">
        <w:rPr>
          <w:rFonts w:cs="Arial"/>
        </w:rPr>
        <w:t xml:space="preserve"> </w:t>
      </w:r>
      <w:r w:rsidR="00F15BE5">
        <w:rPr>
          <w:rFonts w:cs="Arial"/>
        </w:rPr>
        <w:t xml:space="preserve">Nach den Beschreibungen von </w:t>
      </w:r>
      <w:r w:rsidR="00F15BE5" w:rsidRPr="00F15BE5">
        <w:rPr>
          <w:rFonts w:cs="Arial"/>
          <w:highlight w:val="magenta"/>
        </w:rPr>
        <w:t>Lawrence &amp; Reed</w:t>
      </w:r>
      <w:r w:rsidR="00F15BE5" w:rsidRPr="007377F7">
        <w:rPr>
          <w:highlight w:val="magenta"/>
        </w:rPr>
        <w:t xml:space="preserve"> </w:t>
      </w:r>
      <w:r w:rsidR="00F15BE5" w:rsidRPr="007377F7">
        <w:rPr>
          <w:highlight w:val="magenta"/>
        </w:rPr>
        <w:fldChar w:fldCharType="begin"/>
      </w:r>
      <w:r w:rsidR="009E20C7">
        <w:rPr>
          <w:highlight w:val="magenta"/>
        </w:rPr>
        <w:instrText xml:space="preserve"> ADDIN ZOTERO_ITEM CSL_CITATION {"citationID":"qCwGF6ZD","properties":{"formattedCitation":"(2020,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F15BE5" w:rsidRPr="007377F7">
        <w:rPr>
          <w:highlight w:val="magenta"/>
        </w:rPr>
        <w:fldChar w:fldCharType="separate"/>
      </w:r>
      <w:r w:rsidR="009E20C7" w:rsidRPr="009E20C7">
        <w:rPr>
          <w:rFonts w:cs="Arial"/>
          <w:highlight w:val="magenta"/>
        </w:rPr>
        <w:t>(2020, S. 780, 798)</w:t>
      </w:r>
      <w:r w:rsidR="00F15BE5" w:rsidRPr="007377F7">
        <w:rPr>
          <w:highlight w:val="magenta"/>
        </w:rPr>
        <w:fldChar w:fldCharType="end"/>
      </w:r>
      <w:r w:rsidR="00F15BE5">
        <w:rPr>
          <w:highlight w:val="magenta"/>
        </w:rPr>
        <w:t xml:space="preserve"> </w:t>
      </w:r>
      <w:r w:rsidR="007E2E7D" w:rsidRPr="007E2E7D">
        <w:t>liegt s</w:t>
      </w:r>
      <w:r w:rsidR="00C650EE" w:rsidRPr="007E2E7D">
        <w:rPr>
          <w:rFonts w:cs="Arial"/>
        </w:rPr>
        <w:t xml:space="preserve">olch </w:t>
      </w:r>
      <w:r w:rsidR="00C650EE" w:rsidRPr="00110019">
        <w:rPr>
          <w:rFonts w:cs="Arial"/>
          <w:highlight w:val="green"/>
        </w:rPr>
        <w:t xml:space="preserve">ein </w:t>
      </w:r>
      <w:r w:rsidR="00EE5D25" w:rsidRPr="00110019">
        <w:rPr>
          <w:rFonts w:cs="Arial"/>
          <w:highlight w:val="green"/>
        </w:rPr>
        <w:t xml:space="preserve">Mangel an </w:t>
      </w:r>
      <w:r w:rsidR="004F7B3F" w:rsidRPr="00110019">
        <w:rPr>
          <w:rFonts w:cs="Arial"/>
          <w:highlight w:val="green"/>
        </w:rPr>
        <w:t xml:space="preserve">entsprechend </w:t>
      </w:r>
      <w:r w:rsidR="00C650EE" w:rsidRPr="00110019">
        <w:rPr>
          <w:rFonts w:cs="Arial"/>
          <w:highlight w:val="green"/>
        </w:rPr>
        <w:t>annotierten Daten im</w:t>
      </w:r>
      <w:r w:rsidR="003A587F" w:rsidRPr="00110019">
        <w:rPr>
          <w:rFonts w:cs="Arial"/>
          <w:highlight w:val="green"/>
        </w:rPr>
        <w:t xml:space="preserve"> </w:t>
      </w:r>
      <w:r w:rsidR="00FB0886" w:rsidRPr="00110019">
        <w:rPr>
          <w:rFonts w:cs="Arial"/>
          <w:highlight w:val="green"/>
        </w:rPr>
        <w:t xml:space="preserve">Argument Mining </w:t>
      </w:r>
      <w:r w:rsidR="00C650EE" w:rsidRPr="00110019">
        <w:rPr>
          <w:rFonts w:cs="Arial"/>
          <w:highlight w:val="green"/>
        </w:rPr>
        <w:t>vor</w:t>
      </w:r>
      <w:r w:rsidR="005A3CCE" w:rsidRPr="00110019">
        <w:rPr>
          <w:rFonts w:cs="Arial"/>
          <w:highlight w:val="green"/>
        </w:rPr>
        <w:t xml:space="preserve"> und stellt eine große Herausforderung für das Forschungsgebiet dar</w:t>
      </w:r>
      <w:r w:rsidR="005A3CCE">
        <w:rPr>
          <w:rFonts w:cs="Arial"/>
        </w:rPr>
        <w:t>.</w:t>
      </w:r>
      <w:r w:rsidR="00452A02">
        <w:rPr>
          <w:rFonts w:cs="Arial"/>
        </w:rPr>
        <w:t xml:space="preserve"> </w:t>
      </w:r>
    </w:p>
    <w:p w14:paraId="1D7F9C51" w14:textId="36D0B0B4" w:rsidR="004328D8" w:rsidRDefault="007E4F38" w:rsidP="0006481C">
      <w:pPr>
        <w:jc w:val="both"/>
        <w:rPr>
          <w:rFonts w:cs="Arial"/>
        </w:rPr>
      </w:pPr>
      <w:r w:rsidRPr="003779D1">
        <w:rPr>
          <w:highlight w:val="green"/>
        </w:rPr>
        <w:t xml:space="preserve">Der Prompt-basierte Ansatz bietet eine </w:t>
      </w:r>
      <w:r w:rsidR="00BC5CD3" w:rsidRPr="003779D1">
        <w:rPr>
          <w:highlight w:val="green"/>
        </w:rPr>
        <w:t xml:space="preserve">interessante </w:t>
      </w:r>
      <w:r w:rsidRPr="003779D1">
        <w:rPr>
          <w:highlight w:val="green"/>
        </w:rPr>
        <w:t>Alternative</w:t>
      </w:r>
      <w:r w:rsidR="00BC5CD3" w:rsidRPr="003779D1">
        <w:rPr>
          <w:highlight w:val="green"/>
        </w:rPr>
        <w:t xml:space="preserve">, da </w:t>
      </w:r>
      <w:r w:rsidR="00130C27" w:rsidRPr="003779D1">
        <w:rPr>
          <w:highlight w:val="green"/>
        </w:rPr>
        <w:t xml:space="preserve">hierbei </w:t>
      </w:r>
      <w:r w:rsidR="00835608" w:rsidRPr="003779D1">
        <w:rPr>
          <w:highlight w:val="green"/>
        </w:rPr>
        <w:t xml:space="preserve">weniger Daten benötigt werden und </w:t>
      </w:r>
      <w:r w:rsidR="0072092D" w:rsidRPr="003779D1">
        <w:rPr>
          <w:highlight w:val="green"/>
        </w:rPr>
        <w:t xml:space="preserve">ein einziges LLM für mehrere Anwendungsfälle verwendet werden kann </w:t>
      </w:r>
      <w:r w:rsidR="0072092D" w:rsidRPr="003779D1">
        <w:rPr>
          <w:highlight w:val="magenta"/>
        </w:rPr>
        <w:fldChar w:fldCharType="begin"/>
      </w:r>
      <w:r w:rsidR="001C76B1" w:rsidRPr="003779D1">
        <w:rPr>
          <w:highlight w:val="magenta"/>
        </w:rPr>
        <w:instrText xml:space="preserve"> ADDIN ZOTERO_ITEM CSL_CITATION {"citationID":"laLxCi3S","properties":{"formattedCitation":"(Brown et al., 2020, S. 6; Patil &amp; Gudivada, 2024, S. 20)","plainCitation":"(Brown et al., 2020, S. 6; Patil &amp; Gudivada, 2024, S. 20)","noteIndex":0},"citationItems":[{"id":229,"uris":["http://zotero.org/users/14644665/items/E6FXUFBM"],"itemData":{"id":229,"type":"article","abstract":"Recent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(LLMs)","volume":"14","author":[{"family":"Patil","given":"Rajvardhan"},{"family":"Gudivada","given":"Venkat"}],"issued":{"date-parts":[["2024",3,1]]}},"locator":"20","label":"page"}],"schema":"https://github.com/citation-style-language/schema/raw/master/csl-citation.json"} </w:instrText>
      </w:r>
      <w:r w:rsidR="0072092D" w:rsidRPr="003779D1">
        <w:rPr>
          <w:highlight w:val="magenta"/>
        </w:rPr>
        <w:fldChar w:fldCharType="separate"/>
      </w:r>
      <w:r w:rsidR="001C76B1" w:rsidRPr="003779D1">
        <w:rPr>
          <w:rFonts w:cs="Arial"/>
          <w:highlight w:val="magenta"/>
        </w:rPr>
        <w:t>(Brown et al., 2020, S. 6; Patil &amp; Gudivada, 2024, S. 20)</w:t>
      </w:r>
      <w:r w:rsidR="0072092D" w:rsidRPr="003779D1">
        <w:rPr>
          <w:highlight w:val="magenta"/>
        </w:rPr>
        <w:fldChar w:fldCharType="end"/>
      </w:r>
      <w:r w:rsidR="0072092D">
        <w:t>.</w:t>
      </w:r>
      <w:r w:rsidR="003779D1">
        <w:t xml:space="preserve"> </w:t>
      </w:r>
      <w:r w:rsidR="00BC1933">
        <w:t xml:space="preserve">Untersuchungen, in denen </w:t>
      </w:r>
      <w:r w:rsidR="00933FC5">
        <w:t xml:space="preserve">die Auswirkung von </w:t>
      </w:r>
      <w:r w:rsidR="00BC1933">
        <w:t xml:space="preserve">Fine-Tuning und Prompt Engineering </w:t>
      </w:r>
      <w:r w:rsidR="00933FC5">
        <w:t xml:space="preserve">auf </w:t>
      </w:r>
      <w:r w:rsidR="0009530A">
        <w:t xml:space="preserve">die Leistung eines </w:t>
      </w:r>
      <w:r w:rsidR="00933FC5">
        <w:t>LLM</w:t>
      </w:r>
      <w:r w:rsidR="0009530A">
        <w:t xml:space="preserve">s untersucht wurden, kommen zu unterschiedlichen Ergebnissen. </w:t>
      </w:r>
      <w:moveToRangeStart w:id="214" w:author="Ben Fels" w:date="2024-12-21T11:56:00Z" w:name="move185674583"/>
      <w:r w:rsidR="00E53597" w:rsidRPr="00E53597">
        <w:rPr>
          <w:rFonts w:cs="Arial"/>
          <w:highlight w:val="magenta"/>
        </w:rPr>
        <w:t>Maharjan et al.</w:t>
      </w:r>
      <w:r w:rsidR="00E53597" w:rsidRPr="00E53597">
        <w:rPr>
          <w:highlight w:val="magenta"/>
        </w:rPr>
        <w:t xml:space="preserve"> </w:t>
      </w:r>
      <w:r w:rsidR="00E53597" w:rsidRPr="007377F7">
        <w:rPr>
          <w:highlight w:val="magenta"/>
        </w:rPr>
        <w:fldChar w:fldCharType="begin"/>
      </w:r>
      <w:r w:rsidR="00E53597" w:rsidRPr="00E53597">
        <w:rPr>
          <w:highlight w:val="magenta"/>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00E53597" w:rsidRPr="00DD55EB">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00E53597" w:rsidRPr="007377F7">
        <w:rPr>
          <w:highlight w:val="magenta"/>
        </w:rPr>
        <w:fldChar w:fldCharType="separate"/>
      </w:r>
      <w:r w:rsidR="00E53597" w:rsidRPr="00DD55EB">
        <w:rPr>
          <w:rFonts w:cs="Arial"/>
          <w:highlight w:val="magenta"/>
        </w:rPr>
        <w:t>(2024)</w:t>
      </w:r>
      <w:r w:rsidR="00E53597" w:rsidRPr="007377F7">
        <w:rPr>
          <w:highlight w:val="magenta"/>
        </w:rPr>
        <w:fldChar w:fldCharType="end"/>
      </w:r>
      <w:r w:rsidR="00E53597" w:rsidRPr="00DD55EB">
        <w:t xml:space="preserve"> </w:t>
      </w:r>
      <w:r w:rsidR="00E53597" w:rsidRPr="00DD55EB">
        <w:rPr>
          <w:highlight w:val="green"/>
        </w:rPr>
        <w:t xml:space="preserve">konnten für medizinische Benchmarks zeigen, dass mittels Prompt Engineering Techniken ohne Fine-Tuning dem Stand der Technik entsprechende Ergebnisse für Open-Source Modelle erzielt werden können. </w:t>
      </w:r>
      <w:r w:rsidR="00E53597" w:rsidRPr="00C72A82">
        <w:rPr>
          <w:highlight w:val="green"/>
        </w:rPr>
        <w:t>Dem gegenüber stehen Untersuchungen wie</w:t>
      </w:r>
      <w:r w:rsidR="00E53597" w:rsidRPr="00C72A82">
        <w:t xml:space="preserve"> </w:t>
      </w:r>
      <w:r w:rsidR="00E53597" w:rsidRPr="00C72A82">
        <w:rPr>
          <w:rFonts w:cs="Arial"/>
          <w:highlight w:val="magenta"/>
        </w:rPr>
        <w:t xml:space="preserve">Trad und Chehab </w:t>
      </w:r>
      <w:r w:rsidR="00E53597" w:rsidRPr="007377F7">
        <w:rPr>
          <w:rFonts w:cs="Arial"/>
          <w:highlight w:val="magenta"/>
        </w:rPr>
        <w:fldChar w:fldCharType="begin"/>
      </w:r>
      <w:r w:rsidR="00E53597" w:rsidRPr="00C72A82">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00E53597" w:rsidRPr="00CC135C">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00E53597"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(2024)</w:t>
      </w:r>
      <w:r w:rsidR="00E53597" w:rsidRPr="007377F7">
        <w:rPr>
          <w:rFonts w:cs="Arial"/>
          <w:highlight w:val="magenta"/>
        </w:rPr>
        <w:fldChar w:fldCharType="end"/>
      </w:r>
      <w:r w:rsidR="00E53597" w:rsidRPr="00451847">
        <w:rPr>
          <w:rFonts w:cs="Arial"/>
        </w:rPr>
        <w:t xml:space="preserve"> o</w:t>
      </w:r>
      <w:r w:rsidR="00E53597" w:rsidRPr="0061474F">
        <w:rPr>
          <w:rFonts w:cs="Arial"/>
          <w:highlight w:val="green"/>
        </w:rPr>
        <w:t>der</w:t>
      </w:r>
      <w:r w:rsidR="00E53597" w:rsidRPr="00451847">
        <w:rPr>
          <w:rFonts w:cs="Arial"/>
        </w:rPr>
        <w:t xml:space="preserve"> </w:t>
      </w:r>
      <w:r w:rsidR="00E53597" w:rsidRPr="007377F7">
        <w:rPr>
          <w:rFonts w:cs="Arial"/>
          <w:highlight w:val="magenta"/>
        </w:rPr>
        <w:fldChar w:fldCharType="begin"/>
      </w:r>
      <w:r w:rsidR="00E53597"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00E53597" w:rsidRPr="007377F7">
        <w:rPr>
          <w:rFonts w:cs="Arial"/>
          <w:highlight w:val="magenta"/>
        </w:rPr>
        <w:fldChar w:fldCharType="separate"/>
      </w:r>
      <w:r w:rsidR="00E53597" w:rsidRPr="007377F7">
        <w:rPr>
          <w:rFonts w:cs="Arial"/>
          <w:highlight w:val="magenta"/>
        </w:rPr>
        <w:t>(Yeginbergen et al., 2024)</w:t>
      </w:r>
      <w:r w:rsidR="00E53597" w:rsidRPr="007377F7">
        <w:rPr>
          <w:rFonts w:cs="Arial"/>
          <w:highlight w:val="magenta"/>
        </w:rPr>
        <w:fldChar w:fldCharType="end"/>
      </w:r>
      <w:r w:rsidR="00E53597" w:rsidRPr="00451847">
        <w:rPr>
          <w:rFonts w:cs="Arial"/>
        </w:rPr>
        <w:t xml:space="preserve">, </w:t>
      </w:r>
      <w:r w:rsidR="00E53597" w:rsidRPr="0061474F">
        <w:rPr>
          <w:rFonts w:cs="Arial"/>
          <w:highlight w:val="green"/>
        </w:rPr>
        <w:t>welche zu dem Ergebnis kommen, dass Prompt Engineering eine schlechtere Leistung hervorbringt als Fine-Tuning. Auch</w:t>
      </w:r>
      <w:r w:rsidR="00E53597">
        <w:rPr>
          <w:rFonts w:cs="Arial"/>
        </w:rPr>
        <w:t xml:space="preserve"> </w:t>
      </w:r>
      <w:r w:rsidR="00E53597" w:rsidRPr="00D90E7E">
        <w:rPr>
          <w:rFonts w:cs="Arial"/>
          <w:highlight w:val="magenta"/>
        </w:rPr>
        <w:t>Brown et al.</w:t>
      </w:r>
      <w:r w:rsidR="00E53597">
        <w:rPr>
          <w:rFonts w:cs="Arial"/>
        </w:rPr>
        <w:t xml:space="preserve"> </w:t>
      </w:r>
      <w:r w:rsidR="00E53597" w:rsidRPr="00D90E7E">
        <w:rPr>
          <w:highlight w:val="magenta"/>
        </w:rPr>
        <w:fldChar w:fldCharType="begin"/>
      </w:r>
      <w:r w:rsidR="00E53597">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E53597" w:rsidRPr="00D90E7E">
        <w:rPr>
          <w:highlight w:val="magenta"/>
        </w:rPr>
        <w:fldChar w:fldCharType="separate"/>
      </w:r>
      <w:r w:rsidR="00E53597" w:rsidRPr="00FA3616">
        <w:rPr>
          <w:rFonts w:cs="Arial"/>
          <w:highlight w:val="magenta"/>
        </w:rPr>
        <w:t>(2020, S. 6)</w:t>
      </w:r>
      <w:r w:rsidR="00E53597" w:rsidRPr="00D90E7E">
        <w:rPr>
          <w:highlight w:val="magenta"/>
        </w:rPr>
        <w:fldChar w:fldCharType="end"/>
      </w:r>
      <w:r w:rsidR="00E53597">
        <w:t xml:space="preserve"> </w:t>
      </w:r>
      <w:r w:rsidR="00E53597" w:rsidRPr="0061474F">
        <w:rPr>
          <w:rFonts w:cs="Arial"/>
          <w:highlight w:val="green"/>
        </w:rPr>
        <w:t xml:space="preserve">führen an, dass die </w:t>
      </w:r>
      <w:r w:rsidR="00E53597" w:rsidRPr="0061474F">
        <w:rPr>
          <w:highlight w:val="green"/>
        </w:rPr>
        <w:t xml:space="preserve">Ergebnisse </w:t>
      </w:r>
      <w:r w:rsidR="006B2109">
        <w:rPr>
          <w:highlight w:val="green"/>
        </w:rPr>
        <w:t xml:space="preserve">bei der Verwendung von </w:t>
      </w:r>
      <w:r w:rsidR="00E53597" w:rsidRPr="0061474F">
        <w:rPr>
          <w:highlight w:val="green"/>
        </w:rPr>
        <w:t xml:space="preserve">ICL in der Regel schlechter sind, als die eines </w:t>
      </w:r>
      <w:r w:rsidR="00D17FCB">
        <w:rPr>
          <w:highlight w:val="green"/>
        </w:rPr>
        <w:t>mit</w:t>
      </w:r>
      <w:r w:rsidR="009C4321">
        <w:rPr>
          <w:highlight w:val="green"/>
        </w:rPr>
        <w:t>tels</w:t>
      </w:r>
      <w:r w:rsidR="00D17FCB">
        <w:rPr>
          <w:highlight w:val="green"/>
        </w:rPr>
        <w:t xml:space="preserve"> </w:t>
      </w:r>
      <w:r w:rsidR="00E53597" w:rsidRPr="0061474F">
        <w:rPr>
          <w:highlight w:val="green"/>
        </w:rPr>
        <w:t>Fine-Tun</w:t>
      </w:r>
      <w:r w:rsidR="00D17FCB">
        <w:rPr>
          <w:highlight w:val="green"/>
        </w:rPr>
        <w:t>ing angepassten</w:t>
      </w:r>
      <w:r w:rsidR="00E53597" w:rsidRPr="0061474F">
        <w:rPr>
          <w:highlight w:val="green"/>
        </w:rPr>
        <w:t xml:space="preserve"> LLMs, jedoch mit dem Hinweis, dass weniger aufgabenspezifische Daten benötigt werden</w:t>
      </w:r>
      <w:r w:rsidR="00E53597">
        <w:t>.</w:t>
      </w:r>
      <w:r w:rsidR="00D07F31">
        <w:t xml:space="preserve"> </w:t>
      </w:r>
      <w:r w:rsidR="00414597" w:rsidRPr="00E6355B">
        <w:rPr>
          <w:rFonts w:cs="Arial"/>
          <w:highlight w:val="magenta"/>
        </w:rPr>
        <w:t xml:space="preserve">OpenAI </w:t>
      </w:r>
      <w:r w:rsidR="00414597" w:rsidRPr="00E6355B">
        <w:rPr>
          <w:rFonts w:cs="Arial"/>
          <w:highlight w:val="magenta"/>
        </w:rPr>
        <w:fldChar w:fldCharType="begin"/>
      </w:r>
      <w:r w:rsidR="00414597" w:rsidRPr="00E6355B">
        <w:rPr>
          <w:rFonts w:cs="Arial"/>
          <w:highlight w:val="magenta"/>
        </w:rPr>
        <w:instrText xml:space="preserve"> ADDIN ZOTERO_ITEM CSL_CITATION {"citationID":"0rjZ6UWO","properties":{"formattedCitation":"(2024d)","plainCitation":"(2024d)","noteIndex":0},"citationItems":[{"id":1907,"uris":["http://zotero.org/users/14644665/items/GZDGRHZD"],"itemData":{"id":1907,"type":"webpage","abstract":"Explore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414597" w:rsidRPr="00E6355B">
        <w:rPr>
          <w:rFonts w:cs="Arial"/>
          <w:highlight w:val="magenta"/>
        </w:rPr>
        <w:fldChar w:fldCharType="separate"/>
      </w:r>
      <w:r w:rsidR="00414597" w:rsidRPr="00E6355B">
        <w:rPr>
          <w:rFonts w:cs="Arial"/>
          <w:highlight w:val="magenta"/>
        </w:rPr>
        <w:t>(2024d)</w:t>
      </w:r>
      <w:r w:rsidR="00414597" w:rsidRPr="00E6355B">
        <w:rPr>
          <w:rFonts w:cs="Arial"/>
          <w:highlight w:val="magenta"/>
        </w:rPr>
        <w:fldChar w:fldCharType="end"/>
      </w:r>
      <w:r w:rsidR="009C4321">
        <w:rPr>
          <w:rFonts w:cs="Arial"/>
        </w:rPr>
        <w:t xml:space="preserve"> betont</w:t>
      </w:r>
      <w:r w:rsidR="00414597">
        <w:rPr>
          <w:rFonts w:cs="Arial"/>
        </w:rPr>
        <w:t xml:space="preserve">, </w:t>
      </w:r>
      <w:r w:rsidR="00414597" w:rsidRPr="00873D5B">
        <w:rPr>
          <w:rFonts w:cs="Arial"/>
          <w:highlight w:val="green"/>
        </w:rPr>
        <w:t>dass Prompt Engineering  bei der Anwendungen von LLMs auf eige</w:t>
      </w:r>
      <w:r w:rsidR="00414597" w:rsidRPr="0006481C">
        <w:rPr>
          <w:rFonts w:cs="Arial"/>
        </w:rPr>
        <w:t xml:space="preserve">ne Anwendungsfälle als ersten Ansatz gewählt werden sollte. Erst </w:t>
      </w:r>
      <w:r w:rsidR="00414597" w:rsidRPr="00F83413">
        <w:rPr>
          <w:rFonts w:cs="Arial"/>
          <w:highlight w:val="green"/>
        </w:rPr>
        <w:t>sofern die Ergebnisse nicht ausreichend sind, sollten demnach im Anschluss komplexere Methoden zur Optimierung des übergebenen Kontexts oder der Optimierung des LLMs angewendet werden</w:t>
      </w:r>
      <w:r w:rsidR="00414597" w:rsidRPr="0006481C">
        <w:rPr>
          <w:rFonts w:cs="Arial"/>
        </w:rPr>
        <w:t xml:space="preserve">. </w:t>
      </w:r>
      <w:r w:rsidR="00D64B60" w:rsidRPr="00451302">
        <w:rPr>
          <w:rFonts w:cs="Arial"/>
          <w:highlight w:val="green"/>
        </w:rPr>
        <w:t xml:space="preserve">Prompt Engineering </w:t>
      </w:r>
      <w:r w:rsidR="0073054C" w:rsidRPr="00451302">
        <w:rPr>
          <w:rFonts w:cs="Arial"/>
          <w:highlight w:val="green"/>
        </w:rPr>
        <w:t xml:space="preserve">stellt </w:t>
      </w:r>
      <w:r w:rsidR="00D64B60" w:rsidRPr="00451302">
        <w:rPr>
          <w:rFonts w:cs="Arial"/>
          <w:highlight w:val="green"/>
        </w:rPr>
        <w:t xml:space="preserve">aufgrund seiner Einfachheit und Flexibilität </w:t>
      </w:r>
      <w:r w:rsidR="00F16D2A" w:rsidRPr="00451302">
        <w:rPr>
          <w:rFonts w:cs="Arial"/>
          <w:highlight w:val="green"/>
        </w:rPr>
        <w:t>eine attraktive Alternative</w:t>
      </w:r>
      <w:r w:rsidR="0073054C" w:rsidRPr="00451302">
        <w:rPr>
          <w:rFonts w:cs="Arial"/>
          <w:highlight w:val="green"/>
        </w:rPr>
        <w:t xml:space="preserve"> dar</w:t>
      </w:r>
      <w:r w:rsidR="00F16D2A" w:rsidRPr="00451302">
        <w:rPr>
          <w:rFonts w:cs="Arial"/>
          <w:highlight w:val="green"/>
        </w:rPr>
        <w:t xml:space="preserve">, insbesondere für Anwendungsfälle, in denen die hohen </w:t>
      </w:r>
      <w:r w:rsidR="00F16D2A" w:rsidRPr="00451302">
        <w:rPr>
          <w:rFonts w:cs="Arial"/>
          <w:highlight w:val="green"/>
        </w:rPr>
        <w:lastRenderedPageBreak/>
        <w:t xml:space="preserve">Anforderungen von LLMs an die Datenmenge die Anwendung von Fine-Tuning unmöglich machen. </w:t>
      </w:r>
      <w:r w:rsidR="00F16D2A" w:rsidRPr="00451302">
        <w:rPr>
          <w:highlight w:val="green"/>
        </w:rPr>
        <w:t>Im Hinblick auf den Mangel an qualitativ hochwertig annotierten Daten scheint es somit auch der geeignete Ansatz für das Argument Mining zu sein.</w:t>
      </w:r>
      <w:r w:rsidR="008816B9" w:rsidRPr="00451302">
        <w:rPr>
          <w:highlight w:val="green"/>
        </w:rPr>
        <w:t xml:space="preserve"> </w:t>
      </w:r>
      <w:r w:rsidR="007527AC" w:rsidRPr="00451302">
        <w:rPr>
          <w:highlight w:val="green"/>
        </w:rPr>
        <w:t>Der Empfehlung von</w:t>
      </w:r>
      <w:r w:rsidR="007527AC">
        <w:t xml:space="preserve"> </w:t>
      </w:r>
      <w:r w:rsidR="007527AC" w:rsidRPr="00E6355B">
        <w:rPr>
          <w:rFonts w:cs="Arial"/>
          <w:highlight w:val="magenta"/>
        </w:rPr>
        <w:t xml:space="preserve">OpenAI </w:t>
      </w:r>
      <w:r w:rsidR="007527AC" w:rsidRPr="00E6355B">
        <w:rPr>
          <w:rFonts w:cs="Arial"/>
          <w:highlight w:val="magenta"/>
        </w:rPr>
        <w:fldChar w:fldCharType="begin"/>
      </w:r>
      <w:r w:rsidR="0077523B">
        <w:rPr>
          <w:rFonts w:cs="Arial"/>
          <w:highlight w:val="magenta"/>
        </w:rPr>
        <w:instrText xml:space="preserve"> ADDIN ZOTERO_ITEM CSL_CITATION {"citationID":"jK4ihlaX","properties":{"formattedCitation":"(2024d)","plainCitation":"(2024d)","noteIndex":0},"citationItems":[{"id":1907,"uris":["http://zotero.org/users/14644665/items/GZDGRHZD"],"itemData":{"id":1907,"type":"webpage","abstract":"Explore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label":"page","suppress-author":true}],"schema":"https://github.com/citation-style-language/schema/raw/master/csl-citation.json"} </w:instrText>
      </w:r>
      <w:r w:rsidR="007527AC" w:rsidRPr="00E6355B">
        <w:rPr>
          <w:rFonts w:cs="Arial"/>
          <w:highlight w:val="magenta"/>
        </w:rPr>
        <w:fldChar w:fldCharType="separate"/>
      </w:r>
      <w:r w:rsidR="007527AC" w:rsidRPr="00E6355B">
        <w:rPr>
          <w:rFonts w:cs="Arial"/>
          <w:highlight w:val="magenta"/>
        </w:rPr>
        <w:t>(2024d)</w:t>
      </w:r>
      <w:r w:rsidR="007527AC" w:rsidRPr="00E6355B">
        <w:rPr>
          <w:rFonts w:cs="Arial"/>
          <w:highlight w:val="magenta"/>
        </w:rPr>
        <w:fldChar w:fldCharType="end"/>
      </w:r>
      <w:r w:rsidR="007527AC">
        <w:rPr>
          <w:rFonts w:cs="Arial"/>
        </w:rPr>
        <w:t xml:space="preserve"> </w:t>
      </w:r>
      <w:r w:rsidR="007D432D" w:rsidRPr="00451302">
        <w:rPr>
          <w:rFonts w:cs="Arial"/>
          <w:highlight w:val="green"/>
        </w:rPr>
        <w:t>Prompt Engineering</w:t>
      </w:r>
      <w:r w:rsidR="0036615E" w:rsidRPr="00451302">
        <w:rPr>
          <w:rFonts w:cs="Arial"/>
          <w:highlight w:val="green"/>
        </w:rPr>
        <w:t xml:space="preserve"> als ersten Ansatz für die Anwendung eines LLMs auf </w:t>
      </w:r>
      <w:r w:rsidR="00D64B60" w:rsidRPr="00451302">
        <w:rPr>
          <w:rFonts w:cs="Arial"/>
          <w:highlight w:val="green"/>
        </w:rPr>
        <w:t>einen eigenen Anwendungsfall zu verwenden, wird gefolgt.</w:t>
      </w:r>
      <w:moveToRangeEnd w:id="214"/>
      <w:r w:rsidR="00CC364F" w:rsidRPr="00451302">
        <w:rPr>
          <w:rFonts w:cs="Arial"/>
          <w:highlight w:val="green"/>
        </w:rPr>
        <w:t xml:space="preserve"> </w:t>
      </w:r>
      <w:moveToRangeStart w:id="215" w:author="Ben Fels" w:date="2024-12-21T12:01:00Z" w:name="move185674925"/>
      <w:moveTo w:id="216" w:author="Ben Fels" w:date="2024-12-21T12:01:00Z" w16du:dateUtc="2024-12-21T11:01:00Z">
        <w:del w:id="217" w:author="Ben Fels" w:date="2024-12-21T13:44:00Z" w16du:dateUtc="2024-12-21T12:44:00Z">
          <w:r w:rsidR="004328D8" w:rsidRPr="00451302" w:rsidDel="008F3E79">
            <w:rPr>
              <w:highlight w:val="green"/>
            </w:rPr>
            <w:delText xml:space="preserve">Das Modell zur Identifizierung der argumentativen Beziehung in </w:delText>
          </w:r>
          <w:r w:rsidR="004328D8" w:rsidRPr="00451302" w:rsidDel="008F3E79">
            <w:rPr>
              <w:highlight w:val="green"/>
            </w:rPr>
            <w:fldChar w:fldCharType="begin"/>
          </w:r>
          <w:r w:rsidR="004328D8" w:rsidRPr="00451302" w:rsidDel="008F3E79">
            <w:rPr>
              <w:highlight w:val="green"/>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4328D8" w:rsidRPr="00451302" w:rsidDel="008F3E79">
            <w:rPr>
              <w:highlight w:val="green"/>
            </w:rPr>
            <w:fldChar w:fldCharType="separate"/>
          </w:r>
          <w:r w:rsidR="004328D8" w:rsidRPr="00451302" w:rsidDel="008F3E79">
            <w:rPr>
              <w:rFonts w:cs="Arial"/>
              <w:highlight w:val="green"/>
            </w:rPr>
            <w:delText>(Stab &amp; Gurevych, 2017b, S. 645)</w:delText>
          </w:r>
          <w:r w:rsidR="004328D8" w:rsidRPr="00451302" w:rsidDel="008F3E79">
            <w:rPr>
              <w:highlight w:val="green"/>
            </w:rPr>
            <w:fldChar w:fldCharType="end"/>
          </w:r>
          <w:r w:rsidR="004328D8" w:rsidRPr="00451302" w:rsidDel="008F3E79">
            <w:rPr>
              <w:highlight w:val="green"/>
            </w:rPr>
            <w:delText xml:space="preserve"> kann zwischen support und attack unterscheiden. Es ist somit ein binärer Klassifikator. Der Standpunkt jeder Behauptung und Prämisse wird in support oder attack klassifiziert. Der Standpunkt jeder Prämisse ist im Typ ihrer ausgehenden Relation kodiert, während die Haltung jeder Behauptung in ihrem Attribut „Haltung“ kodiert ist.</w:delText>
          </w:r>
        </w:del>
      </w:moveTo>
    </w:p>
    <w:p w14:paraId="11A213D7" w14:textId="77777777" w:rsidR="00CC364F" w:rsidDel="008F3E79" w:rsidRDefault="00CC364F" w:rsidP="00CC364F">
      <w:pPr>
        <w:jc w:val="both"/>
        <w:rPr>
          <w:del w:id="218" w:author="Ben Fels" w:date="2024-12-21T13:44:00Z" w16du:dateUtc="2024-12-21T12:44:00Z"/>
          <w:moveTo w:id="219" w:author="Ben Fels" w:date="2024-12-21T12:01:00Z" w16du:dateUtc="2024-12-21T11:01:00Z"/>
        </w:rPr>
      </w:pPr>
    </w:p>
    <w:p w14:paraId="34604981" w14:textId="43247094" w:rsidR="004328D8" w:rsidRPr="00451302" w:rsidDel="00F07BB9" w:rsidRDefault="004328D8" w:rsidP="004328D8">
      <w:pPr>
        <w:rPr>
          <w:del w:id="220" w:author="Ben Fels" w:date="2024-12-21T13:45:00Z" w16du:dateUtc="2024-12-21T12:45:00Z"/>
          <w:moveTo w:id="221" w:author="Ben Fels" w:date="2024-12-21T12:01:00Z" w16du:dateUtc="2024-12-21T11:01:00Z"/>
          <w:highlight w:val="green"/>
        </w:rPr>
      </w:pPr>
      <w:moveTo w:id="222" w:author="Ben Fels" w:date="2024-12-21T12:01:00Z" w16du:dateUtc="2024-12-21T11:01:00Z">
        <w:del w:id="223" w:author="Ben Fels" w:date="2024-12-21T13:45:00Z" w16du:dateUtc="2024-12-21T12:45:00Z">
          <w:r w:rsidRPr="00451302" w:rsidDel="00F07BB9">
            <w:rPr>
              <w:highlight w:val="green"/>
            </w:rPr>
            <w:delText xml:space="preserve">Der Argumentationsstruktur-Parser ist eine Pipeline aus mehreren Schritten, weshalb sich Fehler am Anfang der Pipeline negativ auf die nachfolgenden Modelle / Schritte auswirkt. </w:delText>
          </w:r>
          <w:r w:rsidRPr="00451302" w:rsidDel="00F07BB9">
            <w:rPr>
              <w:highlight w:val="green"/>
            </w:rPr>
            <w:fldChar w:fldCharType="begin"/>
          </w:r>
          <w:r w:rsidRPr="00451302" w:rsidDel="00F07BB9">
            <w:rPr>
              <w:highlight w:val="green"/>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451302" w:rsidDel="00F07BB9">
            <w:rPr>
              <w:highlight w:val="green"/>
            </w:rPr>
            <w:fldChar w:fldCharType="separate"/>
          </w:r>
          <w:r w:rsidRPr="00451302" w:rsidDel="00F07BB9">
            <w:rPr>
              <w:rFonts w:cs="Arial"/>
              <w:highlight w:val="green"/>
              <w:rPrChange w:id="224" w:author="Ben Fels" w:date="2024-12-21T13:45:00Z" w16du:dateUtc="2024-12-21T12:45:00Z">
                <w:rPr>
                  <w:rFonts w:cs="Arial"/>
                </w:rPr>
              </w:rPrChange>
            </w:rPr>
            <w:delText>(Stab &amp; Gurevych, 2017b, S. 648–649)</w:delText>
          </w:r>
          <w:r w:rsidRPr="00451302" w:rsidDel="00F07BB9">
            <w:rPr>
              <w:highlight w:val="green"/>
            </w:rPr>
            <w:fldChar w:fldCharType="end"/>
          </w:r>
        </w:del>
      </w:moveTo>
    </w:p>
    <w:p w14:paraId="6CF0B653" w14:textId="085CF962" w:rsidR="004328D8" w:rsidRPr="00451302" w:rsidDel="00422C52" w:rsidRDefault="004328D8" w:rsidP="004328D8">
      <w:pPr>
        <w:rPr>
          <w:del w:id="225" w:author="Ben Fels" w:date="2024-12-21T13:48:00Z" w16du:dateUtc="2024-12-21T12:48:00Z"/>
          <w:moveTo w:id="226" w:author="Ben Fels" w:date="2024-12-21T12:01:00Z" w16du:dateUtc="2024-12-21T11:01:00Z"/>
          <w:highlight w:val="green"/>
        </w:rPr>
      </w:pPr>
      <w:moveTo w:id="227" w:author="Ben Fels" w:date="2024-12-21T12:01:00Z" w16du:dateUtc="2024-12-21T11:01:00Z">
        <w:del w:id="228" w:author="Ben Fels" w:date="2024-12-21T13:48:00Z" w16du:dateUtc="2024-12-21T12:48:00Z">
          <w:r w:rsidRPr="00451302" w:rsidDel="00422C52">
            <w:rPr>
              <w:highlight w:val="green"/>
            </w:rPr>
            <w:delText xml:space="preserve">Die Erkennung von Argumenten in Textdokumenten umfasst daher mehrere Teilaufgaben: (1) die Trennung von argumentativen und nicht-argumentativen Texteinheiten, (2) die Identifizierung von Behauptungen und Prämissen und (3) die Identifizierung von Beziehungen zwischen Argumentkomponenten. </w:delText>
          </w:r>
          <w:r w:rsidRPr="00451302" w:rsidDel="00422C52">
            <w:rPr>
              <w:highlight w:val="green"/>
            </w:rPr>
            <w:fldChar w:fldCharType="begin"/>
          </w:r>
          <w:r w:rsidRPr="00451302" w:rsidDel="00422C52">
            <w:rPr>
              <w:highlight w:val="green"/>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451302" w:rsidDel="00422C52">
            <w:rPr>
              <w:highlight w:val="green"/>
            </w:rPr>
            <w:fldChar w:fldCharType="separate"/>
          </w:r>
          <w:r w:rsidRPr="00451302" w:rsidDel="00422C52">
            <w:rPr>
              <w:rFonts w:cs="Arial"/>
              <w:highlight w:val="green"/>
            </w:rPr>
            <w:delText>(Stab &amp; Gurevych, 2014, S. 1501)</w:delText>
          </w:r>
          <w:r w:rsidRPr="00451302" w:rsidDel="00422C52">
            <w:rPr>
              <w:highlight w:val="green"/>
            </w:rPr>
            <w:fldChar w:fldCharType="end"/>
          </w:r>
          <w:r w:rsidRPr="00451302" w:rsidDel="00422C52">
            <w:rPr>
              <w:highlight w:val="green"/>
            </w:rPr>
            <w:delText xml:space="preserve"> </w:delText>
          </w:r>
        </w:del>
      </w:moveTo>
    </w:p>
    <w:p w14:paraId="0851F1C1" w14:textId="6184CB6C" w:rsidR="004328D8" w:rsidRPr="00451302" w:rsidDel="00CE516B" w:rsidRDefault="004328D8">
      <w:pPr>
        <w:rPr>
          <w:del w:id="229" w:author="Ben Fels" w:date="2024-12-21T13:53:00Z" w16du:dateUtc="2024-12-21T12:53:00Z"/>
          <w:moveTo w:id="230" w:author="Ben Fels" w:date="2024-12-21T12:01:00Z" w16du:dateUtc="2024-12-21T11:01:00Z"/>
          <w:highlight w:val="green"/>
        </w:rPr>
        <w:pPrChange w:id="231" w:author="Ben Fels" w:date="2024-12-21T13:50:00Z" w16du:dateUtc="2024-12-21T12:50:00Z">
          <w:pPr>
            <w:pStyle w:val="Listenabsatz"/>
            <w:numPr>
              <w:numId w:val="37"/>
            </w:numPr>
            <w:ind w:left="1068" w:hanging="360"/>
          </w:pPr>
        </w:pPrChange>
      </w:pPr>
      <w:moveTo w:id="232" w:author="Ben Fels" w:date="2024-12-21T12:01:00Z" w16du:dateUtc="2024-12-21T11:01:00Z">
        <w:del w:id="233" w:author="Ben Fels" w:date="2024-12-21T13:53:00Z" w16du:dateUtc="2024-12-21T12:53:00Z">
          <w:r w:rsidRPr="00451302" w:rsidDel="00CE516B">
            <w:rPr>
              <w:highlight w:val="green"/>
            </w:rPr>
            <w:delText xml:space="preserve">Anhand </w:delText>
          </w:r>
        </w:del>
        <w:del w:id="234" w:author="Ben Fels" w:date="2024-12-21T13:50:00Z" w16du:dateUtc="2024-12-21T12:50:00Z">
          <w:r w:rsidRPr="00451302" w:rsidDel="00503AE4">
            <w:rPr>
              <w:highlight w:val="green"/>
            </w:rPr>
            <w:delText xml:space="preserve">dieser </w:delText>
          </w:r>
        </w:del>
        <w:del w:id="235" w:author="Ben Fels" w:date="2024-12-21T13:53:00Z" w16du:dateUtc="2024-12-21T12:53:00Z">
          <w:r w:rsidRPr="00451302" w:rsidDel="00CE516B">
            <w:rPr>
              <w:highlight w:val="green"/>
            </w:rPr>
            <w:delText xml:space="preserve">Beziehungen können Argumentationsgraphen </w:delText>
          </w:r>
        </w:del>
        <w:del w:id="236" w:author="Ben Fels" w:date="2024-12-21T13:50:00Z" w16du:dateUtc="2024-12-21T12:50:00Z">
          <w:r w:rsidRPr="00451302" w:rsidDel="00503AE4">
            <w:rPr>
              <w:highlight w:val="green"/>
            </w:rPr>
            <w:delText xml:space="preserve">gebaut </w:delText>
          </w:r>
        </w:del>
        <w:del w:id="237" w:author="Ben Fels" w:date="2024-12-21T13:53:00Z" w16du:dateUtc="2024-12-21T12:53:00Z">
          <w:r w:rsidRPr="00451302" w:rsidDel="00CE516B">
            <w:rPr>
              <w:highlight w:val="green"/>
            </w:rPr>
            <w:delText xml:space="preserve">werden. </w:delText>
          </w:r>
        </w:del>
      </w:moveTo>
    </w:p>
    <w:p w14:paraId="14999ACE" w14:textId="61B1DF1A" w:rsidR="004328D8" w:rsidRPr="00451302" w:rsidDel="00970549" w:rsidRDefault="004328D8" w:rsidP="004328D8">
      <w:pPr>
        <w:pStyle w:val="Listenabsatz"/>
        <w:numPr>
          <w:ilvl w:val="0"/>
          <w:numId w:val="21"/>
        </w:numPr>
        <w:rPr>
          <w:del w:id="238" w:author="Ben Fels" w:date="2024-12-21T12:14:00Z" w16du:dateUtc="2024-12-21T11:14:00Z"/>
          <w:moveTo w:id="239" w:author="Ben Fels" w:date="2024-12-21T12:01:00Z" w16du:dateUtc="2024-12-21T11:01:00Z"/>
          <w:highlight w:val="green"/>
        </w:rPr>
      </w:pPr>
      <w:moveTo w:id="240" w:author="Ben Fels" w:date="2024-12-21T12:01:00Z" w16du:dateUtc="2024-12-21T11:01:00Z">
        <w:del w:id="241" w:author="Ben Fels" w:date="2024-12-21T12:14:00Z" w16du:dateUtc="2024-12-21T11:14:00Z">
          <w:r w:rsidRPr="00451302" w:rsidDel="00970549">
            <w:rPr>
              <w:highlight w:val="green"/>
            </w:rPr>
            <w:delText xml:space="preserve">Support </w:delText>
          </w:r>
          <w:r w:rsidRPr="00451302" w:rsidDel="00970549">
            <w:rPr>
              <w:highlight w:val="green"/>
            </w:rPr>
            <w:fldChar w:fldCharType="begin"/>
          </w:r>
          <w:r w:rsidRPr="00451302" w:rsidDel="00970549">
            <w:rPr>
              <w:highlight w:val="green"/>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7)</w:delText>
          </w:r>
          <w:r w:rsidRPr="00451302" w:rsidDel="00970549">
            <w:rPr>
              <w:highlight w:val="green"/>
            </w:rPr>
            <w:fldChar w:fldCharType="end"/>
          </w:r>
          <w:r w:rsidRPr="00451302" w:rsidDel="00970549">
            <w:rPr>
              <w:highlight w:val="green"/>
            </w:rPr>
            <w:delText xml:space="preserve">: Schlussfolgerungen können unterstützt werden, </w:delText>
          </w:r>
        </w:del>
        <w:del w:id="242" w:author="Ben Fels" w:date="2024-12-21T12:12:00Z" w16du:dateUtc="2024-12-21T11:12:00Z">
          <w:r w:rsidRPr="00451302" w:rsidDel="00DF5396">
            <w:rPr>
              <w:noProof/>
              <w:highlight w:val="green"/>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To>
    </w:p>
    <w:p w14:paraId="63D48F53" w14:textId="78EF2B55" w:rsidR="004328D8" w:rsidRPr="00451302" w:rsidDel="00970549" w:rsidRDefault="004328D8" w:rsidP="004328D8">
      <w:pPr>
        <w:pStyle w:val="Listenabsatz"/>
        <w:numPr>
          <w:ilvl w:val="1"/>
          <w:numId w:val="21"/>
        </w:numPr>
        <w:rPr>
          <w:del w:id="243" w:author="Ben Fels" w:date="2024-12-21T12:14:00Z" w16du:dateUtc="2024-12-21T11:14:00Z"/>
          <w:moveTo w:id="244" w:author="Ben Fels" w:date="2024-12-21T12:01:00Z" w16du:dateUtc="2024-12-21T11:01:00Z"/>
          <w:highlight w:val="green"/>
        </w:rPr>
      </w:pPr>
      <w:moveTo w:id="245" w:author="Ben Fels" w:date="2024-12-21T12:01:00Z" w16du:dateUtc="2024-12-21T11:01:00Z">
        <w:del w:id="246" w:author="Ben Fels" w:date="2024-12-21T12:14:00Z" w16du:dateUtc="2024-12-21T11:14:00Z">
          <w:r w:rsidRPr="00451302" w:rsidDel="00970549">
            <w:rPr>
              <w:highlight w:val="green"/>
            </w:rPr>
            <w:delText>indem ein weiteres Argument aufgeführt wird (Kannst du mir weitere Argumente für die Schlussfolgerung geben?) (multiple Support)</w:delText>
          </w:r>
        </w:del>
      </w:moveTo>
    </w:p>
    <w:p w14:paraId="6C8B4FB9" w14:textId="36D88780" w:rsidR="004328D8" w:rsidRPr="00451302" w:rsidDel="00970549" w:rsidRDefault="004328D8" w:rsidP="004328D8">
      <w:pPr>
        <w:pStyle w:val="Listenabsatz"/>
        <w:numPr>
          <w:ilvl w:val="1"/>
          <w:numId w:val="21"/>
        </w:numPr>
        <w:rPr>
          <w:del w:id="247" w:author="Ben Fels" w:date="2024-12-21T12:14:00Z" w16du:dateUtc="2024-12-21T11:14:00Z"/>
          <w:moveTo w:id="248" w:author="Ben Fels" w:date="2024-12-21T12:01:00Z" w16du:dateUtc="2024-12-21T11:01:00Z"/>
          <w:highlight w:val="green"/>
        </w:rPr>
      </w:pPr>
      <w:moveTo w:id="249" w:author="Ben Fels" w:date="2024-12-21T12:01:00Z" w16du:dateUtc="2024-12-21T11:01:00Z">
        <w:del w:id="250" w:author="Ben Fels" w:date="2024-12-21T12:14:00Z" w16du:dateUtc="2024-12-21T11:14:00Z">
          <w:r w:rsidRPr="00451302" w:rsidDel="00970549">
            <w:rPr>
              <w:highlight w:val="green"/>
            </w:rPr>
            <w:delText>oder das bereits bestehende Argument weitereinwickelt/ergänzt wird (Warum sollte ich die Prämisse akzeptieren? (serial support)</w:delText>
          </w:r>
        </w:del>
      </w:moveTo>
    </w:p>
    <w:p w14:paraId="377E4D9D" w14:textId="79EFF0E9" w:rsidR="004328D8" w:rsidRPr="00451302" w:rsidDel="00970549" w:rsidRDefault="004328D8" w:rsidP="004328D8">
      <w:pPr>
        <w:pStyle w:val="Listenabsatz"/>
        <w:numPr>
          <w:ilvl w:val="1"/>
          <w:numId w:val="21"/>
        </w:numPr>
        <w:rPr>
          <w:del w:id="251" w:author="Ben Fels" w:date="2024-12-21T12:14:00Z" w16du:dateUtc="2024-12-21T11:14:00Z"/>
          <w:moveTo w:id="252" w:author="Ben Fels" w:date="2024-12-21T12:01:00Z" w16du:dateUtc="2024-12-21T11:01:00Z"/>
          <w:highlight w:val="green"/>
        </w:rPr>
      </w:pPr>
      <w:moveTo w:id="253" w:author="Ben Fels" w:date="2024-12-21T12:01:00Z" w16du:dateUtc="2024-12-21T11:01:00Z">
        <w:del w:id="254" w:author="Ben Fels" w:date="2024-12-21T12:14:00Z" w16du:dateUtc="2024-12-21T11:14:00Z">
          <w:r w:rsidRPr="00451302" w:rsidDel="00970549">
            <w:rPr>
              <w:highlight w:val="green"/>
            </w:rPr>
            <w:delText>Eine Spezialform ist die Nennung von Beispielen (Kannst du mir ein Beispiel nennen ?) (example support)</w:delText>
          </w:r>
        </w:del>
      </w:moveTo>
    </w:p>
    <w:p w14:paraId="03745EF9" w14:textId="3A528AD4" w:rsidR="004328D8" w:rsidRPr="00451302" w:rsidDel="00970549" w:rsidRDefault="004328D8" w:rsidP="004328D8">
      <w:pPr>
        <w:pStyle w:val="Listenabsatz"/>
        <w:numPr>
          <w:ilvl w:val="0"/>
          <w:numId w:val="21"/>
        </w:numPr>
        <w:rPr>
          <w:del w:id="255" w:author="Ben Fels" w:date="2024-12-21T12:14:00Z" w16du:dateUtc="2024-12-21T11:14:00Z"/>
          <w:moveTo w:id="256" w:author="Ben Fels" w:date="2024-12-21T12:01:00Z" w16du:dateUtc="2024-12-21T11:01:00Z"/>
          <w:highlight w:val="green"/>
        </w:rPr>
      </w:pPr>
      <w:moveTo w:id="257" w:author="Ben Fels" w:date="2024-12-21T12:01:00Z" w16du:dateUtc="2024-12-21T11:01:00Z">
        <w:del w:id="258" w:author="Ben Fels" w:date="2024-12-21T12:14:00Z" w16du:dateUtc="2024-12-21T11:14:00Z">
          <w:r w:rsidRPr="00451302" w:rsidDel="00970549">
            <w:rPr>
              <w:highlight w:val="green"/>
            </w:rPr>
            <w:delText xml:space="preserve">Attack </w:delText>
          </w:r>
          <w:r w:rsidRPr="00451302" w:rsidDel="00970549">
            <w:rPr>
              <w:highlight w:val="green"/>
            </w:rPr>
            <w:fldChar w:fldCharType="begin"/>
          </w:r>
          <w:r w:rsidRPr="00451302" w:rsidDel="00970549">
            <w:rPr>
              <w:highlight w:val="green"/>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8–10)</w:delText>
          </w:r>
          <w:r w:rsidRPr="00451302" w:rsidDel="00970549">
            <w:rPr>
              <w:highlight w:val="green"/>
            </w:rPr>
            <w:fldChar w:fldCharType="end"/>
          </w:r>
          <w:r w:rsidRPr="00451302" w:rsidDel="00970549">
            <w:rPr>
              <w:highlight w:val="green"/>
            </w:rPr>
            <w:delText xml:space="preserve">: </w:delText>
          </w:r>
          <w:r w:rsidRPr="00451302" w:rsidDel="00970549">
            <w:rPr>
              <w:noProof/>
              <w:highlight w:val="green"/>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To>
    </w:p>
    <w:p w14:paraId="226C2F41" w14:textId="0D637F66" w:rsidR="004328D8" w:rsidRPr="00451302" w:rsidDel="00970549" w:rsidRDefault="004328D8">
      <w:pPr>
        <w:rPr>
          <w:del w:id="259" w:author="Ben Fels" w:date="2024-12-21T12:14:00Z" w16du:dateUtc="2024-12-21T11:14:00Z"/>
          <w:moveTo w:id="260" w:author="Ben Fels" w:date="2024-12-21T12:01:00Z" w16du:dateUtc="2024-12-21T11:01:00Z"/>
          <w:highlight w:val="green"/>
        </w:rPr>
        <w:pPrChange w:id="261" w:author="Ben Fels" w:date="2024-12-21T12:14:00Z" w16du:dateUtc="2024-12-21T11:14:00Z">
          <w:pPr>
            <w:pStyle w:val="Listenabsatz"/>
            <w:numPr>
              <w:ilvl w:val="1"/>
              <w:numId w:val="21"/>
            </w:numPr>
            <w:ind w:left="1440" w:hanging="360"/>
          </w:pPr>
        </w:pPrChange>
      </w:pPr>
      <w:moveTo w:id="262" w:author="Ben Fels" w:date="2024-12-21T12:01:00Z" w16du:dateUtc="2024-12-21T11:01:00Z">
        <w:del w:id="263" w:author="Ben Fels" w:date="2024-12-21T12:14:00Z" w16du:dateUtc="2024-12-21T11:14:00Z">
          <w:r w:rsidRPr="00451302" w:rsidDel="00970549">
            <w:rPr>
              <w:highlight w:val="green"/>
            </w:rPr>
            <w:delText>Argument gegen die Schlussfolgerung (Was macht dich so sicher in deiner Behauptung, in Anbetracht des Gegenarguments?) (rebut conclusion)</w:delText>
          </w:r>
        </w:del>
      </w:moveTo>
    </w:p>
    <w:p w14:paraId="2B5D9E51" w14:textId="4B4A8D22" w:rsidR="004328D8" w:rsidRPr="00451302" w:rsidDel="00970549" w:rsidRDefault="004328D8">
      <w:pPr>
        <w:rPr>
          <w:del w:id="264" w:author="Ben Fels" w:date="2024-12-21T12:14:00Z" w16du:dateUtc="2024-12-21T11:14:00Z"/>
          <w:moveTo w:id="265" w:author="Ben Fels" w:date="2024-12-21T12:01:00Z" w16du:dateUtc="2024-12-21T11:01:00Z"/>
          <w:b/>
          <w:highlight w:val="green"/>
        </w:rPr>
        <w:pPrChange w:id="266" w:author="Ben Fels" w:date="2024-12-21T12:14:00Z" w16du:dateUtc="2024-12-21T11:14:00Z">
          <w:pPr>
            <w:pStyle w:val="Listenabsatz"/>
            <w:numPr>
              <w:ilvl w:val="1"/>
              <w:numId w:val="21"/>
            </w:numPr>
            <w:ind w:left="1440" w:hanging="360"/>
          </w:pPr>
        </w:pPrChange>
      </w:pPr>
      <w:moveTo w:id="267" w:author="Ben Fels" w:date="2024-12-21T12:01:00Z" w16du:dateUtc="2024-12-21T11:01:00Z">
        <w:del w:id="268" w:author="Ben Fels" w:date="2024-12-21T12:14:00Z" w16du:dateUtc="2024-12-21T11:14:00Z">
          <w:r w:rsidRPr="00451302" w:rsidDel="00970549">
            <w:rPr>
              <w:highlight w:val="green"/>
            </w:rPr>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451302" w:rsidDel="00970549" w:rsidRDefault="004328D8">
      <w:pPr>
        <w:rPr>
          <w:del w:id="269" w:author="Ben Fels" w:date="2024-12-21T12:14:00Z" w16du:dateUtc="2024-12-21T11:14:00Z"/>
          <w:moveTo w:id="270" w:author="Ben Fels" w:date="2024-12-21T12:01:00Z" w16du:dateUtc="2024-12-21T11:01:00Z"/>
          <w:b/>
          <w:highlight w:val="green"/>
        </w:rPr>
        <w:pPrChange w:id="271" w:author="Ben Fels" w:date="2024-12-21T12:14:00Z" w16du:dateUtc="2024-12-21T11:14:00Z">
          <w:pPr>
            <w:pStyle w:val="Listenabsatz"/>
            <w:numPr>
              <w:numId w:val="21"/>
            </w:numPr>
            <w:ind w:hanging="360"/>
          </w:pPr>
        </w:pPrChange>
      </w:pPr>
      <w:moveTo w:id="272" w:author="Ben Fels" w:date="2024-12-21T12:01:00Z" w16du:dateUtc="2024-12-21T11:01:00Z">
        <w:del w:id="273" w:author="Ben Fels" w:date="2024-12-21T12:14:00Z" w16du:dateUtc="2024-12-21T11:14:00Z">
          <w:r w:rsidRPr="00451302" w:rsidDel="00970549">
            <w:rPr>
              <w:highlight w:val="green"/>
            </w:rPr>
            <w:delText xml:space="preserve">Counter-Attack </w:delText>
          </w:r>
          <w:r w:rsidRPr="00451302" w:rsidDel="00970549">
            <w:rPr>
              <w:highlight w:val="green"/>
            </w:rPr>
            <w:fldChar w:fldCharType="begin"/>
          </w:r>
          <w:r w:rsidRPr="00451302" w:rsidDel="00970549">
            <w:rPr>
              <w:highlight w:val="green"/>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451302" w:rsidDel="00970549">
            <w:rPr>
              <w:highlight w:val="green"/>
            </w:rPr>
            <w:fldChar w:fldCharType="separate"/>
          </w:r>
          <w:r w:rsidRPr="00451302" w:rsidDel="00970549">
            <w:rPr>
              <w:rFonts w:cs="Arial"/>
              <w:highlight w:val="green"/>
            </w:rPr>
            <w:delText>(Peldszus &amp; Stede, 2013, S. 10–11)</w:delText>
          </w:r>
          <w:r w:rsidRPr="00451302" w:rsidDel="00970549">
            <w:rPr>
              <w:highlight w:val="green"/>
            </w:rPr>
            <w:fldChar w:fldCharType="end"/>
          </w:r>
          <w:r w:rsidRPr="00451302" w:rsidDel="00970549">
            <w:rPr>
              <w:highlight w:val="green"/>
            </w:rPr>
            <w:delText>: Als Möglichkeit des Befürworters auf die Attacken des Angreifers zu reagieren. M.E. ist das nur eine Verschachtelung von Attacken. Für die Untersuchung sollte eine einfache Unterscheidung in Support/Attack ausreichend sein.</w:delText>
          </w:r>
          <w:r w:rsidRPr="00451302" w:rsidDel="00970549">
            <w:rPr>
              <w:noProof/>
              <w:highlight w:val="green"/>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To>
    </w:p>
    <w:p w14:paraId="1F4F6C22" w14:textId="3DCCA109" w:rsidR="004328D8" w:rsidRPr="00451302" w:rsidDel="00A90974" w:rsidRDefault="004328D8" w:rsidP="004328D8">
      <w:pPr>
        <w:rPr>
          <w:del w:id="274" w:author="Ben Fels" w:date="2024-12-21T12:15:00Z" w16du:dateUtc="2024-12-21T11:15:00Z"/>
          <w:moveTo w:id="275" w:author="Ben Fels" w:date="2024-12-21T12:01:00Z" w16du:dateUtc="2024-12-21T11:01:00Z"/>
          <w:highlight w:val="green"/>
        </w:rPr>
      </w:pPr>
      <w:moveTo w:id="276" w:author="Ben Fels" w:date="2024-12-21T12:01:00Z" w16du:dateUtc="2024-12-21T11:01:00Z">
        <w:del w:id="277" w:author="Ben Fels" w:date="2024-12-21T12:15:00Z" w16du:dateUtc="2024-12-21T11:15:00Z">
          <w:r w:rsidRPr="00451302" w:rsidDel="00A90974">
            <w:rPr>
              <w:highlight w:val="green"/>
            </w:rPr>
            <w:delText xml:space="preserve">Extraktion der Argument Komponenten als sequence labeling task? </w:delText>
          </w:r>
          <w:r w:rsidRPr="00451302" w:rsidDel="00A90974">
            <w:rPr>
              <w:highlight w:val="green"/>
            </w:rPr>
            <w:fldChar w:fldCharType="begin"/>
          </w:r>
          <w:r w:rsidRPr="00451302" w:rsidDel="00A90974">
            <w:rPr>
              <w:highlight w:val="green"/>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(2282 Cheng et al., 2022)</w:delText>
          </w:r>
          <w:r w:rsidRPr="00451302" w:rsidDel="00A90974">
            <w:rPr>
              <w:highlight w:val="green"/>
            </w:rPr>
            <w:fldChar w:fldCharType="end"/>
          </w:r>
          <w:r w:rsidRPr="00451302" w:rsidDel="00A90974">
            <w:rPr>
              <w:highlight w:val="green"/>
            </w:rPr>
            <w:delText xml:space="preserve">. Auch </w:delText>
          </w:r>
          <w:r w:rsidRPr="00451302" w:rsidDel="00A90974">
            <w:rPr>
              <w:highlight w:val="green"/>
              <w:lang w:val="en-US"/>
            </w:rPr>
            <w:fldChar w:fldCharType="begin"/>
          </w:r>
          <w:r w:rsidRPr="00451302" w:rsidDel="00A90974">
            <w:rPr>
              <w:highlight w:val="green"/>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451302" w:rsidDel="00A90974">
            <w:rPr>
              <w:highlight w:val="green"/>
              <w:lang w:val="en-US"/>
            </w:rPr>
            <w:fldChar w:fldCharType="separate"/>
          </w:r>
          <w:r w:rsidRPr="00451302" w:rsidDel="00A90974">
            <w:rPr>
              <w:rFonts w:cs="Arial"/>
              <w:highlight w:val="green"/>
            </w:rPr>
            <w:delText>(Stab &amp; Gurevych, 2017b, S. 636)</w:delText>
          </w:r>
          <w:r w:rsidRPr="00451302" w:rsidDel="00A90974">
            <w:rPr>
              <w:highlight w:val="green"/>
              <w:lang w:val="en-US"/>
            </w:rPr>
            <w:fldChar w:fldCharType="end"/>
          </w:r>
          <w:r w:rsidRPr="00451302" w:rsidDel="00A90974">
            <w:rPr>
              <w:highlight w:val="green"/>
            </w:rPr>
            <w:delText xml:space="preserve"> und </w:delText>
          </w:r>
          <w:r w:rsidRPr="00451302" w:rsidDel="00A90974">
            <w:rPr>
              <w:highlight w:val="green"/>
            </w:rPr>
            <w:fldChar w:fldCharType="begin"/>
          </w:r>
          <w:r w:rsidRPr="00451302" w:rsidDel="00A90974">
            <w:rPr>
              <w:highlight w:val="green"/>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451302" w:rsidDel="00A90974">
            <w:rPr>
              <w:highlight w:val="green"/>
            </w:rPr>
            <w:fldChar w:fldCharType="separate"/>
          </w:r>
          <w:r w:rsidRPr="00451302" w:rsidDel="00A90974">
            <w:rPr>
              <w:rFonts w:cs="Arial"/>
              <w:highlight w:val="green"/>
            </w:rPr>
            <w:delText>(Yeginbergen et al., 2024, S. 11688)</w:delText>
          </w:r>
          <w:r w:rsidRPr="00451302" w:rsidDel="00A90974">
            <w:rPr>
              <w:highlight w:val="green"/>
            </w:rPr>
            <w:fldChar w:fldCharType="end"/>
          </w:r>
          <w:r w:rsidRPr="00451302" w:rsidDel="00A90974">
            <w:rPr>
              <w:highlight w:val="green"/>
            </w:rPr>
            <w:delText xml:space="preserve"> bezeichnen Argument Mining als eine Sequenzetikettierungsaufgabe (sequence-labeling task).</w:delText>
          </w:r>
        </w:del>
      </w:moveTo>
    </w:p>
    <w:p w14:paraId="44F40A4D" w14:textId="43C2E34A" w:rsidR="004328D8" w:rsidRPr="00451302" w:rsidDel="00A90974" w:rsidRDefault="004328D8" w:rsidP="004328D8">
      <w:pPr>
        <w:rPr>
          <w:del w:id="278" w:author="Ben Fels" w:date="2024-12-21T12:15:00Z" w16du:dateUtc="2024-12-21T11:15:00Z"/>
          <w:moveTo w:id="279" w:author="Ben Fels" w:date="2024-12-21T12:01:00Z" w16du:dateUtc="2024-12-21T11:01:00Z"/>
          <w:highlight w:val="green"/>
        </w:rPr>
      </w:pPr>
      <w:moveTo w:id="280" w:author="Ben Fels" w:date="2024-12-21T12:01:00Z" w16du:dateUtc="2024-12-21T11:01:00Z">
        <w:del w:id="281" w:author="Ben Fels" w:date="2024-12-21T12:15:00Z" w16du:dateUtc="2024-12-21T11:15:00Z">
          <w:r w:rsidRPr="00451302" w:rsidDel="00A90974">
            <w:rPr>
              <w:highlight w:val="green"/>
            </w:rPr>
            <w:delText>POS-Tagging und NER sind auch sequence labeling tasks</w:delText>
          </w:r>
        </w:del>
      </w:moveTo>
    </w:p>
    <w:p w14:paraId="613BFD6B" w14:textId="70E3500C" w:rsidR="004328D8" w:rsidRPr="00451302" w:rsidDel="005E3FBE" w:rsidRDefault="004328D8" w:rsidP="004328D8">
      <w:pPr>
        <w:rPr>
          <w:del w:id="282" w:author="Ben Fels" w:date="2024-12-21T14:13:00Z" w16du:dateUtc="2024-12-21T13:13:00Z"/>
          <w:moveTo w:id="283" w:author="Ben Fels" w:date="2024-12-21T12:01:00Z" w16du:dateUtc="2024-12-21T11:01:00Z"/>
          <w:highlight w:val="green"/>
        </w:rPr>
      </w:pPr>
      <w:moveTo w:id="284" w:author="Ben Fels" w:date="2024-12-21T12:01:00Z" w16du:dateUtc="2024-12-21T11:01:00Z">
        <w:del w:id="285" w:author="Ben Fels" w:date="2024-12-21T14:13:00Z" w16du:dateUtc="2024-12-21T13:13:00Z">
          <w:r w:rsidRPr="00451302" w:rsidDel="005E3FBE">
            <w:rPr>
              <w:highlight w:val="green"/>
            </w:rPr>
            <w:delText>Die größte Herausforderung ist die Identifikation der zentralen These des Textes, da die anderen Analyseschritte (support, attack) darauf basieren.</w:delText>
          </w:r>
          <w:r w:rsidRPr="00451302" w:rsidDel="005E3FBE">
            <w:rPr>
              <w:highlight w:val="green"/>
            </w:rPr>
            <w:fldChar w:fldCharType="begin"/>
          </w:r>
          <w:r w:rsidRPr="00451302" w:rsidDel="005E3FBE">
            <w:rPr>
              <w:highlight w:val="green"/>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451302" w:rsidDel="005E3FBE">
            <w:rPr>
              <w:highlight w:val="green"/>
            </w:rPr>
            <w:fldChar w:fldCharType="separate"/>
          </w:r>
          <w:r w:rsidRPr="00451302" w:rsidDel="005E3FBE">
            <w:rPr>
              <w:rFonts w:cs="Arial"/>
              <w:highlight w:val="green"/>
            </w:rPr>
            <w:delText>(Peldszus &amp; Stede, 2013, S. 27)</w:delText>
          </w:r>
          <w:r w:rsidRPr="00451302" w:rsidDel="005E3FBE">
            <w:rPr>
              <w:highlight w:val="green"/>
            </w:rPr>
            <w:fldChar w:fldCharType="end"/>
          </w:r>
          <w:r w:rsidRPr="00451302" w:rsidDel="005E3FBE">
            <w:rPr>
              <w:highlight w:val="green"/>
            </w:rPr>
            <w:delText xml:space="preserve">. Nach </w:delText>
          </w:r>
          <w:r w:rsidRPr="00451302" w:rsidDel="005E3FBE">
            <w:rPr>
              <w:rFonts w:cs="Arial"/>
              <w:highlight w:val="green"/>
            </w:rPr>
            <w:delText xml:space="preserve">Peldszus &amp; Stede </w:delText>
          </w:r>
          <w:r w:rsidRPr="00451302" w:rsidDel="005E3FBE">
            <w:rPr>
              <w:rFonts w:cs="Arial"/>
              <w:highlight w:val="green"/>
            </w:rPr>
            <w:fldChar w:fldCharType="begin"/>
          </w:r>
          <w:r w:rsidRPr="00451302" w:rsidDel="005E3FBE">
            <w:rPr>
              <w:rFonts w:cs="Arial"/>
              <w:highlight w:val="green"/>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451302" w:rsidDel="005E3FBE">
            <w:rPr>
              <w:rFonts w:cs="Arial"/>
              <w:highlight w:val="green"/>
            </w:rPr>
            <w:fldChar w:fldCharType="separate"/>
          </w:r>
          <w:r w:rsidRPr="00451302" w:rsidDel="005E3FBE">
            <w:rPr>
              <w:rFonts w:cs="Arial"/>
              <w:highlight w:val="green"/>
            </w:rPr>
            <w:delText>(2013)</w:delText>
          </w:r>
          <w:r w:rsidRPr="00451302" w:rsidDel="005E3FBE">
            <w:rPr>
              <w:rFonts w:cs="Arial"/>
              <w:highlight w:val="green"/>
            </w:rPr>
            <w:fldChar w:fldCharType="end"/>
          </w:r>
          <w:r w:rsidRPr="00451302" w:rsidDel="005E3FBE">
            <w:rPr>
              <w:rFonts w:cs="Arial"/>
              <w:highlight w:val="green"/>
            </w:rPr>
            <w:delText xml:space="preserve"> unterscheidet sich d</w:delText>
          </w:r>
          <w:r w:rsidRPr="00451302" w:rsidDel="005E3FBE">
            <w:rPr>
              <w:highlight w:val="green"/>
            </w:rPr>
            <w:delText>ie Schwierigkeit zwischen den Genres, weshalb ein Trainingskorpus mit unterschiedlichen Genres angestrebt werden sollte</w:delText>
          </w:r>
        </w:del>
      </w:moveTo>
    </w:p>
    <w:p w14:paraId="25A1596F" w14:textId="42FA5AF2" w:rsidR="004328D8" w:rsidRPr="00451302" w:rsidDel="002F0878" w:rsidRDefault="004328D8">
      <w:pPr>
        <w:rPr>
          <w:del w:id="286" w:author="Ben Fels" w:date="2024-12-21T12:16:00Z" w16du:dateUtc="2024-12-21T11:16:00Z"/>
          <w:moveTo w:id="287" w:author="Ben Fels" w:date="2024-12-21T12:01:00Z" w16du:dateUtc="2024-12-21T11:01:00Z"/>
          <w:highlight w:val="green"/>
        </w:rPr>
      </w:pPr>
      <w:moveTo w:id="288" w:author="Ben Fels" w:date="2024-12-21T12:01:00Z" w16du:dateUtc="2024-12-21T11:01:00Z">
        <w:del w:id="289" w:author="Ben Fels" w:date="2024-12-21T12:16:00Z" w16du:dateUtc="2024-12-21T11:16:00Z">
          <w:r w:rsidRPr="00451302" w:rsidDel="002F0878">
            <w:rPr>
              <w:highlight w:val="green"/>
            </w:rPr>
            <w:delText>Bei</w:delText>
          </w:r>
          <w:r w:rsidRPr="00451302" w:rsidDel="002F0878">
            <w:rPr>
              <w:b/>
              <w:highlight w:val="green"/>
            </w:rPr>
            <w:delText xml:space="preserve"> </w:delText>
          </w:r>
          <w:r w:rsidRPr="00451302" w:rsidDel="002F0878">
            <w:rPr>
              <w:highlight w:val="green"/>
            </w:rPr>
            <w:fldChar w:fldCharType="begin"/>
          </w:r>
          <w:r w:rsidRPr="00451302" w:rsidDel="002F0878">
            <w:rPr>
              <w:highlight w:val="green"/>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w:delText>
          </w:r>
          <w:r w:rsidRPr="00451302" w:rsidDel="002F0878">
            <w:rPr>
              <w:highlight w:val="green"/>
            </w:rPr>
            <w:fldChar w:fldCharType="end"/>
          </w:r>
          <w:r w:rsidRPr="00451302" w:rsidDel="002F0878">
            <w:rPr>
              <w:highlight w:val="green"/>
            </w:rPr>
            <w:delText xml:space="preserve"> handelt es sich um ein Arbeitspapier! Dabei wird ein Klassifikationsmodell basierend auf den vortrainierten Modellen BERT und RoBERTa trainiert. Sie unterschieden in drei Hauptaufgaben und zwei weiterführende Aufgaben. Die Hauptaufgaben sind Claim extraction, Stance Classification und Evidence extraction. Claim extraction ist die automatische Extraktion von Behauptungen aus einem Text </w:delText>
          </w:r>
          <w:r w:rsidRPr="00451302" w:rsidDel="002F0878">
            <w:rPr>
              <w:highlight w:val="green"/>
            </w:rPr>
            <w:fldChar w:fldCharType="begin"/>
          </w:r>
          <w:r w:rsidRPr="00451302" w:rsidDel="002F0878">
            <w:rPr>
              <w:highlight w:val="green"/>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Bei Stance classification ist für jede Behauptung zu bestimmen, ob sie das Thema unterstützt oder bestreitet. </w:delText>
          </w:r>
          <w:r w:rsidRPr="00451302" w:rsidDel="002F0878">
            <w:rPr>
              <w:highlight w:val="green"/>
            </w:rPr>
            <w:fldChar w:fldCharType="begin"/>
          </w:r>
          <w:r w:rsidRPr="00451302" w:rsidDel="002F0878">
            <w:rPr>
              <w:highlight w:val="green"/>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xml:space="preserve"> Evidence Extraction: Extraktion der Beweise </w:delText>
          </w:r>
          <w:r w:rsidRPr="00451302" w:rsidDel="002F0878">
            <w:rPr>
              <w:highlight w:val="green"/>
            </w:rPr>
            <w:fldChar w:fldCharType="begin"/>
          </w:r>
          <w:r w:rsidRPr="00451302" w:rsidDel="002F0878">
            <w:rPr>
              <w:highlight w:val="green"/>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451302" w:rsidDel="002F0878">
            <w:rPr>
              <w:highlight w:val="green"/>
            </w:rPr>
            <w:fldChar w:fldCharType="separate"/>
          </w:r>
          <w:r w:rsidRPr="00451302" w:rsidDel="002F0878">
            <w:rPr>
              <w:rFonts w:cs="Arial"/>
              <w:highlight w:val="green"/>
            </w:rPr>
            <w:delText>(Cheng et al., 2022, S. 2281)</w:delText>
          </w:r>
          <w:r w:rsidRPr="00451302" w:rsidDel="002F0878">
            <w:rPr>
              <w:highlight w:val="green"/>
            </w:rPr>
            <w:fldChar w:fldCharType="end"/>
          </w:r>
          <w:r w:rsidRPr="00451302" w:rsidDel="002F0878">
            <w:rPr>
              <w:highlight w:val="green"/>
            </w:rPr>
            <w:delText>. Die weiterführenden Aufgaben sind Claim extraction with stance classification – CESC: Behauptungen extrahieren und die Haltung zum Thema bestimmen (Cheng et al., 2022, S. 2281) und Claim-evidence pair extraction – CEPE: Behauptungen mit dazugehörigen Beweisen extrahieren. (Cheng et al., 2022, S. 2281).</w:delText>
          </w:r>
        </w:del>
      </w:moveTo>
    </w:p>
    <w:p w14:paraId="39F0C1F4" w14:textId="1119FB93" w:rsidR="004328D8" w:rsidRPr="00451302" w:rsidDel="002F0878" w:rsidRDefault="004328D8">
      <w:pPr>
        <w:rPr>
          <w:del w:id="290" w:author="Ben Fels" w:date="2024-12-21T12:16:00Z" w16du:dateUtc="2024-12-21T11:16:00Z"/>
          <w:moveTo w:id="291" w:author="Ben Fels" w:date="2024-12-21T12:01:00Z" w16du:dateUtc="2024-12-21T11:01:00Z"/>
          <w:highlight w:val="green"/>
        </w:rPr>
      </w:pPr>
      <w:moveTo w:id="292" w:author="Ben Fels" w:date="2024-12-21T12:01:00Z" w16du:dateUtc="2024-12-21T11:01:00Z">
        <w:del w:id="293" w:author="Ben Fels" w:date="2024-12-21T12:16:00Z" w16du:dateUtc="2024-12-21T11:16:00Z">
          <w:r w:rsidRPr="00451302" w:rsidDel="002F0878">
            <w:rPr>
              <w:highlight w:val="green"/>
            </w:rPr>
            <w:delText xml:space="preserve">Argument Mining Aufgaben nach </w:delText>
          </w:r>
          <w:r w:rsidRPr="00451302" w:rsidDel="002F0878">
            <w:rPr>
              <w:highlight w:val="green"/>
              <w:lang w:val="en-US"/>
            </w:rPr>
            <w:fldChar w:fldCharType="begin"/>
          </w:r>
          <w:r w:rsidRPr="00451302" w:rsidDel="002F0878">
            <w:rPr>
              <w:highlight w:val="green"/>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451302" w:rsidDel="002F0878">
            <w:rPr>
              <w:highlight w:val="green"/>
              <w:lang w:val="en-US"/>
            </w:rPr>
            <w:fldChar w:fldCharType="separate"/>
          </w:r>
          <w:r w:rsidRPr="00451302" w:rsidDel="002F0878">
            <w:rPr>
              <w:rFonts w:cs="Arial"/>
              <w:highlight w:val="green"/>
            </w:rPr>
            <w:delText>(Cheng et al., 2022, S. 2277–2288)</w:delText>
          </w:r>
          <w:r w:rsidRPr="00451302" w:rsidDel="002F0878">
            <w:rPr>
              <w:highlight w:val="green"/>
              <w:lang w:val="en-US"/>
            </w:rPr>
            <w:fldChar w:fldCharType="end"/>
          </w:r>
        </w:del>
      </w:moveTo>
    </w:p>
    <w:p w14:paraId="644D842E" w14:textId="66662962" w:rsidR="004328D8" w:rsidRPr="00451302" w:rsidDel="002F0878" w:rsidRDefault="004328D8">
      <w:pPr>
        <w:rPr>
          <w:del w:id="294" w:author="Ben Fels" w:date="2024-12-21T12:16:00Z" w16du:dateUtc="2024-12-21T11:16:00Z"/>
          <w:moveTo w:id="295" w:author="Ben Fels" w:date="2024-12-21T12:01:00Z" w16du:dateUtc="2024-12-21T11:01:00Z"/>
          <w:highlight w:val="green"/>
          <w:rPrChange w:id="296" w:author="Ben Fels" w:date="2024-12-21T13:57:00Z" w16du:dateUtc="2024-12-21T12:57:00Z">
            <w:rPr>
              <w:del w:id="297" w:author="Ben Fels" w:date="2024-12-21T12:16:00Z" w16du:dateUtc="2024-12-21T11:16:00Z"/>
              <w:moveTo w:id="298" w:author="Ben Fels" w:date="2024-12-21T12:01:00Z" w16du:dateUtc="2024-12-21T11:01:00Z"/>
              <w:lang w:val="en-US"/>
            </w:rPr>
          </w:rPrChange>
        </w:rPr>
        <w:pPrChange w:id="299" w:author="Ben Fels" w:date="2024-12-21T12:16:00Z" w16du:dateUtc="2024-12-21T11:16:00Z">
          <w:pPr>
            <w:pStyle w:val="Listenabsatz"/>
            <w:numPr>
              <w:numId w:val="21"/>
            </w:numPr>
            <w:ind w:hanging="360"/>
          </w:pPr>
        </w:pPrChange>
      </w:pPr>
      <w:moveTo w:id="300" w:author="Ben Fels" w:date="2024-12-21T12:01:00Z" w16du:dateUtc="2024-12-21T11:01:00Z">
        <w:del w:id="301" w:author="Ben Fels" w:date="2024-12-21T12:16:00Z" w16du:dateUtc="2024-12-21T11:16:00Z">
          <w:r w:rsidRPr="00451302" w:rsidDel="002F0878">
            <w:rPr>
              <w:highlight w:val="green"/>
              <w:rPrChange w:id="302" w:author="Ben Fels" w:date="2024-12-21T13:57:00Z" w16du:dateUtc="2024-12-21T12:57:00Z">
                <w:rPr>
                  <w:lang w:val="en-US"/>
                </w:rPr>
              </w:rPrChange>
            </w:rPr>
            <w:delText xml:space="preserve">Context dependent claim detection – CDCD </w:delText>
          </w:r>
        </w:del>
      </w:moveTo>
    </w:p>
    <w:p w14:paraId="0CD4D10D" w14:textId="3F13627B" w:rsidR="004328D8" w:rsidRPr="00451302" w:rsidDel="002F0878" w:rsidRDefault="004328D8">
      <w:pPr>
        <w:rPr>
          <w:del w:id="303" w:author="Ben Fels" w:date="2024-12-21T12:16:00Z" w16du:dateUtc="2024-12-21T11:16:00Z"/>
          <w:moveTo w:id="304" w:author="Ben Fels" w:date="2024-12-21T12:01:00Z" w16du:dateUtc="2024-12-21T11:01:00Z"/>
          <w:highlight w:val="green"/>
          <w:rPrChange w:id="305" w:author="Ben Fels" w:date="2024-12-21T13:57:00Z" w16du:dateUtc="2024-12-21T12:57:00Z">
            <w:rPr>
              <w:del w:id="306" w:author="Ben Fels" w:date="2024-12-21T12:16:00Z" w16du:dateUtc="2024-12-21T11:16:00Z"/>
              <w:moveTo w:id="307" w:author="Ben Fels" w:date="2024-12-21T12:01:00Z" w16du:dateUtc="2024-12-21T11:01:00Z"/>
              <w:lang w:val="en-US"/>
            </w:rPr>
          </w:rPrChange>
        </w:rPr>
        <w:pPrChange w:id="308" w:author="Ben Fels" w:date="2024-12-21T12:16:00Z" w16du:dateUtc="2024-12-21T11:16:00Z">
          <w:pPr>
            <w:pStyle w:val="Listenabsatz"/>
            <w:numPr>
              <w:numId w:val="21"/>
            </w:numPr>
            <w:ind w:hanging="360"/>
          </w:pPr>
        </w:pPrChange>
      </w:pPr>
      <w:moveTo w:id="309" w:author="Ben Fels" w:date="2024-12-21T12:01:00Z" w16du:dateUtc="2024-12-21T11:01:00Z">
        <w:del w:id="310" w:author="Ben Fels" w:date="2024-12-21T12:16:00Z" w16du:dateUtc="2024-12-21T11:16:00Z">
          <w:r w:rsidRPr="00451302" w:rsidDel="002F0878">
            <w:rPr>
              <w:highlight w:val="green"/>
              <w:rPrChange w:id="311" w:author="Ben Fels" w:date="2024-12-21T13:57:00Z" w16du:dateUtc="2024-12-21T12:57:00Z">
                <w:rPr>
                  <w:lang w:val="en-US"/>
                </w:rPr>
              </w:rPrChange>
            </w:rPr>
            <w:delText xml:space="preserve">Claim stance classification – CSC </w:delText>
          </w:r>
        </w:del>
      </w:moveTo>
    </w:p>
    <w:p w14:paraId="509C50DB" w14:textId="755FD039" w:rsidR="004328D8" w:rsidRPr="00451302" w:rsidDel="00E520CB" w:rsidRDefault="004328D8">
      <w:pPr>
        <w:rPr>
          <w:del w:id="312" w:author="Ben Fels" w:date="2024-12-21T12:21:00Z" w16du:dateUtc="2024-12-21T11:21:00Z"/>
          <w:moveTo w:id="313" w:author="Ben Fels" w:date="2024-12-21T12:01:00Z" w16du:dateUtc="2024-12-21T11:01:00Z"/>
          <w:highlight w:val="green"/>
        </w:rPr>
        <w:pPrChange w:id="314" w:author="Ben Fels" w:date="2024-12-21T12:21:00Z" w16du:dateUtc="2024-12-21T11:21:00Z">
          <w:pPr>
            <w:pStyle w:val="Listenabsatz"/>
            <w:numPr>
              <w:numId w:val="33"/>
            </w:numPr>
            <w:ind w:hanging="360"/>
          </w:pPr>
        </w:pPrChange>
      </w:pPr>
      <w:moveTo w:id="315" w:author="Ben Fels" w:date="2024-12-21T12:01:00Z" w16du:dateUtc="2024-12-21T11:01:00Z">
        <w:del w:id="316" w:author="Ben Fels" w:date="2024-12-21T12:21:00Z" w16du:dateUtc="2024-12-21T11:21:00Z">
          <w:r w:rsidRPr="00451302" w:rsidDel="00E520CB">
            <w:rPr>
              <w:highlight w:val="green"/>
            </w:rPr>
            <w:delText>Dementsprechend werden das erste Token jeder Argumentkomponente als „Arg-B“,</w:delText>
          </w:r>
        </w:del>
      </w:moveTo>
    </w:p>
    <w:p w14:paraId="17D6D267" w14:textId="3A3AA387" w:rsidR="004328D8" w:rsidRPr="00451302" w:rsidDel="00E520CB" w:rsidRDefault="004328D8">
      <w:pPr>
        <w:rPr>
          <w:del w:id="317" w:author="Ben Fels" w:date="2024-12-21T12:21:00Z" w16du:dateUtc="2024-12-21T11:21:00Z"/>
          <w:moveTo w:id="318" w:author="Ben Fels" w:date="2024-12-21T12:01:00Z" w16du:dateUtc="2024-12-21T11:01:00Z"/>
          <w:highlight w:val="green"/>
        </w:rPr>
        <w:pPrChange w:id="319" w:author="Ben Fels" w:date="2024-12-21T12:21:00Z" w16du:dateUtc="2024-12-21T11:21:00Z">
          <w:pPr>
            <w:pStyle w:val="Listenabsatz"/>
            <w:numPr>
              <w:numId w:val="33"/>
            </w:numPr>
            <w:ind w:hanging="360"/>
          </w:pPr>
        </w:pPrChange>
      </w:pPr>
      <w:moveTo w:id="320" w:author="Ben Fels" w:date="2024-12-21T12:01:00Z" w16du:dateUtc="2024-12-21T11:01:00Z">
        <w:del w:id="321" w:author="Ben Fels" w:date="2024-12-21T12:21:00Z" w16du:dateUtc="2024-12-21T11:21:00Z">
          <w:r w:rsidRPr="00451302" w:rsidDel="00E520CB">
            <w:rPr>
              <w:highlight w:val="green"/>
            </w:rPr>
            <w:delText xml:space="preserve">die Token, die von einer Argumentkomponente abgedeckt werden, als „Arg-I“ </w:delText>
          </w:r>
        </w:del>
      </w:moveTo>
    </w:p>
    <w:p w14:paraId="7F06164D" w14:textId="6B3960A6" w:rsidR="00462532" w:rsidRPr="00451302" w:rsidDel="00462532" w:rsidRDefault="004328D8" w:rsidP="004328D8">
      <w:pPr>
        <w:rPr>
          <w:del w:id="322" w:author="Ben Fels" w:date="2024-12-21T18:55:00Z" w16du:dateUtc="2024-12-21T17:55:00Z"/>
          <w:moveTo w:id="323" w:author="Ben Fels" w:date="2024-12-21T12:01:00Z" w16du:dateUtc="2024-12-21T11:01:00Z"/>
          <w:sz w:val="22"/>
          <w:szCs w:val="20"/>
          <w:highlight w:val="green"/>
        </w:rPr>
      </w:pPr>
      <w:moveTo w:id="324" w:author="Ben Fels" w:date="2024-12-21T12:01:00Z" w16du:dateUtc="2024-12-21T11:01:00Z">
        <w:del w:id="325" w:author="Ben Fels" w:date="2024-12-21T12:21:00Z" w16du:dateUtc="2024-12-21T11:21:00Z">
          <w:r w:rsidRPr="00451302" w:rsidDel="00E520CB">
            <w:rPr>
              <w:highlight w:val="green"/>
            </w:rPr>
            <w:delText>und die nicht-argumentativen Token als „O“. b</w:delText>
          </w:r>
        </w:del>
      </w:moveTo>
    </w:p>
    <w:p w14:paraId="21B49B6F" w14:textId="209A3597" w:rsidR="004328D8" w:rsidRPr="00451302" w:rsidDel="00462532" w:rsidRDefault="004328D8" w:rsidP="004328D8">
      <w:pPr>
        <w:rPr>
          <w:del w:id="326" w:author="Ben Fels" w:date="2024-12-21T18:55:00Z" w16du:dateUtc="2024-12-21T17:55:00Z"/>
          <w:moveTo w:id="327" w:author="Ben Fels" w:date="2024-12-21T12:01:00Z" w16du:dateUtc="2024-12-21T11:01:00Z"/>
          <w:highlight w:val="green"/>
        </w:rPr>
      </w:pPr>
    </w:p>
    <w:moveToRangeEnd w:id="215"/>
    <w:p w14:paraId="4C63440D" w14:textId="6DF9BB46" w:rsidR="0006481C" w:rsidDel="00A72529" w:rsidRDefault="0006481C" w:rsidP="0006481C">
      <w:pPr>
        <w:jc w:val="both"/>
        <w:rPr>
          <w:ins w:id="328" w:author="Ben Fels" w:date="2024-12-21T11:50:00Z" w16du:dateUtc="2024-12-21T10:50:00Z"/>
          <w:del w:id="329" w:author="Ben Fels" w:date="2024-12-21T12:45:00Z" w16du:dateUtc="2024-12-21T11:45:00Z"/>
        </w:rPr>
      </w:pPr>
      <w:ins w:id="330" w:author="Ben Fels" w:date="2024-12-21T12:44:00Z" w16du:dateUtc="2024-12-21T11:44:00Z">
        <w:r w:rsidRPr="00451302">
          <w:rPr>
            <w:highlight w:val="green"/>
          </w:rPr>
          <w:t xml:space="preserve">In der </w:t>
        </w:r>
      </w:ins>
      <w:r w:rsidR="00CC364F" w:rsidRPr="00451302">
        <w:rPr>
          <w:highlight w:val="green"/>
        </w:rPr>
        <w:t xml:space="preserve">vorliegenden </w:t>
      </w:r>
      <w:ins w:id="331" w:author="Ben Fels" w:date="2024-12-21T12:44:00Z" w16du:dateUtc="2024-12-21T11:44:00Z">
        <w:r w:rsidRPr="00451302">
          <w:rPr>
            <w:highlight w:val="green"/>
          </w:rPr>
          <w:t xml:space="preserve">Untersuchung soll die Wirksamkeit </w:t>
        </w:r>
      </w:ins>
      <w:r w:rsidRPr="00451302">
        <w:rPr>
          <w:highlight w:val="green"/>
        </w:rPr>
        <w:t xml:space="preserve">der </w:t>
      </w:r>
      <w:ins w:id="332" w:author="Ben Fels" w:date="2024-12-21T12:44:00Z" w16du:dateUtc="2024-12-21T11:44:00Z">
        <w:r w:rsidRPr="00451302">
          <w:rPr>
            <w:highlight w:val="green"/>
          </w:rPr>
          <w:t xml:space="preserve">Methoden </w:t>
        </w:r>
      </w:ins>
      <w:r w:rsidRPr="00451302">
        <w:rPr>
          <w:highlight w:val="green"/>
        </w:rPr>
        <w:t>des Prompt Engineering</w:t>
      </w:r>
      <w:r w:rsidR="005E7046" w:rsidRPr="00451302">
        <w:rPr>
          <w:highlight w:val="green"/>
        </w:rPr>
        <w:t>s</w:t>
      </w:r>
      <w:r w:rsidRPr="00451302">
        <w:rPr>
          <w:highlight w:val="green"/>
        </w:rPr>
        <w:t xml:space="preserve"> </w:t>
      </w:r>
      <w:r w:rsidR="005E7046" w:rsidRPr="00451302">
        <w:rPr>
          <w:highlight w:val="green"/>
        </w:rPr>
        <w:t xml:space="preserve">für den </w:t>
      </w:r>
      <w:ins w:id="333" w:author="Ben Fels" w:date="2024-12-21T12:44:00Z" w16du:dateUtc="2024-12-21T11:44:00Z">
        <w:r w:rsidRPr="00451302">
          <w:rPr>
            <w:highlight w:val="green"/>
          </w:rPr>
          <w:t>Anwendungsfall des Argument Minings untersucht werden</w:t>
        </w:r>
        <w:r w:rsidRPr="005A4558">
          <w:t xml:space="preserve">. </w:t>
        </w:r>
        <w:r w:rsidRPr="00451302">
          <w:rPr>
            <w:highlight w:val="green"/>
          </w:rPr>
          <w:t>Der Einsatz vortrainierter Modelle ohne umfangreiche Anpassung</w:t>
        </w:r>
      </w:ins>
      <w:r w:rsidR="007B6524">
        <w:rPr>
          <w:highlight w:val="green"/>
        </w:rPr>
        <w:t>en</w:t>
      </w:r>
      <w:ins w:id="334" w:author="Ben Fels" w:date="2024-12-21T12:44:00Z" w16du:dateUtc="2024-12-21T11:44:00Z">
        <w:r w:rsidRPr="00451302">
          <w:rPr>
            <w:highlight w:val="green"/>
          </w:rPr>
          <w:t xml:space="preserve"> könnte den Aufwand für Argument Mining erheblich reduzieren.</w:t>
        </w:r>
        <w:r w:rsidRPr="005A4558">
          <w:t xml:space="preserve"> Trotz der Popularität großer Sprachmodelle gibt es </w:t>
        </w:r>
      </w:ins>
      <w:r>
        <w:t>nach meinem</w:t>
      </w:r>
      <w:r w:rsidR="00C91F86">
        <w:t xml:space="preserve"> </w:t>
      </w:r>
      <w:r>
        <w:t>Kenntnisstand zum jetzigen Zeitpunkt nur einzelne</w:t>
      </w:r>
      <w:ins w:id="335" w:author="Ben Fels" w:date="2024-12-21T12:44:00Z" w16du:dateUtc="2024-12-21T11:44:00Z">
        <w:r w:rsidRPr="005A4558">
          <w:t xml:space="preserve"> Studien</w:t>
        </w:r>
      </w:ins>
      <w:r w:rsidR="00C91F86">
        <w:t xml:space="preserve"> wie </w:t>
      </w:r>
      <w:r w:rsidR="0077523B">
        <w:t>die von</w:t>
      </w:r>
      <w:r w:rsidR="00CF5428">
        <w:t xml:space="preserve"> </w:t>
      </w:r>
      <w:r w:rsidR="00CF5428" w:rsidRPr="0018173D">
        <w:rPr>
          <w:highlight w:val="magenta"/>
        </w:rPr>
        <w:t xml:space="preserve">Yeginbergen et al. </w:t>
      </w:r>
      <w:r w:rsidR="0077523B" w:rsidRPr="0018173D">
        <w:rPr>
          <w:highlight w:val="magenta"/>
        </w:rPr>
        <w:fldChar w:fldCharType="begin"/>
      </w:r>
      <w:r w:rsidR="0077523B" w:rsidRPr="0018173D">
        <w:rPr>
          <w:highlight w:val="magenta"/>
        </w:rPr>
        <w:instrText xml:space="preserve"> ADDIN ZOTERO_ITEM CSL_CITATION {"citationID":"VJXbqqZP","properties":{"formattedCitation":"(2024)","plainCitation":"(2024)","noteIndex":0},"citationItems":[{"id":959,"uris":["http://zotero.org/users/14644665/items/T7T4BLWM"],"itemData":{"id":959,"type":"paper-conference","container-title":"Proceedings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abel":"page","suppress-author":true}],"schema":"https://github.com/citation-style-language/schema/raw/master/csl-citation.json"} </w:instrText>
      </w:r>
      <w:r w:rsidR="0077523B" w:rsidRPr="0018173D">
        <w:rPr>
          <w:highlight w:val="magenta"/>
        </w:rPr>
        <w:fldChar w:fldCharType="separate"/>
      </w:r>
      <w:r w:rsidR="0077523B" w:rsidRPr="0018173D">
        <w:rPr>
          <w:rFonts w:cs="Arial"/>
          <w:highlight w:val="magenta"/>
        </w:rPr>
        <w:t>(2024)</w:t>
      </w:r>
      <w:r w:rsidR="0077523B" w:rsidRPr="0018173D">
        <w:rPr>
          <w:highlight w:val="magenta"/>
        </w:rPr>
        <w:fldChar w:fldCharType="end"/>
      </w:r>
      <w:ins w:id="336" w:author="Ben Fels" w:date="2024-12-21T12:44:00Z" w16du:dateUtc="2024-12-21T11:44:00Z">
        <w:r w:rsidRPr="0018173D">
          <w:rPr>
            <w:highlight w:val="magenta"/>
          </w:rPr>
          <w:t>,</w:t>
        </w:r>
        <w:r w:rsidRPr="005A4558">
          <w:t xml:space="preserve"> die sich explizit auf deren Anwendung für </w:t>
        </w:r>
        <w:r>
          <w:t>Argument Mining</w:t>
        </w:r>
        <w:r w:rsidRPr="005A4558">
          <w:t xml:space="preserve"> und die Rolle von Eingabeaufforderungen fokussieren. </w:t>
        </w:r>
      </w:ins>
      <w:r w:rsidR="00521765">
        <w:t xml:space="preserve">Hier </w:t>
      </w:r>
      <w:ins w:id="337" w:author="Ben Fels" w:date="2024-12-21T12:44:00Z" w16du:dateUtc="2024-12-21T11:44:00Z">
        <w:r w:rsidRPr="005A4558">
          <w:t>soll die</w:t>
        </w:r>
      </w:ins>
      <w:r>
        <w:t xml:space="preserve">se </w:t>
      </w:r>
      <w:ins w:id="338" w:author="Ben Fels" w:date="2024-12-21T12:44:00Z" w16du:dateUtc="2024-12-21T11:44:00Z">
        <w:r w:rsidRPr="005A4558">
          <w:t xml:space="preserve">Untersuchung </w:t>
        </w:r>
      </w:ins>
      <w:r w:rsidR="00521765">
        <w:t>einen Beitrag leisten</w:t>
      </w:r>
      <w:ins w:id="339" w:author="Ben Fels" w:date="2024-12-21T12:44:00Z" w16du:dateUtc="2024-12-21T11:44:00Z">
        <w:r w:rsidRPr="005A4558">
          <w:t>.</w:t>
        </w:r>
      </w:ins>
    </w:p>
    <w:p w14:paraId="17367374" w14:textId="77777777" w:rsidR="0006481C" w:rsidDel="00A72529" w:rsidRDefault="0006481C" w:rsidP="0006481C">
      <w:pPr>
        <w:jc w:val="both"/>
        <w:rPr>
          <w:ins w:id="340" w:author="Ben Fels" w:date="2024-12-21T11:50:00Z" w16du:dateUtc="2024-12-21T10:50:00Z"/>
          <w:del w:id="341" w:author="Ben Fels" w:date="2024-12-21T12:45:00Z" w16du:dateUtc="2024-12-21T11:45:00Z"/>
        </w:rPr>
      </w:pPr>
      <w:ins w:id="342" w:author="Ben Fels" w:date="2024-12-21T11:50:00Z" w16du:dateUtc="2024-12-21T10:50:00Z">
        <w:del w:id="343"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ins>
    </w:p>
    <w:p w14:paraId="1EF7DC9E" w14:textId="77777777" w:rsidR="0006481C" w:rsidDel="00A72529" w:rsidRDefault="0006481C" w:rsidP="0006481C">
      <w:pPr>
        <w:jc w:val="both"/>
        <w:rPr>
          <w:del w:id="344" w:author="Ben Fels" w:date="2024-12-21T12:45:00Z" w16du:dateUtc="2024-12-21T11:45:00Z"/>
        </w:rPr>
      </w:pPr>
      <w:del w:id="345" w:author="Ben Fels" w:date="2024-12-21T12:45:00Z" w16du:dateUtc="2024-12-21T11:45:00Z">
        <w:r w:rsidRPr="00E14BB0" w:rsidDel="00A72529">
          <w:delText>Peldszus &amp;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del>
    </w:p>
    <w:p w14:paraId="25D76B12" w14:textId="7E757623" w:rsidR="0006481C" w:rsidRPr="00A66707" w:rsidRDefault="0006481C" w:rsidP="0006481C">
      <w:pPr>
        <w:jc w:val="both"/>
        <w:rPr>
          <w:ins w:id="346" w:author="Ben Fels" w:date="2024-12-21T12:46:00Z" w16du:dateUtc="2024-12-21T11:46:00Z"/>
        </w:rPr>
      </w:pPr>
      <w:moveToRangeStart w:id="347" w:author="Ben Fels" w:date="2024-12-21T11:51:00Z" w:name="move185674280"/>
      <w:ins w:id="348" w:author="Ben Fels" w:date="2024-12-21T11:51:00Z" w16du:dateUtc="2024-12-21T10:51:00Z">
        <w:del w:id="349"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350" w:author="Ben Fels" w:date="2024-12-21T12:54:00Z" w16du:dateUtc="2024-12-21T11:54:00Z">
          <w:r w:rsidDel="00AC3B7D">
            <w:delText xml:space="preserve"> </w:delText>
          </w:r>
        </w:del>
      </w:ins>
      <w:r>
        <w:t xml:space="preserve"> </w:t>
      </w:r>
      <w:ins w:id="351" w:author="Ben Fels" w:date="2024-12-21T12:46:00Z" w16du:dateUtc="2024-12-21T11:46:00Z">
        <w:r w:rsidRPr="00AA07FF">
          <w:rPr>
            <w:highlight w:val="green"/>
          </w:rPr>
          <w:t>Die</w:t>
        </w:r>
      </w:ins>
      <w:r w:rsidRPr="00AA07FF">
        <w:rPr>
          <w:highlight w:val="green"/>
        </w:rPr>
        <w:t xml:space="preserve"> vorliegende</w:t>
      </w:r>
      <w:ins w:id="352" w:author="Ben Fels" w:date="2024-12-21T12:46:00Z" w16du:dateUtc="2024-12-21T11:46:00Z">
        <w:r w:rsidRPr="00AA07FF">
          <w:rPr>
            <w:highlight w:val="green"/>
          </w:rPr>
          <w:t xml:space="preserve"> Masterarbeit zielt darauf ab, die Potenziale und Herausforderungen </w:t>
        </w:r>
      </w:ins>
      <w:r w:rsidR="0035179F" w:rsidRPr="00AA07FF">
        <w:rPr>
          <w:highlight w:val="green"/>
        </w:rPr>
        <w:t>von LLM</w:t>
      </w:r>
      <w:r w:rsidR="00AA07FF" w:rsidRPr="00AA07FF">
        <w:rPr>
          <w:highlight w:val="green"/>
        </w:rPr>
        <w:t>s</w:t>
      </w:r>
      <w:r w:rsidR="0035179F" w:rsidRPr="00AA07FF">
        <w:rPr>
          <w:highlight w:val="green"/>
        </w:rPr>
        <w:t xml:space="preserve"> </w:t>
      </w:r>
      <w:ins w:id="353" w:author="Ben Fels" w:date="2024-12-21T12:46:00Z" w16du:dateUtc="2024-12-21T11:46:00Z">
        <w:r w:rsidRPr="00AA07FF">
          <w:rPr>
            <w:highlight w:val="green"/>
          </w:rPr>
          <w:t xml:space="preserve">im Kontext des Argument Minings zu erforschen. Der Fokus liegt dabei auf der Anwendung von </w:t>
        </w:r>
        <w:r w:rsidRPr="00AA07FF">
          <w:rPr>
            <w:iCs/>
            <w:highlight w:val="green"/>
          </w:rPr>
          <w:t>Prompt Engineering</w:t>
        </w:r>
        <w:r w:rsidRPr="00AA07FF">
          <w:rPr>
            <w:highlight w:val="green"/>
          </w:rPr>
          <w:t xml:space="preserve">, um die Generalisierungsfähigkeiten dieser Modelle gezielt zu steuern und deren Leistung ohne Fine-Tuning </w:t>
        </w:r>
      </w:ins>
      <w:r w:rsidRPr="00AA07FF">
        <w:rPr>
          <w:highlight w:val="green"/>
        </w:rPr>
        <w:t>für das Argument Mining zu verbessern</w:t>
      </w:r>
      <w:ins w:id="354" w:author="Ben Fels" w:date="2024-12-21T12:46:00Z" w16du:dateUtc="2024-12-21T11:46:00Z">
        <w:r w:rsidRPr="00E97548">
          <w:rPr>
            <w:highlight w:val="green"/>
          </w:rPr>
          <w:t>. Die zentrale Forschungsfrage lautet</w:t>
        </w:r>
        <w:r w:rsidRPr="00A66707">
          <w:t xml:space="preserve">: </w:t>
        </w:r>
        <w:r w:rsidRPr="003A5172">
          <w:rPr>
            <w:highlight w:val="yellow"/>
            <w:rPrChange w:id="355" w:author="Ben Fels" w:date="2024-12-21T12:47:00Z" w16du:dateUtc="2024-12-21T11:47:00Z">
              <w:rPr/>
            </w:rPrChange>
          </w:rPr>
          <w:t>Wie beeinflusst der Einsatz von Prompt Engineering</w:t>
        </w:r>
        <w:commentRangeStart w:id="356"/>
        <w:r w:rsidRPr="003A5172">
          <w:rPr>
            <w:highlight w:val="yellow"/>
            <w:rPrChange w:id="357" w:author="Ben Fels" w:date="2024-12-21T12:47:00Z" w16du:dateUtc="2024-12-21T11:47:00Z">
              <w:rPr/>
            </w:rPrChange>
          </w:rPr>
          <w:t xml:space="preserve"> Techniken </w:t>
        </w:r>
      </w:ins>
      <w:commentRangeEnd w:id="356"/>
      <w:r w:rsidR="00E97548">
        <w:rPr>
          <w:rStyle w:val="Kommentarzeichen"/>
        </w:rPr>
        <w:commentReference w:id="356"/>
      </w:r>
      <w:ins w:id="358" w:author="Ben Fels" w:date="2024-12-21T12:46:00Z" w16du:dateUtc="2024-12-21T11:46:00Z">
        <w:r w:rsidRPr="003A5172">
          <w:rPr>
            <w:highlight w:val="yellow"/>
            <w:rPrChange w:id="359" w:author="Ben Fels" w:date="2024-12-21T12:47:00Z" w16du:dateUtc="2024-12-21T11:47:00Z">
              <w:rPr/>
            </w:rPrChange>
          </w:rPr>
          <w:t>die Leistung von Large Language Models bei der automatisierten Erkennung von Argumentationskomponenten und deren Strukturen?</w:t>
        </w:r>
      </w:ins>
    </w:p>
    <w:p w14:paraId="54336AED" w14:textId="77777777" w:rsidR="0006481C" w:rsidDel="003A5172" w:rsidRDefault="0006481C" w:rsidP="0006481C">
      <w:pPr>
        <w:jc w:val="both"/>
        <w:rPr>
          <w:ins w:id="360" w:author="Ben Fels" w:date="2024-12-21T11:51:00Z" w16du:dateUtc="2024-12-21T10:51:00Z"/>
          <w:del w:id="361" w:author="Ben Fels" w:date="2024-12-21T12:47:00Z" w16du:dateUtc="2024-12-21T11:47:00Z"/>
        </w:rPr>
      </w:pPr>
    </w:p>
    <w:p w14:paraId="5399FAAF" w14:textId="77777777" w:rsidR="0006481C" w:rsidDel="0084052A" w:rsidRDefault="0006481C" w:rsidP="0006481C">
      <w:pPr>
        <w:jc w:val="both"/>
        <w:rPr>
          <w:ins w:id="362" w:author="Ben Fels" w:date="2024-12-21T11:51:00Z" w16du:dateUtc="2024-12-21T10:51:00Z"/>
          <w:del w:id="363" w:author="Ben Fels" w:date="2024-12-21T12:46:00Z" w16du:dateUtc="2024-12-21T11:46:00Z"/>
        </w:rPr>
      </w:pPr>
      <w:ins w:id="364" w:author="Ben Fels" w:date="2024-12-21T11:51:00Z" w16du:dateUtc="2024-12-21T10:51:00Z">
        <w:del w:id="365"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ins>
    </w:p>
    <w:p w14:paraId="7E5A085D" w14:textId="3560E2D8" w:rsidR="0006481C" w:rsidDel="006F0952" w:rsidRDefault="006C2CFF" w:rsidP="0006481C">
      <w:pPr>
        <w:rPr>
          <w:del w:id="366" w:author="Ben Fels" w:date="2024-12-21T12:46:00Z" w16du:dateUtc="2024-12-21T11:46:00Z"/>
        </w:rPr>
      </w:pPr>
      <w:moveToRangeStart w:id="367" w:author="Ben Fels" w:date="2024-12-21T11:52:00Z" w:name="move185674394"/>
      <w:moveToRangeEnd w:id="347"/>
      <w:ins w:id="368"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t xml:space="preserve"> mit ihren Komponenten und Beziehungen</w:t>
      </w:r>
      <w:ins w:id="369" w:author="Ben Fels" w:date="2024-12-21T12:02:00Z" w16du:dateUtc="2024-12-21T11:02:00Z">
        <w:r>
          <w:t xml:space="preserve"> in einem </w:t>
        </w:r>
        <w:commentRangeStart w:id="370"/>
        <w:r>
          <w:t xml:space="preserve">Argument-Graphen </w:t>
        </w:r>
      </w:ins>
      <w:commentRangeEnd w:id="370"/>
      <w:r>
        <w:rPr>
          <w:rStyle w:val="Kommentarzeichen"/>
        </w:rPr>
        <w:commentReference w:id="370"/>
      </w:r>
      <w:ins w:id="371" w:author="Ben Fels" w:date="2024-12-21T12:02:00Z" w16du:dateUtc="2024-12-21T11:02:00Z">
        <w:r>
          <w:t>abgebildet werden</w:t>
        </w:r>
      </w:ins>
      <w:r w:rsidR="00543804">
        <w:t>.</w:t>
      </w:r>
      <w:ins w:id="372" w:author="Ben Fels" w:date="2024-12-21T12:02:00Z" w16du:dateUtc="2024-12-21T11:02:00Z">
        <w:r>
          <w:t xml:space="preserve"> </w:t>
        </w:r>
      </w:ins>
      <w:r>
        <w:t xml:space="preserve">Demnach gibt es verschiedene Theorien zu den Strukturen von Argumenten mit zunehmender Komplexität </w:t>
      </w:r>
      <w:ins w:id="373" w:author="Ben Fels" w:date="2024-12-21T13:54:00Z" w16du:dateUtc="2024-12-21T12:54:00Z">
        <w:r w:rsidRPr="00CF2D8F">
          <w:rPr>
            <w:highlight w:val="magenta"/>
          </w:rPr>
          <w:fldChar w:fldCharType="begin"/>
        </w:r>
        <w:r>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Pr="00CF2D8F">
          <w:rPr>
            <w:highlight w:val="magenta"/>
          </w:rPr>
          <w:fldChar w:fldCharType="separate"/>
        </w:r>
        <w:r w:rsidRPr="00CF2D8F">
          <w:rPr>
            <w:rFonts w:cs="Arial"/>
            <w:highlight w:val="magenta"/>
          </w:rPr>
          <w:t>(Peldszus &amp; Stede, 2013, S. 3–14)</w:t>
        </w:r>
        <w:r w:rsidRPr="00CF2D8F">
          <w:rPr>
            <w:highlight w:val="magenta"/>
          </w:rPr>
          <w:fldChar w:fldCharType="end"/>
        </w:r>
      </w:ins>
      <w:r>
        <w:t>. Auch wenn eine visuelle Darstellung von Argumentationen die Nachvollziehbarkeit unterstützt, ist dies lediglich informativ aufgeführt und nicht Teil der vorliegenden Untersuchung.</w:t>
      </w:r>
      <w:r w:rsidR="006D3E9A">
        <w:t xml:space="preserve"> </w:t>
      </w:r>
    </w:p>
    <w:p w14:paraId="176CDDE7" w14:textId="4A1F39BE" w:rsidR="0006481C" w:rsidRDefault="0006481C" w:rsidP="001646EB">
      <w:pPr>
        <w:jc w:val="both"/>
      </w:pPr>
      <w:ins w:id="374" w:author="Ben Fels" w:date="2024-12-21T13:12:00Z" w16du:dateUtc="2024-12-21T12:12:00Z">
        <w:r>
          <w:t xml:space="preserve">Zur Beantwortung der Forschungsfrage </w:t>
        </w:r>
      </w:ins>
      <w:r w:rsidR="001646EB">
        <w:t xml:space="preserve">werden zunächst </w:t>
      </w:r>
      <w:r w:rsidR="00DB17CB">
        <w:t>in</w:t>
      </w:r>
      <w:r>
        <w:t xml:space="preserve"> Kapitel </w:t>
      </w:r>
      <w:r>
        <w:fldChar w:fldCharType="begin"/>
      </w:r>
      <w:r>
        <w:instrText xml:space="preserve"> REF _Ref188081959 \n \h  \* MERGEFORMAT </w:instrText>
      </w:r>
      <w:r>
        <w:fldChar w:fldCharType="separate"/>
      </w:r>
      <w:r>
        <w:t>2</w:t>
      </w:r>
      <w:r>
        <w:fldChar w:fldCharType="end"/>
      </w:r>
      <w:r>
        <w:t xml:space="preserve"> das ausgewählte Modell, die verwendeten Daten sowie die Methode der Datenanalyse erläutert. Darauf aufbauend werden in Kapitel </w:t>
      </w:r>
      <w:r>
        <w:fldChar w:fldCharType="begin"/>
      </w:r>
      <w:r>
        <w:instrText xml:space="preserve"> REF _Ref188082210 \n \h  \* MERGEFORMAT </w:instrText>
      </w:r>
      <w:r>
        <w:fldChar w:fldCharType="separate"/>
      </w:r>
      <w:r>
        <w:t>3</w:t>
      </w:r>
      <w:r>
        <w:fldChar w:fldCharType="end"/>
      </w:r>
      <w:r>
        <w:t xml:space="preserve"> die Ergebnisse der Untersuchung dargestellt, sodass diese in Kapitel </w:t>
      </w:r>
      <w:r>
        <w:fldChar w:fldCharType="begin"/>
      </w:r>
      <w:r>
        <w:instrText xml:space="preserve"> REF _Ref188082387 \n \h  \* MERGEFORMAT </w:instrText>
      </w:r>
      <w:r>
        <w:fldChar w:fldCharType="separate"/>
      </w:r>
      <w:r>
        <w:t>4</w:t>
      </w:r>
      <w:r>
        <w:fldChar w:fldCharType="end"/>
      </w:r>
      <w:r>
        <w:t xml:space="preserve"> diskutiert und mögliche Handlungsempfehlungen abgeleitet werden können.</w:t>
      </w:r>
    </w:p>
    <w:p w14:paraId="33DBDB4A" w14:textId="5E2A330A" w:rsidR="00690A2C" w:rsidRPr="001F3F1D" w:rsidRDefault="00690A2C" w:rsidP="004A5A26">
      <w:pPr>
        <w:pStyle w:val="berschrift1"/>
        <w:rPr>
          <w:lang w:val="en-US"/>
        </w:rPr>
      </w:pPr>
      <w:bookmarkStart w:id="375" w:name="_Ref188081953"/>
      <w:bookmarkStart w:id="376" w:name="_Ref188081954"/>
      <w:bookmarkStart w:id="377" w:name="_Ref188081959"/>
      <w:bookmarkStart w:id="378" w:name="_Ref188081963"/>
      <w:bookmarkStart w:id="379" w:name="_Toc188817221"/>
      <w:moveToRangeEnd w:id="367"/>
      <w:r w:rsidRPr="001F3F1D">
        <w:rPr>
          <w:lang w:val="en-US"/>
        </w:rPr>
        <w:lastRenderedPageBreak/>
        <w:t>Daten und Methoden</w:t>
      </w:r>
      <w:bookmarkEnd w:id="375"/>
      <w:bookmarkEnd w:id="376"/>
      <w:bookmarkEnd w:id="377"/>
      <w:bookmarkEnd w:id="378"/>
      <w:bookmarkEnd w:id="379"/>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4DE579AB" w14:textId="1F45F5D7" w:rsidR="003D07F3" w:rsidRPr="003D07F3" w:rsidRDefault="003D07F3" w:rsidP="000B6E62">
      <w:pPr>
        <w:autoSpaceDE w:val="0"/>
        <w:autoSpaceDN w:val="0"/>
        <w:adjustRightInd w:val="0"/>
        <w:spacing w:after="0" w:line="240" w:lineRule="auto"/>
        <w:rPr>
          <w:lang w:val="en-US"/>
        </w:rPr>
      </w:pPr>
      <w:r w:rsidRPr="003D07F3">
        <w:rPr>
          <w:highlight w:val="cyan"/>
          <w:lang w:val="en-US"/>
        </w:rPr>
        <w:t>Kapitelbeschreibung</w:t>
      </w:r>
    </w:p>
    <w:p w14:paraId="77F73523" w14:textId="0910AF3E" w:rsidR="000E19D8" w:rsidRPr="00292A16" w:rsidRDefault="00292A16" w:rsidP="00292A16">
      <w:pPr>
        <w:pStyle w:val="berschrift2"/>
        <w:rPr>
          <w:lang w:val="en-US"/>
        </w:rPr>
      </w:pPr>
      <w:bookmarkStart w:id="380" w:name="_Toc188817222"/>
      <w:r>
        <w:rPr>
          <w:lang w:val="en-US"/>
        </w:rPr>
        <w:t>Large Language Model</w:t>
      </w:r>
      <w:bookmarkEnd w:id="380"/>
    </w:p>
    <w:p w14:paraId="1A36EB43" w14:textId="132E9533" w:rsidR="003A108F" w:rsidRDefault="00FD2B28" w:rsidP="003A108F">
      <w:pPr>
        <w:jc w:val="both"/>
        <w:rPr>
          <w:b/>
        </w:rPr>
      </w:pPr>
      <w:r w:rsidRPr="00EE1751">
        <w:rPr>
          <w:highlight w:val="green"/>
        </w:rPr>
        <w:t xml:space="preserve">Es gibt mittlerweile eine </w:t>
      </w:r>
      <w:r w:rsidR="00EE7933" w:rsidRPr="00EE1751">
        <w:rPr>
          <w:highlight w:val="green"/>
        </w:rPr>
        <w:t>V</w:t>
      </w:r>
      <w:r w:rsidRPr="00EE1751">
        <w:rPr>
          <w:highlight w:val="green"/>
        </w:rPr>
        <w:t xml:space="preserve">ielzahl von LLMS. </w:t>
      </w:r>
      <w:r w:rsidR="002D5E78" w:rsidRPr="00EE1751">
        <w:rPr>
          <w:highlight w:val="green"/>
        </w:rPr>
        <w:t>Für die Untersuchung wird das Model GPT</w:t>
      </w:r>
      <w:r w:rsidR="006253F8" w:rsidRPr="00EE1751">
        <w:rPr>
          <w:highlight w:val="green"/>
        </w:rPr>
        <w:t>-</w:t>
      </w:r>
      <w:r w:rsidR="002D5E78" w:rsidRPr="00EE1751">
        <w:rPr>
          <w:highlight w:val="green"/>
        </w:rPr>
        <w:t>4o</w:t>
      </w:r>
      <w:r w:rsidR="006253F8" w:rsidRPr="00EE1751">
        <w:rPr>
          <w:highlight w:val="green"/>
        </w:rPr>
        <w:t xml:space="preserve"> </w:t>
      </w:r>
      <w:r w:rsidR="002D5E78" w:rsidRPr="00EE1751">
        <w:rPr>
          <w:highlight w:val="green"/>
        </w:rPr>
        <w:t xml:space="preserve">mini </w:t>
      </w:r>
      <w:r w:rsidR="00C30D13" w:rsidRPr="00EE1751">
        <w:rPr>
          <w:highlight w:val="green"/>
        </w:rPr>
        <w:t xml:space="preserve">von OpenAI </w:t>
      </w:r>
      <w:r w:rsidR="002D5E78" w:rsidRPr="00EE1751">
        <w:rPr>
          <w:highlight w:val="green"/>
        </w:rPr>
        <w:t xml:space="preserve">verwendet. </w:t>
      </w:r>
      <w:r w:rsidR="00436DBB" w:rsidRPr="00EE1751">
        <w:rPr>
          <w:highlight w:val="green"/>
        </w:rPr>
        <w:t>Dieses wird</w:t>
      </w:r>
      <w:r w:rsidR="002D5E78" w:rsidRPr="00EE1751">
        <w:rPr>
          <w:highlight w:val="green"/>
        </w:rPr>
        <w:t xml:space="preserve"> </w:t>
      </w:r>
      <w:r w:rsidR="00F60474" w:rsidRPr="00EE1751">
        <w:rPr>
          <w:highlight w:val="green"/>
        </w:rPr>
        <w:t>seitens</w:t>
      </w:r>
      <w:r w:rsidR="00F60474">
        <w:t xml:space="preserve">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rsidRPr="00EE1751">
        <w:rPr>
          <w:highlight w:val="green"/>
        </w:rPr>
        <w:t xml:space="preserve">als </w:t>
      </w:r>
      <w:r w:rsidR="00F60474" w:rsidRPr="00EE1751">
        <w:rPr>
          <w:highlight w:val="green"/>
        </w:rPr>
        <w:t xml:space="preserve">ihr kosteneffizientestes kleines </w:t>
      </w:r>
      <w:r w:rsidR="0088667E">
        <w:rPr>
          <w:highlight w:val="green"/>
        </w:rPr>
        <w:t>Mod</w:t>
      </w:r>
      <w:r w:rsidR="00F60474" w:rsidRPr="00EE1751">
        <w:rPr>
          <w:highlight w:val="green"/>
        </w:rPr>
        <w:t xml:space="preserve">ell </w:t>
      </w:r>
      <w:r w:rsidR="00676EFE" w:rsidRPr="00EE1751">
        <w:rPr>
          <w:highlight w:val="green"/>
        </w:rPr>
        <w:t>ausgewi</w:t>
      </w:r>
      <w:r w:rsidR="001A1E22" w:rsidRPr="00EE1751">
        <w:rPr>
          <w:highlight w:val="green"/>
        </w:rPr>
        <w:t>e</w:t>
      </w:r>
      <w:r w:rsidR="00676EFE" w:rsidRPr="00EE1751">
        <w:rPr>
          <w:highlight w:val="green"/>
        </w:rPr>
        <w:t>sen.</w:t>
      </w:r>
      <w:r w:rsidR="00436DBB" w:rsidRPr="00EE1751">
        <w:rPr>
          <w:highlight w:val="green"/>
        </w:rPr>
        <w:t xml:space="preserve"> </w:t>
      </w:r>
      <w:r w:rsidR="00AA5E24" w:rsidRPr="00EE1751">
        <w:rPr>
          <w:highlight w:val="green"/>
        </w:rPr>
        <w:t xml:space="preserve">Nach </w:t>
      </w:r>
      <w:r w:rsidR="00FC6FE4" w:rsidRPr="00EE1751">
        <w:rPr>
          <w:highlight w:val="green"/>
        </w:rPr>
        <w:t xml:space="preserve">den </w:t>
      </w:r>
      <w:r w:rsidR="00AA5E24" w:rsidRPr="00EE1751">
        <w:rPr>
          <w:highlight w:val="green"/>
        </w:rPr>
        <w:t>Angaben von</w:t>
      </w:r>
      <w:r w:rsidR="00AA5E24">
        <w:t xml:space="preserve">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rsidRPr="00A3121E">
        <w:rPr>
          <w:highlight w:val="green"/>
        </w:rPr>
        <w:t>über</w:t>
      </w:r>
      <w:r w:rsidR="00B916B2" w:rsidRPr="00A3121E">
        <w:rPr>
          <w:highlight w:val="green"/>
        </w:rPr>
        <w:t xml:space="preserve">trifft </w:t>
      </w:r>
      <w:r w:rsidR="00CB0103" w:rsidRPr="00A3121E">
        <w:rPr>
          <w:highlight w:val="green"/>
        </w:rPr>
        <w:t xml:space="preserve">es </w:t>
      </w:r>
      <w:r w:rsidR="00AA6396" w:rsidRPr="00A3121E">
        <w:rPr>
          <w:highlight w:val="green"/>
        </w:rPr>
        <w:t xml:space="preserve">in </w:t>
      </w:r>
      <w:r w:rsidR="007D0E36" w:rsidRPr="00A3121E">
        <w:rPr>
          <w:highlight w:val="green"/>
        </w:rPr>
        <w:t xml:space="preserve">akademischen </w:t>
      </w:r>
      <w:r w:rsidR="00AA6396" w:rsidRPr="00A3121E">
        <w:rPr>
          <w:highlight w:val="green"/>
        </w:rPr>
        <w:t xml:space="preserve">Benchmarks </w:t>
      </w:r>
      <w:r w:rsidR="00323B23" w:rsidRPr="00A3121E">
        <w:rPr>
          <w:highlight w:val="green"/>
        </w:rPr>
        <w:t>andere LLMs wie Gemini Flash, Claude Haiku und GPT-3.5 Turbo</w:t>
      </w:r>
      <w:r w:rsidR="004C2386" w:rsidRPr="00A3121E">
        <w:rPr>
          <w:highlight w:val="green"/>
        </w:rPr>
        <w:fldChar w:fldCharType="begin"/>
      </w:r>
      <w:r w:rsidR="00A64FAE" w:rsidRPr="00A3121E">
        <w:rPr>
          <w:highlight w:val="green"/>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A3121E">
        <w:rPr>
          <w:highlight w:val="green"/>
        </w:rPr>
        <w:fldChar w:fldCharType="separate"/>
      </w:r>
      <w:r w:rsidR="004C2386" w:rsidRPr="00A3121E">
        <w:rPr>
          <w:highlight w:val="green"/>
        </w:rPr>
        <w:fldChar w:fldCharType="end"/>
      </w:r>
      <w:r w:rsidR="00323B23" w:rsidRPr="00A3121E">
        <w:rPr>
          <w:highlight w:val="green"/>
        </w:rPr>
        <w:t>.</w:t>
      </w:r>
      <w:r w:rsidR="008B2E86" w:rsidRPr="00A3121E">
        <w:rPr>
          <w:highlight w:val="green"/>
        </w:rPr>
        <w:t xml:space="preserve"> </w:t>
      </w:r>
      <w:r w:rsidR="003711E6" w:rsidRPr="009F1231">
        <w:rPr>
          <w:highlight w:val="green"/>
        </w:rPr>
        <w:t>Eine ausführliche Dokumentation bekräftigt die Entscheidung</w:t>
      </w:r>
      <w:r w:rsidR="003711E6">
        <w:t xml:space="preserve">. </w:t>
      </w:r>
      <w:r w:rsidR="00CC7EB5" w:rsidRPr="00A3121E">
        <w:rPr>
          <w:highlight w:val="green"/>
        </w:rPr>
        <w:t>Das</w:t>
      </w:r>
      <w:r w:rsidR="00B1398E" w:rsidRPr="00A3121E">
        <w:rPr>
          <w:highlight w:val="green"/>
        </w:rPr>
        <w:t xml:space="preserve"> ebenfalls von OpenAI</w:t>
      </w:r>
      <w:r w:rsidR="00CC7EB5" w:rsidRPr="00A3121E">
        <w:rPr>
          <w:highlight w:val="green"/>
        </w:rPr>
        <w:t xml:space="preserve"> </w:t>
      </w:r>
      <w:r w:rsidR="008B2E86" w:rsidRPr="00A3121E">
        <w:rPr>
          <w:highlight w:val="green"/>
        </w:rPr>
        <w:t xml:space="preserve">in den </w:t>
      </w:r>
      <w:r w:rsidR="00323B23" w:rsidRPr="00A3121E">
        <w:rPr>
          <w:highlight w:val="green"/>
        </w:rPr>
        <w:t>gleichen Benchmarks besser</w:t>
      </w:r>
      <w:r w:rsidR="00DA0623" w:rsidRPr="00A3121E">
        <w:rPr>
          <w:highlight w:val="green"/>
        </w:rPr>
        <w:t xml:space="preserve"> abschneidende LLM GPT-4o</w:t>
      </w:r>
      <w:r w:rsidR="00E306EC" w:rsidRPr="00A3121E">
        <w:rPr>
          <w:highlight w:val="green"/>
        </w:rPr>
        <w:t xml:space="preserve"> wurde </w:t>
      </w:r>
      <w:r w:rsidR="008D1E47" w:rsidRPr="00A3121E">
        <w:rPr>
          <w:highlight w:val="green"/>
        </w:rPr>
        <w:t xml:space="preserve">aufgrund der höheren Kosten </w:t>
      </w:r>
      <w:r w:rsidR="007C69BA" w:rsidRPr="00A3121E">
        <w:rPr>
          <w:highlight w:val="green"/>
        </w:rPr>
        <w:t xml:space="preserve">und </w:t>
      </w:r>
      <w:r w:rsidR="005A4A64" w:rsidRPr="00A3121E">
        <w:rPr>
          <w:highlight w:val="green"/>
        </w:rPr>
        <w:t xml:space="preserve">geringeren </w:t>
      </w:r>
      <w:r w:rsidR="008B186B" w:rsidRPr="00A3121E">
        <w:rPr>
          <w:highlight w:val="green"/>
        </w:rPr>
        <w:t>Anfragebegrenzungen</w:t>
      </w:r>
      <w:r w:rsidR="0052749B" w:rsidRPr="00A3121E">
        <w:rPr>
          <w:highlight w:val="green"/>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w:t>
      </w:r>
      <w:r w:rsidR="0052749B" w:rsidRPr="009F1231">
        <w:rPr>
          <w:highlight w:val="green"/>
        </w:rPr>
        <w:t xml:space="preserve">im Hinblick auf den begrenzten Bearbeitungszeitraum und </w:t>
      </w:r>
      <w:r w:rsidR="008107DD" w:rsidRPr="009F1231">
        <w:rPr>
          <w:highlight w:val="green"/>
        </w:rPr>
        <w:t xml:space="preserve">das </w:t>
      </w:r>
      <w:r w:rsidR="007C69BA" w:rsidRPr="009F1231">
        <w:rPr>
          <w:highlight w:val="green"/>
        </w:rPr>
        <w:t xml:space="preserve">Budget </w:t>
      </w:r>
      <w:r w:rsidR="008D1E47" w:rsidRPr="009F1231">
        <w:rPr>
          <w:highlight w:val="green"/>
        </w:rPr>
        <w:t>nicht ausgewählt</w:t>
      </w:r>
      <w:r w:rsidR="003711E6">
        <w:rPr>
          <w:highlight w:val="green"/>
        </w:rPr>
        <w:t xml:space="preserve">. </w:t>
      </w:r>
      <w:r w:rsidR="008A6D0A" w:rsidRPr="000E228D">
        <w:rPr>
          <w:highlight w:val="green"/>
        </w:rPr>
        <w:t xml:space="preserve">Die Kosten von GPT-4o </w:t>
      </w:r>
      <w:r w:rsidR="00986A34" w:rsidRPr="000E228D">
        <w:rPr>
          <w:highlight w:val="green"/>
        </w:rPr>
        <w:t xml:space="preserve">mini </w:t>
      </w:r>
      <w:r w:rsidR="008A6D0A" w:rsidRPr="000E228D">
        <w:rPr>
          <w:highlight w:val="green"/>
        </w:rPr>
        <w:t>betragen zum derzeitigen Stand (01/2025)</w:t>
      </w:r>
      <w:r w:rsidR="00977A98" w:rsidRPr="000E228D">
        <w:rPr>
          <w:highlight w:val="green"/>
        </w:rPr>
        <w:t xml:space="preserve"> </w:t>
      </w:r>
      <w:r w:rsidR="002F4948" w:rsidRPr="000E228D">
        <w:rPr>
          <w:highlight w:val="green"/>
        </w:rPr>
        <w:t>0</w:t>
      </w:r>
      <w:r w:rsidR="00977A98" w:rsidRPr="000E228D">
        <w:rPr>
          <w:highlight w:val="green"/>
        </w:rPr>
        <w:t>,</w:t>
      </w:r>
      <w:r w:rsidR="002F4948" w:rsidRPr="000E228D">
        <w:rPr>
          <w:highlight w:val="green"/>
        </w:rPr>
        <w:t>1</w:t>
      </w:r>
      <w:r w:rsidR="00977A98" w:rsidRPr="000E228D">
        <w:rPr>
          <w:highlight w:val="green"/>
        </w:rPr>
        <w:t xml:space="preserve">5 USD pro einer Million </w:t>
      </w:r>
      <w:r w:rsidR="00D74946" w:rsidRPr="000E228D">
        <w:rPr>
          <w:highlight w:val="green"/>
        </w:rPr>
        <w:t>Input-</w:t>
      </w:r>
      <w:r w:rsidR="00977A98" w:rsidRPr="000E228D">
        <w:rPr>
          <w:highlight w:val="green"/>
        </w:rPr>
        <w:t>Tokens</w:t>
      </w:r>
      <w:r w:rsidR="00CB70FA" w:rsidRPr="000E228D">
        <w:rPr>
          <w:highlight w:val="green"/>
        </w:rPr>
        <w:t xml:space="preserve">, wohingegen die </w:t>
      </w:r>
      <w:r w:rsidR="002D3E0A" w:rsidRPr="000E228D">
        <w:rPr>
          <w:highlight w:val="green"/>
        </w:rPr>
        <w:t xml:space="preserve">Kosten für GPT-4o bei </w:t>
      </w:r>
      <w:r w:rsidR="00986A34" w:rsidRPr="000E228D">
        <w:rPr>
          <w:highlight w:val="green"/>
        </w:rPr>
        <w:t>2</w:t>
      </w:r>
      <w:r w:rsidR="002D3E0A" w:rsidRPr="000E228D">
        <w:rPr>
          <w:highlight w:val="green"/>
        </w:rPr>
        <w:t>,</w:t>
      </w:r>
      <w:r w:rsidR="00986A34" w:rsidRPr="000E228D">
        <w:rPr>
          <w:highlight w:val="green"/>
        </w:rPr>
        <w:t>5</w:t>
      </w:r>
      <w:r w:rsidR="002D3E0A" w:rsidRPr="000E228D">
        <w:rPr>
          <w:highlight w:val="green"/>
        </w:rPr>
        <w:t xml:space="preserve"> USD pro einer Million Tokens lieg</w:t>
      </w:r>
      <w:r w:rsidR="00986A34" w:rsidRPr="000E228D">
        <w:rPr>
          <w:highlight w:val="green"/>
        </w:rPr>
        <w:t>en</w:t>
      </w:r>
      <w:r w:rsidR="00986A34" w:rsidRPr="000E228D">
        <w:rPr>
          <w:highlight w:val="magenta"/>
        </w:rPr>
        <w:t xml:space="preserve"> </w:t>
      </w:r>
      <w:r w:rsidR="006E32F9" w:rsidRPr="000E228D">
        <w:rPr>
          <w:highlight w:val="magenta"/>
        </w:rPr>
        <w:fldChar w:fldCharType="begin"/>
      </w:r>
      <w:r w:rsidR="006E32F9" w:rsidRPr="000E228D">
        <w:rPr>
          <w:highlight w:val="magenta"/>
        </w:rPr>
        <w:instrText xml:space="preserve"> ADDIN ZOTERO_ITEM CSL_CITATION {"citationID":"SjMjsrok","properties":{"formattedCitation":"(OpenAI, 2025c)","plainCitation":"(OpenAI, 2025c)","noteIndex":0},"citationItems":[{"id":2211,"uris":["http://zotero.org/users/14644665/items/WR8XUV49"],"itemData":{"id":2211,"type":"webpage","abstract":"Simple and flexible. Only pay for what you use.","language":"en-US","title":"Pricing","URL":"https://openai.com/api/pricing/","author":[{"family":"OpenAI","given":""}],"accessed":{"date-parts":[["2025",1,17]]},"issued":{"date-parts":[["2025"]]}}}],"schema":"https://github.com/citation-style-language/schema/raw/master/csl-citation.json"} </w:instrText>
      </w:r>
      <w:r w:rsidR="006E32F9" w:rsidRPr="000E228D">
        <w:rPr>
          <w:highlight w:val="magenta"/>
        </w:rPr>
        <w:fldChar w:fldCharType="separate"/>
      </w:r>
      <w:r w:rsidR="006E32F9" w:rsidRPr="000E228D">
        <w:rPr>
          <w:rFonts w:cs="Arial"/>
          <w:highlight w:val="magenta"/>
        </w:rPr>
        <w:t>(OpenAI, 2025c)</w:t>
      </w:r>
      <w:r w:rsidR="006E32F9" w:rsidRPr="000E228D">
        <w:rPr>
          <w:highlight w:val="magenta"/>
        </w:rPr>
        <w:fldChar w:fldCharType="end"/>
      </w:r>
      <w:r w:rsidR="00AC07E3" w:rsidRPr="000E228D">
        <w:rPr>
          <w:highlight w:val="green"/>
        </w:rPr>
        <w:t xml:space="preserve"> und somit </w:t>
      </w:r>
      <w:r w:rsidR="003A108F" w:rsidRPr="000E228D">
        <w:rPr>
          <w:highlight w:val="green"/>
        </w:rPr>
        <w:t>etwa das 16,7-Fache höher sind.</w:t>
      </w:r>
      <w:r w:rsidR="003A108F" w:rsidRPr="003A108F">
        <w:rPr>
          <w:b/>
        </w:rPr>
        <w:t xml:space="preserve"> </w:t>
      </w:r>
    </w:p>
    <w:p w14:paraId="5452A401" w14:textId="2CA6E89F" w:rsidR="00676481" w:rsidRPr="00B333A1" w:rsidRDefault="00676481" w:rsidP="003A108F">
      <w:pPr>
        <w:jc w:val="both"/>
        <w:rPr>
          <w:b/>
        </w:rPr>
      </w:pPr>
      <w:r w:rsidRPr="00B333A1">
        <w:rPr>
          <w:b/>
        </w:rPr>
        <w:t>Tokens</w:t>
      </w:r>
      <w:r w:rsidR="00C17180">
        <w:rPr>
          <w:b/>
        </w:rPr>
        <w:t xml:space="preserve">, </w:t>
      </w:r>
      <w:r w:rsidR="00C17180" w:rsidRPr="000133A9">
        <w:rPr>
          <w:b/>
        </w:rPr>
        <w:t>Kontextfenster</w:t>
      </w:r>
    </w:p>
    <w:p w14:paraId="102160C0" w14:textId="2C2E528D"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beschreibt, dass GPT-Modelle Texte in Form von Tokens verwenden. Demnach entspricht im Englischen ein Token in der Regel einer Länge von 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w:t>
      </w:r>
      <w:r w:rsidR="00130020">
        <w:rPr>
          <w:highlight w:val="green"/>
        </w:rPr>
        <w:t>s</w:t>
      </w:r>
      <w:r w:rsidRPr="000814D3">
        <w:rPr>
          <w:highlight w:val="green"/>
        </w:rPr>
        <w:t xml:space="preserve"> auf einmal verarbeiten können und sich andererseits die Kosten zur Verwendung des Modells </w:t>
      </w:r>
      <w:r w:rsidR="00EE1744">
        <w:rPr>
          <w:highlight w:val="green"/>
        </w:rPr>
        <w:t xml:space="preserve">GPT-4o mini </w:t>
      </w:r>
      <w:r w:rsidRPr="000814D3">
        <w:rPr>
          <w:highlight w:val="green"/>
        </w:rPr>
        <w:t>nach der übergebenen Tokenanzahl richte</w:t>
      </w:r>
      <w:r w:rsidR="00FF55DE">
        <w:t>t</w:t>
      </w:r>
      <w:r>
        <w:t>.</w:t>
      </w:r>
      <w:r w:rsidR="00C17180">
        <w:t xml:space="preserve"> </w:t>
      </w:r>
      <w:r w:rsidR="00713506" w:rsidRPr="00210CF5">
        <w:rPr>
          <w:highlight w:val="green"/>
        </w:rPr>
        <w:t xml:space="preserve">Die Kosten </w:t>
      </w:r>
      <w:r w:rsidR="00057234" w:rsidRPr="00210CF5">
        <w:rPr>
          <w:highlight w:val="green"/>
        </w:rPr>
        <w:t xml:space="preserve">pro Token sind </w:t>
      </w:r>
      <w:r w:rsidR="002A7EE2" w:rsidRPr="00210CF5">
        <w:rPr>
          <w:highlight w:val="green"/>
        </w:rPr>
        <w:t>für jedes Modell individuell</w:t>
      </w:r>
      <w:r w:rsidR="00FF55DE" w:rsidRPr="00210CF5">
        <w:rPr>
          <w:highlight w:val="green"/>
        </w:rPr>
        <w:t xml:space="preserve">. Darüber hinaus </w:t>
      </w:r>
      <w:r w:rsidR="000133A9" w:rsidRPr="00210CF5">
        <w:rPr>
          <w:highlight w:val="green"/>
        </w:rPr>
        <w:t xml:space="preserve">ist das Kontextfenster des jeweiligen </w:t>
      </w:r>
      <w:r w:rsidR="000133A9" w:rsidRPr="0076553A">
        <w:rPr>
          <w:highlight w:val="green"/>
        </w:rPr>
        <w:t>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 xml:space="preserve">Eingabe des </w:t>
      </w:r>
      <w:r w:rsidR="007D3DF8" w:rsidRPr="001649A3">
        <w:rPr>
          <w:highlight w:val="green"/>
        </w:rPr>
        <w:lastRenderedPageBreak/>
        <w:t>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381"/>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381"/>
      <w:r w:rsidR="00B63A6E" w:rsidRPr="00B63A6E">
        <w:rPr>
          <w:rStyle w:val="Kommentarzeichen"/>
          <w:highlight w:val="magenta"/>
        </w:rPr>
        <w:commentReference w:id="381"/>
      </w:r>
      <w:r w:rsidR="009563E0" w:rsidRPr="00B63A6E">
        <w:rPr>
          <w:highlight w:val="magenta"/>
        </w:rPr>
        <w:t>.</w:t>
      </w:r>
      <w:r w:rsidR="009563E0">
        <w:t xml:space="preserve"> </w:t>
      </w:r>
      <w:ins w:id="382" w:author="Ben Fels" w:date="2024-12-21T09:18:00Z" w16du:dateUtc="2024-12-21T08:18:00Z">
        <w:r w:rsidR="00131A69" w:rsidRPr="00FB1A1A">
          <w:rPr>
            <w:highlight w:val="green"/>
          </w:rPr>
          <w:t xml:space="preserve">Um die </w:t>
        </w:r>
      </w:ins>
      <w:ins w:id="383" w:author="Ben Fels" w:date="2024-12-21T09:19:00Z" w16du:dateUtc="2024-12-21T08:19:00Z">
        <w:r w:rsidR="007317C2" w:rsidRPr="00FB1A1A">
          <w:rPr>
            <w:highlight w:val="green"/>
          </w:rPr>
          <w:t xml:space="preserve">Ausgaben des LLMs </w:t>
        </w:r>
      </w:ins>
      <w:ins w:id="384" w:author="Ben Fels" w:date="2024-12-21T09:18:00Z" w16du:dateUtc="2024-12-21T08:18:00Z">
        <w:r w:rsidR="00B365FE" w:rsidRPr="00FB1A1A">
          <w:rPr>
            <w:highlight w:val="green"/>
          </w:rPr>
          <w:t xml:space="preserve">möglichst </w:t>
        </w:r>
      </w:ins>
      <w:ins w:id="385"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386"/>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386"/>
      <w:r w:rsidR="004E6251">
        <w:rPr>
          <w:rStyle w:val="Kommentarzeichen"/>
        </w:rPr>
        <w:commentReference w:id="386"/>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387" w:author="Ben Fels" w:date="2024-12-21T09:19:00Z" w16du:dateUtc="2024-12-21T08:19:00Z">
        <w:r w:rsidR="006B1593" w:rsidRPr="002E38EC">
          <w:rPr>
            <w:i/>
            <w:rPrChange w:id="388" w:author="Ben Fels" w:date="2024-12-21T09:19:00Z" w16du:dateUtc="2024-12-21T08:19:00Z">
              <w:rPr>
                <w:lang w:val="en-US"/>
              </w:rPr>
            </w:rPrChange>
          </w:rPr>
          <w:t>emp</w:t>
        </w:r>
        <w:r w:rsidR="006B1593" w:rsidRPr="002E38EC">
          <w:rPr>
            <w:i/>
          </w:rPr>
          <w:t>eratur</w:t>
        </w:r>
      </w:ins>
      <w:r w:rsidR="006B1593" w:rsidRPr="002E38EC">
        <w:rPr>
          <w:i/>
        </w:rPr>
        <w:t>e</w:t>
      </w:r>
      <w:ins w:id="389"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390"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391"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392" w:author="Ben Fels" w:date="2024-12-20T16:54:00Z" w16du:dateUtc="2024-12-20T15:54:00Z">
            <w:rPr>
              <w:lang w:val="en-US"/>
            </w:rPr>
          </w:rPrChange>
        </w:rPr>
        <w:fldChar w:fldCharType="end"/>
      </w:r>
      <w:r w:rsidR="006B1593">
        <w:t xml:space="preserve">. Er wurde für weniger zufällige Ausgaben folglich auf </w:t>
      </w:r>
      <w:ins w:id="393" w:author="Ben Fels" w:date="2024-12-21T09:20:00Z" w16du:dateUtc="2024-12-21T08:20:00Z">
        <w:r w:rsidR="006B1593">
          <w:t>Null festgelegt</w:t>
        </w:r>
        <w:r w:rsidR="006B1593" w:rsidRPr="00E022D3">
          <w:rPr>
            <w:rPrChange w:id="394"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system_fingerprint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rsidRPr="000621C9">
        <w:rPr>
          <w:highlight w:val="green"/>
        </w:rPr>
        <w:t>Trotz dieser Möglichkeiten</w:t>
      </w:r>
      <w:r w:rsidR="001C083F" w:rsidRPr="000621C9">
        <w:rPr>
          <w:highlight w:val="green"/>
        </w:rPr>
        <w:t xml:space="preserve"> wird seitens OpenAI darauf hingewiesen, dass die </w:t>
      </w:r>
      <w:r w:rsidR="00B86AEF" w:rsidRPr="000621C9">
        <w:rPr>
          <w:highlight w:val="green"/>
        </w:rPr>
        <w:t>Konsistenz</w:t>
      </w:r>
      <w:r w:rsidR="00357A5C" w:rsidRPr="000621C9">
        <w:rPr>
          <w:highlight w:val="green"/>
        </w:rPr>
        <w:t xml:space="preserve"> der Ausgaben</w:t>
      </w:r>
      <w:r w:rsidR="00143F2E" w:rsidRPr="000621C9">
        <w:rPr>
          <w:highlight w:val="green"/>
        </w:rPr>
        <w:t xml:space="preserve"> </w:t>
      </w:r>
      <w:r w:rsidR="00F14C09" w:rsidRPr="000621C9">
        <w:rPr>
          <w:highlight w:val="green"/>
        </w:rPr>
        <w:t xml:space="preserve">verbessert, jedoch </w:t>
      </w:r>
      <w:r w:rsidR="00143F2E" w:rsidRPr="000621C9">
        <w:rPr>
          <w:highlight w:val="green"/>
        </w:rPr>
        <w:t>nicht garantiert werden kann</w:t>
      </w:r>
      <w:r w:rsidR="00143F2E">
        <w:t>.</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395"/>
      <w:r w:rsidR="00CF49FF" w:rsidRPr="007F13B6">
        <w:rPr>
          <w:highlight w:val="green"/>
        </w:rPr>
        <w:t>JSON-Schema</w:t>
      </w:r>
      <w:r w:rsidR="002C0744" w:rsidRPr="007F13B6">
        <w:rPr>
          <w:highlight w:val="green"/>
        </w:rPr>
        <w:t xml:space="preserve"> </w:t>
      </w:r>
      <w:commentRangeEnd w:id="395"/>
      <w:r w:rsidR="00422FB9" w:rsidRPr="007F13B6">
        <w:rPr>
          <w:rStyle w:val="Kommentarzeichen"/>
          <w:highlight w:val="green"/>
        </w:rPr>
        <w:commentReference w:id="395"/>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lastRenderedPageBreak/>
        <w:t>Batch API</w:t>
      </w:r>
    </w:p>
    <w:p w14:paraId="1A7A010A" w14:textId="42F74F23" w:rsidR="00537D17" w:rsidRDefault="002E6767" w:rsidP="00DB2053">
      <w:pPr>
        <w:autoSpaceDE w:val="0"/>
        <w:autoSpaceDN w:val="0"/>
        <w:adjustRightInd w:val="0"/>
        <w:spacing w:after="0"/>
        <w:jc w:val="both"/>
      </w:pPr>
      <w:ins w:id="396" w:author="Ben Fels" w:date="2024-12-22T12:34:00Z" w16du:dateUtc="2024-12-22T11:34:00Z">
        <w:r>
          <w:t xml:space="preserve">Das Modell </w:t>
        </w:r>
        <w:r w:rsidRPr="00D2216F">
          <w:rPr>
            <w:highlight w:val="green"/>
          </w:rPr>
          <w:t xml:space="preserve">wird über die OpenAI </w:t>
        </w:r>
      </w:ins>
      <w:r w:rsidRPr="00D2216F">
        <w:rPr>
          <w:highlight w:val="green"/>
        </w:rPr>
        <w:t xml:space="preserve">Batch </w:t>
      </w:r>
      <w:ins w:id="397" w:author="Ben Fels" w:date="2024-12-22T12:34:00Z" w16du:dateUtc="2024-12-22T11:34:00Z">
        <w:r w:rsidRPr="00D2216F">
          <w:rPr>
            <w:highlight w:val="green"/>
          </w:rPr>
          <w:t>API verwendet.</w:t>
        </w:r>
      </w:ins>
      <w:r w:rsidRPr="00D2216F">
        <w:rPr>
          <w:highlight w:val="green"/>
        </w:rPr>
        <w:t xml:space="preserve"> Dabei werden die Anfragen gesammelt übergeben und von OpenAI innerhalb von 24 Stunden bearbeitet</w:t>
      </w:r>
      <w:r>
        <w:t xml:space="preserve">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7D342C80" w14:textId="77777777" w:rsidR="00063B35" w:rsidRPr="00BB2D45" w:rsidRDefault="00063B35" w:rsidP="00DB2053">
      <w:pPr>
        <w:autoSpaceDE w:val="0"/>
        <w:autoSpaceDN w:val="0"/>
        <w:adjustRightInd w:val="0"/>
        <w:spacing w:after="0"/>
        <w:jc w:val="both"/>
        <w:rPr>
          <w:ins w:id="398" w:author="Ben Fels" w:date="2024-12-16T22:07:00Z" w16du:dateUtc="2024-12-16T21:07:00Z"/>
        </w:rPr>
      </w:pPr>
    </w:p>
    <w:p w14:paraId="189BB60C" w14:textId="642ACB01" w:rsidR="007A763E" w:rsidRPr="002A664A" w:rsidRDefault="007A763E">
      <w:pPr>
        <w:pStyle w:val="berschrift2"/>
        <w:rPr>
          <w:ins w:id="399" w:author="Ben Fels" w:date="2024-12-16T22:07:00Z" w16du:dateUtc="2024-12-16T21:07:00Z"/>
        </w:rPr>
        <w:pPrChange w:id="400" w:author="Ben Fels" w:date="2024-12-21T09:25:00Z" w16du:dateUtc="2024-12-21T08:25:00Z">
          <w:pPr>
            <w:autoSpaceDE w:val="0"/>
            <w:autoSpaceDN w:val="0"/>
            <w:adjustRightInd w:val="0"/>
            <w:spacing w:after="0"/>
            <w:jc w:val="both"/>
          </w:pPr>
        </w:pPrChange>
      </w:pPr>
      <w:bookmarkStart w:id="401" w:name="_Toc188817223"/>
      <w:ins w:id="402" w:author="Ben Fels" w:date="2024-12-16T22:07:00Z" w16du:dateUtc="2024-12-16T21:07:00Z">
        <w:r w:rsidRPr="002A664A">
          <w:t>Datensatz</w:t>
        </w:r>
        <w:bookmarkEnd w:id="401"/>
      </w:ins>
    </w:p>
    <w:p w14:paraId="71295ACF" w14:textId="3E206201" w:rsidR="009B6306" w:rsidRDefault="00EC08AC">
      <w:pPr>
        <w:jc w:val="both"/>
      </w:pPr>
      <w:r>
        <w:rPr>
          <w:rFonts w:cs="Arial"/>
        </w:rPr>
        <w:t xml:space="preserve">Um dem </w:t>
      </w:r>
      <w:r w:rsidR="009B6306">
        <w:rPr>
          <w:rFonts w:cs="Arial"/>
        </w:rPr>
        <w:t>oben beschriebenen Mangel</w:t>
      </w:r>
      <w:r>
        <w:rPr>
          <w:rFonts w:cs="Arial"/>
        </w:rPr>
        <w:t xml:space="preserve"> an annotierten Daten</w:t>
      </w:r>
      <w:r w:rsidR="00B02481">
        <w:rPr>
          <w:rFonts w:cs="Arial"/>
        </w:rPr>
        <w:t xml:space="preserve"> für das Argument Mining </w:t>
      </w:r>
      <w:ins w:id="403" w:author="Ben Fels" w:date="2024-12-21T09:23:00Z" w16du:dateUtc="2024-12-21T08:23:00Z">
        <w:r w:rsidR="009B6306" w:rsidRPr="009D7922">
          <w:t xml:space="preserve">entgegenzuwirken, </w:t>
        </w:r>
      </w:ins>
      <w:r w:rsidR="00B02481" w:rsidRPr="009D7922">
        <w:t xml:space="preserve">führen </w:t>
      </w:r>
      <w:r w:rsidR="00B02481" w:rsidRPr="00F15BE5">
        <w:rPr>
          <w:rFonts w:cs="Arial"/>
          <w:highlight w:val="magenta"/>
        </w:rPr>
        <w:t>Lawrence &amp; Reed</w:t>
      </w:r>
      <w:r w:rsidR="00B02481" w:rsidRPr="007377F7">
        <w:rPr>
          <w:highlight w:val="magenta"/>
        </w:rPr>
        <w:t xml:space="preserve"> </w:t>
      </w:r>
      <w:r w:rsidR="00B02481" w:rsidRPr="009D7922">
        <w:rPr>
          <w:highlight w:val="magenta"/>
        </w:rPr>
        <w:fldChar w:fldCharType="begin"/>
      </w:r>
      <w:r w:rsidR="00F925DF">
        <w:rPr>
          <w:highlight w:val="magenta"/>
        </w:rPr>
        <w:instrText xml:space="preserve"> ADDIN ZOTERO_ITEM CSL_CITATION {"citationID":"hXoN0p8Y","properties":{"formattedCitation":"(2020, S. 780, 798)","plainCitation":"(2020, S. 780,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 798","label":"page","suppress-author":true}],"schema":"https://github.com/citation-style-language/schema/raw/master/csl-citation.json"} </w:instrText>
      </w:r>
      <w:r w:rsidR="00B02481" w:rsidRPr="009D7922">
        <w:rPr>
          <w:highlight w:val="magenta"/>
        </w:rPr>
        <w:fldChar w:fldCharType="separate"/>
      </w:r>
      <w:r w:rsidR="00B02481" w:rsidRPr="009D7922">
        <w:rPr>
          <w:rFonts w:cs="Arial"/>
          <w:highlight w:val="magenta"/>
        </w:rPr>
        <w:t>(2020, S. 780, 798)</w:t>
      </w:r>
      <w:r w:rsidR="00B02481" w:rsidRPr="009D7922">
        <w:rPr>
          <w:highlight w:val="magenta"/>
        </w:rPr>
        <w:fldChar w:fldCharType="end"/>
      </w:r>
      <w:r w:rsidR="009D7922" w:rsidRPr="009D7922">
        <w:t xml:space="preserve"> an, </w:t>
      </w:r>
      <w:r w:rsidR="009D7922" w:rsidRPr="005C0A10">
        <w:rPr>
          <w:highlight w:val="green"/>
        </w:rPr>
        <w:t>dass</w:t>
      </w:r>
      <w:r w:rsidR="00B02481" w:rsidRPr="005C0A10">
        <w:rPr>
          <w:highlight w:val="green"/>
        </w:rPr>
        <w:t xml:space="preserve"> </w:t>
      </w:r>
      <w:r w:rsidR="009B6306" w:rsidRPr="005C0A10">
        <w:rPr>
          <w:highlight w:val="green"/>
        </w:rPr>
        <w:t xml:space="preserve">sich einige Untersuchungen </w:t>
      </w:r>
      <w:ins w:id="404" w:author="Ben Fels" w:date="2024-12-21T09:23:00Z" w16du:dateUtc="2024-12-21T08:23:00Z">
        <w:r w:rsidR="009B6306" w:rsidRPr="005C0A10">
          <w:rPr>
            <w:highlight w:val="green"/>
          </w:rPr>
          <w:t>mit der Erstellung von Annotations-Richtlinien beschäftigen</w:t>
        </w:r>
      </w:ins>
      <w:r w:rsidR="003A4340" w:rsidRPr="003F3406">
        <w:rPr>
          <w:highlight w:val="cyan"/>
        </w:rPr>
        <w:t xml:space="preserve">. </w:t>
      </w:r>
      <w:r w:rsidR="003A4340" w:rsidRPr="002B1026">
        <w:rPr>
          <w:highlight w:val="green"/>
        </w:rPr>
        <w:t xml:space="preserve">Sie weisen jedoch </w:t>
      </w:r>
      <w:r w:rsidR="00BD13BB" w:rsidRPr="002B1026">
        <w:rPr>
          <w:highlight w:val="green"/>
        </w:rPr>
        <w:t xml:space="preserve">auf den Nachteil </w:t>
      </w:r>
      <w:r w:rsidR="003A4340" w:rsidRPr="002B1026">
        <w:rPr>
          <w:highlight w:val="green"/>
        </w:rPr>
        <w:t xml:space="preserve">hin, </w:t>
      </w:r>
      <w:r w:rsidR="003164D1" w:rsidRPr="002B1026">
        <w:rPr>
          <w:highlight w:val="green"/>
        </w:rPr>
        <w:t xml:space="preserve">dass sich die </w:t>
      </w:r>
      <w:ins w:id="405" w:author="Ben Fels" w:date="2024-12-21T09:23:00Z" w16du:dateUtc="2024-12-21T08:23:00Z">
        <w:r w:rsidR="009B6306" w:rsidRPr="002B1026">
          <w:rPr>
            <w:highlight w:val="green"/>
          </w:rPr>
          <w:t xml:space="preserve">spezifischen Annotations-Richtlinien </w:t>
        </w:r>
      </w:ins>
      <w:r w:rsidR="00751833" w:rsidRPr="002B1026">
        <w:rPr>
          <w:highlight w:val="green"/>
        </w:rPr>
        <w:t xml:space="preserve">auf die Besonderheiten des </w:t>
      </w:r>
      <w:ins w:id="406" w:author="Ben Fels" w:date="2024-12-21T09:23:00Z" w16du:dateUtc="2024-12-21T08:23:00Z">
        <w:r w:rsidR="009B6306" w:rsidRPr="002B1026">
          <w:rPr>
            <w:highlight w:val="green"/>
          </w:rPr>
          <w:t>jeweiligen Bereich</w:t>
        </w:r>
      </w:ins>
      <w:r w:rsidR="00751833" w:rsidRPr="002B1026">
        <w:rPr>
          <w:highlight w:val="green"/>
        </w:rPr>
        <w:t>s</w:t>
      </w:r>
      <w:ins w:id="407" w:author="Ben Fels" w:date="2024-12-21T09:23:00Z" w16du:dateUtc="2024-12-21T08:23:00Z">
        <w:r w:rsidR="009B6306" w:rsidRPr="002B1026">
          <w:rPr>
            <w:highlight w:val="green"/>
          </w:rPr>
          <w:t xml:space="preserve"> </w:t>
        </w:r>
      </w:ins>
      <w:r w:rsidR="009B6306" w:rsidRPr="002B1026">
        <w:rPr>
          <w:highlight w:val="green"/>
        </w:rPr>
        <w:t xml:space="preserve">beschränken, </w:t>
      </w:r>
      <w:ins w:id="408" w:author="Ben Fels" w:date="2024-12-21T09:23:00Z" w16du:dateUtc="2024-12-21T08:23:00Z">
        <w:r w:rsidR="009B6306" w:rsidRPr="002B1026">
          <w:rPr>
            <w:highlight w:val="green"/>
          </w:rPr>
          <w:t>i</w:t>
        </w:r>
      </w:ins>
      <w:r w:rsidR="009B6306" w:rsidRPr="002B1026">
        <w:rPr>
          <w:highlight w:val="green"/>
        </w:rPr>
        <w:t>n d</w:t>
      </w:r>
      <w:ins w:id="409" w:author="Ben Fels" w:date="2024-12-21T09:23:00Z" w16du:dateUtc="2024-12-21T08:23:00Z">
        <w:r w:rsidR="009B6306" w:rsidRPr="002B1026">
          <w:rPr>
            <w:highlight w:val="green"/>
          </w:rPr>
          <w:t>em sie entwickelt wurden</w:t>
        </w:r>
      </w:ins>
      <w:r w:rsidR="003164D1" w:rsidRPr="002B1026">
        <w:rPr>
          <w:highlight w:val="green"/>
        </w:rPr>
        <w:t xml:space="preserve"> und </w:t>
      </w:r>
      <w:r w:rsidR="00C2588B" w:rsidRPr="002B1026">
        <w:rPr>
          <w:highlight w:val="green"/>
        </w:rPr>
        <w:t xml:space="preserve">sich </w:t>
      </w:r>
      <w:r w:rsidR="003164D1" w:rsidRPr="002B1026">
        <w:rPr>
          <w:highlight w:val="green"/>
        </w:rPr>
        <w:t xml:space="preserve">somit </w:t>
      </w:r>
      <w:r w:rsidR="0005088C" w:rsidRPr="002B1026">
        <w:rPr>
          <w:highlight w:val="green"/>
        </w:rPr>
        <w:t xml:space="preserve">darauf aufbauende </w:t>
      </w:r>
      <w:r w:rsidR="005C0A10" w:rsidRPr="002B1026">
        <w:rPr>
          <w:highlight w:val="green"/>
        </w:rPr>
        <w:t xml:space="preserve">Methoden </w:t>
      </w:r>
      <w:r w:rsidR="00677C92" w:rsidRPr="002B1026">
        <w:rPr>
          <w:highlight w:val="green"/>
        </w:rPr>
        <w:t>auch nur für diesen Bereich</w:t>
      </w:r>
      <w:r w:rsidR="005C0A10" w:rsidRPr="002B1026">
        <w:rPr>
          <w:highlight w:val="green"/>
        </w:rPr>
        <w:t xml:space="preserve"> eignen</w:t>
      </w:r>
      <w:ins w:id="410" w:author="Ben Fels" w:date="2024-12-21T09:23:00Z" w16du:dateUtc="2024-12-21T08:23:00Z">
        <w:r w:rsidR="009B6306">
          <w:t xml:space="preserve"> </w:t>
        </w:r>
        <w:r w:rsidR="009B6306" w:rsidRPr="00474C2C">
          <w:rPr>
            <w:highlight w:val="magenta"/>
          </w:rPr>
          <w:fldChar w:fldCharType="begin"/>
        </w:r>
        <w:r w:rsidR="009B6306">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9B6306" w:rsidRPr="00474C2C">
          <w:rPr>
            <w:highlight w:val="magenta"/>
          </w:rPr>
          <w:fldChar w:fldCharType="separate"/>
        </w:r>
        <w:r w:rsidR="009B6306" w:rsidRPr="00474C2C">
          <w:rPr>
            <w:rFonts w:cs="Arial"/>
            <w:highlight w:val="magenta"/>
          </w:rPr>
          <w:t>(Lawrence &amp; Reed, 2020, S. 806)</w:t>
        </w:r>
        <w:r w:rsidR="009B6306" w:rsidRPr="00474C2C">
          <w:rPr>
            <w:highlight w:val="magenta"/>
          </w:rPr>
          <w:fldChar w:fldCharType="end"/>
        </w:r>
        <w:r w:rsidR="009B6306">
          <w:t xml:space="preserve">. </w:t>
        </w:r>
      </w:ins>
      <w:r w:rsidR="009B6306" w:rsidRPr="00505C3F">
        <w:rPr>
          <w:highlight w:val="green"/>
        </w:rPr>
        <w:t>Zudem kann es t</w:t>
      </w:r>
      <w:ins w:id="411" w:author="Ben Fels" w:date="2024-12-21T12:56:00Z" w16du:dateUtc="2024-12-21T11:56:00Z">
        <w:r w:rsidR="009B6306" w:rsidRPr="00505C3F">
          <w:rPr>
            <w:highlight w:val="green"/>
          </w:rPr>
          <w:t xml:space="preserve">rotz dieser Richtlinien zu Abweichungen aufgrund </w:t>
        </w:r>
      </w:ins>
      <w:r w:rsidR="009B6306" w:rsidRPr="00505C3F">
        <w:rPr>
          <w:highlight w:val="green"/>
        </w:rPr>
        <w:t>subjektiver Einschätzungen</w:t>
      </w:r>
      <w:ins w:id="412" w:author="Ben Fels" w:date="2024-12-21T12:56:00Z" w16du:dateUtc="2024-12-21T11:56:00Z">
        <w:r w:rsidR="009B6306" w:rsidRPr="00505C3F">
          <w:rPr>
            <w:highlight w:val="green"/>
          </w:rPr>
          <w:t xml:space="preserve"> kommen</w:t>
        </w:r>
      </w:ins>
      <w:r w:rsidR="009B6306">
        <w:t xml:space="preserve"> </w:t>
      </w:r>
      <w:ins w:id="413" w:author="Ben Fels" w:date="2024-12-21T12:01:00Z" w16du:dateUtc="2024-12-21T11:01:00Z">
        <w:r w:rsidR="009B6306" w:rsidRPr="00EB396C">
          <w:rPr>
            <w:highlight w:val="magenta"/>
          </w:rPr>
          <w:fldChar w:fldCharType="begin"/>
        </w:r>
        <w:r w:rsidR="009B6306">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9B6306" w:rsidRPr="00EB396C">
          <w:rPr>
            <w:highlight w:val="magenta"/>
          </w:rPr>
          <w:fldChar w:fldCharType="separate"/>
        </w:r>
        <w:r w:rsidR="009B6306" w:rsidRPr="00EB396C">
          <w:rPr>
            <w:rFonts w:cs="Arial"/>
            <w:highlight w:val="magenta"/>
          </w:rPr>
          <w:t>(Peldszus &amp; Stede, 2013, S. 27)</w:t>
        </w:r>
        <w:r w:rsidR="009B6306" w:rsidRPr="00EB396C">
          <w:rPr>
            <w:highlight w:val="magenta"/>
          </w:rPr>
          <w:fldChar w:fldCharType="end"/>
        </w:r>
      </w:ins>
      <w:r w:rsidR="009B6306">
        <w:t xml:space="preserve">. </w:t>
      </w:r>
      <w:r w:rsidR="009B6306" w:rsidRPr="006B1315">
        <w:rPr>
          <w:highlight w:val="green"/>
        </w:rPr>
        <w:t xml:space="preserve">Die </w:t>
      </w:r>
      <w:commentRangeStart w:id="414"/>
      <w:r w:rsidR="009B6306" w:rsidRPr="006B1315">
        <w:rPr>
          <w:highlight w:val="green"/>
        </w:rPr>
        <w:t>Übereinstimmung zwischen den Annotatoren kann als Gütemaß für die Zuverlässi</w:t>
      </w:r>
      <w:commentRangeEnd w:id="414"/>
      <w:r w:rsidR="009B6306" w:rsidRPr="006B1315">
        <w:rPr>
          <w:rStyle w:val="Kommentarzeichen"/>
          <w:highlight w:val="green"/>
        </w:rPr>
        <w:commentReference w:id="414"/>
      </w:r>
      <w:r w:rsidR="009B6306" w:rsidRPr="006B1315">
        <w:rPr>
          <w:highlight w:val="green"/>
        </w:rPr>
        <w:t>gkeit der Annotation herangezogen werden</w:t>
      </w:r>
      <w:r w:rsidR="009B6306">
        <w:t xml:space="preserve"> </w:t>
      </w:r>
      <w:ins w:id="415" w:author="Ben Fels" w:date="2024-12-21T09:11:00Z" w16du:dateUtc="2024-12-21T08:11:00Z">
        <w:r w:rsidR="009B6306" w:rsidRPr="00104FE4">
          <w:rPr>
            <w:i/>
            <w:highlight w:val="magenta"/>
          </w:rPr>
          <w:fldChar w:fldCharType="begin"/>
        </w:r>
        <w:r w:rsidR="009B6306">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9B6306" w:rsidRPr="003D07F3">
          <w:rPr>
            <w:i/>
            <w:highlight w:val="magenta"/>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9B6306" w:rsidRPr="00C04C84">
          <w:rPr>
            <w:i/>
            <w:highlight w:val="magenta"/>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9B6306" w:rsidRPr="00104FE4">
          <w:rPr>
            <w:i/>
            <w:highlight w:val="magenta"/>
          </w:rPr>
          <w:fldChar w:fldCharType="separate"/>
        </w:r>
        <w:r w:rsidR="009B6306" w:rsidRPr="00C04C84">
          <w:rPr>
            <w:rFonts w:cs="Arial"/>
            <w:highlight w:val="magenta"/>
          </w:rPr>
          <w:t>(Cabrio &amp; Villata, 2018, S. 5428)</w:t>
        </w:r>
        <w:r w:rsidR="009B6306" w:rsidRPr="00104FE4">
          <w:rPr>
            <w:i/>
            <w:highlight w:val="magenta"/>
          </w:rPr>
          <w:fldChar w:fldCharType="end"/>
        </w:r>
      </w:ins>
      <w:r w:rsidR="009B6306" w:rsidRPr="00C04C84">
        <w:rPr>
          <w:i/>
        </w:rPr>
        <w:t xml:space="preserve">. </w:t>
      </w:r>
      <w:ins w:id="416" w:author="Ben Fels" w:date="2024-12-21T09:21:00Z" w16du:dateUtc="2024-12-21T08:21:00Z">
        <w:r w:rsidR="00FD51CA" w:rsidRPr="00A64F40">
          <w:t>Es gibt verschi</w:t>
        </w:r>
        <w:r w:rsidR="00FD51CA">
          <w:t>e</w:t>
        </w:r>
        <w:r w:rsidR="00FD51CA" w:rsidRPr="00A64F40">
          <w:t xml:space="preserve">dene Datensätze, welche sich in ihrem Schwerpunkt und den </w:t>
        </w:r>
        <w:r w:rsidR="00FD51CA">
          <w:t xml:space="preserve">Annotationen unterscheiden </w:t>
        </w:r>
        <w:r w:rsidR="00FD51CA" w:rsidRPr="00473CBA">
          <w:rPr>
            <w:highlight w:val="magenta"/>
          </w:rPr>
          <w:fldChar w:fldCharType="begin"/>
        </w:r>
        <w:r w:rsidR="00FD51CA">
          <w:rPr>
            <w:highlight w:val="magenta"/>
          </w:rPr>
          <w:instrText xml:space="preserve"> ADDIN ZOTERO_ITEM CSL_CITATION {"citationID":"PU8n9Slm","properties":{"formattedCitation":"(Lawrence &amp; Reed, 2020, S. 780\\uc0\\u8211{}786)","</w:instrText>
        </w:r>
        <w:r w:rsidR="00FD51CA" w:rsidRPr="004B0C7D">
          <w:rPr>
            <w:highlight w:val="magenta"/>
            <w:lang w:val="en-US"/>
          </w:rPr>
          <w:instrText>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w:instrText>
        </w:r>
        <w:r w:rsidR="00FD51CA" w:rsidRPr="00FD51CA">
          <w:rPr>
            <w:highlight w:val="magenta"/>
            <w:lang w:val="en-US"/>
          </w:rPr>
          <w:instrText xml:space="preserve">hor":[{"family":"Lawrence","given":"John"},{"family":"Reed","given":"Chris"}],"issued":{"date-parts":[["2020",1]]}},"locator":"780-786","label":"page"}],"schema":"https://github.com/citation-style-language/schema/raw/master/csl-citation.json"} </w:instrText>
        </w:r>
        <w:r w:rsidR="00FD51CA" w:rsidRPr="00473CBA">
          <w:rPr>
            <w:highlight w:val="magenta"/>
          </w:rPr>
          <w:fldChar w:fldCharType="separate"/>
        </w:r>
        <w:r w:rsidR="00FD51CA" w:rsidRPr="00FD51CA">
          <w:rPr>
            <w:rFonts w:cs="Arial"/>
            <w:highlight w:val="magenta"/>
            <w:lang w:val="en-US"/>
          </w:rPr>
          <w:t>(Lawrence &amp; Reed, 2020, S. 780–786)</w:t>
        </w:r>
        <w:r w:rsidR="00FD51CA" w:rsidRPr="00473CBA">
          <w:rPr>
            <w:highlight w:val="magenta"/>
          </w:rPr>
          <w:fldChar w:fldCharType="end"/>
        </w:r>
        <w:r w:rsidR="00FD51CA" w:rsidRPr="00FD51CA">
          <w:rPr>
            <w:highlight w:val="magenta"/>
            <w:lang w:val="en-US"/>
          </w:rPr>
          <w:t>.</w:t>
        </w:r>
      </w:ins>
      <w:r w:rsidR="00FD51CA" w:rsidRPr="00FD51CA">
        <w:rPr>
          <w:highlight w:val="magenta"/>
          <w:lang w:val="en-US"/>
        </w:rPr>
        <w:t xml:space="preserve"> </w:t>
      </w:r>
      <w:ins w:id="417" w:author="Ben Fels" w:date="2024-12-21T09:11:00Z" w16du:dateUtc="2024-12-21T08:11:00Z">
        <w:r w:rsidR="009B6306" w:rsidRPr="00FD51CA">
          <w:rPr>
            <w:rFonts w:cs="Arial"/>
            <w:highlight w:val="magenta"/>
            <w:lang w:val="en-US"/>
          </w:rPr>
          <w:t>Cabrio &amp; Villata</w:t>
        </w:r>
      </w:ins>
      <w:r w:rsidR="009B6306" w:rsidRPr="00FD51CA">
        <w:rPr>
          <w:highlight w:val="magenta"/>
          <w:lang w:val="en-US"/>
        </w:rPr>
        <w:t xml:space="preserve"> </w:t>
      </w:r>
      <w:ins w:id="418" w:author="Ben Fels" w:date="2024-12-21T09:11:00Z" w16du:dateUtc="2024-12-21T08:11:00Z">
        <w:r w:rsidR="009B6306" w:rsidRPr="00BF1970">
          <w:rPr>
            <w:highlight w:val="magenta"/>
          </w:rPr>
          <w:fldChar w:fldCharType="begin"/>
        </w:r>
      </w:ins>
      <w:r w:rsidR="009B6306" w:rsidRPr="00FD51CA">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419" w:author="Ben Fels" w:date="2024-12-21T09:11:00Z" w16du:dateUtc="2024-12-21T08:11:00Z">
        <w:r w:rsidR="009B6306" w:rsidRPr="00BF1970">
          <w:rPr>
            <w:highlight w:val="magenta"/>
          </w:rPr>
          <w:fldChar w:fldCharType="separate"/>
        </w:r>
      </w:ins>
      <w:r w:rsidR="009B6306" w:rsidRPr="00FD51CA">
        <w:rPr>
          <w:rFonts w:cs="Arial"/>
          <w:highlight w:val="magenta"/>
          <w:lang w:val="en-US"/>
        </w:rPr>
        <w:t>(2018, S. 5432)</w:t>
      </w:r>
      <w:ins w:id="420" w:author="Ben Fels" w:date="2024-12-21T09:11:00Z" w16du:dateUtc="2024-12-21T08:11:00Z">
        <w:r w:rsidR="009B6306" w:rsidRPr="00BF1970">
          <w:rPr>
            <w:highlight w:val="magenta"/>
          </w:rPr>
          <w:fldChar w:fldCharType="end"/>
        </w:r>
      </w:ins>
      <w:r w:rsidR="009B6306" w:rsidRPr="00FD51CA">
        <w:rPr>
          <w:lang w:val="en-US"/>
        </w:rPr>
        <w:t xml:space="preserve"> bieten in ihrer Arbeit einen </w:t>
      </w:r>
      <w:ins w:id="421" w:author="Ben Fels" w:date="2024-12-21T09:11:00Z" w16du:dateUtc="2024-12-21T08:11:00Z">
        <w:r w:rsidR="009B6306" w:rsidRPr="00FD51CA">
          <w:rPr>
            <w:lang w:val="en-US"/>
          </w:rPr>
          <w:t xml:space="preserve">Vergleich </w:t>
        </w:r>
      </w:ins>
      <w:r w:rsidR="009B6306" w:rsidRPr="00FD51CA">
        <w:rPr>
          <w:lang w:val="en-US"/>
        </w:rPr>
        <w:t xml:space="preserve">von </w:t>
      </w:r>
      <w:ins w:id="422" w:author="Ben Fels" w:date="2024-12-21T09:11:00Z" w16du:dateUtc="2024-12-21T08:11:00Z">
        <w:r w:rsidR="009B6306" w:rsidRPr="00FD51CA">
          <w:rPr>
            <w:lang w:val="en-US"/>
          </w:rPr>
          <w:t>verfügbare</w:t>
        </w:r>
      </w:ins>
      <w:r w:rsidR="009B6306" w:rsidRPr="00FD51CA">
        <w:rPr>
          <w:lang w:val="en-US"/>
        </w:rPr>
        <w:t>n</w:t>
      </w:r>
      <w:ins w:id="423" w:author="Ben Fels" w:date="2024-12-21T09:11:00Z" w16du:dateUtc="2024-12-21T08:11:00Z">
        <w:r w:rsidR="009B6306" w:rsidRPr="00FD51CA">
          <w:rPr>
            <w:lang w:val="en-US"/>
          </w:rPr>
          <w:t xml:space="preserve"> Datensätze</w:t>
        </w:r>
      </w:ins>
      <w:r w:rsidR="009B6306" w:rsidRPr="00FD51CA">
        <w:rPr>
          <w:lang w:val="en-US"/>
        </w:rPr>
        <w:t xml:space="preserve">n für das Argument Mining. </w:t>
      </w:r>
      <w:r w:rsidR="009B6306" w:rsidRPr="00E25FC2">
        <w:t xml:space="preserve">Sie weisen in diesem Zusammenhang darauf hin, dass aufgrund </w:t>
      </w:r>
      <w:r w:rsidR="00074F59">
        <w:t xml:space="preserve">fehlender </w:t>
      </w:r>
      <w:r w:rsidR="009B6306" w:rsidRPr="00E25FC2">
        <w:t>eindeutige</w:t>
      </w:r>
      <w:r w:rsidR="00074F59">
        <w:t>r</w:t>
      </w:r>
      <w:r w:rsidR="009B6306" w:rsidRPr="00E25FC2">
        <w:t xml:space="preserve"> Definition</w:t>
      </w:r>
      <w:r w:rsidR="00074F59">
        <w:t>en</w:t>
      </w:r>
      <w:r w:rsidR="009B6306" w:rsidRPr="00E25FC2">
        <w:t xml:space="preserve"> die Argumente in den Datensätze unterschiedlich annotiert werden und sich somit auch nicht für</w:t>
      </w:r>
      <w:commentRangeStart w:id="424"/>
      <w:r w:rsidR="009B6306" w:rsidRPr="00E25FC2">
        <w:t xml:space="preserve"> jede Teilaufgabe</w:t>
      </w:r>
      <w:r w:rsidR="009B6306">
        <w:t xml:space="preserve"> des Argument Minings</w:t>
      </w:r>
      <w:r w:rsidR="009B6306" w:rsidRPr="00E25FC2">
        <w:t xml:space="preserve"> </w:t>
      </w:r>
      <w:commentRangeEnd w:id="424"/>
      <w:r w:rsidR="009B6306">
        <w:rPr>
          <w:rStyle w:val="Kommentarzeichen"/>
        </w:rPr>
        <w:commentReference w:id="424"/>
      </w:r>
      <w:r w:rsidR="009B6306" w:rsidRPr="00E25FC2">
        <w:t xml:space="preserve">eignen. </w:t>
      </w:r>
      <w:r w:rsidR="005C1138">
        <w:t>Domänenunabhängige Rahmenbedingungen gibt es folglich nicht.</w:t>
      </w:r>
    </w:p>
    <w:p w14:paraId="7E64F350" w14:textId="762BAF1B" w:rsidR="00E965FE" w:rsidDel="004732D9" w:rsidRDefault="00356AB6" w:rsidP="004732D9">
      <w:pPr>
        <w:jc w:val="both"/>
        <w:rPr>
          <w:del w:id="425" w:author="Ben Fels" w:date="2024-12-21T09:29:00Z" w16du:dateUtc="2024-12-21T08:29:00Z"/>
          <w:rFonts w:cs="Arial"/>
        </w:rPr>
      </w:pPr>
      <w:ins w:id="426" w:author="Ben Fels" w:date="2024-12-21T11:21:00Z" w16du:dateUtc="2024-12-21T10:21:00Z">
        <w:r w:rsidRPr="00E421BB">
          <w:rPr>
            <w:highlight w:val="green"/>
          </w:rPr>
          <w:t>Für die Auswahl eines geeigneten Datensatzes wurden diverse Kriterien heran</w:t>
        </w:r>
      </w:ins>
      <w:ins w:id="427" w:author="Ben Fels" w:date="2024-12-21T11:22:00Z" w16du:dateUtc="2024-12-21T10:22:00Z">
        <w:r w:rsidRPr="00E421BB">
          <w:rPr>
            <w:highlight w:val="green"/>
          </w:rPr>
          <w:t xml:space="preserve">gezogen. Zunächst sollte der </w:t>
        </w:r>
      </w:ins>
      <w:ins w:id="428" w:author="Ben Fels" w:date="2024-12-21T09:24:00Z" w16du:dateUtc="2024-12-21T08:24:00Z">
        <w:r w:rsidR="003E3441" w:rsidRPr="00E421BB">
          <w:rPr>
            <w:highlight w:val="green"/>
          </w:rPr>
          <w:t>Datensatz vorab nicht bereits von dem nicht-argumentativen Text befreit worden sein</w:t>
        </w:r>
      </w:ins>
      <w:ins w:id="429" w:author="Ben Fels" w:date="2024-12-21T11:22:00Z" w16du:dateUtc="2024-12-21T10:22:00Z">
        <w:r w:rsidR="00852873" w:rsidRPr="00E421BB">
          <w:rPr>
            <w:highlight w:val="green"/>
          </w:rPr>
          <w:t>, um die Realität bestmöglich abzubilden</w:t>
        </w:r>
        <w:r w:rsidR="00852873">
          <w:t xml:space="preserve"> </w:t>
        </w:r>
      </w:ins>
      <w:ins w:id="430"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431" w:author="Ben Fels" w:date="2024-12-21T11:22:00Z" w16du:dateUtc="2024-12-21T10:22:00Z">
        <w:r w:rsidR="00A76B67" w:rsidRPr="00507DF9">
          <w:rPr>
            <w:highlight w:val="green"/>
          </w:rPr>
          <w:t xml:space="preserve">Desweiten wird der Ansatz verfolgt, nicht </w:t>
        </w:r>
      </w:ins>
      <w:ins w:id="432" w:author="Ben Fels" w:date="2024-12-16T22:07:00Z" w16du:dateUtc="2024-12-16T21:07:00Z">
        <w:r w:rsidR="00887B44" w:rsidRPr="00507DF9">
          <w:rPr>
            <w:highlight w:val="green"/>
          </w:rPr>
          <w:t xml:space="preserve">für jede Teilaufgabe </w:t>
        </w:r>
      </w:ins>
      <w:ins w:id="433" w:author="Ben Fels" w:date="2024-12-21T11:23:00Z" w16du:dateUtc="2024-12-21T10:23:00Z">
        <w:r w:rsidR="00A76B67" w:rsidRPr="00507DF9">
          <w:rPr>
            <w:highlight w:val="green"/>
          </w:rPr>
          <w:t xml:space="preserve">des </w:t>
        </w:r>
      </w:ins>
      <w:r w:rsidR="00674340" w:rsidRPr="00507DF9">
        <w:rPr>
          <w:highlight w:val="green"/>
        </w:rPr>
        <w:t>Argument</w:t>
      </w:r>
      <w:ins w:id="434" w:author="Ben Fels" w:date="2024-12-21T11:23:00Z" w16du:dateUtc="2024-12-21T10:23:00Z">
        <w:r w:rsidR="00A76B67" w:rsidRPr="00507DF9">
          <w:rPr>
            <w:highlight w:val="green"/>
          </w:rPr>
          <w:t xml:space="preserve"> Minings </w:t>
        </w:r>
      </w:ins>
      <w:ins w:id="435" w:author="Ben Fels" w:date="2024-12-16T22:07:00Z" w16du:dateUtc="2024-12-16T21:07:00Z">
        <w:r w:rsidR="00887B44" w:rsidRPr="00507DF9">
          <w:rPr>
            <w:highlight w:val="green"/>
          </w:rPr>
          <w:t xml:space="preserve">einen eigenen Datensatz </w:t>
        </w:r>
      </w:ins>
      <w:ins w:id="436" w:author="Ben Fels" w:date="2024-12-21T11:23:00Z" w16du:dateUtc="2024-12-21T10:23:00Z">
        <w:r w:rsidR="00A76B67" w:rsidRPr="00507DF9">
          <w:rPr>
            <w:highlight w:val="green"/>
          </w:rPr>
          <w:t xml:space="preserve">zu </w:t>
        </w:r>
      </w:ins>
      <w:ins w:id="437" w:author="Ben Fels" w:date="2024-12-16T22:07:00Z" w16du:dateUtc="2024-12-16T21:07:00Z">
        <w:r w:rsidR="00887B44" w:rsidRPr="00507DF9">
          <w:rPr>
            <w:highlight w:val="green"/>
          </w:rPr>
          <w:t xml:space="preserve">verwenden. </w:t>
        </w:r>
      </w:ins>
      <w:ins w:id="438" w:author="Ben Fels" w:date="2024-12-21T11:23:00Z" w16du:dateUtc="2024-12-21T10:23:00Z">
        <w:r w:rsidR="00E56322" w:rsidRPr="00507DF9">
          <w:rPr>
            <w:highlight w:val="green"/>
          </w:rPr>
          <w:lastRenderedPageBreak/>
          <w:t xml:space="preserve">Stattdessen soll sich der Datensatz über </w:t>
        </w:r>
        <w:r w:rsidR="00DF7A0F" w:rsidRPr="00507DF9">
          <w:rPr>
            <w:highlight w:val="green"/>
          </w:rPr>
          <w:t xml:space="preserve">die </w:t>
        </w:r>
      </w:ins>
      <w:ins w:id="439" w:author="Ben Fels" w:date="2024-12-16T22:07:00Z" w16du:dateUtc="2024-12-16T21:07:00Z">
        <w:r w:rsidR="00887B44" w:rsidRPr="00507DF9">
          <w:rPr>
            <w:highlight w:val="green"/>
            <w:rPrChange w:id="440" w:author="Ben Fels" w:date="2024-12-21T09:28:00Z" w16du:dateUtc="2024-12-21T08:28:00Z">
              <w:rPr/>
            </w:rPrChange>
          </w:rPr>
          <w:t>drei</w:t>
        </w:r>
        <w:r w:rsidR="00887B44" w:rsidRPr="00507DF9">
          <w:rPr>
            <w:highlight w:val="green"/>
          </w:rPr>
          <w:t xml:space="preserve"> Teilaufgaben </w:t>
        </w:r>
      </w:ins>
      <w:ins w:id="441" w:author="Ben Fels" w:date="2024-12-21T11:24:00Z" w16du:dateUtc="2024-12-21T10:24:00Z">
        <w:r w:rsidR="00DF7A0F" w:rsidRPr="00507DF9">
          <w:rPr>
            <w:highlight w:val="green"/>
          </w:rPr>
          <w:t xml:space="preserve">hinweg </w:t>
        </w:r>
      </w:ins>
      <w:ins w:id="442" w:author="Ben Fels" w:date="2024-12-16T22:07:00Z" w16du:dateUtc="2024-12-16T21:07:00Z">
        <w:r w:rsidR="00887B44" w:rsidRPr="00507DF9">
          <w:rPr>
            <w:highlight w:val="green"/>
          </w:rPr>
          <w:t xml:space="preserve">verwenden </w:t>
        </w:r>
      </w:ins>
      <w:ins w:id="443" w:author="Ben Fels" w:date="2024-12-21T11:24:00Z" w16du:dateUtc="2024-12-21T10:24:00Z">
        <w:r w:rsidR="00DF7A0F" w:rsidRPr="00507DF9">
          <w:rPr>
            <w:highlight w:val="green"/>
          </w:rPr>
          <w:t>lassen</w:t>
        </w:r>
      </w:ins>
      <w:ins w:id="444" w:author="Ben Fels" w:date="2024-12-16T22:07:00Z" w16du:dateUtc="2024-12-16T21:07:00Z">
        <w:r w:rsidR="00887B44" w:rsidRPr="00507DF9">
          <w:rPr>
            <w:highlight w:val="green"/>
          </w:rPr>
          <w:t>.</w:t>
        </w:r>
      </w:ins>
      <w:ins w:id="445" w:author="Ben Fels" w:date="2024-12-21T11:24:00Z" w16du:dateUtc="2024-12-21T10:24:00Z">
        <w:r w:rsidR="00A42C0D">
          <w:t xml:space="preserve"> </w:t>
        </w:r>
        <w:r w:rsidR="00A42C0D" w:rsidRPr="00E421BB">
          <w:rPr>
            <w:highlight w:val="green"/>
          </w:rPr>
          <w:t xml:space="preserve">Es </w:t>
        </w:r>
      </w:ins>
      <w:ins w:id="446" w:author="Ben Fels" w:date="2024-12-16T22:07:00Z" w16du:dateUtc="2024-12-16T21:07:00Z">
        <w:r w:rsidR="00887B44" w:rsidRPr="00E421BB">
          <w:rPr>
            <w:highlight w:val="green"/>
          </w:rPr>
          <w:t xml:space="preserve">bedarf </w:t>
        </w:r>
      </w:ins>
      <w:ins w:id="447" w:author="Ben Fels" w:date="2024-12-21T11:24:00Z" w16du:dateUtc="2024-12-21T10:24:00Z">
        <w:r w:rsidR="00A42C0D" w:rsidRPr="00E421BB">
          <w:rPr>
            <w:highlight w:val="green"/>
          </w:rPr>
          <w:t xml:space="preserve">folglich </w:t>
        </w:r>
      </w:ins>
      <w:ins w:id="448" w:author="Ben Fels" w:date="2024-12-16T22:07:00Z" w16du:dateUtc="2024-12-16T21:07:00Z">
        <w:r w:rsidR="00887B44" w:rsidRPr="00E421BB">
          <w:rPr>
            <w:highlight w:val="green"/>
          </w:rPr>
          <w:t xml:space="preserve">eines annotierten Datensatzes, in dem </w:t>
        </w:r>
      </w:ins>
      <w:r w:rsidR="00507DF9" w:rsidRPr="00E421BB">
        <w:rPr>
          <w:highlight w:val="green"/>
        </w:rPr>
        <w:t xml:space="preserve">sowohl </w:t>
      </w:r>
      <w:ins w:id="449" w:author="Ben Fels" w:date="2024-12-16T22:07:00Z" w16du:dateUtc="2024-12-16T21:07:00Z">
        <w:r w:rsidR="00887B44" w:rsidRPr="00E421BB">
          <w:rPr>
            <w:highlight w:val="green"/>
          </w:rPr>
          <w:t xml:space="preserve">die </w:t>
        </w:r>
      </w:ins>
      <w:ins w:id="450" w:author="Ben Fels" w:date="2024-12-21T09:21:00Z" w16du:dateUtc="2024-12-21T08:21:00Z">
        <w:r w:rsidR="00E3790C" w:rsidRPr="00E421BB">
          <w:rPr>
            <w:highlight w:val="green"/>
          </w:rPr>
          <w:t>A</w:t>
        </w:r>
      </w:ins>
      <w:ins w:id="451" w:author="Ben Fels" w:date="2024-12-16T22:07:00Z" w16du:dateUtc="2024-12-16T21:07:00Z">
        <w:r w:rsidR="00887B44" w:rsidRPr="00E421BB">
          <w:rPr>
            <w:highlight w:val="green"/>
          </w:rPr>
          <w:t>rgument</w:t>
        </w:r>
      </w:ins>
      <w:ins w:id="452" w:author="Ben Fels" w:date="2024-12-21T09:08:00Z" w16du:dateUtc="2024-12-21T08:08:00Z">
        <w:r w:rsidR="00961A84" w:rsidRPr="00E421BB">
          <w:rPr>
            <w:highlight w:val="green"/>
          </w:rPr>
          <w:t>ationsk</w:t>
        </w:r>
      </w:ins>
      <w:ins w:id="453" w:author="Ben Fels" w:date="2024-12-16T22:07:00Z" w16du:dateUtc="2024-12-16T21:07:00Z">
        <w:r w:rsidR="00887B44" w:rsidRPr="00E421BB">
          <w:rPr>
            <w:highlight w:val="green"/>
          </w:rPr>
          <w:t xml:space="preserve">omponenten </w:t>
        </w:r>
      </w:ins>
      <w:r w:rsidR="00507DF9" w:rsidRPr="00E421BB">
        <w:rPr>
          <w:highlight w:val="green"/>
        </w:rPr>
        <w:t xml:space="preserve">als auch </w:t>
      </w:r>
      <w:ins w:id="454" w:author="Ben Fels" w:date="2024-12-16T22:07:00Z" w16du:dateUtc="2024-12-16T21:07:00Z">
        <w:r w:rsidR="00887B44" w:rsidRPr="00E421BB">
          <w:rPr>
            <w:highlight w:val="green"/>
          </w:rPr>
          <w:t>d</w:t>
        </w:r>
      </w:ins>
      <w:ins w:id="455" w:author="Ben Fels" w:date="2024-12-21T11:24:00Z" w16du:dateUtc="2024-12-21T10:24:00Z">
        <w:r w:rsidR="00A42C0D" w:rsidRPr="00E421BB">
          <w:rPr>
            <w:highlight w:val="green"/>
          </w:rPr>
          <w:t>ie</w:t>
        </w:r>
      </w:ins>
      <w:ins w:id="456" w:author="Ben Fels" w:date="2024-12-16T22:07:00Z" w16du:dateUtc="2024-12-16T21:07:00Z">
        <w:r w:rsidR="00887B44" w:rsidRPr="00E421BB">
          <w:rPr>
            <w:highlight w:val="green"/>
          </w:rPr>
          <w:t xml:space="preserve"> argumentativen Beziehungen ausgewiesen werden</w:t>
        </w:r>
        <w:r w:rsidR="00887B44">
          <w:t xml:space="preserve">. </w:t>
        </w:r>
      </w:ins>
      <w:r w:rsidR="00F06999" w:rsidRPr="00D20A3B">
        <w:rPr>
          <w:highlight w:val="green"/>
        </w:rPr>
        <w:t xml:space="preserve">Zudem soll der Datensatz </w:t>
      </w:r>
      <w:ins w:id="457" w:author="Ben Fels" w:date="2024-12-21T11:24:00Z" w16du:dateUtc="2024-12-21T10:24:00Z">
        <w:r w:rsidR="00563F3A" w:rsidRPr="00D20A3B">
          <w:rPr>
            <w:highlight w:val="green"/>
          </w:rPr>
          <w:t xml:space="preserve">annotierter </w:t>
        </w:r>
      </w:ins>
      <w:r w:rsidR="00F06999" w:rsidRPr="00D20A3B">
        <w:rPr>
          <w:highlight w:val="green"/>
        </w:rPr>
        <w:t xml:space="preserve">sein, damit </w:t>
      </w:r>
      <w:ins w:id="458" w:author="Ben Fels" w:date="2024-12-21T11:25:00Z" w16du:dateUtc="2024-12-21T10:25:00Z">
        <w:r w:rsidR="00563F3A" w:rsidRPr="00D20A3B">
          <w:rPr>
            <w:highlight w:val="green"/>
          </w:rPr>
          <w:t>a</w:t>
        </w:r>
      </w:ins>
      <w:ins w:id="459" w:author="Ben Fels" w:date="2024-12-16T22:07:00Z" w16du:dateUtc="2024-12-16T21:07:00Z">
        <w:r w:rsidR="00887B44" w:rsidRPr="00D20A3B">
          <w:rPr>
            <w:highlight w:val="green"/>
          </w:rPr>
          <w:t>nhand der Grundwahrheit die Ausgabe</w:t>
        </w:r>
      </w:ins>
      <w:ins w:id="460" w:author="Ben Fels" w:date="2024-12-21T11:25:00Z" w16du:dateUtc="2024-12-21T10:25:00Z">
        <w:r w:rsidR="00563F3A" w:rsidRPr="00D20A3B">
          <w:rPr>
            <w:highlight w:val="green"/>
          </w:rPr>
          <w:t>n</w:t>
        </w:r>
      </w:ins>
      <w:ins w:id="461" w:author="Ben Fels" w:date="2024-12-16T22:07:00Z" w16du:dateUtc="2024-12-16T21:07:00Z">
        <w:r w:rsidR="00887B44" w:rsidRPr="00D20A3B">
          <w:rPr>
            <w:highlight w:val="green"/>
          </w:rPr>
          <w:t xml:space="preserve"> des LLMs </w:t>
        </w:r>
      </w:ins>
      <w:ins w:id="462" w:author="Ben Fels" w:date="2024-12-21T11:25:00Z" w16du:dateUtc="2024-12-21T10:25:00Z">
        <w:r w:rsidR="00563F3A" w:rsidRPr="00D20A3B">
          <w:rPr>
            <w:highlight w:val="green"/>
          </w:rPr>
          <w:t>evaluier</w:t>
        </w:r>
      </w:ins>
      <w:r w:rsidR="00F06999" w:rsidRPr="00D20A3B">
        <w:rPr>
          <w:highlight w:val="green"/>
        </w:rPr>
        <w:t>t werden können</w:t>
      </w:r>
      <w:ins w:id="463" w:author="Ben Fels" w:date="2024-12-16T22:07:00Z" w16du:dateUtc="2024-12-16T21:07:00Z">
        <w:r w:rsidR="00887B44" w:rsidRPr="00D20A3B">
          <w:rPr>
            <w:highlight w:val="green"/>
          </w:rPr>
          <w:t>.</w:t>
        </w:r>
      </w:ins>
      <w:ins w:id="464" w:author="Ben Fels" w:date="2024-12-21T09:26:00Z" w16du:dateUtc="2024-12-21T08:26:00Z">
        <w:r w:rsidR="00B22711">
          <w:t xml:space="preserve"> </w:t>
        </w:r>
        <w:r w:rsidR="00B22711" w:rsidRPr="00DC7CF3">
          <w:rPr>
            <w:highlight w:val="green"/>
          </w:rPr>
          <w:t xml:space="preserve">Sofern kein passender Datensatz verfügbar ist, </w:t>
        </w:r>
        <w:r w:rsidR="0033434B" w:rsidRPr="00DC7CF3">
          <w:rPr>
            <w:highlight w:val="green"/>
          </w:rPr>
          <w:t>be</w:t>
        </w:r>
      </w:ins>
      <w:ins w:id="465" w:author="Ben Fels" w:date="2024-12-21T09:27:00Z" w16du:dateUtc="2024-12-21T08:27:00Z">
        <w:r w:rsidR="0033434B" w:rsidRPr="00DC7CF3">
          <w:rPr>
            <w:highlight w:val="green"/>
          </w:rPr>
          <w:t>stünde die Möglichkeit einen eigenen Datensatz zu erstellen.</w:t>
        </w:r>
      </w:ins>
      <w:del w:id="466" w:author="Ben Fels" w:date="2024-12-21T08:55:00Z" w16du:dateUtc="2024-12-21T07:55:00Z">
        <w:r w:rsidR="008B78C2" w:rsidRPr="00DC7CF3" w:rsidDel="004B0C84">
          <w:rPr>
            <w:highlight w:val="green"/>
            <w:rPrChange w:id="467" w:author="Ben Fels" w:date="2024-12-21T08:22:00Z" w16du:dateUtc="2024-12-21T07:22:00Z">
              <w:rPr/>
            </w:rPrChange>
          </w:rPr>
          <w:fldChar w:fldCharType="begin"/>
        </w:r>
        <w:r w:rsidR="00895A9C" w:rsidRPr="00DC7CF3" w:rsidDel="004B0C84">
          <w:rPr>
            <w:highlight w:val="green"/>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DC7CF3" w:rsidDel="004B0C84">
          <w:rPr>
            <w:highlight w:val="green"/>
            <w:rPrChange w:id="468" w:author="Ben Fels" w:date="2024-12-21T08:22:00Z" w16du:dateUtc="2024-12-21T07:22:00Z">
              <w:rPr/>
            </w:rPrChange>
          </w:rPr>
          <w:fldChar w:fldCharType="separate"/>
        </w:r>
        <w:r w:rsidR="00895A9C" w:rsidRPr="00DC7CF3" w:rsidDel="004B0C84">
          <w:rPr>
            <w:rFonts w:cs="Arial"/>
            <w:highlight w:val="green"/>
          </w:rPr>
          <w:delText>(Stab &amp; Gurevych, 2017b, S. 630)</w:delText>
        </w:r>
        <w:r w:rsidR="008B78C2" w:rsidRPr="00DC7CF3" w:rsidDel="004B0C84">
          <w:rPr>
            <w:highlight w:val="green"/>
            <w:rPrChange w:id="469" w:author="Ben Fels" w:date="2024-12-21T08:22:00Z" w16du:dateUtc="2024-12-21T07:22:00Z">
              <w:rPr/>
            </w:rPrChange>
          </w:rPr>
          <w:fldChar w:fldCharType="end"/>
        </w:r>
      </w:del>
      <w:ins w:id="470" w:author="Ben Fels" w:date="2024-12-21T09:27:00Z" w16du:dateUtc="2024-12-21T08:27:00Z">
        <w:r w:rsidR="0033434B" w:rsidRPr="00DC7CF3">
          <w:rPr>
            <w:highlight w:val="green"/>
          </w:rPr>
          <w:t xml:space="preserve"> </w:t>
        </w:r>
      </w:ins>
      <w:ins w:id="471" w:author="Ben Fels" w:date="2024-12-22T10:46:00Z" w16du:dateUtc="2024-12-22T09:46:00Z">
        <w:r w:rsidR="00E72D5D" w:rsidRPr="00DC7CF3">
          <w:rPr>
            <w:highlight w:val="green"/>
          </w:rPr>
          <w:t>Der Schwerpunkt der Un</w:t>
        </w:r>
      </w:ins>
      <w:ins w:id="472" w:author="Ben Fels" w:date="2024-12-22T10:47:00Z" w16du:dateUtc="2024-12-22T09:47:00Z">
        <w:r w:rsidR="00E72D5D" w:rsidRPr="00DC7CF3">
          <w:rPr>
            <w:highlight w:val="green"/>
          </w:rPr>
          <w:t xml:space="preserve">tersuchung liegt </w:t>
        </w:r>
      </w:ins>
      <w:r w:rsidR="00DC7CF3" w:rsidRPr="00DC7CF3">
        <w:rPr>
          <w:highlight w:val="green"/>
        </w:rPr>
        <w:t xml:space="preserve">jedoch </w:t>
      </w:r>
      <w:ins w:id="473" w:author="Ben Fels" w:date="2024-12-22T10:46:00Z" w16du:dateUtc="2024-12-22T09:46:00Z">
        <w:r w:rsidR="00E72D5D" w:rsidRPr="00DC7CF3">
          <w:rPr>
            <w:highlight w:val="green"/>
          </w:rPr>
          <w:t>auf der Anwendung von Eingabeaufforderungen in LLMs für Argument Mining und nicht auf der sprachwissenschaftlichen Theorie zu Argumenten</w:t>
        </w:r>
      </w:ins>
      <w:ins w:id="474" w:author="Ben Fels" w:date="2024-12-22T10:47:00Z" w16du:dateUtc="2024-12-22T09:47:00Z">
        <w:r w:rsidR="00E72D5D">
          <w:t xml:space="preserve">. </w:t>
        </w:r>
        <w:r w:rsidR="00E72D5D" w:rsidRPr="00E23ADE">
          <w:rPr>
            <w:highlight w:val="green"/>
          </w:rPr>
          <w:t>In Kombination</w:t>
        </w:r>
      </w:ins>
      <w:ins w:id="475" w:author="Ben Fels" w:date="2024-12-22T10:46:00Z" w16du:dateUtc="2024-12-22T09:46:00Z">
        <w:r w:rsidR="00E72D5D" w:rsidRPr="00E23ADE">
          <w:rPr>
            <w:highlight w:val="green"/>
          </w:rPr>
          <w:t xml:space="preserve"> </w:t>
        </w:r>
      </w:ins>
      <w:del w:id="476" w:author="Ben Fels" w:date="2024-12-22T10:47:00Z" w16du:dateUtc="2024-12-22T09:47:00Z">
        <w:r w:rsidR="00513527" w:rsidRPr="00E23ADE" w:rsidDel="00CB0D53">
          <w:rPr>
            <w:highlight w:val="green"/>
          </w:rPr>
          <w:delText xml:space="preserve">Aufgrund der </w:delText>
        </w:r>
      </w:del>
      <w:ins w:id="477" w:author="Ben Fels" w:date="2024-12-22T10:47:00Z" w16du:dateUtc="2024-12-22T09:47:00Z">
        <w:r w:rsidR="00CB0D53" w:rsidRPr="00E23ADE">
          <w:rPr>
            <w:highlight w:val="green"/>
          </w:rPr>
          <w:t xml:space="preserve">mit </w:t>
        </w:r>
      </w:ins>
      <w:r w:rsidR="00CE7594" w:rsidRPr="00E23ADE">
        <w:rPr>
          <w:highlight w:val="green"/>
        </w:rPr>
        <w:t xml:space="preserve">dem Aufwand </w:t>
      </w:r>
      <w:r w:rsidR="00E23ADE" w:rsidRPr="00E23ADE">
        <w:rPr>
          <w:highlight w:val="green"/>
        </w:rPr>
        <w:t xml:space="preserve">für die </w:t>
      </w:r>
      <w:del w:id="478" w:author="Ben Fels" w:date="2024-12-22T10:47:00Z" w16du:dateUtc="2024-12-22T09:47:00Z">
        <w:r w:rsidR="00966754" w:rsidRPr="00E23ADE" w:rsidDel="00CB0D53">
          <w:rPr>
            <w:highlight w:val="green"/>
          </w:rPr>
          <w:delText xml:space="preserve">bei </w:delText>
        </w:r>
      </w:del>
      <w:r w:rsidR="00966754" w:rsidRPr="00E23ADE">
        <w:rPr>
          <w:highlight w:val="green"/>
        </w:rPr>
        <w:t xml:space="preserve">Datenbeschriftung </w:t>
      </w:r>
      <w:del w:id="479" w:author="Ben Fels" w:date="2024-12-21T09:28:00Z" w16du:dateUtc="2024-12-21T08:28:00Z">
        <w:r w:rsidR="00966754" w:rsidRPr="00E23ADE" w:rsidDel="004732D9">
          <w:rPr>
            <w:highlight w:val="green"/>
          </w:rPr>
          <w:delText xml:space="preserve">wurde </w:delText>
        </w:r>
      </w:del>
      <w:ins w:id="480" w:author="Ben Fels" w:date="2024-12-21T09:28:00Z" w16du:dateUtc="2024-12-21T08:28:00Z">
        <w:r w:rsidR="004732D9" w:rsidRPr="00E23ADE">
          <w:rPr>
            <w:highlight w:val="green"/>
          </w:rPr>
          <w:t xml:space="preserve">wird </w:t>
        </w:r>
      </w:ins>
      <w:r w:rsidR="00966754" w:rsidRPr="00E23ADE">
        <w:rPr>
          <w:highlight w:val="green"/>
        </w:rPr>
        <w:t xml:space="preserve">sich </w:t>
      </w:r>
      <w:del w:id="481" w:author="Ben Fels" w:date="2024-12-21T09:27:00Z" w16du:dateUtc="2024-12-21T08:27:00Z">
        <w:r w:rsidR="00966754" w:rsidRPr="00E23ADE" w:rsidDel="0033434B">
          <w:rPr>
            <w:highlight w:val="green"/>
          </w:rPr>
          <w:delText xml:space="preserve">gegen die Erstellung eines eigenen Datensatzes </w:delText>
        </w:r>
      </w:del>
      <w:r w:rsidR="00DC7CF3" w:rsidRPr="00E23ADE">
        <w:rPr>
          <w:highlight w:val="green"/>
        </w:rPr>
        <w:t>gegen</w:t>
      </w:r>
      <w:ins w:id="482" w:author="Ben Fels" w:date="2024-12-21T09:27:00Z" w16du:dateUtc="2024-12-21T08:27:00Z">
        <w:r w:rsidR="0033434B" w:rsidRPr="00E23ADE">
          <w:rPr>
            <w:highlight w:val="green"/>
          </w:rPr>
          <w:t xml:space="preserve"> </w:t>
        </w:r>
      </w:ins>
      <w:ins w:id="483" w:author="Ben Fels" w:date="2024-12-22T10:47:00Z" w16du:dateUtc="2024-12-22T09:47:00Z">
        <w:r w:rsidR="00CB0D53" w:rsidRPr="00E23ADE">
          <w:rPr>
            <w:highlight w:val="green"/>
          </w:rPr>
          <w:t>die Erstellung e</w:t>
        </w:r>
      </w:ins>
      <w:ins w:id="484" w:author="Ben Fels" w:date="2024-12-22T10:48:00Z" w16du:dateUtc="2024-12-22T09:48:00Z">
        <w:r w:rsidR="00CB0D53" w:rsidRPr="00E23ADE">
          <w:rPr>
            <w:highlight w:val="green"/>
          </w:rPr>
          <w:t xml:space="preserve">ines eigenen Datensatzes </w:t>
        </w:r>
      </w:ins>
      <w:r w:rsidR="00966754" w:rsidRPr="00E23ADE">
        <w:rPr>
          <w:highlight w:val="green"/>
        </w:rPr>
        <w:t>entschieden</w:t>
      </w:r>
      <w:r w:rsidR="00966754">
        <w:t xml:space="preserve">. </w:t>
      </w:r>
      <w:ins w:id="485" w:author="Ben Fels" w:date="2024-12-21T08:42:00Z" w16du:dateUtc="2024-12-21T07:42:00Z">
        <w:r w:rsidR="00B72C1C" w:rsidRPr="00E23ADE">
          <w:rPr>
            <w:highlight w:val="green"/>
          </w:rPr>
          <w:t xml:space="preserve">Zur Orientierung: </w:t>
        </w:r>
      </w:ins>
      <w:ins w:id="486" w:author="Ben Fels" w:date="2024-12-21T08:43:00Z" w16du:dateUtc="2024-12-21T07:43:00Z">
        <w:r w:rsidR="00F32EC3" w:rsidRPr="00E23ADE">
          <w:rPr>
            <w:highlight w:val="green"/>
          </w:rPr>
          <w:t>Die Annotations-Richtlinien von</w:t>
        </w:r>
        <w:r w:rsidR="00F32EC3">
          <w:t xml:space="preserve"> </w:t>
        </w:r>
        <w:r w:rsidR="00F32EC3" w:rsidRPr="00463615">
          <w:rPr>
            <w:rFonts w:cs="Arial"/>
            <w:highlight w:val="magenta"/>
            <w:rPrChange w:id="487" w:author="Ben Fels" w:date="2024-12-21T08:43:00Z" w16du:dateUtc="2024-12-21T07:43:00Z">
              <w:rPr>
                <w:rFonts w:cs="Arial"/>
                <w:highlight w:val="magenta"/>
                <w:lang w:val="en-US"/>
              </w:rPr>
            </w:rPrChange>
          </w:rPr>
          <w:t>Stab &amp; Gurevych</w:t>
        </w:r>
        <w:r w:rsidR="00F32EC3" w:rsidRPr="00463615">
          <w:rPr>
            <w:rFonts w:cs="Arial"/>
            <w:rPrChange w:id="488" w:author="Ben Fels" w:date="2024-12-21T08:43:00Z" w16du:dateUtc="2024-12-21T07:43:00Z">
              <w:rPr>
                <w:rFonts w:cs="Arial"/>
                <w:lang w:val="en-US"/>
              </w:rPr>
            </w:rPrChange>
          </w:rPr>
          <w:t xml:space="preserve"> </w:t>
        </w:r>
      </w:ins>
      <w:r w:rsidR="00F32EC3" w:rsidRPr="00463615">
        <w:rPr>
          <w:rFonts w:cs="Arial"/>
          <w:highlight w:val="magenta"/>
          <w:lang w:val="en-US"/>
          <w:rPrChange w:id="489"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490"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491" w:author="Ben Fels" w:date="2024-12-21T08:43:00Z" w16du:dateUtc="2024-12-21T07:43:00Z">
            <w:rPr>
              <w:rFonts w:cs="Arial"/>
              <w:lang w:val="en-US"/>
            </w:rPr>
          </w:rPrChange>
        </w:rPr>
        <w:fldChar w:fldCharType="end"/>
      </w:r>
      <w:ins w:id="492" w:author="Ben Fels" w:date="2024-12-21T08:43:00Z" w16du:dateUtc="2024-12-21T07:43:00Z">
        <w:r w:rsidR="00463615" w:rsidRPr="00463615">
          <w:rPr>
            <w:rFonts w:cs="Arial"/>
            <w:rPrChange w:id="493" w:author="Ben Fels" w:date="2024-12-21T08:43:00Z" w16du:dateUtc="2024-12-21T07:43:00Z">
              <w:rPr>
                <w:rFonts w:cs="Arial"/>
                <w:lang w:val="en-US"/>
              </w:rPr>
            </w:rPrChange>
          </w:rPr>
          <w:t xml:space="preserve"> </w:t>
        </w:r>
        <w:r w:rsidR="00463615" w:rsidRPr="00E23ADE">
          <w:rPr>
            <w:rFonts w:cs="Arial"/>
            <w:highlight w:val="green"/>
            <w:rPrChange w:id="494" w:author="Ben Fels" w:date="2024-12-21T08:43:00Z" w16du:dateUtc="2024-12-21T07:43:00Z">
              <w:rPr>
                <w:rFonts w:cs="Arial"/>
                <w:lang w:val="en-US"/>
              </w:rPr>
            </w:rPrChange>
          </w:rPr>
          <w:t>um</w:t>
        </w:r>
        <w:r w:rsidR="00463615" w:rsidRPr="00E23ADE">
          <w:rPr>
            <w:rFonts w:cs="Arial"/>
            <w:highlight w:val="green"/>
          </w:rPr>
          <w:t>fassen 31 Seiten</w:t>
        </w:r>
        <w:r w:rsidR="00463615">
          <w:rPr>
            <w:rFonts w:cs="Arial"/>
          </w:rPr>
          <w:t>.</w:t>
        </w:r>
      </w:ins>
      <w:ins w:id="495" w:author="Ben Fels" w:date="2024-12-21T11:35:00Z" w16du:dateUtc="2024-12-21T10:35:00Z">
        <w:r w:rsidR="00537411">
          <w:rPr>
            <w:rFonts w:cs="Arial"/>
          </w:rPr>
          <w:t xml:space="preserve"> </w:t>
        </w:r>
      </w:ins>
      <w:ins w:id="496" w:author="Ben Fels" w:date="2024-12-21T09:29:00Z" w16du:dateUtc="2024-12-21T08:29:00Z">
        <w:r w:rsidR="00AC475E">
          <w:rPr>
            <w:rFonts w:cs="Arial"/>
          </w:rPr>
          <w:t>E</w:t>
        </w:r>
      </w:ins>
      <w:ins w:id="497"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41766C93" w14:textId="7C48795E" w:rsidR="004B0C84" w:rsidRPr="00E04072" w:rsidRDefault="009C1137">
      <w:pPr>
        <w:jc w:val="both"/>
        <w:rPr>
          <w:ins w:id="498" w:author="Ben Fels" w:date="2024-12-21T09:04:00Z" w16du:dateUtc="2024-12-21T08:04:00Z"/>
          <w:rFonts w:cs="Arial"/>
        </w:rPr>
        <w:pPrChange w:id="499" w:author="Ben Fels" w:date="2024-12-21T09:29:00Z" w16du:dateUtc="2024-12-21T08:29:00Z">
          <w:pPr>
            <w:autoSpaceDE w:val="0"/>
            <w:autoSpaceDN w:val="0"/>
            <w:adjustRightInd w:val="0"/>
            <w:spacing w:after="0"/>
            <w:jc w:val="both"/>
          </w:pPr>
        </w:pPrChange>
      </w:pPr>
      <w:del w:id="500" w:author="Ben Fels" w:date="2024-12-21T09:06:00Z" w16du:dateUtc="2024-12-21T08:06:00Z">
        <w:r w:rsidRPr="004266E6" w:rsidDel="00E965FE">
          <w:rPr>
            <w:highlight w:val="red"/>
          </w:rPr>
          <w:delText xml:space="preserve">Es wurde </w:delText>
        </w:r>
      </w:del>
      <w:del w:id="501" w:author="Ben Fels" w:date="2024-12-21T09:30:00Z" w16du:dateUtc="2024-12-21T08:30:00Z">
        <w:r w:rsidRPr="004266E6" w:rsidDel="001F0DCB">
          <w:rPr>
            <w:highlight w:val="red"/>
          </w:rPr>
          <w:delText xml:space="preserve">der </w:delText>
        </w:r>
      </w:del>
      <w:ins w:id="502" w:author="Ben Fels" w:date="2024-12-21T08:45:00Z" w16du:dateUtc="2024-12-21T07:45:00Z">
        <w:r w:rsidR="00EA7E90" w:rsidRPr="004266E6">
          <w:rPr>
            <w:highlight w:val="red"/>
          </w:rPr>
          <w:t>Argument Annotated Essays (</w:t>
        </w:r>
      </w:ins>
      <w:ins w:id="503" w:author="Ben Fels" w:date="2024-12-21T09:30:00Z" w16du:dateUtc="2024-12-21T08:30:00Z">
        <w:r w:rsidR="001F0DCB" w:rsidRPr="004266E6">
          <w:rPr>
            <w:highlight w:val="red"/>
          </w:rPr>
          <w:t>V</w:t>
        </w:r>
      </w:ins>
      <w:ins w:id="504" w:author="Ben Fels" w:date="2024-12-21T08:45:00Z" w16du:dateUtc="2024-12-21T07:45:00Z">
        <w:r w:rsidR="00EA7E90" w:rsidRPr="004266E6">
          <w:rPr>
            <w:highlight w:val="red"/>
          </w:rPr>
          <w:t>ersion 2)</w:t>
        </w:r>
        <w:r w:rsidR="009F4724" w:rsidRPr="004266E6">
          <w:rPr>
            <w:highlight w:val="red"/>
          </w:rPr>
          <w:t xml:space="preserve"> </w:t>
        </w:r>
      </w:ins>
      <w:del w:id="505" w:author="Ben Fels" w:date="2024-12-21T08:45:00Z" w16du:dateUtc="2024-12-21T07:45:00Z">
        <w:r w:rsidR="00954FFB" w:rsidRPr="004266E6" w:rsidDel="00EA7E90">
          <w:rPr>
            <w:highlight w:val="red"/>
          </w:rPr>
          <w:delText xml:space="preserve">… </w:delText>
        </w:r>
      </w:del>
      <w:r w:rsidRPr="004266E6">
        <w:rPr>
          <w:highlight w:val="red"/>
        </w:rPr>
        <w:t>Datensatz</w:t>
      </w:r>
      <w:ins w:id="506" w:author="Ben Fels" w:date="2024-12-21T08:45:00Z" w16du:dateUtc="2024-12-21T07:45:00Z">
        <w:r w:rsidR="00BC6555" w:rsidRPr="004266E6">
          <w:rPr>
            <w:highlight w:val="red"/>
          </w:rPr>
          <w:t xml:space="preserve"> </w:t>
        </w:r>
      </w:ins>
      <w:ins w:id="507" w:author="Ben Fels" w:date="2024-12-21T08:54:00Z" w16du:dateUtc="2024-12-21T07:54:00Z">
        <w:r w:rsidR="00440A71" w:rsidRPr="004266E6">
          <w:rPr>
            <w:highlight w:val="red"/>
          </w:rPr>
          <w:t>(</w:t>
        </w:r>
      </w:ins>
      <w:ins w:id="508"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509"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510" w:author="Ben Fels" w:date="2024-12-21T08:46:00Z" w16du:dateUtc="2024-12-21T07:46:00Z">
            <w:rPr>
              <w:rFonts w:cs="Arial"/>
            </w:rPr>
          </w:rPrChange>
        </w:rPr>
        <w:t>2017a)</w:t>
      </w:r>
      <w:r w:rsidR="00895A9C">
        <w:fldChar w:fldCharType="end"/>
      </w:r>
      <w:r>
        <w:t xml:space="preserve"> </w:t>
      </w:r>
      <w:del w:id="511" w:author="Ben Fels" w:date="2024-12-21T09:31:00Z" w16du:dateUtc="2024-12-21T08:31:00Z">
        <w:r w:rsidDel="001F0DCB">
          <w:delText>herangezogen</w:delText>
        </w:r>
      </w:del>
      <w:ins w:id="512" w:author="Ben Fels" w:date="2024-12-21T09:31:00Z" w16du:dateUtc="2024-12-21T08:31:00Z">
        <w:r w:rsidR="001F0DCB">
          <w:t>als geeignet betrachtet</w:t>
        </w:r>
      </w:ins>
      <w:del w:id="513"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514" w:author="Ben Fels" w:date="2024-12-21T08:47:00Z" w16du:dateUtc="2024-12-21T07:47:00Z">
        <w:r w:rsidR="00615AF5">
          <w:t xml:space="preserve">Dieser Datensatz </w:t>
        </w:r>
      </w:ins>
      <w:ins w:id="515" w:author="Ben Fels" w:date="2024-12-21T08:49:00Z" w16du:dateUtc="2024-12-21T07:49:00Z">
        <w:r w:rsidR="00076BD0">
          <w:t>ist das Ergebnis der Arbeit vo</w:t>
        </w:r>
        <w:r w:rsidR="00076BD0" w:rsidRPr="00DA5B3A">
          <w:rPr>
            <w:highlight w:val="magenta"/>
            <w:rPrChange w:id="516" w:author="Ben Fels" w:date="2024-12-21T08:53:00Z" w16du:dateUtc="2024-12-21T07:53:00Z">
              <w:rPr/>
            </w:rPrChange>
          </w:rPr>
          <w:t xml:space="preserve">n </w:t>
        </w:r>
      </w:ins>
      <w:ins w:id="517" w:author="Ben Fels" w:date="2024-12-21T08:47:00Z" w16du:dateUtc="2024-12-21T07:47:00Z">
        <w:r w:rsidR="00615AF5" w:rsidRPr="00DA5B3A">
          <w:rPr>
            <w:rFonts w:cs="Arial"/>
            <w:highlight w:val="magenta"/>
            <w:rPrChange w:id="518" w:author="Ben Fels" w:date="2024-12-21T08:53:00Z" w16du:dateUtc="2024-12-21T07:53:00Z">
              <w:rPr>
                <w:rFonts w:cs="Arial"/>
              </w:rPr>
            </w:rPrChange>
          </w:rPr>
          <w:t xml:space="preserve">Stab &amp; Gurevych </w:t>
        </w:r>
      </w:ins>
      <w:r w:rsidR="00076BD0" w:rsidRPr="00DA5B3A">
        <w:rPr>
          <w:rFonts w:cs="Arial"/>
          <w:highlight w:val="magenta"/>
          <w:rPrChange w:id="519" w:author="Ben Fels" w:date="2024-12-21T08:53:00Z" w16du:dateUtc="2024-12-21T07:53:00Z">
            <w:rPr>
              <w:rFonts w:cs="Arial"/>
            </w:rPr>
          </w:rPrChange>
        </w:rPr>
        <w:fldChar w:fldCharType="begin"/>
      </w:r>
      <w:r w:rsidR="00076BD0" w:rsidRPr="00DA5B3A">
        <w:rPr>
          <w:rFonts w:cs="Arial"/>
          <w:highlight w:val="magenta"/>
          <w:rPrChange w:id="520"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521" w:author="Ben Fels" w:date="2024-12-21T08:53:00Z" w16du:dateUtc="2024-12-21T07:53:00Z">
            <w:rPr>
              <w:rFonts w:cs="Arial"/>
            </w:rPr>
          </w:rPrChange>
        </w:rPr>
        <w:fldChar w:fldCharType="separate"/>
      </w:r>
      <w:r w:rsidR="00076BD0" w:rsidRPr="00DA5B3A">
        <w:rPr>
          <w:rFonts w:cs="Arial"/>
          <w:highlight w:val="magenta"/>
          <w:rPrChange w:id="522" w:author="Ben Fels" w:date="2024-12-21T08:53:00Z" w16du:dateUtc="2024-12-21T07:53:00Z">
            <w:rPr>
              <w:rFonts w:cs="Arial"/>
            </w:rPr>
          </w:rPrChange>
        </w:rPr>
        <w:t>(2017b)</w:t>
      </w:r>
      <w:r w:rsidR="00076BD0" w:rsidRPr="00DA5B3A">
        <w:rPr>
          <w:rFonts w:cs="Arial"/>
          <w:highlight w:val="magenta"/>
          <w:rPrChange w:id="523" w:author="Ben Fels" w:date="2024-12-21T08:53:00Z" w16du:dateUtc="2024-12-21T07:53:00Z">
            <w:rPr>
              <w:rFonts w:cs="Arial"/>
            </w:rPr>
          </w:rPrChange>
        </w:rPr>
        <w:fldChar w:fldCharType="end"/>
      </w:r>
      <w:ins w:id="524"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525" w:author="Ben Fels" w:date="2024-12-21T08:47:00Z" w16du:dateUtc="2024-12-21T07:47:00Z">
        <w:r w:rsidR="0028784F">
          <w:rPr>
            <w:rFonts w:cs="Arial"/>
          </w:rPr>
          <w:t>.</w:t>
        </w:r>
      </w:ins>
      <w:ins w:id="526" w:author="Ben Fels" w:date="2024-12-21T08:53:00Z" w16du:dateUtc="2024-12-21T07:53:00Z">
        <w:r w:rsidR="00DA5B3A">
          <w:rPr>
            <w:rFonts w:cs="Arial"/>
          </w:rPr>
          <w:t xml:space="preserve"> </w:t>
        </w:r>
      </w:ins>
      <w:r w:rsidR="005E12BB">
        <w:rPr>
          <w:rFonts w:cs="Arial"/>
        </w:rPr>
        <w:t xml:space="preserve">Die Annotationen </w:t>
      </w:r>
      <w:r w:rsidR="00B87ADB">
        <w:rPr>
          <w:rFonts w:cs="Arial"/>
        </w:rPr>
        <w:t xml:space="preserve">des Datensatzes </w:t>
      </w:r>
      <w:r w:rsidR="005E12BB">
        <w:rPr>
          <w:rFonts w:cs="Arial"/>
        </w:rPr>
        <w:t xml:space="preserve">weisen eine hohe Qualität auf, die </w:t>
      </w:r>
      <w:r w:rsidR="00B87ADB">
        <w:rPr>
          <w:rFonts w:cs="Arial"/>
        </w:rPr>
        <w:t>mit der Erstellung eines eigenen Datensatzes voraussichtlich nicht hätte erreicht werden können.</w:t>
      </w:r>
      <w:r w:rsidR="00E04072">
        <w:rPr>
          <w:rFonts w:cs="Arial"/>
        </w:rPr>
        <w:t xml:space="preserve"> </w:t>
      </w:r>
      <w:ins w:id="527" w:author="Ben Fels" w:date="2024-12-21T08:56:00Z" w16du:dateUtc="2024-12-21T07:56:00Z">
        <w:r w:rsidR="004B0C84">
          <w:t xml:space="preserve">Der Datensatz besteht aus </w:t>
        </w:r>
        <w:r w:rsidR="004B0C84" w:rsidRPr="00375107">
          <w:t>40</w:t>
        </w:r>
      </w:ins>
      <w:r w:rsidR="00C506A3">
        <w:t>2</w:t>
      </w:r>
      <w:ins w:id="528" w:author="Ben Fels" w:date="2024-12-21T08:56:00Z" w16du:dateUtc="2024-12-21T07:56:00Z">
        <w:r w:rsidR="004B0C84" w:rsidRPr="00375107">
          <w:t xml:space="preserve"> von </w:t>
        </w:r>
        <w:r w:rsidR="004B0C84">
          <w:t xml:space="preserve">der Webseite </w:t>
        </w:r>
        <w:r w:rsidR="004B0C84" w:rsidRPr="00375107">
          <w:t>essayforum.com zufällig ausgewählte</w:t>
        </w:r>
        <w:r w:rsidR="004B0C84">
          <w:t>n überzeugenden Aufsätzen</w:t>
        </w:r>
        <w:r w:rsidR="004B0C84" w:rsidRPr="00375107">
          <w:t xml:space="preserve"> </w:t>
        </w:r>
        <w:r w:rsidR="004B0C84" w:rsidRPr="008252B1">
          <w:rPr>
            <w:highlight w:val="magenta"/>
          </w:rPr>
          <w:fldChar w:fldCharType="begin"/>
        </w:r>
        <w:r w:rsidR="004B0C84">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004B0C84" w:rsidRPr="008252B1">
          <w:rPr>
            <w:highlight w:val="magenta"/>
          </w:rPr>
          <w:fldChar w:fldCharType="separate"/>
        </w:r>
        <w:r w:rsidR="004B0C84" w:rsidRPr="00895A9C">
          <w:rPr>
            <w:rFonts w:cs="Arial"/>
            <w:highlight w:val="magenta"/>
          </w:rPr>
          <w:t>(Stab &amp; Gurevych, 2017b, S. 630)</w:t>
        </w:r>
        <w:r w:rsidR="004B0C84" w:rsidRPr="008252B1">
          <w:rPr>
            <w:highlight w:val="magenta"/>
          </w:rPr>
          <w:fldChar w:fldCharType="end"/>
        </w:r>
        <w:r w:rsidR="004B0C84">
          <w:t xml:space="preserve">. </w:t>
        </w:r>
        <w:r w:rsidR="004B0C84" w:rsidRPr="00C1675A">
          <w:rPr>
            <w:highlight w:val="green"/>
          </w:rPr>
          <w:t>Solche überzeugenden Aufsätze eignen sich</w:t>
        </w:r>
      </w:ins>
      <w:r w:rsidR="00E04072" w:rsidRPr="00C1675A">
        <w:rPr>
          <w:highlight w:val="green"/>
        </w:rPr>
        <w:t xml:space="preserve"> nach</w:t>
      </w:r>
      <w:r w:rsidR="00E04072">
        <w:t xml:space="preserve"> </w:t>
      </w:r>
      <w:ins w:id="529" w:author="Ben Fels" w:date="2024-12-21T08:56:00Z" w16du:dateUtc="2024-12-21T07:56:00Z">
        <w:r w:rsidR="00E04072" w:rsidRPr="003A64B5">
          <w:rPr>
            <w:rFonts w:cs="Arial"/>
            <w:highlight w:val="magenta"/>
          </w:rPr>
          <w:t>Cabrio &amp; Villata</w:t>
        </w:r>
        <w:r w:rsidR="004B0C84">
          <w:t xml:space="preserve"> </w:t>
        </w:r>
        <w:r w:rsidR="00E04072" w:rsidRPr="00B90517">
          <w:rPr>
            <w:i/>
            <w:highlight w:val="magenta"/>
          </w:rPr>
          <w:fldChar w:fldCharType="begin"/>
        </w:r>
      </w:ins>
      <w:r w:rsidR="00F925DF">
        <w:rPr>
          <w:i/>
          <w:highlight w:val="magenta"/>
        </w:rPr>
        <w:instrText xml:space="preserve"> ADDIN ZOTERO_ITEM CSL_CITATION {"citationID":"lcmpVm3g","properties":{"formattedCitation":"(2018, S. 5429)","plainCitation":"(2018,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uppress-author":true}],"schema":"https://github.com/citation-style-language/schema/raw/master/csl-citation.json"} </w:instrText>
      </w:r>
      <w:ins w:id="530" w:author="Ben Fels" w:date="2024-12-21T08:56:00Z" w16du:dateUtc="2024-12-21T07:56:00Z">
        <w:r w:rsidR="00E04072" w:rsidRPr="00B90517">
          <w:rPr>
            <w:i/>
            <w:highlight w:val="magenta"/>
          </w:rPr>
          <w:fldChar w:fldCharType="separate"/>
        </w:r>
      </w:ins>
      <w:r w:rsidR="00F925DF" w:rsidRPr="00F925DF">
        <w:rPr>
          <w:rFonts w:cs="Arial"/>
          <w:highlight w:val="magenta"/>
        </w:rPr>
        <w:t>(2018, S. 5429)</w:t>
      </w:r>
      <w:ins w:id="531" w:author="Ben Fels" w:date="2024-12-21T08:56:00Z" w16du:dateUtc="2024-12-21T07:56:00Z">
        <w:r w:rsidR="00E04072" w:rsidRPr="00B90517">
          <w:rPr>
            <w:i/>
            <w:highlight w:val="magenta"/>
          </w:rPr>
          <w:fldChar w:fldCharType="end"/>
        </w:r>
      </w:ins>
      <w:r w:rsidR="00E04072">
        <w:rPr>
          <w:i/>
        </w:rPr>
        <w:t xml:space="preserve"> </w:t>
      </w:r>
      <w:ins w:id="532" w:author="Ben Fels" w:date="2024-12-21T08:56:00Z" w16du:dateUtc="2024-12-21T07:56:00Z">
        <w:r w:rsidR="004B0C84" w:rsidRPr="00C1675A">
          <w:rPr>
            <w:highlight w:val="green"/>
          </w:rPr>
          <w:t>gut für das Argument Mining, da sie ein bestimmtes Thema erläutern wobei der Autor versucht die Leser von seinem Standpunkt zu überzeugen.</w:t>
        </w:r>
      </w:ins>
      <w:ins w:id="533" w:author="Ben Fels" w:date="2024-12-21T09:44:00Z" w16du:dateUtc="2024-12-21T08:44:00Z">
        <w:r w:rsidR="00370EB9">
          <w:t xml:space="preserve"> </w:t>
        </w:r>
      </w:ins>
    </w:p>
    <w:p w14:paraId="351125F8" w14:textId="3F870BC9" w:rsidR="00EA710C" w:rsidRPr="00EA710C" w:rsidRDefault="00EA710C" w:rsidP="00DB6600">
      <w:pPr>
        <w:rPr>
          <w:ins w:id="534" w:author="Ben Fels" w:date="2024-12-21T09:04:00Z" w16du:dateUtc="2024-12-21T08:04:00Z"/>
          <w:b/>
        </w:rPr>
      </w:pPr>
      <w:r w:rsidRPr="00EA710C">
        <w:rPr>
          <w:b/>
        </w:rPr>
        <w:t>Ergebnisse aus der EDA</w:t>
      </w:r>
    </w:p>
    <w:p w14:paraId="4C25C0ED" w14:textId="19A3D62D" w:rsidR="00376C29" w:rsidRPr="004C0C7E" w:rsidDel="008E4A9B" w:rsidRDefault="00B72C60" w:rsidP="001F7CA5">
      <w:pPr>
        <w:autoSpaceDE w:val="0"/>
        <w:autoSpaceDN w:val="0"/>
        <w:adjustRightInd w:val="0"/>
        <w:spacing w:after="0"/>
        <w:jc w:val="both"/>
        <w:rPr>
          <w:del w:id="535" w:author="Ben Fels" w:date="2024-12-21T08:53:00Z" w16du:dateUtc="2024-12-21T07:53:00Z"/>
          <w:highlight w:val="green"/>
        </w:rPr>
      </w:pPr>
      <w:r w:rsidRPr="00264CD0">
        <w:rPr>
          <w:highlight w:val="green"/>
        </w:rPr>
        <w:t xml:space="preserve">Der Datensatz enthält </w:t>
      </w:r>
      <w:r w:rsidR="00800EFE" w:rsidRPr="00264CD0">
        <w:rPr>
          <w:highlight w:val="green"/>
        </w:rPr>
        <w:t xml:space="preserve">sowohl die vollständigen </w:t>
      </w:r>
      <w:del w:id="536" w:author="Ben Fels" w:date="2024-12-21T08:50:00Z" w16du:dateUtc="2024-12-21T07:50:00Z">
        <w:r w:rsidR="00800EFE" w:rsidRPr="00264CD0" w:rsidDel="00C02EE7">
          <w:rPr>
            <w:highlight w:val="green"/>
          </w:rPr>
          <w:delText xml:space="preserve">Essays </w:delText>
        </w:r>
      </w:del>
      <w:ins w:id="537" w:author="Ben Fels" w:date="2024-12-21T08:50:00Z" w16du:dateUtc="2024-12-21T07:50:00Z">
        <w:r w:rsidR="00C02EE7" w:rsidRPr="00264CD0">
          <w:rPr>
            <w:highlight w:val="green"/>
          </w:rPr>
          <w:t xml:space="preserve">Aufsätze </w:t>
        </w:r>
      </w:ins>
      <w:r w:rsidR="00800EFE" w:rsidRPr="00264CD0">
        <w:rPr>
          <w:highlight w:val="green"/>
        </w:rPr>
        <w:t xml:space="preserve">als </w:t>
      </w:r>
      <w:r w:rsidRPr="00264CD0">
        <w:rPr>
          <w:highlight w:val="green"/>
        </w:rPr>
        <w:t>Text-Datei</w:t>
      </w:r>
      <w:ins w:id="538" w:author="Ben Fels" w:date="2024-12-21T08:50:00Z" w16du:dateUtc="2024-12-21T07:50:00Z">
        <w:r w:rsidR="00EE501B" w:rsidRPr="00264CD0">
          <w:rPr>
            <w:highlight w:val="green"/>
          </w:rPr>
          <w:t>en</w:t>
        </w:r>
      </w:ins>
      <w:r w:rsidRPr="00264CD0">
        <w:rPr>
          <w:highlight w:val="green"/>
        </w:rPr>
        <w:t xml:space="preserve">, als </w:t>
      </w:r>
      <w:r w:rsidR="00800EFE" w:rsidRPr="00264CD0">
        <w:rPr>
          <w:highlight w:val="green"/>
        </w:rPr>
        <w:t>auch die Annotationen als ann-Dateien</w:t>
      </w:r>
      <w:r w:rsidR="00800EFE" w:rsidRPr="005B5F85">
        <w:rPr>
          <w:highlight w:val="green"/>
          <w:rPrChange w:id="539" w:author="Ben Fels" w:date="2024-12-21T10:15:00Z" w16du:dateUtc="2024-12-21T09:15:00Z">
            <w:rPr/>
          </w:rPrChange>
        </w:rPr>
        <w:t xml:space="preserve">. </w:t>
      </w:r>
      <w:r w:rsidR="003A1D04" w:rsidRPr="005B5F85">
        <w:rPr>
          <w:highlight w:val="green"/>
        </w:rPr>
        <w:t>Die Annotationen wurden</w:t>
      </w:r>
      <w:r w:rsidR="006F78FA" w:rsidRPr="005B5F85">
        <w:rPr>
          <w:highlight w:val="green"/>
        </w:rPr>
        <w:t xml:space="preserve"> von </w:t>
      </w:r>
      <w:ins w:id="540" w:author="Ben Fels" w:date="2024-12-21T10:08:00Z" w16du:dateUtc="2024-12-21T09:08:00Z">
        <w:r w:rsidR="006F78FA" w:rsidRPr="00895A9C">
          <w:rPr>
            <w:rFonts w:cs="Arial"/>
            <w:highlight w:val="magenta"/>
          </w:rPr>
          <w:t>Stab &amp; Gurevych</w:t>
        </w:r>
      </w:ins>
      <w:ins w:id="541" w:author="Ben Fels" w:date="2024-12-21T10:06:00Z" w16du:dateUtc="2024-12-21T09:06:00Z">
        <w:r w:rsidR="006F78FA">
          <w:rPr>
            <w:highlight w:val="green"/>
          </w:rPr>
          <w:t xml:space="preserve"> </w:t>
        </w:r>
      </w:ins>
      <w:r w:rsidR="006F78FA" w:rsidRPr="00F072E1">
        <w:rPr>
          <w:highlight w:val="magenta"/>
          <w:rPrChange w:id="542" w:author="Ben Fels" w:date="2024-12-21T10:07:00Z" w16du:dateUtc="2024-12-21T09:07:00Z">
            <w:rPr>
              <w:highlight w:val="green"/>
            </w:rPr>
          </w:rPrChange>
        </w:rPr>
        <w:fldChar w:fldCharType="begin"/>
      </w:r>
      <w:r w:rsidR="00850994">
        <w:rPr>
          <w:highlight w:val="magenta"/>
        </w:rPr>
        <w:instrText xml:space="preserve"> ADDIN ZOTERO_ITEM CSL_CITATION {"citationID":"71CxXUWp","properties":{"formattedCitation":"(2017b,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6F78FA" w:rsidRPr="00F072E1">
        <w:rPr>
          <w:highlight w:val="magenta"/>
          <w:rPrChange w:id="543" w:author="Ben Fels" w:date="2024-12-21T10:07:00Z" w16du:dateUtc="2024-12-21T09:07:00Z">
            <w:rPr>
              <w:highlight w:val="green"/>
            </w:rPr>
          </w:rPrChange>
        </w:rPr>
        <w:fldChar w:fldCharType="separate"/>
      </w:r>
      <w:r w:rsidR="00850994" w:rsidRPr="00850994">
        <w:rPr>
          <w:rFonts w:cs="Arial"/>
          <w:highlight w:val="magenta"/>
        </w:rPr>
        <w:t>(2017b, S. 630)</w:t>
      </w:r>
      <w:r w:rsidR="006F78FA" w:rsidRPr="00F072E1">
        <w:rPr>
          <w:highlight w:val="magenta"/>
          <w:rPrChange w:id="544" w:author="Ben Fels" w:date="2024-12-21T10:07:00Z" w16du:dateUtc="2024-12-21T09:07:00Z">
            <w:rPr>
              <w:highlight w:val="green"/>
            </w:rPr>
          </w:rPrChange>
        </w:rPr>
        <w:fldChar w:fldCharType="end"/>
      </w:r>
      <w:r w:rsidR="009F47BA">
        <w:rPr>
          <w:highlight w:val="magenta"/>
        </w:rPr>
        <w:t xml:space="preserve"> </w:t>
      </w:r>
      <w:r w:rsidR="005B5F85" w:rsidRPr="009C5BE0">
        <w:rPr>
          <w:highlight w:val="green"/>
        </w:rPr>
        <w:t xml:space="preserve">unter Verwendung des </w:t>
      </w:r>
      <w:r w:rsidR="00D334F0" w:rsidRPr="009C5BE0">
        <w:rPr>
          <w:i/>
          <w:highlight w:val="green"/>
        </w:rPr>
        <w:t>b</w:t>
      </w:r>
      <w:r w:rsidR="005B5F85" w:rsidRPr="009C5BE0">
        <w:rPr>
          <w:i/>
          <w:highlight w:val="green"/>
        </w:rPr>
        <w:t xml:space="preserve">rat </w:t>
      </w:r>
      <w:r w:rsidR="00D334F0" w:rsidRPr="009C5BE0">
        <w:rPr>
          <w:i/>
          <w:highlight w:val="green"/>
        </w:rPr>
        <w:t>r</w:t>
      </w:r>
      <w:r w:rsidR="005B5F85" w:rsidRPr="009C5BE0">
        <w:rPr>
          <w:i/>
          <w:highlight w:val="green"/>
        </w:rPr>
        <w:t>api</w:t>
      </w:r>
      <w:r w:rsidR="00D334F0" w:rsidRPr="009C5BE0">
        <w:rPr>
          <w:i/>
          <w:highlight w:val="green"/>
        </w:rPr>
        <w:t>d</w:t>
      </w:r>
      <w:r w:rsidR="005B5F85" w:rsidRPr="009C5BE0">
        <w:rPr>
          <w:i/>
          <w:highlight w:val="green"/>
        </w:rPr>
        <w:t xml:space="preserve"> </w:t>
      </w:r>
      <w:r w:rsidR="00D334F0" w:rsidRPr="009C5BE0">
        <w:rPr>
          <w:i/>
          <w:highlight w:val="green"/>
        </w:rPr>
        <w:t>a</w:t>
      </w:r>
      <w:r w:rsidR="005B5F85" w:rsidRPr="009C5BE0">
        <w:rPr>
          <w:i/>
          <w:highlight w:val="green"/>
        </w:rPr>
        <w:t xml:space="preserve">nnotation </w:t>
      </w:r>
      <w:r w:rsidR="00D334F0" w:rsidRPr="009C5BE0">
        <w:rPr>
          <w:i/>
          <w:highlight w:val="green"/>
        </w:rPr>
        <w:t>t</w:t>
      </w:r>
      <w:r w:rsidR="005B5F85" w:rsidRPr="009C5BE0">
        <w:rPr>
          <w:i/>
          <w:highlight w:val="green"/>
        </w:rPr>
        <w:t>ools</w:t>
      </w:r>
      <w:r w:rsidR="005B5F85" w:rsidRPr="009C5BE0">
        <w:rPr>
          <w:highlight w:val="green"/>
        </w:rPr>
        <w:t xml:space="preserve"> erstellt</w:t>
      </w:r>
      <w:r w:rsidR="005B5F85">
        <w:t xml:space="preserve">. </w:t>
      </w:r>
      <w:del w:id="545" w:author="Ben Fels" w:date="2024-12-21T08:50:00Z" w16du:dateUtc="2024-12-21T07:50:00Z">
        <w:r w:rsidR="0091105B" w:rsidRPr="00CD387E" w:rsidDel="00EE501B">
          <w:rPr>
            <w:highlight w:val="yellow"/>
            <w:rPrChange w:id="546" w:author="Ben Fels" w:date="2024-12-21T10:15:00Z" w16du:dateUtc="2024-12-21T09:15:00Z">
              <w:rPr/>
            </w:rPrChange>
          </w:rPr>
          <w:delText xml:space="preserve">Es </w:delText>
        </w:r>
      </w:del>
      <w:ins w:id="547" w:author="Ben Fels" w:date="2024-12-21T08:51:00Z" w16du:dateUtc="2024-12-21T07:51:00Z">
        <w:r w:rsidR="000B14C2" w:rsidRPr="00CD387E">
          <w:rPr>
            <w:highlight w:val="yellow"/>
            <w:rPrChange w:id="548" w:author="Ben Fels" w:date="2024-12-21T10:15:00Z" w16du:dateUtc="2024-12-21T09:15:00Z">
              <w:rPr/>
            </w:rPrChange>
          </w:rPr>
          <w:t xml:space="preserve">Bei den </w:t>
        </w:r>
      </w:ins>
      <w:ins w:id="549" w:author="Ben Fels" w:date="2024-12-21T08:50:00Z" w16du:dateUtc="2024-12-21T07:50:00Z">
        <w:r w:rsidR="00EE501B" w:rsidRPr="00CD387E">
          <w:rPr>
            <w:highlight w:val="yellow"/>
            <w:rPrChange w:id="550" w:author="Ben Fels" w:date="2024-12-21T10:15:00Z" w16du:dateUtc="2024-12-21T09:15:00Z">
              <w:rPr/>
            </w:rPrChange>
          </w:rPr>
          <w:t xml:space="preserve">Annotationen </w:t>
        </w:r>
      </w:ins>
      <w:del w:id="551" w:author="Ben Fels" w:date="2024-12-21T08:51:00Z" w16du:dateUtc="2024-12-21T07:51:00Z">
        <w:r w:rsidR="0091105B" w:rsidRPr="00CD387E" w:rsidDel="00EE501B">
          <w:rPr>
            <w:highlight w:val="yellow"/>
            <w:rPrChange w:id="552" w:author="Ben Fels" w:date="2024-12-21T10:15:00Z" w16du:dateUtc="2024-12-21T09:15:00Z">
              <w:rPr/>
            </w:rPrChange>
          </w:rPr>
          <w:delText xml:space="preserve">wird </w:delText>
        </w:r>
      </w:del>
      <w:ins w:id="553" w:author="Ben Fels" w:date="2024-12-21T08:51:00Z" w16du:dateUtc="2024-12-21T07:51:00Z">
        <w:r w:rsidR="000B14C2" w:rsidRPr="00CD387E">
          <w:rPr>
            <w:highlight w:val="yellow"/>
            <w:rPrChange w:id="554" w:author="Ben Fels" w:date="2024-12-21T10:15:00Z" w16du:dateUtc="2024-12-21T09:15:00Z">
              <w:rPr/>
            </w:rPrChange>
          </w:rPr>
          <w:t xml:space="preserve">werden </w:t>
        </w:r>
        <w:r w:rsidR="000F522D" w:rsidRPr="00CD387E">
          <w:rPr>
            <w:highlight w:val="yellow"/>
            <w:rPrChange w:id="555" w:author="Ben Fels" w:date="2024-12-21T10:15:00Z" w16du:dateUtc="2024-12-21T09:15:00Z">
              <w:rPr/>
            </w:rPrChange>
          </w:rPr>
          <w:t xml:space="preserve">die Argumentationskomponenten </w:t>
        </w:r>
      </w:ins>
      <w:del w:id="556" w:author="Ben Fels" w:date="2024-12-21T08:51:00Z" w16du:dateUtc="2024-12-21T07:51:00Z">
        <w:r w:rsidR="0091105B" w:rsidRPr="00CD387E" w:rsidDel="000F522D">
          <w:rPr>
            <w:highlight w:val="yellow"/>
            <w:rPrChange w:id="557" w:author="Ben Fels" w:date="2024-12-21T10:15:00Z" w16du:dateUtc="2024-12-21T09:15:00Z">
              <w:rPr/>
            </w:rPrChange>
          </w:rPr>
          <w:delText xml:space="preserve">zwischen </w:delText>
        </w:r>
      </w:del>
      <w:r w:rsidR="000B4D81" w:rsidRPr="00CD387E">
        <w:rPr>
          <w:highlight w:val="yellow"/>
          <w:rPrChange w:id="558" w:author="Ben Fels" w:date="2024-12-21T10:15:00Z" w16du:dateUtc="2024-12-21T09:15:00Z">
            <w:rPr/>
          </w:rPrChange>
        </w:rPr>
        <w:t>Hauptaussage (</w:t>
      </w:r>
      <w:r w:rsidR="005107A0">
        <w:rPr>
          <w:highlight w:val="yellow"/>
        </w:rPr>
        <w:t xml:space="preserve">engl. </w:t>
      </w:r>
      <w:r w:rsidR="00FA4398" w:rsidRPr="00CD387E">
        <w:rPr>
          <w:highlight w:val="yellow"/>
          <w:rPrChange w:id="559" w:author="Ben Fels" w:date="2024-12-21T10:15:00Z" w16du:dateUtc="2024-12-21T09:15:00Z">
            <w:rPr/>
          </w:rPrChange>
        </w:rPr>
        <w:t>MajorClaim</w:t>
      </w:r>
      <w:r w:rsidR="00B70058" w:rsidRPr="00CD387E">
        <w:rPr>
          <w:highlight w:val="yellow"/>
          <w:rPrChange w:id="560" w:author="Ben Fels" w:date="2024-12-21T10:15:00Z" w16du:dateUtc="2024-12-21T09:15:00Z">
            <w:rPr/>
          </w:rPrChange>
        </w:rPr>
        <w:t>s</w:t>
      </w:r>
      <w:r w:rsidR="000B4D81" w:rsidRPr="00CD387E">
        <w:rPr>
          <w:highlight w:val="yellow"/>
          <w:rPrChange w:id="561" w:author="Ben Fels" w:date="2024-12-21T10:15:00Z" w16du:dateUtc="2024-12-21T09:15:00Z">
            <w:rPr/>
          </w:rPrChange>
        </w:rPr>
        <w:t>)</w:t>
      </w:r>
      <w:r w:rsidR="00FA4398" w:rsidRPr="00CD387E">
        <w:rPr>
          <w:highlight w:val="yellow"/>
          <w:rPrChange w:id="562" w:author="Ben Fels" w:date="2024-12-21T10:15:00Z" w16du:dateUtc="2024-12-21T09:15:00Z">
            <w:rPr/>
          </w:rPrChange>
        </w:rPr>
        <w:t xml:space="preserve">, </w:t>
      </w:r>
      <w:r w:rsidR="000E6805" w:rsidRPr="00CD387E">
        <w:rPr>
          <w:highlight w:val="yellow"/>
          <w:rPrChange w:id="563" w:author="Ben Fels" w:date="2024-12-21T10:15:00Z" w16du:dateUtc="2024-12-21T09:15:00Z">
            <w:rPr/>
          </w:rPrChange>
        </w:rPr>
        <w:t>Behauptungen (</w:t>
      </w:r>
      <w:r w:rsidR="005107A0">
        <w:rPr>
          <w:highlight w:val="yellow"/>
        </w:rPr>
        <w:t xml:space="preserve">engl. </w:t>
      </w:r>
      <w:r w:rsidR="000E6805" w:rsidRPr="00CD387E">
        <w:rPr>
          <w:highlight w:val="yellow"/>
          <w:rPrChange w:id="564" w:author="Ben Fels" w:date="2024-12-21T10:15:00Z" w16du:dateUtc="2024-12-21T09:15:00Z">
            <w:rPr/>
          </w:rPrChange>
        </w:rPr>
        <w:t xml:space="preserve">claims) </w:t>
      </w:r>
      <w:r w:rsidR="00FA4398" w:rsidRPr="00CD387E">
        <w:rPr>
          <w:highlight w:val="yellow"/>
          <w:rPrChange w:id="565" w:author="Ben Fels" w:date="2024-12-21T10:15:00Z" w16du:dateUtc="2024-12-21T09:15:00Z">
            <w:rPr/>
          </w:rPrChange>
        </w:rPr>
        <w:t xml:space="preserve">und </w:t>
      </w:r>
      <w:r w:rsidR="00A243E1" w:rsidRPr="00CD387E">
        <w:rPr>
          <w:highlight w:val="yellow"/>
          <w:rPrChange w:id="566" w:author="Ben Fels" w:date="2024-12-21T10:15:00Z" w16du:dateUtc="2024-12-21T09:15:00Z">
            <w:rPr/>
          </w:rPrChange>
        </w:rPr>
        <w:t>Prämissen (</w:t>
      </w:r>
      <w:r w:rsidR="005107A0">
        <w:rPr>
          <w:highlight w:val="yellow"/>
        </w:rPr>
        <w:t xml:space="preserve">engl. </w:t>
      </w:r>
      <w:r w:rsidR="00A243E1" w:rsidRPr="00CD387E">
        <w:rPr>
          <w:highlight w:val="yellow"/>
          <w:rPrChange w:id="567" w:author="Ben Fels" w:date="2024-12-21T10:15:00Z" w16du:dateUtc="2024-12-21T09:15:00Z">
            <w:rPr/>
          </w:rPrChange>
        </w:rPr>
        <w:t>p</w:t>
      </w:r>
      <w:r w:rsidR="00FA4398" w:rsidRPr="00CD387E">
        <w:rPr>
          <w:highlight w:val="yellow"/>
          <w:rPrChange w:id="568" w:author="Ben Fels" w:date="2024-12-21T10:15:00Z" w16du:dateUtc="2024-12-21T09:15:00Z">
            <w:rPr/>
          </w:rPrChange>
        </w:rPr>
        <w:t>remises</w:t>
      </w:r>
      <w:r w:rsidR="00A243E1" w:rsidRPr="00CD387E">
        <w:rPr>
          <w:highlight w:val="yellow"/>
          <w:rPrChange w:id="569" w:author="Ben Fels" w:date="2024-12-21T10:15:00Z" w16du:dateUtc="2024-12-21T09:15:00Z">
            <w:rPr/>
          </w:rPrChange>
        </w:rPr>
        <w:t>)</w:t>
      </w:r>
      <w:ins w:id="570" w:author="Ben Fels" w:date="2024-12-21T08:51:00Z" w16du:dateUtc="2024-12-21T07:51:00Z">
        <w:r w:rsidR="000B14C2" w:rsidRPr="00CD387E">
          <w:rPr>
            <w:highlight w:val="yellow"/>
            <w:rPrChange w:id="571" w:author="Ben Fels" w:date="2024-12-21T10:15:00Z" w16du:dateUtc="2024-12-21T09:15:00Z">
              <w:rPr/>
            </w:rPrChange>
          </w:rPr>
          <w:t xml:space="preserve"> unterschieden</w:t>
        </w:r>
      </w:ins>
      <w:del w:id="572" w:author="Ben Fels" w:date="2024-12-21T08:51:00Z" w16du:dateUtc="2024-12-21T07:51:00Z">
        <w:r w:rsidR="00FA4398" w:rsidDel="00EE501B">
          <w:delText xml:space="preserve"> </w:delText>
        </w:r>
        <w:r w:rsidR="00FA4398" w:rsidRPr="00427043" w:rsidDel="00EE501B">
          <w:rPr>
            <w:highlight w:val="green"/>
            <w:rPrChange w:id="573" w:author="Ben Fels" w:date="2024-12-21T08:54:00Z" w16du:dateUtc="2024-12-21T07:54:00Z">
              <w:rPr/>
            </w:rPrChange>
          </w:rPr>
          <w:delText>unterschieden</w:delText>
        </w:r>
      </w:del>
      <w:r w:rsidR="00FA4398" w:rsidRPr="00427043">
        <w:rPr>
          <w:highlight w:val="green"/>
          <w:rPrChange w:id="574" w:author="Ben Fels" w:date="2024-12-21T08:54:00Z" w16du:dateUtc="2024-12-21T07:54:00Z">
            <w:rPr/>
          </w:rPrChange>
        </w:rPr>
        <w:t>.</w:t>
      </w:r>
      <w:ins w:id="575" w:author="Ben Fels" w:date="2024-12-21T09:45:00Z" w16du:dateUtc="2024-12-21T08:45:00Z">
        <w:r w:rsidR="008E4A9B">
          <w:rPr>
            <w:highlight w:val="green"/>
          </w:rPr>
          <w:t xml:space="preserve"> </w:t>
        </w:r>
      </w:ins>
      <w:ins w:id="576" w:author="Ben Fels" w:date="2024-12-21T10:06:00Z" w16du:dateUtc="2024-12-21T09:06:00Z">
        <w:r w:rsidR="008631F4">
          <w:rPr>
            <w:highlight w:val="green"/>
          </w:rPr>
          <w:t>Nach</w:t>
        </w:r>
      </w:ins>
      <w:ins w:id="577" w:author="Ben Fels" w:date="2024-12-21T10:08:00Z" w16du:dateUtc="2024-12-21T09:08:00Z">
        <w:r w:rsidR="00F072E1">
          <w:rPr>
            <w:highlight w:val="green"/>
          </w:rPr>
          <w:t xml:space="preserve"> </w:t>
        </w:r>
        <w:r w:rsidR="00F072E1" w:rsidRPr="00895A9C">
          <w:rPr>
            <w:rFonts w:cs="Arial"/>
            <w:highlight w:val="magenta"/>
          </w:rPr>
          <w:t>Stab &amp; Gurevych</w:t>
        </w:r>
      </w:ins>
      <w:ins w:id="578" w:author="Ben Fels" w:date="2024-12-21T10:06:00Z" w16du:dateUtc="2024-12-21T09:06:00Z">
        <w:r w:rsidR="008631F4">
          <w:rPr>
            <w:highlight w:val="green"/>
          </w:rPr>
          <w:t xml:space="preserve"> </w:t>
        </w:r>
      </w:ins>
      <w:r w:rsidR="00A951CF" w:rsidRPr="00F072E1">
        <w:rPr>
          <w:highlight w:val="magenta"/>
          <w:rPrChange w:id="579" w:author="Ben Fels" w:date="2024-12-21T10:07:00Z" w16du:dateUtc="2024-12-21T09:07:00Z">
            <w:rPr>
              <w:highlight w:val="green"/>
            </w:rPr>
          </w:rPrChange>
        </w:rPr>
        <w:fldChar w:fldCharType="begin"/>
      </w:r>
      <w:r w:rsidR="00850994">
        <w:rPr>
          <w:highlight w:val="magenta"/>
        </w:rPr>
        <w:instrText xml:space="preserve"> ADDIN ZOTERO_ITEM CSL_CITATION {"citationID":"udhL8SEf","properties":{"formattedCitation":"(2017b,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580" w:author="Ben Fels" w:date="2024-12-21T10:07:00Z" w16du:dateUtc="2024-12-21T09:07:00Z">
            <w:rPr>
              <w:highlight w:val="green"/>
            </w:rPr>
          </w:rPrChange>
        </w:rPr>
        <w:fldChar w:fldCharType="separate"/>
      </w:r>
      <w:r w:rsidR="00A951CF" w:rsidRPr="00F072E1">
        <w:rPr>
          <w:rFonts w:cs="Arial"/>
          <w:highlight w:val="magenta"/>
          <w:rPrChange w:id="581" w:author="Ben Fels" w:date="2024-12-21T10:07:00Z" w16du:dateUtc="2024-12-21T09:07:00Z">
            <w:rPr>
              <w:rFonts w:cs="Arial"/>
              <w:highlight w:val="green"/>
            </w:rPr>
          </w:rPrChange>
        </w:rPr>
        <w:t>(2017b, S. 627)</w:t>
      </w:r>
      <w:r w:rsidR="00A951CF" w:rsidRPr="00F072E1">
        <w:rPr>
          <w:highlight w:val="magenta"/>
          <w:rPrChange w:id="582" w:author="Ben Fels" w:date="2024-12-21T10:07:00Z" w16du:dateUtc="2024-12-21T09:07:00Z">
            <w:rPr>
              <w:highlight w:val="green"/>
            </w:rPr>
          </w:rPrChange>
        </w:rPr>
        <w:fldChar w:fldCharType="end"/>
      </w:r>
      <w:ins w:id="583" w:author="Ben Fels" w:date="2024-12-21T10:07:00Z" w16du:dateUtc="2024-12-21T09:07:00Z">
        <w:r w:rsidR="00F072E1">
          <w:rPr>
            <w:highlight w:val="green"/>
          </w:rPr>
          <w:t xml:space="preserve"> </w:t>
        </w:r>
      </w:ins>
      <w:ins w:id="584" w:author="Ben Fels" w:date="2024-12-21T10:14:00Z" w16du:dateUtc="2024-12-21T09:14:00Z">
        <w:r w:rsidR="001B0D18">
          <w:rPr>
            <w:highlight w:val="green"/>
          </w:rPr>
          <w:t xml:space="preserve">beinhalten </w:t>
        </w:r>
      </w:ins>
      <w:ins w:id="585" w:author="Ben Fels" w:date="2024-12-21T11:11:00Z" w16du:dateUtc="2024-12-21T10:11:00Z">
        <w:r w:rsidR="00AD7B99">
          <w:rPr>
            <w:highlight w:val="green"/>
          </w:rPr>
          <w:t>solche</w:t>
        </w:r>
      </w:ins>
      <w:ins w:id="586" w:author="Ben Fels" w:date="2024-12-21T10:14:00Z" w16du:dateUtc="2024-12-21T09:14:00Z">
        <w:r w:rsidR="001B0D18">
          <w:rPr>
            <w:highlight w:val="green"/>
          </w:rPr>
          <w:t xml:space="preserve"> Aufsätze</w:t>
        </w:r>
      </w:ins>
      <w:ins w:id="587" w:author="Ben Fels" w:date="2024-12-21T10:15:00Z" w16du:dateUtc="2024-12-21T09:15:00Z">
        <w:r w:rsidR="00CD387E">
          <w:rPr>
            <w:highlight w:val="green"/>
          </w:rPr>
          <w:t xml:space="preserve"> folgende argumentative Struktur. </w:t>
        </w:r>
        <w:r w:rsidR="001B0D18" w:rsidRPr="00101987">
          <w:rPr>
            <w:highlight w:val="yellow"/>
          </w:rPr>
          <w:t xml:space="preserve">Eine </w:t>
        </w:r>
      </w:ins>
      <w:ins w:id="588" w:author="Ben Fels" w:date="2024-12-21T10:07:00Z" w16du:dateUtc="2024-12-21T09:07:00Z">
        <w:r w:rsidR="00A951CF" w:rsidRPr="00101987">
          <w:rPr>
            <w:highlight w:val="yellow"/>
          </w:rPr>
          <w:t xml:space="preserve">Hauptaussage </w:t>
        </w:r>
      </w:ins>
      <w:ins w:id="589" w:author="Ben Fels" w:date="2024-12-21T10:15:00Z" w16du:dateUtc="2024-12-21T09:15:00Z">
        <w:r w:rsidR="001B0D18" w:rsidRPr="00101987">
          <w:rPr>
            <w:highlight w:val="yellow"/>
          </w:rPr>
          <w:t xml:space="preserve">spiegelt </w:t>
        </w:r>
      </w:ins>
      <w:ins w:id="590" w:author="Ben Fels" w:date="2024-12-21T09:45:00Z" w16du:dateUtc="2024-12-21T08:45:00Z">
        <w:r w:rsidR="008E4A9B" w:rsidRPr="00101987">
          <w:rPr>
            <w:highlight w:val="yellow"/>
          </w:rPr>
          <w:t>d</w:t>
        </w:r>
      </w:ins>
      <w:ins w:id="591" w:author="Ben Fels" w:date="2024-12-21T09:46:00Z" w16du:dateUtc="2024-12-21T08:46:00Z">
        <w:r w:rsidR="005645A2" w:rsidRPr="00101987">
          <w:rPr>
            <w:highlight w:val="yellow"/>
          </w:rPr>
          <w:t>en Standpunkt des Autoren wider</w:t>
        </w:r>
      </w:ins>
      <w:ins w:id="592" w:author="Ben Fels" w:date="2024-12-21T10:09:00Z" w16du:dateUtc="2024-12-21T09:09:00Z">
        <w:r w:rsidR="00D27617" w:rsidRPr="00101987">
          <w:rPr>
            <w:highlight w:val="yellow"/>
            <w:rPrChange w:id="593" w:author="Ben Fels" w:date="2024-12-21T10:10:00Z" w16du:dateUtc="2024-12-21T09:10:00Z">
              <w:rPr>
                <w:highlight w:val="green"/>
              </w:rPr>
            </w:rPrChange>
          </w:rPr>
          <w:t xml:space="preserve">, </w:t>
        </w:r>
        <w:r w:rsidR="00D27617" w:rsidRPr="00101987">
          <w:rPr>
            <w:highlight w:val="yellow"/>
          </w:rPr>
          <w:t xml:space="preserve">wobei </w:t>
        </w:r>
        <w:r w:rsidR="004313AC" w:rsidRPr="00101987">
          <w:rPr>
            <w:highlight w:val="yellow"/>
          </w:rPr>
          <w:t xml:space="preserve">diese anhand von Argumenten </w:t>
        </w:r>
      </w:ins>
      <w:ins w:id="594" w:author="Ben Fels" w:date="2024-12-21T10:10:00Z" w16du:dateUtc="2024-12-21T09:10:00Z">
        <w:r w:rsidR="00500497" w:rsidRPr="00101987">
          <w:rPr>
            <w:highlight w:val="yellow"/>
          </w:rPr>
          <w:t>unterstützt oder angegriffen werden</w:t>
        </w:r>
      </w:ins>
      <w:ins w:id="595" w:author="Ben Fels" w:date="2024-12-21T10:09:00Z" w16du:dateUtc="2024-12-21T09:09:00Z">
        <w:r w:rsidR="00D27617" w:rsidRPr="00101987">
          <w:rPr>
            <w:highlight w:val="yellow"/>
          </w:rPr>
          <w:t xml:space="preserve">. </w:t>
        </w:r>
      </w:ins>
      <w:del w:id="596" w:author="Ben Fels" w:date="2024-12-21T10:09:00Z" w16du:dateUtc="2024-12-21T09:09:00Z">
        <w:r w:rsidR="00FA4398" w:rsidRPr="00101987" w:rsidDel="00D27617">
          <w:rPr>
            <w:highlight w:val="yellow"/>
            <w:rPrChange w:id="597" w:author="Ben Fels" w:date="2024-12-21T11:18:00Z" w16du:dateUtc="2024-12-21T10:18:00Z">
              <w:rPr/>
            </w:rPrChange>
          </w:rPr>
          <w:delText xml:space="preserve"> </w:delText>
        </w:r>
      </w:del>
      <w:ins w:id="598" w:author="Ben Fels" w:date="2024-12-21T10:06:00Z" w16du:dateUtc="2024-12-21T09:06:00Z">
        <w:r w:rsidR="008631F4" w:rsidRPr="00101987">
          <w:rPr>
            <w:highlight w:val="yellow"/>
          </w:rPr>
          <w:t xml:space="preserve">Ein Argument besteht aus einer Behauptung und </w:t>
        </w:r>
      </w:ins>
      <w:ins w:id="599" w:author="Ben Fels" w:date="2024-12-21T10:11:00Z" w16du:dateUtc="2024-12-21T09:11:00Z">
        <w:r w:rsidR="00BF4381" w:rsidRPr="00101987">
          <w:rPr>
            <w:highlight w:val="yellow"/>
            <w:rPrChange w:id="600" w:author="Ben Fels" w:date="2024-12-21T11:18:00Z" w16du:dateUtc="2024-12-21T10:18:00Z">
              <w:rPr/>
            </w:rPrChange>
          </w:rPr>
          <w:t xml:space="preserve">mindestens </w:t>
        </w:r>
      </w:ins>
      <w:ins w:id="601" w:author="Ben Fels" w:date="2024-12-21T10:06:00Z" w16du:dateUtc="2024-12-21T09:06:00Z">
        <w:r w:rsidR="008631F4" w:rsidRPr="00101987">
          <w:rPr>
            <w:highlight w:val="yellow"/>
          </w:rPr>
          <w:t>einer Prämisse.</w:t>
        </w:r>
      </w:ins>
      <w:ins w:id="602" w:author="Ben Fels" w:date="2024-12-21T10:12:00Z" w16du:dateUtc="2024-12-21T09:12:00Z">
        <w:r w:rsidR="001D6B97" w:rsidRPr="00101987">
          <w:rPr>
            <w:highlight w:val="yellow"/>
            <w:rPrChange w:id="603" w:author="Ben Fels" w:date="2024-12-21T11:18:00Z" w16du:dateUtc="2024-12-21T10:18:00Z">
              <w:rPr/>
            </w:rPrChange>
          </w:rPr>
          <w:t xml:space="preserve"> </w:t>
        </w:r>
      </w:ins>
      <w:ins w:id="604" w:author="Ben Fels" w:date="2024-12-21T10:18:00Z" w16du:dateUtc="2024-12-21T09:18:00Z">
        <w:r w:rsidR="009B3010" w:rsidRPr="00101987">
          <w:rPr>
            <w:highlight w:val="yellow"/>
            <w:rPrChange w:id="605" w:author="Ben Fels" w:date="2024-12-21T11:18:00Z" w16du:dateUtc="2024-12-21T10:18:00Z">
              <w:rPr/>
            </w:rPrChange>
          </w:rPr>
          <w:lastRenderedPageBreak/>
          <w:t>Prämisse</w:t>
        </w:r>
      </w:ins>
      <w:ins w:id="606" w:author="Ben Fels" w:date="2024-12-21T11:13:00Z" w16du:dateUtc="2024-12-21T10:13:00Z">
        <w:r w:rsidR="00666B23" w:rsidRPr="00101987">
          <w:rPr>
            <w:highlight w:val="yellow"/>
            <w:rPrChange w:id="607" w:author="Ben Fels" w:date="2024-12-21T11:18:00Z" w16du:dateUtc="2024-12-21T10:18:00Z">
              <w:rPr/>
            </w:rPrChange>
          </w:rPr>
          <w:t>n</w:t>
        </w:r>
      </w:ins>
      <w:ins w:id="608" w:author="Ben Fels" w:date="2024-12-21T10:18:00Z" w16du:dateUtc="2024-12-21T09:18:00Z">
        <w:r w:rsidR="009B3010" w:rsidRPr="00101987">
          <w:rPr>
            <w:highlight w:val="yellow"/>
            <w:rPrChange w:id="609" w:author="Ben Fels" w:date="2024-12-21T11:18:00Z" w16du:dateUtc="2024-12-21T10:18:00Z">
              <w:rPr/>
            </w:rPrChange>
          </w:rPr>
          <w:t xml:space="preserve"> </w:t>
        </w:r>
      </w:ins>
      <w:ins w:id="610" w:author="Ben Fels" w:date="2024-12-21T11:13:00Z" w16du:dateUtc="2024-12-21T10:13:00Z">
        <w:r w:rsidR="00666B23" w:rsidRPr="00101987">
          <w:rPr>
            <w:highlight w:val="yellow"/>
            <w:rPrChange w:id="611" w:author="Ben Fels" w:date="2024-12-21T11:18:00Z" w16du:dateUtc="2024-12-21T10:18:00Z">
              <w:rPr/>
            </w:rPrChange>
          </w:rPr>
          <w:t xml:space="preserve">sind </w:t>
        </w:r>
      </w:ins>
      <w:ins w:id="612" w:author="Ben Fels" w:date="2024-12-21T10:18:00Z" w16du:dateUtc="2024-12-21T09:18:00Z">
        <w:r w:rsidR="009B3010" w:rsidRPr="00101987">
          <w:rPr>
            <w:highlight w:val="yellow"/>
            <w:rPrChange w:id="613" w:author="Ben Fels" w:date="2024-12-21T11:18:00Z" w16du:dateUtc="2024-12-21T10:18:00Z">
              <w:rPr/>
            </w:rPrChange>
          </w:rPr>
          <w:t xml:space="preserve">dabei </w:t>
        </w:r>
      </w:ins>
      <w:ins w:id="614" w:author="Ben Fels" w:date="2024-12-21T11:13:00Z" w16du:dateUtc="2024-12-21T10:13:00Z">
        <w:r w:rsidR="00666B23" w:rsidRPr="00101987">
          <w:rPr>
            <w:highlight w:val="yellow"/>
            <w:rPrChange w:id="615" w:author="Ben Fels" w:date="2024-12-21T11:18:00Z" w16du:dateUtc="2024-12-21T10:18:00Z">
              <w:rPr/>
            </w:rPrChange>
          </w:rPr>
          <w:t xml:space="preserve">die Gründe </w:t>
        </w:r>
      </w:ins>
      <w:ins w:id="616" w:author="Ben Fels" w:date="2024-12-21T10:18:00Z" w16du:dateUtc="2024-12-21T09:18:00Z">
        <w:r w:rsidR="009B3010" w:rsidRPr="00101987">
          <w:rPr>
            <w:highlight w:val="yellow"/>
            <w:rPrChange w:id="617" w:author="Ben Fels" w:date="2024-12-21T11:18:00Z" w16du:dateUtc="2024-12-21T10:18:00Z">
              <w:rPr/>
            </w:rPrChange>
          </w:rPr>
          <w:t>für</w:t>
        </w:r>
      </w:ins>
      <w:ins w:id="618" w:author="Ben Fels" w:date="2024-12-21T10:19:00Z" w16du:dateUtc="2024-12-21T09:19:00Z">
        <w:r w:rsidR="009B3010" w:rsidRPr="00101987">
          <w:rPr>
            <w:highlight w:val="yellow"/>
            <w:rPrChange w:id="619" w:author="Ben Fels" w:date="2024-12-21T11:18:00Z" w16du:dateUtc="2024-12-21T10:18:00Z">
              <w:rPr/>
            </w:rPrChange>
          </w:rPr>
          <w:t xml:space="preserve"> </w:t>
        </w:r>
      </w:ins>
      <w:ins w:id="620" w:author="Ben Fels" w:date="2024-12-21T11:13:00Z" w16du:dateUtc="2024-12-21T10:13:00Z">
        <w:r w:rsidR="00C1194F" w:rsidRPr="00101987">
          <w:rPr>
            <w:highlight w:val="yellow"/>
            <w:rPrChange w:id="621" w:author="Ben Fels" w:date="2024-12-21T11:18:00Z" w16du:dateUtc="2024-12-21T10:18:00Z">
              <w:rPr/>
            </w:rPrChange>
          </w:rPr>
          <w:t xml:space="preserve">ein </w:t>
        </w:r>
      </w:ins>
      <w:ins w:id="622" w:author="Ben Fels" w:date="2024-12-21T10:19:00Z" w16du:dateUtc="2024-12-21T09:19:00Z">
        <w:r w:rsidR="009B3010" w:rsidRPr="00101987">
          <w:rPr>
            <w:highlight w:val="yellow"/>
            <w:rPrChange w:id="623" w:author="Ben Fels" w:date="2024-12-21T11:18:00Z" w16du:dateUtc="2024-12-21T10:18:00Z">
              <w:rPr/>
            </w:rPrChange>
          </w:rPr>
          <w:t>Argument.</w:t>
        </w:r>
      </w:ins>
      <w:ins w:id="624" w:author="Ben Fels" w:date="2024-12-21T11:13:00Z" w16du:dateUtc="2024-12-21T10:13:00Z">
        <w:r w:rsidR="004237FD" w:rsidRPr="00101987">
          <w:rPr>
            <w:highlight w:val="yellow"/>
            <w:rPrChange w:id="625" w:author="Ben Fels" w:date="2024-12-21T11:18:00Z" w16du:dateUtc="2024-12-21T10:18:00Z">
              <w:rPr/>
            </w:rPrChange>
          </w:rPr>
          <w:t xml:space="preserve"> </w:t>
        </w:r>
      </w:ins>
      <w:ins w:id="626" w:author="Ben Fels" w:date="2024-12-21T10:12:00Z" w16du:dateUtc="2024-12-21T09:12:00Z">
        <w:r w:rsidR="001D6B97" w:rsidRPr="004C0C7E">
          <w:rPr>
            <w:highlight w:val="green"/>
            <w:rPrChange w:id="627" w:author="Ben Fels" w:date="2024-12-21T11:18:00Z" w16du:dateUtc="2024-12-21T10:18:00Z">
              <w:rPr/>
            </w:rPrChange>
          </w:rPr>
          <w:t xml:space="preserve">Um die Haltung der Argumente </w:t>
        </w:r>
      </w:ins>
      <w:ins w:id="628" w:author="Ben Fels" w:date="2024-12-21T11:15:00Z" w16du:dateUtc="2024-12-21T10:15:00Z">
        <w:r w:rsidR="000219A5" w:rsidRPr="004C0C7E">
          <w:rPr>
            <w:highlight w:val="green"/>
            <w:rPrChange w:id="629" w:author="Ben Fels" w:date="2024-12-21T11:18:00Z" w16du:dateUtc="2024-12-21T10:18:00Z">
              <w:rPr/>
            </w:rPrChange>
          </w:rPr>
          <w:t xml:space="preserve">zu </w:t>
        </w:r>
      </w:ins>
      <w:ins w:id="630" w:author="Ben Fels" w:date="2024-12-21T11:16:00Z" w16du:dateUtc="2024-12-21T10:16:00Z">
        <w:r w:rsidR="009019EC" w:rsidRPr="004C0C7E">
          <w:rPr>
            <w:highlight w:val="green"/>
            <w:rPrChange w:id="631" w:author="Ben Fels" w:date="2024-12-21T11:18:00Z" w16du:dateUtc="2024-12-21T10:18:00Z">
              <w:rPr/>
            </w:rPrChange>
          </w:rPr>
          <w:t xml:space="preserve">unterscheiden, </w:t>
        </w:r>
      </w:ins>
      <w:ins w:id="632" w:author="Ben Fels" w:date="2024-12-21T11:14:00Z" w16du:dateUtc="2024-12-21T10:14:00Z">
        <w:r w:rsidR="003D3ACB" w:rsidRPr="004C0C7E">
          <w:rPr>
            <w:highlight w:val="green"/>
            <w:rPrChange w:id="633" w:author="Ben Fels" w:date="2024-12-21T11:18:00Z" w16du:dateUtc="2024-12-21T10:18:00Z">
              <w:rPr/>
            </w:rPrChange>
          </w:rPr>
          <w:t xml:space="preserve">sind </w:t>
        </w:r>
      </w:ins>
      <w:ins w:id="634" w:author="Ben Fels" w:date="2024-12-21T11:15:00Z" w16du:dateUtc="2024-12-21T10:15:00Z">
        <w:r w:rsidR="000219A5" w:rsidRPr="004C0C7E">
          <w:rPr>
            <w:highlight w:val="green"/>
            <w:rPrChange w:id="635" w:author="Ben Fels" w:date="2024-12-21T11:18:00Z" w16du:dateUtc="2024-12-21T10:18:00Z">
              <w:rPr/>
            </w:rPrChange>
          </w:rPr>
          <w:t xml:space="preserve">die Behauptungen </w:t>
        </w:r>
      </w:ins>
    </w:p>
    <w:p w14:paraId="2852BD84" w14:textId="10CF13C4" w:rsidR="002361A0" w:rsidRDefault="002361A0" w:rsidP="003D3ACB">
      <w:pPr>
        <w:autoSpaceDE w:val="0"/>
        <w:autoSpaceDN w:val="0"/>
        <w:adjustRightInd w:val="0"/>
        <w:spacing w:after="0"/>
        <w:jc w:val="both"/>
        <w:rPr>
          <w:ins w:id="636" w:author="Ben Fels" w:date="2024-12-21T10:02:00Z" w16du:dateUtc="2024-12-21T09:02:00Z"/>
        </w:rPr>
      </w:pPr>
      <w:del w:id="637" w:author="Ben Fels" w:date="2024-12-21T11:14:00Z" w16du:dateUtc="2024-12-21T10:14:00Z">
        <w:r w:rsidRPr="004C0C7E" w:rsidDel="003D3ACB">
          <w:rPr>
            <w:highlight w:val="green"/>
            <w:rPrChange w:id="638" w:author="Ben Fels" w:date="2024-12-21T11:18:00Z" w16du:dateUtc="2024-12-21T10:18:00Z">
              <w:rPr/>
            </w:rPrChange>
          </w:rPr>
          <w:delText xml:space="preserve">Behauptungen </w:delText>
        </w:r>
      </w:del>
      <w:del w:id="639" w:author="Ben Fels" w:date="2024-12-21T10:13:00Z" w16du:dateUtc="2024-12-21T09:13:00Z">
        <w:r w:rsidRPr="004C0C7E" w:rsidDel="00C41407">
          <w:rPr>
            <w:highlight w:val="green"/>
            <w:rPrChange w:id="640" w:author="Ben Fels" w:date="2024-12-21T11:18:00Z" w16du:dateUtc="2024-12-21T10:18:00Z">
              <w:rPr/>
            </w:rPrChange>
          </w:rPr>
          <w:delText xml:space="preserve">können </w:delText>
        </w:r>
      </w:del>
      <w:ins w:id="641" w:author="Ben Fels" w:date="2024-12-21T11:14:00Z" w16du:dateUtc="2024-12-21T10:14:00Z">
        <w:r w:rsidR="003D3ACB" w:rsidRPr="004C0C7E">
          <w:rPr>
            <w:highlight w:val="green"/>
            <w:rPrChange w:id="642" w:author="Ben Fels" w:date="2024-12-21T11:18:00Z" w16du:dateUtc="2024-12-21T10:18:00Z">
              <w:rPr/>
            </w:rPrChange>
          </w:rPr>
          <w:t xml:space="preserve">als </w:t>
        </w:r>
      </w:ins>
      <w:r w:rsidR="000941DE">
        <w:rPr>
          <w:highlight w:val="green"/>
        </w:rPr>
        <w:t>da</w:t>
      </w:r>
      <w:r w:rsidRPr="004C0C7E">
        <w:rPr>
          <w:highlight w:val="green"/>
          <w:rPrChange w:id="643" w:author="Ben Fels" w:date="2024-12-21T11:18:00Z" w16du:dateUtc="2024-12-21T10:18:00Z">
            <w:rPr/>
          </w:rPrChange>
        </w:rPr>
        <w:t>für</w:t>
      </w:r>
      <w:r w:rsidR="0064376C">
        <w:rPr>
          <w:highlight w:val="green"/>
        </w:rPr>
        <w:t xml:space="preserve"> (engl. for</w:t>
      </w:r>
      <w:r w:rsidR="00131C0E">
        <w:rPr>
          <w:highlight w:val="green"/>
        </w:rPr>
        <w:t>)</w:t>
      </w:r>
      <w:r w:rsidRPr="004C0C7E">
        <w:rPr>
          <w:highlight w:val="green"/>
          <w:rPrChange w:id="644" w:author="Ben Fels" w:date="2024-12-21T11:18:00Z" w16du:dateUtc="2024-12-21T10:18:00Z">
            <w:rPr/>
          </w:rPrChange>
        </w:rPr>
        <w:t xml:space="preserve"> oder </w:t>
      </w:r>
      <w:r w:rsidR="000941DE">
        <w:rPr>
          <w:highlight w:val="green"/>
        </w:rPr>
        <w:t>da</w:t>
      </w:r>
      <w:r w:rsidRPr="004C0C7E">
        <w:rPr>
          <w:highlight w:val="green"/>
          <w:rPrChange w:id="645" w:author="Ben Fels" w:date="2024-12-21T11:18:00Z" w16du:dateUtc="2024-12-21T10:18:00Z">
            <w:rPr/>
          </w:rPrChange>
        </w:rPr>
        <w:t>gegen</w:t>
      </w:r>
      <w:r w:rsidR="00131C0E">
        <w:rPr>
          <w:highlight w:val="green"/>
        </w:rPr>
        <w:t xml:space="preserve"> (engl. against)</w:t>
      </w:r>
      <w:r w:rsidRPr="004C0C7E">
        <w:rPr>
          <w:highlight w:val="green"/>
          <w:rPrChange w:id="646" w:author="Ben Fels" w:date="2024-12-21T11:18:00Z" w16du:dateUtc="2024-12-21T10:18:00Z">
            <w:rPr/>
          </w:rPrChange>
        </w:rPr>
        <w:t xml:space="preserve"> </w:t>
      </w:r>
      <w:del w:id="647" w:author="Ben Fels" w:date="2024-12-21T10:13:00Z" w16du:dateUtc="2024-12-21T09:13:00Z">
        <w:r w:rsidRPr="004C0C7E" w:rsidDel="00FB6B31">
          <w:rPr>
            <w:highlight w:val="green"/>
            <w:rPrChange w:id="648" w:author="Ben Fels" w:date="2024-12-21T11:18:00Z" w16du:dateUtc="2024-12-21T10:18:00Z">
              <w:rPr/>
            </w:rPrChange>
          </w:rPr>
          <w:delText>die Hauptaussage sein</w:delText>
        </w:r>
      </w:del>
      <w:ins w:id="649" w:author="Ben Fels" w:date="2024-12-21T10:13:00Z" w16du:dateUtc="2024-12-21T09:13:00Z">
        <w:r w:rsidR="00FB6B31" w:rsidRPr="004C0C7E">
          <w:rPr>
            <w:highlight w:val="green"/>
            <w:rPrChange w:id="650" w:author="Ben Fels" w:date="2024-12-21T11:18:00Z" w16du:dateUtc="2024-12-21T10:18:00Z">
              <w:rPr/>
            </w:rPrChange>
          </w:rPr>
          <w:t>markiert</w:t>
        </w:r>
      </w:ins>
      <w:r w:rsidRPr="004C0C7E">
        <w:rPr>
          <w:highlight w:val="green"/>
          <w:rPrChange w:id="651" w:author="Ben Fels" w:date="2024-12-21T11:18:00Z" w16du:dateUtc="2024-12-21T10:18:00Z">
            <w:rPr/>
          </w:rPrChange>
        </w:rPr>
        <w:t>. Prämissen hingegen können eine Behauptung oder eine andere Prämisse unterstützen</w:t>
      </w:r>
      <w:r w:rsidR="00131C0E">
        <w:rPr>
          <w:highlight w:val="green"/>
        </w:rPr>
        <w:t xml:space="preserve"> (engl. support)</w:t>
      </w:r>
      <w:r w:rsidRPr="004C0C7E">
        <w:rPr>
          <w:highlight w:val="green"/>
          <w:rPrChange w:id="652" w:author="Ben Fels" w:date="2024-12-21T11:18:00Z" w16du:dateUtc="2024-12-21T10:18:00Z">
            <w:rPr/>
          </w:rPrChange>
        </w:rPr>
        <w:t xml:space="preserve"> oder </w:t>
      </w:r>
      <w:r w:rsidR="00F70C99" w:rsidRPr="004C0C7E">
        <w:rPr>
          <w:highlight w:val="green"/>
          <w:rPrChange w:id="653" w:author="Ben Fels" w:date="2024-12-21T11:18:00Z" w16du:dateUtc="2024-12-21T10:18:00Z">
            <w:rPr/>
          </w:rPrChange>
        </w:rPr>
        <w:t>a</w:t>
      </w:r>
      <w:r w:rsidRPr="004C0C7E">
        <w:rPr>
          <w:highlight w:val="green"/>
          <w:rPrChange w:id="654" w:author="Ben Fels" w:date="2024-12-21T11:18:00Z" w16du:dateUtc="2024-12-21T10:18:00Z">
            <w:rPr/>
          </w:rPrChange>
        </w:rPr>
        <w:t>ngreifen</w:t>
      </w:r>
      <w:r w:rsidR="00131C0E">
        <w:rPr>
          <w:highlight w:val="green"/>
        </w:rPr>
        <w:t xml:space="preserve"> (engl. attack)</w:t>
      </w:r>
      <w:r w:rsidRPr="004C0C7E">
        <w:rPr>
          <w:highlight w:val="green"/>
          <w:rPrChange w:id="655" w:author="Ben Fels" w:date="2024-12-21T11:18:00Z" w16du:dateUtc="2024-12-21T10:18:00Z">
            <w:rPr/>
          </w:rPrChange>
        </w:rPr>
        <w:t xml:space="preserve">. Es ist möglich, dass es mehrere Hauptaussagen </w:t>
      </w:r>
      <w:r w:rsidR="00E51A1B" w:rsidRPr="004C0C7E">
        <w:rPr>
          <w:highlight w:val="green"/>
          <w:rPrChange w:id="656" w:author="Ben Fels" w:date="2024-12-21T11:18:00Z" w16du:dateUtc="2024-12-21T10:18:00Z">
            <w:rPr/>
          </w:rPrChange>
        </w:rPr>
        <w:t xml:space="preserve">zu einem Text </w:t>
      </w:r>
      <w:r w:rsidRPr="004C0C7E">
        <w:rPr>
          <w:highlight w:val="green"/>
          <w:rPrChange w:id="657" w:author="Ben Fels" w:date="2024-12-21T11:18:00Z" w16du:dateUtc="2024-12-21T10:18:00Z">
            <w:rPr/>
          </w:rPrChange>
        </w:rPr>
        <w:t>gibt.</w:t>
      </w:r>
      <w:r w:rsidR="003840ED" w:rsidRPr="004C0C7E">
        <w:rPr>
          <w:highlight w:val="green"/>
          <w:rPrChange w:id="658" w:author="Ben Fels" w:date="2024-12-21T11:18:00Z" w16du:dateUtc="2024-12-21T10:18:00Z">
            <w:rPr/>
          </w:rPrChange>
        </w:rPr>
        <w:t xml:space="preserve"> Hierbei wurde jedoch nicht annotiert, auf welche </w:t>
      </w:r>
      <w:r w:rsidR="00E51A1B" w:rsidRPr="004C0C7E">
        <w:rPr>
          <w:highlight w:val="green"/>
          <w:rPrChange w:id="659" w:author="Ben Fels" w:date="2024-12-21T11:18:00Z" w16du:dateUtc="2024-12-21T10:18:00Z">
            <w:rPr/>
          </w:rPrChange>
        </w:rPr>
        <w:t>Hauptaussagen sich die Behauptungen beziehen</w:t>
      </w:r>
      <w:r w:rsidR="00E51A1B" w:rsidRPr="000A3F25">
        <w:t>.</w:t>
      </w:r>
      <w:r w:rsidR="00101287">
        <w:t xml:space="preserve"> </w:t>
      </w:r>
      <w:commentRangeStart w:id="660"/>
      <w:r w:rsidR="00101287">
        <w:t xml:space="preserve">Die nachfolgende Abbildung </w:t>
      </w:r>
      <w:r w:rsidR="004F7402">
        <w:t xml:space="preserve">dient zur Nachvollziehbarkeit </w:t>
      </w:r>
      <w:r w:rsidR="00574BAF">
        <w:t xml:space="preserve">der beschriebenen </w:t>
      </w:r>
      <w:r w:rsidR="004F7402">
        <w:t>argumentative Struktur</w:t>
      </w:r>
      <w:commentRangeEnd w:id="660"/>
      <w:r w:rsidR="009557BD">
        <w:rPr>
          <w:rStyle w:val="Kommentarzeichen"/>
        </w:rPr>
        <w:commentReference w:id="660"/>
      </w:r>
      <w:r w:rsidR="00574BAF">
        <w:t>.</w:t>
      </w:r>
    </w:p>
    <w:p w14:paraId="5E6FB40A" w14:textId="284F024C" w:rsidR="008A74F1" w:rsidRPr="00AF029F" w:rsidRDefault="008A74F1" w:rsidP="00D41EBE">
      <w:pPr>
        <w:pStyle w:val="Beschriftung"/>
        <w:keepNext/>
        <w:rPr>
          <w:color w:val="auto"/>
          <w:sz w:val="20"/>
          <w:szCs w:val="20"/>
        </w:rPr>
      </w:pPr>
      <w:bookmarkStart w:id="661" w:name="_Toc188817248"/>
      <w:r w:rsidRPr="00AF029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1</w:t>
      </w:r>
      <w:r w:rsidR="001A05F3">
        <w:rPr>
          <w:b/>
          <w:color w:val="auto"/>
          <w:sz w:val="20"/>
          <w:szCs w:val="20"/>
        </w:rPr>
        <w:fldChar w:fldCharType="end"/>
      </w:r>
      <w:r w:rsidRPr="00AF029F">
        <w:rPr>
          <w:color w:val="auto"/>
          <w:sz w:val="20"/>
          <w:szCs w:val="20"/>
        </w:rPr>
        <w:t xml:space="preserve"> </w:t>
      </w:r>
      <w:r w:rsidR="00AF029F" w:rsidRPr="00AF029F">
        <w:rPr>
          <w:color w:val="auto"/>
          <w:sz w:val="20"/>
          <w:szCs w:val="20"/>
        </w:rPr>
        <w:br/>
      </w:r>
      <w:r w:rsidR="00B879ED">
        <w:rPr>
          <w:color w:val="auto"/>
          <w:sz w:val="20"/>
          <w:szCs w:val="20"/>
        </w:rPr>
        <w:t>Beispiel für a</w:t>
      </w:r>
      <w:r w:rsidRPr="00AF029F">
        <w:rPr>
          <w:color w:val="auto"/>
          <w:sz w:val="20"/>
          <w:szCs w:val="20"/>
        </w:rPr>
        <w:t>rgumentative</w:t>
      </w:r>
      <w:r w:rsidRPr="00AF029F">
        <w:rPr>
          <w:noProof/>
          <w:color w:val="auto"/>
          <w:sz w:val="20"/>
          <w:szCs w:val="20"/>
        </w:rPr>
        <w:t xml:space="preserve"> Struktur der Aufsätze</w:t>
      </w:r>
      <w:bookmarkEnd w:id="661"/>
    </w:p>
    <w:p w14:paraId="6E7E96EE" w14:textId="1B18F12A" w:rsidR="00CF00D2" w:rsidRDefault="008D3DF6" w:rsidP="001F7CA5">
      <w:pPr>
        <w:autoSpaceDE w:val="0"/>
        <w:autoSpaceDN w:val="0"/>
        <w:adjustRightInd w:val="0"/>
        <w:spacing w:after="0"/>
        <w:jc w:val="both"/>
        <w:rPr>
          <w:ins w:id="662" w:author="Ben Fels" w:date="2024-12-21T10:02:00Z" w16du:dateUtc="2024-12-21T09:02:00Z"/>
        </w:rPr>
      </w:pPr>
      <w:r w:rsidRPr="008D3DF6">
        <w:rPr>
          <w:noProof/>
        </w:rPr>
        <w:drawing>
          <wp:inline distT="0" distB="0" distL="0" distR="0" wp14:anchorId="26E88BCF" wp14:editId="3C1897A7">
            <wp:extent cx="5579745" cy="1762760"/>
            <wp:effectExtent l="0" t="0" r="1905" b="8890"/>
            <wp:docPr id="183752745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27451" name="Grafik 1" descr="Ein Bild, das Text, Diagramm, Reihe, Screenshot enthält.&#10;&#10;Automatisch generierte Beschreibung"/>
                    <pic:cNvPicPr/>
                  </pic:nvPicPr>
                  <pic:blipFill>
                    <a:blip r:embed="rId18"/>
                    <a:stretch>
                      <a:fillRect/>
                    </a:stretch>
                  </pic:blipFill>
                  <pic:spPr>
                    <a:xfrm>
                      <a:off x="0" y="0"/>
                      <a:ext cx="5579745" cy="1762760"/>
                    </a:xfrm>
                    <a:prstGeom prst="rect">
                      <a:avLst/>
                    </a:prstGeom>
                  </pic:spPr>
                </pic:pic>
              </a:graphicData>
            </a:graphic>
          </wp:inline>
        </w:drawing>
      </w:r>
    </w:p>
    <w:p w14:paraId="647A3BB9" w14:textId="4228E36D" w:rsidR="00D4435C" w:rsidRPr="00AF029F" w:rsidRDefault="00D4435C" w:rsidP="001F7CA5">
      <w:pPr>
        <w:autoSpaceDE w:val="0"/>
        <w:autoSpaceDN w:val="0"/>
        <w:adjustRightInd w:val="0"/>
        <w:spacing w:after="0"/>
        <w:jc w:val="both"/>
        <w:rPr>
          <w:ins w:id="663" w:author="Ben Fels" w:date="2024-12-21T10:02:00Z" w16du:dateUtc="2024-12-21T09:02:00Z"/>
          <w:sz w:val="20"/>
          <w:szCs w:val="18"/>
          <w:rPrChange w:id="664" w:author="Ben Fels" w:date="2024-12-21T10:02:00Z" w16du:dateUtc="2024-12-21T09:02:00Z">
            <w:rPr>
              <w:ins w:id="665" w:author="Ben Fels" w:date="2024-12-21T10:02:00Z" w16du:dateUtc="2024-12-21T09:02:00Z"/>
            </w:rPr>
          </w:rPrChange>
        </w:rPr>
      </w:pPr>
      <w:ins w:id="666" w:author="Ben Fels" w:date="2024-12-21T10:02:00Z" w16du:dateUtc="2024-12-21T09:02:00Z">
        <w:r w:rsidRPr="00AF029F">
          <w:rPr>
            <w:sz w:val="20"/>
            <w:szCs w:val="18"/>
            <w:rPrChange w:id="667" w:author="Ben Fels" w:date="2024-12-21T10:02:00Z" w16du:dateUtc="2024-12-21T09:02:00Z">
              <w:rPr/>
            </w:rPrChange>
          </w:rPr>
          <w:t>Eigene Darstellung nach</w:t>
        </w:r>
      </w:ins>
      <w:ins w:id="668" w:author="Ben Fels" w:date="2024-12-21T11:18:00Z" w16du:dateUtc="2024-12-21T10:18:00Z">
        <w:r w:rsidR="00C351F4" w:rsidRPr="00AF029F">
          <w:rPr>
            <w:sz w:val="20"/>
            <w:szCs w:val="18"/>
          </w:rPr>
          <w:t xml:space="preserve"> </w:t>
        </w:r>
        <w:r w:rsidR="00C351F4" w:rsidRPr="00AF029F">
          <w:rPr>
            <w:sz w:val="20"/>
            <w:szCs w:val="18"/>
            <w:rPrChange w:id="669" w:author="Ben Fels" w:date="2024-12-21T11:19:00Z" w16du:dateUtc="2024-12-21T10:19:00Z">
              <w:rPr>
                <w:rFonts w:cs="Arial"/>
                <w:highlight w:val="magenta"/>
              </w:rPr>
            </w:rPrChange>
          </w:rPr>
          <w:t>Stab &amp; Gurevych</w:t>
        </w:r>
        <w:r w:rsidR="00C351F4" w:rsidRPr="00AF029F">
          <w:rPr>
            <w:sz w:val="20"/>
            <w:szCs w:val="18"/>
            <w:rPrChange w:id="670" w:author="Ben Fels" w:date="2024-12-21T11:19:00Z" w16du:dateUtc="2024-12-21T10:19:00Z">
              <w:rPr>
                <w:highlight w:val="green"/>
              </w:rPr>
            </w:rPrChange>
          </w:rPr>
          <w:t xml:space="preserve"> </w:t>
        </w:r>
        <w:r w:rsidR="00C351F4" w:rsidRPr="00AF029F">
          <w:rPr>
            <w:sz w:val="20"/>
            <w:szCs w:val="18"/>
            <w:rPrChange w:id="671" w:author="Ben Fels" w:date="2024-12-21T11:19:00Z" w16du:dateUtc="2024-12-21T10:19:00Z">
              <w:rPr>
                <w:highlight w:val="magenta"/>
              </w:rPr>
            </w:rPrChange>
          </w:rPr>
          <w:fldChar w:fldCharType="begin"/>
        </w:r>
      </w:ins>
      <w:r w:rsidR="00FD2583" w:rsidRPr="00AF029F">
        <w:rPr>
          <w:sz w:val="20"/>
          <w:szCs w:val="18"/>
          <w:rPrChange w:id="67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673" w:author="Ben Fels" w:date="2024-12-21T11:18:00Z" w16du:dateUtc="2024-12-21T10:18:00Z">
        <w:r w:rsidR="00C351F4" w:rsidRPr="00AF029F">
          <w:rPr>
            <w:sz w:val="20"/>
            <w:szCs w:val="18"/>
            <w:rPrChange w:id="674" w:author="Ben Fels" w:date="2024-12-21T11:19:00Z" w16du:dateUtc="2024-12-21T10:19:00Z">
              <w:rPr>
                <w:highlight w:val="magenta"/>
              </w:rPr>
            </w:rPrChange>
          </w:rPr>
          <w:fldChar w:fldCharType="separate"/>
        </w:r>
      </w:ins>
      <w:r w:rsidR="00FD2583" w:rsidRPr="00AF029F">
        <w:rPr>
          <w:sz w:val="20"/>
          <w:szCs w:val="18"/>
          <w:rPrChange w:id="675" w:author="Ben Fels" w:date="2024-12-21T11:19:00Z" w16du:dateUtc="2024-12-21T10:19:00Z">
            <w:rPr>
              <w:rFonts w:cs="Arial"/>
              <w:highlight w:val="magenta"/>
            </w:rPr>
          </w:rPrChange>
        </w:rPr>
        <w:t>(2017b)</w:t>
      </w:r>
      <w:ins w:id="676" w:author="Ben Fels" w:date="2024-12-21T11:18:00Z" w16du:dateUtc="2024-12-21T10:18:00Z">
        <w:r w:rsidR="00C351F4" w:rsidRPr="00AF029F">
          <w:rPr>
            <w:sz w:val="20"/>
            <w:szCs w:val="18"/>
            <w:rPrChange w:id="677" w:author="Ben Fels" w:date="2024-12-21T11:19:00Z" w16du:dateUtc="2024-12-21T10:19:00Z">
              <w:rPr>
                <w:highlight w:val="magenta"/>
              </w:rPr>
            </w:rPrChange>
          </w:rPr>
          <w:fldChar w:fldCharType="end"/>
        </w:r>
      </w:ins>
      <w:ins w:id="678" w:author="Ben Fels" w:date="2024-12-21T11:19:00Z" w16du:dateUtc="2024-12-21T10:19:00Z">
        <w:r w:rsidR="00FD2583" w:rsidRPr="00AF029F">
          <w:rPr>
            <w:sz w:val="20"/>
            <w:szCs w:val="18"/>
          </w:rPr>
          <w:t>.</w:t>
        </w:r>
      </w:ins>
    </w:p>
    <w:p w14:paraId="04526F9C" w14:textId="77777777" w:rsidR="00E62969" w:rsidRDefault="00E62969" w:rsidP="00F05727">
      <w:pPr>
        <w:autoSpaceDE w:val="0"/>
        <w:autoSpaceDN w:val="0"/>
        <w:adjustRightInd w:val="0"/>
        <w:spacing w:after="0"/>
        <w:jc w:val="both"/>
      </w:pPr>
    </w:p>
    <w:p w14:paraId="75402CEC" w14:textId="070CE582" w:rsidR="00D918CC" w:rsidRDefault="00075D4F" w:rsidP="00F626B8">
      <w:pPr>
        <w:autoSpaceDE w:val="0"/>
        <w:autoSpaceDN w:val="0"/>
        <w:adjustRightInd w:val="0"/>
        <w:spacing w:after="0"/>
        <w:jc w:val="both"/>
      </w:pPr>
      <w:r w:rsidRPr="00B71126">
        <w:rPr>
          <w:highlight w:val="green"/>
        </w:rPr>
        <w:t xml:space="preserve">Ein Aufsatz </w:t>
      </w:r>
      <w:r w:rsidR="00F05727" w:rsidRPr="00B71126">
        <w:rPr>
          <w:highlight w:val="green"/>
        </w:rPr>
        <w:t>umfass</w:t>
      </w:r>
      <w:r w:rsidR="00EA3B1B" w:rsidRPr="00B71126">
        <w:rPr>
          <w:highlight w:val="green"/>
        </w:rPr>
        <w:t xml:space="preserve">t </w:t>
      </w:r>
      <w:r w:rsidR="00F05727" w:rsidRPr="00B71126">
        <w:rPr>
          <w:highlight w:val="green"/>
        </w:rPr>
        <w:t>ca. 200 bis 500 Wörter, mit einem Median von 3</w:t>
      </w:r>
      <w:r w:rsidR="00150CDD" w:rsidRPr="00B71126">
        <w:rPr>
          <w:highlight w:val="green"/>
        </w:rPr>
        <w:t>19</w:t>
      </w:r>
      <w:r w:rsidR="00F05727" w:rsidRPr="00B71126">
        <w:rPr>
          <w:highlight w:val="green"/>
        </w:rPr>
        <w:t xml:space="preserve"> Wörtern.</w:t>
      </w:r>
      <w:r w:rsidR="0079077C" w:rsidRPr="00B71126">
        <w:rPr>
          <w:highlight w:val="green"/>
        </w:rPr>
        <w:t xml:space="preserve"> </w:t>
      </w:r>
      <w:r w:rsidR="00F05727" w:rsidRPr="00B71126">
        <w:rPr>
          <w:highlight w:val="green"/>
        </w:rPr>
        <w:t xml:space="preserve">Gemäß der dazugehörigen Annotationen enthalten die Aufsätze zwischen 1-3 Hauptaussagen, 2-10 Behauptungen, 2-20 Prämissen und </w:t>
      </w:r>
      <w:r w:rsidR="001C02DC" w:rsidRPr="00B71126">
        <w:rPr>
          <w:highlight w:val="green"/>
        </w:rPr>
        <w:t>5</w:t>
      </w:r>
      <w:r w:rsidR="00F05727" w:rsidRPr="00B71126">
        <w:rPr>
          <w:highlight w:val="green"/>
        </w:rPr>
        <w:t>-2</w:t>
      </w:r>
      <w:r w:rsidR="001C02DC" w:rsidRPr="00B71126">
        <w:rPr>
          <w:highlight w:val="green"/>
        </w:rPr>
        <w:t>6</w:t>
      </w:r>
      <w:r w:rsidR="00F05727" w:rsidRPr="00B71126">
        <w:rPr>
          <w:highlight w:val="green"/>
        </w:rPr>
        <w:t xml:space="preserve"> Beziehungen.</w:t>
      </w:r>
      <w:r w:rsidR="00C949E4" w:rsidRPr="00B71126">
        <w:rPr>
          <w:highlight w:val="green"/>
        </w:rPr>
        <w:t xml:space="preserve"> </w:t>
      </w:r>
      <w:r w:rsidR="001317A8" w:rsidRPr="00B71126">
        <w:rPr>
          <w:highlight w:val="green"/>
        </w:rPr>
        <w:t>Es wurde fälschlicherweise angenommen, dass die Aufsätze keine Duplikate enthalten, da es sich um einen professionell erstellten Datensatz handelt.</w:t>
      </w:r>
      <w:r w:rsidR="009A35A2" w:rsidRPr="00B71126">
        <w:rPr>
          <w:highlight w:val="green"/>
        </w:rPr>
        <w:t xml:space="preserve"> Es wurde</w:t>
      </w:r>
      <w:r w:rsidR="00366378" w:rsidRPr="00B71126">
        <w:rPr>
          <w:highlight w:val="green"/>
        </w:rPr>
        <w:t>,</w:t>
      </w:r>
      <w:r w:rsidR="009A35A2" w:rsidRPr="00B71126">
        <w:rPr>
          <w:highlight w:val="green"/>
        </w:rPr>
        <w:t xml:space="preserve"> nachdem die </w:t>
      </w:r>
      <w:r w:rsidR="00F5610E" w:rsidRPr="00B71126">
        <w:rPr>
          <w:highlight w:val="green"/>
        </w:rPr>
        <w:t xml:space="preserve">Anfragen </w:t>
      </w:r>
      <w:r w:rsidR="00366378" w:rsidRPr="00B71126">
        <w:rPr>
          <w:highlight w:val="green"/>
        </w:rPr>
        <w:t xml:space="preserve">bereits </w:t>
      </w:r>
      <w:r w:rsidR="009A35A2" w:rsidRPr="00B71126">
        <w:rPr>
          <w:highlight w:val="green"/>
        </w:rPr>
        <w:t>an das LLM gesendet wurden</w:t>
      </w:r>
      <w:r w:rsidR="00366378" w:rsidRPr="00B71126">
        <w:rPr>
          <w:highlight w:val="green"/>
        </w:rPr>
        <w:t>,</w:t>
      </w:r>
      <w:r w:rsidR="009A35A2" w:rsidRPr="00B71126">
        <w:rPr>
          <w:highlight w:val="green"/>
        </w:rPr>
        <w:t xml:space="preserve"> jedoch festgestellt, dass</w:t>
      </w:r>
      <w:r w:rsidR="00D92FDC" w:rsidRPr="00B71126">
        <w:rPr>
          <w:highlight w:val="green"/>
        </w:rPr>
        <w:t xml:space="preserve"> </w:t>
      </w:r>
      <w:r w:rsidR="009A35A2" w:rsidRPr="00B71126">
        <w:rPr>
          <w:highlight w:val="green"/>
        </w:rPr>
        <w:t xml:space="preserve">ein Text dreimal und ein weiterer Text zweimal vorkommt. </w:t>
      </w:r>
      <w:r w:rsidR="00BE0A84" w:rsidRPr="00B71126">
        <w:rPr>
          <w:highlight w:val="green"/>
        </w:rPr>
        <w:t>Die abweichende</w:t>
      </w:r>
      <w:r w:rsidR="003624C7" w:rsidRPr="00B71126">
        <w:rPr>
          <w:highlight w:val="green"/>
        </w:rPr>
        <w:t>n</w:t>
      </w:r>
      <w:r w:rsidR="00BE0A84" w:rsidRPr="00B71126">
        <w:rPr>
          <w:highlight w:val="green"/>
        </w:rPr>
        <w:t xml:space="preserve"> Annotation </w:t>
      </w:r>
      <w:r w:rsidR="006552AA" w:rsidRPr="00B71126">
        <w:rPr>
          <w:highlight w:val="green"/>
        </w:rPr>
        <w:t>d</w:t>
      </w:r>
      <w:r w:rsidR="00CE21D8" w:rsidRPr="00B71126">
        <w:rPr>
          <w:highlight w:val="green"/>
        </w:rPr>
        <w:t>ieser</w:t>
      </w:r>
      <w:r w:rsidR="006552AA" w:rsidRPr="00B71126">
        <w:rPr>
          <w:highlight w:val="green"/>
        </w:rPr>
        <w:t xml:space="preserve"> </w:t>
      </w:r>
      <w:r w:rsidR="00BE0A84" w:rsidRPr="00B71126">
        <w:rPr>
          <w:highlight w:val="green"/>
        </w:rPr>
        <w:t xml:space="preserve">Texte </w:t>
      </w:r>
      <w:r w:rsidR="00A65B54" w:rsidRPr="00B71126">
        <w:rPr>
          <w:highlight w:val="green"/>
        </w:rPr>
        <w:t xml:space="preserve">resultiert </w:t>
      </w:r>
      <w:r w:rsidR="00A174CA" w:rsidRPr="00B71126">
        <w:rPr>
          <w:highlight w:val="green"/>
        </w:rPr>
        <w:t xml:space="preserve">vermutlich </w:t>
      </w:r>
      <w:r w:rsidR="00A65B54" w:rsidRPr="00B71126">
        <w:rPr>
          <w:highlight w:val="green"/>
        </w:rPr>
        <w:t xml:space="preserve">aus </w:t>
      </w:r>
      <w:r w:rsidR="006552AA" w:rsidRPr="00B71126">
        <w:rPr>
          <w:highlight w:val="green"/>
        </w:rPr>
        <w:t xml:space="preserve">der zuvor beschriebenen </w:t>
      </w:r>
      <w:r w:rsidR="00DE2EEC" w:rsidRPr="00B71126">
        <w:rPr>
          <w:highlight w:val="green"/>
        </w:rPr>
        <w:t xml:space="preserve">subjektiven </w:t>
      </w:r>
      <w:r w:rsidR="00A174CA" w:rsidRPr="00B71126">
        <w:rPr>
          <w:highlight w:val="green"/>
        </w:rPr>
        <w:t>Einschätzung der Annotatoren</w:t>
      </w:r>
      <w:r w:rsidR="009A35A2" w:rsidRPr="00B71126">
        <w:rPr>
          <w:highlight w:val="green"/>
        </w:rPr>
        <w:t>.</w:t>
      </w:r>
      <w:r w:rsidR="00FD1B5C" w:rsidRPr="00B71126">
        <w:rPr>
          <w:highlight w:val="green"/>
        </w:rPr>
        <w:t xml:space="preserve"> </w:t>
      </w:r>
      <w:r w:rsidR="00D92FDC" w:rsidRPr="00B71126">
        <w:rPr>
          <w:highlight w:val="green"/>
        </w:rPr>
        <w:t>G</w:t>
      </w:r>
      <w:r w:rsidR="002C0DAE" w:rsidRPr="00B71126">
        <w:rPr>
          <w:highlight w:val="green"/>
        </w:rPr>
        <w:t>lücklicherweise befindet sich nur einer dieser Texte im Trainingsdatensatz</w:t>
      </w:r>
      <w:r w:rsidR="0051632B" w:rsidRPr="00B71126">
        <w:rPr>
          <w:highlight w:val="green"/>
        </w:rPr>
        <w:t xml:space="preserve">, weshalb die Prompts </w:t>
      </w:r>
      <w:r w:rsidR="00FC2741" w:rsidRPr="00B71126">
        <w:rPr>
          <w:highlight w:val="green"/>
        </w:rPr>
        <w:t>und somit auch die Anfragen an das LLM nicht überarbeitet werden mussten</w:t>
      </w:r>
      <w:r w:rsidR="00A32E92">
        <w:t>.</w:t>
      </w:r>
      <w:r w:rsidR="00FD1B5C">
        <w:rPr>
          <w:rStyle w:val="Funotenzeichen"/>
        </w:rPr>
        <w:footnoteReference w:id="1"/>
      </w:r>
      <w:r w:rsidR="00366378">
        <w:t xml:space="preserve"> </w:t>
      </w:r>
    </w:p>
    <w:p w14:paraId="5E1F0479" w14:textId="56BEEABD" w:rsidR="009606D1" w:rsidRDefault="00F626B8" w:rsidP="00F626B8">
      <w:pPr>
        <w:autoSpaceDE w:val="0"/>
        <w:autoSpaceDN w:val="0"/>
        <w:adjustRightInd w:val="0"/>
        <w:spacing w:after="0"/>
        <w:jc w:val="both"/>
      </w:pPr>
      <w:r>
        <w:t xml:space="preserve"> </w:t>
      </w:r>
      <w:r w:rsidR="009606D1" w:rsidRPr="002F1C43">
        <w:rPr>
          <w:rFonts w:cs="Arial"/>
          <w:highlight w:val="magenta"/>
        </w:rPr>
        <w:t>Yeginbergen et al.</w:t>
      </w:r>
      <w:r w:rsidR="009606D1">
        <w:rPr>
          <w:rFonts w:cs="Arial"/>
        </w:rPr>
        <w:t xml:space="preserve"> </w:t>
      </w:r>
      <w:r w:rsidR="009606D1" w:rsidRPr="002F1C43">
        <w:rPr>
          <w:highlight w:val="magenta"/>
        </w:rPr>
        <w:fldChar w:fldCharType="begin"/>
      </w:r>
      <w:r w:rsidR="009606D1">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009606D1" w:rsidRPr="002F1C43">
        <w:rPr>
          <w:highlight w:val="magenta"/>
        </w:rPr>
        <w:fldChar w:fldCharType="separate"/>
      </w:r>
      <w:r w:rsidR="009606D1" w:rsidRPr="00D30FE3">
        <w:rPr>
          <w:rFonts w:cs="Arial"/>
          <w:highlight w:val="magenta"/>
        </w:rPr>
        <w:t>(2024, S. 11690)</w:t>
      </w:r>
      <w:r w:rsidR="009606D1" w:rsidRPr="002F1C43">
        <w:rPr>
          <w:highlight w:val="magenta"/>
        </w:rPr>
        <w:fldChar w:fldCharType="end"/>
      </w:r>
      <w:r w:rsidR="009606D1">
        <w:t xml:space="preserve"> </w:t>
      </w:r>
      <w:r w:rsidR="009606D1" w:rsidRPr="005509CD">
        <w:rPr>
          <w:rFonts w:cs="Arial"/>
          <w:highlight w:val="green"/>
        </w:rPr>
        <w:t>weisen darauf hin, dass beim Argument Mining</w:t>
      </w:r>
      <w:r w:rsidR="009606D1" w:rsidRPr="005509CD">
        <w:rPr>
          <w:highlight w:val="green"/>
        </w:rPr>
        <w:t xml:space="preserve"> auch Beispiele aufgenommen werden sollen, welche keine </w:t>
      </w:r>
      <w:r w:rsidR="009606D1" w:rsidRPr="005509CD">
        <w:rPr>
          <w:highlight w:val="green"/>
        </w:rPr>
        <w:lastRenderedPageBreak/>
        <w:t>Argumentationskomponenten beinhalten. Da der Datensatz lediglich argumentative Aufsätze beinhaltet, werden keine nicht-argumentativen Texte als Beispiele übergeben. Die Aufsätze enthalten allerdings auch nicht-argumentative Textstellen, welche keine Argumentationskomponenten darstellen.</w:t>
      </w:r>
      <w:r w:rsidR="009606D1">
        <w:t xml:space="preserve">  </w:t>
      </w:r>
    </w:p>
    <w:p w14:paraId="3FCE1D8B" w14:textId="2E25278E" w:rsidR="00317FC6" w:rsidRPr="00021991" w:rsidRDefault="00317FC6" w:rsidP="001F7CA5">
      <w:pPr>
        <w:autoSpaceDE w:val="0"/>
        <w:autoSpaceDN w:val="0"/>
        <w:adjustRightInd w:val="0"/>
        <w:spacing w:after="0"/>
        <w:jc w:val="both"/>
      </w:pPr>
    </w:p>
    <w:p w14:paraId="6CEDE68E" w14:textId="286060EB" w:rsidR="00633544" w:rsidRDefault="00633544">
      <w:pPr>
        <w:pStyle w:val="berschrift2"/>
      </w:pPr>
      <w:bookmarkStart w:id="679" w:name="_Toc188817224"/>
      <w:r w:rsidRPr="00911C80">
        <w:rPr>
          <w:rPrChange w:id="680" w:author="Ben Fels" w:date="2024-12-17T07:55:00Z" w16du:dateUtc="2024-12-17T06:55:00Z">
            <w:rPr>
              <w:rFonts w:eastAsiaTheme="minorHAnsi" w:cstheme="minorBidi"/>
              <w:b/>
              <w:color w:val="auto"/>
              <w:sz w:val="24"/>
              <w:szCs w:val="22"/>
              <w:lang w:val="en-US"/>
            </w:rPr>
          </w:rPrChange>
        </w:rPr>
        <w:t>Methode</w:t>
      </w:r>
      <w:bookmarkEnd w:id="679"/>
    </w:p>
    <w:p w14:paraId="2F9B670A" w14:textId="757DF9B8" w:rsidR="00B36425" w:rsidRDefault="00691544" w:rsidP="00062DD2">
      <w:pPr>
        <w:jc w:val="both"/>
      </w:pPr>
      <w:ins w:id="681" w:author="Ben Fels" w:date="2024-12-21T19:09:00Z" w16du:dateUtc="2024-12-21T18:09:00Z">
        <w:r w:rsidRPr="00C2340B">
          <w:rPr>
            <w:highlight w:val="green"/>
          </w:rPr>
          <w:t xml:space="preserve">Im Rahmen der </w:t>
        </w:r>
      </w:ins>
      <w:r>
        <w:rPr>
          <w:highlight w:val="green"/>
        </w:rPr>
        <w:t>Untersuchung</w:t>
      </w:r>
      <w:ins w:id="682" w:author="Ben Fels" w:date="2024-12-21T19:09:00Z" w16du:dateUtc="2024-12-21T18:09:00Z">
        <w:r w:rsidRPr="00C2340B">
          <w:rPr>
            <w:highlight w:val="green"/>
          </w:rPr>
          <w:t xml:space="preserve"> wird ein experimenteller Ansatz verfolgt. </w:t>
        </w:r>
      </w:ins>
      <w:r w:rsidR="003C1D64" w:rsidRPr="001D0E0C">
        <w:rPr>
          <w:highlight w:val="green"/>
        </w:rPr>
        <w:t xml:space="preserve">Anstatt ein Modell für jede Teilaufgabe des Argument Mining zu </w:t>
      </w:r>
      <w:r w:rsidR="00056F16" w:rsidRPr="001D0E0C">
        <w:rPr>
          <w:highlight w:val="green"/>
        </w:rPr>
        <w:t>trainieren,</w:t>
      </w:r>
      <w:r w:rsidR="003C1D64" w:rsidRPr="001D0E0C">
        <w:rPr>
          <w:highlight w:val="green"/>
        </w:rPr>
        <w:t xml:space="preserve"> </w:t>
      </w:r>
      <w:ins w:id="683" w:author="Ben Fels" w:date="2024-12-21T14:01:00Z" w16du:dateUtc="2024-12-21T13:01:00Z">
        <w:r w:rsidR="001820F6" w:rsidRPr="001D0E0C">
          <w:rPr>
            <w:highlight w:val="green"/>
          </w:rPr>
          <w:t xml:space="preserve">soll sich die </w:t>
        </w:r>
      </w:ins>
      <w:r w:rsidR="001820F6" w:rsidRPr="001D0E0C">
        <w:rPr>
          <w:highlight w:val="green"/>
        </w:rPr>
        <w:t xml:space="preserve">gute Performance der LLMs bei NLP-Aufgaben und deren </w:t>
      </w:r>
      <w:ins w:id="684" w:author="Ben Fels" w:date="2024-12-21T14:01:00Z" w16du:dateUtc="2024-12-21T13:01:00Z">
        <w:r w:rsidR="001820F6" w:rsidRPr="001D0E0C">
          <w:rPr>
            <w:highlight w:val="green"/>
          </w:rPr>
          <w:t>Lernfähigkeit zu Nutze gemacht werden</w:t>
        </w:r>
      </w:ins>
      <w:r w:rsidR="001820F6" w:rsidRPr="001D0E0C">
        <w:rPr>
          <w:highlight w:val="green"/>
        </w:rPr>
        <w:t xml:space="preserve"> und es auf den vollständigen Prozess </w:t>
      </w:r>
      <w:r w:rsidR="00F24D5E" w:rsidRPr="001D0E0C">
        <w:rPr>
          <w:highlight w:val="green"/>
        </w:rPr>
        <w:t xml:space="preserve">des </w:t>
      </w:r>
      <w:r w:rsidR="000C74CC" w:rsidRPr="001D0E0C">
        <w:rPr>
          <w:highlight w:val="green"/>
        </w:rPr>
        <w:t xml:space="preserve">Argument Minings </w:t>
      </w:r>
      <w:r w:rsidR="001820F6" w:rsidRPr="001D0E0C">
        <w:rPr>
          <w:highlight w:val="green"/>
        </w:rPr>
        <w:t>angewendet werden</w:t>
      </w:r>
      <w:r w:rsidR="001820F6" w:rsidRPr="00F00441">
        <w:t xml:space="preserve">. </w:t>
      </w:r>
      <w:r w:rsidR="00056F16" w:rsidRPr="001D0E0C">
        <w:rPr>
          <w:highlight w:val="green"/>
        </w:rPr>
        <w:t xml:space="preserve">Dem LLM wird folglich ein Text </w:t>
      </w:r>
      <w:r w:rsidR="00825186" w:rsidRPr="001D0E0C">
        <w:rPr>
          <w:highlight w:val="green"/>
        </w:rPr>
        <w:t xml:space="preserve">aus dem Datensatz </w:t>
      </w:r>
      <w:r w:rsidR="00056F16" w:rsidRPr="001D0E0C">
        <w:rPr>
          <w:highlight w:val="green"/>
        </w:rPr>
        <w:t>übergeben, aus welchem es die Argumentationskomponenten und deren Beziehungen extrahieren soll</w:t>
      </w:r>
      <w:r w:rsidR="00056F16" w:rsidRPr="00F00441">
        <w:t>.</w:t>
      </w:r>
      <w:r w:rsidR="00A12931">
        <w:t xml:space="preserve"> </w:t>
      </w:r>
      <w:r w:rsidR="00433B09">
        <w:t>Neben dem Text</w:t>
      </w:r>
      <w:r w:rsidR="00B037DF">
        <w:t>en</w:t>
      </w:r>
      <w:r w:rsidR="00433B09">
        <w:t xml:space="preserve"> </w:t>
      </w:r>
      <w:r w:rsidR="00A12931">
        <w:t>werden dem Modell</w:t>
      </w:r>
      <w:r w:rsidR="00146BBB">
        <w:t xml:space="preserve"> zusätzlich systematisch abweichende Prompts übergeben</w:t>
      </w:r>
      <w:r w:rsidR="004B363E">
        <w:t xml:space="preserve">, sodass deren Auswirkungen auf die Leistung </w:t>
      </w:r>
      <w:ins w:id="685" w:author="Ben Fels" w:date="2024-12-21T19:09:00Z" w16du:dateUtc="2024-12-21T18:09:00Z">
        <w:r w:rsidR="00825186" w:rsidRPr="00F00441">
          <w:t>des LLMs</w:t>
        </w:r>
      </w:ins>
      <w:r w:rsidR="00795DB3">
        <w:t xml:space="preserve"> analysiert werden kann</w:t>
      </w:r>
      <w:ins w:id="686" w:author="Ben Fels" w:date="2024-12-21T19:09:00Z" w16du:dateUtc="2024-12-21T18:09:00Z">
        <w:r w:rsidR="00825186" w:rsidRPr="00F00441">
          <w:t>.</w:t>
        </w:r>
      </w:ins>
      <w:r w:rsidR="00FC7A33">
        <w:t xml:space="preserve"> </w:t>
      </w:r>
      <w:r w:rsidR="006E3CF6" w:rsidRPr="005D1B8A">
        <w:rPr>
          <w:highlight w:val="green"/>
        </w:rPr>
        <w:t xml:space="preserve">Bevor die Prompts an das LLM übergeben werden, </w:t>
      </w:r>
      <w:r w:rsidR="00577A01" w:rsidRPr="005D1B8A">
        <w:rPr>
          <w:highlight w:val="green"/>
        </w:rPr>
        <w:t xml:space="preserve">werden </w:t>
      </w:r>
      <w:r w:rsidR="006E3CF6" w:rsidRPr="005D1B8A">
        <w:rPr>
          <w:highlight w:val="green"/>
        </w:rPr>
        <w:t>d</w:t>
      </w:r>
      <w:r w:rsidR="00D74B83" w:rsidRPr="005D1B8A">
        <w:rPr>
          <w:highlight w:val="green"/>
        </w:rPr>
        <w:t xml:space="preserve">ie ann-Dateien </w:t>
      </w:r>
      <w:r w:rsidR="00577A01" w:rsidRPr="005D1B8A">
        <w:rPr>
          <w:highlight w:val="green"/>
        </w:rPr>
        <w:t>aufbereitet</w:t>
      </w:r>
      <w:r w:rsidR="00D74B83" w:rsidRPr="005D1B8A">
        <w:rPr>
          <w:highlight w:val="green"/>
        </w:rPr>
        <w:t xml:space="preserve">. </w:t>
      </w:r>
      <w:r w:rsidR="00C7645C" w:rsidRPr="005D1B8A">
        <w:rPr>
          <w:highlight w:val="green"/>
        </w:rPr>
        <w:t xml:space="preserve">Die </w:t>
      </w:r>
      <w:r w:rsidR="00D74B83" w:rsidRPr="005D1B8A">
        <w:rPr>
          <w:highlight w:val="green"/>
        </w:rPr>
        <w:t xml:space="preserve">argumentativen Komponenten </w:t>
      </w:r>
      <w:r w:rsidR="00C7645C" w:rsidRPr="005D1B8A">
        <w:rPr>
          <w:highlight w:val="green"/>
        </w:rPr>
        <w:t xml:space="preserve">sind mit </w:t>
      </w:r>
      <w:r w:rsidR="00D74B83" w:rsidRPr="005D1B8A">
        <w:rPr>
          <w:highlight w:val="green"/>
        </w:rPr>
        <w:t xml:space="preserve">Tx </w:t>
      </w:r>
      <w:r w:rsidR="00BE36F5" w:rsidRPr="005D1B8A">
        <w:rPr>
          <w:highlight w:val="green"/>
        </w:rPr>
        <w:t xml:space="preserve">versehen, </w:t>
      </w:r>
      <w:r w:rsidR="00C7645C" w:rsidRPr="005D1B8A">
        <w:rPr>
          <w:highlight w:val="green"/>
        </w:rPr>
        <w:t xml:space="preserve">wobei </w:t>
      </w:r>
      <w:r w:rsidR="00D74B83" w:rsidRPr="005D1B8A">
        <w:rPr>
          <w:highlight w:val="green"/>
        </w:rPr>
        <w:t xml:space="preserve">x </w:t>
      </w:r>
      <w:r w:rsidR="00BE36F5" w:rsidRPr="005D1B8A">
        <w:rPr>
          <w:highlight w:val="green"/>
        </w:rPr>
        <w:t xml:space="preserve">eine </w:t>
      </w:r>
      <w:r w:rsidR="00D74B83" w:rsidRPr="005D1B8A">
        <w:rPr>
          <w:highlight w:val="green"/>
        </w:rPr>
        <w:t xml:space="preserve">fortlaufende Nummer </w:t>
      </w:r>
      <w:r w:rsidR="00BE36F5" w:rsidRPr="005D1B8A">
        <w:rPr>
          <w:highlight w:val="green"/>
        </w:rPr>
        <w:t>ist</w:t>
      </w:r>
      <w:r w:rsidR="00D74B83" w:rsidRPr="005D1B8A">
        <w:rPr>
          <w:highlight w:val="green"/>
        </w:rPr>
        <w:t xml:space="preserve">. Es wird dabei </w:t>
      </w:r>
      <w:r w:rsidR="00BE36F5" w:rsidRPr="005D1B8A">
        <w:rPr>
          <w:highlight w:val="green"/>
        </w:rPr>
        <w:t xml:space="preserve">folglich </w:t>
      </w:r>
      <w:r w:rsidR="00D74B83" w:rsidRPr="005D1B8A">
        <w:rPr>
          <w:highlight w:val="green"/>
        </w:rPr>
        <w:t xml:space="preserve">nicht zwischen den Argumentationskomponenten unterschieden. </w:t>
      </w:r>
      <w:r w:rsidR="00BE36F5" w:rsidRPr="005D1B8A">
        <w:rPr>
          <w:highlight w:val="green"/>
        </w:rPr>
        <w:t xml:space="preserve">Diese IDs werden </w:t>
      </w:r>
      <w:r w:rsidR="00F12A32" w:rsidRPr="005D1B8A">
        <w:rPr>
          <w:highlight w:val="green"/>
        </w:rPr>
        <w:t xml:space="preserve">geändert, sodass </w:t>
      </w:r>
      <w:r w:rsidR="00256485" w:rsidRPr="005D1B8A">
        <w:rPr>
          <w:highlight w:val="green"/>
        </w:rPr>
        <w:t xml:space="preserve">anhand derer erkennbar ist, um welche Argumentationskomponente es sich handelt. </w:t>
      </w:r>
      <w:r w:rsidR="00D74B83" w:rsidRPr="005D1B8A">
        <w:rPr>
          <w:highlight w:val="green"/>
        </w:rPr>
        <w:t xml:space="preserve">Darauf aufbauen werden die annotierten Daten in ein JSON-Schema überführt. </w:t>
      </w:r>
      <w:r w:rsidR="002B4864" w:rsidRPr="005D1B8A">
        <w:rPr>
          <w:highlight w:val="green"/>
        </w:rPr>
        <w:t xml:space="preserve">Das </w:t>
      </w:r>
      <w:r w:rsidR="00D74B83" w:rsidRPr="005D1B8A">
        <w:rPr>
          <w:highlight w:val="green"/>
        </w:rPr>
        <w:t xml:space="preserve">semi-strukturierte Format </w:t>
      </w:r>
      <w:r w:rsidR="002B4864" w:rsidRPr="005D1B8A">
        <w:rPr>
          <w:highlight w:val="green"/>
        </w:rPr>
        <w:t>wird als geeignet betrachtet</w:t>
      </w:r>
      <w:r w:rsidR="00D74B83" w:rsidRPr="005D1B8A">
        <w:rPr>
          <w:highlight w:val="green"/>
        </w:rPr>
        <w:t>, da sowohl die Daten als auch die Ausgabe</w:t>
      </w:r>
      <w:r w:rsidR="00640F64" w:rsidRPr="005D1B8A">
        <w:rPr>
          <w:highlight w:val="green"/>
        </w:rPr>
        <w:t>n</w:t>
      </w:r>
      <w:r w:rsidR="00D74B83" w:rsidRPr="005D1B8A">
        <w:rPr>
          <w:highlight w:val="green"/>
        </w:rPr>
        <w:t xml:space="preserve"> des LLMs</w:t>
      </w:r>
      <w:r w:rsidR="00540416" w:rsidRPr="005D1B8A">
        <w:rPr>
          <w:highlight w:val="green"/>
        </w:rPr>
        <w:t>, wie zuvor beschrieben,</w:t>
      </w:r>
      <w:r w:rsidR="00D74B83" w:rsidRPr="005D1B8A">
        <w:rPr>
          <w:highlight w:val="green"/>
        </w:rPr>
        <w:t xml:space="preserve"> in dieses Format überführt werden können</w:t>
      </w:r>
      <w:r w:rsidR="005F2280" w:rsidRPr="005D1B8A">
        <w:rPr>
          <w:highlight w:val="green"/>
        </w:rPr>
        <w:t xml:space="preserve">. Damit </w:t>
      </w:r>
      <w:r w:rsidR="006368C7" w:rsidRPr="005D1B8A">
        <w:rPr>
          <w:highlight w:val="green"/>
        </w:rPr>
        <w:t>lassen sich</w:t>
      </w:r>
      <w:r w:rsidR="00463D75" w:rsidRPr="005D1B8A">
        <w:rPr>
          <w:highlight w:val="green"/>
        </w:rPr>
        <w:t xml:space="preserve"> die Daten</w:t>
      </w:r>
      <w:r w:rsidR="00463D75">
        <w:t xml:space="preserve"> </w:t>
      </w:r>
      <w:r w:rsidR="00D74B83" w:rsidRPr="00C3078D">
        <w:rPr>
          <w:highlight w:val="green"/>
        </w:rPr>
        <w:t>für die Evaluation miteinander verglichen</w:t>
      </w:r>
      <w:r w:rsidR="00D74B83">
        <w:t xml:space="preserve">. </w:t>
      </w:r>
      <w:r w:rsidR="00D74B83" w:rsidRPr="00552902">
        <w:rPr>
          <w:highlight w:val="green"/>
        </w:rPr>
        <w:t>Zudem können die Ergebnisse dann für jede Argumentationskomponente</w:t>
      </w:r>
      <w:r w:rsidR="00616734">
        <w:rPr>
          <w:highlight w:val="green"/>
        </w:rPr>
        <w:t xml:space="preserve"> und die Beziehungen</w:t>
      </w:r>
      <w:r w:rsidR="00D74B83" w:rsidRPr="00552902">
        <w:rPr>
          <w:highlight w:val="green"/>
        </w:rPr>
        <w:t xml:space="preserve"> individuell betrachtet werden</w:t>
      </w:r>
      <w:r w:rsidR="00D74B83">
        <w:t>.</w:t>
      </w:r>
      <w:r w:rsidR="005C7B7C">
        <w:t xml:space="preserve"> </w:t>
      </w:r>
      <w:r w:rsidR="008062F0" w:rsidRPr="00FE1AAA">
        <w:rPr>
          <w:highlight w:val="green"/>
        </w:rPr>
        <w:t>Die argumentativen Beziehungen basieren auf den Argumentationskomponenten</w:t>
      </w:r>
      <w:r w:rsidR="00F82DA0" w:rsidRPr="00FE1AAA">
        <w:rPr>
          <w:highlight w:val="green"/>
        </w:rPr>
        <w:t xml:space="preserve">. </w:t>
      </w:r>
      <w:r w:rsidR="003125E5" w:rsidRPr="00FE1AAA">
        <w:rPr>
          <w:highlight w:val="green"/>
        </w:rPr>
        <w:t xml:space="preserve">In dem Prompt und der Grundwahrheit werden </w:t>
      </w:r>
      <w:r w:rsidR="006C1A92" w:rsidRPr="00FE1AAA">
        <w:rPr>
          <w:highlight w:val="green"/>
        </w:rPr>
        <w:t xml:space="preserve">bei </w:t>
      </w:r>
      <w:r w:rsidR="00722779" w:rsidRPr="00FE1AAA">
        <w:rPr>
          <w:highlight w:val="green"/>
        </w:rPr>
        <w:t xml:space="preserve">den Beziehungen </w:t>
      </w:r>
      <w:r w:rsidR="00D25CCD" w:rsidRPr="00FE1AAA">
        <w:rPr>
          <w:highlight w:val="green"/>
        </w:rPr>
        <w:t xml:space="preserve">für die Argumentationskomponenten </w:t>
      </w:r>
      <w:r w:rsidR="003125E5" w:rsidRPr="00FE1AAA">
        <w:rPr>
          <w:highlight w:val="green"/>
        </w:rPr>
        <w:t xml:space="preserve">die IDs </w:t>
      </w:r>
      <w:r w:rsidR="00D25CCD" w:rsidRPr="00FE1AAA">
        <w:rPr>
          <w:highlight w:val="green"/>
        </w:rPr>
        <w:t xml:space="preserve">anstelle der Texte </w:t>
      </w:r>
      <w:r w:rsidR="003125E5" w:rsidRPr="00FE1AAA">
        <w:rPr>
          <w:highlight w:val="green"/>
        </w:rPr>
        <w:t xml:space="preserve">verwendet, da </w:t>
      </w:r>
      <w:r w:rsidR="00F82DA0" w:rsidRPr="00FE1AAA">
        <w:rPr>
          <w:highlight w:val="green"/>
        </w:rPr>
        <w:t xml:space="preserve">somit </w:t>
      </w:r>
      <w:r w:rsidR="003125E5" w:rsidRPr="00FE1AAA">
        <w:rPr>
          <w:highlight w:val="green"/>
        </w:rPr>
        <w:t>weniger Token</w:t>
      </w:r>
      <w:r w:rsidR="00F82DA0" w:rsidRPr="00FE1AAA">
        <w:rPr>
          <w:highlight w:val="green"/>
        </w:rPr>
        <w:t>s</w:t>
      </w:r>
      <w:r w:rsidR="003125E5" w:rsidRPr="00FE1AAA">
        <w:rPr>
          <w:highlight w:val="green"/>
        </w:rPr>
        <w:t xml:space="preserve"> benötigt werden. </w:t>
      </w:r>
      <w:r w:rsidR="00FD5D78" w:rsidRPr="00FE1AAA">
        <w:rPr>
          <w:highlight w:val="green"/>
        </w:rPr>
        <w:t xml:space="preserve">Für die </w:t>
      </w:r>
      <w:r w:rsidR="003125E5" w:rsidRPr="00FE1AAA">
        <w:rPr>
          <w:highlight w:val="green"/>
        </w:rPr>
        <w:t xml:space="preserve">Evaluation werden die IDs </w:t>
      </w:r>
      <w:r w:rsidR="0044641B" w:rsidRPr="00FE1AAA">
        <w:rPr>
          <w:highlight w:val="green"/>
        </w:rPr>
        <w:t xml:space="preserve">anhand der </w:t>
      </w:r>
      <w:r w:rsidR="003125E5" w:rsidRPr="00FE1AAA">
        <w:rPr>
          <w:highlight w:val="green"/>
        </w:rPr>
        <w:t>dazugehör</w:t>
      </w:r>
      <w:r w:rsidR="00565626" w:rsidRPr="00FE1AAA">
        <w:rPr>
          <w:highlight w:val="green"/>
        </w:rPr>
        <w:t>ige</w:t>
      </w:r>
      <w:r w:rsidR="003125E5" w:rsidRPr="00FE1AAA">
        <w:rPr>
          <w:highlight w:val="green"/>
        </w:rPr>
        <w:t xml:space="preserve">n Textabschnitte </w:t>
      </w:r>
      <w:r w:rsidR="000D7BD0" w:rsidRPr="00FE1AAA">
        <w:rPr>
          <w:highlight w:val="green"/>
        </w:rPr>
        <w:t>ersetzt</w:t>
      </w:r>
      <w:r w:rsidR="00F82DA0" w:rsidRPr="00FE1AAA">
        <w:rPr>
          <w:highlight w:val="green"/>
        </w:rPr>
        <w:t xml:space="preserve"> </w:t>
      </w:r>
      <w:r w:rsidR="008062F0" w:rsidRPr="00FE1AAA">
        <w:rPr>
          <w:highlight w:val="green"/>
        </w:rPr>
        <w:t xml:space="preserve">und </w:t>
      </w:r>
      <w:r w:rsidR="00F82DA0" w:rsidRPr="00FE1AAA">
        <w:rPr>
          <w:highlight w:val="green"/>
        </w:rPr>
        <w:t xml:space="preserve">in ein Tupel mit dem Schema </w:t>
      </w:r>
      <w:r w:rsidR="001868CC" w:rsidRPr="00FE1AAA">
        <w:rPr>
          <w:highlight w:val="green"/>
        </w:rPr>
        <w:t>(</w:t>
      </w:r>
      <w:r w:rsidR="008062F0" w:rsidRPr="00FE1AAA">
        <w:rPr>
          <w:highlight w:val="green"/>
        </w:rPr>
        <w:t>Ursprung, Art der Beziehung, Ziel</w:t>
      </w:r>
      <w:r w:rsidR="001868CC" w:rsidRPr="00FE1AAA">
        <w:rPr>
          <w:highlight w:val="green"/>
        </w:rPr>
        <w:t>) überführt</w:t>
      </w:r>
      <w:r w:rsidR="008062F0">
        <w:t>.</w:t>
      </w:r>
      <w:r w:rsidR="00BF2DF1">
        <w:t xml:space="preserve"> </w:t>
      </w:r>
      <w:r w:rsidR="00BF2DF1" w:rsidRPr="00BE7057">
        <w:rPr>
          <w:highlight w:val="green"/>
        </w:rPr>
        <w:t xml:space="preserve">Entlang der </w:t>
      </w:r>
      <w:r w:rsidR="00772BB6" w:rsidRPr="00BE7057">
        <w:rPr>
          <w:highlight w:val="green"/>
        </w:rPr>
        <w:t xml:space="preserve">Untersuchung </w:t>
      </w:r>
      <w:r w:rsidR="00E93995" w:rsidRPr="00BE7057">
        <w:rPr>
          <w:highlight w:val="green"/>
        </w:rPr>
        <w:t xml:space="preserve">werden </w:t>
      </w:r>
      <w:r w:rsidR="004952E5" w:rsidRPr="00BE7057">
        <w:rPr>
          <w:highlight w:val="green"/>
        </w:rPr>
        <w:t xml:space="preserve">die Daten </w:t>
      </w:r>
      <w:r w:rsidR="00B675B6" w:rsidRPr="00BE7057">
        <w:rPr>
          <w:highlight w:val="green"/>
        </w:rPr>
        <w:t xml:space="preserve">unter Verwendung </w:t>
      </w:r>
      <w:r w:rsidR="00114589" w:rsidRPr="00BE7057">
        <w:rPr>
          <w:highlight w:val="green"/>
        </w:rPr>
        <w:t>der Programmiersprache</w:t>
      </w:r>
      <w:r w:rsidR="00B675B6" w:rsidRPr="00BE7057">
        <w:rPr>
          <w:highlight w:val="green"/>
        </w:rPr>
        <w:t xml:space="preserve"> Python </w:t>
      </w:r>
      <w:r w:rsidR="004952E5" w:rsidRPr="00BE7057">
        <w:rPr>
          <w:highlight w:val="green"/>
        </w:rPr>
        <w:t xml:space="preserve">aufbereitet </w:t>
      </w:r>
      <w:r w:rsidR="00386DA0" w:rsidRPr="00BE7057">
        <w:rPr>
          <w:highlight w:val="green"/>
        </w:rPr>
        <w:t xml:space="preserve">und </w:t>
      </w:r>
      <w:r w:rsidR="005F1554" w:rsidRPr="00BE7057">
        <w:rPr>
          <w:highlight w:val="green"/>
        </w:rPr>
        <w:t xml:space="preserve">die daraus resultierenden Prompts </w:t>
      </w:r>
      <w:r w:rsidR="00155397" w:rsidRPr="00BE7057">
        <w:rPr>
          <w:highlight w:val="green"/>
        </w:rPr>
        <w:t xml:space="preserve">mittels </w:t>
      </w:r>
      <w:r w:rsidR="00386DA0" w:rsidRPr="00BE7057">
        <w:rPr>
          <w:highlight w:val="green"/>
        </w:rPr>
        <w:t>spezielle</w:t>
      </w:r>
      <w:r w:rsidR="00155397" w:rsidRPr="00BE7057">
        <w:rPr>
          <w:highlight w:val="green"/>
        </w:rPr>
        <w:t>r</w:t>
      </w:r>
      <w:r w:rsidR="00386DA0" w:rsidRPr="00BE7057">
        <w:rPr>
          <w:highlight w:val="green"/>
        </w:rPr>
        <w:t xml:space="preserve"> Pakete wie der </w:t>
      </w:r>
      <w:r w:rsidR="008E537D" w:rsidRPr="00BE7057">
        <w:rPr>
          <w:highlight w:val="green"/>
        </w:rPr>
        <w:t>O</w:t>
      </w:r>
      <w:r w:rsidR="00420F88" w:rsidRPr="00BE7057">
        <w:rPr>
          <w:highlight w:val="green"/>
        </w:rPr>
        <w:t>pen</w:t>
      </w:r>
      <w:r w:rsidR="008E537D" w:rsidRPr="00BE7057">
        <w:rPr>
          <w:highlight w:val="green"/>
        </w:rPr>
        <w:t>AI</w:t>
      </w:r>
      <w:r w:rsidR="0008511A" w:rsidRPr="00BE7057">
        <w:rPr>
          <w:highlight w:val="green"/>
        </w:rPr>
        <w:t xml:space="preserve"> Bibliothek </w:t>
      </w:r>
      <w:r w:rsidR="0077019F" w:rsidRPr="00BE7057">
        <w:rPr>
          <w:highlight w:val="green"/>
        </w:rPr>
        <w:t xml:space="preserve">an das </w:t>
      </w:r>
      <w:r w:rsidR="00386DA0" w:rsidRPr="00BE7057">
        <w:rPr>
          <w:highlight w:val="green"/>
        </w:rPr>
        <w:t>LLM</w:t>
      </w:r>
      <w:r w:rsidR="00BB0CBF" w:rsidRPr="00BE7057">
        <w:rPr>
          <w:highlight w:val="green"/>
        </w:rPr>
        <w:t>s</w:t>
      </w:r>
      <w:r w:rsidR="00386DA0" w:rsidRPr="00BE7057">
        <w:rPr>
          <w:highlight w:val="green"/>
        </w:rPr>
        <w:t xml:space="preserve"> übergeben.</w:t>
      </w:r>
    </w:p>
    <w:p w14:paraId="7B14D5B4" w14:textId="77777777" w:rsidR="0097711D" w:rsidRPr="0047224E" w:rsidRDefault="0097711D">
      <w:pPr>
        <w:rPr>
          <w:rPrChange w:id="687" w:author="Ben Fels" w:date="2024-12-21T19:09:00Z" w16du:dateUtc="2024-12-21T18:09:00Z">
            <w:rPr>
              <w:b/>
              <w:lang w:val="en-US"/>
            </w:rPr>
          </w:rPrChange>
        </w:rPr>
        <w:pPrChange w:id="688" w:author="Ben Fels" w:date="2024-12-21T19:09:00Z" w16du:dateUtc="2024-12-21T18:09:00Z">
          <w:pPr>
            <w:autoSpaceDE w:val="0"/>
            <w:autoSpaceDN w:val="0"/>
            <w:adjustRightInd w:val="0"/>
            <w:spacing w:after="0"/>
            <w:jc w:val="both"/>
          </w:pPr>
        </w:pPrChange>
      </w:pPr>
    </w:p>
    <w:p w14:paraId="16D64ABA" w14:textId="2BD23C45" w:rsidR="00FF3884" w:rsidRDefault="001B75BB">
      <w:pPr>
        <w:pStyle w:val="berschrift3"/>
      </w:pPr>
      <w:bookmarkStart w:id="689" w:name="_Toc188817225"/>
      <w:r>
        <w:t>Prompts</w:t>
      </w:r>
      <w:bookmarkEnd w:id="689"/>
    </w:p>
    <w:p w14:paraId="6DD53458" w14:textId="2BB674F4" w:rsidR="003A08DE" w:rsidRPr="00494A51" w:rsidRDefault="00953072" w:rsidP="008A74D9">
      <w:pPr>
        <w:jc w:val="both"/>
        <w:rPr>
          <w:ins w:id="690" w:author="Ben Fels" w:date="2024-12-21T11:41:00Z" w16du:dateUtc="2024-12-21T10:41:00Z"/>
        </w:rPr>
      </w:pPr>
      <w:r>
        <w:t xml:space="preserve">Es gibt verschiedene Prompt Engineering Techniken. </w:t>
      </w:r>
      <w:r w:rsidR="008D5FFA">
        <w:t xml:space="preserve">So kann beim </w:t>
      </w:r>
      <w:r w:rsidR="00560E3A" w:rsidRPr="00706678">
        <w:rPr>
          <w:bCs/>
          <w:highlight w:val="green"/>
        </w:rPr>
        <w:t>ICL in Zero-Shot, One-Shot und Few-Shot unterschieden werden</w:t>
      </w:r>
      <w:r w:rsidR="00560E3A" w:rsidRPr="00E412B3">
        <w:rPr>
          <w:bCs/>
        </w:rPr>
        <w:t xml:space="preserve"> </w:t>
      </w:r>
      <w:r w:rsidR="00560E3A" w:rsidRPr="00E412B3">
        <w:rPr>
          <w:bCs/>
          <w:highlight w:val="magenta"/>
          <w:lang w:val="en-US"/>
        </w:rPr>
        <w:fldChar w:fldCharType="begin"/>
      </w:r>
      <w:r w:rsidR="00E412B3" w:rsidRPr="00E412B3">
        <w:rPr>
          <w:bCs/>
          <w:highlight w:val="magenta"/>
        </w:rPr>
        <w:instrText xml:space="preserve"> ADDIN ZOTERO_ITEM CSL_CITATION {"citationID":"reetttK8","properties":{"formattedCitation":"(Brown et al., 2020, S. 6\\uc0\\u8211{}7; Patil &amp; Gudivada, 2024, S. 23\\uc0\\u8211{}25; Tunstall et al., 2023, S. 189)","plainCitation":"(Brown et al., 2020, S. 6–7; Patil &amp; Gudivada, 2024, S. 23–25; Tunstall et al., 2023, S. 189)","noteIndex":0},"citationItems":[{"id":229,"uris":["http://zotero.org/users/14644665/items/E6FXUFBM"],"itemData":{"id":229,"type":"article","abstract":"Recent work has demonstrated substantial gains on many NLP tasks and benchmarks by pre-training on a large corpus of text followed by </w:instrText>
      </w:r>
      <w:r w:rsidR="00E412B3" w:rsidRPr="00E412B3">
        <w:rPr>
          <w:bCs/>
          <w:highlight w:val="magenta"/>
          <w:lang w:val="en-US"/>
        </w:rPr>
        <w:instrText>ﬁ</w:instrText>
      </w:r>
      <w:r w:rsidR="00E412B3" w:rsidRPr="00E412B3">
        <w:rPr>
          <w:bCs/>
          <w:highlight w:val="magenta"/>
        </w:rPr>
        <w:instrText>ne-tuning on a speci</w:instrText>
      </w:r>
      <w:r w:rsidR="00E412B3" w:rsidRPr="00E412B3">
        <w:rPr>
          <w:bCs/>
          <w:highlight w:val="magenta"/>
          <w:lang w:val="en-US"/>
        </w:rPr>
        <w:instrText>ﬁ</w:instrText>
      </w:r>
      <w:r w:rsidR="00E412B3" w:rsidRPr="00E412B3">
        <w:rPr>
          <w:bCs/>
          <w:highlight w:val="magenta"/>
        </w:rPr>
        <w:instrText>c task. While typically task-agnostic in architecture, this method still requires task-speci</w:instrText>
      </w:r>
      <w:r w:rsidR="00E412B3" w:rsidRPr="00E412B3">
        <w:rPr>
          <w:bCs/>
          <w:highlight w:val="magenta"/>
          <w:lang w:val="en-US"/>
        </w:rPr>
        <w:instrText>ﬁ</w:instrText>
      </w:r>
      <w:r w:rsidR="00E412B3" w:rsidRPr="00E412B3">
        <w:rPr>
          <w:bCs/>
          <w:highlight w:val="magenta"/>
        </w:rPr>
        <w:instrText xml:space="preserve">c </w:instrText>
      </w:r>
      <w:r w:rsidR="00E412B3" w:rsidRPr="00E412B3">
        <w:rPr>
          <w:bCs/>
          <w:highlight w:val="magenta"/>
          <w:lang w:val="en-US"/>
        </w:rPr>
        <w:instrText>ﬁ</w:instrText>
      </w:r>
      <w:r w:rsidR="00E412B3" w:rsidRPr="00E412B3">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E412B3" w:rsidRPr="00E412B3">
        <w:rPr>
          <w:bCs/>
          <w:highlight w:val="magenta"/>
          <w:lang w:val="en-US"/>
        </w:rPr>
        <w:instrText>ﬁ</w:instrText>
      </w:r>
      <w:r w:rsidR="00E412B3" w:rsidRPr="00E412B3">
        <w:rPr>
          <w:bCs/>
          <w:highlight w:val="magenta"/>
        </w:rPr>
        <w:instrText>netuning approaches. Speci</w:instrText>
      </w:r>
      <w:r w:rsidR="00E412B3" w:rsidRPr="00E412B3">
        <w:rPr>
          <w:bCs/>
          <w:highlight w:val="magenta"/>
          <w:lang w:val="en-US"/>
        </w:rPr>
        <w:instrText>ﬁ</w:instrText>
      </w:r>
      <w:r w:rsidR="00E412B3" w:rsidRPr="00E412B3">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E412B3" w:rsidRPr="00E412B3">
        <w:rPr>
          <w:bCs/>
          <w:highlight w:val="magenta"/>
          <w:lang w:val="en-US"/>
        </w:rPr>
        <w:instrText>ﬁ</w:instrText>
      </w:r>
      <w:r w:rsidR="00E412B3" w:rsidRPr="00E412B3">
        <w:rPr>
          <w:bCs/>
          <w:highlight w:val="magenta"/>
        </w:rPr>
        <w:instrText>ne-tuning, with tasks and few-shot demonstrations speci</w:instrText>
      </w:r>
      <w:r w:rsidR="00E412B3" w:rsidRPr="00E412B3">
        <w:rPr>
          <w:bCs/>
          <w:highlight w:val="magenta"/>
          <w:lang w:val="en-US"/>
        </w:rPr>
        <w:instrText>ﬁ</w:instrText>
      </w:r>
      <w:r w:rsidR="00E412B3" w:rsidRPr="00E412B3">
        <w:rPr>
          <w:bCs/>
          <w:highlight w:val="magenta"/>
        </w:rPr>
        <w:instrText>ed purely via text interaction with the model. GPT-3 achieves strong performance on many NLP datasets, including translation, question-answering, and cloze tasks, as well as several tasks that require on-the-</w:instrText>
      </w:r>
      <w:r w:rsidR="00E412B3" w:rsidRPr="00E412B3">
        <w:rPr>
          <w:bCs/>
          <w:highlight w:val="magenta"/>
          <w:lang w:val="en-US"/>
        </w:rPr>
        <w:instrText>ﬂ</w:instrText>
      </w:r>
      <w:r w:rsidR="00E412B3" w:rsidRPr="00E412B3">
        <w:rPr>
          <w:bCs/>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E412B3" w:rsidRPr="00E412B3">
        <w:rPr>
          <w:bCs/>
          <w:highlight w:val="magenta"/>
          <w:lang w:val="en-US"/>
        </w:rPr>
        <w:instrText>ﬁ</w:instrText>
      </w:r>
      <w:r w:rsidR="00E412B3" w:rsidRPr="00E412B3">
        <w:rPr>
          <w:bCs/>
          <w:highlight w:val="magenta"/>
        </w:rPr>
        <w:instrText>nd that GPT-3 can generate samples of news articles which human evaluators have dif</w:instrText>
      </w:r>
      <w:r w:rsidR="00E412B3" w:rsidRPr="00E412B3">
        <w:rPr>
          <w:bCs/>
          <w:highlight w:val="magenta"/>
          <w:lang w:val="en-US"/>
        </w:rPr>
        <w:instrText>ﬁ</w:instrText>
      </w:r>
      <w:r w:rsidR="00E412B3" w:rsidRPr="00E412B3">
        <w:rPr>
          <w:bCs/>
          <w:highlight w:val="magenta"/>
        </w:rPr>
        <w:instrText xml:space="preserve">culty distinguishing from articles written by humans. We discuss broader societal impacts of this </w:instrText>
      </w:r>
      <w:r w:rsidR="00E412B3" w:rsidRPr="00E412B3">
        <w:rPr>
          <w:bCs/>
          <w:highlight w:val="magenta"/>
          <w:lang w:val="en-US"/>
        </w:rPr>
        <w:instrText>ﬁ</w:instrText>
      </w:r>
      <w:r w:rsidR="00E412B3" w:rsidRPr="00E412B3">
        <w:rPr>
          <w:bCs/>
          <w:highlight w:val="magenta"/>
        </w:rPr>
        <w:instrText>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w:instrText>
      </w:r>
      <w:r w:rsidR="00E412B3" w:rsidRPr="00E412B3">
        <w:rPr>
          <w:bCs/>
          <w:highlight w:val="magenta"/>
          <w:lang w:val="en-US"/>
        </w:rPr>
        <w:instrText>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-7","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E412B3" w:rsidRPr="00FE1AAA">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560E3A" w:rsidRPr="00E412B3">
        <w:rPr>
          <w:bCs/>
          <w:highlight w:val="magenta"/>
          <w:lang w:val="en-US"/>
        </w:rPr>
        <w:fldChar w:fldCharType="separate"/>
      </w:r>
      <w:r w:rsidR="00E412B3" w:rsidRPr="00E412B3">
        <w:rPr>
          <w:rFonts w:cs="Arial"/>
          <w:highlight w:val="magenta"/>
        </w:rPr>
        <w:t>(Brown et al., 2020, S. 6–7; Patil &amp; Gudivada, 2024, S. 23–25; Tunstall et al., 2023, S. 189)</w:t>
      </w:r>
      <w:r w:rsidR="00560E3A" w:rsidRPr="00E412B3">
        <w:rPr>
          <w:bCs/>
          <w:highlight w:val="magenta"/>
        </w:rPr>
        <w:fldChar w:fldCharType="end"/>
      </w:r>
      <w:r w:rsidR="00560E3A" w:rsidRPr="009F6A0B">
        <w:rPr>
          <w:bCs/>
        </w:rPr>
        <w:t xml:space="preserve">. </w:t>
      </w:r>
      <w:r w:rsidR="00560E3A" w:rsidRPr="00706678">
        <w:rPr>
          <w:bCs/>
          <w:highlight w:val="green"/>
        </w:rPr>
        <w:t>Die Unterscheidung richtet sich danach, wie viele Beispiele in der Eingabeaufforderung übergeben werden</w:t>
      </w:r>
      <w:r w:rsidR="00560E3A" w:rsidRPr="00451847">
        <w:rPr>
          <w:bCs/>
        </w:rPr>
        <w:t>.</w:t>
      </w:r>
      <w:r w:rsidR="00494A51">
        <w:t xml:space="preserve"> </w:t>
      </w:r>
      <w:r w:rsidR="002921A8" w:rsidRPr="00706678">
        <w:rPr>
          <w:bCs/>
          <w:highlight w:val="green"/>
          <w:rPrChange w:id="691" w:author="Ben Fels" w:date="2024-12-22T17:45:00Z" w16du:dateUtc="2024-12-22T16:45:00Z">
            <w:rPr>
              <w:bCs/>
              <w:lang w:val="en-US"/>
            </w:rPr>
          </w:rPrChange>
        </w:rPr>
        <w:t xml:space="preserve">Neben der Ergänzung von Beispielen in den Prompts gibt es noch weitere Ansätze. </w:t>
      </w:r>
      <w:r w:rsidR="002921A8" w:rsidRPr="00706678">
        <w:rPr>
          <w:bCs/>
          <w:highlight w:val="green"/>
        </w:rPr>
        <w:t xml:space="preserve">Dazu gehören beispielsweise </w:t>
      </w:r>
      <w:r w:rsidR="002921A8" w:rsidRPr="00706678">
        <w:rPr>
          <w:highlight w:val="green"/>
          <w:rPrChange w:id="692" w:author="Ben Fels" w:date="2024-12-22T17:45:00Z" w16du:dateUtc="2024-12-22T16:45:00Z">
            <w:rPr>
              <w:b/>
              <w:lang w:val="en-US"/>
            </w:rPr>
          </w:rPrChange>
        </w:rPr>
        <w:t>Chain-of-thought prompting</w:t>
      </w:r>
      <w:r w:rsidR="002921A8" w:rsidRPr="00706678">
        <w:rPr>
          <w:highlight w:val="green"/>
        </w:rPr>
        <w:t xml:space="preserve"> und </w:t>
      </w:r>
      <w:r w:rsidR="00D147DB" w:rsidRPr="00706678">
        <w:rPr>
          <w:bCs/>
          <w:highlight w:val="green"/>
        </w:rPr>
        <w:t>die Verwendung einer Persona</w:t>
      </w:r>
      <w:r w:rsidR="002921A8" w:rsidRPr="00706678">
        <w:rPr>
          <w:bCs/>
          <w:highlight w:val="green"/>
        </w:rPr>
        <w:t>.</w:t>
      </w:r>
      <w:r w:rsidR="00D147DB" w:rsidRPr="00706678">
        <w:rPr>
          <w:bCs/>
          <w:highlight w:val="green"/>
        </w:rPr>
        <w:t xml:space="preserve"> Nachfolgend werden diese </w:t>
      </w:r>
      <w:r w:rsidR="00890A51" w:rsidRPr="00706678">
        <w:rPr>
          <w:bCs/>
          <w:highlight w:val="green"/>
        </w:rPr>
        <w:t>Techniken sowie deren Anwendung für die Untersuchung erläutert.</w:t>
      </w:r>
    </w:p>
    <w:p w14:paraId="61570E9C" w14:textId="7727D360" w:rsidR="00D36626" w:rsidRPr="00D05D1C" w:rsidDel="003A08DE" w:rsidRDefault="00D36626" w:rsidP="00B91A8D">
      <w:pPr>
        <w:pStyle w:val="Listenabsatz"/>
        <w:numPr>
          <w:ilvl w:val="0"/>
          <w:numId w:val="1"/>
        </w:numPr>
        <w:tabs>
          <w:tab w:val="num" w:pos="360"/>
        </w:tabs>
        <w:ind w:left="0" w:firstLine="0"/>
        <w:contextualSpacing w:val="0"/>
        <w:jc w:val="both"/>
        <w:rPr>
          <w:del w:id="693" w:author="Ben Fels" w:date="2024-12-21T11:37:00Z" w16du:dateUtc="2024-12-21T10:37:00Z"/>
          <w:b/>
        </w:rPr>
      </w:pPr>
      <w:r>
        <w:rPr>
          <w:b/>
        </w:rPr>
        <w:t>Zero</w:t>
      </w:r>
      <w:ins w:id="694" w:author="Ben Fels" w:date="2024-12-21T11:41:00Z" w16du:dateUtc="2024-12-21T10:41:00Z">
        <w:r w:rsidRPr="00D05D1C">
          <w:rPr>
            <w:b/>
            <w:rPrChange w:id="695" w:author="Ben Fels" w:date="2024-12-21T18:19:00Z" w16du:dateUtc="2024-12-21T17:19:00Z">
              <w:rPr/>
            </w:rPrChange>
          </w:rPr>
          <w:t>-Shot</w:t>
        </w:r>
      </w:ins>
      <w:r w:rsidR="00302AE4">
        <w:rPr>
          <w:b/>
        </w:rPr>
        <w:t xml:space="preserve"> prompting</w:t>
      </w:r>
      <w:r w:rsidR="00945508">
        <w:rPr>
          <w:b/>
        </w:rPr>
        <w:t xml:space="preserve"> </w:t>
      </w:r>
      <w:r w:rsidRPr="00D05D1C">
        <w:rPr>
          <w:b/>
        </w:rPr>
        <w:t xml:space="preserve">(ZS): </w:t>
      </w:r>
      <w:r w:rsidRPr="00D05D1C">
        <w:rPr>
          <w:highlight w:val="green"/>
        </w:rPr>
        <w:t>Bei</w:t>
      </w:r>
      <w:r w:rsidR="00302AE4">
        <w:rPr>
          <w:highlight w:val="green"/>
        </w:rPr>
        <w:t>m</w:t>
      </w:r>
      <w:r w:rsidRPr="00D05D1C">
        <w:rPr>
          <w:highlight w:val="green"/>
        </w:rPr>
        <w:t xml:space="preserve"> ZS werden in dem Prompt k</w:t>
      </w:r>
      <w:ins w:id="696" w:author="Ben Fels" w:date="2024-12-21T11:46:00Z" w16du:dateUtc="2024-12-21T10:46:00Z">
        <w:r w:rsidRPr="00D05D1C">
          <w:rPr>
            <w:highlight w:val="green"/>
          </w:rPr>
          <w:t>ei</w:t>
        </w:r>
        <w:r w:rsidRPr="00D05D1C">
          <w:rPr>
            <w:highlight w:val="green"/>
            <w:rPrChange w:id="697"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454534">
        <w:rPr>
          <w:highlight w:val="magenta"/>
        </w:rPr>
        <w:instrText>,{"fam</w:instrText>
      </w:r>
      <w:r w:rsidRPr="00D05D1C">
        <w:rPr>
          <w:highlight w:val="magenta"/>
          <w:lang w:val="en-US"/>
        </w:rPr>
        <w:instrText xml:space="preserve">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698"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4DE5110C" w:rsidR="005C290E" w:rsidRDefault="003A08DE" w:rsidP="00B91A8D">
      <w:pPr>
        <w:pStyle w:val="Listenabsatz"/>
        <w:numPr>
          <w:ilvl w:val="0"/>
          <w:numId w:val="72"/>
        </w:numPr>
        <w:jc w:val="both"/>
      </w:pPr>
      <w:ins w:id="699" w:author="Ben Fels" w:date="2024-12-21T11:41:00Z" w16du:dateUtc="2024-12-21T10:41:00Z">
        <w:r w:rsidRPr="00D36626">
          <w:rPr>
            <w:b/>
            <w:rPrChange w:id="700" w:author="Ben Fels" w:date="2024-12-21T18:19:00Z" w16du:dateUtc="2024-12-21T17:19:00Z">
              <w:rPr/>
            </w:rPrChange>
          </w:rPr>
          <w:t>One-Shot</w:t>
        </w:r>
      </w:ins>
      <w:r w:rsidR="00302AE4">
        <w:rPr>
          <w:b/>
        </w:rPr>
        <w:t xml:space="preserve"> prompting</w:t>
      </w:r>
      <w:r w:rsidR="002B403B" w:rsidRPr="00D36626">
        <w:rPr>
          <w:b/>
        </w:rPr>
        <w:t xml:space="preserve"> (OS)</w:t>
      </w:r>
      <w:r w:rsidR="00FE5C78" w:rsidRPr="00D36626">
        <w:rPr>
          <w:b/>
        </w:rPr>
        <w:t xml:space="preserve">: </w:t>
      </w:r>
      <w:r w:rsidR="002B403B" w:rsidRPr="00D36626">
        <w:rPr>
          <w:highlight w:val="green"/>
        </w:rPr>
        <w:t>Bei</w:t>
      </w:r>
      <w:r w:rsidR="00302AE4">
        <w:rPr>
          <w:highlight w:val="green"/>
        </w:rPr>
        <w:t>m</w:t>
      </w:r>
      <w:r w:rsidR="002B403B" w:rsidRPr="00D36626">
        <w:rPr>
          <w:highlight w:val="green"/>
        </w:rPr>
        <w:t xml:space="preserve">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701" w:author="Ben Fels" w:date="2024-12-22T12:25:00Z" w16du:dateUtc="2024-12-22T11:25:00Z">
        <w:r w:rsidR="0068611E" w:rsidRPr="00D36626">
          <w:rPr>
            <w:highlight w:val="green"/>
          </w:rPr>
          <w:t>Input</w:t>
        </w:r>
      </w:ins>
      <w:r w:rsidR="009E1511" w:rsidRPr="00D36626">
        <w:rPr>
          <w:highlight w:val="green"/>
        </w:rPr>
        <w:t xml:space="preserve"> und gewünschtem </w:t>
      </w:r>
      <w:ins w:id="702"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4642C7CA" w:rsidR="001A4072" w:rsidRPr="00B20D3A" w:rsidDel="003A08DE" w:rsidRDefault="003A08DE" w:rsidP="00B91A8D">
      <w:pPr>
        <w:jc w:val="both"/>
        <w:rPr>
          <w:del w:id="703" w:author="Ben Fels" w:date="2024-12-21T11:40:00Z" w16du:dateUtc="2024-12-21T10:40:00Z"/>
          <w:highlight w:val="green"/>
          <w:lang w:val="en-US"/>
          <w:rPrChange w:id="704" w:author="Ben Fels" w:date="2024-12-21T11:41:00Z" w16du:dateUtc="2024-12-21T10:41:00Z">
            <w:rPr>
              <w:del w:id="705" w:author="Ben Fels" w:date="2024-12-21T11:40:00Z" w16du:dateUtc="2024-12-21T10:40:00Z"/>
            </w:rPr>
          </w:rPrChange>
        </w:rPr>
      </w:pPr>
      <w:ins w:id="706" w:author="Ben Fels" w:date="2024-12-21T11:41:00Z" w16du:dateUtc="2024-12-21T10:41:00Z">
        <w:r w:rsidRPr="00D36626">
          <w:rPr>
            <w:b/>
            <w:lang w:val="en-US"/>
            <w:rPrChange w:id="707" w:author="Ben Fels" w:date="2024-12-21T11:41:00Z" w16du:dateUtc="2024-12-21T10:41:00Z">
              <w:rPr/>
            </w:rPrChange>
          </w:rPr>
          <w:t>Few-shot</w:t>
        </w:r>
      </w:ins>
      <w:r w:rsidR="00F93D27" w:rsidRPr="00D36626">
        <w:rPr>
          <w:b/>
          <w:lang w:val="en-US"/>
        </w:rPr>
        <w:t xml:space="preserve"> </w:t>
      </w:r>
      <w:r w:rsidR="00302AE4">
        <w:rPr>
          <w:b/>
        </w:rPr>
        <w:t>prompting</w:t>
      </w:r>
      <w:r w:rsidR="00302AE4" w:rsidRPr="00D36626">
        <w:rPr>
          <w:b/>
          <w:lang w:val="en-US"/>
        </w:rPr>
        <w:t xml:space="preserve"> </w:t>
      </w:r>
      <w:r w:rsidR="00F93D27" w:rsidRPr="00D36626">
        <w:rPr>
          <w:b/>
          <w:lang w:val="en-US"/>
        </w:rPr>
        <w:t>(FS):</w:t>
      </w:r>
      <w:r w:rsidR="00D36626">
        <w:rPr>
          <w:b/>
          <w:lang w:val="en-US"/>
        </w:rPr>
        <w:t xml:space="preserve"> </w:t>
      </w:r>
      <w:del w:id="708" w:author="Ben Fels" w:date="2024-12-21T11:40:00Z" w16du:dateUtc="2024-12-21T10:40:00Z">
        <w:r w:rsidR="001A4072" w:rsidRPr="00B20D3A" w:rsidDel="0015399A">
          <w:rPr>
            <w:b/>
            <w:highlight w:val="green"/>
            <w:lang w:val="en-US"/>
            <w:rPrChange w:id="709"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710" w:author="Ben Fels" w:date="2024-12-21T11:41:00Z" w16du:dateUtc="2024-12-21T10:41:00Z">
              <w:rPr>
                <w:highlight w:val="magenta"/>
              </w:rPr>
            </w:rPrChange>
          </w:rPr>
          <w:fldChar w:fldCharType="begin"/>
        </w:r>
        <w:r w:rsidR="001A4072" w:rsidRPr="00B20D3A" w:rsidDel="0015399A">
          <w:rPr>
            <w:b/>
            <w:highlight w:val="green"/>
            <w:lang w:val="en-US"/>
            <w:rPrChange w:id="711"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712" w:author="Ben Fels" w:date="2024-12-21T11:41:00Z" w16du:dateUtc="2024-12-21T10:41:00Z">
              <w:rPr>
                <w:highlight w:val="magenta"/>
              </w:rPr>
            </w:rPrChange>
          </w:rPr>
          <w:fldChar w:fldCharType="separate"/>
        </w:r>
        <w:r w:rsidR="001A4072" w:rsidRPr="00B20D3A" w:rsidDel="0015399A">
          <w:rPr>
            <w:rFonts w:cs="Arial"/>
            <w:b/>
            <w:highlight w:val="green"/>
            <w:lang w:val="en-US"/>
            <w:rPrChange w:id="713" w:author="Ben Fels" w:date="2024-12-21T11:41:00Z" w16du:dateUtc="2024-12-21T10:41:00Z">
              <w:rPr>
                <w:rFonts w:cs="Arial"/>
                <w:highlight w:val="magenta"/>
              </w:rPr>
            </w:rPrChange>
          </w:rPr>
          <w:delText>(Tunstall et al., 2023, S. 330)</w:delText>
        </w:r>
        <w:r w:rsidR="001A4072" w:rsidRPr="00B20D3A" w:rsidDel="0015399A">
          <w:rPr>
            <w:b/>
            <w:highlight w:val="green"/>
            <w:rPrChange w:id="714" w:author="Ben Fels" w:date="2024-12-21T11:41:00Z" w16du:dateUtc="2024-12-21T10:41:00Z">
              <w:rPr>
                <w:highlight w:val="magenta"/>
              </w:rPr>
            </w:rPrChange>
          </w:rPr>
          <w:fldChar w:fldCharType="end"/>
        </w:r>
        <w:r w:rsidR="001A4072" w:rsidRPr="00B20D3A" w:rsidDel="0015399A">
          <w:rPr>
            <w:b/>
            <w:highlight w:val="green"/>
            <w:lang w:val="en-US"/>
            <w:rPrChange w:id="715" w:author="Ben Fels" w:date="2024-12-21T11:41:00Z" w16du:dateUtc="2024-12-21T10:41:00Z">
              <w:rPr/>
            </w:rPrChange>
          </w:rPr>
          <w:delText>. Stimmt nicht ganz, da man bei few-shot-learning auch aus gelabelten Daten einen Nutzen ziehen kann.</w:delText>
        </w:r>
      </w:del>
    </w:p>
    <w:p w14:paraId="7E182BFF" w14:textId="2FF23C94" w:rsidR="006A7220" w:rsidRPr="002921A8" w:rsidRDefault="000C61A4" w:rsidP="00FB3AAD">
      <w:pPr>
        <w:pStyle w:val="Listenabsatz"/>
        <w:numPr>
          <w:ilvl w:val="0"/>
          <w:numId w:val="72"/>
        </w:numPr>
        <w:autoSpaceDE w:val="0"/>
        <w:autoSpaceDN w:val="0"/>
        <w:adjustRightInd w:val="0"/>
        <w:spacing w:after="0"/>
        <w:jc w:val="both"/>
        <w:rPr>
          <w:highlight w:val="green"/>
          <w:rPrChange w:id="716" w:author="Ben Fels" w:date="2024-12-22T09:26:00Z" w16du:dateUtc="2024-12-22T08:26:00Z">
            <w:rPr>
              <w:bCs/>
              <w:i/>
              <w:lang w:val="en-US"/>
            </w:rPr>
          </w:rPrChange>
        </w:rPr>
      </w:pPr>
      <w:r w:rsidRPr="0069508D">
        <w:rPr>
          <w:highlight w:val="green"/>
        </w:rPr>
        <w:t>Auch hier werden wie bei</w:t>
      </w:r>
      <w:r w:rsidR="00302AE4">
        <w:rPr>
          <w:highlight w:val="green"/>
        </w:rPr>
        <w:t>m</w:t>
      </w:r>
      <w:r w:rsidRPr="0069508D">
        <w:rPr>
          <w:highlight w:val="green"/>
        </w:rPr>
        <w:t xml:space="preserve"> OS d</w:t>
      </w:r>
      <w:ins w:id="717"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718" w:author="Ben Fels" w:date="2024-12-22T12:25:00Z" w16du:dateUtc="2024-12-22T11:25:00Z">
        <w:r w:rsidRPr="0069508D">
          <w:rPr>
            <w:highlight w:val="green"/>
          </w:rPr>
          <w:t xml:space="preserve">Input-Output Paare übergeben. </w:t>
        </w:r>
      </w:ins>
      <w:ins w:id="719" w:author="Ben Fels" w:date="2024-12-21T11:47:00Z" w16du:dateUtc="2024-12-21T10:47:00Z">
        <w:r w:rsidRPr="008D0C78">
          <w:rPr>
            <w:rFonts w:cs="Arial"/>
            <w:highlight w:val="magenta"/>
            <w:lang w:val="en-US"/>
          </w:rPr>
          <w:t xml:space="preserve">Brown et al. </w:t>
        </w:r>
        <w:commentRangeStart w:id="720"/>
        <w:r w:rsidRPr="0069508D">
          <w:rPr>
            <w:highlight w:val="magenta"/>
          </w:rPr>
          <w:fldChar w:fldCharType="begin"/>
        </w:r>
      </w:ins>
      <w:r w:rsidR="00372234" w:rsidRPr="0041583C">
        <w:rPr>
          <w:highlight w:val="magenta"/>
          <w:lang w:val="en-US"/>
        </w:rPr>
        <w:instrText xml:space="preserve"> ADDIN ZOTERO_ITEM CSL_CITATION {"citationID":"QjOeVtR9","properties":{"formattedCitation":"(2020,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w:instrText>
      </w:r>
      <w:r w:rsidR="00372234">
        <w:rPr>
          <w:highlight w:val="magenta"/>
        </w:rPr>
        <w:instrText>ﬁ</w:instrText>
      </w:r>
      <w:r w:rsidR="00372234" w:rsidRPr="0041583C">
        <w:rPr>
          <w:highlight w:val="magenta"/>
          <w:lang w:val="en-US"/>
        </w:rPr>
        <w:instrText>ne-tuning on a speci</w:instrText>
      </w:r>
      <w:r w:rsidR="00372234">
        <w:rPr>
          <w:highlight w:val="magenta"/>
        </w:rPr>
        <w:instrText>ﬁ</w:instrText>
      </w:r>
      <w:r w:rsidR="00372234" w:rsidRPr="0041583C">
        <w:rPr>
          <w:highlight w:val="magenta"/>
          <w:lang w:val="en-US"/>
        </w:rPr>
        <w:instrText>c task. While typically task-agnostic in architecture, this method still requires task-speci</w:instrText>
      </w:r>
      <w:r w:rsidR="00372234">
        <w:rPr>
          <w:highlight w:val="magenta"/>
        </w:rPr>
        <w:instrText>ﬁ</w:instrText>
      </w:r>
      <w:r w:rsidR="00372234" w:rsidRPr="0041583C">
        <w:rPr>
          <w:highlight w:val="magenta"/>
          <w:lang w:val="en-US"/>
        </w:rPr>
        <w:instrText xml:space="preserve">c </w:instrText>
      </w:r>
      <w:r w:rsidR="00372234">
        <w:rPr>
          <w:highlight w:val="magenta"/>
        </w:rPr>
        <w:instrText>ﬁ</w:instrText>
      </w:r>
      <w:r w:rsidR="00372234" w:rsidRPr="0041583C">
        <w:rPr>
          <w:highlight w:val="magenta"/>
          <w:lang w:val="en-US"/>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372234">
        <w:rPr>
          <w:highlight w:val="magenta"/>
        </w:rPr>
        <w:instrText>ﬁ</w:instrText>
      </w:r>
      <w:r w:rsidR="00372234" w:rsidRPr="0041583C">
        <w:rPr>
          <w:highlight w:val="magenta"/>
          <w:lang w:val="en-US"/>
        </w:rPr>
        <w:instrText>netuning approaches. Speci</w:instrText>
      </w:r>
      <w:r w:rsidR="00372234">
        <w:rPr>
          <w:highlight w:val="magenta"/>
        </w:rPr>
        <w:instrText>ﬁ</w:instrText>
      </w:r>
      <w:r w:rsidR="00372234" w:rsidRPr="0041583C">
        <w:rPr>
          <w:highlight w:val="magenta"/>
          <w:lang w:val="en-US"/>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372234">
        <w:rPr>
          <w:highlight w:val="magenta"/>
        </w:rPr>
        <w:instrText>ﬁ</w:instrText>
      </w:r>
      <w:r w:rsidR="00372234" w:rsidRPr="0041583C">
        <w:rPr>
          <w:highlight w:val="magenta"/>
          <w:lang w:val="en-US"/>
        </w:rPr>
        <w:instrText>ne-tuning, with tasks and few-shot demonstrations speci</w:instrText>
      </w:r>
      <w:r w:rsidR="00372234">
        <w:rPr>
          <w:highlight w:val="magenta"/>
        </w:rPr>
        <w:instrText>ﬁ</w:instrText>
      </w:r>
      <w:r w:rsidR="00372234" w:rsidRPr="0041583C">
        <w:rPr>
          <w:highlight w:val="magenta"/>
          <w:lang w:val="en-US"/>
        </w:rPr>
        <w:instrText>ed purely via text interaction with the model. GPT-3 achieves strong performance on many NLP datasets, including translation, question-answering, and cloze tasks, as well as several tasks that require on-the-</w:instrText>
      </w:r>
      <w:r w:rsidR="00372234">
        <w:rPr>
          <w:highlight w:val="magenta"/>
        </w:rPr>
        <w:instrText>ﬂ</w:instrText>
      </w:r>
      <w:r w:rsidR="00372234" w:rsidRPr="0041583C">
        <w:rPr>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372234">
        <w:rPr>
          <w:highlight w:val="magenta"/>
        </w:rPr>
        <w:instrText>ﬁ</w:instrText>
      </w:r>
      <w:r w:rsidR="00372234" w:rsidRPr="0041583C">
        <w:rPr>
          <w:highlight w:val="magenta"/>
          <w:lang w:val="en-US"/>
        </w:rPr>
        <w:instrText>nd that GPT-3 can generate samples of news articles which human evaluators have dif</w:instrText>
      </w:r>
      <w:r w:rsidR="00372234">
        <w:rPr>
          <w:highlight w:val="magenta"/>
        </w:rPr>
        <w:instrText>ﬁ</w:instrText>
      </w:r>
      <w:r w:rsidR="00372234" w:rsidRPr="0041583C">
        <w:rPr>
          <w:highlight w:val="magenta"/>
          <w:lang w:val="en-US"/>
        </w:rPr>
        <w:instrText xml:space="preserve">culty distinguishing from articles written by humans. We discuss broader societal impacts of this </w:instrText>
      </w:r>
      <w:r w:rsidR="00372234">
        <w:rPr>
          <w:highlight w:val="magenta"/>
        </w:rPr>
        <w:instrText>ﬁ</w:instrText>
      </w:r>
      <w:r w:rsidR="00372234" w:rsidRPr="0041583C">
        <w:rPr>
          <w:highlight w:val="magenta"/>
          <w:lang w:val="en-US"/>
        </w:rPr>
        <w:instrText>nding and of GPT-3 in general.","language":"en","note":"done","number":"arXiv:2005.14165","publisher":"arXiv","source":"arXi</w:instrText>
      </w:r>
      <w:r w:rsidR="00372234" w:rsidRPr="0000265F">
        <w:rPr>
          <w:highlight w:val="magenta"/>
          <w:lang w:val="en-US"/>
        </w:rPr>
        <w:instrText xml:space="preserve">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721" w:author="Ben Fels" w:date="2024-12-21T11:47:00Z" w16du:dateUtc="2024-12-21T10:47:00Z">
        <w:r w:rsidRPr="0069508D">
          <w:rPr>
            <w:highlight w:val="magenta"/>
          </w:rPr>
          <w:fldChar w:fldCharType="separate"/>
        </w:r>
      </w:ins>
      <w:r w:rsidR="00992457" w:rsidRPr="0000265F">
        <w:rPr>
          <w:rFonts w:cs="Arial"/>
          <w:highlight w:val="magenta"/>
          <w:lang w:val="en-US"/>
        </w:rPr>
        <w:t>(2020, S. 6, 10)</w:t>
      </w:r>
      <w:ins w:id="722" w:author="Ben Fels" w:date="2024-12-21T11:47:00Z" w16du:dateUtc="2024-12-21T10:47:00Z">
        <w:r w:rsidRPr="0069508D">
          <w:rPr>
            <w:highlight w:val="magenta"/>
          </w:rPr>
          <w:fldChar w:fldCharType="end"/>
        </w:r>
      </w:ins>
      <w:commentRangeEnd w:id="720"/>
      <w:r w:rsidR="00992457">
        <w:rPr>
          <w:rStyle w:val="Kommentarzeichen"/>
        </w:rPr>
        <w:commentReference w:id="720"/>
      </w:r>
      <w:ins w:id="723" w:author="Ben Fels" w:date="2024-12-21T11:47:00Z" w16du:dateUtc="2024-12-21T10:47:00Z">
        <w:r w:rsidRPr="0000265F">
          <w:rPr>
            <w:lang w:val="en-US"/>
          </w:rPr>
          <w:t xml:space="preserve"> </w:t>
        </w:r>
      </w:ins>
      <w:r w:rsidR="0041583C" w:rsidRPr="0000265F">
        <w:rPr>
          <w:lang w:val="en-US"/>
        </w:rPr>
        <w:t xml:space="preserve">verwenden </w:t>
      </w:r>
      <w:ins w:id="724" w:author="Ben Fels" w:date="2024-12-21T11:47:00Z" w16du:dateUtc="2024-12-21T10:47:00Z">
        <w:r w:rsidRPr="0000265F">
          <w:rPr>
            <w:highlight w:val="green"/>
            <w:lang w:val="en-US"/>
          </w:rPr>
          <w:t>dabei in der Regel zwischen 10 und 100 Beispiele</w:t>
        </w:r>
      </w:ins>
      <w:r w:rsidR="00B8221D" w:rsidRPr="0000265F">
        <w:rPr>
          <w:highlight w:val="green"/>
          <w:lang w:val="en-US"/>
        </w:rPr>
        <w:t xml:space="preserve">, je nach der Größe des Kontextfensters des </w:t>
      </w:r>
      <w:r w:rsidR="00A6543F" w:rsidRPr="0000265F">
        <w:rPr>
          <w:highlight w:val="green"/>
          <w:lang w:val="en-US"/>
        </w:rPr>
        <w:t>LLMs</w:t>
      </w:r>
      <w:ins w:id="725" w:author="Ben Fels" w:date="2024-12-21T11:47:00Z" w16du:dateUtc="2024-12-21T10:47:00Z">
        <w:r w:rsidRPr="0000265F">
          <w:rPr>
            <w:highlight w:val="green"/>
            <w:lang w:val="en-US"/>
          </w:rPr>
          <w:t>.</w:t>
        </w:r>
      </w:ins>
      <w:r w:rsidR="006C3CFA" w:rsidRPr="0000265F">
        <w:rPr>
          <w:highlight w:val="green"/>
          <w:lang w:val="en-US"/>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726"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zum Overfitting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727"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728" w:author="Ben Fels" w:date="2024-12-22T12:26:00Z" w16du:dateUtc="2024-12-22T11:26:00Z">
        <w:r w:rsidR="00A427F3" w:rsidRPr="0069508D">
          <w:rPr>
            <w:highlight w:val="magenta"/>
          </w:rPr>
          <w:fldChar w:fldCharType="separate"/>
        </w:r>
      </w:ins>
      <w:r w:rsidR="00C050D9" w:rsidRPr="0069508D">
        <w:rPr>
          <w:rFonts w:cs="Arial"/>
          <w:highlight w:val="magenta"/>
        </w:rPr>
        <w:t>(Ozdemir, 2024, S. 136; Yeginbergen et al., 2024, S. 11690)</w:t>
      </w:r>
      <w:ins w:id="729"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Tokenanzahl </w:t>
      </w:r>
      <w:r w:rsidR="00AF0763">
        <w:rPr>
          <w:highlight w:val="green"/>
        </w:rPr>
        <w:t xml:space="preserve">und das Kontextfenster </w:t>
      </w:r>
      <w:r w:rsidR="00C65762" w:rsidRPr="002921A8">
        <w:rPr>
          <w:highlight w:val="green"/>
        </w:rPr>
        <w:t>wurde d</w:t>
      </w:r>
      <w:r w:rsidR="00CA1C29" w:rsidRPr="002921A8">
        <w:rPr>
          <w:highlight w:val="green"/>
        </w:rPr>
        <w:t xml:space="preserve">ie Anzahl der Beispiele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r w:rsidR="00546D18" w:rsidRPr="00FC17CB">
        <w:rPr>
          <w:highlight w:val="green"/>
        </w:rPr>
        <w:t>Es wird das Ziel verfolgt einen groben Trend</w:t>
      </w:r>
      <w:r w:rsidR="00682626" w:rsidRPr="00FC17CB">
        <w:rPr>
          <w:highlight w:val="green"/>
        </w:rPr>
        <w:t xml:space="preserve"> abzuleiten</w:t>
      </w:r>
      <w:r w:rsidR="000B6A4D" w:rsidRPr="00FC17CB">
        <w:rPr>
          <w:highlight w:val="green"/>
        </w:rPr>
        <w:t>, anstatt eine optimale Anzahl an Beispielen zu ermitteln</w:t>
      </w:r>
      <w:r w:rsidR="009B32E1">
        <w:t>.</w:t>
      </w:r>
    </w:p>
    <w:p w14:paraId="061D853C" w14:textId="05A463F3" w:rsidR="00F05175" w:rsidRPr="008805F2" w:rsidRDefault="001A4072">
      <w:pPr>
        <w:pStyle w:val="Listenabsatz"/>
        <w:numPr>
          <w:ilvl w:val="0"/>
          <w:numId w:val="58"/>
        </w:numPr>
        <w:jc w:val="both"/>
        <w:rPr>
          <w:highlight w:val="green"/>
        </w:rPr>
        <w:pPrChange w:id="730" w:author="Ben Fels" w:date="2024-12-22T17:45:00Z" w16du:dateUtc="2024-12-22T16:45:00Z">
          <w:pPr>
            <w:pStyle w:val="berschrift3"/>
          </w:pPr>
        </w:pPrChange>
      </w:pPr>
      <w:r w:rsidRPr="005C290E">
        <w:rPr>
          <w:b/>
          <w:lang w:val="en-US"/>
          <w:rPrChange w:id="731" w:author="Ben Fels" w:date="2024-12-21T18:24:00Z" w16du:dateUtc="2024-12-21T17:24:00Z">
            <w:rPr/>
          </w:rPrChange>
        </w:rPr>
        <w:lastRenderedPageBreak/>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732"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733"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734"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4B0C7D">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735" w:author="Ben Fels" w:date="2024-12-22T11:53:00Z" w16du:dateUtc="2024-12-22T10:53:00Z">
            <w:rPr>
              <w:rFonts w:cs="Arial"/>
            </w:rPr>
          </w:rPrChange>
        </w:rPr>
        <w:t xml:space="preserve">Wei et al. </w:t>
      </w:r>
      <w:r w:rsidR="00324F58" w:rsidRPr="005C290E">
        <w:rPr>
          <w:bCs/>
          <w:highlight w:val="magenta"/>
          <w:rPrChange w:id="736"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737" w:author="Ben Fels" w:date="2024-12-22T11:53:00Z" w16du:dateUtc="2024-12-22T10:53:00Z">
            <w:rPr>
              <w:bCs/>
            </w:rPr>
          </w:rPrChange>
        </w:rPr>
        <w:fldChar w:fldCharType="separate"/>
      </w:r>
      <w:r w:rsidR="00ED055E" w:rsidRPr="005C290E">
        <w:rPr>
          <w:rFonts w:cs="Arial"/>
          <w:highlight w:val="magenta"/>
          <w:rPrChange w:id="738" w:author="Ben Fels" w:date="2024-12-22T11:53:00Z" w16du:dateUtc="2024-12-22T10:53:00Z">
            <w:rPr>
              <w:rFonts w:cs="Arial"/>
            </w:rPr>
          </w:rPrChange>
        </w:rPr>
        <w:t>(2023)</w:t>
      </w:r>
      <w:r w:rsidR="00324F58" w:rsidRPr="005C290E">
        <w:rPr>
          <w:bCs/>
          <w:highlight w:val="magenta"/>
          <w:rPrChange w:id="739"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r w:rsidR="007226D7">
        <w:rPr>
          <w:bCs/>
          <w:highlight w:val="green"/>
        </w:rPr>
        <w:t>Fine-Tuning</w:t>
      </w:r>
      <w:r w:rsidR="00B46597" w:rsidRPr="003B4E1F">
        <w:rPr>
          <w:bCs/>
          <w:highlight w:val="green"/>
        </w:rPr>
        <w:t xml:space="preserve">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Auf den 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740" w:author="Ben Fels" w:date="2024-12-22T11:51:00Z" w16du:dateUtc="2024-12-22T10:51:00Z"/>
          <w:bCs/>
          <w:highlight w:val="green"/>
        </w:rPr>
        <w:pPrChange w:id="741"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742" w:author="Ben Fels" w:date="2024-12-22T19:54:00Z" w16du:dateUtc="2024-12-22T18:54:00Z">
        <w:r w:rsidR="003C1254" w:rsidRPr="009A1D0F" w:rsidDel="004256BC">
          <w:rPr>
            <w:bCs/>
            <w:highlight w:val="green"/>
            <w:rPrChange w:id="743"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744" w:author="Ben Fels" w:date="2024-12-22T11:10:00Z" w16du:dateUtc="2024-12-22T10:10:00Z">
              <w:rPr>
                <w:bCs/>
              </w:rPr>
            </w:rPrChange>
          </w:rPr>
          <w:fldChar w:fldCharType="separate"/>
        </w:r>
        <w:r w:rsidR="003C1254" w:rsidRPr="009A1D0F" w:rsidDel="004256BC">
          <w:rPr>
            <w:rFonts w:cs="Arial"/>
            <w:highlight w:val="green"/>
            <w:rPrChange w:id="745" w:author="Ben Fels" w:date="2024-12-22T11:10:00Z" w16du:dateUtc="2024-12-22T10:10:00Z">
              <w:rPr>
                <w:rFonts w:cs="Arial"/>
              </w:rPr>
            </w:rPrChange>
          </w:rPr>
          <w:delText>(Trad &amp; Chehab, 2024, S. 369)</w:delText>
        </w:r>
        <w:r w:rsidR="003C1254" w:rsidRPr="009A1D0F" w:rsidDel="004256BC">
          <w:rPr>
            <w:bCs/>
            <w:highlight w:val="green"/>
            <w:rPrChange w:id="746" w:author="Ben Fels" w:date="2024-12-22T11:10:00Z" w16du:dateUtc="2024-12-22T10:10:00Z">
              <w:rPr>
                <w:bCs/>
              </w:rPr>
            </w:rPrChange>
          </w:rPr>
          <w:fldChar w:fldCharType="end"/>
        </w:r>
      </w:del>
    </w:p>
    <w:p w14:paraId="5AE96B26" w14:textId="6718F2DA" w:rsidR="004256BC" w:rsidRDefault="008E1D91">
      <w:pPr>
        <w:jc w:val="both"/>
        <w:rPr>
          <w:bCs/>
        </w:rPr>
      </w:pPr>
      <w:ins w:id="747" w:author="Ben Fels" w:date="2024-12-22T18:16:00Z" w16du:dateUtc="2024-12-22T17:16:00Z">
        <w:r w:rsidRPr="00AC2170">
          <w:rPr>
            <w:bCs/>
            <w:rPrChange w:id="748"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749" w:author="Ben Fels" w:date="2024-12-22T18:16:00Z" w16du:dateUtc="2024-12-22T17:16:00Z">
        <w:r>
          <w:rPr>
            <w:bCs/>
          </w:rPr>
          <w:t xml:space="preserve"> </w:t>
        </w:r>
      </w:ins>
      <w:ins w:id="750" w:author="Ben Fels" w:date="2024-12-22T18:08:00Z" w16du:dateUtc="2024-12-22T17:08:00Z">
        <w:r w:rsidR="00D05ADC" w:rsidRPr="0039768F">
          <w:rPr>
            <w:bCs/>
            <w:highlight w:val="magenta"/>
            <w:rPrChange w:id="751" w:author="Ben Fels" w:date="2024-12-22T18:10:00Z" w16du:dateUtc="2024-12-22T17:10:00Z">
              <w:rPr>
                <w:bCs/>
                <w:lang w:val="en-US"/>
              </w:rPr>
            </w:rPrChange>
          </w:rPr>
          <w:t xml:space="preserve">OpenAI </w:t>
        </w:r>
      </w:ins>
      <w:r w:rsidR="000F68E6" w:rsidRPr="008328FE">
        <w:rPr>
          <w:bCs/>
          <w:highlight w:val="magenta"/>
          <w:lang w:val="en-US"/>
          <w:rPrChange w:id="752"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753"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754" w:author="Ben Fels" w:date="2024-12-22T18:10:00Z" w16du:dateUtc="2024-12-22T17:10:00Z">
            <w:rPr>
              <w:bCs/>
              <w:lang w:val="en-US"/>
            </w:rPr>
          </w:rPrChange>
        </w:rPr>
        <w:fldChar w:fldCharType="end"/>
      </w:r>
      <w:ins w:id="755" w:author="Ben Fels" w:date="2024-12-22T18:08:00Z" w16du:dateUtc="2024-12-22T17:08:00Z">
        <w:r w:rsidR="00D05ADC" w:rsidRPr="00D05ADC">
          <w:rPr>
            <w:bCs/>
            <w:rPrChange w:id="756"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757" w:author="Ben Fels" w:date="2024-12-22T18:13:00Z" w16du:dateUtc="2024-12-22T17:13:00Z">
        <w:r w:rsidR="00427542" w:rsidRPr="00B76032">
          <w:rPr>
            <w:bCs/>
            <w:highlight w:val="green"/>
          </w:rPr>
          <w:t xml:space="preserve">beispielsweise </w:t>
        </w:r>
      </w:ins>
      <w:ins w:id="758"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759"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760" w:author="Ben Fels" w:date="2024-12-22T20:42:00Z" w16du:dateUtc="2024-12-22T19:42:00Z">
        <w:r w:rsidR="00585481" w:rsidRPr="00B76032">
          <w:rPr>
            <w:bCs/>
            <w:highlight w:val="green"/>
          </w:rPr>
          <w:t xml:space="preserve"> </w:t>
        </w:r>
      </w:ins>
      <w:ins w:id="761" w:author="Ben Fels" w:date="2024-12-22T20:05:00Z" w16du:dateUtc="2024-12-22T19:05:00Z">
        <w:r w:rsidR="00A77CE4" w:rsidRPr="00B76032">
          <w:rPr>
            <w:bCs/>
            <w:highlight w:val="green"/>
          </w:rPr>
          <w:t xml:space="preserve">und </w:t>
        </w:r>
      </w:ins>
      <w:ins w:id="762" w:author="Ben Fels" w:date="2024-12-22T18:13:00Z" w16du:dateUtc="2024-12-22T17:13:00Z">
        <w:r w:rsidR="00A51F5C" w:rsidRPr="00B76032">
          <w:rPr>
            <w:bCs/>
            <w:highlight w:val="green"/>
          </w:rPr>
          <w:t xml:space="preserve">die Verwendung </w:t>
        </w:r>
      </w:ins>
      <w:ins w:id="763" w:author="Ben Fels" w:date="2024-12-22T18:14:00Z" w16du:dateUtc="2024-12-22T17:14:00Z">
        <w:r w:rsidR="000A7B42" w:rsidRPr="00B76032">
          <w:rPr>
            <w:bCs/>
            <w:highlight w:val="green"/>
          </w:rPr>
          <w:t>von Begrenzungszeichen</w:t>
        </w:r>
      </w:ins>
      <w:ins w:id="764" w:author="Ben Fels" w:date="2024-12-22T19:55:00Z" w16du:dateUtc="2024-12-22T18:55:00Z">
        <w:r w:rsidR="0085445A" w:rsidRPr="00B76032">
          <w:rPr>
            <w:bCs/>
            <w:highlight w:val="green"/>
          </w:rPr>
          <w:t xml:space="preserve"> </w:t>
        </w:r>
      </w:ins>
      <w:ins w:id="765" w:author="Ben Fels" w:date="2024-12-22T19:11:00Z" w16du:dateUtc="2024-12-22T18:11:00Z">
        <w:r w:rsidR="00DC0016" w:rsidRPr="00B76032">
          <w:rPr>
            <w:bCs/>
            <w:highlight w:val="green"/>
          </w:rPr>
          <w:t>sowie den systematischen T</w:t>
        </w:r>
      </w:ins>
      <w:ins w:id="766" w:author="Ben Fels" w:date="2024-12-22T19:12:00Z" w16du:dateUtc="2024-12-22T18:12:00Z">
        <w:r w:rsidR="00DC0016" w:rsidRPr="00B76032">
          <w:rPr>
            <w:bCs/>
            <w:highlight w:val="green"/>
          </w:rPr>
          <w:t>est von</w:t>
        </w:r>
        <w:r w:rsidR="00447506" w:rsidRPr="00B76032">
          <w:rPr>
            <w:bCs/>
            <w:highlight w:val="green"/>
          </w:rPr>
          <w:t xml:space="preserve"> Veränderungen</w:t>
        </w:r>
      </w:ins>
      <w:ins w:id="767"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4F470B3C" w14:textId="3F0B2276" w:rsidR="008A42FF" w:rsidRPr="0065184D" w:rsidRDefault="00674BDE" w:rsidP="0065184D">
      <w:pPr>
        <w:autoSpaceDE w:val="0"/>
        <w:autoSpaceDN w:val="0"/>
        <w:adjustRightInd w:val="0"/>
        <w:spacing w:after="0"/>
        <w:jc w:val="both"/>
        <w:rPr>
          <w:ins w:id="768" w:author="Ben Fels" w:date="2024-12-16T22:10:00Z" w16du:dateUtc="2024-12-16T21:10:00Z"/>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769"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770" w:author="Ben Fels" w:date="2024-12-22T11:05:00Z" w16du:dateUtc="2024-12-22T10:05:00Z">
        <w:r w:rsidR="00590195" w:rsidRPr="001541CE">
          <w:rPr>
            <w:highlight w:val="green"/>
          </w:rPr>
          <w:t xml:space="preserve">ie multilingualen Fähigkeiten </w:t>
        </w:r>
      </w:ins>
      <w:ins w:id="771" w:author="Ben Fels" w:date="2024-12-22T11:50:00Z" w16du:dateUtc="2024-12-22T10:50:00Z">
        <w:r w:rsidR="00AA1D07" w:rsidRPr="001541CE">
          <w:rPr>
            <w:highlight w:val="green"/>
          </w:rPr>
          <w:t xml:space="preserve">des </w:t>
        </w:r>
      </w:ins>
      <w:ins w:id="772" w:author="Ben Fels" w:date="2024-12-22T11:05:00Z" w16du:dateUtc="2024-12-22T10:05:00Z">
        <w:r w:rsidR="00590195" w:rsidRPr="001541CE">
          <w:rPr>
            <w:highlight w:val="green"/>
          </w:rPr>
          <w:t xml:space="preserve">LLMs nicht </w:t>
        </w:r>
      </w:ins>
      <w:ins w:id="773" w:author="Ben Fels" w:date="2024-12-22T11:52:00Z" w16du:dateUtc="2024-12-22T10:52:00Z">
        <w:r w:rsidR="00DC30B8" w:rsidRPr="001541CE">
          <w:rPr>
            <w:highlight w:val="green"/>
          </w:rPr>
          <w:t>Teil dieser Untersuchung</w:t>
        </w:r>
      </w:ins>
      <w:r w:rsidR="00D802DF" w:rsidRPr="001541CE">
        <w:rPr>
          <w:highlight w:val="green"/>
        </w:rPr>
        <w:t xml:space="preserve"> sind</w:t>
      </w:r>
      <w:ins w:id="774"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336DD0">
        <w:rPr>
          <w:bCs/>
        </w:rPr>
        <w:t xml:space="preserve">Die Anzahl der übergebenen Tokens pro Prompt steigt mit zunehmender </w:t>
      </w:r>
      <w:r w:rsidR="00336DD0">
        <w:rPr>
          <w:bCs/>
        </w:rPr>
        <w:lastRenderedPageBreak/>
        <w:t>Komplexität. Der ZS-Prompt umfasst 82 Tokens, wohingegen der FS-Prompt mit 40 Beispielen, einer Persona und COT 54.470 Tokens groß ist</w:t>
      </w:r>
      <w:r w:rsidR="008B6B36">
        <w:rPr>
          <w:bCs/>
        </w:rPr>
        <w:t>.</w:t>
      </w:r>
      <w:r w:rsidR="00336DD0">
        <w:rPr>
          <w:rStyle w:val="Funotenzeichen"/>
          <w:bCs/>
        </w:rPr>
        <w:footnoteReference w:id="2"/>
      </w:r>
      <w:r w:rsidR="008B6B36">
        <w:rPr>
          <w:bCs/>
        </w:rPr>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F747F1">
        <w:rPr>
          <w:highlight w:val="yellow"/>
        </w:rPr>
        <w:t xml:space="preserve"> abzüglich der Duplikate </w:t>
      </w:r>
      <w:r w:rsidR="008A02FB" w:rsidRPr="00DF25E5">
        <w:rPr>
          <w:highlight w:val="yellow"/>
        </w:rPr>
        <w:t>3</w:t>
      </w:r>
      <w:r w:rsidR="00574B14">
        <w:rPr>
          <w:highlight w:val="yellow"/>
        </w:rPr>
        <w:t>5</w:t>
      </w:r>
      <w:r w:rsidR="00866261">
        <w:rPr>
          <w:highlight w:val="yellow"/>
        </w:rPr>
        <w:t>9</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74DEFE16" w14:textId="53F187B0" w:rsidR="00856F90" w:rsidRDefault="00932DAE" w:rsidP="00713DC0">
      <w:pPr>
        <w:autoSpaceDE w:val="0"/>
        <w:autoSpaceDN w:val="0"/>
        <w:adjustRightInd w:val="0"/>
        <w:spacing w:after="0"/>
        <w:jc w:val="both"/>
      </w:pPr>
      <w:r>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7</w:t>
      </w:r>
      <w:r w:rsidR="0013619D">
        <w:rPr>
          <w:highlight w:val="yellow"/>
        </w:rPr>
        <w:t>180</w:t>
      </w:r>
      <w:r w:rsidR="00713DC0" w:rsidRPr="00F045AA">
        <w:rPr>
          <w:highlight w:val="yellow"/>
        </w:rPr>
        <w:t xml:space="preserve"> Anfragen </w:t>
      </w:r>
      <w:r w:rsidR="00713DC0" w:rsidRPr="00F045AA">
        <w:rPr>
          <w:highlight w:val="green"/>
        </w:rPr>
        <w:t>an das LLM</w:t>
      </w:r>
      <w:r w:rsidR="00713DC0">
        <w:t>.</w:t>
      </w:r>
      <w:r w:rsidR="006A76EA">
        <w:t xml:space="preserve"> </w:t>
      </w:r>
      <w:r w:rsidR="006A76EA" w:rsidRPr="00814BF2">
        <w:rPr>
          <w:highlight w:val="green"/>
        </w:rPr>
        <w:t xml:space="preserve">Diese Anfragen werden in sogenannten Batches gesammelt und </w:t>
      </w:r>
      <w:r w:rsidR="00A52D10" w:rsidRPr="00814BF2">
        <w:rPr>
          <w:highlight w:val="green"/>
        </w:rPr>
        <w:t xml:space="preserve">entsprechend </w:t>
      </w:r>
      <w:r w:rsidR="001A682C" w:rsidRPr="00814BF2">
        <w:rPr>
          <w:highlight w:val="green"/>
        </w:rPr>
        <w:t>den Anfragebegrenzungen</w:t>
      </w:r>
      <w:r w:rsidR="001A682C" w:rsidRPr="00814BF2">
        <w:rPr>
          <w:rStyle w:val="Funotenzeichen"/>
          <w:highlight w:val="green"/>
        </w:rPr>
        <w:footnoteReference w:id="3"/>
      </w:r>
      <w:r w:rsidR="00A52D10" w:rsidRPr="00814BF2">
        <w:rPr>
          <w:highlight w:val="green"/>
        </w:rPr>
        <w:t xml:space="preserve"> </w:t>
      </w:r>
      <w:r w:rsidR="00E3585B" w:rsidRPr="00814BF2">
        <w:rPr>
          <w:highlight w:val="green"/>
        </w:rPr>
        <w:t xml:space="preserve">stückweise </w:t>
      </w:r>
      <w:r w:rsidR="00A52D10" w:rsidRPr="00814BF2">
        <w:rPr>
          <w:highlight w:val="green"/>
        </w:rPr>
        <w:t>über die API an das LLM übergeben</w:t>
      </w:r>
      <w:r w:rsidR="00A52D10">
        <w:t>.</w:t>
      </w:r>
      <w:r w:rsidR="00F50FAB">
        <w:t xml:space="preserve"> </w:t>
      </w:r>
      <w:r w:rsidR="00F50FAB" w:rsidRPr="004D1C82">
        <w:rPr>
          <w:highlight w:val="cyan"/>
        </w:rPr>
        <w:t xml:space="preserve">Der vollständige Prozess von der Datenaufbereitung bis hin zu Evaluation </w:t>
      </w:r>
      <w:r w:rsidR="004D1C82" w:rsidRPr="004D1C82">
        <w:rPr>
          <w:highlight w:val="cyan"/>
        </w:rPr>
        <w:t>kann schematisch in der Abbildung X im Anhang Y eingesehen werden</w:t>
      </w:r>
      <w:r w:rsidR="004D1C82">
        <w:t>.</w:t>
      </w:r>
    </w:p>
    <w:p w14:paraId="7C7C0794" w14:textId="7A9EE15F" w:rsidR="00D36847" w:rsidRDefault="00F04E46" w:rsidP="00D36847">
      <w:pPr>
        <w:jc w:val="both"/>
      </w:pPr>
      <w:r w:rsidRPr="004152E8">
        <w:t xml:space="preserve">OpenAI </w:t>
      </w:r>
      <w:r w:rsidR="00621159" w:rsidRPr="00326563">
        <w:rPr>
          <w:highlight w:val="magenta"/>
        </w:rPr>
        <w:fldChar w:fldCharType="begin"/>
      </w:r>
      <w:r w:rsidR="006F5C3D">
        <w:rPr>
          <w:highlight w:val="magenta"/>
        </w:rPr>
        <w:instrText xml:space="preserve"> ADDIN ZOTERO_ITEM CSL_CITATION {"citationID":"DwnA5bxD","properties":{"formattedCitation":"(2025e)","plainCitation":"(2025e)","noteIndex":0},"citationItems":[{"id":2228,"uris":["http://zotero.org/users/14644665/items/V7ZNTSKN"],"itemData":{"id":2228,"type":"webpage","abstract":"Explore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issued":{"date-parts":[["2025"]]}},"label":"page","suppress-author":true}],"schema":"https://github.com/citation-style-language/schema/raw/master/csl-citation.json"} </w:instrText>
      </w:r>
      <w:r w:rsidR="00621159" w:rsidRPr="00326563">
        <w:rPr>
          <w:highlight w:val="magenta"/>
        </w:rPr>
        <w:fldChar w:fldCharType="separate"/>
      </w:r>
      <w:r w:rsidR="006F5C3D" w:rsidRPr="006F5C3D">
        <w:rPr>
          <w:rFonts w:cs="Arial"/>
          <w:highlight w:val="magenta"/>
        </w:rPr>
        <w:t>(2025e)</w:t>
      </w:r>
      <w:r w:rsidR="00621159" w:rsidRPr="00326563">
        <w:rPr>
          <w:highlight w:val="magenta"/>
        </w:rPr>
        <w:fldChar w:fldCharType="end"/>
      </w:r>
      <w:r w:rsidR="004E7980" w:rsidRPr="004152E8">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r w:rsidR="008E3B31" w:rsidRPr="008E3B31">
        <w:rPr>
          <w:highlight w:val="green"/>
        </w:rPr>
        <w:t>User</w:t>
      </w:r>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r w:rsidR="008E3B31" w:rsidRPr="008E3B31">
        <w:rPr>
          <w:highlight w:val="green"/>
        </w:rPr>
        <w:t>Developer</w:t>
      </w:r>
      <w:r w:rsidR="008E3B31">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 xml:space="preserve">Vorrang </w:t>
      </w:r>
      <w:r w:rsidR="002C6F4F" w:rsidRPr="00856F90">
        <w:rPr>
          <w:highlight w:val="green"/>
        </w:rPr>
        <w:t xml:space="preserve">vor den Nachrichten </w:t>
      </w:r>
      <w:r w:rsidR="00D252BF" w:rsidRPr="00856F90">
        <w:rPr>
          <w:highlight w:val="green"/>
        </w:rPr>
        <w:t xml:space="preserve">der </w:t>
      </w:r>
      <w:r w:rsidR="005F4A59">
        <w:rPr>
          <w:highlight w:val="green"/>
        </w:rPr>
        <w:t>U</w:t>
      </w:r>
      <w:r w:rsidR="00D252BF" w:rsidRPr="005F4A59">
        <w:rPr>
          <w:highlight w:val="green"/>
        </w:rPr>
        <w:t>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so aufgebaut, dass </w:t>
      </w:r>
      <w:r w:rsidR="009F0C06" w:rsidRPr="007C64DC">
        <w:rPr>
          <w:highlight w:val="green"/>
        </w:rPr>
        <w:t xml:space="preserve">der Prompt </w:t>
      </w:r>
      <w:r w:rsidR="009736EA" w:rsidRPr="007C64DC">
        <w:rPr>
          <w:highlight w:val="green"/>
        </w:rPr>
        <w:t xml:space="preserve">der Rolle </w:t>
      </w:r>
      <w:r w:rsidR="008E3B31" w:rsidRPr="00C61AC9">
        <w:rPr>
          <w:highlight w:val="green"/>
        </w:rPr>
        <w:t>D</w:t>
      </w:r>
      <w:r w:rsidR="00713DC0" w:rsidRPr="00C61AC9">
        <w:rPr>
          <w:highlight w:val="green"/>
        </w:rPr>
        <w:t>eveloper</w:t>
      </w:r>
      <w:r w:rsidR="00713DC0" w:rsidRPr="007C64DC">
        <w:rPr>
          <w:i/>
          <w:highlight w:val="green"/>
        </w:rPr>
        <w:t xml:space="preserve"> </w:t>
      </w:r>
      <w:r w:rsidR="00713DC0" w:rsidRPr="007C64DC">
        <w:rPr>
          <w:highlight w:val="green"/>
        </w:rPr>
        <w:t xml:space="preserve">und der Aufsatz </w:t>
      </w:r>
      <w:r w:rsidR="009736EA" w:rsidRPr="007C64DC">
        <w:rPr>
          <w:highlight w:val="green"/>
        </w:rPr>
        <w:t xml:space="preserve">der Rolle </w:t>
      </w:r>
      <w:r w:rsidR="008E3B31" w:rsidRPr="008E3B31">
        <w:rPr>
          <w:highlight w:val="green"/>
        </w:rPr>
        <w:t>U</w:t>
      </w:r>
      <w:r w:rsidR="00713DC0" w:rsidRPr="008E3B31">
        <w:rPr>
          <w:highlight w:val="green"/>
        </w:rPr>
        <w:t>ser</w:t>
      </w:r>
      <w:r w:rsidR="00713DC0" w:rsidRPr="007C64DC">
        <w:rPr>
          <w:i/>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w:t>
      </w:r>
      <w:r w:rsidR="00B7370A">
        <w:rPr>
          <w:highlight w:val="green"/>
        </w:rPr>
        <w:t>einen</w:t>
      </w:r>
      <w:r w:rsidR="00C377EF" w:rsidRPr="007C64DC">
        <w:rPr>
          <w:highlight w:val="green"/>
        </w:rPr>
        <w:t xml:space="preserve"> Text übergibt, aus </w:t>
      </w:r>
      <w:r w:rsidR="00BC0907">
        <w:rPr>
          <w:highlight w:val="green"/>
        </w:rPr>
        <w:t>dem</w:t>
      </w:r>
      <w:r w:rsidR="00C377EF" w:rsidRPr="007C64DC">
        <w:rPr>
          <w:highlight w:val="green"/>
        </w:rPr>
        <w:t xml:space="preserve"> die Argumentationskomponenten </w:t>
      </w:r>
      <w:r w:rsidR="00A53F11" w:rsidRPr="007C64DC">
        <w:rPr>
          <w:highlight w:val="green"/>
        </w:rPr>
        <w:t>und deren Beziehungen extrahiert werden soll</w:t>
      </w:r>
      <w:r w:rsidR="00481C91" w:rsidRPr="007C64DC">
        <w:rPr>
          <w:highlight w:val="green"/>
        </w:rPr>
        <w:t xml:space="preserve">, wobei über die </w:t>
      </w:r>
      <w:r w:rsidR="000B307A">
        <w:rPr>
          <w:highlight w:val="green"/>
        </w:rPr>
        <w:t>D</w:t>
      </w:r>
      <w:r w:rsidR="00691980" w:rsidRPr="000B307A">
        <w:rPr>
          <w:highlight w:val="green"/>
        </w:rPr>
        <w:t>eveloper</w:t>
      </w:r>
      <w:r w:rsidR="00691980" w:rsidRPr="007C64DC">
        <w:rPr>
          <w:highlight w:val="green"/>
        </w:rPr>
        <w:t xml:space="preserve">-Rolle das Verhalten des LLMs </w:t>
      </w:r>
      <w:r w:rsidR="00856F90" w:rsidRPr="007C64DC">
        <w:rPr>
          <w:highlight w:val="green"/>
        </w:rPr>
        <w:t>gesteuert</w:t>
      </w:r>
      <w:r w:rsidR="00856F90">
        <w:t xml:space="preserve"> </w:t>
      </w:r>
      <w:r w:rsidR="00856F90" w:rsidRPr="003B6FFA">
        <w:rPr>
          <w:highlight w:val="green"/>
        </w:rPr>
        <w:t>wird.</w:t>
      </w:r>
      <w:r w:rsidR="00D36847" w:rsidRPr="003B6FFA">
        <w:rPr>
          <w:highlight w:val="green"/>
        </w:rPr>
        <w:t xml:space="preserve"> </w:t>
      </w:r>
      <w:ins w:id="775" w:author="Ben Fels" w:date="2024-12-21T19:09:00Z" w16du:dateUtc="2024-12-21T18:09:00Z">
        <w:r w:rsidR="00D36847" w:rsidRPr="003B6FFA">
          <w:rPr>
            <w:highlight w:val="green"/>
          </w:rPr>
          <w:t xml:space="preserve">Die Ausgaben des LLMs </w:t>
        </w:r>
      </w:ins>
      <w:ins w:id="776" w:author="Ben Fels" w:date="2024-12-22T10:45:00Z" w16du:dateUtc="2024-12-22T09:45:00Z">
        <w:r w:rsidR="00D36847" w:rsidRPr="003B6FFA">
          <w:rPr>
            <w:highlight w:val="green"/>
          </w:rPr>
          <w:t>werden</w:t>
        </w:r>
      </w:ins>
      <w:ins w:id="777" w:author="Ben Fels" w:date="2024-12-21T19:09:00Z" w16du:dateUtc="2024-12-21T18:09:00Z">
        <w:r w:rsidR="00D36847" w:rsidRPr="003B6FFA">
          <w:rPr>
            <w:highlight w:val="green"/>
          </w:rPr>
          <w:t xml:space="preserve"> zur Evaluation der Leistung mit der Grundwahrheit abgeglichen. Hierzu sind geeignete Metriken heranzuziehen.</w:t>
        </w:r>
      </w:ins>
    </w:p>
    <w:p w14:paraId="414FDE93" w14:textId="77777777" w:rsidR="009B2AC2" w:rsidRPr="00713DC0" w:rsidRDefault="009B2AC2" w:rsidP="007C3A77">
      <w:pPr>
        <w:autoSpaceDE w:val="0"/>
        <w:autoSpaceDN w:val="0"/>
        <w:adjustRightInd w:val="0"/>
        <w:spacing w:after="0"/>
        <w:jc w:val="both"/>
        <w:rPr>
          <w:highlight w:val="green"/>
        </w:rPr>
      </w:pPr>
    </w:p>
    <w:p w14:paraId="78570A95" w14:textId="2232E31F" w:rsidR="009B2AC2" w:rsidRDefault="009B2AC2">
      <w:pPr>
        <w:pStyle w:val="berschrift3"/>
        <w:rPr>
          <w:ins w:id="778" w:author="Ben Fels" w:date="2024-12-21T19:09:00Z" w16du:dateUtc="2024-12-21T18:09:00Z"/>
        </w:rPr>
        <w:pPrChange w:id="779" w:author="Ben Fels" w:date="2024-12-22T10:46:00Z" w16du:dateUtc="2024-12-22T09:46:00Z">
          <w:pPr>
            <w:jc w:val="both"/>
          </w:pPr>
        </w:pPrChange>
      </w:pPr>
      <w:bookmarkStart w:id="780" w:name="_Toc188817226"/>
      <w:ins w:id="781" w:author="Ben Fels" w:date="2024-12-22T10:45:00Z" w16du:dateUtc="2024-12-22T09:45:00Z">
        <w:r>
          <w:lastRenderedPageBreak/>
          <w:t>Metriken zur Evaluation</w:t>
        </w:r>
      </w:ins>
      <w:r w:rsidR="00207B84">
        <w:t xml:space="preserve"> / Evaluationsmetriken</w:t>
      </w:r>
      <w:bookmarkEnd w:id="780"/>
    </w:p>
    <w:p w14:paraId="4ABA2466" w14:textId="73BD4669" w:rsidR="0094757A" w:rsidRPr="00A15D67" w:rsidRDefault="009B2AC2" w:rsidP="009B2AC2">
      <w:pPr>
        <w:jc w:val="both"/>
        <w:rPr>
          <w:highlight w:val="green"/>
        </w:rPr>
      </w:pPr>
      <w:r w:rsidRPr="008D0C78">
        <w:rPr>
          <w:highlight w:val="green"/>
        </w:rPr>
        <w:t xml:space="preserve">Bei der Wahl einer geeigneten Evaluationsmetrik gibt es aufgrund der </w:t>
      </w:r>
      <w:r w:rsidR="002027B5" w:rsidRPr="008D0C78">
        <w:rPr>
          <w:highlight w:val="green"/>
        </w:rPr>
        <w:t xml:space="preserve">unstrukturierten Art von Texten </w:t>
      </w:r>
      <w:r w:rsidRPr="008D0C78">
        <w:rPr>
          <w:highlight w:val="green"/>
        </w:rPr>
        <w:t>einige Besonderheiten, die es zu berücksichtigen gilt.</w:t>
      </w:r>
      <w:r>
        <w:t xml:space="preserve"> So kann es vorkommen, dass die vom </w:t>
      </w:r>
      <w:r w:rsidRPr="00E254C0">
        <w:rPr>
          <w:highlight w:val="green"/>
        </w:rPr>
        <w:t>Modell extrahierten Textabschnitte von der Grundwahrheit</w:t>
      </w:r>
      <w:r w:rsidR="007B1ADC" w:rsidRPr="00E254C0">
        <w:rPr>
          <w:highlight w:val="green"/>
        </w:rPr>
        <w:t xml:space="preserve">, den </w:t>
      </w:r>
      <w:r w:rsidRPr="00E254C0">
        <w:rPr>
          <w:highlight w:val="green"/>
        </w:rPr>
        <w:t>Annotationen</w:t>
      </w:r>
      <w:r w:rsidR="007B1ADC" w:rsidRPr="00E254C0">
        <w:rPr>
          <w:highlight w:val="green"/>
        </w:rPr>
        <w:t>,</w:t>
      </w:r>
      <w:r w:rsidRPr="00E254C0">
        <w:rPr>
          <w:highlight w:val="green"/>
        </w:rPr>
        <w:t xml:space="preserve"> abweichen können, indem mehr oder weniger Wörter </w:t>
      </w:r>
      <w:r w:rsidR="00FB5EB4">
        <w:rPr>
          <w:highlight w:val="green"/>
        </w:rPr>
        <w:t>einer</w:t>
      </w:r>
      <w:r w:rsidRPr="00E254C0">
        <w:rPr>
          <w:highlight w:val="green"/>
        </w:rPr>
        <w:t xml:space="preserve"> Argumentationskomponente zugeordnet werden.</w:t>
      </w:r>
      <w:r>
        <w:t xml:space="preserve"> </w:t>
      </w:r>
      <w:r w:rsidR="00174218" w:rsidRPr="009B5EA9">
        <w:rPr>
          <w:highlight w:val="green"/>
        </w:rPr>
        <w:t>E</w:t>
      </w:r>
      <w:r w:rsidRPr="009B5EA9">
        <w:rPr>
          <w:highlight w:val="green"/>
        </w:rPr>
        <w:t xml:space="preserve">in Textabschnitt, welcher nicht </w:t>
      </w:r>
      <w:r w:rsidR="002D43DA">
        <w:rPr>
          <w:highlight w:val="green"/>
        </w:rPr>
        <w:t xml:space="preserve">exakt </w:t>
      </w:r>
      <w:r w:rsidRPr="009B5EA9">
        <w:rPr>
          <w:highlight w:val="green"/>
        </w:rPr>
        <w:t xml:space="preserve">mit der Grundwahrheit </w:t>
      </w:r>
      <w:r w:rsidR="00E254C0" w:rsidRPr="009B5EA9">
        <w:rPr>
          <w:highlight w:val="green"/>
        </w:rPr>
        <w:t>übereinstimmt,</w:t>
      </w:r>
      <w:r w:rsidRPr="009B5EA9">
        <w:rPr>
          <w:highlight w:val="green"/>
        </w:rPr>
        <w:t xml:space="preserve"> </w:t>
      </w:r>
      <w:r w:rsidR="00174218" w:rsidRPr="009B5EA9">
        <w:rPr>
          <w:highlight w:val="green"/>
        </w:rPr>
        <w:t xml:space="preserve">würde </w:t>
      </w:r>
      <w:r w:rsidR="007D260A" w:rsidRPr="009B5EA9">
        <w:rPr>
          <w:highlight w:val="green"/>
        </w:rPr>
        <w:t>demnach</w:t>
      </w:r>
      <w:r w:rsidR="00E12E54" w:rsidRPr="009B5EA9">
        <w:rPr>
          <w:highlight w:val="green"/>
        </w:rPr>
        <w:t xml:space="preserve"> als falsch gewertet werden</w:t>
      </w:r>
      <w:r>
        <w:t>.</w:t>
      </w:r>
      <w:r w:rsidR="00E12E54">
        <w:t xml:space="preserve"> </w:t>
      </w:r>
      <w:r w:rsidR="00E12E54" w:rsidRPr="00D71F43">
        <w:rPr>
          <w:highlight w:val="green"/>
        </w:rPr>
        <w:t xml:space="preserve">Dies ist jedoch eine strenge </w:t>
      </w:r>
      <w:r w:rsidR="009B5EA9" w:rsidRPr="00D71F43">
        <w:rPr>
          <w:highlight w:val="green"/>
        </w:rPr>
        <w:t>Definition</w:t>
      </w:r>
      <w:r w:rsidR="00E12E54" w:rsidRPr="00D71F43">
        <w:rPr>
          <w:highlight w:val="green"/>
        </w:rPr>
        <w:t xml:space="preserve">, welche aufgelockert werden kann, indem </w:t>
      </w:r>
      <w:r w:rsidR="00174B3C" w:rsidRPr="00D71F43">
        <w:rPr>
          <w:highlight w:val="green"/>
        </w:rPr>
        <w:t xml:space="preserve">man </w:t>
      </w:r>
      <w:r w:rsidR="00E254C0" w:rsidRPr="00D71F43">
        <w:rPr>
          <w:highlight w:val="green"/>
        </w:rPr>
        <w:t xml:space="preserve">eine </w:t>
      </w:r>
      <w:r w:rsidRPr="00D71F43">
        <w:rPr>
          <w:highlight w:val="green"/>
        </w:rPr>
        <w:t>gewissen Grenze</w:t>
      </w:r>
      <w:r w:rsidR="009B5EA9" w:rsidRPr="00D71F43">
        <w:rPr>
          <w:highlight w:val="green"/>
        </w:rPr>
        <w:t xml:space="preserve"> </w:t>
      </w:r>
      <w:r w:rsidR="00817D20" w:rsidRPr="00D71F43">
        <w:rPr>
          <w:highlight w:val="green"/>
        </w:rPr>
        <w:t xml:space="preserve">für die Übereinstimmung </w:t>
      </w:r>
      <w:r w:rsidR="003561A6" w:rsidRPr="00D71F43">
        <w:rPr>
          <w:highlight w:val="green"/>
        </w:rPr>
        <w:t>festlegt</w:t>
      </w:r>
      <w:r w:rsidR="009B5EA9" w:rsidRPr="00D71F43">
        <w:rPr>
          <w:highlight w:val="green"/>
        </w:rPr>
        <w:t>,</w:t>
      </w:r>
      <w:r w:rsidRPr="00D71F43">
        <w:rPr>
          <w:highlight w:val="green"/>
        </w:rPr>
        <w:t xml:space="preserve"> </w:t>
      </w:r>
      <w:r w:rsidR="00817D20" w:rsidRPr="00D71F43">
        <w:rPr>
          <w:highlight w:val="green"/>
        </w:rPr>
        <w:t xml:space="preserve">ab welcher ein </w:t>
      </w:r>
      <w:r w:rsidR="00CF07C6" w:rsidRPr="00D71F43">
        <w:rPr>
          <w:highlight w:val="green"/>
        </w:rPr>
        <w:t xml:space="preserve">Text </w:t>
      </w:r>
      <w:r w:rsidR="00817D20" w:rsidRPr="00D71F43">
        <w:rPr>
          <w:highlight w:val="green"/>
        </w:rPr>
        <w:t xml:space="preserve">als </w:t>
      </w:r>
      <w:r w:rsidR="00D71F43" w:rsidRPr="00D71F43">
        <w:rPr>
          <w:highlight w:val="green"/>
        </w:rPr>
        <w:t>übereinstimmen mit der Grundwahrheit</w:t>
      </w:r>
      <w:r w:rsidR="00D71F43">
        <w:t xml:space="preserve"> gilt</w:t>
      </w:r>
      <w:r>
        <w:t xml:space="preserve">. 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r w:rsidR="00CE05B0">
        <w:t xml:space="preserve"> </w:t>
      </w:r>
      <w:r w:rsidR="00CE05B0" w:rsidRPr="00F818FC">
        <w:rPr>
          <w:highlight w:val="green"/>
        </w:rPr>
        <w:t xml:space="preserve">Als Metrik zur Berechnung der </w:t>
      </w:r>
      <w:r w:rsidR="00B05ACC" w:rsidRPr="00F818FC">
        <w:rPr>
          <w:highlight w:val="green"/>
        </w:rPr>
        <w:t>Übereinstimmung von zwei Text</w:t>
      </w:r>
      <w:r w:rsidR="003561A6" w:rsidRPr="00F818FC">
        <w:rPr>
          <w:highlight w:val="green"/>
        </w:rPr>
        <w:t xml:space="preserve">abschnitten wird </w:t>
      </w:r>
      <w:r w:rsidRPr="00F818FC">
        <w:rPr>
          <w:bCs/>
          <w:highlight w:val="green"/>
        </w:rPr>
        <w:t>BLEU</w:t>
      </w:r>
      <w:r w:rsidRPr="00F818FC">
        <w:rPr>
          <w:b/>
          <w:bCs/>
          <w:highlight w:val="green"/>
        </w:rPr>
        <w:t xml:space="preserve"> </w:t>
      </w:r>
      <w:r w:rsidRPr="00F818FC">
        <w:rPr>
          <w:highlight w:val="green"/>
        </w:rPr>
        <w:t>(Bilingual Evaluation Understudy)</w:t>
      </w:r>
      <w:r w:rsidR="003561A6" w:rsidRPr="00F818FC">
        <w:rPr>
          <w:highlight w:val="green"/>
        </w:rPr>
        <w:t xml:space="preserve"> herangezogen</w:t>
      </w:r>
      <w:r w:rsidR="006812BC" w:rsidRPr="00F818FC">
        <w:rPr>
          <w:highlight w:val="green"/>
        </w:rPr>
        <w:t>.</w:t>
      </w:r>
      <w:r w:rsidRPr="00F818FC">
        <w:rPr>
          <w:highlight w:val="green"/>
        </w:rPr>
        <w:t xml:space="preserve"> Die</w:t>
      </w:r>
      <w:r w:rsidR="006812BC" w:rsidRPr="00F818FC">
        <w:rPr>
          <w:highlight w:val="green"/>
        </w:rPr>
        <w:t>se</w:t>
      </w:r>
      <w:r w:rsidRPr="00F818FC">
        <w:rPr>
          <w:highlight w:val="green"/>
        </w:rPr>
        <w:t xml:space="preserve"> Metrik wurde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F818FC">
        <w:rPr>
          <w:highlight w:val="green"/>
        </w:rPr>
        <w:t>zur Bewertung von maschinellen Übersetzungen entwickelt und hat sich dort nach</w:t>
      </w:r>
      <w:r>
        <w:t xml:space="preserve">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w:t>
      </w:r>
      <w:r w:rsidRPr="004733D6">
        <w:rPr>
          <w:highlight w:val="green"/>
        </w:rPr>
        <w:t>als Standard etabliert. Sie kann jedoch auch auf ähnliche Aufgaben angewendet werden. BLEU basiert auf der Metrik Precision und misst, wie ähnlich ein generierter Text zu einem Referenztext ist.</w:t>
      </w:r>
      <w:r>
        <w:t xml:space="preserve"> </w:t>
      </w:r>
      <w:r w:rsidRPr="00F818FC">
        <w:rPr>
          <w:highlight w:val="green"/>
        </w:rPr>
        <w:t>Laut der Beschreibung von</w:t>
      </w:r>
      <w:r>
        <w:t xml:space="preserve"> </w:t>
      </w:r>
      <w:r w:rsidRPr="00946AEF">
        <w:rPr>
          <w:rFonts w:cs="Arial"/>
          <w:highlight w:val="magenta"/>
        </w:rPr>
        <w:t xml:space="preserve">Papineni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t>
      </w:r>
      <w:r w:rsidRPr="004733D6">
        <w:rPr>
          <w:highlight w:val="green"/>
        </w:rPr>
        <w:t>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w:t>
      </w:r>
      <w:r>
        <w:t xml:space="preserve">. </w:t>
      </w:r>
      <w:r w:rsidRPr="000867DB">
        <w:rPr>
          <w:highlight w:val="green"/>
        </w:rPr>
        <w:t>Damit soll sichergestellt werden, dass die Texte in Länge, Wortwahl und Reihenfolge der Wörter übereinstimmen</w:t>
      </w:r>
      <w:r>
        <w:t xml:space="preserve">. </w:t>
      </w:r>
      <w:r w:rsidRPr="00A70ABD">
        <w:rPr>
          <w:highlight w:val="green"/>
        </w:rPr>
        <w:t xml:space="preserve">Der BLEU-Score kann zwischen 0 und 1 liegen. Je höher der Wert, desto </w:t>
      </w:r>
      <w:r w:rsidR="00E35BDE">
        <w:rPr>
          <w:highlight w:val="green"/>
        </w:rPr>
        <w:t>größer</w:t>
      </w:r>
      <w:r w:rsidRPr="00A70ABD">
        <w:rPr>
          <w:highlight w:val="green"/>
        </w:rPr>
        <w:t xml:space="preserve"> die Übereinstimmung, mit dem Wert 1 bei einer identischen Übereinstimmung</w:t>
      </w:r>
      <w:r>
        <w:t xml:space="preserve">. Bei </w:t>
      </w:r>
      <w:r w:rsidRPr="00A15D67">
        <w:rPr>
          <w:highlight w:val="green"/>
        </w:rPr>
        <w:t xml:space="preserve">der Berechnung des BLEU-Scores besteht das Problem, dass wenn größere n-Gramme, wie bei n=4, für einen </w:t>
      </w:r>
      <w:r w:rsidR="00A86DED" w:rsidRPr="00A15D67">
        <w:rPr>
          <w:highlight w:val="green"/>
        </w:rPr>
        <w:t>Text</w:t>
      </w:r>
      <w:r w:rsidRPr="00A15D67">
        <w:rPr>
          <w:highlight w:val="green"/>
        </w:rPr>
        <w:t xml:space="preserve"> eine Precision von </w:t>
      </w:r>
      <w:r w:rsidR="000B1B3F" w:rsidRPr="00A15D67">
        <w:rPr>
          <w:highlight w:val="green"/>
        </w:rPr>
        <w:t>Null</w:t>
      </w:r>
      <w:r w:rsidRPr="00A15D67">
        <w:rPr>
          <w:highlight w:val="green"/>
        </w:rPr>
        <w:t xml:space="preserve"> haben, der  BLEU-Score für den </w:t>
      </w:r>
      <w:r w:rsidR="00CE57FF" w:rsidRPr="00A15D67">
        <w:rPr>
          <w:highlight w:val="green"/>
        </w:rPr>
        <w:t>Text</w:t>
      </w:r>
      <w:r w:rsidRPr="00A15D67">
        <w:rPr>
          <w:highlight w:val="green"/>
        </w:rPr>
        <w:t xml:space="preserve"> ebenfalls </w:t>
      </w:r>
      <w:r w:rsidR="000B1B3F" w:rsidRPr="00A15D67">
        <w:rPr>
          <w:highlight w:val="green"/>
        </w:rPr>
        <w:t>Null</w:t>
      </w:r>
      <w:r w:rsidRPr="00A15D67">
        <w:rPr>
          <w:highlight w:val="green"/>
        </w:rPr>
        <w:t xml:space="preserve"> is</w:t>
      </w:r>
      <w:r w:rsidR="00F818FC" w:rsidRPr="00A15D67">
        <w:rPr>
          <w:highlight w:val="green"/>
        </w:rPr>
        <w:t>t</w:t>
      </w:r>
      <w:r w:rsidRPr="00A15D67">
        <w:rPr>
          <w:highlight w:val="green"/>
        </w:rPr>
        <w:t>, ungeachtet der Übereinstimmungen kleinerer n-Gramme, was wiederum zu einer verzerrten Bewertung führen kann</w:t>
      </w:r>
      <w:r>
        <w:t xml:space="preserve">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w:t>
      </w:r>
      <w:r w:rsidRPr="00A15D67">
        <w:rPr>
          <w:highlight w:val="green"/>
        </w:rPr>
        <w:t>haben deshalb sieben verschiedene Glättungsverfahren verglichen, die dieses Problem beheben. Die Methoden wurden hinsichtlich ihrer Korrelation mit</w:t>
      </w:r>
      <w:r w:rsidRPr="000355CC">
        <w:t xml:space="preserve"> </w:t>
      </w:r>
      <w:r w:rsidRPr="00A15D67">
        <w:rPr>
          <w:highlight w:val="green"/>
        </w:rPr>
        <w:t>menschlicher Beurteilung</w:t>
      </w:r>
      <w:r w:rsidR="000066A9" w:rsidRPr="00A15D67">
        <w:rPr>
          <w:highlight w:val="green"/>
        </w:rPr>
        <w:t xml:space="preserve"> bewertet</w:t>
      </w:r>
      <w:r w:rsidRPr="00A15D67">
        <w:rPr>
          <w:highlight w:val="green"/>
        </w:rPr>
        <w:t xml:space="preserve">. Die Implementierung von BLEU inklusive der </w:t>
      </w:r>
      <w:r w:rsidRPr="00A15D67">
        <w:rPr>
          <w:highlight w:val="green"/>
        </w:rPr>
        <w:lastRenderedPageBreak/>
        <w:t>Glättungsfunktion erfolgt über</w:t>
      </w:r>
      <w:r w:rsidR="00203922" w:rsidRPr="00A15D67">
        <w:rPr>
          <w:highlight w:val="green"/>
        </w:rPr>
        <w:t xml:space="preserve"> die </w:t>
      </w:r>
      <w:commentRangeStart w:id="782"/>
      <w:r w:rsidR="00203922" w:rsidRPr="00A15D67">
        <w:rPr>
          <w:highlight w:val="green"/>
        </w:rPr>
        <w:t>Python-Bibliothek</w:t>
      </w:r>
      <w:commentRangeEnd w:id="782"/>
      <w:r w:rsidR="00203922" w:rsidRPr="00A15D67">
        <w:rPr>
          <w:rStyle w:val="Kommentarzeichen"/>
          <w:highlight w:val="green"/>
        </w:rPr>
        <w:commentReference w:id="782"/>
      </w:r>
      <w:r w:rsidRPr="00A15D67">
        <w:rPr>
          <w:highlight w:val="green"/>
        </w:rPr>
        <w:t xml:space="preserve"> NLTK. </w:t>
      </w:r>
      <w:r w:rsidR="002E04EC" w:rsidRPr="00A15D67">
        <w:rPr>
          <w:highlight w:val="green"/>
        </w:rPr>
        <w:t>Es wird die</w:t>
      </w:r>
      <w:r w:rsidR="00893975" w:rsidRPr="00A15D67">
        <w:rPr>
          <w:highlight w:val="green"/>
        </w:rPr>
        <w:t xml:space="preserve"> </w:t>
      </w:r>
      <w:r w:rsidR="003066C8" w:rsidRPr="00A15D67">
        <w:rPr>
          <w:highlight w:val="green"/>
        </w:rPr>
        <w:t xml:space="preserve">erste </w:t>
      </w:r>
      <w:r w:rsidR="00893975" w:rsidRPr="00A15D67">
        <w:rPr>
          <w:highlight w:val="green"/>
        </w:rPr>
        <w:t xml:space="preserve">Glättungsfunktion </w:t>
      </w:r>
      <w:r w:rsidR="00E61883" w:rsidRPr="00A15D67">
        <w:rPr>
          <w:highlight w:val="green"/>
        </w:rPr>
        <w:t>angewendet</w:t>
      </w:r>
      <w:r w:rsidR="00D641BF" w:rsidRPr="00A15D67">
        <w:rPr>
          <w:highlight w:val="green"/>
        </w:rPr>
        <w:t>,</w:t>
      </w:r>
      <w:r w:rsidR="00EE571E" w:rsidRPr="00A15D67">
        <w:rPr>
          <w:rStyle w:val="Funotenzeichen"/>
          <w:highlight w:val="green"/>
        </w:rPr>
        <w:footnoteReference w:id="4"/>
      </w:r>
      <w:r w:rsidR="00893975" w:rsidRPr="00A15D67">
        <w:rPr>
          <w:highlight w:val="green"/>
        </w:rPr>
        <w:t xml:space="preserve"> </w:t>
      </w:r>
      <w:r w:rsidR="00D641BF" w:rsidRPr="00A15D67">
        <w:rPr>
          <w:highlight w:val="green"/>
        </w:rPr>
        <w:t xml:space="preserve">bei </w:t>
      </w:r>
      <w:r w:rsidR="004F4C8B" w:rsidRPr="00A15D67">
        <w:rPr>
          <w:highlight w:val="green"/>
        </w:rPr>
        <w:t>der in Fällen ohne Übereinstimmung</w:t>
      </w:r>
      <w:r w:rsidR="00D56ECA" w:rsidRPr="00A15D67">
        <w:rPr>
          <w:highlight w:val="green"/>
        </w:rPr>
        <w:t xml:space="preserve"> der Wert </w:t>
      </w:r>
      <w:r w:rsidR="000B1B3F" w:rsidRPr="00A15D67">
        <w:rPr>
          <w:highlight w:val="green"/>
        </w:rPr>
        <w:t>Null</w:t>
      </w:r>
      <w:r w:rsidR="00D56ECA" w:rsidRPr="00A15D67">
        <w:rPr>
          <w:highlight w:val="green"/>
        </w:rPr>
        <w:t xml:space="preserve"> </w:t>
      </w:r>
      <w:r w:rsidR="003317D3" w:rsidRPr="00A15D67">
        <w:rPr>
          <w:highlight w:val="green"/>
        </w:rPr>
        <w:t>durch einen kleinen positiven Wert ersetzt wird</w:t>
      </w:r>
      <w:r w:rsidR="00F83848" w:rsidRPr="00A15D67">
        <w:rPr>
          <w:highlight w:val="green"/>
        </w:rPr>
        <w:t xml:space="preserve">, damit der </w:t>
      </w:r>
      <w:r w:rsidR="00784EF5" w:rsidRPr="00A15D67">
        <w:rPr>
          <w:highlight w:val="green"/>
        </w:rPr>
        <w:t xml:space="preserve">BLEU-Score für den Text nicht </w:t>
      </w:r>
      <w:r w:rsidR="002E0F25" w:rsidRPr="00A15D67">
        <w:rPr>
          <w:highlight w:val="green"/>
        </w:rPr>
        <w:t xml:space="preserve">ebenfalls </w:t>
      </w:r>
      <w:r w:rsidR="000B1B3F" w:rsidRPr="00A15D67">
        <w:rPr>
          <w:highlight w:val="green"/>
        </w:rPr>
        <w:t xml:space="preserve">Null </w:t>
      </w:r>
      <w:r w:rsidR="002E0F25" w:rsidRPr="00A15D67">
        <w:rPr>
          <w:highlight w:val="green"/>
        </w:rPr>
        <w:t>wird.</w:t>
      </w:r>
      <w:r w:rsidR="000B1B3F" w:rsidRPr="00A15D67">
        <w:rPr>
          <w:highlight w:val="green"/>
        </w:rPr>
        <w:t xml:space="preserve"> </w:t>
      </w:r>
      <w:r w:rsidR="0094757A" w:rsidRPr="00A15D67">
        <w:rPr>
          <w:highlight w:val="green"/>
        </w:rPr>
        <w:t xml:space="preserve">Die </w:t>
      </w:r>
      <w:r w:rsidR="000B1B3F" w:rsidRPr="00A15D67">
        <w:rPr>
          <w:highlight w:val="green"/>
        </w:rPr>
        <w:t xml:space="preserve">folgenden </w:t>
      </w:r>
      <w:r w:rsidR="0094757A" w:rsidRPr="00A15D67">
        <w:rPr>
          <w:highlight w:val="green"/>
        </w:rPr>
        <w:t xml:space="preserve">zwei Beispielsätze </w:t>
      </w:r>
      <w:r w:rsidR="00E93B7E" w:rsidRPr="00A15D67">
        <w:rPr>
          <w:highlight w:val="green"/>
        </w:rPr>
        <w:t xml:space="preserve">sollen einen Eindruck </w:t>
      </w:r>
      <w:r w:rsidR="00C43A69" w:rsidRPr="00A15D67">
        <w:rPr>
          <w:highlight w:val="green"/>
        </w:rPr>
        <w:t xml:space="preserve">für den BLEU-Score </w:t>
      </w:r>
      <w:r w:rsidR="00E93B7E" w:rsidRPr="00A15D67">
        <w:rPr>
          <w:highlight w:val="green"/>
        </w:rPr>
        <w:t>vermitteln</w:t>
      </w:r>
      <w:r w:rsidR="00C43A69" w:rsidRPr="00A15D67">
        <w:rPr>
          <w:highlight w:val="green"/>
        </w:rPr>
        <w:t>.</w:t>
      </w:r>
      <w:r w:rsidR="00E93B7E" w:rsidRPr="00A15D67">
        <w:rPr>
          <w:highlight w:val="green"/>
        </w:rPr>
        <w:t xml:space="preserve"> Sie </w:t>
      </w:r>
      <w:r w:rsidR="0094757A" w:rsidRPr="00A15D67">
        <w:rPr>
          <w:highlight w:val="green"/>
        </w:rPr>
        <w:t>unterscheiden sich</w:t>
      </w:r>
      <w:r w:rsidR="00985490" w:rsidRPr="00A15D67">
        <w:rPr>
          <w:highlight w:val="green"/>
        </w:rPr>
        <w:t xml:space="preserve"> darin, das</w:t>
      </w:r>
      <w:r w:rsidR="006E40E4" w:rsidRPr="00A15D67">
        <w:rPr>
          <w:highlight w:val="green"/>
        </w:rPr>
        <w:t xml:space="preserve">s a Großschreibung am Satzanfang und </w:t>
      </w:r>
      <w:r w:rsidR="009D5398" w:rsidRPr="00A15D67">
        <w:rPr>
          <w:highlight w:val="green"/>
        </w:rPr>
        <w:t xml:space="preserve">einen </w:t>
      </w:r>
      <w:r w:rsidR="006E40E4" w:rsidRPr="00A15D67">
        <w:rPr>
          <w:highlight w:val="green"/>
        </w:rPr>
        <w:t xml:space="preserve">Punkt am </w:t>
      </w:r>
      <w:r w:rsidR="009D5398" w:rsidRPr="00A15D67">
        <w:rPr>
          <w:highlight w:val="green"/>
        </w:rPr>
        <w:t>Satze</w:t>
      </w:r>
      <w:r w:rsidR="006E40E4" w:rsidRPr="00A15D67">
        <w:rPr>
          <w:highlight w:val="green"/>
        </w:rPr>
        <w:t>nde</w:t>
      </w:r>
      <w:r w:rsidR="00E93B7E" w:rsidRPr="00A15D67">
        <w:rPr>
          <w:highlight w:val="green"/>
        </w:rPr>
        <w:t xml:space="preserve"> besitzt, wohingegen dies bei b nicht der Fall ist.</w:t>
      </w:r>
    </w:p>
    <w:p w14:paraId="55B79ADA" w14:textId="7777777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4E8054A9" w14:textId="54255CB7" w:rsidR="00B63582" w:rsidRPr="00A15D67" w:rsidRDefault="00B63582" w:rsidP="00B63582">
      <w:pPr>
        <w:pStyle w:val="Listenabsatz"/>
        <w:numPr>
          <w:ilvl w:val="0"/>
          <w:numId w:val="78"/>
        </w:numPr>
        <w:rPr>
          <w:highlight w:val="green"/>
        </w:rPr>
      </w:pPr>
      <w:r w:rsidRPr="00A15D67">
        <w:rPr>
          <w:highlight w:val="green"/>
        </w:rPr>
        <w:t>das ist ein Beispieltext für die Berechnung des BLEU-Scores</w:t>
      </w:r>
    </w:p>
    <w:p w14:paraId="1BD6F3B0" w14:textId="04F8E62F" w:rsidR="009B2AC2" w:rsidRPr="00AC5797" w:rsidRDefault="009D5398" w:rsidP="00A86248">
      <w:pPr>
        <w:jc w:val="both"/>
      </w:pPr>
      <w:r w:rsidRPr="005A7923">
        <w:rPr>
          <w:highlight w:val="green"/>
        </w:rPr>
        <w:t>D</w:t>
      </w:r>
      <w:r w:rsidR="00C72A8A" w:rsidRPr="005A7923">
        <w:rPr>
          <w:highlight w:val="green"/>
        </w:rPr>
        <w:t xml:space="preserve">ie Übereinstimmung dieser beiden Sätze entspricht einem </w:t>
      </w:r>
      <w:r w:rsidRPr="005A7923">
        <w:rPr>
          <w:highlight w:val="green"/>
        </w:rPr>
        <w:t>B</w:t>
      </w:r>
      <w:r w:rsidR="00F2745D" w:rsidRPr="005A7923">
        <w:rPr>
          <w:highlight w:val="green"/>
        </w:rPr>
        <w:t>LEU</w:t>
      </w:r>
      <w:r w:rsidRPr="005A7923">
        <w:rPr>
          <w:highlight w:val="green"/>
        </w:rPr>
        <w:t xml:space="preserve">-Score </w:t>
      </w:r>
      <w:r w:rsidR="00C72A8A" w:rsidRPr="005A7923">
        <w:rPr>
          <w:highlight w:val="green"/>
        </w:rPr>
        <w:t xml:space="preserve">von </w:t>
      </w:r>
      <w:r w:rsidR="00EE6A68" w:rsidRPr="005A7923">
        <w:rPr>
          <w:highlight w:val="green"/>
        </w:rPr>
        <w:t xml:space="preserve">ca. </w:t>
      </w:r>
      <w:r w:rsidRPr="005A7923">
        <w:rPr>
          <w:highlight w:val="green"/>
        </w:rPr>
        <w:t>0,76</w:t>
      </w:r>
      <w:r w:rsidR="00EE6A68" w:rsidRPr="005A7923">
        <w:rPr>
          <w:highlight w:val="green"/>
        </w:rPr>
        <w:t xml:space="preserve">. </w:t>
      </w:r>
      <w:r w:rsidR="007B5518" w:rsidRPr="005A7923">
        <w:rPr>
          <w:highlight w:val="green"/>
        </w:rPr>
        <w:t xml:space="preserve">Für die Festlegung einer Grenze, ab wann zwei Texte als </w:t>
      </w:r>
      <w:r w:rsidR="009B2AC2" w:rsidRPr="005A7923">
        <w:rPr>
          <w:highlight w:val="green"/>
        </w:rPr>
        <w:t xml:space="preserve">übereinstimmend gelten </w:t>
      </w:r>
      <w:r w:rsidR="007B5518" w:rsidRPr="005A7923">
        <w:rPr>
          <w:highlight w:val="green"/>
        </w:rPr>
        <w:t xml:space="preserve">wurde sich an diesem Beispiel orientiert und ein </w:t>
      </w:r>
      <w:r w:rsidR="009B2AC2" w:rsidRPr="005A7923">
        <w:rPr>
          <w:highlight w:val="green"/>
        </w:rPr>
        <w:t xml:space="preserve">Grenzwert </w:t>
      </w:r>
      <w:r w:rsidR="00DA5404" w:rsidRPr="005A7923">
        <w:rPr>
          <w:highlight w:val="green"/>
        </w:rPr>
        <w:t xml:space="preserve">für den </w:t>
      </w:r>
      <w:r w:rsidR="009B2AC2" w:rsidRPr="005A7923">
        <w:rPr>
          <w:highlight w:val="green"/>
        </w:rPr>
        <w:t xml:space="preserve">BLEU-Score von </w:t>
      </w:r>
      <w:commentRangeStart w:id="783"/>
      <w:r w:rsidR="009B2AC2" w:rsidRPr="005A7923">
        <w:rPr>
          <w:highlight w:val="green"/>
        </w:rPr>
        <w:t xml:space="preserve">0,75 </w:t>
      </w:r>
      <w:commentRangeEnd w:id="783"/>
      <w:r w:rsidR="009B2AC2" w:rsidRPr="005A7923">
        <w:rPr>
          <w:rStyle w:val="Kommentarzeichen"/>
          <w:highlight w:val="green"/>
        </w:rPr>
        <w:commentReference w:id="783"/>
      </w:r>
      <w:r w:rsidR="009B2AC2" w:rsidRPr="005A7923">
        <w:rPr>
          <w:highlight w:val="green"/>
        </w:rPr>
        <w:t>festgelegt</w:t>
      </w:r>
      <w:r w:rsidR="009B2AC2">
        <w:t>.</w:t>
      </w:r>
      <w:r w:rsidR="00F74C3F">
        <w:t xml:space="preserve"> </w:t>
      </w:r>
      <w:r w:rsidR="00817E9B">
        <w:t xml:space="preserve">Da die </w:t>
      </w:r>
      <w:r w:rsidR="00817E9B" w:rsidRPr="00DE0B39">
        <w:rPr>
          <w:highlight w:val="green"/>
        </w:rPr>
        <w:t>argumentativen Beziehungen auf den Argumentationskomponenten aufbauen, wird auch dabei der BLEU-Score angewendet. Das Tupel (Ursprung, Art der Beziehung, Ziel) gilt dann als korrekt, wenn es in allen Punkten übereinstimmt.</w:t>
      </w:r>
      <w:r w:rsidR="00D87AF8" w:rsidRPr="00DE0B39">
        <w:rPr>
          <w:highlight w:val="green"/>
        </w:rPr>
        <w:t xml:space="preserve"> </w:t>
      </w:r>
      <w:r w:rsidR="00F74C3F" w:rsidRPr="00DE0B39">
        <w:rPr>
          <w:highlight w:val="green"/>
        </w:rPr>
        <w:t xml:space="preserve">Anhand </w:t>
      </w:r>
      <w:r w:rsidR="0092183A" w:rsidRPr="00DE0B39">
        <w:rPr>
          <w:highlight w:val="green"/>
        </w:rPr>
        <w:t>diese</w:t>
      </w:r>
      <w:r w:rsidR="002C4356" w:rsidRPr="00DE0B39">
        <w:rPr>
          <w:highlight w:val="green"/>
        </w:rPr>
        <w:t>r</w:t>
      </w:r>
      <w:r w:rsidR="0092183A" w:rsidRPr="00DE0B39">
        <w:rPr>
          <w:highlight w:val="green"/>
        </w:rPr>
        <w:t xml:space="preserve"> Festlegungen</w:t>
      </w:r>
      <w:r w:rsidR="00F74C3F" w:rsidRPr="00DE0B39">
        <w:rPr>
          <w:highlight w:val="green"/>
        </w:rPr>
        <w:t xml:space="preserve"> </w:t>
      </w:r>
      <w:r w:rsidR="005A7923" w:rsidRPr="00DE0B39">
        <w:rPr>
          <w:highlight w:val="green"/>
        </w:rPr>
        <w:t xml:space="preserve">werden </w:t>
      </w:r>
      <w:r w:rsidR="00270E90" w:rsidRPr="00DE0B39">
        <w:rPr>
          <w:highlight w:val="green"/>
        </w:rPr>
        <w:t xml:space="preserve">die Ausgaben des LLMs als </w:t>
      </w:r>
      <w:r w:rsidR="00132C52" w:rsidRPr="00DE0B39">
        <w:rPr>
          <w:highlight w:val="green"/>
        </w:rPr>
        <w:t xml:space="preserve">korrekt </w:t>
      </w:r>
      <w:r w:rsidR="00270E90" w:rsidRPr="00DE0B39">
        <w:rPr>
          <w:highlight w:val="green"/>
        </w:rPr>
        <w:t xml:space="preserve">oder </w:t>
      </w:r>
      <w:r w:rsidR="00132C52" w:rsidRPr="00DE0B39">
        <w:rPr>
          <w:highlight w:val="green"/>
        </w:rPr>
        <w:t xml:space="preserve">falsch </w:t>
      </w:r>
      <w:r w:rsidR="00976BDA" w:rsidRPr="00DE0B39">
        <w:rPr>
          <w:highlight w:val="green"/>
        </w:rPr>
        <w:t>klassifizieren</w:t>
      </w:r>
      <w:r w:rsidR="00BB3158" w:rsidRPr="00DE0B39">
        <w:rPr>
          <w:highlight w:val="green"/>
        </w:rPr>
        <w:t xml:space="preserve"> und in einer Konfusionsmatrix </w:t>
      </w:r>
      <w:r w:rsidR="00862A5C" w:rsidRPr="00DE0B39">
        <w:rPr>
          <w:highlight w:val="green"/>
        </w:rPr>
        <w:t>zusammengetragen</w:t>
      </w:r>
      <w:r w:rsidR="005A6533" w:rsidRPr="00DE0B39">
        <w:rPr>
          <w:highlight w:val="green"/>
        </w:rPr>
        <w:t xml:space="preserve">. </w:t>
      </w:r>
      <w:r w:rsidR="00EB20E1" w:rsidRPr="00DE0B39">
        <w:rPr>
          <w:highlight w:val="green"/>
        </w:rPr>
        <w:t xml:space="preserve">Bei einer </w:t>
      </w:r>
      <w:r w:rsidR="000673B5" w:rsidRPr="00DE0B39">
        <w:rPr>
          <w:highlight w:val="green"/>
        </w:rPr>
        <w:t>Konfusionsm</w:t>
      </w:r>
      <w:r w:rsidR="00EB20E1" w:rsidRPr="00DE0B39">
        <w:rPr>
          <w:highlight w:val="green"/>
        </w:rPr>
        <w:t>atrix handelt es sich um eine Tabelle zur Bewertung von Klassifikati</w:t>
      </w:r>
      <w:r w:rsidR="000673B5" w:rsidRPr="00DE0B39">
        <w:rPr>
          <w:highlight w:val="green"/>
        </w:rPr>
        <w:t>o</w:t>
      </w:r>
      <w:r w:rsidR="00EB20E1" w:rsidRPr="00DE0B39">
        <w:rPr>
          <w:highlight w:val="green"/>
        </w:rPr>
        <w:t>nen</w:t>
      </w:r>
      <w:r w:rsidR="005A7923" w:rsidRPr="00DE0B39">
        <w:rPr>
          <w:highlight w:val="green"/>
        </w:rPr>
        <w:t xml:space="preserve">, welche </w:t>
      </w:r>
      <w:r w:rsidR="00EB20E1" w:rsidRPr="00DE0B39">
        <w:rPr>
          <w:highlight w:val="green"/>
        </w:rPr>
        <w:t>die Anzahl der richtigen und falschen Klassifikationen anhand der vorhergesagten und der tatsächlichen Klasse ab</w:t>
      </w:r>
      <w:r w:rsidR="008314B3" w:rsidRPr="00DE0B39">
        <w:rPr>
          <w:highlight w:val="green"/>
        </w:rPr>
        <w:t>bildet</w:t>
      </w:r>
      <w:r w:rsidR="00862A5C">
        <w:t xml:space="preserve"> </w:t>
      </w:r>
      <w:r w:rsidR="005A6533" w:rsidRPr="00862A5C">
        <w:rPr>
          <w:highlight w:val="magenta"/>
        </w:rPr>
        <w:fldChar w:fldCharType="begin"/>
      </w:r>
      <w:r w:rsidR="005A6533" w:rsidRPr="00862A5C">
        <w:rPr>
          <w:highlight w:val="magenta"/>
        </w:rPr>
        <w:instrText xml:space="preserve"> ADDIN ZOTERO_ITEM CSL_CITATION {"citationID":"CD6Z5x1Z","properties":{"formattedCitation":"(Bruce et al., 2020, S. 221)","plainCitation":"(Bruce et al., 2020, S. 221)","noteIndex":0},"citationItems":[{"id":36,"uris":["http://zotero.org/users/14644665/items/6QRV746A"],"itemData":{"id":36,"type":"book","abstract":"“Statistical methods are a key part of data science, yet few data scientists have formal statistical training. Courses and books on basic statistics rarely cover the topic from a data science perspective. The second edition of this popular guide adds comprehensive examples in Python, provides practical guidance on applying statistical methods to data science, tells you how to avoid their misuse, and gives you advice on what's important and what's not. Many data science resources incorporate statistical methods but lack a deeper statistical perspective. If you're familiar with the R or Python programming languages and have some exposure to statistics, this quick reference bridges the gap in an accessible, readable format. With this book, you'll learn: Why exploratory data analysis is a key preliminary step in data science How random sampling can reduce bias and yield a higher-quality dataset, even with big data How the principles of experimental design yield definitive answers to questions How to use regression to estimate outcomes and detect anomalies Key classification techniques for predicting which categories a record belongs to Statistical machine learning methods that \"learn\" from data Unsupervised learning methods for extracting meaning from unlabeled data.”--Publisher’s description","edition":"2","event-place":"Sebastopol, CA","ISBN":"978-1-4920-7289-8","language":"eng","note":"OCLC: 1151182591","publisher":"O'Reilly Media, Inc.","publisher-place":"Sebastopol, CA","source":"Open WorldCat","title":"Practical statistics for data scientists: 50+ essential concepts using R and Python","title-short":"Practical statistics for data scientists","author":[{"family":"Bruce","given":"Peter C."},{"family":"Bruce","given":"Andrew"},{"family":"Gedeck","given":"Peter"}],"issued":{"date-parts":[["2020"]]}},"locator":"221","label":"page"}],"schema":"https://github.com/citation-style-language/schema/raw/master/csl-citation.json"} </w:instrText>
      </w:r>
      <w:r w:rsidR="005A6533" w:rsidRPr="00862A5C">
        <w:rPr>
          <w:highlight w:val="magenta"/>
        </w:rPr>
        <w:fldChar w:fldCharType="separate"/>
      </w:r>
      <w:r w:rsidR="005A6533" w:rsidRPr="00862A5C">
        <w:rPr>
          <w:rFonts w:cs="Arial"/>
          <w:highlight w:val="magenta"/>
        </w:rPr>
        <w:t>(Bruce et al., 2020, S. 221)</w:t>
      </w:r>
      <w:r w:rsidR="005A6533" w:rsidRPr="00862A5C">
        <w:rPr>
          <w:highlight w:val="magenta"/>
        </w:rPr>
        <w:fldChar w:fldCharType="end"/>
      </w:r>
      <w:r w:rsidR="00EB20E1" w:rsidRPr="00EB20E1">
        <w:t xml:space="preserve">. </w:t>
      </w:r>
      <w:r w:rsidR="009E2C69" w:rsidRPr="00D17202">
        <w:rPr>
          <w:highlight w:val="green"/>
        </w:rPr>
        <w:t xml:space="preserve">Nachfolgend </w:t>
      </w:r>
      <w:r w:rsidR="00877D20" w:rsidRPr="00D17202">
        <w:rPr>
          <w:highlight w:val="green"/>
        </w:rPr>
        <w:t xml:space="preserve">werden die </w:t>
      </w:r>
      <w:r w:rsidR="009B2AC2" w:rsidRPr="00D17202">
        <w:rPr>
          <w:highlight w:val="green"/>
        </w:rPr>
        <w:t xml:space="preserve">Felder </w:t>
      </w:r>
      <w:r w:rsidR="00877D20" w:rsidRPr="00D17202">
        <w:rPr>
          <w:highlight w:val="green"/>
        </w:rPr>
        <w:t xml:space="preserve">einer </w:t>
      </w:r>
      <w:r w:rsidR="009B2AC2" w:rsidRPr="00D17202">
        <w:rPr>
          <w:highlight w:val="green"/>
        </w:rPr>
        <w:t>Konfusionsmatrix an dem Beispiel von Behauptungen</w:t>
      </w:r>
      <w:r w:rsidR="00877D20" w:rsidRPr="00D17202">
        <w:rPr>
          <w:highlight w:val="green"/>
        </w:rPr>
        <w:t xml:space="preserve"> erläutert</w:t>
      </w:r>
      <w:r w:rsidR="009B2AC2" w:rsidRPr="00D17202">
        <w:rPr>
          <w:highlight w:val="green"/>
        </w:rPr>
        <w:t>. Diese lassen sich sinngemäß auf die anderen Argumentationskomponenten übertr</w:t>
      </w:r>
      <w:r w:rsidR="00C923FD" w:rsidRPr="00D17202">
        <w:rPr>
          <w:highlight w:val="green"/>
        </w:rPr>
        <w:t>a</w:t>
      </w:r>
      <w:r w:rsidR="009B2AC2" w:rsidRPr="00D17202">
        <w:rPr>
          <w:highlight w:val="green"/>
        </w:rPr>
        <w:t>gen.</w:t>
      </w:r>
    </w:p>
    <w:p w14:paraId="204F6521" w14:textId="77777777" w:rsidR="009B2AC2" w:rsidRDefault="009B2AC2" w:rsidP="009B2AC2">
      <w:pPr>
        <w:pStyle w:val="Listenabsatz"/>
        <w:numPr>
          <w:ilvl w:val="0"/>
          <w:numId w:val="64"/>
        </w:numPr>
      </w:pPr>
      <w:r w:rsidRPr="007B6EDC">
        <w:rPr>
          <w:b/>
        </w:rPr>
        <w:t xml:space="preserve">True Positive (TP): </w:t>
      </w:r>
      <w:r w:rsidRPr="00E74B73">
        <w:rPr>
          <w:highlight w:val="green"/>
        </w:rPr>
        <w:t>Die Textabschnitte werden als Behauptung gemäß der Ähnlichkeitsmetrik ausreichend genau erkannt.</w:t>
      </w:r>
    </w:p>
    <w:p w14:paraId="20E773B0" w14:textId="75930A44" w:rsidR="009B2AC2" w:rsidRDefault="009B2AC2" w:rsidP="009B2AC2">
      <w:pPr>
        <w:pStyle w:val="Listenabsatz"/>
        <w:numPr>
          <w:ilvl w:val="0"/>
          <w:numId w:val="64"/>
        </w:numPr>
      </w:pPr>
      <w:r w:rsidRPr="007B6EDC">
        <w:rPr>
          <w:b/>
        </w:rPr>
        <w:t>False Negative (FN)</w:t>
      </w:r>
      <w:r>
        <w:t xml:space="preserve">: </w:t>
      </w:r>
      <w:r w:rsidRPr="00C923FD">
        <w:rPr>
          <w:highlight w:val="green"/>
        </w:rPr>
        <w:t xml:space="preserve">Die Textabschnitte werden nicht als Behauptung vom LLM erkannt, obwohl es </w:t>
      </w:r>
      <w:r w:rsidR="00C923FD">
        <w:rPr>
          <w:highlight w:val="green"/>
        </w:rPr>
        <w:t xml:space="preserve">welche </w:t>
      </w:r>
      <w:r w:rsidRPr="00C923FD">
        <w:rPr>
          <w:highlight w:val="green"/>
        </w:rPr>
        <w:t>sind</w:t>
      </w:r>
      <w:r>
        <w:t>.</w:t>
      </w:r>
    </w:p>
    <w:p w14:paraId="6A4DF277" w14:textId="77777777" w:rsidR="009B2AC2" w:rsidRDefault="009B2AC2" w:rsidP="009B2AC2">
      <w:pPr>
        <w:pStyle w:val="Listenabsatz"/>
        <w:numPr>
          <w:ilvl w:val="0"/>
          <w:numId w:val="64"/>
        </w:numPr>
      </w:pPr>
      <w:r w:rsidRPr="007B6EDC">
        <w:rPr>
          <w:b/>
        </w:rPr>
        <w:t>False Positive (FP)</w:t>
      </w:r>
      <w:r>
        <w:t xml:space="preserve">: </w:t>
      </w:r>
      <w:r w:rsidRPr="00C923FD">
        <w:rPr>
          <w:highlight w:val="green"/>
        </w:rPr>
        <w:t>Die Textabschnitte werden als Behauptung vom LLM identifiziert, obwohl sie es nicht sind.</w:t>
      </w:r>
      <w:r>
        <w:t xml:space="preserve"> </w:t>
      </w:r>
    </w:p>
    <w:p w14:paraId="4B5B9CAA" w14:textId="24DED8D3" w:rsidR="009B2AC2" w:rsidRDefault="009B2AC2" w:rsidP="009B2AC2">
      <w:pPr>
        <w:pStyle w:val="Listenabsatz"/>
        <w:numPr>
          <w:ilvl w:val="0"/>
          <w:numId w:val="64"/>
        </w:numPr>
      </w:pPr>
      <w:r w:rsidRPr="004B3FB2">
        <w:rPr>
          <w:b/>
        </w:rPr>
        <w:lastRenderedPageBreak/>
        <w:t>True Negative (TN)</w:t>
      </w:r>
      <w:r>
        <w:t xml:space="preserve">: </w:t>
      </w:r>
      <w:r w:rsidRPr="00B7025E">
        <w:rPr>
          <w:highlight w:val="green"/>
        </w:rPr>
        <w:t xml:space="preserve">Die Textabschnitte werden korrekt nicht als Behauptung erkannt. Die Besonderheit bei dem vorliegenden Anwendungsfall ist, dass das LLM nur die argumentativen Texte extrahieren soll. Es </w:t>
      </w:r>
      <w:r w:rsidR="00B7025E">
        <w:rPr>
          <w:highlight w:val="green"/>
        </w:rPr>
        <w:t xml:space="preserve">werden </w:t>
      </w:r>
      <w:r w:rsidRPr="00B7025E">
        <w:rPr>
          <w:highlight w:val="green"/>
        </w:rPr>
        <w:t>folglich keine nicht-argumentativen Texte</w:t>
      </w:r>
      <w:r w:rsidR="002154AB">
        <w:t xml:space="preserve"> ausgegeben</w:t>
      </w:r>
      <w:r w:rsidR="003B530C">
        <w:t>.</w:t>
      </w:r>
    </w:p>
    <w:p w14:paraId="732FC461" w14:textId="2C4E2DF5" w:rsidR="009315D2" w:rsidRDefault="009B2AC2" w:rsidP="008A3680">
      <w:pPr>
        <w:jc w:val="both"/>
      </w:pPr>
      <w:r w:rsidRPr="003B530C">
        <w:rPr>
          <w:highlight w:val="green"/>
        </w:rPr>
        <w:t xml:space="preserve">Diese Betrachtung erfolgt für jede Argumentationskomponente einzeln. Eine Betrachtung in einer gemeinsamen Konfusionsmatrix wird nicht vorgenommen. Dazu müssten die </w:t>
      </w:r>
      <w:commentRangeStart w:id="784"/>
      <w:commentRangeStart w:id="785"/>
      <w:r w:rsidRPr="003B530C">
        <w:rPr>
          <w:highlight w:val="green"/>
        </w:rPr>
        <w:t>nicht-argumentativen Texte als solche ebenfalls annotiert werden</w:t>
      </w:r>
      <w:commentRangeEnd w:id="784"/>
      <w:r w:rsidR="004472F6">
        <w:rPr>
          <w:rStyle w:val="Kommentarzeichen"/>
        </w:rPr>
        <w:commentReference w:id="784"/>
      </w:r>
      <w:commentRangeEnd w:id="785"/>
      <w:r w:rsidR="00A1342C">
        <w:rPr>
          <w:rStyle w:val="Kommentarzeichen"/>
        </w:rPr>
        <w:commentReference w:id="785"/>
      </w:r>
      <w:r w:rsidRPr="003B530C">
        <w:rPr>
          <w:highlight w:val="green"/>
        </w:rPr>
        <w:t>.</w:t>
      </w:r>
      <w:r>
        <w:t xml:space="preserve"> </w:t>
      </w:r>
      <w:r w:rsidR="009315D2" w:rsidRPr="00996D6E">
        <w:rPr>
          <w:highlight w:val="cyan"/>
        </w:rPr>
        <w:t xml:space="preserve">Im Hinblick auf den Aufwand und der Möglichkeit, dass LLMs </w:t>
      </w:r>
      <w:r w:rsidR="00D73894" w:rsidRPr="00996D6E">
        <w:rPr>
          <w:highlight w:val="cyan"/>
        </w:rPr>
        <w:t>Wörter hinzufügen könne</w:t>
      </w:r>
      <w:r w:rsidR="00CD3702" w:rsidRPr="00996D6E">
        <w:rPr>
          <w:highlight w:val="cyan"/>
        </w:rPr>
        <w:t>n</w:t>
      </w:r>
      <w:r w:rsidR="00D73894" w:rsidRPr="00996D6E">
        <w:rPr>
          <w:highlight w:val="cyan"/>
        </w:rPr>
        <w:t xml:space="preserve">, die nicht </w:t>
      </w:r>
      <w:r w:rsidR="00CD3702" w:rsidRPr="00996D6E">
        <w:rPr>
          <w:highlight w:val="cyan"/>
        </w:rPr>
        <w:t>Teil des Ur</w:t>
      </w:r>
      <w:r w:rsidR="00193FB4" w:rsidRPr="00996D6E">
        <w:rPr>
          <w:highlight w:val="cyan"/>
        </w:rPr>
        <w:t>s</w:t>
      </w:r>
      <w:r w:rsidR="00CD3702" w:rsidRPr="00996D6E">
        <w:rPr>
          <w:highlight w:val="cyan"/>
        </w:rPr>
        <w:t>p</w:t>
      </w:r>
      <w:r w:rsidR="00193FB4" w:rsidRPr="00996D6E">
        <w:rPr>
          <w:highlight w:val="cyan"/>
        </w:rPr>
        <w:t>r</w:t>
      </w:r>
      <w:r w:rsidR="00CD3702" w:rsidRPr="00996D6E">
        <w:rPr>
          <w:highlight w:val="cyan"/>
        </w:rPr>
        <w:t>ungstextes sind</w:t>
      </w:r>
      <w:r w:rsidR="00193FB4" w:rsidRPr="00996D6E">
        <w:rPr>
          <w:highlight w:val="cyan"/>
        </w:rPr>
        <w:t>, wird dieser Ansatz nicht weiterverfolgt.</w:t>
      </w:r>
    </w:p>
    <w:p w14:paraId="400FE3EE" w14:textId="36619F15" w:rsidR="00CC3E1C" w:rsidRDefault="009B2AC2" w:rsidP="00632AFF">
      <w:pPr>
        <w:jc w:val="both"/>
        <w:rPr>
          <w:bCs/>
        </w:rPr>
      </w:pPr>
      <w:r>
        <w:t>Nichtsdestotrotz lassen sich aus den Werten der Konfusionsmatrix diejenigen Klassifikationsmetriken berechnen, für die FN nicht benötigt w</w:t>
      </w:r>
      <w:r w:rsidR="00107D8F">
        <w:t>erden</w:t>
      </w:r>
      <w:r>
        <w:t xml:space="preserve">. Somit können Precision, Recall und F1-Score berechnet werden. </w:t>
      </w:r>
      <w:r w:rsidRPr="00E83763">
        <w:rPr>
          <w:highlight w:val="green"/>
        </w:rPr>
        <w:t>Zum besseren Verständnis werden die</w:t>
      </w:r>
      <w:r w:rsidR="000C747D">
        <w:rPr>
          <w:highlight w:val="green"/>
        </w:rPr>
        <w:t>se</w:t>
      </w:r>
      <w:r w:rsidRPr="00E83763">
        <w:rPr>
          <w:highlight w:val="green"/>
        </w:rPr>
        <w:t xml:space="preserve"> Metriken erneut an dem Beispiel der Argumentationskomponente Behauptung erläutert</w:t>
      </w:r>
      <w:r w:rsidRPr="00632AFF">
        <w:rPr>
          <w:highlight w:val="green"/>
        </w:rPr>
        <w:t xml:space="preserve">. Precision misst den Anteil der identifizierten Behauptungen, die tatsächlich Behauptungen sind. Recall ist hingegen der Anteil der tatsächlichen Behauptungen, die korrekt als solche extrahiert wurden. </w:t>
      </w:r>
      <w:commentRangeStart w:id="786"/>
      <w:r w:rsidRPr="00632AFF">
        <w:rPr>
          <w:highlight w:val="green"/>
        </w:rPr>
        <w:t>Eine hohe Precision allein könnte bedeuten, dass nur wenige tatsächliche Behauptungen vom LLM identifiziert werden</w:t>
      </w:r>
      <w:commentRangeEnd w:id="786"/>
      <w:r w:rsidRPr="00632AFF">
        <w:rPr>
          <w:rStyle w:val="Kommentarzeichen"/>
          <w:highlight w:val="green"/>
        </w:rPr>
        <w:commentReference w:id="786"/>
      </w:r>
      <w:r w:rsidRPr="00632AFF">
        <w:rPr>
          <w:highlight w:val="green"/>
        </w:rPr>
        <w:t xml:space="preserve">. Der Fokus auf einen hohen Recall ohne ausreichende Precision könnte hingegen bedeuten, dass das LLM viele tatsächliche Behauptungen erkennt, aber auch viele Argumentationskomponenten fälschlicherweise als Behauptungen klassifiziert. </w:t>
      </w:r>
      <w:r w:rsidRPr="003E440C">
        <w:rPr>
          <w:highlight w:val="green"/>
        </w:rPr>
        <w:t>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r w:rsidRPr="00B91FAC">
        <w:rPr>
          <w:rFonts w:cs="Arial"/>
          <w:highlight w:val="magenta"/>
        </w:rPr>
        <w:t>Géron, 2022, S. 111)</w:t>
      </w:r>
      <w:r w:rsidRPr="000800F4">
        <w:rPr>
          <w:highlight w:val="magenta"/>
        </w:rPr>
        <w:fldChar w:fldCharType="end"/>
      </w:r>
      <w:r>
        <w:t>.</w:t>
      </w:r>
      <w:r w:rsidR="00C456D4">
        <w:t xml:space="preserve"> </w:t>
      </w:r>
      <w:r w:rsidR="00A4471C" w:rsidRPr="00510F63">
        <w:rPr>
          <w:highlight w:val="green"/>
        </w:rPr>
        <w:t xml:space="preserve">Bei einem Wert von 1 </w:t>
      </w:r>
      <w:r w:rsidR="00F76E0A" w:rsidRPr="00510F63">
        <w:rPr>
          <w:highlight w:val="green"/>
        </w:rPr>
        <w:t xml:space="preserve">trifft </w:t>
      </w:r>
      <w:r w:rsidR="00A4471C" w:rsidRPr="00510F63">
        <w:rPr>
          <w:highlight w:val="green"/>
        </w:rPr>
        <w:t xml:space="preserve">das Modell </w:t>
      </w:r>
      <w:r w:rsidR="00881D46" w:rsidRPr="00510F63">
        <w:rPr>
          <w:highlight w:val="green"/>
        </w:rPr>
        <w:t xml:space="preserve">perfekte Vorhersagen, wohingegen </w:t>
      </w:r>
      <w:r w:rsidR="00B30D17" w:rsidRPr="00510F63">
        <w:rPr>
          <w:highlight w:val="green"/>
        </w:rPr>
        <w:t>ein</w:t>
      </w:r>
      <w:r w:rsidR="00E3125E" w:rsidRPr="00510F63">
        <w:rPr>
          <w:highlight w:val="green"/>
        </w:rPr>
        <w:t xml:space="preserve"> </w:t>
      </w:r>
      <w:r w:rsidR="00881D46" w:rsidRPr="00510F63">
        <w:rPr>
          <w:highlight w:val="green"/>
        </w:rPr>
        <w:t xml:space="preserve">Wert von 0 </w:t>
      </w:r>
      <w:r w:rsidR="00A71672" w:rsidRPr="00510F63">
        <w:rPr>
          <w:highlight w:val="green"/>
        </w:rPr>
        <w:t>bedeutet, dass das Modell keine korrekten Vorhersagen</w:t>
      </w:r>
      <w:r w:rsidR="008B03FF" w:rsidRPr="00510F63">
        <w:rPr>
          <w:highlight w:val="green"/>
        </w:rPr>
        <w:t xml:space="preserve"> macht</w:t>
      </w:r>
      <w:r w:rsidR="00EC0C16">
        <w:t>.</w:t>
      </w:r>
      <w:r w:rsidR="00632AFF">
        <w:t xml:space="preserve"> </w:t>
      </w:r>
      <w:r w:rsidR="004318C1">
        <w:rPr>
          <w:bCs/>
        </w:rPr>
        <w:t xml:space="preserve">Die Ergebnisse pro Text werden </w:t>
      </w:r>
      <w:r w:rsidR="00AA4388">
        <w:rPr>
          <w:bCs/>
        </w:rPr>
        <w:t xml:space="preserve">anhand der </w:t>
      </w:r>
      <w:r w:rsidR="004318C1">
        <w:rPr>
          <w:bCs/>
        </w:rPr>
        <w:t xml:space="preserve">Prompts </w:t>
      </w:r>
      <w:r w:rsidR="00AA4388">
        <w:rPr>
          <w:bCs/>
        </w:rPr>
        <w:t xml:space="preserve">gruppiert und gemittelt. </w:t>
      </w:r>
    </w:p>
    <w:p w14:paraId="1DA593D3" w14:textId="77777777" w:rsidR="00830E12" w:rsidRPr="00590195" w:rsidRDefault="00830E12" w:rsidP="007C3A77">
      <w:pPr>
        <w:autoSpaceDE w:val="0"/>
        <w:autoSpaceDN w:val="0"/>
        <w:adjustRightInd w:val="0"/>
        <w:spacing w:after="0"/>
        <w:jc w:val="both"/>
        <w:rPr>
          <w:ins w:id="787"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788" w:author="Ben Fels" w:date="2024-12-21T11:47:00Z" w16du:dateUtc="2024-12-21T10:47:00Z"/>
          <w:lang w:val="en-US"/>
          <w:rPrChange w:id="789" w:author="Ben Fels" w:date="2024-12-21T18:24:00Z" w16du:dateUtc="2024-12-21T17:24:00Z">
            <w:rPr>
              <w:del w:id="790" w:author="Ben Fels" w:date="2024-12-21T11:47:00Z" w16du:dateUtc="2024-12-21T10:47:00Z"/>
              <w:b/>
              <w:i/>
              <w:lang w:val="en-US"/>
            </w:rPr>
          </w:rPrChange>
        </w:rPr>
      </w:pPr>
      <w:bookmarkStart w:id="791" w:name="_Toc185697462"/>
      <w:bookmarkStart w:id="792" w:name="_Toc186791538"/>
      <w:bookmarkStart w:id="793" w:name="_Toc187929391"/>
      <w:bookmarkStart w:id="794" w:name="_Toc188431119"/>
      <w:bookmarkStart w:id="795" w:name="_Toc188531705"/>
      <w:bookmarkStart w:id="796" w:name="_Toc188683518"/>
      <w:bookmarkStart w:id="797" w:name="_Toc188817227"/>
      <w:bookmarkEnd w:id="791"/>
      <w:bookmarkEnd w:id="792"/>
      <w:bookmarkEnd w:id="793"/>
      <w:bookmarkEnd w:id="794"/>
      <w:bookmarkEnd w:id="795"/>
      <w:bookmarkEnd w:id="796"/>
      <w:bookmarkEnd w:id="797"/>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798" w:author="Ben Fels" w:date="2024-12-21T11:47:00Z" w16du:dateUtc="2024-12-21T10:47:00Z"/>
          <w:lang w:val="en-US"/>
          <w:rPrChange w:id="799" w:author="Ben Fels" w:date="2024-12-21T18:24:00Z" w16du:dateUtc="2024-12-21T17:24:00Z">
            <w:rPr>
              <w:del w:id="800" w:author="Ben Fels" w:date="2024-12-21T11:47:00Z" w16du:dateUtc="2024-12-21T10:47:00Z"/>
            </w:rPr>
          </w:rPrChange>
        </w:rPr>
      </w:pPr>
      <w:del w:id="801" w:author="Ben Fels" w:date="2024-12-21T11:47:00Z" w16du:dateUtc="2024-12-21T10:47:00Z">
        <w:r w:rsidRPr="002F4B5A" w:rsidDel="002A4580">
          <w:rPr>
            <w:lang w:val="en-US"/>
            <w:rPrChange w:id="802" w:author="Ben Fels" w:date="2024-12-21T18:24:00Z" w16du:dateUtc="2024-12-21T17:24:00Z">
              <w:rPr/>
            </w:rPrChange>
          </w:rPr>
          <w:delText>Zero-Shot</w:delText>
        </w:r>
        <w:r w:rsidR="00490397" w:rsidRPr="002F4B5A" w:rsidDel="002A4580">
          <w:rPr>
            <w:lang w:val="en-US"/>
            <w:rPrChange w:id="803" w:author="Ben Fels" w:date="2024-12-21T18:24:00Z" w16du:dateUtc="2024-12-21T17:24:00Z">
              <w:rPr/>
            </w:rPrChange>
          </w:rPr>
          <w:delText>: Kein Beispiel übergeben</w:delText>
        </w:r>
        <w:bookmarkStart w:id="804" w:name="_Toc185697463"/>
        <w:bookmarkStart w:id="805" w:name="_Toc186791539"/>
        <w:bookmarkStart w:id="806" w:name="_Toc187929392"/>
        <w:bookmarkStart w:id="807" w:name="_Toc188431120"/>
        <w:bookmarkStart w:id="808" w:name="_Toc188531706"/>
        <w:bookmarkStart w:id="809" w:name="_Toc188683519"/>
        <w:bookmarkStart w:id="810" w:name="_Toc188817228"/>
        <w:bookmarkEnd w:id="804"/>
        <w:bookmarkEnd w:id="805"/>
        <w:bookmarkEnd w:id="806"/>
        <w:bookmarkEnd w:id="807"/>
        <w:bookmarkEnd w:id="808"/>
        <w:bookmarkEnd w:id="809"/>
        <w:bookmarkEnd w:id="810"/>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811" w:author="Ben Fels" w:date="2024-12-21T11:47:00Z" w16du:dateUtc="2024-12-21T10:47:00Z"/>
          <w:lang w:val="en-US"/>
          <w:rPrChange w:id="812" w:author="Ben Fels" w:date="2024-12-21T18:24:00Z" w16du:dateUtc="2024-12-21T17:24:00Z">
            <w:rPr>
              <w:del w:id="813" w:author="Ben Fels" w:date="2024-12-21T11:47:00Z" w16du:dateUtc="2024-12-21T10:47:00Z"/>
            </w:rPr>
          </w:rPrChange>
        </w:rPr>
      </w:pPr>
      <w:del w:id="814" w:author="Ben Fels" w:date="2024-12-21T11:47:00Z" w16du:dateUtc="2024-12-21T10:47:00Z">
        <w:r w:rsidRPr="002F4B5A" w:rsidDel="002A4580">
          <w:rPr>
            <w:lang w:val="en-US"/>
            <w:rPrChange w:id="815" w:author="Ben Fels" w:date="2024-12-21T18:24:00Z" w16du:dateUtc="2024-12-21T17:24:00Z">
              <w:rPr/>
            </w:rPrChange>
          </w:rPr>
          <w:delText>One-Shot</w:delText>
        </w:r>
        <w:r w:rsidR="00490397" w:rsidRPr="002F4B5A" w:rsidDel="002A4580">
          <w:rPr>
            <w:lang w:val="en-US"/>
            <w:rPrChange w:id="816" w:author="Ben Fels" w:date="2024-12-21T18:24:00Z" w16du:dateUtc="2024-12-21T17:24:00Z">
              <w:rPr/>
            </w:rPrChange>
          </w:rPr>
          <w:delText>: ein Beispiel übergeben</w:delText>
        </w:r>
        <w:bookmarkStart w:id="817" w:name="_Toc185697464"/>
        <w:bookmarkStart w:id="818" w:name="_Toc186791540"/>
        <w:bookmarkStart w:id="819" w:name="_Toc187929393"/>
        <w:bookmarkStart w:id="820" w:name="_Toc188431121"/>
        <w:bookmarkStart w:id="821" w:name="_Toc188531707"/>
        <w:bookmarkStart w:id="822" w:name="_Toc188683520"/>
        <w:bookmarkStart w:id="823" w:name="_Toc188817229"/>
        <w:bookmarkEnd w:id="817"/>
        <w:bookmarkEnd w:id="818"/>
        <w:bookmarkEnd w:id="819"/>
        <w:bookmarkEnd w:id="820"/>
        <w:bookmarkEnd w:id="821"/>
        <w:bookmarkEnd w:id="822"/>
        <w:bookmarkEnd w:id="823"/>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824" w:author="Ben Fels" w:date="2024-12-21T11:47:00Z" w16du:dateUtc="2024-12-21T10:47:00Z"/>
          <w:lang w:val="en-US"/>
          <w:rPrChange w:id="825" w:author="Ben Fels" w:date="2024-12-21T18:24:00Z" w16du:dateUtc="2024-12-21T17:24:00Z">
            <w:rPr>
              <w:del w:id="826" w:author="Ben Fels" w:date="2024-12-21T11:47:00Z" w16du:dateUtc="2024-12-21T10:47:00Z"/>
            </w:rPr>
          </w:rPrChange>
        </w:rPr>
      </w:pPr>
      <w:del w:id="827" w:author="Ben Fels" w:date="2024-12-21T11:47:00Z" w16du:dateUtc="2024-12-21T10:47:00Z">
        <w:r w:rsidRPr="002F4B5A" w:rsidDel="002A4580">
          <w:rPr>
            <w:lang w:val="en-US"/>
            <w:rPrChange w:id="828" w:author="Ben Fels" w:date="2024-12-21T18:24:00Z" w16du:dateUtc="2024-12-21T17:24:00Z">
              <w:rPr/>
            </w:rPrChange>
          </w:rPr>
          <w:delText>Few-Shot</w:delText>
        </w:r>
        <w:r w:rsidR="00490397" w:rsidRPr="002F4B5A" w:rsidDel="002A4580">
          <w:rPr>
            <w:lang w:val="en-US"/>
            <w:rPrChange w:id="829" w:author="Ben Fels" w:date="2024-12-21T18:24:00Z" w16du:dateUtc="2024-12-21T17:24:00Z">
              <w:rPr/>
            </w:rPrChange>
          </w:rPr>
          <w:delText xml:space="preserve">: </w:delText>
        </w:r>
        <w:r w:rsidR="00633544" w:rsidRPr="002F4B5A" w:rsidDel="002A4580">
          <w:rPr>
            <w:lang w:val="en-US"/>
            <w:rPrChange w:id="830" w:author="Ben Fels" w:date="2024-12-21T18:24:00Z" w16du:dateUtc="2024-12-21T17:24:00Z">
              <w:rPr/>
            </w:rPrChange>
          </w:rPr>
          <w:delText xml:space="preserve">Wie viel Beispiele braucht es, damit es als Few-Shot Learning </w:delText>
        </w:r>
        <w:r w:rsidR="00163016" w:rsidRPr="002F4B5A" w:rsidDel="002A4580">
          <w:rPr>
            <w:lang w:val="en-US"/>
            <w:rPrChange w:id="831" w:author="Ben Fels" w:date="2024-12-21T18:24:00Z" w16du:dateUtc="2024-12-21T17:24:00Z">
              <w:rPr/>
            </w:rPrChange>
          </w:rPr>
          <w:delText>zählt?</w:delText>
        </w:r>
        <w:bookmarkStart w:id="832" w:name="_Toc185697465"/>
        <w:bookmarkStart w:id="833" w:name="_Toc186791541"/>
        <w:bookmarkStart w:id="834" w:name="_Toc187929394"/>
        <w:bookmarkStart w:id="835" w:name="_Toc188431122"/>
        <w:bookmarkStart w:id="836" w:name="_Toc188531708"/>
        <w:bookmarkStart w:id="837" w:name="_Toc188683521"/>
        <w:bookmarkStart w:id="838" w:name="_Toc188817230"/>
        <w:bookmarkEnd w:id="832"/>
        <w:bookmarkEnd w:id="833"/>
        <w:bookmarkEnd w:id="834"/>
        <w:bookmarkEnd w:id="835"/>
        <w:bookmarkEnd w:id="836"/>
        <w:bookmarkEnd w:id="837"/>
        <w:bookmarkEnd w:id="838"/>
      </w:del>
    </w:p>
    <w:p w14:paraId="7E7209C7" w14:textId="13480A68" w:rsidR="00E150E2" w:rsidDel="002A4580" w:rsidRDefault="00E87A82" w:rsidP="00E150E2">
      <w:pPr>
        <w:autoSpaceDE w:val="0"/>
        <w:autoSpaceDN w:val="0"/>
        <w:adjustRightInd w:val="0"/>
        <w:spacing w:after="0"/>
        <w:ind w:left="360"/>
        <w:jc w:val="both"/>
        <w:rPr>
          <w:del w:id="839" w:author="Ben Fels" w:date="2024-12-21T11:47:00Z" w16du:dateUtc="2024-12-21T10:47:00Z"/>
        </w:rPr>
      </w:pPr>
      <w:del w:id="840" w:author="Ben Fels" w:date="2024-12-21T11:47:00Z" w16du:dateUtc="2024-12-21T10:47:00Z">
        <w:r w:rsidRPr="002F4B5A" w:rsidDel="002A4580">
          <w:rPr>
            <w:lang w:val="en-US"/>
            <w:rPrChange w:id="841" w:author="Ben Fels" w:date="2024-12-21T18:24:00Z" w16du:dateUtc="2024-12-21T17:24:00Z">
              <w:rPr/>
            </w:rPrChange>
          </w:rPr>
          <w:delText xml:space="preserve">Nach </w:delText>
        </w:r>
        <w:r w:rsidRPr="002F4B5A" w:rsidDel="002A4580">
          <w:rPr>
            <w:rFonts w:cs="Arial"/>
            <w:highlight w:val="magenta"/>
            <w:lang w:val="en-US"/>
            <w:rPrChange w:id="842"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843"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844"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845"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846"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847"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848" w:name="_Toc185697466"/>
        <w:bookmarkStart w:id="849" w:name="_Toc186791542"/>
        <w:bookmarkStart w:id="850" w:name="_Toc187929395"/>
        <w:bookmarkStart w:id="851" w:name="_Toc188431123"/>
        <w:bookmarkStart w:id="852" w:name="_Toc188531709"/>
        <w:bookmarkStart w:id="853" w:name="_Toc188683522"/>
        <w:bookmarkStart w:id="854" w:name="_Toc188817231"/>
        <w:bookmarkEnd w:id="848"/>
        <w:bookmarkEnd w:id="849"/>
        <w:bookmarkEnd w:id="850"/>
        <w:bookmarkEnd w:id="851"/>
        <w:bookmarkEnd w:id="852"/>
        <w:bookmarkEnd w:id="853"/>
        <w:bookmarkEnd w:id="854"/>
      </w:del>
    </w:p>
    <w:p w14:paraId="0FA3FEE0" w14:textId="0404AE21" w:rsidR="003F347A" w:rsidDel="002A4580" w:rsidRDefault="00F74FD5" w:rsidP="00E150E2">
      <w:pPr>
        <w:autoSpaceDE w:val="0"/>
        <w:autoSpaceDN w:val="0"/>
        <w:adjustRightInd w:val="0"/>
        <w:spacing w:after="0"/>
        <w:ind w:left="360"/>
        <w:jc w:val="both"/>
        <w:rPr>
          <w:del w:id="855" w:author="Ben Fels" w:date="2024-12-21T11:47:00Z" w16du:dateUtc="2024-12-21T10:47:00Z"/>
        </w:rPr>
      </w:pPr>
      <w:del w:id="856"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857" w:name="_Toc185697467"/>
        <w:bookmarkStart w:id="858" w:name="_Toc186791543"/>
        <w:bookmarkStart w:id="859" w:name="_Toc187929396"/>
        <w:bookmarkStart w:id="860" w:name="_Toc188431124"/>
        <w:bookmarkStart w:id="861" w:name="_Toc188531710"/>
        <w:bookmarkStart w:id="862" w:name="_Toc188683523"/>
        <w:bookmarkStart w:id="863" w:name="_Toc188817232"/>
        <w:bookmarkEnd w:id="857"/>
        <w:bookmarkEnd w:id="858"/>
        <w:bookmarkEnd w:id="859"/>
        <w:bookmarkEnd w:id="860"/>
        <w:bookmarkEnd w:id="861"/>
        <w:bookmarkEnd w:id="862"/>
        <w:bookmarkEnd w:id="863"/>
      </w:del>
    </w:p>
    <w:p w14:paraId="55A6E6F9" w14:textId="42D9A0F9" w:rsidR="00027FDA" w:rsidDel="002A4580" w:rsidRDefault="00027FDA" w:rsidP="00E150E2">
      <w:pPr>
        <w:autoSpaceDE w:val="0"/>
        <w:autoSpaceDN w:val="0"/>
        <w:adjustRightInd w:val="0"/>
        <w:spacing w:after="0"/>
        <w:ind w:left="360"/>
        <w:jc w:val="both"/>
        <w:rPr>
          <w:del w:id="864" w:author="Ben Fels" w:date="2024-12-21T11:47:00Z" w16du:dateUtc="2024-12-21T10:47:00Z"/>
        </w:rPr>
      </w:pPr>
      <w:del w:id="865"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866" w:name="_Toc185697468"/>
        <w:bookmarkStart w:id="867" w:name="_Toc186791544"/>
        <w:bookmarkStart w:id="868" w:name="_Toc187929397"/>
        <w:bookmarkStart w:id="869" w:name="_Toc188431125"/>
        <w:bookmarkStart w:id="870" w:name="_Toc188531711"/>
        <w:bookmarkStart w:id="871" w:name="_Toc188683524"/>
        <w:bookmarkStart w:id="872" w:name="_Toc188817233"/>
        <w:bookmarkEnd w:id="866"/>
        <w:bookmarkEnd w:id="867"/>
        <w:bookmarkEnd w:id="868"/>
        <w:bookmarkEnd w:id="869"/>
        <w:bookmarkEnd w:id="870"/>
        <w:bookmarkEnd w:id="871"/>
        <w:bookmarkEnd w:id="872"/>
      </w:del>
    </w:p>
    <w:p w14:paraId="03AD6F39" w14:textId="4864511F" w:rsidR="00E150E2" w:rsidDel="002A4580" w:rsidRDefault="006B0454" w:rsidP="00E150E2">
      <w:pPr>
        <w:autoSpaceDE w:val="0"/>
        <w:autoSpaceDN w:val="0"/>
        <w:adjustRightInd w:val="0"/>
        <w:spacing w:after="0"/>
        <w:ind w:left="360"/>
        <w:jc w:val="both"/>
        <w:rPr>
          <w:del w:id="873" w:author="Ben Fels" w:date="2024-12-21T11:47:00Z" w16du:dateUtc="2024-12-21T10:47:00Z"/>
        </w:rPr>
      </w:pPr>
      <w:del w:id="874"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875"/>
        <w:r w:rsidR="002C1227" w:rsidDel="002A4580">
          <w:delText xml:space="preserve">Kontext-Fenster </w:delText>
        </w:r>
        <w:commentRangeEnd w:id="875"/>
        <w:r w:rsidR="002B52F5" w:rsidDel="002A4580">
          <w:rPr>
            <w:rStyle w:val="Kommentarzeichen"/>
          </w:rPr>
          <w:commentReference w:id="875"/>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876" w:name="_Toc185697469"/>
        <w:bookmarkStart w:id="877" w:name="_Toc186791545"/>
        <w:bookmarkStart w:id="878" w:name="_Toc187929398"/>
        <w:bookmarkStart w:id="879" w:name="_Toc188431126"/>
        <w:bookmarkStart w:id="880" w:name="_Toc188531712"/>
        <w:bookmarkStart w:id="881" w:name="_Toc188683525"/>
        <w:bookmarkStart w:id="882" w:name="_Toc188817234"/>
        <w:bookmarkEnd w:id="876"/>
        <w:bookmarkEnd w:id="877"/>
        <w:bookmarkEnd w:id="878"/>
        <w:bookmarkEnd w:id="879"/>
        <w:bookmarkEnd w:id="880"/>
        <w:bookmarkEnd w:id="881"/>
        <w:bookmarkEnd w:id="882"/>
      </w:del>
    </w:p>
    <w:p w14:paraId="434B60CC" w14:textId="1E310227" w:rsidR="00CB7B5E" w:rsidDel="002A4580" w:rsidRDefault="000C21AE" w:rsidP="00E150E2">
      <w:pPr>
        <w:autoSpaceDE w:val="0"/>
        <w:autoSpaceDN w:val="0"/>
        <w:adjustRightInd w:val="0"/>
        <w:spacing w:after="0"/>
        <w:ind w:left="360"/>
        <w:jc w:val="both"/>
        <w:rPr>
          <w:del w:id="883" w:author="Ben Fels" w:date="2024-12-21T11:47:00Z" w16du:dateUtc="2024-12-21T10:47:00Z"/>
        </w:rPr>
      </w:pPr>
      <w:del w:id="884"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885" w:name="_Toc185697470"/>
        <w:bookmarkStart w:id="886" w:name="_Toc186791546"/>
        <w:bookmarkStart w:id="887" w:name="_Toc187929399"/>
        <w:bookmarkStart w:id="888" w:name="_Toc188431127"/>
        <w:bookmarkStart w:id="889" w:name="_Toc188531713"/>
        <w:bookmarkStart w:id="890" w:name="_Toc188683526"/>
        <w:bookmarkStart w:id="891" w:name="_Toc188817235"/>
        <w:bookmarkEnd w:id="885"/>
        <w:bookmarkEnd w:id="886"/>
        <w:bookmarkEnd w:id="887"/>
        <w:bookmarkEnd w:id="888"/>
        <w:bookmarkEnd w:id="889"/>
        <w:bookmarkEnd w:id="890"/>
        <w:bookmarkEnd w:id="891"/>
      </w:del>
    </w:p>
    <w:p w14:paraId="244D8D59" w14:textId="68D27281" w:rsidR="00B62C78" w:rsidDel="002A4580" w:rsidRDefault="00CB7B5E" w:rsidP="00B62C78">
      <w:pPr>
        <w:autoSpaceDE w:val="0"/>
        <w:autoSpaceDN w:val="0"/>
        <w:adjustRightInd w:val="0"/>
        <w:spacing w:after="0"/>
        <w:ind w:left="360"/>
        <w:jc w:val="both"/>
        <w:rPr>
          <w:del w:id="892" w:author="Ben Fels" w:date="2024-12-21T11:47:00Z" w16du:dateUtc="2024-12-21T10:47:00Z"/>
        </w:rPr>
      </w:pPr>
      <w:del w:id="893"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894" w:name="_Toc185697471"/>
        <w:bookmarkStart w:id="895" w:name="_Toc186791547"/>
        <w:bookmarkStart w:id="896" w:name="_Toc187929400"/>
        <w:bookmarkStart w:id="897" w:name="_Toc188431128"/>
        <w:bookmarkStart w:id="898" w:name="_Toc188531714"/>
        <w:bookmarkStart w:id="899" w:name="_Toc188683527"/>
        <w:bookmarkStart w:id="900" w:name="_Toc188817236"/>
        <w:bookmarkEnd w:id="894"/>
        <w:bookmarkEnd w:id="895"/>
        <w:bookmarkEnd w:id="896"/>
        <w:bookmarkEnd w:id="897"/>
        <w:bookmarkEnd w:id="898"/>
        <w:bookmarkEnd w:id="899"/>
        <w:bookmarkEnd w:id="900"/>
      </w:del>
    </w:p>
    <w:p w14:paraId="00088147" w14:textId="59709C11" w:rsidR="0043331A" w:rsidDel="002A4580" w:rsidRDefault="00174375" w:rsidP="00B62C78">
      <w:pPr>
        <w:autoSpaceDE w:val="0"/>
        <w:autoSpaceDN w:val="0"/>
        <w:adjustRightInd w:val="0"/>
        <w:spacing w:after="0"/>
        <w:ind w:left="360"/>
        <w:jc w:val="both"/>
        <w:rPr>
          <w:del w:id="901" w:author="Ben Fels" w:date="2024-12-21T11:47:00Z" w16du:dateUtc="2024-12-21T10:47:00Z"/>
        </w:rPr>
      </w:pPr>
      <w:del w:id="902"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903" w:name="_Toc185697472"/>
        <w:bookmarkStart w:id="904" w:name="_Toc186791548"/>
        <w:bookmarkStart w:id="905" w:name="_Toc187929401"/>
        <w:bookmarkStart w:id="906" w:name="_Toc188431129"/>
        <w:bookmarkStart w:id="907" w:name="_Toc188531715"/>
        <w:bookmarkStart w:id="908" w:name="_Toc188683528"/>
        <w:bookmarkStart w:id="909" w:name="_Toc188817237"/>
        <w:bookmarkEnd w:id="903"/>
        <w:bookmarkEnd w:id="904"/>
        <w:bookmarkEnd w:id="905"/>
        <w:bookmarkEnd w:id="906"/>
        <w:bookmarkEnd w:id="907"/>
        <w:bookmarkEnd w:id="908"/>
        <w:bookmarkEnd w:id="909"/>
      </w:del>
    </w:p>
    <w:p w14:paraId="2B4492D6" w14:textId="77847175" w:rsidR="00EF602A" w:rsidDel="002A4580" w:rsidRDefault="00EF602A" w:rsidP="001F7CA5">
      <w:pPr>
        <w:autoSpaceDE w:val="0"/>
        <w:autoSpaceDN w:val="0"/>
        <w:adjustRightInd w:val="0"/>
        <w:spacing w:after="0"/>
        <w:jc w:val="both"/>
        <w:rPr>
          <w:del w:id="910" w:author="Ben Fels" w:date="2024-12-21T11:48:00Z" w16du:dateUtc="2024-12-21T10:48:00Z"/>
        </w:rPr>
      </w:pPr>
      <w:bookmarkStart w:id="911" w:name="_Toc185697473"/>
      <w:bookmarkStart w:id="912" w:name="_Toc186791549"/>
      <w:bookmarkStart w:id="913" w:name="_Toc187929402"/>
      <w:bookmarkStart w:id="914" w:name="_Toc188431130"/>
      <w:bookmarkStart w:id="915" w:name="_Toc188531716"/>
      <w:bookmarkStart w:id="916" w:name="_Toc188683529"/>
      <w:bookmarkStart w:id="917" w:name="_Toc188817238"/>
      <w:bookmarkEnd w:id="911"/>
      <w:bookmarkEnd w:id="912"/>
      <w:bookmarkEnd w:id="913"/>
      <w:bookmarkEnd w:id="914"/>
      <w:bookmarkEnd w:id="915"/>
      <w:bookmarkEnd w:id="916"/>
      <w:bookmarkEnd w:id="917"/>
    </w:p>
    <w:p w14:paraId="7765E13A" w14:textId="4D07F36C" w:rsidR="0043331A" w:rsidDel="002A4580" w:rsidRDefault="0043331A" w:rsidP="001F7CA5">
      <w:pPr>
        <w:autoSpaceDE w:val="0"/>
        <w:autoSpaceDN w:val="0"/>
        <w:adjustRightInd w:val="0"/>
        <w:spacing w:after="0"/>
        <w:jc w:val="both"/>
        <w:rPr>
          <w:del w:id="918" w:author="Ben Fels" w:date="2024-12-21T11:48:00Z" w16du:dateUtc="2024-12-21T10:48:00Z"/>
        </w:rPr>
      </w:pPr>
      <w:del w:id="919"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920" w:name="_Toc185697474"/>
        <w:bookmarkStart w:id="921" w:name="_Toc186791550"/>
        <w:bookmarkStart w:id="922" w:name="_Toc187929403"/>
        <w:bookmarkStart w:id="923" w:name="_Toc188431131"/>
        <w:bookmarkStart w:id="924" w:name="_Toc188531717"/>
        <w:bookmarkStart w:id="925" w:name="_Toc188683530"/>
        <w:bookmarkStart w:id="926" w:name="_Toc188817239"/>
        <w:bookmarkEnd w:id="920"/>
        <w:bookmarkEnd w:id="921"/>
        <w:bookmarkEnd w:id="922"/>
        <w:bookmarkEnd w:id="923"/>
        <w:bookmarkEnd w:id="924"/>
        <w:bookmarkEnd w:id="925"/>
        <w:bookmarkEnd w:id="926"/>
      </w:del>
    </w:p>
    <w:p w14:paraId="02B7F4D9" w14:textId="0797EA93" w:rsidR="0092531F" w:rsidRPr="0092531F" w:rsidDel="002A4580" w:rsidRDefault="0092531F" w:rsidP="001F7CA5">
      <w:pPr>
        <w:autoSpaceDE w:val="0"/>
        <w:autoSpaceDN w:val="0"/>
        <w:adjustRightInd w:val="0"/>
        <w:spacing w:after="0"/>
        <w:jc w:val="both"/>
        <w:rPr>
          <w:del w:id="927" w:author="Ben Fels" w:date="2024-12-21T11:48:00Z" w16du:dateUtc="2024-12-21T10:48:00Z"/>
          <w:lang w:val="en-US"/>
        </w:rPr>
      </w:pPr>
      <w:del w:id="928" w:author="Ben Fels" w:date="2024-12-21T11:48:00Z" w16du:dateUtc="2024-12-21T10:48:00Z">
        <w:r w:rsidRPr="0092531F" w:rsidDel="002A4580">
          <w:rPr>
            <w:lang w:val="en-US"/>
          </w:rPr>
          <w:delText>Temperatur = 0 predictable; Temp =1 more r</w:delText>
        </w:r>
        <w:r w:rsidDel="002A4580">
          <w:rPr>
            <w:lang w:val="en-US"/>
          </w:rPr>
          <w:delText>andom</w:delText>
        </w:r>
        <w:bookmarkStart w:id="929" w:name="_Toc185697475"/>
        <w:bookmarkStart w:id="930" w:name="_Toc186791551"/>
        <w:bookmarkStart w:id="931" w:name="_Toc187929404"/>
        <w:bookmarkStart w:id="932" w:name="_Toc188431132"/>
        <w:bookmarkStart w:id="933" w:name="_Toc188531718"/>
        <w:bookmarkStart w:id="934" w:name="_Toc188683531"/>
        <w:bookmarkStart w:id="935" w:name="_Toc188817240"/>
        <w:bookmarkEnd w:id="929"/>
        <w:bookmarkEnd w:id="930"/>
        <w:bookmarkEnd w:id="931"/>
        <w:bookmarkEnd w:id="932"/>
        <w:bookmarkEnd w:id="933"/>
        <w:bookmarkEnd w:id="934"/>
        <w:bookmarkEnd w:id="935"/>
      </w:del>
    </w:p>
    <w:p w14:paraId="35A1C4A1" w14:textId="42AF1975" w:rsidR="00690A2C" w:rsidRPr="001F04C6" w:rsidRDefault="00690A2C" w:rsidP="004A5A26">
      <w:pPr>
        <w:pStyle w:val="berschrift1"/>
      </w:pPr>
      <w:bookmarkStart w:id="936" w:name="_Ref188082210"/>
      <w:bookmarkStart w:id="937" w:name="_Toc188817241"/>
      <w:r w:rsidRPr="001F04C6">
        <w:t>Ergebnisse</w:t>
      </w:r>
      <w:bookmarkEnd w:id="936"/>
      <w:bookmarkEnd w:id="937"/>
    </w:p>
    <w:p w14:paraId="18E4513B" w14:textId="77777777" w:rsidR="00F43D61" w:rsidRDefault="000B6E62" w:rsidP="00F43D61">
      <w:pPr>
        <w:rPr>
          <w:color w:val="FF0000"/>
        </w:rPr>
      </w:pPr>
      <w:r w:rsidRPr="002D71B9">
        <w:rPr>
          <w:color w:val="FF0000"/>
        </w:rPr>
        <w:t xml:space="preserve">- </w:t>
      </w:r>
      <w:r w:rsidR="00803829">
        <w:rPr>
          <w:color w:val="FF0000"/>
        </w:rPr>
        <w:t>Möglichst objektive Darstellung der Ergebnisse</w:t>
      </w:r>
      <w:r w:rsidR="00F66121">
        <w:rPr>
          <w:color w:val="FF0000"/>
        </w:rPr>
        <w:t xml:space="preserve"> (</w:t>
      </w:r>
      <w:r w:rsidR="00F66121" w:rsidRPr="003314A2">
        <w:rPr>
          <w:color w:val="FF0000"/>
        </w:rPr>
        <w:t>Ergebnisse nur beschreiben,</w:t>
      </w:r>
      <w:r w:rsidR="00F66121">
        <w:rPr>
          <w:color w:val="FF0000"/>
        </w:rPr>
        <w:t xml:space="preserve"> </w:t>
      </w:r>
      <w:r w:rsidR="00F66121" w:rsidRPr="003314A2">
        <w:rPr>
          <w:color w:val="FF0000"/>
        </w:rPr>
        <w:t>nicht interpretieren</w:t>
      </w:r>
      <w:r w:rsidR="00F66121">
        <w:rPr>
          <w:color w:val="FF0000"/>
        </w:rPr>
        <w:t>)</w:t>
      </w:r>
    </w:p>
    <w:p w14:paraId="4F9B0D2F" w14:textId="7BFC4B5E" w:rsidR="000B6E62" w:rsidRPr="002D71B9" w:rsidRDefault="000B6E62" w:rsidP="00F43D61">
      <w:pPr>
        <w:rPr>
          <w:color w:val="FF0000"/>
        </w:rPr>
      </w:pPr>
      <w:r w:rsidRPr="002D71B9">
        <w:rPr>
          <w:color w:val="FF0000"/>
        </w:rPr>
        <w:lastRenderedPageBreak/>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7A43A2F9" w14:textId="77777777" w:rsidR="00736C4B" w:rsidRDefault="00736C4B" w:rsidP="0040632D">
      <w:pPr>
        <w:jc w:val="both"/>
      </w:pPr>
    </w:p>
    <w:p w14:paraId="3A913D43" w14:textId="1CDBA0D5" w:rsidR="00405BFF" w:rsidRDefault="00F66121" w:rsidP="0040632D">
      <w:pPr>
        <w:jc w:val="both"/>
      </w:pPr>
      <w:r>
        <w:t>Aus der zuvor beschriebenen Vorgehensweise resultieren die nachfolgenden Ergebnisse</w:t>
      </w:r>
      <w:r w:rsidR="005A005F">
        <w:t xml:space="preserve">. </w:t>
      </w:r>
      <w:r w:rsidR="00405BFF" w:rsidRPr="00EE4A93">
        <w:rPr>
          <w:highlight w:val="green"/>
        </w:rPr>
        <w:t xml:space="preserve">Die </w:t>
      </w:r>
      <w:r w:rsidR="00DE12AB" w:rsidRPr="00EE4A93">
        <w:rPr>
          <w:highlight w:val="green"/>
        </w:rPr>
        <w:fldChar w:fldCharType="begin"/>
      </w:r>
      <w:r w:rsidR="00DE12AB" w:rsidRPr="00EE4A93">
        <w:rPr>
          <w:highlight w:val="green"/>
        </w:rPr>
        <w:instrText xml:space="preserve"> REF _Ref188775832 \h  \* MERGEFORMAT </w:instrText>
      </w:r>
      <w:r w:rsidR="00DE12AB" w:rsidRPr="00EE4A93">
        <w:rPr>
          <w:highlight w:val="green"/>
        </w:rPr>
      </w:r>
      <w:r w:rsidR="00DE12AB" w:rsidRPr="00EE4A93">
        <w:rPr>
          <w:highlight w:val="green"/>
        </w:rPr>
        <w:fldChar w:fldCharType="separate"/>
      </w:r>
      <w:r w:rsidR="00DE12AB" w:rsidRPr="00EE4A93">
        <w:rPr>
          <w:highlight w:val="green"/>
        </w:rPr>
        <w:t>Abbildung 2</w:t>
      </w:r>
      <w:r w:rsidR="00DE12AB" w:rsidRPr="00EE4A93">
        <w:rPr>
          <w:highlight w:val="green"/>
        </w:rPr>
        <w:fldChar w:fldCharType="end"/>
      </w:r>
      <w:r w:rsidR="00DE12AB" w:rsidRPr="00EE4A93">
        <w:rPr>
          <w:highlight w:val="green"/>
        </w:rPr>
        <w:t xml:space="preserve"> </w:t>
      </w:r>
      <w:r w:rsidR="00874DF7">
        <w:rPr>
          <w:highlight w:val="green"/>
        </w:rPr>
        <w:t xml:space="preserve">stellt </w:t>
      </w:r>
      <w:r w:rsidR="00957BC5" w:rsidRPr="00EE4A93">
        <w:rPr>
          <w:highlight w:val="green"/>
        </w:rPr>
        <w:t xml:space="preserve">in vier Graphen </w:t>
      </w:r>
      <w:r w:rsidR="00405BFF" w:rsidRPr="00EE4A93">
        <w:rPr>
          <w:highlight w:val="green"/>
        </w:rPr>
        <w:t>den</w:t>
      </w:r>
      <w:r w:rsidR="00BA4423" w:rsidRPr="00EE4A93">
        <w:rPr>
          <w:highlight w:val="green"/>
        </w:rPr>
        <w:t xml:space="preserve"> durchsc</w:t>
      </w:r>
      <w:r w:rsidR="003F6B12" w:rsidRPr="00EE4A93">
        <w:rPr>
          <w:highlight w:val="green"/>
        </w:rPr>
        <w:t>h</w:t>
      </w:r>
      <w:r w:rsidR="00BA4423" w:rsidRPr="00EE4A93">
        <w:rPr>
          <w:highlight w:val="green"/>
        </w:rPr>
        <w:t>nittlichen</w:t>
      </w:r>
      <w:r w:rsidR="00405BFF" w:rsidRPr="00EE4A93">
        <w:rPr>
          <w:highlight w:val="green"/>
        </w:rPr>
        <w:t xml:space="preserve"> F1-Score </w:t>
      </w:r>
      <w:r w:rsidR="00393664">
        <w:rPr>
          <w:highlight w:val="green"/>
        </w:rPr>
        <w:t xml:space="preserve">der </w:t>
      </w:r>
      <w:r w:rsidR="00626C1A">
        <w:rPr>
          <w:highlight w:val="green"/>
        </w:rPr>
        <w:t>des LLMs für den Testdatensatz</w:t>
      </w:r>
      <w:r w:rsidR="006E7B59">
        <w:rPr>
          <w:highlight w:val="green"/>
        </w:rPr>
        <w:t xml:space="preserve"> </w:t>
      </w:r>
      <w:r w:rsidR="0025262C" w:rsidRPr="00EE4A93">
        <w:rPr>
          <w:highlight w:val="green"/>
        </w:rPr>
        <w:t xml:space="preserve">in Abhängigkeit der Tokenanzahl </w:t>
      </w:r>
      <w:r w:rsidR="00405BFF" w:rsidRPr="00EE4A93">
        <w:rPr>
          <w:highlight w:val="green"/>
        </w:rPr>
        <w:t xml:space="preserve">für </w:t>
      </w:r>
      <w:r w:rsidR="00A6501E" w:rsidRPr="00EE4A93">
        <w:rPr>
          <w:highlight w:val="green"/>
        </w:rPr>
        <w:t>die verschiedenen Prom</w:t>
      </w:r>
      <w:r w:rsidR="00A6501E">
        <w:t>pts</w:t>
      </w:r>
      <w:r w:rsidR="00874DF7">
        <w:t xml:space="preserve"> dar</w:t>
      </w:r>
      <w:r w:rsidR="00957BC5">
        <w:t xml:space="preserve">. </w:t>
      </w:r>
      <w:r w:rsidR="00957BC5" w:rsidRPr="007809EA">
        <w:rPr>
          <w:highlight w:val="green"/>
        </w:rPr>
        <w:t xml:space="preserve">Die Graphen sind </w:t>
      </w:r>
      <w:r w:rsidR="004D7909">
        <w:rPr>
          <w:highlight w:val="green"/>
        </w:rPr>
        <w:t>nach Hauptaussagen</w:t>
      </w:r>
      <w:r w:rsidR="00AA795C">
        <w:rPr>
          <w:highlight w:val="green"/>
        </w:rPr>
        <w:t xml:space="preserve">, Behauptungen, Prämissen </w:t>
      </w:r>
      <w:r w:rsidR="00A6501E" w:rsidRPr="007809EA">
        <w:rPr>
          <w:highlight w:val="green"/>
        </w:rPr>
        <w:t>und Beziehungen</w:t>
      </w:r>
      <w:r w:rsidR="00957BC5" w:rsidRPr="007809EA">
        <w:rPr>
          <w:highlight w:val="green"/>
        </w:rPr>
        <w:t xml:space="preserve"> unterteilt</w:t>
      </w:r>
      <w:r w:rsidR="00A6501E" w:rsidRPr="007809EA">
        <w:rPr>
          <w:highlight w:val="green"/>
        </w:rPr>
        <w:t>.</w:t>
      </w:r>
      <w:r w:rsidR="00A6501E">
        <w:t xml:space="preserve"> </w:t>
      </w:r>
      <w:r w:rsidR="00A6501E" w:rsidRPr="00325757">
        <w:rPr>
          <w:highlight w:val="green"/>
        </w:rPr>
        <w:t xml:space="preserve">Die Prompts sind </w:t>
      </w:r>
      <w:r w:rsidR="001F4CE4" w:rsidRPr="00325757">
        <w:rPr>
          <w:highlight w:val="green"/>
        </w:rPr>
        <w:t>darin</w:t>
      </w:r>
      <w:r w:rsidR="001A435C" w:rsidRPr="00325757">
        <w:rPr>
          <w:highlight w:val="green"/>
        </w:rPr>
        <w:t xml:space="preserve"> in </w:t>
      </w:r>
      <w:r w:rsidR="00A6501E" w:rsidRPr="00325757">
        <w:rPr>
          <w:highlight w:val="green"/>
        </w:rPr>
        <w:t xml:space="preserve">vier </w:t>
      </w:r>
      <w:r w:rsidR="001A435C" w:rsidRPr="00325757">
        <w:rPr>
          <w:highlight w:val="green"/>
        </w:rPr>
        <w:t xml:space="preserve">Gruppen </w:t>
      </w:r>
      <w:r w:rsidR="00252423" w:rsidRPr="00325757">
        <w:rPr>
          <w:highlight w:val="green"/>
        </w:rPr>
        <w:t>eingeteilt</w:t>
      </w:r>
      <w:r w:rsidR="00E635DE" w:rsidRPr="00325757">
        <w:rPr>
          <w:highlight w:val="green"/>
        </w:rPr>
        <w:t>.</w:t>
      </w:r>
      <w:r w:rsidR="00AA4FCE" w:rsidRPr="00325757">
        <w:rPr>
          <w:highlight w:val="green"/>
        </w:rPr>
        <w:t xml:space="preserve"> </w:t>
      </w:r>
      <w:r w:rsidR="00252423" w:rsidRPr="00325757">
        <w:rPr>
          <w:highlight w:val="green"/>
        </w:rPr>
        <w:t xml:space="preserve">Die Gruppen </w:t>
      </w:r>
      <w:r w:rsidR="007F5B27" w:rsidRPr="00325757">
        <w:rPr>
          <w:highlight w:val="green"/>
        </w:rPr>
        <w:t xml:space="preserve">gehen von der Aufgabenbeschreibung als Ausgangspunkt aus und </w:t>
      </w:r>
      <w:r w:rsidR="00B17F6F" w:rsidRPr="00325757">
        <w:rPr>
          <w:highlight w:val="green"/>
        </w:rPr>
        <w:t xml:space="preserve">richten sich </w:t>
      </w:r>
      <w:r w:rsidR="00D514B0" w:rsidRPr="00325757">
        <w:rPr>
          <w:highlight w:val="green"/>
        </w:rPr>
        <w:t xml:space="preserve">danach, ob </w:t>
      </w:r>
      <w:r w:rsidR="001F4CE4" w:rsidRPr="00325757">
        <w:rPr>
          <w:highlight w:val="green"/>
        </w:rPr>
        <w:t xml:space="preserve">eine </w:t>
      </w:r>
      <w:r w:rsidR="00690566" w:rsidRPr="00325757">
        <w:rPr>
          <w:highlight w:val="green"/>
        </w:rPr>
        <w:t>Persona</w:t>
      </w:r>
      <w:r w:rsidR="00530213" w:rsidRPr="00325757">
        <w:rPr>
          <w:highlight w:val="green"/>
        </w:rPr>
        <w:t xml:space="preserve">, </w:t>
      </w:r>
      <w:r w:rsidR="00690566" w:rsidRPr="00325757">
        <w:rPr>
          <w:highlight w:val="green"/>
        </w:rPr>
        <w:t xml:space="preserve">COT </w:t>
      </w:r>
      <w:r w:rsidR="001F4CE4" w:rsidRPr="00325757">
        <w:rPr>
          <w:highlight w:val="green"/>
        </w:rPr>
        <w:t xml:space="preserve">oder beides ergänzt </w:t>
      </w:r>
      <w:r w:rsidR="00690566" w:rsidRPr="00325757">
        <w:rPr>
          <w:highlight w:val="green"/>
        </w:rPr>
        <w:t>wurden</w:t>
      </w:r>
      <w:r w:rsidR="00690566">
        <w:t xml:space="preserve">. </w:t>
      </w:r>
      <w:r w:rsidR="00AA4FCE">
        <w:t>D</w:t>
      </w:r>
      <w:r w:rsidR="00AA4FCE" w:rsidRPr="0024126B">
        <w:rPr>
          <w:highlight w:val="green"/>
        </w:rPr>
        <w:t xml:space="preserve">amit kann der </w:t>
      </w:r>
      <w:r w:rsidR="00570631" w:rsidRPr="0024126B">
        <w:rPr>
          <w:highlight w:val="green"/>
        </w:rPr>
        <w:t xml:space="preserve">Verlauf </w:t>
      </w:r>
      <w:r w:rsidR="00F23BFF" w:rsidRPr="0024126B">
        <w:rPr>
          <w:highlight w:val="green"/>
        </w:rPr>
        <w:t xml:space="preserve">des F1-Scores </w:t>
      </w:r>
      <w:r w:rsidR="00570631" w:rsidRPr="0024126B">
        <w:rPr>
          <w:highlight w:val="green"/>
        </w:rPr>
        <w:t xml:space="preserve">in Abhängigkeit </w:t>
      </w:r>
      <w:r w:rsidR="00325757" w:rsidRPr="0024126B">
        <w:rPr>
          <w:highlight w:val="green"/>
        </w:rPr>
        <w:t xml:space="preserve">von </w:t>
      </w:r>
      <w:r w:rsidR="00570631" w:rsidRPr="0024126B">
        <w:rPr>
          <w:highlight w:val="green"/>
        </w:rPr>
        <w:t xml:space="preserve">der </w:t>
      </w:r>
      <w:r w:rsidR="00B11429" w:rsidRPr="0024126B">
        <w:rPr>
          <w:highlight w:val="green"/>
        </w:rPr>
        <w:t xml:space="preserve">Anzahl der </w:t>
      </w:r>
      <w:r w:rsidR="00D3144E" w:rsidRPr="0024126B">
        <w:rPr>
          <w:highlight w:val="green"/>
        </w:rPr>
        <w:t xml:space="preserve">im Prompt </w:t>
      </w:r>
      <w:r w:rsidR="00570631" w:rsidRPr="0024126B">
        <w:rPr>
          <w:highlight w:val="green"/>
        </w:rPr>
        <w:t xml:space="preserve">übergebenen Beispiele </w:t>
      </w:r>
      <w:r w:rsidR="00F416D3" w:rsidRPr="0024126B">
        <w:rPr>
          <w:highlight w:val="green"/>
        </w:rPr>
        <w:t xml:space="preserve">für die verschiedenen Ansätze </w:t>
      </w:r>
      <w:r w:rsidR="00D3144E" w:rsidRPr="0024126B">
        <w:rPr>
          <w:highlight w:val="green"/>
        </w:rPr>
        <w:t>nachverfolgt werden</w:t>
      </w:r>
      <w:r w:rsidR="00D3144E">
        <w:t>.</w:t>
      </w:r>
      <w:r w:rsidR="00E635DE">
        <w:t xml:space="preserve"> </w:t>
      </w:r>
      <w:r w:rsidR="0042793D" w:rsidRPr="001404DB">
        <w:t xml:space="preserve">Der Ansatz, </w:t>
      </w:r>
      <w:r w:rsidR="002B6EEB">
        <w:t xml:space="preserve">welcher entlang </w:t>
      </w:r>
      <w:r w:rsidR="00703CBC">
        <w:t xml:space="preserve">dieser </w:t>
      </w:r>
      <w:r w:rsidR="002B6EEB">
        <w:t xml:space="preserve">fünf </w:t>
      </w:r>
      <w:r w:rsidR="00261492">
        <w:t>Beispiel-</w:t>
      </w:r>
      <w:r w:rsidR="00791568">
        <w:t xml:space="preserve">Stufen </w:t>
      </w:r>
      <w:r w:rsidR="009652FC">
        <w:t xml:space="preserve">in den meisten Fällen den </w:t>
      </w:r>
      <w:r w:rsidR="00E61CF5" w:rsidRPr="001404DB">
        <w:t xml:space="preserve">höchsten F1-Score </w:t>
      </w:r>
      <w:r w:rsidR="00133280">
        <w:t xml:space="preserve">erreicht, wird </w:t>
      </w:r>
      <w:r w:rsidR="00844506" w:rsidRPr="001404DB">
        <w:t xml:space="preserve">in dem jeweiligen Graph </w:t>
      </w:r>
      <w:r w:rsidR="0042793D" w:rsidRPr="001404DB">
        <w:t>durch eine blaue Markierung hervorgehoben</w:t>
      </w:r>
      <w:r w:rsidR="00E61CF5" w:rsidRPr="001404DB">
        <w:t>.</w:t>
      </w:r>
      <w:r w:rsidR="00133280">
        <w:t xml:space="preserve"> </w:t>
      </w:r>
      <w:r w:rsidR="00F44FE6" w:rsidRPr="001404DB">
        <w:t>Die Aufgabenbeschreibung</w:t>
      </w:r>
      <w:r w:rsidR="00F44FE6">
        <w:t xml:space="preserve"> als Bezugsgröße ist hingegen </w:t>
      </w:r>
      <w:r w:rsidR="00B307CB">
        <w:t xml:space="preserve">in </w:t>
      </w:r>
      <w:r w:rsidR="00B307CB" w:rsidRPr="00B307CB">
        <w:rPr>
          <w:highlight w:val="cyan"/>
        </w:rPr>
        <w:t>Schwarz/Grau</w:t>
      </w:r>
      <w:r w:rsidR="00B307CB">
        <w:t xml:space="preserve"> dargestellt.</w:t>
      </w:r>
      <w:r w:rsidR="00600E41">
        <w:t xml:space="preserve"> </w:t>
      </w:r>
      <w:r w:rsidR="001B2B1B">
        <w:t xml:space="preserve">Zur Orientierung </w:t>
      </w:r>
      <w:r w:rsidR="00FE1F03">
        <w:t>hinter welcher Tokenan</w:t>
      </w:r>
      <w:r w:rsidR="00906C9D">
        <w:t xml:space="preserve">zahl </w:t>
      </w:r>
      <w:r w:rsidR="00FE1F03">
        <w:t xml:space="preserve">sich welche Anzahl an Beispiele verbirgt, sind </w:t>
      </w:r>
      <w:r w:rsidR="001B2B1B">
        <w:t xml:space="preserve">vertikale Linien </w:t>
      </w:r>
      <w:r w:rsidR="00B841FE">
        <w:t>vorhanden</w:t>
      </w:r>
      <w:r w:rsidR="00906C9D">
        <w:t>.</w:t>
      </w:r>
      <w:r w:rsidR="007D7744">
        <w:t xml:space="preserve"> Diese richten sich nach der durchschnittlichen Tokenanzahl </w:t>
      </w:r>
      <w:r w:rsidR="00CC3386">
        <w:t>pro Stufe.</w:t>
      </w:r>
    </w:p>
    <w:p w14:paraId="26E92CF6" w14:textId="2BFD8F48" w:rsidR="000E18B5" w:rsidRPr="00084166" w:rsidRDefault="00FF216B" w:rsidP="00084166">
      <w:pPr>
        <w:pStyle w:val="Beschriftung"/>
        <w:keepNext/>
        <w:rPr>
          <w:color w:val="auto"/>
          <w:sz w:val="20"/>
          <w:szCs w:val="20"/>
        </w:rPr>
      </w:pPr>
      <w:bookmarkStart w:id="938" w:name="_Ref188775832"/>
      <w:bookmarkStart w:id="939" w:name="_Toc188817249"/>
      <w:commentRangeStart w:id="940"/>
      <w:r w:rsidRPr="007E3DFB">
        <w:rPr>
          <w:b/>
          <w:color w:val="auto"/>
          <w:sz w:val="20"/>
          <w:szCs w:val="20"/>
        </w:rPr>
        <w:lastRenderedPageBreak/>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2</w:t>
      </w:r>
      <w:r w:rsidR="001A05F3">
        <w:rPr>
          <w:b/>
          <w:color w:val="auto"/>
          <w:sz w:val="20"/>
          <w:szCs w:val="20"/>
        </w:rPr>
        <w:fldChar w:fldCharType="end"/>
      </w:r>
      <w:bookmarkEnd w:id="938"/>
      <w:commentRangeEnd w:id="940"/>
      <w:r w:rsidR="005E5B1A">
        <w:rPr>
          <w:rStyle w:val="Kommentarzeichen"/>
          <w:i w:val="0"/>
          <w:iCs w:val="0"/>
          <w:color w:val="auto"/>
        </w:rPr>
        <w:commentReference w:id="940"/>
      </w:r>
      <w:r w:rsidRPr="007E3DFB">
        <w:rPr>
          <w:color w:val="auto"/>
          <w:sz w:val="20"/>
          <w:szCs w:val="20"/>
        </w:rPr>
        <w:t xml:space="preserve"> </w:t>
      </w:r>
      <w:r w:rsidR="00B04C6F" w:rsidRPr="007E3DFB">
        <w:rPr>
          <w:color w:val="auto"/>
          <w:sz w:val="20"/>
          <w:szCs w:val="20"/>
        </w:rPr>
        <w:br/>
      </w:r>
      <w:r w:rsidR="00BA4423">
        <w:rPr>
          <w:color w:val="auto"/>
          <w:sz w:val="20"/>
          <w:szCs w:val="20"/>
        </w:rPr>
        <w:t xml:space="preserve">Durchschnittlicher </w:t>
      </w:r>
      <w:r w:rsidRPr="007E3DFB">
        <w:rPr>
          <w:color w:val="auto"/>
          <w:sz w:val="20"/>
          <w:szCs w:val="20"/>
        </w:rPr>
        <w:t>F1-Score für Argumentationskomponenten und Beziehungen pro Prompt</w:t>
      </w:r>
      <w:bookmarkEnd w:id="939"/>
    </w:p>
    <w:p w14:paraId="715BCD71" w14:textId="2A194428" w:rsidR="00801055" w:rsidRDefault="00E1568B" w:rsidP="000B6E62">
      <w:r w:rsidRPr="00E1568B">
        <w:rPr>
          <w:noProof/>
        </w:rPr>
        <w:drawing>
          <wp:inline distT="0" distB="0" distL="0" distR="0" wp14:anchorId="2658785E" wp14:editId="1F3C8449">
            <wp:extent cx="5579745" cy="4459605"/>
            <wp:effectExtent l="0" t="0" r="1905" b="0"/>
            <wp:docPr id="1644468648"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68648" name="Grafik 1" descr="Ein Bild, das Text, Diagramm, Plan, Zahl enthält.&#10;&#10;Automatisch generierte Beschreibung"/>
                    <pic:cNvPicPr/>
                  </pic:nvPicPr>
                  <pic:blipFill>
                    <a:blip r:embed="rId19"/>
                    <a:stretch>
                      <a:fillRect/>
                    </a:stretch>
                  </pic:blipFill>
                  <pic:spPr>
                    <a:xfrm>
                      <a:off x="0" y="0"/>
                      <a:ext cx="5579745" cy="4459605"/>
                    </a:xfrm>
                    <a:prstGeom prst="rect">
                      <a:avLst/>
                    </a:prstGeom>
                  </pic:spPr>
                </pic:pic>
              </a:graphicData>
            </a:graphic>
          </wp:inline>
        </w:drawing>
      </w:r>
    </w:p>
    <w:p w14:paraId="6E7B14BA" w14:textId="5C97823E" w:rsidR="004D5EF0" w:rsidRPr="007E3DFB" w:rsidRDefault="004D5EF0" w:rsidP="000B6E62">
      <w:pPr>
        <w:rPr>
          <w:sz w:val="20"/>
          <w:szCs w:val="18"/>
        </w:rPr>
      </w:pPr>
      <w:r w:rsidRPr="007E3DFB">
        <w:rPr>
          <w:sz w:val="20"/>
          <w:szCs w:val="18"/>
        </w:rPr>
        <w:t>Eigene Darstellung.</w:t>
      </w:r>
    </w:p>
    <w:p w14:paraId="37955F09" w14:textId="19087ECA" w:rsidR="00A70EC3" w:rsidRDefault="008A5247" w:rsidP="00F63FF5">
      <w:pPr>
        <w:jc w:val="both"/>
      </w:pPr>
      <w:r w:rsidRPr="00080C6B">
        <w:rPr>
          <w:highlight w:val="green"/>
        </w:rPr>
        <w:t>Die Analyse der F1-</w:t>
      </w:r>
      <w:commentRangeStart w:id="941"/>
      <w:r w:rsidRPr="00080C6B">
        <w:rPr>
          <w:highlight w:val="green"/>
        </w:rPr>
        <w:t xml:space="preserve">Scores zeigt eine uneinheitliche </w:t>
      </w:r>
      <w:commentRangeEnd w:id="941"/>
      <w:r w:rsidRPr="00356E1A">
        <w:rPr>
          <w:rStyle w:val="Kommentarzeichen"/>
          <w:highlight w:val="green"/>
        </w:rPr>
        <w:commentReference w:id="941"/>
      </w:r>
      <w:r w:rsidRPr="00080C6B">
        <w:rPr>
          <w:highlight w:val="green"/>
        </w:rPr>
        <w:t>Modellleistung.</w:t>
      </w:r>
      <w:r w:rsidRPr="00356E1A">
        <w:rPr>
          <w:highlight w:val="green"/>
        </w:rPr>
        <w:t xml:space="preserve"> </w:t>
      </w:r>
      <w:r w:rsidR="00FC7130" w:rsidRPr="00356E1A">
        <w:rPr>
          <w:highlight w:val="green"/>
        </w:rPr>
        <w:t xml:space="preserve">Vergleicht man </w:t>
      </w:r>
      <w:r w:rsidR="00B70941" w:rsidRPr="00356E1A">
        <w:rPr>
          <w:highlight w:val="green"/>
        </w:rPr>
        <w:t xml:space="preserve">zunächst </w:t>
      </w:r>
      <w:r w:rsidR="00FC7130" w:rsidRPr="00356E1A">
        <w:rPr>
          <w:highlight w:val="green"/>
        </w:rPr>
        <w:t xml:space="preserve">die Graphen untereinander, so lässt sich erkennen, dass </w:t>
      </w:r>
      <w:r w:rsidR="00E60CDA" w:rsidRPr="00356E1A">
        <w:rPr>
          <w:highlight w:val="green"/>
        </w:rPr>
        <w:t>die Hauptaussagen</w:t>
      </w:r>
      <w:r w:rsidR="0091741E" w:rsidRPr="00356E1A">
        <w:rPr>
          <w:highlight w:val="green"/>
        </w:rPr>
        <w:t xml:space="preserve"> den höchste</w:t>
      </w:r>
      <w:r w:rsidR="000F61AF">
        <w:rPr>
          <w:highlight w:val="green"/>
        </w:rPr>
        <w:t>n</w:t>
      </w:r>
      <w:r w:rsidR="0091741E" w:rsidRPr="00356E1A">
        <w:rPr>
          <w:highlight w:val="green"/>
        </w:rPr>
        <w:t xml:space="preserve"> F1-Score erreichen</w:t>
      </w:r>
      <w:r w:rsidR="00E60CDA" w:rsidRPr="00356E1A">
        <w:rPr>
          <w:highlight w:val="green"/>
        </w:rPr>
        <w:t xml:space="preserve">, </w:t>
      </w:r>
      <w:r w:rsidR="004D1741" w:rsidRPr="00356E1A">
        <w:rPr>
          <w:highlight w:val="green"/>
        </w:rPr>
        <w:t>gefolgt von den Prämissen</w:t>
      </w:r>
      <w:r w:rsidR="0091741E" w:rsidRPr="00356E1A">
        <w:rPr>
          <w:highlight w:val="green"/>
        </w:rPr>
        <w:t xml:space="preserve">, </w:t>
      </w:r>
      <w:r w:rsidR="004D1741" w:rsidRPr="00356E1A">
        <w:rPr>
          <w:highlight w:val="green"/>
        </w:rPr>
        <w:t xml:space="preserve">dann den Behauptungen </w:t>
      </w:r>
      <w:r w:rsidR="0091741E" w:rsidRPr="00356E1A">
        <w:rPr>
          <w:highlight w:val="green"/>
        </w:rPr>
        <w:t xml:space="preserve">und </w:t>
      </w:r>
      <w:r w:rsidR="000B75DC" w:rsidRPr="00356E1A">
        <w:rPr>
          <w:highlight w:val="green"/>
        </w:rPr>
        <w:t xml:space="preserve">abschließend </w:t>
      </w:r>
      <w:r w:rsidR="00B70941" w:rsidRPr="00356E1A">
        <w:rPr>
          <w:highlight w:val="green"/>
        </w:rPr>
        <w:t xml:space="preserve">den </w:t>
      </w:r>
      <w:r w:rsidR="000B75DC" w:rsidRPr="00356E1A">
        <w:rPr>
          <w:highlight w:val="green"/>
        </w:rPr>
        <w:t>Beziehungen</w:t>
      </w:r>
      <w:r w:rsidR="000B75DC">
        <w:t>.</w:t>
      </w:r>
      <w:r w:rsidR="00B70941">
        <w:t xml:space="preserve"> </w:t>
      </w:r>
      <w:r w:rsidR="00D54A92" w:rsidRPr="00847706">
        <w:rPr>
          <w:highlight w:val="green"/>
        </w:rPr>
        <w:t xml:space="preserve">Sowohl bei den Argumentationskomponenten als auch bei den Beziehungen </w:t>
      </w:r>
      <w:r w:rsidR="00266AFA" w:rsidRPr="00847706">
        <w:rPr>
          <w:highlight w:val="green"/>
        </w:rPr>
        <w:t xml:space="preserve">erhöht sich der </w:t>
      </w:r>
      <w:r w:rsidR="00394ADC" w:rsidRPr="00847706">
        <w:rPr>
          <w:highlight w:val="green"/>
        </w:rPr>
        <w:t xml:space="preserve">F1-Score </w:t>
      </w:r>
      <w:r w:rsidR="00E17B51" w:rsidRPr="00847706">
        <w:rPr>
          <w:highlight w:val="green"/>
        </w:rPr>
        <w:t xml:space="preserve">mit </w:t>
      </w:r>
      <w:r w:rsidR="00E42E4B" w:rsidRPr="00847706">
        <w:rPr>
          <w:highlight w:val="green"/>
        </w:rPr>
        <w:t xml:space="preserve">zunehmender </w:t>
      </w:r>
      <w:r w:rsidR="00266AFA" w:rsidRPr="00847706">
        <w:rPr>
          <w:highlight w:val="green"/>
        </w:rPr>
        <w:t xml:space="preserve">Tokenanzahl, was stellvertretend für die Anzahl </w:t>
      </w:r>
      <w:r w:rsidR="003C656C" w:rsidRPr="00847706">
        <w:rPr>
          <w:highlight w:val="green"/>
        </w:rPr>
        <w:t>an übergebenen Beispielen</w:t>
      </w:r>
      <w:r w:rsidR="00970685" w:rsidRPr="00847706">
        <w:rPr>
          <w:highlight w:val="green"/>
        </w:rPr>
        <w:t xml:space="preserve"> steht</w:t>
      </w:r>
      <w:r w:rsidR="00D41FF9" w:rsidRPr="00847706">
        <w:rPr>
          <w:highlight w:val="green"/>
        </w:rPr>
        <w:t>, deutlich</w:t>
      </w:r>
      <w:r w:rsidR="00970685" w:rsidRPr="00847706">
        <w:rPr>
          <w:highlight w:val="green"/>
        </w:rPr>
        <w:t>.</w:t>
      </w:r>
      <w:r w:rsidR="008B7DE9">
        <w:t xml:space="preserve"> </w:t>
      </w:r>
      <w:r w:rsidR="000A63AC" w:rsidRPr="00847706">
        <w:rPr>
          <w:highlight w:val="green"/>
        </w:rPr>
        <w:t xml:space="preserve">Der größte Anstieg </w:t>
      </w:r>
      <w:r w:rsidR="00D41FF9" w:rsidRPr="00847706">
        <w:rPr>
          <w:highlight w:val="green"/>
        </w:rPr>
        <w:t xml:space="preserve">erfolgt </w:t>
      </w:r>
      <w:r w:rsidR="000A63AC" w:rsidRPr="00847706">
        <w:rPr>
          <w:highlight w:val="green"/>
        </w:rPr>
        <w:t>von keinem auf ein Beispiel</w:t>
      </w:r>
      <w:r w:rsidR="00AB1C6F">
        <w:t>.</w:t>
      </w:r>
      <w:r w:rsidR="00882853">
        <w:t xml:space="preserve"> </w:t>
      </w:r>
      <w:r w:rsidR="00A77047">
        <w:t>Für die</w:t>
      </w:r>
      <w:r w:rsidR="00BC12B8">
        <w:t xml:space="preserve"> </w:t>
      </w:r>
      <w:r w:rsidR="008B0171">
        <w:t xml:space="preserve">Behauptungen und Beziehungen stagniert </w:t>
      </w:r>
      <w:r w:rsidR="000E2A5B">
        <w:t xml:space="preserve">der F1-Score </w:t>
      </w:r>
      <w:r w:rsidR="00716832">
        <w:t>vereinzelt</w:t>
      </w:r>
      <w:r w:rsidR="008C5EF0">
        <w:t xml:space="preserve"> bereits</w:t>
      </w:r>
      <w:r w:rsidR="00716832">
        <w:t xml:space="preserve"> </w:t>
      </w:r>
      <w:r w:rsidR="00CB13DF">
        <w:t xml:space="preserve">bei der Erhöhung von </w:t>
      </w:r>
      <w:r w:rsidR="00420669">
        <w:t xml:space="preserve">10 </w:t>
      </w:r>
      <w:r w:rsidR="00716832">
        <w:t xml:space="preserve">auf 20 </w:t>
      </w:r>
      <w:r w:rsidR="00420669">
        <w:t>Beispiele</w:t>
      </w:r>
      <w:r w:rsidR="00716832">
        <w:t xml:space="preserve">. </w:t>
      </w:r>
      <w:r w:rsidR="00FD33DB">
        <w:t xml:space="preserve">In dem Schritt von </w:t>
      </w:r>
      <w:r w:rsidR="00F17468">
        <w:t xml:space="preserve">20 </w:t>
      </w:r>
      <w:r w:rsidR="00FD33DB">
        <w:t xml:space="preserve">zu 40 </w:t>
      </w:r>
      <w:r w:rsidR="00F17468">
        <w:t>Beispielen kommt es sowohl bei den Argumentationskomponenten sowie den Bezieh</w:t>
      </w:r>
      <w:r w:rsidR="006277D9">
        <w:t xml:space="preserve">ungen </w:t>
      </w:r>
      <w:r w:rsidR="00882853">
        <w:t xml:space="preserve">zusätzlich </w:t>
      </w:r>
      <w:r w:rsidR="006277D9">
        <w:t>vor, dass sich der F1-Score verringert.</w:t>
      </w:r>
      <w:r w:rsidR="002B00ED">
        <w:t xml:space="preserve"> </w:t>
      </w:r>
      <w:r w:rsidR="00A8741A" w:rsidRPr="00D74FD1">
        <w:t>Für d</w:t>
      </w:r>
      <w:r w:rsidR="00D74FD1" w:rsidRPr="00D74FD1">
        <w:t>i</w:t>
      </w:r>
      <w:r w:rsidR="00A8741A" w:rsidRPr="00D74FD1">
        <w:t xml:space="preserve">e </w:t>
      </w:r>
      <w:r w:rsidR="00034F5A" w:rsidRPr="00D74FD1">
        <w:t>Hauptaussagen</w:t>
      </w:r>
      <w:r w:rsidR="00A8741A" w:rsidRPr="00D74FD1">
        <w:t xml:space="preserve"> und Prämissen</w:t>
      </w:r>
      <w:r w:rsidR="00D74FD1" w:rsidRPr="00D74FD1">
        <w:t xml:space="preserve"> </w:t>
      </w:r>
      <w:r w:rsidR="00D74FD1">
        <w:t>erreicht</w:t>
      </w:r>
      <w:r w:rsidR="006B6A7D">
        <w:t xml:space="preserve"> </w:t>
      </w:r>
      <w:r w:rsidR="00AE56D5">
        <w:t xml:space="preserve">der Prompt mit der </w:t>
      </w:r>
      <w:r w:rsidR="00E93D71" w:rsidRPr="00E93D71">
        <w:t>AB</w:t>
      </w:r>
      <w:r w:rsidR="00AE56D5">
        <w:t xml:space="preserve">, </w:t>
      </w:r>
      <w:r w:rsidR="00D64A89">
        <w:t xml:space="preserve">einer Persona </w:t>
      </w:r>
      <w:r w:rsidR="00AE56D5">
        <w:t xml:space="preserve">sowie </w:t>
      </w:r>
      <w:r w:rsidR="00D64A89">
        <w:t>COT</w:t>
      </w:r>
      <w:r w:rsidR="0085283C">
        <w:t xml:space="preserve"> </w:t>
      </w:r>
      <w:r w:rsidR="00AE56D5">
        <w:t>am häufigsten</w:t>
      </w:r>
      <w:r w:rsidR="0085283C">
        <w:t xml:space="preserve"> den höchsten F1-Score. </w:t>
      </w:r>
      <w:r w:rsidR="006B6A7D" w:rsidRPr="002A10B9">
        <w:t xml:space="preserve">Für </w:t>
      </w:r>
      <w:r w:rsidR="00C51196">
        <w:t xml:space="preserve">die </w:t>
      </w:r>
      <w:r w:rsidR="00034F5A" w:rsidRPr="002A10B9">
        <w:t>Behauptungen</w:t>
      </w:r>
      <w:r w:rsidR="006B6A7D" w:rsidRPr="002A10B9">
        <w:t xml:space="preserve"> und Beziehungen ist </w:t>
      </w:r>
      <w:r w:rsidR="0085283C">
        <w:t xml:space="preserve">es </w:t>
      </w:r>
      <w:r w:rsidR="006B6A7D" w:rsidRPr="002A10B9">
        <w:t>hingegen</w:t>
      </w:r>
      <w:r w:rsidR="002F3C82">
        <w:t xml:space="preserve"> </w:t>
      </w:r>
      <w:r w:rsidR="0085283C">
        <w:t xml:space="preserve">der Prompt mit der </w:t>
      </w:r>
      <w:r w:rsidR="002F3C82">
        <w:t xml:space="preserve">AB </w:t>
      </w:r>
      <w:r w:rsidR="0085283C">
        <w:t xml:space="preserve">und </w:t>
      </w:r>
      <w:r w:rsidR="002A10B9">
        <w:t xml:space="preserve">nur </w:t>
      </w:r>
      <w:r w:rsidR="00F86A22">
        <w:t xml:space="preserve">der </w:t>
      </w:r>
      <w:r w:rsidR="002F3C82">
        <w:t>Persona</w:t>
      </w:r>
      <w:r w:rsidR="00F86A22">
        <w:t>.</w:t>
      </w:r>
      <w:r w:rsidR="00661A9F">
        <w:t xml:space="preserve"> </w:t>
      </w:r>
      <w:r w:rsidR="008409D4">
        <w:t xml:space="preserve">Im Vergleich </w:t>
      </w:r>
      <w:r w:rsidR="00F97448">
        <w:t>zur Aufgabenbeschreibung</w:t>
      </w:r>
      <w:r w:rsidR="008409D4">
        <w:t xml:space="preserve"> </w:t>
      </w:r>
      <w:r w:rsidR="00846AD7">
        <w:t xml:space="preserve">allein, </w:t>
      </w:r>
      <w:r w:rsidR="00DD6899">
        <w:t xml:space="preserve">tragen </w:t>
      </w:r>
      <w:r w:rsidR="00DD6899">
        <w:lastRenderedPageBreak/>
        <w:t xml:space="preserve">die </w:t>
      </w:r>
      <w:r w:rsidR="007417A4">
        <w:t>Ergänzung einer Persona</w:t>
      </w:r>
      <w:r w:rsidR="007F3B4E">
        <w:t xml:space="preserve">, bei den Hauptaussagen und Prämissen in Verbindung mit </w:t>
      </w:r>
      <w:r w:rsidR="007417A4">
        <w:t>COT</w:t>
      </w:r>
      <w:r w:rsidR="007F3B4E">
        <w:t xml:space="preserve">, zu einer </w:t>
      </w:r>
      <w:r w:rsidR="002E0D1E">
        <w:t xml:space="preserve">Erhöhung der Leistung bei. </w:t>
      </w:r>
      <w:r w:rsidR="00E51EF1">
        <w:t>D</w:t>
      </w:r>
      <w:r w:rsidR="00187E72">
        <w:t xml:space="preserve">ieser </w:t>
      </w:r>
      <w:r w:rsidR="00E51EF1">
        <w:t xml:space="preserve">Vorteil </w:t>
      </w:r>
      <w:r w:rsidR="00187E72">
        <w:t xml:space="preserve">reduziert sich jedoch </w:t>
      </w:r>
      <w:r w:rsidR="002E0D1E">
        <w:t xml:space="preserve">oder entfällt </w:t>
      </w:r>
      <w:r w:rsidR="00187E72">
        <w:t>mit zunehmender Anzahl an übergebenen Beispielen.</w:t>
      </w:r>
    </w:p>
    <w:p w14:paraId="7BEA415A" w14:textId="490A020F" w:rsidR="007417A4" w:rsidRDefault="00C82228" w:rsidP="00F63FF5">
      <w:pPr>
        <w:jc w:val="both"/>
      </w:pPr>
      <w:r>
        <w:t xml:space="preserve">Die Übergabe </w:t>
      </w:r>
      <w:r w:rsidR="00DD0233">
        <w:t xml:space="preserve">von Beispielen verhält sich bis zu einer gewissen Anzahl ähnlich zum </w:t>
      </w:r>
      <w:r w:rsidR="00C16920">
        <w:t xml:space="preserve">abnehmenden </w:t>
      </w:r>
      <w:r>
        <w:t>Grenznutzen</w:t>
      </w:r>
      <w:r w:rsidR="006260F9">
        <w:t xml:space="preserve"> </w:t>
      </w:r>
      <w:r w:rsidR="006260F9" w:rsidRPr="00725300">
        <w:rPr>
          <w:highlight w:val="magenta"/>
        </w:rPr>
        <w:fldChar w:fldCharType="begin"/>
      </w:r>
      <w:r w:rsidR="006260F9" w:rsidRPr="00725300">
        <w:rPr>
          <w:highlight w:val="magenta"/>
        </w:rPr>
        <w:instrText xml:space="preserve"> ADDIN ZOTERO_ITEM CSL_CITATION {"citationID":"LKEplA2s","properties":{"formattedCitation":"(Gossen, 1854, S. 4\\uc0\\u8211{}5)","plainCitation":"(Gossen, 1854, S. 4–5)","noteIndex":0},"citationItems":[{"id":2323,"uris":["http://zotero.org/users/14644665/items/5PZTSCFV"],"itemData":{"id":2323,"type":"book","title":"Entwickelung der Gesetze des menschlichen Verkehrs, und der daraus fließenden Regeln für menschliches Handeln","author":[{"family":"Gossen","given":"Hermann Heinrich"}],"issued":{"date-parts":[["1854"]]}},"locator":"4-5","label":"page"}],"schema":"https://github.com/citation-style-language/schema/raw/master/csl-citation.json"} </w:instrText>
      </w:r>
      <w:r w:rsidR="006260F9" w:rsidRPr="00725300">
        <w:rPr>
          <w:highlight w:val="magenta"/>
        </w:rPr>
        <w:fldChar w:fldCharType="separate"/>
      </w:r>
      <w:r w:rsidR="006260F9" w:rsidRPr="00725300">
        <w:rPr>
          <w:rFonts w:cs="Arial"/>
          <w:highlight w:val="magenta"/>
        </w:rPr>
        <w:t>(Gossen, 1854, S. 4–5)</w:t>
      </w:r>
      <w:r w:rsidR="006260F9" w:rsidRPr="00725300">
        <w:rPr>
          <w:highlight w:val="magenta"/>
        </w:rPr>
        <w:fldChar w:fldCharType="end"/>
      </w:r>
    </w:p>
    <w:p w14:paraId="57681ED9" w14:textId="6748C8CA" w:rsidR="000949E2" w:rsidRDefault="007417A4" w:rsidP="000949E2">
      <w:r w:rsidRPr="007417A4">
        <w:rPr>
          <w:highlight w:val="cyan"/>
        </w:rPr>
        <w:t>%-Sätze der Steigerungen aufführen</w:t>
      </w:r>
    </w:p>
    <w:p w14:paraId="52D95D6B" w14:textId="4E0B9600" w:rsidR="00C64678" w:rsidRDefault="0055699C" w:rsidP="005321BB">
      <w:pPr>
        <w:jc w:val="both"/>
      </w:pPr>
      <w:r>
        <w:t>Für einen deutliche</w:t>
      </w:r>
      <w:r w:rsidR="00AE0B94">
        <w:t>ren</w:t>
      </w:r>
      <w:r>
        <w:t xml:space="preserve"> Vergleich wird a</w:t>
      </w:r>
      <w:r w:rsidR="00C64678">
        <w:t xml:space="preserve">ls Bezugswert für den F1-Score der Prompt mit der niedrigsten Tokenanzahl herangezogen. Dies ist der </w:t>
      </w:r>
      <w:r w:rsidR="00C64678">
        <w:rPr>
          <w:bCs/>
        </w:rPr>
        <w:t>ZS-Prompt, welcher lediglich die Aufgabenbeschreibung enthält</w:t>
      </w:r>
      <w:r w:rsidR="00C64678" w:rsidRPr="00C64678">
        <w:t xml:space="preserve">. </w:t>
      </w:r>
      <w:r w:rsidR="00C64678" w:rsidRPr="00C64678">
        <w:fldChar w:fldCharType="begin"/>
      </w:r>
      <w:r w:rsidR="00C64678" w:rsidRPr="00C64678">
        <w:instrText xml:space="preserve"> REF _Ref188805167 \h </w:instrText>
      </w:r>
      <w:r w:rsidR="00C64678">
        <w:instrText xml:space="preserve"> \* MERGEFORMAT </w:instrText>
      </w:r>
      <w:r w:rsidR="00C64678" w:rsidRPr="00C64678">
        <w:fldChar w:fldCharType="separate"/>
      </w:r>
      <w:r w:rsidR="00C64678" w:rsidRPr="00C64678">
        <w:t>Abbildung 3</w:t>
      </w:r>
      <w:r w:rsidR="00C64678" w:rsidRPr="00C64678">
        <w:fldChar w:fldCharType="end"/>
      </w:r>
      <w:r w:rsidR="00C64678">
        <w:t xml:space="preserve"> </w:t>
      </w:r>
      <w:r w:rsidR="00AD6228">
        <w:t xml:space="preserve">bildet die prozentuale Abweichung jedes Prompts von </w:t>
      </w:r>
      <w:r w:rsidR="00767203">
        <w:t>dem F1-Score des Bezugswertes ab.</w:t>
      </w:r>
    </w:p>
    <w:p w14:paraId="06518CFA" w14:textId="783BFF7A" w:rsidR="001A05F3" w:rsidRPr="001A05F3" w:rsidRDefault="001A05F3" w:rsidP="001A05F3">
      <w:pPr>
        <w:pStyle w:val="Beschriftung"/>
        <w:keepNext/>
        <w:rPr>
          <w:color w:val="auto"/>
          <w:sz w:val="20"/>
          <w:szCs w:val="20"/>
        </w:rPr>
      </w:pPr>
      <w:bookmarkStart w:id="942" w:name="_Ref188805167"/>
      <w:bookmarkStart w:id="943" w:name="_Toc188817250"/>
      <w:r w:rsidRPr="001A05F3">
        <w:rPr>
          <w:b/>
          <w:color w:val="auto"/>
          <w:sz w:val="20"/>
          <w:szCs w:val="20"/>
        </w:rPr>
        <w:t xml:space="preserve">Abbildung </w:t>
      </w:r>
      <w:r w:rsidRPr="001A05F3">
        <w:rPr>
          <w:b/>
          <w:color w:val="auto"/>
          <w:sz w:val="20"/>
          <w:szCs w:val="20"/>
        </w:rPr>
        <w:fldChar w:fldCharType="begin"/>
      </w:r>
      <w:r w:rsidRPr="001A05F3">
        <w:rPr>
          <w:b/>
          <w:color w:val="auto"/>
          <w:sz w:val="20"/>
          <w:szCs w:val="20"/>
        </w:rPr>
        <w:instrText xml:space="preserve"> SEQ Abbildung \* ARABIC </w:instrText>
      </w:r>
      <w:r w:rsidRPr="001A05F3">
        <w:rPr>
          <w:b/>
          <w:color w:val="auto"/>
          <w:sz w:val="20"/>
          <w:szCs w:val="20"/>
        </w:rPr>
        <w:fldChar w:fldCharType="separate"/>
      </w:r>
      <w:r w:rsidRPr="001A05F3">
        <w:rPr>
          <w:b/>
          <w:noProof/>
          <w:color w:val="auto"/>
          <w:sz w:val="20"/>
          <w:szCs w:val="20"/>
        </w:rPr>
        <w:t>3</w:t>
      </w:r>
      <w:r w:rsidRPr="001A05F3">
        <w:rPr>
          <w:b/>
          <w:color w:val="auto"/>
          <w:sz w:val="20"/>
          <w:szCs w:val="20"/>
        </w:rPr>
        <w:fldChar w:fldCharType="end"/>
      </w:r>
      <w:bookmarkEnd w:id="942"/>
      <w:r w:rsidRPr="001A05F3">
        <w:rPr>
          <w:color w:val="auto"/>
          <w:sz w:val="20"/>
          <w:szCs w:val="20"/>
        </w:rPr>
        <w:t xml:space="preserve"> </w:t>
      </w:r>
      <w:r w:rsidR="00AD0989">
        <w:rPr>
          <w:color w:val="auto"/>
          <w:sz w:val="20"/>
          <w:szCs w:val="20"/>
        </w:rPr>
        <w:br/>
      </w:r>
      <w:r w:rsidRPr="001A05F3">
        <w:rPr>
          <w:color w:val="auto"/>
          <w:sz w:val="20"/>
          <w:szCs w:val="20"/>
        </w:rPr>
        <w:t>Abweichung der F1-Scores vom Bezugswert</w:t>
      </w:r>
      <w:bookmarkEnd w:id="943"/>
    </w:p>
    <w:p w14:paraId="49D8FD39" w14:textId="2F8F7B9F" w:rsidR="00105FA4" w:rsidRDefault="002066DB" w:rsidP="000949E2">
      <w:r w:rsidRPr="002066DB">
        <w:rPr>
          <w:noProof/>
        </w:rPr>
        <w:drawing>
          <wp:inline distT="0" distB="0" distL="0" distR="0" wp14:anchorId="2E865C4D" wp14:editId="3B70ECC3">
            <wp:extent cx="5579745" cy="3173730"/>
            <wp:effectExtent l="0" t="0" r="1905" b="7620"/>
            <wp:docPr id="583482037"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82037" name="Grafik 1" descr="Ein Bild, das Text, Diagramm, Reihe, Zahl enthält.&#10;&#10;Automatisch generierte Beschreibung"/>
                    <pic:cNvPicPr/>
                  </pic:nvPicPr>
                  <pic:blipFill>
                    <a:blip r:embed="rId20"/>
                    <a:stretch>
                      <a:fillRect/>
                    </a:stretch>
                  </pic:blipFill>
                  <pic:spPr>
                    <a:xfrm>
                      <a:off x="0" y="0"/>
                      <a:ext cx="5579745" cy="3173730"/>
                    </a:xfrm>
                    <a:prstGeom prst="rect">
                      <a:avLst/>
                    </a:prstGeom>
                  </pic:spPr>
                </pic:pic>
              </a:graphicData>
            </a:graphic>
          </wp:inline>
        </w:drawing>
      </w:r>
    </w:p>
    <w:p w14:paraId="0B366054" w14:textId="376FA6E2" w:rsidR="00AD0989" w:rsidRPr="00AD0989" w:rsidRDefault="00AD0989" w:rsidP="000949E2">
      <w:pPr>
        <w:rPr>
          <w:sz w:val="20"/>
          <w:szCs w:val="18"/>
        </w:rPr>
      </w:pPr>
      <w:r w:rsidRPr="00AD0989">
        <w:rPr>
          <w:sz w:val="20"/>
          <w:szCs w:val="18"/>
        </w:rPr>
        <w:t>Eigene Darstellung.</w:t>
      </w:r>
    </w:p>
    <w:p w14:paraId="7F26EEEF" w14:textId="3FB13C70" w:rsidR="001E4610" w:rsidRDefault="00752C16" w:rsidP="00DA346D">
      <w:pPr>
        <w:jc w:val="both"/>
      </w:pPr>
      <w:r w:rsidRPr="00752C16">
        <w:t>A</w:t>
      </w:r>
      <w:r>
        <w:t xml:space="preserve">uch anhand dieser Abbildung wird schnell deutlich, dass </w:t>
      </w:r>
      <w:r w:rsidR="001C3FDF">
        <w:t>Aufnahme von mindestens einem Beispiel in dem Prompt die Leistung deutlich verbessert.</w:t>
      </w:r>
      <w:r w:rsidR="00DA346D">
        <w:t xml:space="preserve"> </w:t>
      </w:r>
      <w:r w:rsidR="003B639C">
        <w:t xml:space="preserve">Lediglich ein einzelnes Beispiel </w:t>
      </w:r>
      <w:r w:rsidR="00131507">
        <w:t xml:space="preserve">steigert die Leistung von </w:t>
      </w:r>
      <w:r w:rsidR="000F4A55">
        <w:t>7</w:t>
      </w:r>
      <w:r w:rsidR="00131507">
        <w:t xml:space="preserve">% für Beziehung bis zu </w:t>
      </w:r>
      <w:r w:rsidR="003F6CC8">
        <w:t>28</w:t>
      </w:r>
      <w:r w:rsidR="00131507">
        <w:t>% für Hauptaussagen</w:t>
      </w:r>
      <w:r w:rsidR="0095026C">
        <w:t>.</w:t>
      </w:r>
      <w:r w:rsidR="0086358B">
        <w:t xml:space="preserve"> </w:t>
      </w:r>
      <w:r w:rsidR="001E4610" w:rsidRPr="00682C6C">
        <w:rPr>
          <w:b/>
        </w:rPr>
        <w:t>ZS</w:t>
      </w:r>
      <w:r w:rsidR="001E4610">
        <w:t xml:space="preserve">: </w:t>
      </w:r>
      <w:r w:rsidR="00464D6C">
        <w:t>Be</w:t>
      </w:r>
      <w:r w:rsidR="00F57892">
        <w:t xml:space="preserve">i den ZS-Prompts zeigt sich, dass </w:t>
      </w:r>
      <w:r w:rsidR="001E4610">
        <w:t xml:space="preserve">die Ergänzung einer Persona zur </w:t>
      </w:r>
      <w:r w:rsidR="00464D6C">
        <w:t xml:space="preserve">Erhöhung des </w:t>
      </w:r>
      <w:r w:rsidR="00F57892">
        <w:t>F1-Scores beiträgt, wohingegen die Ergänzung einer COT das Gegenteil bewirkt.</w:t>
      </w:r>
      <w:r w:rsidR="005E403B">
        <w:t xml:space="preserve"> Für die Beziehungen verschlechtert sich die Leistung </w:t>
      </w:r>
      <w:r w:rsidR="00682C6C">
        <w:t xml:space="preserve">dadurch </w:t>
      </w:r>
      <w:r w:rsidR="00F53338">
        <w:t>soweit, dass selbst in Kombination mit der Persona</w:t>
      </w:r>
      <w:r w:rsidR="00682C6C">
        <w:t xml:space="preserve"> keine Verbesserung erzielt </w:t>
      </w:r>
      <w:r w:rsidR="00682C6C">
        <w:lastRenderedPageBreak/>
        <w:t>werden kann.</w:t>
      </w:r>
      <w:r w:rsidR="00DA346D">
        <w:t xml:space="preserve"> </w:t>
      </w:r>
      <w:r w:rsidR="001E4610" w:rsidRPr="00682C6C">
        <w:rPr>
          <w:b/>
        </w:rPr>
        <w:t>OS</w:t>
      </w:r>
      <w:r w:rsidR="001E4610">
        <w:t>:</w:t>
      </w:r>
      <w:r>
        <w:t xml:space="preserve"> </w:t>
      </w:r>
      <w:r w:rsidR="00D57B6F">
        <w:t xml:space="preserve">Bei OS-Prompt </w:t>
      </w:r>
      <w:r w:rsidR="00DC6BB0">
        <w:t>lässt sich der negative Einfluss bei der Ergänzung von COT ebenfalls</w:t>
      </w:r>
      <w:r w:rsidR="000558F9">
        <w:t>, wenn auch weniger deutlich, erkennen</w:t>
      </w:r>
      <w:r w:rsidR="00E814F9">
        <w:t xml:space="preserve">. Auffällig ist hierbei, dass </w:t>
      </w:r>
      <w:r w:rsidR="00F02847">
        <w:t xml:space="preserve">bei den Hauptaussagen und Prämissen </w:t>
      </w:r>
      <w:r w:rsidR="008A5511">
        <w:t xml:space="preserve">die Kombination aus einer Persona und COT </w:t>
      </w:r>
      <w:r w:rsidR="00FC1B8B">
        <w:t>zu der höchsten Steigerung</w:t>
      </w:r>
      <w:r w:rsidR="00986DC4">
        <w:t xml:space="preserve"> des F1-Scores innerhalb der OS-Prompts führt.</w:t>
      </w:r>
    </w:p>
    <w:p w14:paraId="30EC4A69" w14:textId="3EC6F656" w:rsidR="001E4610" w:rsidRDefault="001E4610" w:rsidP="00DA346D">
      <w:pPr>
        <w:jc w:val="both"/>
      </w:pPr>
      <w:r w:rsidRPr="00682C6C">
        <w:rPr>
          <w:b/>
        </w:rPr>
        <w:t>FS10</w:t>
      </w:r>
      <w:r w:rsidR="00682C6C">
        <w:t>:</w:t>
      </w:r>
      <w:r w:rsidR="004B0C7D">
        <w:t xml:space="preserve"> die negative Auswirkung von COT ohne Persona ist auch hier erkennbar</w:t>
      </w:r>
    </w:p>
    <w:p w14:paraId="6FAA5126" w14:textId="7E8DA95D" w:rsidR="001E4610" w:rsidRDefault="001E4610" w:rsidP="00DA346D">
      <w:pPr>
        <w:jc w:val="both"/>
      </w:pPr>
      <w:r w:rsidRPr="00682C6C">
        <w:rPr>
          <w:b/>
        </w:rPr>
        <w:t>FS20</w:t>
      </w:r>
      <w:r>
        <w:t>:</w:t>
      </w:r>
    </w:p>
    <w:p w14:paraId="7E01193E" w14:textId="2D3A4CEE" w:rsidR="001E4610" w:rsidRDefault="001E4610" w:rsidP="00DA346D">
      <w:pPr>
        <w:jc w:val="both"/>
      </w:pPr>
      <w:r w:rsidRPr="00682C6C">
        <w:rPr>
          <w:b/>
        </w:rPr>
        <w:t>FS40</w:t>
      </w:r>
      <w:r>
        <w:t>:</w:t>
      </w:r>
    </w:p>
    <w:p w14:paraId="41D47F83" w14:textId="77777777" w:rsidR="00091E0B" w:rsidRPr="00E86EDA" w:rsidRDefault="00091E0B" w:rsidP="000B6E62"/>
    <w:p w14:paraId="2D8C6CF1" w14:textId="77777777" w:rsidR="00200913" w:rsidRPr="00E86EDA" w:rsidRDefault="00200913" w:rsidP="000B6E62"/>
    <w:p w14:paraId="412EE87D" w14:textId="77777777" w:rsidR="00200913" w:rsidRPr="000C2133" w:rsidRDefault="00200913" w:rsidP="000B6E62"/>
    <w:p w14:paraId="256EFACD" w14:textId="616CAC28" w:rsidR="00690A2C" w:rsidRPr="001F04C6" w:rsidRDefault="00690A2C" w:rsidP="004A5A26">
      <w:pPr>
        <w:pStyle w:val="berschrift1"/>
      </w:pPr>
      <w:bookmarkStart w:id="944" w:name="_Ref188082387"/>
      <w:bookmarkStart w:id="945" w:name="_Toc188817242"/>
      <w:r w:rsidRPr="001F04C6">
        <w:t>Diskussion und Handlungsempfehlungen</w:t>
      </w:r>
      <w:bookmarkEnd w:id="944"/>
      <w:bookmarkEnd w:id="945"/>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4179CDC"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5EAA64B" w14:textId="683C71D6" w:rsidR="00E03BC8" w:rsidRDefault="00E03BC8" w:rsidP="00517118">
      <w:r>
        <w:lastRenderedPageBreak/>
        <w:t xml:space="preserve">Die Übergabe der Aufgabenbeschreibung </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1301B2F9" w14:textId="77777777" w:rsidR="009F37E8" w:rsidRDefault="009F37E8" w:rsidP="009F37E8">
      <w:pPr>
        <w:rPr>
          <w:ins w:id="946" w:author="Ben Fels" w:date="2024-12-21T12:01:00Z" w16du:dateUtc="2024-12-21T11:01:00Z"/>
        </w:rPr>
      </w:pPr>
      <w:ins w:id="94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433BA53E" w14:textId="77777777" w:rsidR="009F37E8" w:rsidRDefault="009F37E8" w:rsidP="009F37E8">
      <w:pPr>
        <w:rPr>
          <w:ins w:id="948" w:author="Ben Fels" w:date="2024-12-21T12:01:00Z" w16du:dateUtc="2024-12-21T11:01:00Z"/>
        </w:rPr>
      </w:pPr>
      <w:ins w:id="949" w:author="Ben Fels" w:date="2024-12-21T12:01:00Z" w16du:dateUtc="2024-12-21T11:01:00Z">
        <w:r w:rsidRPr="0069646E">
          <w:rPr>
            <w:noProof/>
          </w:rPr>
          <w:drawing>
            <wp:inline distT="0" distB="0" distL="0" distR="0" wp14:anchorId="57A301BF" wp14:editId="2386E104">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ins>
    </w:p>
    <w:p w14:paraId="623F0A7F" w14:textId="77777777" w:rsidR="009F37E8" w:rsidRDefault="009F37E8" w:rsidP="009F37E8">
      <w:pPr>
        <w:rPr>
          <w:ins w:id="950" w:author="Ben Fels" w:date="2024-12-21T12:01:00Z" w16du:dateUtc="2024-12-21T11:01:00Z"/>
        </w:rPr>
      </w:pPr>
      <w:ins w:id="951" w:author="Ben Fels" w:date="2024-12-21T12:01:00Z" w16du:dateUtc="2024-12-21T11:01:00Z">
        <w:r w:rsidRPr="0090739D">
          <w:rPr>
            <w:highlight w:val="magenta"/>
          </w:rPr>
          <w:lastRenderedPageBreak/>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27829536" w14:textId="77777777" w:rsidR="009F37E8" w:rsidRDefault="009F37E8" w:rsidP="009F37E8">
      <w:pPr>
        <w:rPr>
          <w:ins w:id="952" w:author="Ben Fels" w:date="2024-12-16T22:14:00Z" w16du:dateUtc="2024-12-16T21:14:00Z"/>
        </w:rPr>
      </w:pPr>
      <w:ins w:id="953" w:author="Ben Fels" w:date="2024-12-16T22:14:00Z" w16du:dateUtc="2024-12-16T21:14:00Z">
        <w:r w:rsidRPr="00A40E53">
          <w:rPr>
            <w:i/>
          </w:rPr>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94CD12D" w14:textId="77777777" w:rsidR="009F37E8" w:rsidRDefault="009F37E8" w:rsidP="00256D66"/>
    <w:p w14:paraId="1E7274AB" w14:textId="77777777" w:rsidR="00815EDF" w:rsidRDefault="00815EDF" w:rsidP="00815EDF"/>
    <w:p w14:paraId="27F29113" w14:textId="77777777" w:rsidR="00815EDF" w:rsidRDefault="00815EDF" w:rsidP="00815EDF">
      <w:r>
        <w:t>Entlang der Untersuchung wurde deutlich, dass es sich beim Argument Mining um ein komplexes Thema handelt, …</w:t>
      </w:r>
    </w:p>
    <w:p w14:paraId="7CBDF525" w14:textId="77777777" w:rsidR="00815EDF" w:rsidRDefault="00815EDF" w:rsidP="00256D66"/>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1AE85D81" w14:textId="77777777" w:rsidR="00D27616" w:rsidRDefault="00D27616" w:rsidP="00D27616">
      <w:r>
        <w:t xml:space="preserve">Die Ergänzung von Beispielen und Persona teils in Verbindung mit COT besonders effektiv für die Verbesserung  der </w:t>
      </w:r>
    </w:p>
    <w:p w14:paraId="1BDF466F" w14:textId="33B30715" w:rsidR="004152E8" w:rsidRDefault="004152E8" w:rsidP="00256D66"/>
    <w:p w14:paraId="4040AA8F" w14:textId="4E6C285D" w:rsidR="0069508D" w:rsidRDefault="0069508D" w:rsidP="0069508D">
      <w:pPr>
        <w:jc w:val="both"/>
      </w:pPr>
      <w:r>
        <w:t>Ein effizienter Umgang mit der Tokenanzahl ein wichtiger Aspekt bei der Anwendung von LLMs.</w:t>
      </w:r>
      <w:r w:rsidR="00B51C43">
        <w:t xml:space="preserve"> </w:t>
      </w:r>
      <w:r w:rsidR="004B37B5">
        <w:t xml:space="preserve">Je mehr Beispiele ein Prompt umfasst, desto größer die Tokenanzahl und umso höher sind auch die Kosten des Prompts. </w:t>
      </w:r>
      <w:r w:rsidR="00593F4C">
        <w:t>Hier sollte individuell eine Abwägung zwischen den Kosten und dem Nutzen</w:t>
      </w:r>
      <w:r w:rsidR="00CC75AA">
        <w:t xml:space="preserve"> erfolgen. </w:t>
      </w:r>
    </w:p>
    <w:p w14:paraId="1AC986AF" w14:textId="51E91412" w:rsidR="0069508D" w:rsidRDefault="00CC75AA" w:rsidP="00256D66">
      <w:r>
        <w:t xml:space="preserve">Der optimale Prompt </w:t>
      </w:r>
      <w:r w:rsidR="00C371AA">
        <w:t xml:space="preserve">hängt somit davon ab, welches Ziel oberste Priorität hat, höchste </w:t>
      </w:r>
      <w:r w:rsidR="00103701">
        <w:t>Genauigkeit oder Einhaltung einer Kostenobergrenze.</w:t>
      </w:r>
    </w:p>
    <w:p w14:paraId="3D83D5F8" w14:textId="77777777" w:rsidR="00A43054" w:rsidRPr="007D5D63" w:rsidRDefault="00A43054" w:rsidP="00256D66"/>
    <w:p w14:paraId="78113B2D" w14:textId="7543C381" w:rsidR="00E669D3" w:rsidRPr="006167B1" w:rsidRDefault="00E669D3" w:rsidP="00256D66">
      <w:pPr>
        <w:rPr>
          <w:ins w:id="954" w:author="Ben Fels" w:date="2024-12-21T19:09:00Z" w16du:dateUtc="2024-12-21T18:09:00Z"/>
          <w:b/>
          <w:u w:val="single"/>
        </w:rPr>
      </w:pPr>
      <w:ins w:id="955" w:author="Ben Fels" w:date="2024-12-21T19:09:00Z" w16du:dateUtc="2024-12-21T18:09:00Z">
        <w:r w:rsidRPr="006167B1">
          <w:rPr>
            <w:b/>
            <w:u w:val="single"/>
          </w:rPr>
          <w:t>Praktischer Mehrwert</w:t>
        </w:r>
      </w:ins>
    </w:p>
    <w:p w14:paraId="4DACF765" w14:textId="14EAFBD3" w:rsidR="001B1E51" w:rsidRDefault="009B1E46" w:rsidP="00E669D3">
      <w:pPr>
        <w:jc w:val="both"/>
      </w:pPr>
      <w:r>
        <w:t xml:space="preserve">Die vorliegende Untersuchung gibt </w:t>
      </w:r>
      <w:ins w:id="956"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w:t>
        </w:r>
      </w:ins>
      <w:r w:rsidR="006519B0">
        <w:t xml:space="preserve"> der betrachteten</w:t>
      </w:r>
      <w:ins w:id="957" w:author="Ben Fels" w:date="2024-12-21T19:09:00Z" w16du:dateUtc="2024-12-21T18:09:00Z">
        <w:r w:rsidR="00E669D3" w:rsidRPr="002B6366">
          <w:t xml:space="preserve"> </w:t>
        </w:r>
        <w:r w:rsidR="00E669D3">
          <w:t xml:space="preserve">Prompt Engineering Techniken in diesem Zusammenhang </w:t>
        </w:r>
        <w:r w:rsidR="00E669D3" w:rsidRPr="002B6366">
          <w:t>die besten Ergebnisse liefern</w:t>
        </w:r>
        <w:r w:rsidR="00E669D3">
          <w:t xml:space="preserve">. </w:t>
        </w:r>
      </w:ins>
      <w:r w:rsidR="007818F1">
        <w:t xml:space="preserve">Die Untersuchung </w:t>
      </w:r>
      <w:r w:rsidR="001B1E51">
        <w:t xml:space="preserve">trägt damit </w:t>
      </w:r>
      <w:ins w:id="958"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959"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960" w:author="Ben Fels" w:date="2024-12-21T19:09:00Z" w16du:dateUtc="2024-12-21T18:09:00Z"/>
        </w:rPr>
      </w:pPr>
      <w:ins w:id="961" w:author="Ben Fels" w:date="2024-12-21T19:09:00Z" w16du:dateUtc="2024-12-21T18:09:00Z">
        <w:r w:rsidRPr="0083027F">
          <w:lastRenderedPageBreak/>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41CE3DCC" w:rsidR="00777574" w:rsidRDefault="00C44C58" w:rsidP="00A40614">
      <w:pPr>
        <w:pStyle w:val="Listenabsatz"/>
        <w:numPr>
          <w:ilvl w:val="0"/>
          <w:numId w:val="54"/>
        </w:numPr>
        <w:rPr>
          <w:ins w:id="962" w:author="Ben Fels" w:date="2024-12-17T09:18:00Z" w16du:dateUtc="2024-12-17T08:18:00Z"/>
        </w:rPr>
      </w:pPr>
      <w:r>
        <w:t>Die Ergebnisse gelten nur für d</w:t>
      </w:r>
      <w:r w:rsidR="00631ACF">
        <w:t>as</w:t>
      </w:r>
      <w:r>
        <w:t xml:space="preserve"> untersuchten LLM</w:t>
      </w:r>
    </w:p>
    <w:p w14:paraId="290026DF" w14:textId="6F5CC58D" w:rsidR="005755D9" w:rsidRDefault="005755D9" w:rsidP="00A40614">
      <w:pPr>
        <w:pStyle w:val="Listenabsatz"/>
        <w:numPr>
          <w:ilvl w:val="0"/>
          <w:numId w:val="54"/>
        </w:numPr>
      </w:pPr>
      <w:ins w:id="963"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7266D743"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r w:rsidR="00FD6765">
        <w:sym w:font="Wingdings" w:char="F0E0"/>
      </w:r>
      <w:r w:rsidR="00FD6765">
        <w:t>Nicht domänenunabhängig anwendbar.</w:t>
      </w:r>
      <w:r w:rsidR="0094588F">
        <w:t xml:space="preserve"> Erweiterung des Datensatzes auf verschiedene Domänen. Ggf. ist die Datensatzgröße dann für ein Fine-Tuning ausreichend.</w:t>
      </w:r>
    </w:p>
    <w:p w14:paraId="4ACA4385" w14:textId="03D77C37" w:rsidR="00962588" w:rsidRDefault="00962588" w:rsidP="00A40614">
      <w:pPr>
        <w:pStyle w:val="Listenabsatz"/>
        <w:numPr>
          <w:ilvl w:val="0"/>
          <w:numId w:val="54"/>
        </w:numPr>
        <w:rPr>
          <w:ins w:id="964"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965" w:author="Ben Fels" w:date="2024-12-16T22:07:00Z" w16du:dateUtc="2024-12-16T21:07:00Z"/>
        </w:rPr>
      </w:pPr>
    </w:p>
    <w:p w14:paraId="7B5EC7D0" w14:textId="15AFCE54" w:rsidR="00D5092C" w:rsidRDefault="00D5092C" w:rsidP="00777574">
      <w:pPr>
        <w:rPr>
          <w:b/>
        </w:rPr>
      </w:pPr>
      <w:ins w:id="966" w:author="Ben Fels" w:date="2024-12-16T22:07:00Z" w16du:dateUtc="2024-12-16T21:07:00Z">
        <w:r w:rsidRPr="00D5092C">
          <w:rPr>
            <w:b/>
            <w:rPrChange w:id="967" w:author="Ben Fels" w:date="2024-12-16T22:08:00Z" w16du:dateUtc="2024-12-16T21:08:00Z">
              <w:rPr/>
            </w:rPrChange>
          </w:rPr>
          <w:t>Ha</w:t>
        </w:r>
      </w:ins>
      <w:ins w:id="968" w:author="Ben Fels" w:date="2024-12-16T22:08:00Z" w16du:dateUtc="2024-12-16T21:08:00Z">
        <w:r w:rsidRPr="00D5092C">
          <w:rPr>
            <w:b/>
            <w:rPrChange w:id="969" w:author="Ben Fels" w:date="2024-12-16T22:08:00Z" w16du:dateUtc="2024-12-16T21:08:00Z">
              <w:rPr/>
            </w:rPrChange>
          </w:rPr>
          <w:t>ndlungsempfehlungen</w:t>
        </w:r>
      </w:ins>
    </w:p>
    <w:p w14:paraId="19E85B7D" w14:textId="7BBB7974" w:rsidR="007E3A8D" w:rsidRDefault="008D3914" w:rsidP="00617331">
      <w:pPr>
        <w:jc w:val="both"/>
      </w:pPr>
      <w:r w:rsidRPr="008D3914">
        <w:t>Die Untersuchung</w:t>
      </w:r>
      <w:r>
        <w:t xml:space="preserve"> </w:t>
      </w:r>
      <w:r w:rsidR="00420BD8">
        <w:t xml:space="preserve">liefert einen ersten Ansatz für die Anwendung von LLMs für Argument Mining. </w:t>
      </w:r>
      <w:r w:rsidR="00392A7F">
        <w:t xml:space="preserve">Auch wenn </w:t>
      </w:r>
      <w:r w:rsidR="002C1FAD">
        <w:t xml:space="preserve">die Einschätzung, ab wann die Leistung des Modells ausreichend ist, </w:t>
      </w:r>
      <w:r w:rsidR="00FA5C16">
        <w:t>individuell vom konkreten Anwendungsfall ist, erscheint d</w:t>
      </w:r>
      <w:r w:rsidR="00A43054">
        <w:t xml:space="preserve">ie </w:t>
      </w:r>
      <w:r w:rsidR="00FA5C16">
        <w:t xml:space="preserve">bisher </w:t>
      </w:r>
      <w:r w:rsidR="00A43054">
        <w:t xml:space="preserve">erzielte Leistung </w:t>
      </w:r>
      <w:r w:rsidR="00FA5C16">
        <w:t xml:space="preserve">als noch </w:t>
      </w:r>
      <w:r w:rsidR="00277E75">
        <w:t xml:space="preserve">nicht ausreichend </w:t>
      </w:r>
      <w:r w:rsidR="00A43054">
        <w:t xml:space="preserve">für eine </w:t>
      </w:r>
      <w:r w:rsidR="00313D28">
        <w:t xml:space="preserve">Verwendung </w:t>
      </w:r>
      <w:r w:rsidR="00277E75">
        <w:t xml:space="preserve">in </w:t>
      </w:r>
      <w:r w:rsidR="00013DA9">
        <w:t xml:space="preserve">einer </w:t>
      </w:r>
      <w:r w:rsidR="00A43054">
        <w:t>reale</w:t>
      </w:r>
      <w:r w:rsidR="00013DA9">
        <w:t>n</w:t>
      </w:r>
      <w:r w:rsidR="00A43054">
        <w:t xml:space="preserve"> </w:t>
      </w:r>
      <w:r w:rsidR="00277E75">
        <w:t xml:space="preserve">Anwendung. </w:t>
      </w:r>
      <w:r w:rsidR="001379AD">
        <w:t xml:space="preserve">Besonders die Identifikation der Beziehungen zwischen den Argumentationskomponenten hat </w:t>
      </w:r>
      <w:r w:rsidR="00AC24FD">
        <w:t xml:space="preserve">großen Verbesserungsbedarf. </w:t>
      </w:r>
      <w:r w:rsidR="002B0A1B">
        <w:t xml:space="preserve">Auf Grundlage </w:t>
      </w:r>
      <w:r w:rsidR="00AC24FD">
        <w:t xml:space="preserve">dieser Ergebnisse </w:t>
      </w:r>
      <w:r w:rsidR="00726BC7">
        <w:t xml:space="preserve">können </w:t>
      </w:r>
      <w:r w:rsidR="00095053">
        <w:t xml:space="preserve">jedoch </w:t>
      </w:r>
      <w:r w:rsidR="00192709">
        <w:t xml:space="preserve">weitere Untersuchungen </w:t>
      </w:r>
      <w:r w:rsidR="00726BC7">
        <w:t>anschließen.</w:t>
      </w:r>
    </w:p>
    <w:p w14:paraId="78B9CD95" w14:textId="7FF02AD1" w:rsidR="006E4E73" w:rsidRPr="008D3914" w:rsidRDefault="00205D30" w:rsidP="00617331">
      <w:pPr>
        <w:jc w:val="both"/>
      </w:pPr>
      <w:r>
        <w:lastRenderedPageBreak/>
        <w:t xml:space="preserve">Im Sinne der Optimierung des LLMs und unter der Voraussetzung, dass </w:t>
      </w:r>
      <w:r w:rsidR="00B005E8">
        <w:t>ein ausreichend großer Datensatz vorliegt</w:t>
      </w:r>
      <w:r>
        <w:t>,</w:t>
      </w:r>
      <w:r w:rsidR="00B005E8">
        <w:t xml:space="preserve"> könnte </w:t>
      </w:r>
      <w:r w:rsidR="002B72E3">
        <w:t xml:space="preserve">ein </w:t>
      </w:r>
      <w:r w:rsidR="00B005E8">
        <w:t xml:space="preserve">Fine-Tuning </w:t>
      </w:r>
      <w:r w:rsidR="002B72E3">
        <w:t xml:space="preserve">des </w:t>
      </w:r>
      <w:r w:rsidR="00B005E8">
        <w:t xml:space="preserve">LLM </w:t>
      </w:r>
      <w:r w:rsidR="002B72E3">
        <w:t>vorgenommen werden</w:t>
      </w:r>
      <w:r w:rsidR="00752209">
        <w:t>.</w:t>
      </w:r>
      <w:r w:rsidR="00BE242E">
        <w:t xml:space="preserve"> Im Sinne der Kontextoptimierung </w:t>
      </w:r>
      <w:r w:rsidR="00592111">
        <w:t>könnte</w:t>
      </w:r>
      <w:r w:rsidR="0066407B">
        <w:t xml:space="preserve"> hingegen</w:t>
      </w:r>
      <w:r w:rsidR="00592111">
        <w:t xml:space="preserve"> </w:t>
      </w:r>
      <w:r w:rsidR="0069005C">
        <w:t>die Einb</w:t>
      </w:r>
      <w:r w:rsidR="000446C4">
        <w:t xml:space="preserve">indung von </w:t>
      </w:r>
      <w:r w:rsidR="00382649">
        <w:t xml:space="preserve">externen Quellen </w:t>
      </w:r>
      <w:r w:rsidR="0066407B">
        <w:t>implementiert werden,</w:t>
      </w:r>
      <w:r w:rsidR="0073689A">
        <w:t xml:space="preserve"> um dem LLM relevante Informatione</w:t>
      </w:r>
      <w:r w:rsidR="00111B01">
        <w:t>n</w:t>
      </w:r>
      <w:r w:rsidR="0073689A">
        <w:t xml:space="preserve"> wie </w:t>
      </w:r>
      <w:r w:rsidR="00111B01">
        <w:t xml:space="preserve">beispielsweise </w:t>
      </w:r>
      <w:r w:rsidR="0073689A">
        <w:t>die Annotationsrichtlinien zur Verfügung zu stellen</w:t>
      </w:r>
      <w:r w:rsidR="00B905D8">
        <w:t>.</w:t>
      </w:r>
      <w:r w:rsidR="00226354">
        <w:t xml:space="preserve"> </w:t>
      </w:r>
      <w:r w:rsidR="006E4E73">
        <w:t>Sollte</w:t>
      </w:r>
      <w:r w:rsidR="006616B0">
        <w:t>n die</w:t>
      </w:r>
      <w:r w:rsidR="00226354">
        <w:t>se</w:t>
      </w:r>
      <w:r w:rsidR="006616B0">
        <w:t xml:space="preserve"> </w:t>
      </w:r>
      <w:r w:rsidR="00226354">
        <w:t xml:space="preserve">Ansätze </w:t>
      </w:r>
      <w:r w:rsidR="006616B0">
        <w:t xml:space="preserve">nicht möglich sein, ist die </w:t>
      </w:r>
      <w:r w:rsidR="006E4E73">
        <w:t>Untersuchung weiterer</w:t>
      </w:r>
      <w:r w:rsidR="00112061">
        <w:t xml:space="preserve">, leistungsstärkerer </w:t>
      </w:r>
      <w:r w:rsidR="006E4E73">
        <w:t xml:space="preserve">LLMs </w:t>
      </w:r>
      <w:r w:rsidR="006616B0">
        <w:t>ebenfalls ein interessanter Schritt</w:t>
      </w:r>
      <w:r w:rsidR="006E4E73">
        <w:t>.</w:t>
      </w:r>
      <w:r w:rsidR="004A73FD">
        <w:t xml:space="preserve"> </w:t>
      </w:r>
    </w:p>
    <w:p w14:paraId="23D5ADD1" w14:textId="45C2CB08" w:rsidR="00A32669" w:rsidRDefault="00456430" w:rsidP="00200D59">
      <w:pPr>
        <w:jc w:val="both"/>
      </w:pPr>
      <w:r>
        <w:t xml:space="preserve">Sofern das LLM </w:t>
      </w:r>
      <w:r w:rsidR="00B905D8">
        <w:t xml:space="preserve">dann </w:t>
      </w:r>
      <w:r>
        <w:t xml:space="preserve">eine ausreichende Performance erzielt, wäre es interessant </w:t>
      </w:r>
      <w:r w:rsidR="00474CA4">
        <w:t xml:space="preserve">darauf </w:t>
      </w:r>
      <w:r>
        <w:t xml:space="preserve">aufbauend </w:t>
      </w:r>
      <w:r w:rsidR="00893143">
        <w:t xml:space="preserve">den Ansatz so weiterzuentwickeln, dass die </w:t>
      </w:r>
      <w:ins w:id="970" w:author="Ben Fels" w:date="2024-12-21T11:51:00Z" w16du:dateUtc="2024-12-21T10:51:00Z">
        <w:r w:rsidR="003228A7">
          <w:t xml:space="preserve">Argumentationsstrukturen in </w:t>
        </w:r>
      </w:ins>
      <w:r w:rsidR="00893143">
        <w:t xml:space="preserve">ein </w:t>
      </w:r>
      <w:ins w:id="971" w:author="Ben Fels" w:date="2024-12-21T11:51:00Z" w16du:dateUtc="2024-12-21T10:51:00Z">
        <w:r w:rsidR="003228A7">
          <w:t>Strukt</w:t>
        </w:r>
        <w:r w:rsidR="00AB38A4">
          <w:t xml:space="preserve">urdiagrammen </w:t>
        </w:r>
      </w:ins>
      <w:r w:rsidR="00893143">
        <w:t xml:space="preserve">überführt </w:t>
      </w:r>
      <w:ins w:id="972" w:author="Ben Fels" w:date="2024-12-21T11:51:00Z" w16du:dateUtc="2024-12-21T10:51:00Z">
        <w:r w:rsidR="00AB38A4">
          <w:t>werden</w:t>
        </w:r>
      </w:ins>
      <w:ins w:id="973" w:author="Ben Fels" w:date="2024-12-21T11:52:00Z" w16du:dateUtc="2024-12-21T10:52:00Z">
        <w:r w:rsidR="00AB38A4">
          <w:t xml:space="preserve">, um die </w:t>
        </w:r>
      </w:ins>
      <w:r w:rsidR="00893143">
        <w:t xml:space="preserve">extrahierte Argumentation </w:t>
      </w:r>
      <w:ins w:id="974" w:author="Ben Fels" w:date="2024-12-21T11:52:00Z" w16du:dateUtc="2024-12-21T10:52:00Z">
        <w:r w:rsidR="00AB38A4">
          <w:t>visuell leicht verständlich aufzuarbeiten.</w:t>
        </w:r>
      </w:ins>
      <w:r w:rsidR="00200D59">
        <w:t xml:space="preserve"> </w:t>
      </w:r>
      <w:r w:rsidR="00A32669">
        <w:t xml:space="preserve">Auch die </w:t>
      </w:r>
      <w:r w:rsidR="00AE029F">
        <w:t xml:space="preserve">Betrachtung </w:t>
      </w:r>
      <w:ins w:id="975" w:author="Ben Fels" w:date="2024-12-17T09:18:00Z" w16du:dateUtc="2024-12-17T08:18:00Z">
        <w:r w:rsidR="00A32669">
          <w:t>für weitere Sprachen</w:t>
        </w:r>
      </w:ins>
      <w:r w:rsidR="00AE029F">
        <w:t xml:space="preserve"> ist denkbar.</w:t>
      </w:r>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976" w:author="Ben Fels" w:date="2024-12-21T11:53:00Z" w16du:dateUtc="2024-12-21T10:53:00Z"/>
        </w:rPr>
      </w:pPr>
    </w:p>
    <w:p w14:paraId="477E00C6" w14:textId="6C1710C7" w:rsidR="00FD56D1" w:rsidDel="00025B9B" w:rsidRDefault="006C0364" w:rsidP="00CF7AE6">
      <w:pPr>
        <w:pStyle w:val="berschrift1"/>
        <w:rPr>
          <w:del w:id="977" w:author="Ben Fels" w:date="2024-12-21T11:53:00Z" w16du:dateUtc="2024-12-21T10:53:00Z"/>
        </w:rPr>
      </w:pPr>
      <w:del w:id="978" w:author="Ben Fels" w:date="2024-12-21T11:53:00Z" w16du:dateUtc="2024-12-21T10:53:00Z">
        <w:r w:rsidRPr="00CF7AE6" w:rsidDel="00025B9B">
          <w:delText>Einleitung</w:delText>
        </w:r>
      </w:del>
    </w:p>
    <w:p w14:paraId="1AE165AD" w14:textId="7D232C11" w:rsidR="004A1650" w:rsidDel="00F34A39" w:rsidRDefault="00E02325" w:rsidP="00E02325">
      <w:pPr>
        <w:rPr>
          <w:del w:id="979" w:author="Ben Fels" w:date="2024-12-21T11:50:00Z" w16du:dateUtc="2024-12-21T10:50:00Z"/>
        </w:rPr>
      </w:pPr>
      <w:del w:id="980"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981" w:author="Ben Fels" w:date="2024-12-21T11:50:00Z" w16du:dateUtc="2024-12-21T10:50:00Z"/>
        </w:rPr>
      </w:pPr>
      <w:del w:id="982" w:author="Ben Fels" w:date="2024-12-21T11:50:00Z" w16du:dateUtc="2024-12-21T10:50: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p>
    <w:p w14:paraId="0A38F66E" w14:textId="5E8316C4" w:rsidR="0010647F" w:rsidDel="00025B9B" w:rsidRDefault="0010647F" w:rsidP="0010647F">
      <w:pPr>
        <w:rPr>
          <w:del w:id="983" w:author="Ben Fels" w:date="2024-12-21T11:50:00Z" w16du:dateUtc="2024-12-21T10:50:00Z"/>
        </w:rPr>
      </w:pPr>
      <w:del w:id="984" w:author="Ben Fels" w:date="2024-12-21T11:50:00Z" w16du:dateUtc="2024-12-21T10:50:00Z">
        <w:r w:rsidDel="00025B9B">
          <w:delText>Argumente sind wichtiger Bestandteil in der Menschlichen Kommunikation. Standpunkte werden anhand von Beispielen bestärkt und sollen die andere Seite von dem Standpunkt überzeugen.</w:delText>
        </w:r>
      </w:del>
    </w:p>
    <w:p w14:paraId="46528B90" w14:textId="54BBE392" w:rsidR="0010647F" w:rsidDel="00025B9B" w:rsidRDefault="0010647F" w:rsidP="0010647F">
      <w:pPr>
        <w:rPr>
          <w:del w:id="985" w:author="Ben Fels" w:date="2024-12-21T11:51:00Z" w16du:dateUtc="2024-12-21T10:51:00Z"/>
        </w:rPr>
      </w:pPr>
      <w:del w:id="986" w:author="Ben Fels" w:date="2024-12-21T11:51:00Z" w16du:dateUtc="2024-12-21T10:51: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p>
    <w:p w14:paraId="67C0F697" w14:textId="3A19CFB0" w:rsidR="0010647F" w:rsidDel="00025B9B" w:rsidRDefault="0010647F" w:rsidP="0010647F">
      <w:pPr>
        <w:rPr>
          <w:del w:id="987" w:author="Ben Fels" w:date="2024-12-21T11:51:00Z" w16du:dateUtc="2024-12-21T10:51:00Z"/>
        </w:rPr>
      </w:pPr>
      <w:del w:id="988" w:author="Ben Fels" w:date="2024-12-21T11:51:00Z" w16du:dateUtc="2024-12-21T10:51:00Z">
        <w:r w:rsidDel="00025B9B">
          <w:delText xml:space="preserve">Der Bereich, welcher sich mit der automatisierten identifikation von Argumenten in Texten und die Beziehung untereinander auseinandersetzt ist Argument Mining. </w:delText>
        </w:r>
      </w:del>
    </w:p>
    <w:p w14:paraId="70C0F28B" w14:textId="36D74A7D" w:rsidR="0010647F" w:rsidDel="009C2379" w:rsidRDefault="0010647F" w:rsidP="0010647F">
      <w:pPr>
        <w:rPr>
          <w:del w:id="989" w:author="Ben Fels" w:date="2024-12-21T11:50:00Z" w16du:dateUtc="2024-12-21T10:50:00Z"/>
        </w:rPr>
      </w:pPr>
      <w:del w:id="990" w:author="Ben Fels" w:date="2024-12-21T11:50:00Z" w16du:dateUtc="2024-12-21T10:50:00Z">
        <w:r w:rsidDel="009C2379">
          <w:delText xml:space="preserve">Dieser Beriech kann in die Teilaufgaben argument detection und argument stance classification unterschieden werden </w:delText>
        </w:r>
        <w:commentRangeStart w:id="991"/>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991"/>
        <w:r w:rsidRPr="00C0539F" w:rsidDel="009C2379">
          <w:rPr>
            <w:rStyle w:val="Kommentarzeichen"/>
            <w:highlight w:val="magenta"/>
          </w:rPr>
          <w:commentReference w:id="991"/>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992" w:author="Ben Fels" w:date="2024-12-21T11:53:00Z" w16du:dateUtc="2024-12-21T10:53:00Z"/>
        </w:rPr>
      </w:pPr>
    </w:p>
    <w:p w14:paraId="04C535D0" w14:textId="125255CA" w:rsidR="00E02325" w:rsidDel="005C0688" w:rsidRDefault="00E02325" w:rsidP="00E02325">
      <w:pPr>
        <w:rPr>
          <w:del w:id="993" w:author="Ben Fels" w:date="2024-12-21T11:52:00Z" w16du:dateUtc="2024-12-21T10:52:00Z"/>
        </w:rPr>
      </w:pPr>
      <w:del w:id="994" w:author="Ben Fels" w:date="2024-12-21T11:52:00Z" w16du:dateUtc="2024-12-21T10:52:00Z">
        <w:r w:rsidDel="005C0688">
          <w:delText xml:space="preserve">Ziel dieser Masterarbeit ist es, eine Methode zu entwickeln, mit der Kernaussagen aus solchen Texten extrahiert und deren Argumentationsstrukturen </w:delText>
        </w:r>
        <w:r w:rsidRPr="003228A7" w:rsidDel="005C0688">
          <w:rPr>
            <w:highlight w:val="cyan"/>
            <w:rPrChange w:id="995" w:author="Ben Fels" w:date="2024-12-21T11:51:00Z" w16du:dateUtc="2024-12-21T10:51:00Z">
              <w:rPr/>
            </w:rPrChange>
          </w:rPr>
          <w:delText>in Form von Strukturdiagrammen visualisiert werden können</w:delText>
        </w:r>
        <w:r w:rsidDel="005C0688">
          <w:delText>. Dies soll die Verständlichkeit und Nachvollziehbarkeit der Texte erhöhen und die Effizienz der Informationsverarbeitung verbessern.</w:delText>
        </w:r>
      </w:del>
    </w:p>
    <w:p w14:paraId="083BC9F7" w14:textId="72E288DD" w:rsidR="0073273D" w:rsidRPr="00967801" w:rsidDel="005C0688" w:rsidRDefault="0073273D" w:rsidP="0073273D">
      <w:pPr>
        <w:rPr>
          <w:del w:id="996" w:author="Ben Fels" w:date="2024-12-21T11:52:00Z" w16du:dateUtc="2024-12-21T10:52:00Z"/>
        </w:rPr>
      </w:pPr>
      <w:del w:id="997" w:author="Ben Fels" w:date="2024-12-21T11:52:00Z" w16du:dateUtc="2024-12-21T10:52:00Z">
        <w:r w:rsidDel="005C0688">
          <w:delText>Ansatz zum automatisieren des Prozesses, zum Überführen von unstrukturierten daten (Text) in strukturierte Argumente.</w:delText>
        </w:r>
      </w:del>
    </w:p>
    <w:p w14:paraId="520E4361" w14:textId="353C4B0E" w:rsidR="0073273D" w:rsidDel="00A35D5E" w:rsidRDefault="0073273D" w:rsidP="00CF7AE6">
      <w:pPr>
        <w:rPr>
          <w:del w:id="998" w:author="Ben Fels" w:date="2024-12-21T11:53:00Z" w16du:dateUtc="2024-12-21T10:53:00Z"/>
        </w:rPr>
      </w:pPr>
    </w:p>
    <w:p w14:paraId="0206FFF2" w14:textId="6465B599" w:rsidR="00D43596" w:rsidDel="00A35D5E" w:rsidRDefault="00601509" w:rsidP="00CF7AE6">
      <w:pPr>
        <w:rPr>
          <w:del w:id="999" w:author="Ben Fels" w:date="2024-12-21T11:53:00Z" w16du:dateUtc="2024-12-21T10:53:00Z"/>
        </w:rPr>
      </w:pPr>
      <w:del w:id="1000" w:author="Ben Fels" w:date="2024-12-21T11:53:00Z" w16du:dateUtc="2024-12-21T10:53:00Z">
        <w:r w:rsidDel="00A35D5E">
          <w:delText>Künstliche Intelligenz kann den Menschen bei seinen täglichen Aufgaben unterstützen.</w:delText>
        </w:r>
      </w:del>
    </w:p>
    <w:p w14:paraId="762D3E3B" w14:textId="19AC2AA7" w:rsidR="00E176CA" w:rsidDel="00A35D5E" w:rsidRDefault="009A222C" w:rsidP="009A222C">
      <w:pPr>
        <w:rPr>
          <w:del w:id="1001" w:author="Ben Fels" w:date="2024-12-21T11:53:00Z" w16du:dateUtc="2024-12-21T10:53:00Z"/>
        </w:rPr>
      </w:pPr>
      <w:del w:id="1002" w:author="Ben Fels" w:date="2024-12-21T11:53:00Z" w16du:dateUtc="2024-12-21T10:53:00Z">
        <w:r w:rsidDel="00A35D5E">
          <w:delText xml:space="preserve">LLMs liefern dem Stand der Technik entsprechende Ergebnisse bei gängigen </w:delText>
        </w:r>
        <w:r w:rsidR="00E176CA" w:rsidDel="00A35D5E">
          <w:delText>Nat</w:delText>
        </w:r>
        <w:r w:rsidR="002925C0" w:rsidDel="00A35D5E">
          <w:delText>u</w:delText>
        </w:r>
        <w:r w:rsidR="00E176CA" w:rsidDel="00A35D5E">
          <w:delText>ral Language Processing (</w:delText>
        </w:r>
        <w:r w:rsidDel="00A35D5E">
          <w:delText>NLP</w:delText>
        </w:r>
        <w:r w:rsidR="00E176CA" w:rsidDel="00A35D5E">
          <w:delText>)</w:delText>
        </w:r>
        <w:r w:rsidDel="00A35D5E">
          <w:delText xml:space="preserve"> Aufgaben mit weniger gelabelten Daten </w:delText>
        </w:r>
        <w:r w:rsidRPr="00304809" w:rsidDel="00A35D5E">
          <w:rPr>
            <w:highlight w:val="magenta"/>
          </w:rPr>
          <w:fldChar w:fldCharType="begin"/>
        </w:r>
        <w:r w:rsidR="00893D7A" w:rsidDel="00A35D5E">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A35D5E">
          <w:rPr>
            <w:highlight w:val="magenta"/>
          </w:rPr>
          <w:fldChar w:fldCharType="separate"/>
        </w:r>
        <w:r w:rsidRPr="00304809" w:rsidDel="00A35D5E">
          <w:rPr>
            <w:rFonts w:cs="Arial"/>
            <w:highlight w:val="magenta"/>
          </w:rPr>
          <w:delText>(Ozdemir, 2024, S. 46)</w:delText>
        </w:r>
        <w:r w:rsidRPr="00304809" w:rsidDel="00A35D5E">
          <w:rPr>
            <w:highlight w:val="magenta"/>
          </w:rPr>
          <w:fldChar w:fldCharType="end"/>
        </w:r>
        <w:r w:rsidDel="00A35D5E">
          <w:delText xml:space="preserve">. </w:delText>
        </w:r>
        <w:r w:rsidR="00E176CA" w:rsidDel="00A35D5E">
          <w:delText xml:space="preserve">Zu </w:delText>
        </w:r>
        <w:r w:rsidR="00A54018" w:rsidDel="00A35D5E">
          <w:delText xml:space="preserve">diesen </w:delText>
        </w:r>
        <w:r w:rsidR="00E176CA" w:rsidDel="00A35D5E">
          <w:delText>NLP-Aufgaben gehören</w:delText>
        </w:r>
        <w:r w:rsidR="0068271B" w:rsidDel="00A35D5E">
          <w:delText xml:space="preserve"> </w:delText>
        </w:r>
        <w:r w:rsidR="00F707BF" w:rsidDel="00A35D5E">
          <w:delText>beispielsweise</w:delText>
        </w:r>
        <w:r w:rsidR="0068271B" w:rsidDel="00A35D5E">
          <w:delText xml:space="preserve">, </w:delText>
        </w:r>
        <w:r w:rsidR="00FD3752" w:rsidDel="00A35D5E">
          <w:delText>ma</w:delText>
        </w:r>
        <w:r w:rsidR="00520A8F" w:rsidDel="00A35D5E">
          <w:delText>s</w:delText>
        </w:r>
        <w:r w:rsidR="00FD3752" w:rsidDel="00A35D5E">
          <w:delText>chinelle Übersetzung</w:delText>
        </w:r>
        <w:r w:rsidR="00971EC0" w:rsidDel="00A35D5E">
          <w:delText xml:space="preserve">, </w:delText>
        </w:r>
        <w:r w:rsidR="00F707BF" w:rsidDel="00A35D5E">
          <w:delText>Beantwortung von Fragen</w:delText>
        </w:r>
        <w:r w:rsidR="0091580D" w:rsidDel="00A35D5E">
          <w:delText xml:space="preserve"> und</w:delText>
        </w:r>
        <w:r w:rsidR="00F707BF" w:rsidDel="00A35D5E">
          <w:delText xml:space="preserve"> </w:delText>
        </w:r>
        <w:r w:rsidR="00971EC0" w:rsidDel="00A35D5E">
          <w:delText>Textgenerierung</w:delText>
        </w:r>
        <w:r w:rsidR="00A54018" w:rsidDel="00A35D5E">
          <w:delText xml:space="preserve"> </w:delText>
        </w:r>
        <w:r w:rsidR="00A54018" w:rsidRPr="00A54018" w:rsidDel="00A35D5E">
          <w:rPr>
            <w:highlight w:val="magenta"/>
          </w:rPr>
          <w:fldChar w:fldCharType="begin"/>
        </w:r>
        <w:r w:rsidR="005A7749" w:rsidDel="00A35D5E">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00A54018" w:rsidRPr="00A54018" w:rsidDel="00A35D5E">
          <w:rPr>
            <w:highlight w:val="magenta"/>
          </w:rPr>
          <w:fldChar w:fldCharType="separate"/>
        </w:r>
        <w:r w:rsidR="00A54018" w:rsidRPr="00A54018" w:rsidDel="00A35D5E">
          <w:rPr>
            <w:rFonts w:cs="Arial"/>
            <w:highlight w:val="magenta"/>
          </w:rPr>
          <w:delText>(Kochmar, 2022)</w:delText>
        </w:r>
        <w:r w:rsidR="00A54018" w:rsidRPr="00A54018" w:rsidDel="00A35D5E">
          <w:rPr>
            <w:highlight w:val="magenta"/>
          </w:rPr>
          <w:fldChar w:fldCharType="end"/>
        </w:r>
        <w:r w:rsidR="00A54018" w:rsidDel="00A35D5E">
          <w:delText>.</w:delText>
        </w:r>
      </w:del>
    </w:p>
    <w:p w14:paraId="6DAED294" w14:textId="3BB5E214" w:rsidR="009A222C" w:rsidRPr="00354012" w:rsidDel="00A35D5E" w:rsidRDefault="00E176CA" w:rsidP="009A222C">
      <w:pPr>
        <w:rPr>
          <w:del w:id="1003" w:author="Ben Fels" w:date="2024-12-21T11:53:00Z" w16du:dateUtc="2024-12-21T10:53:00Z"/>
        </w:rPr>
      </w:pPr>
      <w:del w:id="1004" w:author="Ben Fels" w:date="2024-12-21T11:53:00Z" w16du:dateUtc="2024-12-21T10:53:00Z">
        <w:r w:rsidDel="00A35D5E">
          <w:delText xml:space="preserve">Die herausragende Leistung </w:delText>
        </w:r>
        <w:r w:rsidR="009A222C" w:rsidRPr="00354012" w:rsidDel="00A35D5E">
          <w:delText>zeigt sich unter anderem darin, dass es im n</w:delText>
        </w:r>
        <w:r w:rsidR="009A222C" w:rsidDel="00A35D5E">
          <w:delText xml:space="preserve">euesten ChatGPT verwendet wird. </w:delText>
        </w:r>
        <w:r w:rsidR="009A222C" w:rsidRPr="00354012" w:rsidDel="00A35D5E">
          <w:delText>Aber auch andere Unternehmen wie Meta mit Llama, Google m</w:delText>
        </w:r>
        <w:r w:rsidR="009A222C" w:rsidDel="00A35D5E">
          <w:delText>it Geminin und BERT setzen auf die Transformer-Architektur.</w:delText>
        </w:r>
      </w:del>
    </w:p>
    <w:p w14:paraId="66D176EB" w14:textId="17035DF0" w:rsidR="009A222C" w:rsidRPr="00D6402D" w:rsidDel="00A35D5E" w:rsidRDefault="009A222C" w:rsidP="009A222C">
      <w:pPr>
        <w:rPr>
          <w:del w:id="1005" w:author="Ben Fels" w:date="2024-12-21T11:53:00Z" w16du:dateUtc="2024-12-21T10:53:00Z"/>
        </w:rPr>
      </w:pPr>
      <w:del w:id="1006" w:author="Ben Fels" w:date="2024-12-21T11:53:00Z" w16du:dateUtc="2024-12-21T10:53:00Z">
        <w:r w:rsidRPr="00664C71" w:rsidDel="00A35D5E">
          <w:rPr>
            <w:rPrChange w:id="1007" w:author="Ben Fels" w:date="2024-12-21T18:08:00Z" w16du:dateUtc="2024-12-21T17:08:00Z">
              <w:rPr>
                <w:lang w:val="en-US"/>
              </w:rPr>
            </w:rPrChange>
          </w:rPr>
          <w:delText xml:space="preserve">„After its inception, transformer soon became the de facto standard for natural language tasks.” </w:delText>
        </w:r>
        <w:r w:rsidRPr="00CC2CBE" w:rsidDel="00A35D5E">
          <w:rPr>
            <w:highlight w:val="magenta"/>
            <w:lang w:val="en-US"/>
          </w:rPr>
          <w:fldChar w:fldCharType="begin"/>
        </w:r>
        <w:r w:rsidR="00893D7A" w:rsidRPr="00664C71" w:rsidDel="00A35D5E">
          <w:rPr>
            <w:highlight w:val="magenta"/>
            <w:rPrChange w:id="1008" w:author="Ben Fels" w:date="2024-12-21T18:08:00Z" w16du:dateUtc="2024-12-21T17:08: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A35D5E">
          <w:rPr>
            <w:highlight w:val="magenta"/>
            <w:lang w:val="en-US"/>
          </w:rPr>
          <w:fldChar w:fldCharType="separate"/>
        </w:r>
        <w:r w:rsidRPr="00CC2CBE" w:rsidDel="00A35D5E">
          <w:rPr>
            <w:rFonts w:cs="Arial"/>
            <w:highlight w:val="magenta"/>
          </w:rPr>
          <w:delText>(Patil &amp; Gudivada, 2024, S. 6)</w:delText>
        </w:r>
        <w:r w:rsidRPr="00CC2CBE" w:rsidDel="00A35D5E">
          <w:rPr>
            <w:highlight w:val="magenta"/>
            <w:lang w:val="en-US"/>
          </w:rPr>
          <w:fldChar w:fldCharType="end"/>
        </w:r>
      </w:del>
    </w:p>
    <w:p w14:paraId="034CD53D" w14:textId="3BF5EC76" w:rsidR="003D5D57" w:rsidDel="00A35D5E" w:rsidRDefault="00C40CE5" w:rsidP="00CF7AE6">
      <w:pPr>
        <w:rPr>
          <w:del w:id="1009" w:author="Ben Fels" w:date="2024-12-21T11:53:00Z" w16du:dateUtc="2024-12-21T10:53:00Z"/>
        </w:rPr>
      </w:pPr>
      <w:del w:id="1010" w:author="Ben Fels" w:date="2024-12-21T11:53:00Z" w16du:dateUtc="2024-12-21T10:53:00Z">
        <w:r w:rsidDel="00A35D5E">
          <w:delText>Die grund</w:delText>
        </w:r>
        <w:r w:rsidR="00446DFE" w:rsidDel="00A35D5E">
          <w:delText>legenden</w:delText>
        </w:r>
        <w:r w:rsidR="0080209A" w:rsidDel="00A35D5E">
          <w:delText xml:space="preserve"> </w:delText>
        </w:r>
        <w:r w:rsidR="00DA77AF" w:rsidDel="00A35D5E">
          <w:delText xml:space="preserve">LLMs eignen sich für </w:delText>
        </w:r>
        <w:r w:rsidR="0080209A" w:rsidDel="00A35D5E">
          <w:delText xml:space="preserve">allgemeine </w:delText>
        </w:r>
        <w:r w:rsidR="00446DFE" w:rsidDel="00A35D5E">
          <w:delText xml:space="preserve">bzw. übergreifende </w:delText>
        </w:r>
        <w:r w:rsidR="0080209A" w:rsidDel="00A35D5E">
          <w:delText>Tätigkeiten, jedoch weniger für domänenspezifische Aufgaben</w:delText>
        </w:r>
        <w:r w:rsidR="006A26C1" w:rsidDel="00A35D5E">
          <w:delText>, wie in den Untersuchungen von</w:delText>
        </w:r>
        <w:r w:rsidR="004D5E3E" w:rsidRPr="004D5E3E" w:rsidDel="00A35D5E">
          <w:delText xml:space="preserve"> </w:delText>
        </w:r>
        <w:commentRangeStart w:id="1011"/>
        <w:r w:rsidR="004D5E3E" w:rsidRPr="004D5E3E" w:rsidDel="00A35D5E">
          <w:delText>Lu et al.</w:delText>
        </w:r>
        <w:r w:rsidR="004D5E3E" w:rsidDel="00A35D5E">
          <w:delText xml:space="preserve"> </w:delText>
        </w:r>
        <w:r w:rsidR="004D5E3E" w:rsidDel="00A35D5E">
          <w:fldChar w:fldCharType="begin"/>
        </w:r>
        <w:r w:rsidR="004D5E3E" w:rsidDel="00A35D5E">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D5E3E" w:rsidDel="00A35D5E">
          <w:fldChar w:fldCharType="separate"/>
        </w:r>
        <w:r w:rsidR="004D5E3E" w:rsidRPr="004D5E3E" w:rsidDel="00A35D5E">
          <w:rPr>
            <w:rFonts w:cs="Arial"/>
          </w:rPr>
          <w:delText>(2024)</w:delText>
        </w:r>
        <w:r w:rsidR="004D5E3E" w:rsidDel="00A35D5E">
          <w:fldChar w:fldCharType="end"/>
        </w:r>
        <w:commentRangeEnd w:id="1011"/>
        <w:r w:rsidR="004D5E3E" w:rsidDel="00A35D5E">
          <w:rPr>
            <w:rStyle w:val="Kommentarzeichen"/>
          </w:rPr>
          <w:commentReference w:id="1011"/>
        </w:r>
        <w:r w:rsidR="004D5E3E" w:rsidDel="00A35D5E">
          <w:delText xml:space="preserve"> zu entnehmen</w:delText>
        </w:r>
        <w:r w:rsidR="00446DFE" w:rsidDel="00A35D5E">
          <w:delText>.</w:delText>
        </w:r>
        <w:r w:rsidR="00871260" w:rsidDel="00A35D5E">
          <w:delText xml:space="preserve"> </w:delText>
        </w:r>
      </w:del>
    </w:p>
    <w:p w14:paraId="63C808A6" w14:textId="6660120F" w:rsidR="00083FB4" w:rsidDel="00A35D5E" w:rsidRDefault="00D8752A" w:rsidP="00CF7AE6">
      <w:pPr>
        <w:rPr>
          <w:del w:id="1012" w:author="Ben Fels" w:date="2024-12-21T11:53:00Z" w16du:dateUtc="2024-12-21T10:53:00Z"/>
        </w:rPr>
      </w:pPr>
      <w:del w:id="1013" w:author="Ben Fels" w:date="2024-12-21T11:53:00Z" w16du:dateUtc="2024-12-21T10:53:00Z">
        <w:r w:rsidDel="00A35D5E">
          <w:delText>Traditionelle Modelle sind für spezifische Aufgaben trainiert</w:delText>
        </w:r>
        <w:r w:rsidR="00CD6CBE" w:rsidDel="00A35D5E">
          <w:delText xml:space="preserve"> (Single-task-learning). </w:delText>
        </w:r>
        <w:r w:rsidDel="00A35D5E">
          <w:delText xml:space="preserve">LLMs </w:delText>
        </w:r>
        <w:r w:rsidR="00330867" w:rsidDel="00A35D5E">
          <w:delText>hingegen sind in der Lage mehrere Aufgabe zu übernehmen</w:delText>
        </w:r>
        <w:r w:rsidR="00EE1F71" w:rsidDel="00A35D5E">
          <w:delText xml:space="preserve"> (multi-task-learning)</w:delText>
        </w:r>
        <w:r w:rsidR="007A1156" w:rsidDel="00A35D5E">
          <w:delText xml:space="preserve">-. Argument Mining besteht aus mehreren </w:delText>
        </w:r>
        <w:r w:rsidR="00985685" w:rsidDel="00A35D5E">
          <w:delText>Teila</w:delText>
        </w:r>
        <w:r w:rsidR="007A1156" w:rsidDel="00A35D5E">
          <w:delText>ufgaben</w:delText>
        </w:r>
        <w:r w:rsidR="00985685" w:rsidDel="00A35D5E">
          <w:delText xml:space="preserve">, welche bisher meist (Beispiele aufführen) von einzelnen Modellen übernommen wurden. In dieser Untersuchung soll sich die Fähigkeiten von LLMs zu Nutze gemacht werden, </w:delText>
        </w:r>
        <w:r w:rsidR="00182050" w:rsidDel="00A35D5E">
          <w:delText>mehrere Aufgaben zu bewältigen.</w:delText>
        </w:r>
      </w:del>
    </w:p>
    <w:p w14:paraId="3DACB81A" w14:textId="24933EF2" w:rsidR="000E12BD" w:rsidRPr="00664C71" w:rsidDel="00A35D5E" w:rsidRDefault="000E12BD" w:rsidP="00CF7AE6">
      <w:pPr>
        <w:rPr>
          <w:del w:id="1014" w:author="Ben Fels" w:date="2024-12-21T11:53:00Z" w16du:dateUtc="2024-12-21T10:53:00Z"/>
          <w:rPrChange w:id="1015" w:author="Ben Fels" w:date="2024-12-21T18:08:00Z" w16du:dateUtc="2024-12-21T17:08:00Z">
            <w:rPr>
              <w:del w:id="1016" w:author="Ben Fels" w:date="2024-12-21T11:53:00Z" w16du:dateUtc="2024-12-21T10:53:00Z"/>
              <w:lang w:val="en-US"/>
            </w:rPr>
          </w:rPrChange>
        </w:rPr>
      </w:pPr>
      <w:del w:id="1017" w:author="Ben Fels" w:date="2024-12-21T11:53:00Z" w16du:dateUtc="2024-12-21T10:53:00Z">
        <w:r w:rsidRPr="00664C71" w:rsidDel="00A35D5E">
          <w:rPr>
            <w:rPrChange w:id="1018" w:author="Ben Fels" w:date="2024-12-21T18:08:00Z" w16du:dateUtc="2024-12-21T17:08:00Z">
              <w:rPr>
                <w:lang w:val="en-US"/>
              </w:rPr>
            </w:rPrChange>
          </w:rPr>
          <w:delText>N-Shot Learning als Transfer Learning</w:delText>
        </w:r>
        <w:r w:rsidR="009743F5" w:rsidRPr="00664C71" w:rsidDel="00A35D5E">
          <w:rPr>
            <w:rPrChange w:id="1019" w:author="Ben Fels" w:date="2024-12-21T18:08:00Z" w16du:dateUtc="2024-12-21T17:08:00Z">
              <w:rPr>
                <w:lang w:val="en-US"/>
              </w:rPr>
            </w:rPrChange>
          </w:rPr>
          <w:delText>. Transfer Learning = It involves training a model on one task and applying the learned knowledge to a different but related task</w:delText>
        </w:r>
      </w:del>
    </w:p>
    <w:p w14:paraId="60D78727" w14:textId="4E5E31B6" w:rsidR="00F57D8E" w:rsidDel="00A35D5E" w:rsidRDefault="00F57D8E" w:rsidP="00F57D8E">
      <w:pPr>
        <w:rPr>
          <w:del w:id="1020" w:author="Ben Fels" w:date="2024-12-21T11:53:00Z" w16du:dateUtc="2024-12-21T10:53:00Z"/>
        </w:rPr>
      </w:pPr>
      <w:del w:id="1021" w:author="Ben Fels" w:date="2024-12-21T11:53:00Z" w16du:dateUtc="2024-12-21T10:53:00Z">
        <w:r w:rsidDel="00A35D5E">
          <w:delText xml:space="preserve">LLMs werden mit großen Text-Korpora vortrainiert und können dann mittels fine-tuning für spezifische Aufgaben angepasst werden </w:delText>
        </w:r>
        <w:r w:rsidRPr="00D46024" w:rsidDel="00A35D5E">
          <w:rPr>
            <w:highlight w:val="magenta"/>
          </w:rPr>
          <w:fldChar w:fldCharType="begin"/>
        </w:r>
        <w:r w:rsidR="00893D7A" w:rsidDel="00A35D5E">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A35D5E">
          <w:rPr>
            <w:highlight w:val="magenta"/>
          </w:rPr>
          <w:fldChar w:fldCharType="separate"/>
        </w:r>
        <w:r w:rsidRPr="00D46024" w:rsidDel="00A35D5E">
          <w:rPr>
            <w:rFonts w:cs="Arial"/>
            <w:highlight w:val="magenta"/>
          </w:rPr>
          <w:delText>(Ozdemir, 2024, S. 52)</w:delText>
        </w:r>
        <w:r w:rsidRPr="00D46024" w:rsidDel="00A35D5E">
          <w:rPr>
            <w:highlight w:val="magenta"/>
          </w:rPr>
          <w:fldChar w:fldCharType="end"/>
        </w:r>
        <w:r w:rsidDel="00A35D5E">
          <w:delText>.</w:delText>
        </w:r>
      </w:del>
    </w:p>
    <w:p w14:paraId="1C9A1430" w14:textId="0D07B59F" w:rsidR="00F57D8E" w:rsidDel="00A35D5E" w:rsidRDefault="00F57D8E" w:rsidP="00F57D8E">
      <w:pPr>
        <w:rPr>
          <w:del w:id="1022" w:author="Ben Fels" w:date="2024-12-21T11:53:00Z" w16du:dateUtc="2024-12-21T10:53:00Z"/>
        </w:rPr>
      </w:pPr>
      <w:del w:id="1023" w:author="Ben Fels" w:date="2024-12-21T11:53:00Z" w16du:dateUtc="2024-12-21T10:53:00Z">
        <w:r w:rsidDel="00A35D5E">
          <w:delText>Die Integration von domänenspezifischen Wissen in LLMs stellt eine Herausforderung dar. Diese Untersuchung soll einen Einblick in die verschiedenen Methoden ermöglichen.</w:delText>
        </w:r>
      </w:del>
    </w:p>
    <w:p w14:paraId="7BCACC9A" w14:textId="347F51D4" w:rsidR="00925718" w:rsidDel="00A35D5E" w:rsidRDefault="00925718" w:rsidP="00925718">
      <w:pPr>
        <w:rPr>
          <w:del w:id="1024" w:author="Ben Fels" w:date="2024-12-21T11:53:00Z" w16du:dateUtc="2024-12-21T10:53:00Z"/>
        </w:rPr>
      </w:pPr>
      <w:del w:id="1025" w:author="Ben Fels" w:date="2024-12-21T11:53:00Z" w16du:dateUtc="2024-12-21T10:53:00Z">
        <w:r w:rsidDel="00A35D5E">
          <w:delText xml:space="preserve">Es erscheint sinnvoll das Modell auf die eigenen Bedürfnisse/Aufgaben anzupassen. Hierzu gibt es verschiedene Ansätze wie fine-tuning/transfer learning, RAG oder Prompt Engineering. </w:delText>
        </w:r>
        <w:r w:rsidR="00D93F95" w:rsidDel="00A35D5E">
          <w:delText xml:space="preserve">Das trainieren eines eigenen Modells </w:delText>
        </w:r>
        <w:r w:rsidR="005648B7" w:rsidDel="00A35D5E">
          <w:delText>benötigt viele Daten und ist kostenintensiv aufgrund der benötigten Hardware. Fine-Tuning ist günstiger, da</w:delText>
        </w:r>
        <w:r w:rsidR="00E96AFB" w:rsidDel="00A35D5E">
          <w:delText xml:space="preserve"> ein vortrainiertes Modell verwendet werden kann. Benötigt aber dennoch einige Daten und Rechenkapazitäten. Für einen ersten Einstieg bleibt somit nur Prompt-Engineering.</w:delText>
        </w:r>
      </w:del>
    </w:p>
    <w:p w14:paraId="5E021D66" w14:textId="2A4E8AD3" w:rsidR="0010647F" w:rsidDel="00A35D5E" w:rsidRDefault="0010647F" w:rsidP="00925718">
      <w:pPr>
        <w:rPr>
          <w:del w:id="1026" w:author="Ben Fels" w:date="2024-12-21T11:53:00Z" w16du:dateUtc="2024-12-21T10:53:00Z"/>
        </w:rPr>
      </w:pPr>
      <w:del w:id="1027" w:author="Ben Fels" w:date="2024-12-21T11:53:00Z" w16du:dateUtc="2024-12-21T10:53:00Z">
        <w:r w:rsidDel="00A35D5E">
          <w:delText xml:space="preserve">LLMs benötigen einen rieseigen Korpus für das Training. Prompt Engineering benötigt wenig bis </w:delText>
        </w:r>
        <w:r w:rsidR="00BC3304" w:rsidDel="00A35D5E">
          <w:delText>gar keine Daten zum trainieren.</w:delText>
        </w:r>
      </w:del>
    </w:p>
    <w:p w14:paraId="44508A3E" w14:textId="7388BB5E" w:rsidR="00E904C6" w:rsidDel="00A35D5E" w:rsidRDefault="00F57718" w:rsidP="00CF7AE6">
      <w:pPr>
        <w:rPr>
          <w:del w:id="1028" w:author="Ben Fels" w:date="2024-12-21T11:53:00Z" w16du:dateUtc="2024-12-21T10:53:00Z"/>
        </w:rPr>
      </w:pPr>
      <w:del w:id="1029" w:author="Ben Fels" w:date="2024-12-21T11:53:00Z" w16du:dateUtc="2024-12-21T10:53:00Z">
        <w:r w:rsidDel="00A35D5E">
          <w:delText xml:space="preserve">Es soll deshalb untersucht werden, ob sich LLMs </w:delText>
        </w:r>
        <w:r w:rsidR="00C42F66" w:rsidDel="00A35D5E">
          <w:delText xml:space="preserve">für Argument Mining </w:delText>
        </w:r>
        <w:r w:rsidR="00A03F27" w:rsidDel="00A35D5E">
          <w:delText xml:space="preserve">unter der Anwendung von Prompt Engineering Techniken </w:delText>
        </w:r>
        <w:r w:rsidR="00C42F66" w:rsidDel="00A35D5E">
          <w:delText>eignen.</w:delText>
        </w:r>
      </w:del>
    </w:p>
    <w:p w14:paraId="0C055CC0" w14:textId="16CB84E6" w:rsidR="00570712" w:rsidRPr="00756B41" w:rsidDel="00A35D5E" w:rsidRDefault="00570712" w:rsidP="00CF7AE6">
      <w:pPr>
        <w:rPr>
          <w:del w:id="1030" w:author="Ben Fels" w:date="2024-12-21T11:53:00Z" w16du:dateUtc="2024-12-21T10:53:00Z"/>
        </w:rPr>
      </w:pPr>
      <w:del w:id="1031" w:author="Ben Fels" w:date="2024-12-21T11:53:00Z" w16du:dateUtc="2024-12-21T10:53:00Z">
        <w:r w:rsidRPr="00756B41" w:rsidDel="00A35D5E">
          <w:delText xml:space="preserve">Es werden pre-trained </w:delText>
        </w:r>
        <w:r w:rsidR="00BA1230" w:rsidRPr="00756B41" w:rsidDel="00A35D5E">
          <w:delText>Large Language Models / Generative Language Models</w:delText>
        </w:r>
        <w:r w:rsidR="00931568" w:rsidRPr="00756B41" w:rsidDel="00A35D5E">
          <w:delText xml:space="preserve"> betrachtet</w:delText>
        </w:r>
      </w:del>
    </w:p>
    <w:p w14:paraId="6C0886FD" w14:textId="37D98CCC" w:rsidR="009B77CD" w:rsidDel="00A35D5E" w:rsidRDefault="004D3157" w:rsidP="00CF7AE6">
      <w:pPr>
        <w:rPr>
          <w:del w:id="1032" w:author="Ben Fels" w:date="2024-12-21T11:53:00Z" w16du:dateUtc="2024-12-21T10:53:00Z"/>
        </w:rPr>
      </w:pPr>
      <w:del w:id="1033" w:author="Ben Fels" w:date="2024-12-21T11:53:00Z" w16du:dateUtc="2024-12-21T10:53:00Z">
        <w:r w:rsidDel="00A35D5E">
          <w:delText xml:space="preserve">Für weitere Untersuchungen: </w:delText>
        </w:r>
        <w:r w:rsidR="009B77CD" w:rsidDel="00A35D5E">
          <w:delText xml:space="preserve">Die </w:delText>
        </w:r>
        <w:r w:rsidR="00234D17" w:rsidDel="00A35D5E">
          <w:delText>generalistischen Modelle (foundation) können mit der Performance von spezialisierten Modellen (fine-tuned) verglichen werden</w:delText>
        </w:r>
        <w:r w:rsidR="00796D84" w:rsidDel="00A35D5E">
          <w:delText>.</w:delText>
        </w:r>
        <w:r w:rsidR="00DF4A1D" w:rsidDel="00A35D5E">
          <w:delText xml:space="preserve"> Untersuchung bei anderen Sprachen (multilingual)</w:delText>
        </w:r>
      </w:del>
    </w:p>
    <w:p w14:paraId="01CF3AF4" w14:textId="089EEC34" w:rsidR="00EF199B" w:rsidDel="004328D8" w:rsidRDefault="00EF199B" w:rsidP="00CF7AE6">
      <w:pPr>
        <w:rPr>
          <w:del w:id="1034" w:author="Ben Fels" w:date="2024-12-21T12:02:00Z" w16du:dateUtc="2024-12-21T11:02:00Z"/>
        </w:rPr>
      </w:pPr>
    </w:p>
    <w:p w14:paraId="53AA7E0C" w14:textId="53D83618" w:rsidR="00664378" w:rsidDel="00025B9B" w:rsidRDefault="00A2162F" w:rsidP="00A2162F">
      <w:pPr>
        <w:pStyle w:val="berschrift1"/>
        <w:rPr>
          <w:del w:id="1035" w:author="Ben Fels" w:date="2024-12-21T11:53:00Z" w16du:dateUtc="2024-12-21T10:53:00Z"/>
        </w:rPr>
      </w:pPr>
      <w:del w:id="1036"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037" w:author="Ben Fels" w:date="2024-12-21T12:02:00Z" w16du:dateUtc="2024-12-21T11:02:00Z"/>
          <w:rFonts w:ascii="IBMPlexSans-Regular" w:hAnsi="IBMPlexSans-Regular" w:cs="IBMPlexSans-Regular"/>
          <w:sz w:val="28"/>
          <w:szCs w:val="28"/>
          <w:highlight w:val="cyan"/>
          <w:rPrChange w:id="1038" w:author="Ben Fels" w:date="2024-12-21T11:53:00Z" w16du:dateUtc="2024-12-21T10:53:00Z">
            <w:rPr>
              <w:del w:id="1039" w:author="Ben Fels" w:date="2024-12-21T12:02:00Z" w16du:dateUtc="2024-12-21T11:02:00Z"/>
              <w:highlight w:val="cyan"/>
            </w:rPr>
          </w:rPrChange>
        </w:rPr>
        <w:pPrChange w:id="1040" w:author="Ben Fels" w:date="2024-12-21T11:53:00Z" w16du:dateUtc="2024-12-21T10:53:00Z">
          <w:pPr>
            <w:autoSpaceDE w:val="0"/>
            <w:autoSpaceDN w:val="0"/>
            <w:adjustRightInd w:val="0"/>
            <w:spacing w:after="0" w:line="240" w:lineRule="auto"/>
          </w:pPr>
        </w:pPrChange>
      </w:pPr>
      <w:del w:id="1041" w:author="Ben Fels" w:date="2024-12-21T11:53:00Z" w16du:dateUtc="2024-12-21T10:53:00Z">
        <w:r w:rsidRPr="00025B9B" w:rsidDel="00025B9B">
          <w:rPr>
            <w:rFonts w:ascii="IBMPlexSans-Regular" w:hAnsi="IBMPlexSans-Regular" w:cs="IBMPlexSans-Regular"/>
            <w:sz w:val="28"/>
            <w:szCs w:val="28"/>
            <w:highlight w:val="cyan"/>
            <w:rPrChange w:id="1042"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043" w:author="Ben Fels" w:date="2024-12-21T11:54:00Z" w16du:dateUtc="2024-12-21T10:54:00Z"/>
        </w:rPr>
      </w:pPr>
    </w:p>
    <w:p w14:paraId="0F32B505" w14:textId="5A459F10" w:rsidR="00047A7E" w:rsidDel="004328D8" w:rsidRDefault="00047A7E" w:rsidP="00CF7AE6">
      <w:pPr>
        <w:rPr>
          <w:del w:id="1044" w:author="Ben Fels" w:date="2024-12-21T11:53:00Z" w16du:dateUtc="2024-12-21T10:53:00Z"/>
        </w:rPr>
      </w:pPr>
      <w:del w:id="1045" w:author="Ben Fels" w:date="2024-12-21T11:53:00Z" w16du:dateUtc="2024-12-21T10:53:00Z">
        <w:r w:rsidDel="004328D8">
          <w:delText xml:space="preserve">Ruhig auch Verweis auf bestehende Working Paper, sofern diese sehr neu sind und </w:delText>
        </w:r>
        <w:r w:rsidR="00DE7EA5" w:rsidDel="004328D8">
          <w:delText>das Thema Prompt Engineering + Argument mining + LLMs gut abbilden.</w:delText>
        </w:r>
      </w:del>
    </w:p>
    <w:p w14:paraId="12026CA5" w14:textId="34868899" w:rsidR="00DE7EA5" w:rsidDel="0067136C" w:rsidRDefault="00DE7EA5" w:rsidP="00CF7AE6">
      <w:pPr>
        <w:rPr>
          <w:del w:id="1046" w:author="Ben Fels" w:date="2024-12-21T11:54:00Z" w16du:dateUtc="2024-12-21T10:54:00Z"/>
        </w:rPr>
      </w:pPr>
    </w:p>
    <w:p w14:paraId="4867E893" w14:textId="044F5E10" w:rsidR="003305CA" w:rsidDel="00025B9B" w:rsidRDefault="00771845" w:rsidP="00CF7AE6">
      <w:pPr>
        <w:rPr>
          <w:del w:id="1047" w:author="Ben Fels" w:date="2024-12-21T11:54:00Z" w16du:dateUtc="2024-12-21T10:54:00Z"/>
        </w:rPr>
      </w:pPr>
      <w:del w:id="1048"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049" w:author="Ben Fels" w:date="2024-12-21T11:56:00Z" w16du:dateUtc="2024-12-21T10:56:00Z"/>
        </w:rPr>
      </w:pPr>
      <w:del w:id="1050" w:author="Ben Fels" w:date="2024-12-21T11:56:00Z" w16du:dateUtc="2024-12-21T10:56:00Z">
        <w:r w:rsidRPr="001666F8" w:rsidDel="002C461A">
          <w:delText>Allgemein</w:delText>
        </w:r>
      </w:del>
    </w:p>
    <w:p w14:paraId="5401044D" w14:textId="4086AC4F" w:rsidR="00BF3432" w:rsidDel="002C461A" w:rsidRDefault="00BF3432" w:rsidP="00BF3432">
      <w:pPr>
        <w:rPr>
          <w:del w:id="1051" w:author="Ben Fels" w:date="2024-12-21T11:55:00Z" w16du:dateUtc="2024-12-21T10:55:00Z"/>
        </w:rPr>
      </w:pPr>
      <w:del w:id="1052" w:author="Ben Fels" w:date="2024-12-21T11:55:00Z" w16du:dateUtc="2024-12-21T10:55: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p>
    <w:p w14:paraId="460EEAEB" w14:textId="05157CC9" w:rsidR="00BF3432" w:rsidDel="002C461A" w:rsidRDefault="00BF3432" w:rsidP="00BF3432">
      <w:pPr>
        <w:rPr>
          <w:del w:id="1053" w:author="Ben Fels" w:date="2024-12-21T11:55:00Z" w16du:dateUtc="2024-12-21T10:55:00Z"/>
        </w:rPr>
      </w:pPr>
      <w:del w:id="1054" w:author="Ben Fels" w:date="2024-12-21T11:55:00Z" w16du:dateUtc="2024-12-21T10:55:00Z">
        <w:r w:rsidDel="002C461A">
          <w:delText>Transformer sind eine Art einer Architektur von Neuronalen Netzen. LLMs als fortschrittliche KI-Modelle</w:delText>
        </w:r>
      </w:del>
    </w:p>
    <w:p w14:paraId="33F1CFCD" w14:textId="290A49E9" w:rsidR="00E525C3" w:rsidDel="002C461A" w:rsidRDefault="00E525C3" w:rsidP="004638F4">
      <w:pPr>
        <w:jc w:val="both"/>
        <w:rPr>
          <w:del w:id="1055" w:author="Ben Fels" w:date="2024-12-21T11:56:00Z" w16du:dateUtc="2024-12-21T10:56:00Z"/>
        </w:rPr>
      </w:pPr>
      <w:del w:id="1056"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p>
    <w:p w14:paraId="20913C7D" w14:textId="1E1FFC58" w:rsidR="001240B0" w:rsidDel="002C461A" w:rsidRDefault="001240B0" w:rsidP="00982EF7">
      <w:pPr>
        <w:rPr>
          <w:del w:id="1057" w:author="Ben Fels" w:date="2024-12-21T11:56:00Z" w16du:dateUtc="2024-12-21T10:56:00Z"/>
          <w:rFonts w:cs="Arial"/>
        </w:rPr>
      </w:pPr>
      <w:del w:id="1058"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p>
    <w:p w14:paraId="3778517D" w14:textId="6BA308D3" w:rsidR="00E93AA8" w:rsidDel="002C461A" w:rsidRDefault="005172B0" w:rsidP="00EE19A3">
      <w:pPr>
        <w:jc w:val="both"/>
        <w:rPr>
          <w:del w:id="1059" w:author="Ben Fels" w:date="2024-12-21T11:56:00Z" w16du:dateUtc="2024-12-21T10:56:00Z"/>
          <w:rFonts w:cs="Arial"/>
        </w:rPr>
      </w:pPr>
      <w:del w:id="1060"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p>
    <w:p w14:paraId="5D3103DA" w14:textId="3EC905DB" w:rsidR="00F238EF" w:rsidDel="002C461A" w:rsidRDefault="005B217C" w:rsidP="00EE19A3">
      <w:pPr>
        <w:jc w:val="both"/>
        <w:rPr>
          <w:del w:id="1061" w:author="Ben Fels" w:date="2024-12-21T11:56:00Z" w16du:dateUtc="2024-12-21T10:56:00Z"/>
          <w:rFonts w:cs="Arial"/>
        </w:rPr>
      </w:pPr>
      <w:del w:id="1062"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p>
    <w:p w14:paraId="5B564796" w14:textId="465597FD" w:rsidR="00686B86" w:rsidDel="002C461A" w:rsidRDefault="00686B86" w:rsidP="00686B86">
      <w:pPr>
        <w:rPr>
          <w:del w:id="1063" w:author="Ben Fels" w:date="2024-12-21T11:56:00Z" w16du:dateUtc="2024-12-21T10:56:00Z"/>
        </w:rPr>
      </w:pPr>
    </w:p>
    <w:p w14:paraId="18052B06" w14:textId="33198D74" w:rsidR="00686B86" w:rsidDel="002C461A" w:rsidRDefault="00686B86" w:rsidP="00686B86">
      <w:pPr>
        <w:rPr>
          <w:del w:id="1064" w:author="Ben Fels" w:date="2024-12-21T11:56:00Z" w16du:dateUtc="2024-12-21T10:56:00Z"/>
        </w:rPr>
      </w:pPr>
      <w:del w:id="1065"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066" w:author="Ben Fels" w:date="2024-12-21T11:56:00Z" w16du:dateUtc="2024-12-21T10:56:00Z"/>
        </w:rPr>
      </w:pPr>
      <w:del w:id="1067"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068" w:author="Ben Fels" w:date="2024-12-21T11:57:00Z" w16du:dateUtc="2024-12-21T10:57:00Z"/>
        </w:rPr>
      </w:pPr>
    </w:p>
    <w:p w14:paraId="324D522D" w14:textId="31602989" w:rsidR="00686B86" w:rsidRPr="00C34F32" w:rsidDel="002C461A" w:rsidRDefault="00686B86" w:rsidP="00EE19A3">
      <w:pPr>
        <w:jc w:val="both"/>
        <w:rPr>
          <w:del w:id="1069" w:author="Ben Fels" w:date="2024-12-21T11:57:00Z" w16du:dateUtc="2024-12-21T10:57:00Z"/>
          <w:rFonts w:cs="Arial"/>
        </w:rPr>
      </w:pPr>
    </w:p>
    <w:p w14:paraId="2F195DD5" w14:textId="30D9BD78" w:rsidR="00462225" w:rsidRPr="00E02FED" w:rsidDel="002C461A" w:rsidRDefault="00462225" w:rsidP="00842EB0">
      <w:pPr>
        <w:pStyle w:val="berschrift2"/>
        <w:rPr>
          <w:del w:id="1070" w:author="Ben Fels" w:date="2024-12-21T11:57:00Z" w16du:dateUtc="2024-12-21T10:57:00Z"/>
        </w:rPr>
      </w:pPr>
      <w:del w:id="1071" w:author="Ben Fels" w:date="2024-12-21T11:57:00Z" w16du:dateUtc="2024-12-21T10:57:00Z">
        <w:r w:rsidRPr="00E02FED" w:rsidDel="002C461A">
          <w:delText>Transfer-Learning</w:delText>
        </w:r>
      </w:del>
    </w:p>
    <w:p w14:paraId="7B3170FE" w14:textId="53EDD3DE" w:rsidR="00462225" w:rsidDel="004328D8" w:rsidRDefault="00462225" w:rsidP="00462225">
      <w:pPr>
        <w:rPr>
          <w:del w:id="1072" w:author="Ben Fels" w:date="2024-12-21T11:57:00Z" w16du:dateUtc="2024-12-21T10:57:00Z"/>
        </w:rPr>
      </w:pPr>
      <w:del w:id="1073"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074" w:author="Ben Fels" w:date="2024-12-21T11:57:00Z" w16du:dateUtc="2024-12-21T10:57:00Z"/>
        </w:rPr>
      </w:pPr>
      <w:del w:id="1075"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076" w:author="Ben Fels" w:date="2024-12-21T11:57:00Z" w16du:dateUtc="2024-12-21T10:57:00Z"/>
          <w:rFonts w:cs="Arial"/>
        </w:rPr>
      </w:pPr>
      <w:del w:id="1077"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078" w:author="Ben Fels" w:date="2024-12-21T11:57:00Z" w16du:dateUtc="2024-12-21T10:57:00Z"/>
          <w:rFonts w:cs="Arial"/>
        </w:rPr>
      </w:pPr>
      <w:del w:id="1079"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080" w:author="Ben Fels" w:date="2024-12-21T11:57:00Z" w16du:dateUtc="2024-12-21T10:57:00Z"/>
          <w:rFonts w:cs="Arial"/>
        </w:rPr>
      </w:pPr>
      <w:del w:id="1081"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082" w:author="Ben Fels" w:date="2024-12-21T11:57:00Z" w16du:dateUtc="2024-12-21T10:57:00Z"/>
          <w:rFonts w:cs="Arial"/>
        </w:rPr>
      </w:pPr>
      <w:del w:id="1083"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084" w:author="Ben Fels" w:date="2024-12-21T11:58:00Z" w16du:dateUtc="2024-12-21T10:58:00Z"/>
        </w:rPr>
      </w:pPr>
      <w:del w:id="1085" w:author="Ben Fels" w:date="2024-12-21T11:58:00Z" w16du:dateUtc="2024-12-21T10:58:00Z">
        <w:r w:rsidRPr="00E06605" w:rsidDel="00E139BF">
          <w:delText>Infos zu LLMs</w:delText>
        </w:r>
      </w:del>
    </w:p>
    <w:p w14:paraId="7ECA3916" w14:textId="0D927DE4" w:rsidR="001240B0" w:rsidDel="00E139BF" w:rsidRDefault="001240B0" w:rsidP="001240B0">
      <w:pPr>
        <w:rPr>
          <w:del w:id="1086" w:author="Ben Fels" w:date="2024-12-21T11:58:00Z" w16du:dateUtc="2024-12-21T10:58:00Z"/>
          <w:rFonts w:cs="Arial"/>
        </w:rPr>
      </w:pPr>
      <w:del w:id="1087"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088" w:author="Ben Fels" w:date="2024-12-21T11:58:00Z" w16du:dateUtc="2024-12-21T10:58:00Z"/>
          <w:rFonts w:cs="Arial"/>
        </w:rPr>
      </w:pPr>
      <w:del w:id="1089"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090" w:author="Ben Fels" w:date="2024-12-21T11:58:00Z" w16du:dateUtc="2024-12-21T10:58:00Z"/>
          <w:rFonts w:cs="Arial"/>
        </w:rPr>
      </w:pPr>
      <w:del w:id="1091"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092" w:author="Ben Fels" w:date="2024-12-21T11:58:00Z" w16du:dateUtc="2024-12-21T10:58:00Z"/>
          <w:rFonts w:cs="Arial"/>
        </w:rPr>
      </w:pPr>
      <w:del w:id="1093" w:author="Ben Fels" w:date="2024-12-21T11:58:00Z" w16du:dateUtc="2024-12-21T10:58:00Z">
        <w:r w:rsidRPr="00664C71" w:rsidDel="00E139BF">
          <w:rPr>
            <w:rFonts w:cs="Arial"/>
            <w:rPrChange w:id="1094"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095"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096" w:author="Ben Fels" w:date="2024-12-21T11:58:00Z" w16du:dateUtc="2024-12-21T10:58:00Z"/>
        </w:rPr>
      </w:pPr>
      <w:del w:id="1097"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098" w:author="Ben Fels" w:date="2024-12-21T11:58:00Z" w16du:dateUtc="2024-12-21T10:58:00Z"/>
        </w:rPr>
      </w:pPr>
      <w:del w:id="1099"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100" w:author="Ben Fels" w:date="2024-12-21T11:58:00Z" w16du:dateUtc="2024-12-21T10:58:00Z"/>
          <w:rFonts w:cs="Arial"/>
        </w:rPr>
      </w:pPr>
    </w:p>
    <w:p w14:paraId="33755613" w14:textId="264AAA4B" w:rsidR="00255FC0" w:rsidDel="001A4072" w:rsidRDefault="00C00FA0" w:rsidP="00842EB0">
      <w:pPr>
        <w:pStyle w:val="berschrift2"/>
        <w:rPr>
          <w:del w:id="1101" w:author="Ben Fels" w:date="2024-12-16T22:10:00Z" w16du:dateUtc="2024-12-16T21:10:00Z"/>
        </w:rPr>
      </w:pPr>
      <w:del w:id="1102"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103" w:author="Ben Fels" w:date="2024-12-16T22:10:00Z" w16du:dateUtc="2024-12-16T21:10:00Z"/>
        </w:rPr>
      </w:pPr>
    </w:p>
    <w:p w14:paraId="4FDD2C86" w14:textId="38FBBB02" w:rsidR="00AC483F" w:rsidRPr="00911C80" w:rsidDel="001A4072" w:rsidRDefault="00255FC0" w:rsidP="00AC483F">
      <w:pPr>
        <w:pStyle w:val="berschrift3"/>
        <w:rPr>
          <w:del w:id="1104" w:author="Ben Fels" w:date="2024-12-16T22:10:00Z" w16du:dateUtc="2024-12-16T21:10:00Z"/>
          <w:rPrChange w:id="1105" w:author="Ben Fels" w:date="2024-12-17T07:55:00Z" w16du:dateUtc="2024-12-17T06:55:00Z">
            <w:rPr>
              <w:del w:id="1106" w:author="Ben Fels" w:date="2024-12-16T22:10:00Z" w16du:dateUtc="2024-12-16T21:10:00Z"/>
              <w:lang w:val="en-US"/>
            </w:rPr>
          </w:rPrChange>
        </w:rPr>
      </w:pPr>
      <w:del w:id="1107" w:author="Ben Fels" w:date="2024-12-16T22:10:00Z" w16du:dateUtc="2024-12-16T21:10:00Z">
        <w:r w:rsidRPr="00911C80" w:rsidDel="001A4072">
          <w:rPr>
            <w:rPrChange w:id="1108"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109" w:author="Ben Fels" w:date="2024-12-16T22:10:00Z" w16du:dateUtc="2024-12-16T21:10:00Z"/>
          <w:b/>
          <w:bCs/>
          <w:highlight w:val="cyan"/>
        </w:rPr>
      </w:pPr>
      <w:del w:id="1110" w:author="Ben Fels" w:date="2024-12-16T22:10:00Z" w16du:dateUtc="2024-12-16T21:10:00Z">
        <w:r w:rsidRPr="00AC483F" w:rsidDel="001A4072">
          <w:rPr>
            <w:highlight w:val="cyan"/>
          </w:rPr>
          <w:delText xml:space="preserve">Brown, T., Mann, B., Ryder, N., et al . </w:delText>
        </w:r>
        <w:r w:rsidRPr="00911C80" w:rsidDel="001A4072">
          <w:rPr>
            <w:highlight w:val="cyan"/>
            <w:rPrChange w:id="1111"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112" w:author="Ben Fels" w:date="2024-12-16T22:10:00Z" w16du:dateUtc="2024-12-16T21:10:00Z"/>
          <w:b/>
          <w:bCs/>
        </w:rPr>
      </w:pPr>
      <w:del w:id="1113"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114" w:author="Ben Fels" w:date="2024-12-16T22:10:00Z" w16du:dateUtc="2024-12-16T21:10:00Z"/>
          <w:b/>
          <w:bCs/>
        </w:rPr>
      </w:pPr>
      <w:del w:id="1115" w:author="Ben Fels" w:date="2024-12-16T22:10:00Z" w16du:dateUtc="2024-12-16T21:10:00Z">
        <w:r w:rsidDel="001A4072">
          <w:delText>Systematische Auswahl der Beispiele</w:delText>
        </w:r>
      </w:del>
    </w:p>
    <w:p w14:paraId="539EFA06" w14:textId="0FCB8C48" w:rsidR="00A778C3" w:rsidDel="001A4072" w:rsidRDefault="004E5B9A" w:rsidP="00A778C3">
      <w:pPr>
        <w:rPr>
          <w:del w:id="1116" w:author="Ben Fels" w:date="2024-12-16T22:10:00Z" w16du:dateUtc="2024-12-16T21:10:00Z"/>
          <w:bCs/>
        </w:rPr>
      </w:pPr>
      <w:del w:id="1117"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118" w:author="Ben Fels" w:date="2024-12-16T22:10:00Z" w16du:dateUtc="2024-12-16T21:10:00Z"/>
          <w:bCs/>
          <w:i/>
          <w:rPrChange w:id="1119" w:author="Ben Fels" w:date="2024-12-17T07:55:00Z" w16du:dateUtc="2024-12-17T06:55:00Z">
            <w:rPr>
              <w:del w:id="1120" w:author="Ben Fels" w:date="2024-12-16T22:10:00Z" w16du:dateUtc="2024-12-16T21:10:00Z"/>
              <w:bCs/>
              <w:i/>
              <w:lang w:val="en-US"/>
            </w:rPr>
          </w:rPrChange>
        </w:rPr>
      </w:pPr>
      <w:del w:id="1121" w:author="Ben Fels" w:date="2024-12-16T22:10:00Z" w16du:dateUtc="2024-12-16T21:10:00Z">
        <w:r w:rsidRPr="00911C80" w:rsidDel="001A4072">
          <w:rPr>
            <w:bCs/>
            <w:i/>
            <w:rPrChange w:id="1122"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123"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124" w:author="Ben Fels" w:date="2024-12-17T07:55:00Z" w16du:dateUtc="2024-12-17T06:55:00Z">
              <w:rPr>
                <w:lang w:val="en-US"/>
              </w:rPr>
            </w:rPrChange>
          </w:rPr>
          <w:delText xml:space="preserve"> </w:delText>
        </w:r>
        <w:r w:rsidR="000D17B5" w:rsidRPr="00911C80" w:rsidDel="001A4072">
          <w:rPr>
            <w:bCs/>
            <w:i/>
            <w:rPrChange w:id="1125"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126"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127" w:author="Ben Fels" w:date="2024-12-17T07:55:00Z" w16du:dateUtc="2024-12-17T06:55:00Z">
              <w:rPr>
                <w:bCs/>
                <w:i/>
                <w:highlight w:val="magenta"/>
                <w:lang w:val="en-US"/>
              </w:rPr>
            </w:rPrChange>
          </w:rPr>
          <w:delText>.</w:delText>
        </w:r>
        <w:r w:rsidR="000A38CD" w:rsidRPr="00911C80" w:rsidDel="001A4072">
          <w:rPr>
            <w:bCs/>
            <w:i/>
            <w:highlight w:val="magenta"/>
            <w:rPrChange w:id="1128"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129"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30"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31"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32"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33"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34"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35"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36"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37"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38"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39"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40"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41"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142"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143" w:author="Ben Fels" w:date="2024-12-16T22:10:00Z" w16du:dateUtc="2024-12-16T21:10:00Z"/>
          <w:bCs/>
          <w:i/>
        </w:rPr>
      </w:pPr>
      <w:del w:id="1144" w:author="Ben Fels" w:date="2024-12-16T22:10:00Z" w16du:dateUtc="2024-12-16T21:10:00Z">
        <w:r w:rsidRPr="00911C80" w:rsidDel="001A4072">
          <w:rPr>
            <w:bCs/>
            <w:i/>
            <w:rPrChange w:id="1145"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146"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147"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148"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149"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150"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151"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152"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153"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154"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155"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156"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157"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158"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159"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160" w:author="Ben Fels" w:date="2024-12-16T22:10:00Z" w16du:dateUtc="2024-12-16T21:10:00Z"/>
          <w:bCs/>
          <w:i/>
        </w:rPr>
      </w:pPr>
    </w:p>
    <w:p w14:paraId="7DA1CF74" w14:textId="7C7BD9CA" w:rsidR="004E5B9A" w:rsidRPr="00A778C3" w:rsidDel="00FD62B3" w:rsidRDefault="004E5B9A" w:rsidP="00A778C3">
      <w:pPr>
        <w:rPr>
          <w:del w:id="1161" w:author="Ben Fels" w:date="2024-12-16T22:03:00Z" w16du:dateUtc="2024-12-16T21:03:00Z"/>
          <w:b/>
          <w:bCs/>
        </w:rPr>
      </w:pPr>
    </w:p>
    <w:p w14:paraId="497239B9" w14:textId="650C5E81" w:rsidR="00AC483F" w:rsidRPr="004E5B9A" w:rsidDel="001A4072" w:rsidRDefault="00255FC0" w:rsidP="00AC483F">
      <w:pPr>
        <w:pStyle w:val="berschrift3"/>
        <w:rPr>
          <w:del w:id="1162" w:author="Ben Fels" w:date="2024-12-16T22:10:00Z" w16du:dateUtc="2024-12-16T21:10:00Z"/>
        </w:rPr>
      </w:pPr>
      <w:del w:id="1163"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164" w:author="Ben Fels" w:date="2024-12-16T22:10:00Z" w16du:dateUtc="2024-12-16T21:10:00Z"/>
          <w:b/>
          <w:bCs/>
          <w:highlight w:val="cyan"/>
        </w:rPr>
      </w:pPr>
      <w:del w:id="1165"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166" w:author="Ben Fels" w:date="2024-12-16T22:10:00Z" w16du:dateUtc="2024-12-16T21:10:00Z"/>
        </w:rPr>
      </w:pPr>
      <w:del w:id="1167"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168" w:author="Ben Fels" w:date="2024-12-16T22:10:00Z" w16du:dateUtc="2024-12-16T21:10:00Z"/>
          <w:b/>
          <w:bCs/>
          <w:highlight w:val="cyan"/>
        </w:rPr>
      </w:pPr>
      <w:del w:id="1169"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170" w:author="Ben Fels" w:date="2024-12-16T22:10:00Z" w16du:dateUtc="2024-12-16T21:10:00Z"/>
          <w:bCs/>
        </w:rPr>
      </w:pPr>
      <w:del w:id="1171"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172" w:author="Ben Fels" w:date="2024-12-16T22:10:00Z" w16du:dateUtc="2024-12-16T21:10:00Z"/>
        </w:rPr>
      </w:pPr>
    </w:p>
    <w:p w14:paraId="4876537E" w14:textId="327E737A" w:rsidR="001B50DB" w:rsidRPr="001B50DB" w:rsidDel="001A4072" w:rsidRDefault="001B50DB" w:rsidP="00CF7AE6">
      <w:pPr>
        <w:rPr>
          <w:del w:id="1173" w:author="Ben Fels" w:date="2024-12-16T22:10:00Z" w16du:dateUtc="2024-12-16T21:10:00Z"/>
          <w:i/>
        </w:rPr>
      </w:pPr>
      <w:del w:id="1174"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175" w:author="Ben Fels" w:date="2024-12-16T22:03:00Z" w16du:dateUtc="2024-12-16T21:03:00Z"/>
        </w:rPr>
      </w:pPr>
    </w:p>
    <w:p w14:paraId="3CEABA39" w14:textId="0E38070F" w:rsidR="00047C35" w:rsidRPr="001B50DB" w:rsidDel="00FD62B3" w:rsidRDefault="00047C35" w:rsidP="00842EB0">
      <w:pPr>
        <w:pStyle w:val="berschrift2"/>
        <w:rPr>
          <w:del w:id="1176" w:author="Ben Fels" w:date="2024-12-16T22:03:00Z" w16du:dateUtc="2024-12-16T21:03:00Z"/>
        </w:rPr>
      </w:pPr>
      <w:del w:id="1177"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178" w:author="Ben Fels" w:date="2024-12-16T22:03:00Z" w16du:dateUtc="2024-12-16T21:03:00Z"/>
        </w:rPr>
      </w:pPr>
      <w:del w:id="1179"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180" w:author="Ben Fels" w:date="2024-12-16T22:03:00Z" w16du:dateUtc="2024-12-16T21:03:00Z"/>
        </w:rPr>
      </w:pPr>
      <w:del w:id="1181"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182" w:author="Ben Fels" w:date="2024-12-16T22:10:00Z" w16du:dateUtc="2024-12-16T21:10:00Z"/>
        </w:rPr>
      </w:pPr>
      <w:del w:id="1183"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184" w:author="Ben Fels" w:date="2024-12-21T12:00:00Z" w16du:dateUtc="2024-12-21T11:00:00Z"/>
        </w:rPr>
      </w:pPr>
    </w:p>
    <w:p w14:paraId="3B60CFA7" w14:textId="7F0B0648" w:rsidR="005241CB" w:rsidRPr="00E02FED" w:rsidDel="004328D8" w:rsidRDefault="005241CB" w:rsidP="00842EB0">
      <w:pPr>
        <w:pStyle w:val="berschrift2"/>
        <w:rPr>
          <w:del w:id="1185" w:author="Ben Fels" w:date="2024-12-21T12:00:00Z" w16du:dateUtc="2024-12-21T11:00:00Z"/>
        </w:rPr>
      </w:pPr>
      <w:del w:id="1186"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187" w:author="Ben Fels" w:date="2024-12-21T12:00:00Z" w16du:dateUtc="2024-12-21T11:00:00Z"/>
        </w:rPr>
      </w:pPr>
      <w:del w:id="1188" w:author="Ben Fels" w:date="2024-12-21T12:00:00Z" w16du:dateUtc="2024-12-21T11:00: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p>
    <w:p w14:paraId="2D9C8078" w14:textId="50C5BFA0" w:rsidR="00582F57" w:rsidRPr="003E3BA3" w:rsidDel="004328D8" w:rsidRDefault="00582F57" w:rsidP="00582F57">
      <w:pPr>
        <w:rPr>
          <w:del w:id="1189" w:author="Ben Fels" w:date="2024-12-21T12:00:00Z" w16du:dateUtc="2024-12-21T11:00:00Z"/>
        </w:rPr>
      </w:pPr>
      <w:del w:id="1190" w:author="Ben Fels" w:date="2024-12-21T12:00:00Z" w16du:dateUtc="2024-12-21T11:00: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p>
    <w:p w14:paraId="022BE8DB" w14:textId="4B6385C8" w:rsidR="00E31B4D" w:rsidDel="004328D8" w:rsidRDefault="006F2765" w:rsidP="00CF7AE6">
      <w:pPr>
        <w:rPr>
          <w:del w:id="1191" w:author="Ben Fels" w:date="2024-12-21T12:00:00Z" w16du:dateUtc="2024-12-21T11:00:00Z"/>
        </w:rPr>
      </w:pPr>
      <w:del w:id="1192" w:author="Ben Fels" w:date="2024-12-21T12:00:00Z" w16du:dateUtc="2024-12-21T11:00: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p>
    <w:p w14:paraId="6E5486A6" w14:textId="6C1A2E4C" w:rsidR="005F6576" w:rsidDel="004328D8" w:rsidRDefault="00D47D87" w:rsidP="00CF7AE6">
      <w:pPr>
        <w:rPr>
          <w:del w:id="1193" w:author="Ben Fels" w:date="2024-12-21T12:00:00Z" w16du:dateUtc="2024-12-21T11:00:00Z"/>
        </w:rPr>
      </w:pPr>
      <w:del w:id="1194" w:author="Ben Fels" w:date="2024-12-21T12:00:00Z" w16du:dateUtc="2024-12-21T11:00: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p>
    <w:p w14:paraId="0B9A9D26" w14:textId="17B84B05" w:rsidR="00B54E65" w:rsidDel="004328D8" w:rsidRDefault="003E7A71" w:rsidP="00CF7AE6">
      <w:pPr>
        <w:rPr>
          <w:del w:id="1195" w:author="Ben Fels" w:date="2024-12-21T12:00:00Z" w16du:dateUtc="2024-12-21T11:00:00Z"/>
        </w:rPr>
      </w:pPr>
      <w:del w:id="1196" w:author="Ben Fels" w:date="2024-12-21T12:00:00Z" w16du:dateUtc="2024-12-21T11:00: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197"/>
        <w:r w:rsidR="002E638C" w:rsidDel="004328D8">
          <w:delText>(</w:delText>
        </w:r>
        <w:r w:rsidR="004D5DFC" w:rsidRPr="004D5DFC" w:rsidDel="004328D8">
          <w:delText>Konzentration auf die Verortung von Argumenten und die Identifizierung ihrer Arten (z. B. Behauptungen und Prämissen)</w:delText>
        </w:r>
        <w:commentRangeEnd w:id="1197"/>
        <w:r w:rsidR="004D5DFC" w:rsidDel="004328D8">
          <w:rPr>
            <w:rStyle w:val="Kommentarzeichen"/>
          </w:rPr>
          <w:commentReference w:id="1197"/>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p>
    <w:p w14:paraId="341283F7" w14:textId="6DCC2637" w:rsidR="0053759A" w:rsidDel="004328D8" w:rsidRDefault="0053759A" w:rsidP="00CF7AE6">
      <w:pPr>
        <w:rPr>
          <w:del w:id="1198" w:author="Ben Fels" w:date="2024-12-21T12:00:00Z" w16du:dateUtc="2024-12-21T11:00:00Z"/>
        </w:rPr>
      </w:pPr>
      <w:del w:id="1199" w:author="Ben Fels" w:date="2024-12-21T12:00:00Z" w16du:dateUtc="2024-12-21T11:00: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p>
    <w:p w14:paraId="6B769375" w14:textId="4BE30F41" w:rsidR="00296609" w:rsidDel="004328D8" w:rsidRDefault="00296609" w:rsidP="00CF7AE6">
      <w:pPr>
        <w:rPr>
          <w:del w:id="1200" w:author="Ben Fels" w:date="2024-12-21T12:00:00Z" w16du:dateUtc="2024-12-21T11:00:00Z"/>
        </w:rPr>
      </w:pPr>
    </w:p>
    <w:p w14:paraId="42FA2EB7" w14:textId="21035976" w:rsidR="00296609" w:rsidDel="004328D8" w:rsidRDefault="00296609" w:rsidP="00296609">
      <w:pPr>
        <w:rPr>
          <w:del w:id="1201" w:author="Ben Fels" w:date="2024-12-21T12:00:00Z" w16du:dateUtc="2024-12-21T11:00:00Z"/>
          <w:i/>
        </w:rPr>
      </w:pPr>
      <w:del w:id="1202" w:author="Ben Fels" w:date="2024-12-21T12:00:00Z" w16du:dateUtc="2024-12-21T11:00: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p>
    <w:p w14:paraId="12DEFC3F" w14:textId="7F7E3D80" w:rsidR="00296609" w:rsidRPr="00427E3E" w:rsidDel="004328D8" w:rsidRDefault="00427E3E" w:rsidP="00296609">
      <w:pPr>
        <w:rPr>
          <w:del w:id="1203" w:author="Ben Fels" w:date="2024-12-21T12:00:00Z" w16du:dateUtc="2024-12-21T11:00:00Z"/>
          <w:i/>
        </w:rPr>
      </w:pPr>
      <w:del w:id="1204" w:author="Ben Fels" w:date="2024-12-21T12:00:00Z" w16du:dateUtc="2024-12-21T11:00: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p>
    <w:p w14:paraId="049499BE" w14:textId="0DFE58B1" w:rsidR="00A428D9" w:rsidRPr="00664C71" w:rsidDel="004328D8" w:rsidRDefault="00A428D9" w:rsidP="00CF7AE6">
      <w:pPr>
        <w:rPr>
          <w:del w:id="1205" w:author="Ben Fels" w:date="2024-12-21T12:00:00Z" w16du:dateUtc="2024-12-21T11:00:00Z"/>
          <w:b/>
          <w:rPrChange w:id="1206" w:author="Ben Fels" w:date="2024-12-21T18:08:00Z" w16du:dateUtc="2024-12-21T17:08:00Z">
            <w:rPr>
              <w:del w:id="1207" w:author="Ben Fels" w:date="2024-12-21T12:00:00Z" w16du:dateUtc="2024-12-21T11:00:00Z"/>
              <w:b/>
              <w:lang w:val="en-US"/>
            </w:rPr>
          </w:rPrChange>
        </w:rPr>
      </w:pPr>
      <w:del w:id="1208" w:author="Ben Fels" w:date="2024-12-21T12:00:00Z" w16du:dateUtc="2024-12-21T11:00: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22"/>
                      <a:stretch>
                        <a:fillRect/>
                      </a:stretch>
                    </pic:blipFill>
                    <pic:spPr>
                      <a:xfrm>
                        <a:off x="0" y="0"/>
                        <a:ext cx="5579745" cy="1644650"/>
                      </a:xfrm>
                      <a:prstGeom prst="rect">
                        <a:avLst/>
                      </a:prstGeom>
                    </pic:spPr>
                  </pic:pic>
                </a:graphicData>
              </a:graphic>
            </wp:inline>
          </w:drawing>
        </w:r>
      </w:del>
    </w:p>
    <w:p w14:paraId="700F8D1C" w14:textId="49D16BD1" w:rsidR="00EC0810" w:rsidDel="004328D8" w:rsidRDefault="00EC0810" w:rsidP="00CF7AE6">
      <w:pPr>
        <w:rPr>
          <w:del w:id="1209" w:author="Ben Fels" w:date="2024-12-21T12:00:00Z" w16du:dateUtc="2024-12-21T11:00:00Z"/>
        </w:rPr>
      </w:pPr>
      <w:del w:id="1210" w:author="Ben Fels" w:date="2024-12-21T12:00:00Z" w16du:dateUtc="2024-12-21T11:00: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p>
    <w:p w14:paraId="03C1E173" w14:textId="6CF00ACC" w:rsidR="002545E8" w:rsidDel="004328D8" w:rsidRDefault="002545E8" w:rsidP="00CF7AE6">
      <w:pPr>
        <w:rPr>
          <w:del w:id="1211" w:author="Ben Fels" w:date="2024-12-21T12:00:00Z" w16du:dateUtc="2024-12-21T11:00:00Z"/>
        </w:rPr>
      </w:pPr>
      <w:del w:id="1212" w:author="Ben Fels" w:date="2024-12-21T12:00:00Z" w16du:dateUtc="2024-12-21T11:00:00Z">
        <w:r w:rsidDel="004328D8">
          <w:delText>Doch was genau ist ein Argument?</w:delText>
        </w:r>
      </w:del>
    </w:p>
    <w:p w14:paraId="2531ED4D" w14:textId="445A8A69" w:rsidR="00820B99" w:rsidRPr="00820B99" w:rsidDel="004328D8" w:rsidRDefault="00820B99" w:rsidP="009A54C3">
      <w:pPr>
        <w:pStyle w:val="berschrift2"/>
        <w:rPr>
          <w:del w:id="1213" w:author="Ben Fels" w:date="2024-12-21T12:00:00Z" w16du:dateUtc="2024-12-21T11:00:00Z"/>
        </w:rPr>
      </w:pPr>
      <w:del w:id="1214" w:author="Ben Fels" w:date="2024-12-21T12:00:00Z" w16du:dateUtc="2024-12-21T11:00:00Z">
        <w:r w:rsidRPr="00820B99" w:rsidDel="004328D8">
          <w:delText>Argument</w:delText>
        </w:r>
      </w:del>
    </w:p>
    <w:p w14:paraId="0DC96A23" w14:textId="05EE6C09" w:rsidR="0017354B" w:rsidDel="004328D8" w:rsidRDefault="00B22A20" w:rsidP="00CF7AE6">
      <w:pPr>
        <w:rPr>
          <w:del w:id="1215" w:author="Ben Fels" w:date="2024-12-21T12:00:00Z" w16du:dateUtc="2024-12-21T11:00:00Z"/>
        </w:rPr>
      </w:pPr>
      <w:del w:id="1216"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217" w:author="Ben Fels" w:date="2024-12-21T12:00:00Z" w16du:dateUtc="2024-12-21T11:00:00Z"/>
        </w:rPr>
      </w:pPr>
      <w:del w:id="1218"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219"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220" w:author="Ben Fels" w:date="2024-12-21T12:00:00Z" w16du:dateUtc="2024-12-21T11:00:00Z"/>
        </w:rPr>
      </w:pPr>
      <w:del w:id="1221"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222" w:author="Ben Fels" w:date="2024-12-21T12:00:00Z" w16du:dateUtc="2024-12-21T11:00:00Z"/>
        </w:rPr>
      </w:pPr>
      <w:del w:id="1223"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224" w:author="Ben Fels" w:date="2024-12-21T12:00:00Z" w16du:dateUtc="2024-12-21T11:00:00Z"/>
        </w:rPr>
      </w:pPr>
      <w:del w:id="1225"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226" w:author="Ben Fels" w:date="2024-12-21T12:02:00Z" w16du:dateUtc="2024-12-21T11:02:00Z"/>
        </w:rPr>
      </w:pPr>
    </w:p>
    <w:p w14:paraId="0E4F5B69" w14:textId="2D6C28B7" w:rsidR="00787132" w:rsidDel="004328D8" w:rsidRDefault="00787132" w:rsidP="00787132">
      <w:pPr>
        <w:pStyle w:val="berschrift2"/>
        <w:rPr>
          <w:del w:id="1227" w:author="Ben Fels" w:date="2024-12-21T12:02:00Z" w16du:dateUtc="2024-12-21T11:02:00Z"/>
        </w:rPr>
      </w:pPr>
      <w:del w:id="1228" w:author="Ben Fels" w:date="2024-12-21T12:02:00Z" w16du:dateUtc="2024-12-21T11:02:00Z">
        <w:r w:rsidDel="004328D8">
          <w:delText>Aufgaben des Argument Minings</w:delText>
        </w:r>
      </w:del>
    </w:p>
    <w:p w14:paraId="1246EA9D" w14:textId="4F7F9E5D" w:rsidR="00BD7A9D" w:rsidDel="004328D8" w:rsidRDefault="00F00E8F" w:rsidP="00CF7AE6">
      <w:pPr>
        <w:rPr>
          <w:del w:id="1229" w:author="Ben Fels" w:date="2024-12-21T12:02:00Z" w16du:dateUtc="2024-12-21T11:02:00Z"/>
          <w:moveFrom w:id="1230" w:author="Ben Fels" w:date="2024-12-21T12:01:00Z" w16du:dateUtc="2024-12-21T11:01:00Z"/>
        </w:rPr>
      </w:pPr>
      <w:moveFromRangeStart w:id="1231" w:author="Ben Fels" w:date="2024-12-21T12:01:00Z" w:name="move185674925"/>
      <w:moveFrom w:id="1232" w:author="Ben Fels" w:date="2024-12-21T12:01:00Z" w16du:dateUtc="2024-12-21T11:01:00Z">
        <w:del w:id="1233"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234"/>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234"/>
          <w:r w:rsidR="00485B60" w:rsidDel="004328D8">
            <w:rPr>
              <w:rStyle w:val="Kommentarzeichen"/>
            </w:rPr>
            <w:commentReference w:id="1234"/>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235" w:author="Ben Fels" w:date="2024-12-21T12:02:00Z" w16du:dateUtc="2024-12-21T11:02:00Z"/>
          <w:moveFrom w:id="1236" w:author="Ben Fels" w:date="2024-12-21T12:01:00Z" w16du:dateUtc="2024-12-21T11:01:00Z"/>
        </w:rPr>
      </w:pPr>
      <w:moveFrom w:id="1237" w:author="Ben Fels" w:date="2024-12-21T12:01:00Z" w16du:dateUtc="2024-12-21T11:01:00Z">
        <w:del w:id="1238"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239" w:author="Ben Fels" w:date="2024-12-21T12:02:00Z" w16du:dateUtc="2024-12-21T11:02:00Z"/>
          <w:moveFrom w:id="1240" w:author="Ben Fels" w:date="2024-12-21T12:01:00Z" w16du:dateUtc="2024-12-21T11:01:00Z"/>
        </w:rPr>
      </w:pPr>
      <w:moveFrom w:id="1241" w:author="Ben Fels" w:date="2024-12-21T12:01:00Z" w16du:dateUtc="2024-12-21T11:01:00Z">
        <w:del w:id="1242"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243" w:author="Ben Fels" w:date="2024-12-21T12:02:00Z" w16du:dateUtc="2024-12-21T11:02:00Z"/>
          <w:moveFrom w:id="1244" w:author="Ben Fels" w:date="2024-12-21T12:01:00Z" w16du:dateUtc="2024-12-21T11:01:00Z"/>
        </w:rPr>
      </w:pPr>
      <w:moveFrom w:id="1245" w:author="Ben Fels" w:date="2024-12-21T12:01:00Z" w16du:dateUtc="2024-12-21T11:01:00Z">
        <w:del w:id="1246"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1"/>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247" w:author="Ben Fels" w:date="2024-12-21T12:02:00Z" w16du:dateUtc="2024-12-21T11:02:00Z"/>
          <w:moveFrom w:id="1248" w:author="Ben Fels" w:date="2024-12-21T12:01:00Z" w16du:dateUtc="2024-12-21T11:01:00Z"/>
        </w:rPr>
      </w:pPr>
      <w:moveFrom w:id="1249" w:author="Ben Fels" w:date="2024-12-21T12:01:00Z" w16du:dateUtc="2024-12-21T11:01:00Z">
        <w:del w:id="1250"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251" w:author="Ben Fels" w:date="2024-12-21T12:02:00Z" w16du:dateUtc="2024-12-21T11:02:00Z"/>
          <w:moveFrom w:id="1252" w:author="Ben Fels" w:date="2024-12-21T12:01:00Z" w16du:dateUtc="2024-12-21T11:01:00Z"/>
        </w:rPr>
      </w:pPr>
      <w:moveFrom w:id="1253" w:author="Ben Fels" w:date="2024-12-21T12:01:00Z" w16du:dateUtc="2024-12-21T11:01:00Z">
        <w:del w:id="1254"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255" w:author="Ben Fels" w:date="2024-12-21T12:02:00Z" w16du:dateUtc="2024-12-21T11:02:00Z"/>
          <w:moveFrom w:id="1256" w:author="Ben Fels" w:date="2024-12-21T12:01:00Z" w16du:dateUtc="2024-12-21T11:01:00Z"/>
        </w:rPr>
      </w:pPr>
      <w:moveFrom w:id="1257" w:author="Ben Fels" w:date="2024-12-21T12:01:00Z" w16du:dateUtc="2024-12-21T11:01:00Z">
        <w:del w:id="1258"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259" w:author="Ben Fels" w:date="2024-12-21T12:02:00Z" w16du:dateUtc="2024-12-21T11:02:00Z"/>
          <w:moveFrom w:id="1260" w:author="Ben Fels" w:date="2024-12-21T12:01:00Z" w16du:dateUtc="2024-12-21T11:01:00Z"/>
        </w:rPr>
      </w:pPr>
    </w:p>
    <w:p w14:paraId="4FD19C8E" w14:textId="7802FD41" w:rsidR="00156934" w:rsidDel="004328D8" w:rsidRDefault="00EA0835" w:rsidP="00CF7AE6">
      <w:pPr>
        <w:rPr>
          <w:del w:id="1261" w:author="Ben Fels" w:date="2024-12-21T12:02:00Z" w16du:dateUtc="2024-12-21T11:02:00Z"/>
          <w:moveFrom w:id="1262" w:author="Ben Fels" w:date="2024-12-21T12:01:00Z" w16du:dateUtc="2024-12-21T11:01:00Z"/>
        </w:rPr>
      </w:pPr>
      <w:moveFrom w:id="1263" w:author="Ben Fels" w:date="2024-12-21T12:01:00Z" w16du:dateUtc="2024-12-21T11:01:00Z">
        <w:del w:id="1264"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265" w:author="Ben Fels" w:date="2024-12-21T12:02:00Z" w16du:dateUtc="2024-12-21T11:02:00Z"/>
          <w:moveFrom w:id="1266" w:author="Ben Fels" w:date="2024-12-21T12:01:00Z" w16du:dateUtc="2024-12-21T11:01:00Z"/>
        </w:rPr>
      </w:pPr>
      <w:moveFrom w:id="1267" w:author="Ben Fels" w:date="2024-12-21T12:01:00Z" w16du:dateUtc="2024-12-21T11:01:00Z">
        <w:del w:id="1268"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269" w:author="Ben Fels" w:date="2024-12-21T12:02:00Z" w16du:dateUtc="2024-12-21T11:02:00Z"/>
          <w:moveFrom w:id="1270" w:author="Ben Fels" w:date="2024-12-21T12:01:00Z" w16du:dateUtc="2024-12-21T11:01:00Z"/>
        </w:rPr>
      </w:pPr>
      <w:moveFrom w:id="1271" w:author="Ben Fels" w:date="2024-12-21T12:01:00Z" w16du:dateUtc="2024-12-21T11:01:00Z">
        <w:del w:id="1272"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273" w:author="Ben Fels" w:date="2024-12-21T12:02:00Z" w16du:dateUtc="2024-12-21T11:02:00Z"/>
          <w:moveFrom w:id="1274" w:author="Ben Fels" w:date="2024-12-21T12:01:00Z" w16du:dateUtc="2024-12-21T11:01:00Z"/>
        </w:rPr>
      </w:pPr>
      <w:moveFrom w:id="1275" w:author="Ben Fels" w:date="2024-12-21T12:01:00Z" w16du:dateUtc="2024-12-21T11:01:00Z">
        <w:del w:id="1276"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277" w:author="Ben Fels" w:date="2024-12-21T12:02:00Z" w16du:dateUtc="2024-12-21T11:02:00Z"/>
          <w:moveFrom w:id="1278" w:author="Ben Fels" w:date="2024-12-21T12:01:00Z" w16du:dateUtc="2024-12-21T11:01:00Z"/>
        </w:rPr>
      </w:pPr>
      <w:moveFrom w:id="1279" w:author="Ben Fels" w:date="2024-12-21T12:01:00Z" w16du:dateUtc="2024-12-21T11:01:00Z">
        <w:del w:id="1280"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281" w:author="Ben Fels" w:date="2024-12-21T12:02:00Z" w16du:dateUtc="2024-12-21T11:02:00Z"/>
          <w:moveFrom w:id="1282" w:author="Ben Fels" w:date="2024-12-21T12:01:00Z" w16du:dateUtc="2024-12-21T11:01:00Z"/>
        </w:rPr>
      </w:pPr>
    </w:p>
    <w:p w14:paraId="560C6DC7" w14:textId="3508A237" w:rsidR="00053FB2" w:rsidDel="004328D8" w:rsidRDefault="00053FB2" w:rsidP="00CF7AE6">
      <w:pPr>
        <w:rPr>
          <w:del w:id="1283" w:author="Ben Fels" w:date="2024-12-21T12:02:00Z" w16du:dateUtc="2024-12-21T11:02:00Z"/>
          <w:moveFrom w:id="1284" w:author="Ben Fels" w:date="2024-12-21T12:01:00Z" w16du:dateUtc="2024-12-21T11:01:00Z"/>
          <w:rFonts w:cs="Arial"/>
        </w:rPr>
      </w:pPr>
      <w:moveFrom w:id="1285" w:author="Ben Fels" w:date="2024-12-21T12:01:00Z" w16du:dateUtc="2024-12-21T11:01:00Z">
        <w:del w:id="1286"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287" w:author="Ben Fels" w:date="2024-12-21T12:02:00Z" w16du:dateUtc="2024-12-21T11:02:00Z"/>
          <w:moveFrom w:id="1288" w:author="Ben Fels" w:date="2024-12-21T12:01:00Z" w16du:dateUtc="2024-12-21T11:01:00Z"/>
        </w:rPr>
      </w:pPr>
      <w:moveFrom w:id="1289" w:author="Ben Fels" w:date="2024-12-21T12:01:00Z" w16du:dateUtc="2024-12-21T11:01:00Z">
        <w:del w:id="1290"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291" w:author="Ben Fels" w:date="2024-12-21T12:02:00Z" w16du:dateUtc="2024-12-21T11:02:00Z"/>
          <w:moveFrom w:id="1292" w:author="Ben Fels" w:date="2024-12-21T12:01:00Z" w16du:dateUtc="2024-12-21T11:01:00Z"/>
        </w:rPr>
      </w:pPr>
      <w:moveFrom w:id="1293" w:author="Ben Fels" w:date="2024-12-21T12:01:00Z" w16du:dateUtc="2024-12-21T11:01:00Z">
        <w:del w:id="1294"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295" w:author="Ben Fels" w:date="2024-12-21T12:02:00Z" w16du:dateUtc="2024-12-21T11:02:00Z"/>
          <w:moveFrom w:id="1296" w:author="Ben Fels" w:date="2024-12-21T12:01:00Z" w16du:dateUtc="2024-12-21T11:01:00Z"/>
        </w:rPr>
      </w:pPr>
      <w:moveFrom w:id="1297" w:author="Ben Fels" w:date="2024-12-21T12:01:00Z" w16du:dateUtc="2024-12-21T11:01:00Z">
        <w:del w:id="1298"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299" w:author="Ben Fels" w:date="2024-12-21T12:02:00Z" w16du:dateUtc="2024-12-21T11:02:00Z"/>
          <w:moveFrom w:id="1300" w:author="Ben Fels" w:date="2024-12-21T12:01:00Z" w16du:dateUtc="2024-12-21T11:01:00Z"/>
        </w:rPr>
      </w:pPr>
      <w:moveFrom w:id="1301" w:author="Ben Fels" w:date="2024-12-21T12:01:00Z" w16du:dateUtc="2024-12-21T11:01:00Z">
        <w:del w:id="1302"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303" w:author="Ben Fels" w:date="2024-12-21T12:02:00Z" w16du:dateUtc="2024-12-21T11:02:00Z"/>
          <w:moveFrom w:id="1304" w:author="Ben Fels" w:date="2024-12-21T12:01:00Z" w16du:dateUtc="2024-12-21T11:01:00Z"/>
        </w:rPr>
      </w:pPr>
      <w:moveFrom w:id="1305" w:author="Ben Fels" w:date="2024-12-21T12:01:00Z" w16du:dateUtc="2024-12-21T11:01:00Z">
        <w:del w:id="1306"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307" w:author="Ben Fels" w:date="2024-12-21T12:02:00Z" w16du:dateUtc="2024-12-21T11:02:00Z"/>
          <w:moveFrom w:id="1308" w:author="Ben Fels" w:date="2024-12-21T12:01:00Z" w16du:dateUtc="2024-12-21T11:01:00Z"/>
        </w:rPr>
      </w:pPr>
      <w:moveFrom w:id="1309" w:author="Ben Fels" w:date="2024-12-21T12:01:00Z" w16du:dateUtc="2024-12-21T11:01:00Z">
        <w:del w:id="1310"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311" w:author="Ben Fels" w:date="2024-12-21T12:02:00Z" w16du:dateUtc="2024-12-21T11:02:00Z"/>
          <w:moveFrom w:id="1312" w:author="Ben Fels" w:date="2024-12-21T12:01:00Z" w16du:dateUtc="2024-12-21T11:01:00Z"/>
        </w:rPr>
      </w:pPr>
      <w:moveFrom w:id="1313" w:author="Ben Fels" w:date="2024-12-21T12:01:00Z" w16du:dateUtc="2024-12-21T11:01:00Z">
        <w:del w:id="1314"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315" w:author="Ben Fels" w:date="2024-12-21T12:02:00Z" w16du:dateUtc="2024-12-21T11:02:00Z"/>
          <w:moveFrom w:id="1316" w:author="Ben Fels" w:date="2024-12-21T12:01:00Z" w16du:dateUtc="2024-12-21T11:01:00Z"/>
        </w:rPr>
      </w:pPr>
      <w:moveFrom w:id="1317" w:author="Ben Fels" w:date="2024-12-21T12:01:00Z" w16du:dateUtc="2024-12-21T11:01:00Z">
        <w:del w:id="1318"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5"/>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319" w:author="Ben Fels" w:date="2024-12-21T12:02:00Z" w16du:dateUtc="2024-12-21T11:02:00Z"/>
          <w:moveFrom w:id="1320" w:author="Ben Fels" w:date="2024-12-21T12:01:00Z" w16du:dateUtc="2024-12-21T11:01:00Z"/>
        </w:rPr>
      </w:pPr>
      <w:moveFrom w:id="1321" w:author="Ben Fels" w:date="2024-12-21T12:01:00Z" w16du:dateUtc="2024-12-21T11:01:00Z">
        <w:del w:id="1322"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323" w:author="Ben Fels" w:date="2024-12-21T12:02:00Z" w16du:dateUtc="2024-12-21T11:02:00Z"/>
          <w:moveFrom w:id="1324" w:author="Ben Fels" w:date="2024-12-21T12:01:00Z" w16du:dateUtc="2024-12-21T11:01:00Z"/>
        </w:rPr>
      </w:pPr>
      <w:moveFrom w:id="1325" w:author="Ben Fels" w:date="2024-12-21T12:01:00Z" w16du:dateUtc="2024-12-21T11:01:00Z">
        <w:del w:id="1326"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327" w:author="Ben Fels" w:date="2024-12-21T12:02:00Z" w16du:dateUtc="2024-12-21T11:02:00Z"/>
          <w:moveFrom w:id="1328" w:author="Ben Fels" w:date="2024-12-21T12:01:00Z" w16du:dateUtc="2024-12-21T11:01:00Z"/>
        </w:rPr>
      </w:pPr>
      <w:moveFrom w:id="1329" w:author="Ben Fels" w:date="2024-12-21T12:01:00Z" w16du:dateUtc="2024-12-21T11:01:00Z">
        <w:del w:id="1330"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331" w:author="Ben Fels" w:date="2024-12-21T12:02:00Z" w16du:dateUtc="2024-12-21T11:02:00Z"/>
          <w:moveFrom w:id="1332" w:author="Ben Fels" w:date="2024-12-21T12:01:00Z" w16du:dateUtc="2024-12-21T11:01:00Z"/>
        </w:rPr>
      </w:pPr>
      <w:moveFrom w:id="1333" w:author="Ben Fels" w:date="2024-12-21T12:01:00Z" w16du:dateUtc="2024-12-21T11:01:00Z">
        <w:del w:id="1334"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6"/>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335" w:author="Ben Fels" w:date="2024-12-21T12:02:00Z" w16du:dateUtc="2024-12-21T11:02:00Z"/>
          <w:moveFrom w:id="1336" w:author="Ben Fels" w:date="2024-12-21T12:01:00Z" w16du:dateUtc="2024-12-21T11:01:00Z"/>
        </w:rPr>
      </w:pPr>
      <w:moveFrom w:id="1337" w:author="Ben Fels" w:date="2024-12-21T12:01:00Z" w16du:dateUtc="2024-12-21T11:01:00Z">
        <w:del w:id="1338"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339" w:author="Ben Fels" w:date="2024-12-21T12:02:00Z" w16du:dateUtc="2024-12-21T11:02:00Z"/>
          <w:moveFrom w:id="1340" w:author="Ben Fels" w:date="2024-12-21T12:01:00Z" w16du:dateUtc="2024-12-21T11:01:00Z"/>
          <w:b/>
        </w:rPr>
      </w:pPr>
      <w:moveFrom w:id="1341" w:author="Ben Fels" w:date="2024-12-21T12:01:00Z" w16du:dateUtc="2024-12-21T11:01:00Z">
        <w:del w:id="1342"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343" w:author="Ben Fels" w:date="2024-12-21T12:02:00Z" w16du:dateUtc="2024-12-21T11:02:00Z"/>
          <w:moveFrom w:id="1344" w:author="Ben Fels" w:date="2024-12-21T12:01:00Z" w16du:dateUtc="2024-12-21T11:01:00Z"/>
          <w:b/>
        </w:rPr>
      </w:pPr>
      <w:moveFrom w:id="1345" w:author="Ben Fels" w:date="2024-12-21T12:01:00Z" w16du:dateUtc="2024-12-21T11:01:00Z">
        <w:del w:id="1346"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7"/>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347" w:author="Ben Fels" w:date="2024-12-21T12:02:00Z" w16du:dateUtc="2024-12-21T11:02:00Z"/>
          <w:moveFrom w:id="1348" w:author="Ben Fels" w:date="2024-12-21T12:01:00Z" w16du:dateUtc="2024-12-21T11:01:00Z"/>
          <w:b/>
        </w:rPr>
      </w:pPr>
    </w:p>
    <w:p w14:paraId="59FD6A33" w14:textId="2485C384" w:rsidR="00E4126F" w:rsidRPr="00ED7173" w:rsidDel="004328D8" w:rsidRDefault="00E4126F" w:rsidP="00E4126F">
      <w:pPr>
        <w:rPr>
          <w:del w:id="1349" w:author="Ben Fels" w:date="2024-12-21T12:02:00Z" w16du:dateUtc="2024-12-21T11:02:00Z"/>
          <w:moveFrom w:id="1350" w:author="Ben Fels" w:date="2024-12-21T12:01:00Z" w16du:dateUtc="2024-12-21T11:01:00Z"/>
          <w:b/>
        </w:rPr>
      </w:pPr>
    </w:p>
    <w:p w14:paraId="33AC776F" w14:textId="52DD52F0" w:rsidR="002A784E" w:rsidDel="004328D8" w:rsidRDefault="0010585D" w:rsidP="00E4126F">
      <w:pPr>
        <w:rPr>
          <w:del w:id="1351" w:author="Ben Fels" w:date="2024-12-21T12:02:00Z" w16du:dateUtc="2024-12-21T11:02:00Z"/>
          <w:moveFrom w:id="1352" w:author="Ben Fels" w:date="2024-12-21T12:01:00Z" w16du:dateUtc="2024-12-21T11:01:00Z"/>
          <w:b/>
        </w:rPr>
      </w:pPr>
      <w:moveFrom w:id="1353" w:author="Ben Fels" w:date="2024-12-21T12:01:00Z" w16du:dateUtc="2024-12-21T11:01:00Z">
        <w:del w:id="1354" w:author="Ben Fels" w:date="2024-12-21T12:02:00Z" w16du:dateUtc="2024-12-21T11:02:00Z">
          <w:r w:rsidRPr="00664C71" w:rsidDel="004328D8">
            <w:rPr>
              <w:rPrChange w:id="1355" w:author="Ben Fels" w:date="2024-12-21T18:08:00Z" w16du:dateUtc="2024-12-21T17:08:00Z">
                <w:rPr>
                  <w:lang w:val="en-US"/>
                </w:rPr>
              </w:rPrChange>
            </w:rPr>
            <w:delText xml:space="preserve">Argumente bestehen aus </w:delText>
          </w:r>
          <w:r w:rsidRPr="00664C71" w:rsidDel="004328D8">
            <w:rPr>
              <w:b/>
              <w:rPrChange w:id="1356"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357"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358"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359"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360" w:author="Ben Fels" w:date="2024-12-21T12:02:00Z" w16du:dateUtc="2024-12-21T11:02:00Z"/>
          <w:moveFrom w:id="1361" w:author="Ben Fels" w:date="2024-12-21T12:01:00Z" w16du:dateUtc="2024-12-21T11:01:00Z"/>
        </w:rPr>
      </w:pPr>
      <w:moveFrom w:id="1362" w:author="Ben Fels" w:date="2024-12-21T12:01:00Z" w16du:dateUtc="2024-12-21T11:01:00Z">
        <w:del w:id="1363"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364" w:author="Ben Fels" w:date="2024-12-21T12:02:00Z" w16du:dateUtc="2024-12-21T11:02:00Z"/>
          <w:moveFrom w:id="1365" w:author="Ben Fels" w:date="2024-12-21T12:01:00Z" w16du:dateUtc="2024-12-21T11:01:00Z"/>
        </w:rPr>
      </w:pPr>
      <w:moveFrom w:id="1366" w:author="Ben Fels" w:date="2024-12-21T12:01:00Z" w16du:dateUtc="2024-12-21T11:01:00Z">
        <w:del w:id="1367"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368" w:author="Ben Fels" w:date="2024-12-21T12:02:00Z" w16du:dateUtc="2024-12-21T11:02:00Z"/>
          <w:moveFrom w:id="1369" w:author="Ben Fels" w:date="2024-12-21T12:01:00Z" w16du:dateUtc="2024-12-21T11:01:00Z"/>
        </w:rPr>
      </w:pPr>
      <w:moveFrom w:id="1370" w:author="Ben Fels" w:date="2024-12-21T12:01:00Z" w16du:dateUtc="2024-12-21T11:01:00Z">
        <w:del w:id="1371"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372" w:author="Ben Fels" w:date="2024-12-21T12:02:00Z" w16du:dateUtc="2024-12-21T11:02:00Z"/>
          <w:moveFrom w:id="1373" w:author="Ben Fels" w:date="2024-12-21T12:01:00Z" w16du:dateUtc="2024-12-21T11:01:00Z"/>
        </w:rPr>
      </w:pPr>
      <w:moveFrom w:id="1374" w:author="Ben Fels" w:date="2024-12-21T12:01:00Z" w16du:dateUtc="2024-12-21T11:01:00Z">
        <w:del w:id="1375"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376" w:author="Ben Fels" w:date="2024-12-21T12:02:00Z" w16du:dateUtc="2024-12-21T11:02:00Z"/>
          <w:moveFrom w:id="1377" w:author="Ben Fels" w:date="2024-12-21T12:01:00Z" w16du:dateUtc="2024-12-21T11:01:00Z"/>
        </w:rPr>
      </w:pPr>
      <w:moveFrom w:id="1378" w:author="Ben Fels" w:date="2024-12-21T12:01:00Z" w16du:dateUtc="2024-12-21T11:01:00Z">
        <w:del w:id="1379"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380" w:author="Ben Fels" w:date="2024-12-21T12:02:00Z" w16du:dateUtc="2024-12-21T11:02:00Z"/>
          <w:moveFrom w:id="1381" w:author="Ben Fels" w:date="2024-12-21T12:01:00Z" w16du:dateUtc="2024-12-21T11:01:00Z"/>
        </w:rPr>
      </w:pPr>
      <w:moveFrom w:id="1382" w:author="Ben Fels" w:date="2024-12-21T12:01:00Z" w16du:dateUtc="2024-12-21T11:01:00Z">
        <w:del w:id="1383"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384" w:author="Ben Fels" w:date="2024-12-21T12:02:00Z" w16du:dateUtc="2024-12-21T11:02:00Z"/>
          <w:moveFrom w:id="1385" w:author="Ben Fels" w:date="2024-12-21T12:01:00Z" w16du:dateUtc="2024-12-21T11:01:00Z"/>
        </w:rPr>
      </w:pPr>
    </w:p>
    <w:p w14:paraId="372651CB" w14:textId="60E066AD" w:rsidR="00461154" w:rsidRPr="00F84302" w:rsidDel="004328D8" w:rsidRDefault="00A0667F" w:rsidP="00CF7AE6">
      <w:pPr>
        <w:rPr>
          <w:del w:id="1386" w:author="Ben Fels" w:date="2024-12-21T12:02:00Z" w16du:dateUtc="2024-12-21T11:02:00Z"/>
          <w:moveFrom w:id="1387" w:author="Ben Fels" w:date="2024-12-21T12:01:00Z" w16du:dateUtc="2024-12-21T11:01:00Z"/>
        </w:rPr>
      </w:pPr>
      <w:moveFrom w:id="1388" w:author="Ben Fels" w:date="2024-12-21T12:01:00Z" w16du:dateUtc="2024-12-21T11:01:00Z">
        <w:del w:id="1389"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390" w:author="Ben Fels" w:date="2024-12-21T12:02:00Z" w16du:dateUtc="2024-12-21T11:02:00Z"/>
          <w:moveFrom w:id="1391" w:author="Ben Fels" w:date="2024-12-21T12:01:00Z" w16du:dateUtc="2024-12-21T11:01:00Z"/>
        </w:rPr>
      </w:pPr>
      <w:moveFrom w:id="1392" w:author="Ben Fels" w:date="2024-12-21T12:01:00Z" w16du:dateUtc="2024-12-21T11:01:00Z">
        <w:del w:id="1393"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394" w:author="Ben Fels" w:date="2024-12-21T12:02:00Z" w16du:dateUtc="2024-12-21T11:02:00Z"/>
          <w:moveFrom w:id="1395" w:author="Ben Fels" w:date="2024-12-21T12:01:00Z" w16du:dateUtc="2024-12-21T11:01:00Z"/>
          <w:rPrChange w:id="1396" w:author="Ben Fels" w:date="2024-12-21T18:08:00Z" w16du:dateUtc="2024-12-21T17:08:00Z">
            <w:rPr>
              <w:del w:id="1397" w:author="Ben Fels" w:date="2024-12-21T12:02:00Z" w16du:dateUtc="2024-12-21T11:02:00Z"/>
              <w:moveFrom w:id="1398" w:author="Ben Fels" w:date="2024-12-21T12:01:00Z" w16du:dateUtc="2024-12-21T11:01:00Z"/>
              <w:lang w:val="en-US"/>
            </w:rPr>
          </w:rPrChange>
        </w:rPr>
      </w:pPr>
      <w:moveFrom w:id="1399" w:author="Ben Fels" w:date="2024-12-21T12:01:00Z" w16du:dateUtc="2024-12-21T11:01:00Z">
        <w:del w:id="1400" w:author="Ben Fels" w:date="2024-12-21T12:02:00Z" w16du:dateUtc="2024-12-21T11:02:00Z">
          <w:r w:rsidRPr="00664C71" w:rsidDel="004328D8">
            <w:rPr>
              <w:rPrChange w:id="1401" w:author="Ben Fels" w:date="2024-12-21T18:08:00Z" w16du:dateUtc="2024-12-21T17:08:00Z">
                <w:rPr>
                  <w:lang w:val="en-US"/>
                </w:rPr>
              </w:rPrChange>
            </w:rPr>
            <w:delText xml:space="preserve">Context </w:delText>
          </w:r>
          <w:r w:rsidR="00DB0843" w:rsidRPr="00664C71" w:rsidDel="004328D8">
            <w:rPr>
              <w:rPrChange w:id="1402" w:author="Ben Fels" w:date="2024-12-21T18:08:00Z" w16du:dateUtc="2024-12-21T17:08:00Z">
                <w:rPr>
                  <w:lang w:val="en-US"/>
                </w:rPr>
              </w:rPrChange>
            </w:rPr>
            <w:delText xml:space="preserve">dependent </w:delText>
          </w:r>
          <w:r w:rsidRPr="00664C71" w:rsidDel="004328D8">
            <w:rPr>
              <w:rPrChange w:id="1403" w:author="Ben Fels" w:date="2024-12-21T18:08:00Z" w16du:dateUtc="2024-12-21T17:08:00Z">
                <w:rPr>
                  <w:lang w:val="en-US"/>
                </w:rPr>
              </w:rPrChange>
            </w:rPr>
            <w:delText xml:space="preserve">claim detection </w:delText>
          </w:r>
          <w:r w:rsidR="00CF2774" w:rsidRPr="00664C71" w:rsidDel="004328D8">
            <w:rPr>
              <w:rPrChange w:id="1404" w:author="Ben Fels" w:date="2024-12-21T18:08:00Z" w16du:dateUtc="2024-12-21T17:08:00Z">
                <w:rPr>
                  <w:lang w:val="en-US"/>
                </w:rPr>
              </w:rPrChange>
            </w:rPr>
            <w:delText>–</w:delText>
          </w:r>
          <w:r w:rsidR="00991C10" w:rsidRPr="00664C71" w:rsidDel="004328D8">
            <w:rPr>
              <w:rPrChange w:id="1405" w:author="Ben Fels" w:date="2024-12-21T18:08:00Z" w16du:dateUtc="2024-12-21T17:08:00Z">
                <w:rPr>
                  <w:lang w:val="en-US"/>
                </w:rPr>
              </w:rPrChange>
            </w:rPr>
            <w:delText xml:space="preserve"> </w:delText>
          </w:r>
          <w:r w:rsidRPr="00664C71" w:rsidDel="004328D8">
            <w:rPr>
              <w:rPrChange w:id="1406" w:author="Ben Fels" w:date="2024-12-21T18:08:00Z" w16du:dateUtc="2024-12-21T17:08:00Z">
                <w:rPr>
                  <w:lang w:val="en-US"/>
                </w:rPr>
              </w:rPrChange>
            </w:rPr>
            <w:delText>CDCD</w:delText>
          </w:r>
          <w:r w:rsidR="00CF2774" w:rsidRPr="00664C71" w:rsidDel="004328D8">
            <w:rPr>
              <w:rPrChange w:id="1407"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408" w:author="Ben Fels" w:date="2024-12-21T12:02:00Z" w16du:dateUtc="2024-12-21T11:02:00Z"/>
          <w:moveFrom w:id="1409" w:author="Ben Fels" w:date="2024-12-21T12:01:00Z" w16du:dateUtc="2024-12-21T11:01:00Z"/>
          <w:rPrChange w:id="1410" w:author="Ben Fels" w:date="2024-12-21T18:08:00Z" w16du:dateUtc="2024-12-21T17:08:00Z">
            <w:rPr>
              <w:del w:id="1411" w:author="Ben Fels" w:date="2024-12-21T12:02:00Z" w16du:dateUtc="2024-12-21T11:02:00Z"/>
              <w:moveFrom w:id="1412" w:author="Ben Fels" w:date="2024-12-21T12:01:00Z" w16du:dateUtc="2024-12-21T11:01:00Z"/>
              <w:lang w:val="en-US"/>
            </w:rPr>
          </w:rPrChange>
        </w:rPr>
      </w:pPr>
      <w:moveFrom w:id="1413" w:author="Ben Fels" w:date="2024-12-21T12:01:00Z" w16du:dateUtc="2024-12-21T11:01:00Z">
        <w:del w:id="1414" w:author="Ben Fels" w:date="2024-12-21T12:02:00Z" w16du:dateUtc="2024-12-21T11:02:00Z">
          <w:r w:rsidRPr="00664C71" w:rsidDel="004328D8">
            <w:rPr>
              <w:rPrChange w:id="1415" w:author="Ben Fels" w:date="2024-12-21T18:08:00Z" w16du:dateUtc="2024-12-21T17:08:00Z">
                <w:rPr>
                  <w:lang w:val="en-US"/>
                </w:rPr>
              </w:rPrChange>
            </w:rPr>
            <w:delText>Claim stance classification</w:delText>
          </w:r>
          <w:r w:rsidR="00991C10" w:rsidRPr="00664C71" w:rsidDel="004328D8">
            <w:rPr>
              <w:rPrChange w:id="1416" w:author="Ben Fels" w:date="2024-12-21T18:08:00Z" w16du:dateUtc="2024-12-21T17:08:00Z">
                <w:rPr>
                  <w:lang w:val="en-US"/>
                </w:rPr>
              </w:rPrChange>
            </w:rPr>
            <w:delText xml:space="preserve"> </w:delText>
          </w:r>
          <w:r w:rsidR="00CF2774" w:rsidRPr="00664C71" w:rsidDel="004328D8">
            <w:rPr>
              <w:rPrChange w:id="1417"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418" w:author="Ben Fels" w:date="2024-12-21T12:02:00Z" w16du:dateUtc="2024-12-21T11:02:00Z"/>
          <w:moveFrom w:id="1419" w:author="Ben Fels" w:date="2024-12-21T12:01:00Z" w16du:dateUtc="2024-12-21T11:01:00Z"/>
          <w:rPrChange w:id="1420" w:author="Ben Fels" w:date="2024-12-21T18:08:00Z" w16du:dateUtc="2024-12-21T17:08:00Z">
            <w:rPr>
              <w:del w:id="1421" w:author="Ben Fels" w:date="2024-12-21T12:02:00Z" w16du:dateUtc="2024-12-21T11:02:00Z"/>
              <w:moveFrom w:id="1422" w:author="Ben Fels" w:date="2024-12-21T12:01:00Z" w16du:dateUtc="2024-12-21T11:01:00Z"/>
              <w:lang w:val="en-US"/>
            </w:rPr>
          </w:rPrChange>
        </w:rPr>
      </w:pPr>
      <w:moveFrom w:id="1423" w:author="Ben Fels" w:date="2024-12-21T12:01:00Z" w16du:dateUtc="2024-12-21T11:01:00Z">
        <w:del w:id="1424" w:author="Ben Fels" w:date="2024-12-21T12:02:00Z" w16du:dateUtc="2024-12-21T11:02:00Z">
          <w:r w:rsidRPr="00664C71" w:rsidDel="004328D8">
            <w:rPr>
              <w:rPrChange w:id="1425" w:author="Ben Fels" w:date="2024-12-21T18:08:00Z" w16du:dateUtc="2024-12-21T17:08:00Z">
                <w:rPr>
                  <w:lang w:val="en-US"/>
                </w:rPr>
              </w:rPrChange>
            </w:rPr>
            <w:delText xml:space="preserve">Context dependent evidence detection </w:delText>
          </w:r>
          <w:r w:rsidR="008267FA" w:rsidRPr="00664C71" w:rsidDel="004328D8">
            <w:rPr>
              <w:rPrChange w:id="1426" w:author="Ben Fels" w:date="2024-12-21T18:08:00Z" w16du:dateUtc="2024-12-21T17:08:00Z">
                <w:rPr>
                  <w:lang w:val="en-US"/>
                </w:rPr>
              </w:rPrChange>
            </w:rPr>
            <w:delText>–</w:delText>
          </w:r>
          <w:r w:rsidR="00991C10" w:rsidRPr="00664C71" w:rsidDel="004328D8">
            <w:rPr>
              <w:rPrChange w:id="1427" w:author="Ben Fels" w:date="2024-12-21T18:08:00Z" w16du:dateUtc="2024-12-21T17:08:00Z">
                <w:rPr>
                  <w:lang w:val="en-US"/>
                </w:rPr>
              </w:rPrChange>
            </w:rPr>
            <w:delText xml:space="preserve"> </w:delText>
          </w:r>
          <w:r w:rsidRPr="00664C71" w:rsidDel="004328D8">
            <w:rPr>
              <w:rPrChange w:id="1428" w:author="Ben Fels" w:date="2024-12-21T18:08:00Z" w16du:dateUtc="2024-12-21T17:08:00Z">
                <w:rPr>
                  <w:lang w:val="en-US"/>
                </w:rPr>
              </w:rPrChange>
            </w:rPr>
            <w:delText>CDED</w:delText>
          </w:r>
          <w:bookmarkStart w:id="1429" w:name="_Hlk179549401"/>
        </w:del>
      </w:moveFrom>
    </w:p>
    <w:bookmarkEnd w:id="1429"/>
    <w:p w14:paraId="7652B07B" w14:textId="758CF4CB" w:rsidR="00240221" w:rsidDel="004328D8" w:rsidRDefault="00E66081" w:rsidP="00CF7AE6">
      <w:pPr>
        <w:rPr>
          <w:del w:id="1430" w:author="Ben Fels" w:date="2024-12-21T12:02:00Z" w16du:dateUtc="2024-12-21T11:02:00Z"/>
          <w:moveFrom w:id="1431" w:author="Ben Fels" w:date="2024-12-21T12:01:00Z" w16du:dateUtc="2024-12-21T11:01:00Z"/>
        </w:rPr>
      </w:pPr>
      <w:moveFrom w:id="1432" w:author="Ben Fels" w:date="2024-12-21T12:01:00Z" w16du:dateUtc="2024-12-21T11:01:00Z">
        <w:del w:id="1433"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434" w:author="Ben Fels" w:date="2024-12-21T12:02:00Z" w16du:dateUtc="2024-12-21T11:02:00Z"/>
          <w:moveFrom w:id="1435" w:author="Ben Fels" w:date="2024-12-21T12:01:00Z" w16du:dateUtc="2024-12-21T11:01:00Z"/>
        </w:rPr>
      </w:pPr>
      <w:moveFrom w:id="1436" w:author="Ben Fels" w:date="2024-12-21T12:01:00Z" w16du:dateUtc="2024-12-21T11:01:00Z">
        <w:del w:id="1437"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438" w:author="Ben Fels" w:date="2024-12-21T12:02:00Z" w16du:dateUtc="2024-12-21T11:02:00Z"/>
          <w:moveFrom w:id="1439" w:author="Ben Fels" w:date="2024-12-21T12:01:00Z" w16du:dateUtc="2024-12-21T11:01:00Z"/>
        </w:rPr>
      </w:pPr>
      <w:moveFrom w:id="1440" w:author="Ben Fels" w:date="2024-12-21T12:01:00Z" w16du:dateUtc="2024-12-21T11:01:00Z">
        <w:del w:id="1441"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442" w:author="Ben Fels" w:date="2024-12-21T12:02:00Z" w16du:dateUtc="2024-12-21T11:02:00Z"/>
          <w:moveFrom w:id="1443" w:author="Ben Fels" w:date="2024-12-21T12:01:00Z" w16du:dateUtc="2024-12-21T11:01:00Z"/>
        </w:rPr>
      </w:pPr>
    </w:p>
    <w:p w14:paraId="52D9590B" w14:textId="6B49F99D" w:rsidR="00F310BC" w:rsidDel="004328D8" w:rsidRDefault="00D16D3F" w:rsidP="00CF7AE6">
      <w:pPr>
        <w:rPr>
          <w:del w:id="1444" w:author="Ben Fels" w:date="2024-12-21T12:02:00Z" w16du:dateUtc="2024-12-21T11:02:00Z"/>
          <w:moveFrom w:id="1445" w:author="Ben Fels" w:date="2024-12-21T12:01:00Z" w16du:dateUtc="2024-12-21T11:01:00Z"/>
        </w:rPr>
      </w:pPr>
      <w:moveFrom w:id="1446" w:author="Ben Fels" w:date="2024-12-21T12:01:00Z" w16du:dateUtc="2024-12-21T11:01:00Z">
        <w:del w:id="1447"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448" w:author="Ben Fels" w:date="2024-12-21T12:02:00Z" w16du:dateUtc="2024-12-21T11:02:00Z"/>
          <w:moveFrom w:id="1449" w:author="Ben Fels" w:date="2024-12-21T12:01:00Z" w16du:dateUtc="2024-12-21T11:01:00Z"/>
        </w:rPr>
      </w:pPr>
      <w:moveFrom w:id="1450" w:author="Ben Fels" w:date="2024-12-21T12:01:00Z" w16du:dateUtc="2024-12-21T11:01:00Z">
        <w:del w:id="1451"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452" w:author="Ben Fels" w:date="2024-12-21T12:02:00Z" w16du:dateUtc="2024-12-21T11:02:00Z"/>
          <w:moveFrom w:id="1453" w:author="Ben Fels" w:date="2024-12-21T12:01:00Z" w16du:dateUtc="2024-12-21T11:01:00Z"/>
        </w:rPr>
      </w:pPr>
      <w:moveFrom w:id="1454" w:author="Ben Fels" w:date="2024-12-21T12:01:00Z" w16du:dateUtc="2024-12-21T11:01:00Z">
        <w:del w:id="1455"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456" w:author="Ben Fels" w:date="2024-12-21T12:02:00Z" w16du:dateUtc="2024-12-21T11:02:00Z"/>
          <w:moveFrom w:id="1457" w:author="Ben Fels" w:date="2024-12-21T12:01:00Z" w16du:dateUtc="2024-12-21T11:01:00Z"/>
        </w:rPr>
      </w:pPr>
      <w:moveFrom w:id="1458" w:author="Ben Fels" w:date="2024-12-21T12:01:00Z" w16du:dateUtc="2024-12-21T11:01:00Z">
        <w:del w:id="1459"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460" w:author="Ben Fels" w:date="2024-12-21T12:02:00Z" w16du:dateUtc="2024-12-21T11:02:00Z"/>
          <w:moveFrom w:id="1461" w:author="Ben Fels" w:date="2024-12-21T12:01:00Z" w16du:dateUtc="2024-12-21T11:01:00Z"/>
        </w:rPr>
      </w:pPr>
      <w:moveFrom w:id="1462" w:author="Ben Fels" w:date="2024-12-21T12:01:00Z" w16du:dateUtc="2024-12-21T11:01:00Z">
        <w:del w:id="1463"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464" w:author="Ben Fels" w:date="2024-12-21T12:02:00Z" w16du:dateUtc="2024-12-21T11:02:00Z"/>
          <w:moveFrom w:id="1465" w:author="Ben Fels" w:date="2024-12-21T12:01:00Z" w16du:dateUtc="2024-12-21T11:01:00Z"/>
        </w:rPr>
      </w:pPr>
      <w:moveFrom w:id="1466" w:author="Ben Fels" w:date="2024-12-21T12:01:00Z" w16du:dateUtc="2024-12-21T11:01:00Z">
        <w:del w:id="1467"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468" w:author="Ben Fels" w:date="2024-12-21T12:02:00Z" w16du:dateUtc="2024-12-21T11:02:00Z"/>
          <w:moveFrom w:id="1469" w:author="Ben Fels" w:date="2024-12-21T12:01:00Z" w16du:dateUtc="2024-12-21T11:01:00Z"/>
        </w:rPr>
      </w:pPr>
      <w:moveFrom w:id="1470" w:author="Ben Fels" w:date="2024-12-21T12:01:00Z" w16du:dateUtc="2024-12-21T11:01:00Z">
        <w:del w:id="1471"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472" w:author="Ben Fels" w:date="2024-12-21T12:02:00Z" w16du:dateUtc="2024-12-21T11:02:00Z"/>
          <w:moveFrom w:id="1473" w:author="Ben Fels" w:date="2024-12-21T12:01:00Z" w16du:dateUtc="2024-12-21T11:01:00Z"/>
        </w:rPr>
      </w:pPr>
      <w:moveFrom w:id="1474" w:author="Ben Fels" w:date="2024-12-21T12:01:00Z" w16du:dateUtc="2024-12-21T11:01:00Z">
        <w:del w:id="1475"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476" w:author="Ben Fels" w:date="2024-12-21T12:02:00Z" w16du:dateUtc="2024-12-21T11:02:00Z"/>
          <w:moveFrom w:id="1477" w:author="Ben Fels" w:date="2024-12-21T12:01:00Z" w16du:dateUtc="2024-12-21T11:01:00Z"/>
        </w:rPr>
      </w:pPr>
    </w:p>
    <w:p w14:paraId="60F6C9AE" w14:textId="78467F77" w:rsidR="004806B5" w:rsidDel="004328D8" w:rsidRDefault="004040DC" w:rsidP="004806B5">
      <w:pPr>
        <w:rPr>
          <w:del w:id="1478" w:author="Ben Fels" w:date="2024-12-21T12:02:00Z" w16du:dateUtc="2024-12-21T11:02:00Z"/>
          <w:moveFrom w:id="1479" w:author="Ben Fels" w:date="2024-12-21T12:01:00Z" w16du:dateUtc="2024-12-21T11:01:00Z"/>
          <w:i/>
        </w:rPr>
      </w:pPr>
      <w:moveFrom w:id="1480" w:author="Ben Fels" w:date="2024-12-21T12:01:00Z" w16du:dateUtc="2024-12-21T11:01:00Z">
        <w:del w:id="1481"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482" w:author="Ben Fels" w:date="2024-12-21T12:02:00Z" w16du:dateUtc="2024-12-21T11:02:00Z"/>
          <w:moveFrom w:id="1483" w:author="Ben Fels" w:date="2024-12-21T12:01:00Z" w16du:dateUtc="2024-12-21T11:01:00Z"/>
          <w:i/>
          <w:sz w:val="22"/>
          <w:szCs w:val="20"/>
        </w:rPr>
      </w:pPr>
      <w:moveFrom w:id="1484" w:author="Ben Fels" w:date="2024-12-21T12:01:00Z" w16du:dateUtc="2024-12-21T11:01:00Z">
        <w:del w:id="1485"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486" w:author="Ben Fels" w:date="2024-12-21T12:02:00Z" w16du:dateUtc="2024-12-21T11:02:00Z"/>
          <w:moveFrom w:id="1487" w:author="Ben Fels" w:date="2024-12-21T12:01:00Z" w16du:dateUtc="2024-12-21T11:01:00Z"/>
          <w:sz w:val="22"/>
          <w:szCs w:val="20"/>
          <w:highlight w:val="magenta"/>
        </w:rPr>
      </w:pPr>
      <w:moveFrom w:id="1488" w:author="Ben Fels" w:date="2024-12-21T12:01:00Z" w16du:dateUtc="2024-12-21T11:01:00Z">
        <w:del w:id="1489"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490" w:author="Ben Fels" w:date="2024-12-21T12:02:00Z" w16du:dateUtc="2024-12-21T11:02:00Z"/>
          <w:moveFrom w:id="1491" w:author="Ben Fels" w:date="2024-12-21T12:01:00Z" w16du:dateUtc="2024-12-21T11:01:00Z"/>
          <w:sz w:val="22"/>
          <w:szCs w:val="20"/>
        </w:rPr>
      </w:pPr>
      <w:moveFrom w:id="1492" w:author="Ben Fels" w:date="2024-12-21T12:01:00Z" w16du:dateUtc="2024-12-21T11:01:00Z">
        <w:del w:id="1493"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494" w:author="Ben Fels" w:date="2024-12-21T12:02:00Z" w16du:dateUtc="2024-12-21T11:02:00Z"/>
          <w:moveFrom w:id="1495" w:author="Ben Fels" w:date="2024-12-21T12:01:00Z" w16du:dateUtc="2024-12-21T11:01:00Z"/>
          <w:sz w:val="22"/>
          <w:szCs w:val="20"/>
        </w:rPr>
      </w:pPr>
      <w:moveFrom w:id="1496" w:author="Ben Fels" w:date="2024-12-21T12:01:00Z" w16du:dateUtc="2024-12-21T11:01:00Z">
        <w:del w:id="1497"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498" w:author="Ben Fels" w:date="2024-12-21T12:02:00Z" w16du:dateUtc="2024-12-21T11:02:00Z"/>
          <w:moveFrom w:id="1499" w:author="Ben Fels" w:date="2024-12-21T12:01:00Z" w16du:dateUtc="2024-12-21T11:01:00Z"/>
          <w:sz w:val="22"/>
          <w:szCs w:val="20"/>
        </w:rPr>
      </w:pPr>
    </w:p>
    <w:p w14:paraId="1FE1A3ED" w14:textId="3450A51A" w:rsidR="004806B5" w:rsidRPr="0098098B" w:rsidDel="004328D8" w:rsidRDefault="004806B5" w:rsidP="004806B5">
      <w:pPr>
        <w:rPr>
          <w:del w:id="1500" w:author="Ben Fels" w:date="2024-12-21T12:02:00Z" w16du:dateUtc="2024-12-21T11:02:00Z"/>
          <w:moveFrom w:id="1501" w:author="Ben Fels" w:date="2024-12-21T12:01:00Z" w16du:dateUtc="2024-12-21T11:01:00Z"/>
        </w:rPr>
      </w:pPr>
    </w:p>
    <w:p w14:paraId="16C28B75" w14:textId="2743E10C" w:rsidR="00DF6B25" w:rsidDel="004328D8" w:rsidRDefault="000A4B0E" w:rsidP="00CF7AE6">
      <w:pPr>
        <w:rPr>
          <w:del w:id="1502" w:author="Ben Fels" w:date="2024-12-21T12:02:00Z" w16du:dateUtc="2024-12-21T11:02:00Z"/>
          <w:moveFrom w:id="1503" w:author="Ben Fels" w:date="2024-12-21T12:01:00Z" w16du:dateUtc="2024-12-21T11:01:00Z"/>
        </w:rPr>
      </w:pPr>
      <w:moveFrom w:id="1504" w:author="Ben Fels" w:date="2024-12-21T12:01:00Z" w16du:dateUtc="2024-12-21T11:01:00Z">
        <w:del w:id="1505"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506" w:author="Ben Fels" w:date="2024-12-21T12:02:00Z" w16du:dateUtc="2024-12-21T11:02:00Z"/>
          <w:moveFrom w:id="1507" w:author="Ben Fels" w:date="2024-12-21T12:01:00Z" w16du:dateUtc="2024-12-21T11:01:00Z"/>
        </w:rPr>
      </w:pPr>
      <w:moveFrom w:id="1508" w:author="Ben Fels" w:date="2024-12-21T12:01:00Z" w16du:dateUtc="2024-12-21T11:01:00Z">
        <w:del w:id="1509"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510" w:author="Ben Fels" w:date="2024-12-21T12:02:00Z" w16du:dateUtc="2024-12-21T11:02:00Z"/>
          <w:moveFrom w:id="1511" w:author="Ben Fels" w:date="2024-12-21T12:01:00Z" w16du:dateUtc="2024-12-21T11:01:00Z"/>
        </w:rPr>
      </w:pPr>
      <w:moveFrom w:id="1512" w:author="Ben Fels" w:date="2024-12-21T12:01:00Z" w16du:dateUtc="2024-12-21T11:01:00Z">
        <w:del w:id="1513"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514" w:author="Ben Fels" w:date="2024-12-21T12:02:00Z" w16du:dateUtc="2024-12-21T11:02:00Z"/>
          <w:moveFrom w:id="1515" w:author="Ben Fels" w:date="2024-12-21T12:01:00Z" w16du:dateUtc="2024-12-21T11:01:00Z"/>
        </w:rPr>
      </w:pPr>
      <w:moveFrom w:id="1516" w:author="Ben Fels" w:date="2024-12-21T12:01:00Z" w16du:dateUtc="2024-12-21T11:01:00Z">
        <w:del w:id="1517"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518" w:author="Ben Fels" w:date="2024-12-21T12:02:00Z" w16du:dateUtc="2024-12-21T11:02:00Z"/>
          <w:moveFrom w:id="1519" w:author="Ben Fels" w:date="2024-12-21T12:01:00Z" w16du:dateUtc="2024-12-21T11:01:00Z"/>
        </w:rPr>
      </w:pPr>
      <w:moveFrom w:id="1520" w:author="Ben Fels" w:date="2024-12-21T12:01:00Z" w16du:dateUtc="2024-12-21T11:01:00Z">
        <w:del w:id="1521"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2" w:author="Ben Fels" w:date="2024-12-21T12:02:00Z" w16du:dateUtc="2024-12-21T11:02:00Z"/>
          <w:moveFrom w:id="1523" w:author="Ben Fels" w:date="2024-12-21T12:01:00Z" w16du:dateUtc="2024-12-21T11:01:00Z"/>
          <w:i/>
          <w:u w:val="single"/>
        </w:rPr>
      </w:pPr>
      <w:moveFrom w:id="1524" w:author="Ben Fels" w:date="2024-12-21T12:01:00Z" w16du:dateUtc="2024-12-21T11:01:00Z">
        <w:del w:id="1525"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26" w:author="Ben Fels" w:date="2024-12-21T12:02:00Z" w16du:dateUtc="2024-12-21T11:02:00Z"/>
          <w:moveFrom w:id="1527" w:author="Ben Fels" w:date="2024-12-21T12:01:00Z" w16du:dateUtc="2024-12-21T11:01:00Z"/>
        </w:rPr>
      </w:pPr>
      <w:moveFrom w:id="1528" w:author="Ben Fels" w:date="2024-12-21T12:01:00Z" w16du:dateUtc="2024-12-21T11:01:00Z">
        <w:del w:id="1529"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0" w:author="Ben Fels" w:date="2024-12-21T12:02:00Z" w16du:dateUtc="2024-12-21T11:02:00Z"/>
          <w:moveFrom w:id="1531" w:author="Ben Fels" w:date="2024-12-21T12:01:00Z" w16du:dateUtc="2024-12-21T11:01:00Z"/>
        </w:rPr>
      </w:pPr>
      <w:moveFrom w:id="1532" w:author="Ben Fels" w:date="2024-12-21T12:01:00Z" w16du:dateUtc="2024-12-21T11:01:00Z">
        <w:del w:id="1533"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4" w:author="Ben Fels" w:date="2024-12-21T12:02:00Z" w16du:dateUtc="2024-12-21T11:02:00Z"/>
          <w:moveFrom w:id="1535" w:author="Ben Fels" w:date="2024-12-21T12:01:00Z" w16du:dateUtc="2024-12-21T11:01:00Z"/>
        </w:rPr>
      </w:pPr>
      <w:moveFrom w:id="1536" w:author="Ben Fels" w:date="2024-12-21T12:01:00Z" w16du:dateUtc="2024-12-21T11:01:00Z">
        <w:del w:id="1537"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38" w:author="Ben Fels" w:date="2024-12-21T12:02:00Z" w16du:dateUtc="2024-12-21T11:02:00Z"/>
          <w:moveFrom w:id="1539" w:author="Ben Fels" w:date="2024-12-21T12:01:00Z" w16du:dateUtc="2024-12-21T11:01:00Z"/>
        </w:rPr>
      </w:pPr>
      <w:moveFrom w:id="1540" w:author="Ben Fels" w:date="2024-12-21T12:01:00Z" w16du:dateUtc="2024-12-21T11:01:00Z">
        <w:del w:id="1541"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542" w:author="Ben Fels" w:date="2024-12-21T12:02:00Z" w16du:dateUtc="2024-12-21T11:02:00Z"/>
          <w:moveFrom w:id="1543" w:author="Ben Fels" w:date="2024-12-21T12:01:00Z" w16du:dateUtc="2024-12-21T11:01:00Z"/>
        </w:rPr>
      </w:pPr>
      <w:moveFrom w:id="1544" w:author="Ben Fels" w:date="2024-12-21T12:01:00Z" w16du:dateUtc="2024-12-21T11:01:00Z">
        <w:del w:id="1545"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231"/>
    <w:p w14:paraId="7D6DB4AD" w14:textId="00A030F7" w:rsidR="00E02FED" w:rsidRPr="0088488E" w:rsidDel="004328D8" w:rsidRDefault="00E02FED" w:rsidP="009A54C3">
      <w:pPr>
        <w:pStyle w:val="berschrift2"/>
        <w:rPr>
          <w:del w:id="1546" w:author="Ben Fels" w:date="2024-12-21T12:02:00Z" w16du:dateUtc="2024-12-21T11:02:00Z"/>
        </w:rPr>
      </w:pPr>
      <w:del w:id="1547"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548" w:author="Ben Fels" w:date="2024-12-21T12:02:00Z" w16du:dateUtc="2024-12-21T11:02:00Z"/>
        </w:rPr>
      </w:pPr>
      <w:del w:id="1549"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550" w:author="Ben Fels" w:date="2024-12-21T12:02:00Z" w16du:dateUtc="2024-12-21T11:02:00Z"/>
        </w:rPr>
      </w:pPr>
      <w:del w:id="1551"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552" w:author="Ben Fels" w:date="2024-12-21T12:02:00Z" w16du:dateUtc="2024-12-21T11:02:00Z"/>
          <w:highlight w:val="cyan"/>
          <w:rPrChange w:id="1553" w:author="Ben Fels" w:date="2024-12-21T18:08:00Z" w16du:dateUtc="2024-12-21T17:08:00Z">
            <w:rPr>
              <w:del w:id="1554" w:author="Ben Fels" w:date="2024-12-21T12:02:00Z" w16du:dateUtc="2024-12-21T11:02:00Z"/>
              <w:highlight w:val="cyan"/>
              <w:lang w:val="en-US"/>
            </w:rPr>
          </w:rPrChange>
        </w:rPr>
      </w:pPr>
      <w:del w:id="1555" w:author="Ben Fels" w:date="2024-12-21T12:02:00Z" w16du:dateUtc="2024-12-21T11:02:00Z">
        <w:r w:rsidRPr="00664C71" w:rsidDel="004328D8">
          <w:rPr>
            <w:highlight w:val="cyan"/>
            <w:rPrChange w:id="1556"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557" w:author="Ben Fels" w:date="2024-12-21T12:02:00Z" w16du:dateUtc="2024-12-21T11:02:00Z"/>
          <w:highlight w:val="cyan"/>
          <w:rPrChange w:id="1558" w:author="Ben Fels" w:date="2024-12-21T18:08:00Z" w16du:dateUtc="2024-12-21T17:08:00Z">
            <w:rPr>
              <w:del w:id="1559" w:author="Ben Fels" w:date="2024-12-21T12:02:00Z" w16du:dateUtc="2024-12-21T11:02:00Z"/>
              <w:highlight w:val="cyan"/>
              <w:lang w:val="en-US"/>
            </w:rPr>
          </w:rPrChange>
        </w:rPr>
      </w:pPr>
      <w:del w:id="1560" w:author="Ben Fels" w:date="2024-12-21T12:02:00Z" w16du:dateUtc="2024-12-21T11:02:00Z">
        <w:r w:rsidRPr="00664C71" w:rsidDel="004328D8">
          <w:rPr>
            <w:highlight w:val="cyan"/>
            <w:rPrChange w:id="1561"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562" w:author="Ben Fels" w:date="2024-12-21T12:02:00Z" w16du:dateUtc="2024-12-21T11:02:00Z"/>
          <w:rPrChange w:id="1563" w:author="Ben Fels" w:date="2024-12-21T18:08:00Z" w16du:dateUtc="2024-12-21T17:08:00Z">
            <w:rPr>
              <w:del w:id="1564" w:author="Ben Fels" w:date="2024-12-21T12:02:00Z" w16du:dateUtc="2024-12-21T11:02:00Z"/>
              <w:lang w:val="en-US"/>
            </w:rPr>
          </w:rPrChange>
        </w:rPr>
      </w:pPr>
    </w:p>
    <w:p w14:paraId="6E72EDCF" w14:textId="6A26F087" w:rsidR="004B4E35" w:rsidDel="007A763E" w:rsidRDefault="004B4E35" w:rsidP="009A54C3">
      <w:pPr>
        <w:pStyle w:val="berschrift2"/>
        <w:rPr>
          <w:del w:id="1565" w:author="Ben Fels" w:date="2024-12-16T22:06:00Z" w16du:dateUtc="2024-12-16T21:06:00Z"/>
        </w:rPr>
      </w:pPr>
      <w:del w:id="1566" w:author="Ben Fels" w:date="2024-12-16T22:06:00Z" w16du:dateUtc="2024-12-16T21:06:00Z">
        <w:r w:rsidRPr="00D93EB3" w:rsidDel="007A763E">
          <w:delText>Datensatz</w:delText>
        </w:r>
      </w:del>
    </w:p>
    <w:p w14:paraId="6E930610" w14:textId="24C22B13" w:rsidR="00FD1E0F" w:rsidDel="007A763E" w:rsidRDefault="00AC654E" w:rsidP="00CF7AE6">
      <w:pPr>
        <w:rPr>
          <w:del w:id="1567" w:author="Ben Fels" w:date="2024-12-16T22:06:00Z" w16du:dateUtc="2024-12-16T21:06:00Z"/>
        </w:rPr>
      </w:pPr>
      <w:del w:id="1568"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569" w:author="Ben Fels" w:date="2024-12-16T22:06:00Z" w16du:dateUtc="2024-12-16T21:06:00Z"/>
          <w:i/>
        </w:rPr>
      </w:pPr>
      <w:del w:id="1570"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571"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572"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573"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574"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575"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576" w:author="Ben Fels" w:date="2024-12-21T18:08:00Z" w16du:dateUtc="2024-12-21T17:08:00Z">
              <w:rPr>
                <w:lang w:val="en-US"/>
              </w:rPr>
            </w:rPrChange>
          </w:rPr>
          <w:delText xml:space="preserve"> </w:delText>
        </w:r>
        <w:r w:rsidR="00804DEE" w:rsidRPr="00664C71" w:rsidDel="007A763E">
          <w:rPr>
            <w:rPrChange w:id="1577"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578" w:author="Ben Fels" w:date="2024-12-16T22:06:00Z" w16du:dateUtc="2024-12-16T21:06:00Z"/>
        </w:rPr>
      </w:pPr>
      <w:del w:id="1579"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580" w:author="Ben Fels" w:date="2024-12-16T22:06:00Z" w16du:dateUtc="2024-12-16T21:06:00Z"/>
        </w:rPr>
      </w:pPr>
      <w:del w:id="1581"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582" w:author="Ben Fels" w:date="2024-12-16T22:06:00Z" w16du:dateUtc="2024-12-16T21:06:00Z"/>
          <w:i/>
        </w:rPr>
      </w:pPr>
      <w:del w:id="1583"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584" w:author="Ben Fels" w:date="2024-12-16T22:06:00Z" w16du:dateUtc="2024-12-16T21:06:00Z"/>
        </w:rPr>
      </w:pPr>
      <w:del w:id="1585"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586" w:author="Ben Fels" w:date="2024-12-16T22:06:00Z" w16du:dateUtc="2024-12-16T21:06:00Z"/>
        </w:rPr>
      </w:pPr>
      <w:del w:id="1587"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588" w:author="Ben Fels" w:date="2024-12-16T22:06:00Z" w16du:dateUtc="2024-12-16T21:06:00Z"/>
          <w:i/>
        </w:rPr>
      </w:pPr>
      <w:del w:id="1589"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590" w:author="Ben Fels" w:date="2024-12-16T22:06:00Z" w16du:dateUtc="2024-12-16T21:06:00Z"/>
        </w:rPr>
      </w:pPr>
      <w:del w:id="1591"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592" w:author="Ben Fels" w:date="2024-12-16T22:06:00Z" w16du:dateUtc="2024-12-16T21:06:00Z"/>
        </w:rPr>
      </w:pPr>
      <w:del w:id="1593"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594" w:author="Ben Fels" w:date="2024-12-16T22:06:00Z" w16du:dateUtc="2024-12-16T21:06:00Z"/>
          <w:rPrChange w:id="1595" w:author="Ben Fels" w:date="2024-12-21T18:08:00Z" w16du:dateUtc="2024-12-21T17:08:00Z">
            <w:rPr>
              <w:del w:id="1596" w:author="Ben Fels" w:date="2024-12-16T22:06:00Z" w16du:dateUtc="2024-12-16T21:06:00Z"/>
              <w:lang w:val="en-US"/>
            </w:rPr>
          </w:rPrChange>
        </w:rPr>
      </w:pPr>
      <w:del w:id="1597"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598"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599" w:author="Ben Fels" w:date="2024-12-16T22:05:00Z" w16du:dateUtc="2024-12-16T21:05:00Z"/>
          <w:rPrChange w:id="1600" w:author="Ben Fels" w:date="2024-12-21T18:08:00Z" w16du:dateUtc="2024-12-21T17:08:00Z">
            <w:rPr>
              <w:del w:id="1601" w:author="Ben Fels" w:date="2024-12-16T22:05:00Z" w16du:dateUtc="2024-12-16T21:05:00Z"/>
              <w:lang w:val="en-US"/>
            </w:rPr>
          </w:rPrChange>
        </w:rPr>
      </w:pPr>
      <w:del w:id="1602" w:author="Ben Fels" w:date="2024-12-16T22:05:00Z" w16du:dateUtc="2024-12-16T21:05:00Z">
        <w:r w:rsidRPr="00664C71" w:rsidDel="00651FF7">
          <w:rPr>
            <w:rPrChange w:id="1603" w:author="Ben Fels" w:date="2024-12-21T18:08:00Z" w16du:dateUtc="2024-12-21T17:08:00Z">
              <w:rPr>
                <w:lang w:val="en-US"/>
              </w:rPr>
            </w:rPrChange>
          </w:rPr>
          <w:delText xml:space="preserve">1: </w:delText>
        </w:r>
        <w:r w:rsidR="00210B38" w:rsidRPr="00664C71" w:rsidDel="00651FF7">
          <w:rPr>
            <w:rPrChange w:id="1604"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605" w:author="Ben Fels" w:date="2024-12-16T22:05:00Z" w16du:dateUtc="2024-12-16T21:05:00Z"/>
          <w:rPrChange w:id="1606" w:author="Ben Fels" w:date="2024-12-21T18:08:00Z" w16du:dateUtc="2024-12-21T17:08:00Z">
            <w:rPr>
              <w:del w:id="1607" w:author="Ben Fels" w:date="2024-12-16T22:05:00Z" w16du:dateUtc="2024-12-16T21:05:00Z"/>
              <w:lang w:val="en-US"/>
            </w:rPr>
          </w:rPrChange>
        </w:rPr>
      </w:pPr>
      <w:del w:id="1608" w:author="Ben Fels" w:date="2024-12-16T22:05:00Z" w16du:dateUtc="2024-12-16T21:05:00Z">
        <w:r w:rsidRPr="00664C71" w:rsidDel="00651FF7">
          <w:rPr>
            <w:rPrChange w:id="1609"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610" w:author="Ben Fels" w:date="2024-12-16T22:05:00Z" w16du:dateUtc="2024-12-16T21:05:00Z"/>
          <w:rPrChange w:id="1611" w:author="Ben Fels" w:date="2024-12-21T18:08:00Z" w16du:dateUtc="2024-12-21T17:08:00Z">
            <w:rPr>
              <w:del w:id="1612" w:author="Ben Fels" w:date="2024-12-16T22:05:00Z" w16du:dateUtc="2024-12-16T21:05:00Z"/>
              <w:lang w:val="en-US"/>
            </w:rPr>
          </w:rPrChange>
        </w:rPr>
      </w:pPr>
      <w:del w:id="1613" w:author="Ben Fels" w:date="2024-12-16T22:05:00Z" w16du:dateUtc="2024-12-16T21:05:00Z">
        <w:r w:rsidRPr="00664C71" w:rsidDel="00651FF7">
          <w:rPr>
            <w:rPrChange w:id="1614" w:author="Ben Fels" w:date="2024-12-21T18:08:00Z" w16du:dateUtc="2024-12-21T17:08:00Z">
              <w:rPr>
                <w:lang w:val="en-US"/>
              </w:rPr>
            </w:rPrChange>
          </w:rPr>
          <w:delText>annotation of claims, premises, support and attack relation</w:delText>
        </w:r>
        <w:r w:rsidR="00010C75" w:rsidRPr="00664C71" w:rsidDel="00651FF7">
          <w:rPr>
            <w:rPrChange w:id="1615" w:author="Ben Fels" w:date="2024-12-21T18:08:00Z" w16du:dateUtc="2024-12-21T17:08:00Z">
              <w:rPr>
                <w:lang w:val="en-US"/>
              </w:rPr>
            </w:rPrChange>
          </w:rPr>
          <w:delText xml:space="preserve"> (argument components and argumentative relations)</w:delText>
        </w:r>
        <w:r w:rsidRPr="00664C71" w:rsidDel="00651FF7">
          <w:rPr>
            <w:rPrChange w:id="1616"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617"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618"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619"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620"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621"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622" w:author="Ben Fels" w:date="2024-12-16T22:05:00Z" w16du:dateUtc="2024-12-16T21:05:00Z"/>
          <w:rPrChange w:id="1623" w:author="Ben Fels" w:date="2024-12-21T18:08:00Z" w16du:dateUtc="2024-12-21T17:08:00Z">
            <w:rPr>
              <w:del w:id="1624" w:author="Ben Fels" w:date="2024-12-16T22:05:00Z" w16du:dateUtc="2024-12-16T21:05:00Z"/>
              <w:lang w:val="en-US"/>
            </w:rPr>
          </w:rPrChange>
        </w:rPr>
      </w:pPr>
      <w:del w:id="1625" w:author="Ben Fels" w:date="2024-12-16T22:05:00Z" w16du:dateUtc="2024-12-16T21:05:00Z">
        <w:r w:rsidRPr="00664C71" w:rsidDel="00651FF7">
          <w:rPr>
            <w:rPrChange w:id="1626" w:author="Ben Fels" w:date="2024-12-21T18:08:00Z" w16du:dateUtc="2024-12-21T17:08:00Z">
              <w:rPr>
                <w:lang w:val="en-US"/>
              </w:rPr>
            </w:rPrChange>
          </w:rPr>
          <w:delText>3 annotators, 90 persuasive essays</w:delText>
        </w:r>
        <w:r w:rsidR="006011D7" w:rsidRPr="00664C71" w:rsidDel="00651FF7">
          <w:rPr>
            <w:rPrChange w:id="1627"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628"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629"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630" w:author="Ben Fels" w:date="2024-12-16T22:05:00Z" w16du:dateUtc="2024-12-16T21:05:00Z"/>
        </w:rPr>
      </w:pPr>
      <w:del w:id="1631"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632" w:author="Ben Fels" w:date="2024-12-16T22:05:00Z" w16du:dateUtc="2024-12-16T21:05:00Z"/>
        </w:rPr>
      </w:pPr>
      <w:del w:id="1633"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634" w:author="Ben Fels" w:date="2024-12-16T22:05:00Z" w16du:dateUtc="2024-12-16T21:05:00Z"/>
          <w:highlight w:val="magenta"/>
        </w:rPr>
      </w:pPr>
      <w:del w:id="1635"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636" w:author="Ben Fels" w:date="2024-12-16T22:06:00Z" w16du:dateUtc="2024-12-16T21:06:00Z"/>
          <w:highlight w:val="magenta"/>
        </w:rPr>
      </w:pPr>
      <w:del w:id="1637"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638" w:author="Ben Fels" w:date="2024-12-16T22:06:00Z" w16du:dateUtc="2024-12-16T21:06:00Z"/>
          <w:rPrChange w:id="1639" w:author="Ben Fels" w:date="2024-12-21T18:08:00Z" w16du:dateUtc="2024-12-21T17:08:00Z">
            <w:rPr>
              <w:del w:id="1640" w:author="Ben Fels" w:date="2024-12-16T22:06:00Z" w16du:dateUtc="2024-12-16T21:06:00Z"/>
              <w:lang w:val="en-US"/>
            </w:rPr>
          </w:rPrChange>
        </w:rPr>
      </w:pPr>
      <w:del w:id="1641" w:author="Ben Fels" w:date="2024-12-16T22:06:00Z" w16du:dateUtc="2024-12-16T21:06:00Z">
        <w:r w:rsidRPr="00664C71" w:rsidDel="007A763E">
          <w:rPr>
            <w:rPrChange w:id="1642" w:author="Ben Fels" w:date="2024-12-21T18:08:00Z" w16du:dateUtc="2024-12-21T17:08:00Z">
              <w:rPr>
                <w:lang w:val="en-US"/>
              </w:rPr>
            </w:rPrChange>
          </w:rPr>
          <w:delText xml:space="preserve">2: </w:delText>
        </w:r>
        <w:r w:rsidR="00EC4AFB" w:rsidRPr="00664C71" w:rsidDel="007A763E">
          <w:rPr>
            <w:rPrChange w:id="1643" w:author="Ben Fels" w:date="2024-12-21T18:08:00Z" w16du:dateUtc="2024-12-21T17:08:00Z">
              <w:rPr>
                <w:lang w:val="en-US"/>
              </w:rPr>
            </w:rPrChange>
          </w:rPr>
          <w:delText>Argument Annotated Essay</w:delText>
        </w:r>
        <w:r w:rsidR="00DE1063" w:rsidRPr="00664C71" w:rsidDel="007A763E">
          <w:rPr>
            <w:rPrChange w:id="1644" w:author="Ben Fels" w:date="2024-12-21T18:08:00Z" w16du:dateUtc="2024-12-21T17:08:00Z">
              <w:rPr>
                <w:lang w:val="en-US"/>
              </w:rPr>
            </w:rPrChange>
          </w:rPr>
          <w:delText xml:space="preserve"> Corpus</w:delText>
        </w:r>
        <w:r w:rsidR="00EC4AFB" w:rsidRPr="00664C71" w:rsidDel="007A763E">
          <w:rPr>
            <w:rPrChange w:id="1645" w:author="Ben Fels" w:date="2024-12-21T18:08:00Z" w16du:dateUtc="2024-12-21T17:08:00Z">
              <w:rPr>
                <w:lang w:val="en-US"/>
              </w:rPr>
            </w:rPrChange>
          </w:rPr>
          <w:delText xml:space="preserve"> (version 2)</w:delText>
        </w:r>
        <w:r w:rsidR="00DE1063" w:rsidRPr="00664C71" w:rsidDel="007A763E">
          <w:rPr>
            <w:rPrChange w:id="1646" w:author="Ben Fels" w:date="2024-12-21T18:08:00Z" w16du:dateUtc="2024-12-21T17:08:00Z">
              <w:rPr>
                <w:lang w:val="en-US"/>
              </w:rPr>
            </w:rPrChange>
          </w:rPr>
          <w:delText xml:space="preserve"> AAEC</w:delText>
        </w:r>
        <w:r w:rsidR="00EC4AFB" w:rsidRPr="00664C71" w:rsidDel="007A763E">
          <w:rPr>
            <w:rPrChange w:id="1647"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648"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649"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650" w:author="Ben Fels" w:date="2024-12-16T22:05:00Z" w16du:dateUtc="2024-12-16T21:05:00Z"/>
        </w:rPr>
      </w:pPr>
      <w:del w:id="1651"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652" w:author="Ben Fels" w:date="2024-12-16T22:06:00Z" w16du:dateUtc="2024-12-16T21:06:00Z"/>
        </w:rPr>
      </w:pPr>
      <w:del w:id="1653"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654" w:author="Ben Fels" w:date="2024-12-16T22:06:00Z" w16du:dateUtc="2024-12-16T21:06:00Z"/>
        </w:rPr>
      </w:pPr>
      <w:del w:id="1655"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656" w:author="Ben Fels" w:date="2024-12-16T22:06:00Z" w16du:dateUtc="2024-12-16T21:06:00Z"/>
          <w:rPrChange w:id="1657" w:author="Ben Fels" w:date="2024-12-21T18:08:00Z" w16du:dateUtc="2024-12-21T17:08:00Z">
            <w:rPr>
              <w:del w:id="1658" w:author="Ben Fels" w:date="2024-12-16T22:06:00Z" w16du:dateUtc="2024-12-16T21:06:00Z"/>
              <w:lang w:val="en-US"/>
            </w:rPr>
          </w:rPrChange>
        </w:rPr>
      </w:pPr>
      <w:del w:id="1659" w:author="Ben Fels" w:date="2024-12-16T22:06:00Z" w16du:dateUtc="2024-12-16T21:06:00Z">
        <w:r w:rsidRPr="00664C71" w:rsidDel="007A763E">
          <w:rPr>
            <w:rPrChange w:id="1660"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661" w:author="Ben Fels" w:date="2024-12-16T22:06:00Z" w16du:dateUtc="2024-12-16T21:06:00Z"/>
        </w:rPr>
      </w:pPr>
      <w:del w:id="1662"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663" w:author="Ben Fels" w:date="2024-12-16T22:06:00Z" w16du:dateUtc="2024-12-16T21:06:00Z"/>
          <w:rPrChange w:id="1664" w:author="Ben Fels" w:date="2024-12-21T18:08:00Z" w16du:dateUtc="2024-12-21T17:08:00Z">
            <w:rPr>
              <w:del w:id="1665" w:author="Ben Fels" w:date="2024-12-16T22:06:00Z" w16du:dateUtc="2024-12-16T21:06:00Z"/>
              <w:lang w:val="en-US"/>
            </w:rPr>
          </w:rPrChange>
        </w:rPr>
      </w:pPr>
      <w:del w:id="1666" w:author="Ben Fels" w:date="2024-12-16T22:06:00Z" w16du:dateUtc="2024-12-16T21:06:00Z">
        <w:r w:rsidRPr="00664C71" w:rsidDel="007A763E">
          <w:rPr>
            <w:rPrChange w:id="1667"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1668" w:author="Ben Fels" w:date="2024-12-16T22:06:00Z" w16du:dateUtc="2024-12-16T21:06:00Z"/>
        </w:rPr>
      </w:pPr>
      <w:del w:id="1669"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1670" w:author="Ben Fels" w:date="2024-12-16T22:06:00Z" w16du:dateUtc="2024-12-16T21:06:00Z"/>
        </w:rPr>
      </w:pPr>
      <w:del w:id="1671"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1672" w:author="Ben Fels" w:date="2024-12-16T22:06:00Z" w16du:dateUtc="2024-12-16T21:06:00Z"/>
        </w:rPr>
      </w:pPr>
      <w:del w:id="1673"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1674" w:author="Ben Fels" w:date="2024-12-16T22:06:00Z" w16du:dateUtc="2024-12-16T21:06:00Z"/>
          <w:rPrChange w:id="1675" w:author="Ben Fels" w:date="2024-12-21T18:08:00Z" w16du:dateUtc="2024-12-21T17:08:00Z">
            <w:rPr>
              <w:del w:id="1676" w:author="Ben Fels" w:date="2024-12-16T22:06:00Z" w16du:dateUtc="2024-12-16T21:06:00Z"/>
              <w:lang w:val="en-US"/>
            </w:rPr>
          </w:rPrChange>
        </w:rPr>
      </w:pPr>
      <w:del w:id="1677" w:author="Ben Fels" w:date="2024-12-16T22:06:00Z" w16du:dateUtc="2024-12-16T21:06:00Z">
        <w:r w:rsidRPr="00664C71" w:rsidDel="007A763E">
          <w:rPr>
            <w:rPrChange w:id="1678" w:author="Ben Fels" w:date="2024-12-21T18:08:00Z" w16du:dateUtc="2024-12-21T17:08:00Z">
              <w:rPr>
                <w:lang w:val="en-US"/>
              </w:rPr>
            </w:rPrChange>
          </w:rPr>
          <w:delText xml:space="preserve">  </w:delText>
        </w:r>
        <w:r w:rsidR="00E9195C" w:rsidRPr="00664C71" w:rsidDel="007A763E">
          <w:rPr>
            <w:rPrChange w:id="1679" w:author="Ben Fels" w:date="2024-12-21T18:08:00Z" w16du:dateUtc="2024-12-21T17:08:00Z">
              <w:rPr>
                <w:lang w:val="en-US"/>
              </w:rPr>
            </w:rPrChange>
          </w:rPr>
          <w:delText>Essays annotated by the expert annotator were used as training data (80%)</w:delText>
        </w:r>
        <w:r w:rsidR="00FA20B9" w:rsidRPr="00664C71" w:rsidDel="007A763E">
          <w:rPr>
            <w:rPrChange w:id="1680"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1681" w:author="Ben Fels" w:date="2024-12-16T22:06:00Z" w16du:dateUtc="2024-12-16T21:06:00Z"/>
          <w:rPrChange w:id="1682" w:author="Ben Fels" w:date="2024-12-21T18:08:00Z" w16du:dateUtc="2024-12-21T17:08:00Z">
            <w:rPr>
              <w:del w:id="1683" w:author="Ben Fels" w:date="2024-12-16T22:06:00Z" w16du:dateUtc="2024-12-16T21:06:00Z"/>
              <w:lang w:val="en-US"/>
            </w:rPr>
          </w:rPrChange>
        </w:rPr>
      </w:pPr>
      <w:del w:id="1684" w:author="Ben Fels" w:date="2024-12-16T22:06:00Z" w16du:dateUtc="2024-12-16T21:06:00Z">
        <w:r w:rsidRPr="00664C71" w:rsidDel="007A763E">
          <w:rPr>
            <w:rPrChange w:id="1685"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1686"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1687"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1688" w:author="Ben Fels" w:date="2024-12-21T18:08:00Z" w16du:dateUtc="2024-12-21T17:08:00Z">
              <w:rPr>
                <w:lang w:val="en-US"/>
              </w:rPr>
            </w:rPrChange>
          </w:rPr>
          <w:delText xml:space="preserve"> </w:delText>
        </w:r>
        <w:r w:rsidRPr="00664C71" w:rsidDel="007A763E">
          <w:rPr>
            <w:rPrChange w:id="1689"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1690" w:author="Ben Fels" w:date="2024-12-16T22:06:00Z" w16du:dateUtc="2024-12-16T21:06:00Z"/>
          <w:i/>
        </w:rPr>
      </w:pPr>
      <w:del w:id="1691"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1692" w:author="Ben Fels" w:date="2024-12-16T22:06:00Z" w16du:dateUtc="2024-12-16T21:06:00Z"/>
        </w:rPr>
      </w:pPr>
      <w:del w:id="1693"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1694" w:author="Ben Fels" w:date="2024-12-16T22:06:00Z" w16du:dateUtc="2024-12-16T21:06:00Z"/>
        </w:rPr>
      </w:pPr>
      <w:del w:id="1695"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1696" w:author="Ben Fels" w:date="2024-12-16T22:06:00Z" w16du:dateUtc="2024-12-16T21:06:00Z"/>
          <w:rPrChange w:id="1697" w:author="Ben Fels" w:date="2024-12-21T18:08:00Z" w16du:dateUtc="2024-12-21T17:08:00Z">
            <w:rPr>
              <w:del w:id="1698" w:author="Ben Fels" w:date="2024-12-16T22:06:00Z" w16du:dateUtc="2024-12-16T21:06:00Z"/>
              <w:lang w:val="en-US"/>
            </w:rPr>
          </w:rPrChange>
        </w:rPr>
      </w:pPr>
      <w:del w:id="1699" w:author="Ben Fels" w:date="2024-12-16T22:06:00Z" w16du:dateUtc="2024-12-16T21:06:00Z">
        <w:r w:rsidRPr="00664C71" w:rsidDel="007A763E">
          <w:rPr>
            <w:rPrChange w:id="1700" w:author="Ben Fels" w:date="2024-12-21T18:08:00Z" w16du:dateUtc="2024-12-21T17:08:00Z">
              <w:rPr>
                <w:lang w:val="en-US"/>
              </w:rPr>
            </w:rPrChange>
          </w:rPr>
          <w:delText xml:space="preserve">123 </w:delText>
        </w:r>
        <w:r w:rsidR="0053346D" w:rsidRPr="00664C71" w:rsidDel="007A763E">
          <w:rPr>
            <w:rPrChange w:id="1701"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1702" w:author="Ben Fels" w:date="2024-12-16T22:06:00Z" w16du:dateUtc="2024-12-16T21:06:00Z"/>
        </w:rPr>
      </w:pPr>
      <w:del w:id="1703"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1704" w:author="Ben Fels" w:date="2024-12-16T22:06:00Z" w16du:dateUtc="2024-12-16T21:06:00Z"/>
        </w:rPr>
      </w:pPr>
      <w:del w:id="1705"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1706" w:author="Ben Fels" w:date="2024-12-16T22:06:00Z" w16du:dateUtc="2024-12-16T21:06:00Z"/>
        </w:rPr>
      </w:pPr>
      <w:del w:id="1707"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1708" w:author="Ben Fels" w:date="2024-12-16T22:06:00Z" w16du:dateUtc="2024-12-16T21:06:00Z"/>
        </w:rPr>
      </w:pPr>
      <w:del w:id="1709"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1710" w:author="Ben Fels" w:date="2024-12-16T22:06:00Z" w16du:dateUtc="2024-12-16T21:06:00Z"/>
        </w:rPr>
      </w:pPr>
      <w:del w:id="1711"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1712" w:author="Ben Fels" w:date="2024-12-16T22:06:00Z" w16du:dateUtc="2024-12-16T21:06:00Z"/>
        </w:rPr>
      </w:pPr>
      <w:del w:id="1713"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1714"/>
        <w:r w:rsidR="00F22D69" w:rsidDel="007A763E">
          <w:delText>Cohen</w:delText>
        </w:r>
        <w:r w:rsidR="006628EB" w:rsidDel="007A763E">
          <w:delText>´s kappa</w:delText>
        </w:r>
        <w:commentRangeEnd w:id="1714"/>
        <w:r w:rsidR="00196550" w:rsidDel="007A763E">
          <w:rPr>
            <w:rStyle w:val="Kommentarzeichen"/>
          </w:rPr>
          <w:commentReference w:id="1714"/>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1715" w:author="Ben Fels" w:date="2024-12-16T22:06:00Z" w16du:dateUtc="2024-12-16T21:06:00Z"/>
        </w:rPr>
      </w:pPr>
      <w:del w:id="1716"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1717" w:author="Ben Fels" w:date="2024-12-16T22:06:00Z" w16du:dateUtc="2024-12-16T21:06:00Z"/>
        </w:rPr>
      </w:pPr>
      <w:del w:id="1718"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1719" w:author="Ben Fels" w:date="2024-12-16T22:06:00Z" w16du:dateUtc="2024-12-16T21:06:00Z"/>
        </w:rPr>
      </w:pPr>
      <w:del w:id="1720"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1721" w:author="Ben Fels" w:date="2024-12-16T22:14:00Z" w16du:dateUtc="2024-12-16T21:14:00Z"/>
        </w:rPr>
      </w:pPr>
    </w:p>
    <w:p w14:paraId="6B48C4C6" w14:textId="6DF6A9A2" w:rsidR="00246FB5" w:rsidRPr="00664C71" w:rsidDel="00C06D73" w:rsidRDefault="00916D7C" w:rsidP="009A54C3">
      <w:pPr>
        <w:pStyle w:val="berschrift2"/>
        <w:rPr>
          <w:del w:id="1722" w:author="Ben Fels" w:date="2024-12-16T22:14:00Z" w16du:dateUtc="2024-12-16T21:14:00Z"/>
          <w:rPrChange w:id="1723" w:author="Ben Fels" w:date="2024-12-21T18:08:00Z" w16du:dateUtc="2024-12-21T17:08:00Z">
            <w:rPr>
              <w:del w:id="1724" w:author="Ben Fels" w:date="2024-12-16T22:14:00Z" w16du:dateUtc="2024-12-16T21:14:00Z"/>
              <w:lang w:val="en-US"/>
            </w:rPr>
          </w:rPrChange>
        </w:rPr>
      </w:pPr>
      <w:del w:id="1725" w:author="Ben Fels" w:date="2024-12-16T22:14:00Z" w16du:dateUtc="2024-12-16T21:14:00Z">
        <w:r w:rsidRPr="00664C71" w:rsidDel="00C06D73">
          <w:rPr>
            <w:rPrChange w:id="1726"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1727" w:author="Ben Fels" w:date="2024-12-16T22:14:00Z" w16du:dateUtc="2024-12-16T21:14:00Z"/>
          <w:rPrChange w:id="1728" w:author="Ben Fels" w:date="2024-12-21T18:08:00Z" w16du:dateUtc="2024-12-21T17:08:00Z">
            <w:rPr>
              <w:del w:id="1729" w:author="Ben Fels" w:date="2024-12-16T22:14:00Z" w16du:dateUtc="2024-12-16T21:14:00Z"/>
              <w:lang w:val="en-US"/>
            </w:rPr>
          </w:rPrChange>
        </w:rPr>
      </w:pPr>
      <w:del w:id="1730" w:author="Ben Fels" w:date="2024-12-16T22:14:00Z" w16du:dateUtc="2024-12-16T21:14:00Z">
        <w:r w:rsidRPr="00664C71" w:rsidDel="00C06D73">
          <w:rPr>
            <w:rPrChange w:id="1731"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1732"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1733"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1734"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1735" w:author="Ben Fels" w:date="2024-12-16T22:14:00Z" w16du:dateUtc="2024-12-16T21:14:00Z"/>
          <w:rPrChange w:id="1736" w:author="Ben Fels" w:date="2024-12-21T18:08:00Z" w16du:dateUtc="2024-12-21T17:08:00Z">
            <w:rPr>
              <w:del w:id="1737" w:author="Ben Fels" w:date="2024-12-16T22:14:00Z" w16du:dateUtc="2024-12-16T21:14:00Z"/>
              <w:lang w:val="en-US"/>
            </w:rPr>
          </w:rPrChange>
        </w:rPr>
      </w:pPr>
      <w:del w:id="1738" w:author="Ben Fels" w:date="2024-12-16T22:14:00Z" w16du:dateUtc="2024-12-16T21:14:00Z">
        <w:r w:rsidRPr="00664C71" w:rsidDel="00C06D73">
          <w:rPr>
            <w:highlight w:val="cyan"/>
            <w:rPrChange w:id="1739" w:author="Ben Fels" w:date="2024-12-21T18:08:00Z" w16du:dateUtc="2024-12-21T17:08:00Z">
              <w:rPr>
                <w:highlight w:val="cyan"/>
                <w:lang w:val="en-US"/>
              </w:rPr>
            </w:rPrChange>
          </w:rPr>
          <w:delText>Mochales Palau, R., &amp; Moens, M.-F</w:delText>
        </w:r>
        <w:commentRangeStart w:id="1740"/>
        <w:r w:rsidRPr="00664C71" w:rsidDel="00C06D73">
          <w:rPr>
            <w:highlight w:val="cyan"/>
            <w:rPrChange w:id="1741" w:author="Ben Fels" w:date="2024-12-21T18:08:00Z" w16du:dateUtc="2024-12-21T17:08:00Z">
              <w:rPr>
                <w:highlight w:val="cyan"/>
                <w:lang w:val="en-US"/>
              </w:rPr>
            </w:rPrChange>
          </w:rPr>
          <w:delText xml:space="preserve">. (2009). </w:delText>
        </w:r>
        <w:commentRangeEnd w:id="1740"/>
        <w:r w:rsidR="00650BC2" w:rsidDel="00C06D73">
          <w:rPr>
            <w:rStyle w:val="Kommentarzeichen"/>
          </w:rPr>
          <w:commentReference w:id="1740"/>
        </w:r>
        <w:r w:rsidRPr="00664C71" w:rsidDel="00C06D73">
          <w:rPr>
            <w:highlight w:val="cyan"/>
            <w:rPrChange w:id="1742"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1743" w:author="Ben Fels" w:date="2024-12-16T22:14:00Z" w16du:dateUtc="2024-12-16T21:14:00Z"/>
          <w:rPrChange w:id="1744" w:author="Ben Fels" w:date="2024-12-16T22:10:00Z" w16du:dateUtc="2024-12-16T21:10:00Z">
            <w:rPr>
              <w:del w:id="1745" w:author="Ben Fels" w:date="2024-12-16T22:14:00Z" w16du:dateUtc="2024-12-16T21:14:00Z"/>
              <w:lang w:val="en-US"/>
            </w:rPr>
          </w:rPrChange>
        </w:rPr>
      </w:pPr>
      <w:del w:id="1746" w:author="Ben Fels" w:date="2024-12-16T22:14:00Z" w16du:dateUtc="2024-12-16T21:14:00Z">
        <w:r w:rsidRPr="001A4072" w:rsidDel="00C06D73">
          <w:rPr>
            <w:rPrChange w:id="1747" w:author="Ben Fels" w:date="2024-12-16T22:10:00Z" w16du:dateUtc="2024-12-16T21:10:00Z">
              <w:rPr>
                <w:lang w:val="en-US"/>
              </w:rPr>
            </w:rPrChange>
          </w:rPr>
          <w:delText>F</w:delText>
        </w:r>
        <w:r w:rsidR="00981C70" w:rsidRPr="001A4072" w:rsidDel="00C06D73">
          <w:rPr>
            <w:rPrChange w:id="1748"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1749"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1750"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1751" w:author="Ben Fels" w:date="2024-12-16T22:14:00Z" w16du:dateUtc="2024-12-16T21:14:00Z"/>
        </w:rPr>
      </w:pPr>
      <w:del w:id="1752"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1753" w:name="_Toc188817243"/>
      <w:r>
        <w:t>Fragestellung</w:t>
      </w:r>
      <w:bookmarkEnd w:id="1753"/>
    </w:p>
    <w:p w14:paraId="105BCF30" w14:textId="32485173" w:rsidR="00A2162F" w:rsidRPr="00022D06" w:rsidDel="003F455C" w:rsidRDefault="00A2162F" w:rsidP="00A2162F">
      <w:pPr>
        <w:autoSpaceDE w:val="0"/>
        <w:autoSpaceDN w:val="0"/>
        <w:adjustRightInd w:val="0"/>
        <w:spacing w:after="0" w:line="240" w:lineRule="auto"/>
        <w:rPr>
          <w:del w:id="1754" w:author="Ben Fels" w:date="2024-12-16T22:14:00Z" w16du:dateUtc="2024-12-16T21:14:00Z"/>
          <w:rFonts w:ascii="IBMPlexSans-Regular" w:hAnsi="IBMPlexSans-Regular" w:cs="IBMPlexSans-Regular"/>
          <w:sz w:val="28"/>
          <w:szCs w:val="28"/>
          <w:highlight w:val="cyan"/>
          <w:lang w:val="en-US"/>
        </w:rPr>
      </w:pPr>
      <w:del w:id="1755"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1756" w:author="Ben Fels" w:date="2024-12-16T22:14:00Z" w16du:dateUtc="2024-12-16T21:14:00Z"/>
          <w:lang w:val="en-US"/>
        </w:rPr>
      </w:pPr>
    </w:p>
    <w:p w14:paraId="60AD669A" w14:textId="2D98670A" w:rsidR="00F13E2D" w:rsidRPr="009464AD" w:rsidDel="003F455C" w:rsidRDefault="00F13E2D" w:rsidP="00AC796D">
      <w:pPr>
        <w:rPr>
          <w:del w:id="1757" w:author="Ben Fels" w:date="2024-12-16T22:14:00Z" w16du:dateUtc="2024-12-16T21:14:00Z"/>
          <w:b/>
          <w:lang w:val="en-US"/>
        </w:rPr>
      </w:pPr>
      <w:del w:id="1758"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1759"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lastRenderedPageBreak/>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1760"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1761" w:author="Ben Fels" w:date="2024-12-21T12:02:00Z" w16du:dateUtc="2024-12-21T11:02:00Z"/>
        </w:rPr>
      </w:pPr>
    </w:p>
    <w:p w14:paraId="52B92A07" w14:textId="39AA5423" w:rsidR="00CF7AE6" w:rsidRPr="00CF7AE6" w:rsidDel="00EB3762" w:rsidRDefault="00CF7AE6" w:rsidP="00CF7AE6">
      <w:pPr>
        <w:rPr>
          <w:del w:id="1762" w:author="Ben Fels" w:date="2024-12-21T12:02:00Z" w16du:dateUtc="2024-12-21T11:02:00Z"/>
        </w:rPr>
      </w:pPr>
    </w:p>
    <w:p w14:paraId="248E40D0" w14:textId="7A55141F" w:rsidR="002379BD" w:rsidDel="00EB3762" w:rsidRDefault="002379BD" w:rsidP="00CF7AE6">
      <w:pPr>
        <w:rPr>
          <w:del w:id="1763"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1764" w:name="_Toc188817244"/>
      <w:r>
        <w:lastRenderedPageBreak/>
        <w:t xml:space="preserve">Literaturverzeichnis / </w:t>
      </w:r>
      <w:commentRangeStart w:id="1765"/>
      <w:r>
        <w:t>Quellenv</w:t>
      </w:r>
      <w:commentRangeEnd w:id="1765"/>
      <w:r w:rsidR="000A16D0">
        <w:rPr>
          <w:rStyle w:val="Kommentarzeichen"/>
          <w:rFonts w:eastAsiaTheme="minorHAnsi" w:cstheme="minorBidi"/>
          <w:color w:val="auto"/>
        </w:rPr>
        <w:commentReference w:id="1765"/>
      </w:r>
      <w:r>
        <w:t>erzeichnis</w:t>
      </w:r>
      <w:bookmarkEnd w:id="1764"/>
    </w:p>
    <w:p w14:paraId="2D210E02" w14:textId="77777777" w:rsidR="006260F9" w:rsidRPr="00725300" w:rsidRDefault="002F409C" w:rsidP="006260F9">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6260F9" w:rsidRPr="00725300">
        <w:rPr>
          <w:rFonts w:cs="Arial"/>
          <w:lang w:val="en-US"/>
        </w:rPr>
        <w:t xml:space="preserve">Anadkat (OpenAI), S. (2023). </w:t>
      </w:r>
      <w:r w:rsidR="006260F9" w:rsidRPr="00725300">
        <w:rPr>
          <w:rFonts w:cs="Arial"/>
          <w:i/>
          <w:iCs/>
          <w:lang w:val="en-US"/>
        </w:rPr>
        <w:t>How to make your completions outputs consistent with the new seed parameter</w:t>
      </w:r>
      <w:r w:rsidR="006260F9" w:rsidRPr="00725300">
        <w:rPr>
          <w:rFonts w:cs="Arial"/>
          <w:lang w:val="en-US"/>
        </w:rPr>
        <w:t>. https://cookbook.openai.com/examples/reproducible_outputs_with_the_seed_parameter</w:t>
      </w:r>
    </w:p>
    <w:p w14:paraId="682327E2" w14:textId="77777777" w:rsidR="006260F9" w:rsidRPr="00725300" w:rsidRDefault="006260F9" w:rsidP="006260F9">
      <w:pPr>
        <w:pStyle w:val="Literaturverzeichnis"/>
        <w:rPr>
          <w:rFonts w:cs="Arial"/>
          <w:lang w:val="en-US"/>
        </w:rPr>
      </w:pPr>
      <w:r w:rsidRPr="00725300">
        <w:rPr>
          <w:rFonts w:cs="Arial"/>
          <w:lang w:val="en-US"/>
        </w:rPr>
        <w:t xml:space="preserve">Brown, T. B., Mann, B., Ryder, N., Subbiah, M., Kaplan, J., Dhariwal, P., Neelakantan, A., Shyam, P., Sastry, G., Askell, A., Agarwal, S., Herbert-Voss, A., Krueger, G., Henighan, T., Child, R., Ramesh, A., Ziegler, D. M., Wu, J., Winter, C., … Amodei, D. (2020). </w:t>
      </w:r>
      <w:r w:rsidRPr="00725300">
        <w:rPr>
          <w:rFonts w:cs="Arial"/>
          <w:i/>
          <w:iCs/>
          <w:lang w:val="en-US"/>
        </w:rPr>
        <w:t>Language Models are Few-Shot Learners</w:t>
      </w:r>
      <w:r w:rsidRPr="00725300">
        <w:rPr>
          <w:rFonts w:cs="Arial"/>
          <w:lang w:val="en-US"/>
        </w:rPr>
        <w:t xml:space="preserve"> (arXiv:2005.14165). arXiv. http://arxiv.org/abs/2005.14165</w:t>
      </w:r>
    </w:p>
    <w:p w14:paraId="27BDFC0B" w14:textId="77777777" w:rsidR="006260F9" w:rsidRPr="00725300" w:rsidRDefault="006260F9" w:rsidP="006260F9">
      <w:pPr>
        <w:pStyle w:val="Literaturverzeichnis"/>
        <w:rPr>
          <w:rFonts w:cs="Arial"/>
          <w:lang w:val="en-US"/>
        </w:rPr>
      </w:pPr>
      <w:r w:rsidRPr="00725300">
        <w:rPr>
          <w:rFonts w:cs="Arial"/>
          <w:lang w:val="en-US"/>
        </w:rPr>
        <w:t xml:space="preserve">Bruce, P. C., Bruce, A., &amp; Gedeck, P. (2020). </w:t>
      </w:r>
      <w:r w:rsidRPr="00725300">
        <w:rPr>
          <w:rFonts w:cs="Arial"/>
          <w:i/>
          <w:iCs/>
          <w:lang w:val="en-US"/>
        </w:rPr>
        <w:t>Practical statistics for data scientists: 50+ essential concepts using R and Python</w:t>
      </w:r>
      <w:r w:rsidRPr="00725300">
        <w:rPr>
          <w:rFonts w:cs="Arial"/>
          <w:lang w:val="en-US"/>
        </w:rPr>
        <w:t xml:space="preserve"> (2. Aufl.). O’Reilly Media, Inc.</w:t>
      </w:r>
    </w:p>
    <w:p w14:paraId="3E7AFDE6" w14:textId="77777777" w:rsidR="006260F9" w:rsidRPr="00725300" w:rsidRDefault="006260F9" w:rsidP="006260F9">
      <w:pPr>
        <w:pStyle w:val="Literaturverzeichnis"/>
        <w:rPr>
          <w:rFonts w:cs="Arial"/>
          <w:lang w:val="en-US"/>
        </w:rPr>
      </w:pPr>
      <w:r w:rsidRPr="00725300">
        <w:rPr>
          <w:rFonts w:cs="Arial"/>
          <w:lang w:val="en-US"/>
        </w:rPr>
        <w:t xml:space="preserve">Cabrio, E., &amp; Villata, S. (2018). Five Years of Argument Mining: A Data-driven Analysis. </w:t>
      </w:r>
      <w:r w:rsidRPr="00725300">
        <w:rPr>
          <w:rFonts w:cs="Arial"/>
          <w:i/>
          <w:iCs/>
          <w:lang w:val="en-US"/>
        </w:rPr>
        <w:t>Proceedings of the Twenty-Seventh International Joint Conference on Artificial Intelligence</w:t>
      </w:r>
      <w:r w:rsidRPr="00725300">
        <w:rPr>
          <w:rFonts w:cs="Arial"/>
          <w:lang w:val="en-US"/>
        </w:rPr>
        <w:t>, 5427–5433. https://doi.org/10.24963/ijcai.2018/766</w:t>
      </w:r>
    </w:p>
    <w:p w14:paraId="0F6B3A79" w14:textId="77777777" w:rsidR="006260F9" w:rsidRPr="00725300" w:rsidRDefault="006260F9" w:rsidP="006260F9">
      <w:pPr>
        <w:pStyle w:val="Literaturverzeichnis"/>
        <w:rPr>
          <w:rFonts w:cs="Arial"/>
          <w:lang w:val="en-US"/>
        </w:rPr>
      </w:pPr>
      <w:r w:rsidRPr="00725300">
        <w:rPr>
          <w:rFonts w:cs="Arial"/>
          <w:lang w:val="en-US"/>
        </w:rPr>
        <w:t xml:space="preserve">Chen, B., &amp; Cherry, C. (2014). A Systematic Comparison of Smoothing Techniques for Sentence-Level BLEU. </w:t>
      </w:r>
      <w:r w:rsidRPr="00725300">
        <w:rPr>
          <w:rFonts w:cs="Arial"/>
          <w:i/>
          <w:iCs/>
          <w:lang w:val="en-US"/>
        </w:rPr>
        <w:t>Proceedings of the Ninth Workshop on Statistical Machine Translation</w:t>
      </w:r>
      <w:r w:rsidRPr="00725300">
        <w:rPr>
          <w:rFonts w:cs="Arial"/>
          <w:lang w:val="en-US"/>
        </w:rPr>
        <w:t>, 362–367. https://doi.org/10.3115/v1/W14-3346</w:t>
      </w:r>
    </w:p>
    <w:p w14:paraId="1FAEE63C" w14:textId="77777777" w:rsidR="006260F9" w:rsidRPr="00725300" w:rsidRDefault="006260F9" w:rsidP="006260F9">
      <w:pPr>
        <w:pStyle w:val="Literaturverzeichnis"/>
        <w:rPr>
          <w:rFonts w:cs="Arial"/>
          <w:lang w:val="en-US"/>
        </w:rPr>
      </w:pPr>
      <w:r w:rsidRPr="00725300">
        <w:rPr>
          <w:rFonts w:cs="Arial"/>
          <w:lang w:val="en-US"/>
        </w:rPr>
        <w:t xml:space="preserve">Cheng, L., Bing, L., He, R., Yu, Q., Zhang, Y., &amp; Si, L. (2022). IAM: A Comprehensive and Large-Scale Dataset for Integrated Argument Mining Tasks. </w:t>
      </w:r>
      <w:r w:rsidRPr="00725300">
        <w:rPr>
          <w:rFonts w:cs="Arial"/>
          <w:i/>
          <w:iCs/>
          <w:lang w:val="en-US"/>
        </w:rPr>
        <w:t>Proceedings of the 60th Annual Meeting of the Association for Computational Linguistics (Volume 1: Long Papers)</w:t>
      </w:r>
      <w:r w:rsidRPr="00725300">
        <w:rPr>
          <w:rFonts w:cs="Arial"/>
          <w:lang w:val="en-US"/>
        </w:rPr>
        <w:t>, 2277–2287. https://doi.org/10.18653/v1/2022.acl-long.162</w:t>
      </w:r>
    </w:p>
    <w:p w14:paraId="13C36111" w14:textId="77777777" w:rsidR="006260F9" w:rsidRPr="00725300" w:rsidRDefault="006260F9" w:rsidP="006260F9">
      <w:pPr>
        <w:pStyle w:val="Literaturverzeichnis"/>
        <w:rPr>
          <w:rFonts w:cs="Arial"/>
          <w:lang w:val="en-US"/>
        </w:rPr>
      </w:pPr>
      <w:r w:rsidRPr="00725300">
        <w:rPr>
          <w:rFonts w:cs="Arial"/>
          <w:lang w:val="en-US"/>
        </w:rPr>
        <w:t xml:space="preserve">Géron, A. (2022). </w:t>
      </w:r>
      <w:r w:rsidRPr="00725300">
        <w:rPr>
          <w:rFonts w:cs="Arial"/>
          <w:i/>
          <w:iCs/>
          <w:lang w:val="en-US"/>
        </w:rPr>
        <w:t>Hands-On Machine Learning with Scikit-Learn, Keras, and TensorFlow</w:t>
      </w:r>
      <w:r w:rsidRPr="00725300">
        <w:rPr>
          <w:rFonts w:cs="Arial"/>
          <w:lang w:val="en-US"/>
        </w:rPr>
        <w:t xml:space="preserve"> (3. Aufl.). O’Reilly Media, Inc.</w:t>
      </w:r>
    </w:p>
    <w:p w14:paraId="496F97C6" w14:textId="77777777" w:rsidR="006260F9" w:rsidRPr="00725300" w:rsidRDefault="006260F9" w:rsidP="006260F9">
      <w:pPr>
        <w:pStyle w:val="Literaturverzeichnis"/>
        <w:rPr>
          <w:rFonts w:cs="Arial"/>
          <w:lang w:val="en-US"/>
        </w:rPr>
      </w:pPr>
      <w:r w:rsidRPr="00725300">
        <w:rPr>
          <w:rFonts w:cs="Arial"/>
          <w:lang w:val="en-US"/>
        </w:rPr>
        <w:lastRenderedPageBreak/>
        <w:t xml:space="preserve">Google. (2024). </w:t>
      </w:r>
      <w:r w:rsidRPr="00725300">
        <w:rPr>
          <w:rFonts w:cs="Arial"/>
          <w:i/>
          <w:iCs/>
          <w:lang w:val="en-US"/>
        </w:rPr>
        <w:t>Prompt design strategies</w:t>
      </w:r>
      <w:r w:rsidRPr="00725300">
        <w:rPr>
          <w:rFonts w:cs="Arial"/>
          <w:lang w:val="en-US"/>
        </w:rPr>
        <w:t>. https://ai.google.dev/gemini-api/docs/prompting-strategies</w:t>
      </w:r>
    </w:p>
    <w:p w14:paraId="591E7586" w14:textId="77777777" w:rsidR="006260F9" w:rsidRPr="006260F9" w:rsidRDefault="006260F9" w:rsidP="006260F9">
      <w:pPr>
        <w:pStyle w:val="Literaturverzeichnis"/>
        <w:rPr>
          <w:rFonts w:cs="Arial"/>
        </w:rPr>
      </w:pPr>
      <w:r w:rsidRPr="006260F9">
        <w:rPr>
          <w:rFonts w:cs="Arial"/>
        </w:rPr>
        <w:t xml:space="preserve">Gossen, H. H. (1854). </w:t>
      </w:r>
      <w:r w:rsidRPr="006260F9">
        <w:rPr>
          <w:rFonts w:cs="Arial"/>
          <w:i/>
          <w:iCs/>
        </w:rPr>
        <w:t>Entwickelung der Gesetze des menschlichen Verkehrs, und der daraus fließenden Regeln für menschliches Handeln</w:t>
      </w:r>
      <w:r w:rsidRPr="006260F9">
        <w:rPr>
          <w:rFonts w:cs="Arial"/>
        </w:rPr>
        <w:t>.</w:t>
      </w:r>
    </w:p>
    <w:p w14:paraId="008F736B" w14:textId="77777777" w:rsidR="006260F9" w:rsidRPr="00725300" w:rsidRDefault="006260F9" w:rsidP="006260F9">
      <w:pPr>
        <w:pStyle w:val="Literaturverzeichnis"/>
        <w:rPr>
          <w:rFonts w:cs="Arial"/>
          <w:lang w:val="en-US"/>
        </w:rPr>
      </w:pPr>
      <w:r w:rsidRPr="006260F9">
        <w:rPr>
          <w:rFonts w:cs="Arial"/>
        </w:rPr>
        <w:t xml:space="preserve">Han, S., Wang, M., Zhang, J., Li, D., &amp; Duan, J. (2024). </w:t>
      </w:r>
      <w:r w:rsidRPr="00725300">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725300">
        <w:rPr>
          <w:rFonts w:cs="Arial"/>
          <w:i/>
          <w:iCs/>
          <w:lang w:val="en-US"/>
        </w:rPr>
        <w:t>Electronics</w:t>
      </w:r>
      <w:r w:rsidRPr="00725300">
        <w:rPr>
          <w:rFonts w:cs="Arial"/>
          <w:lang w:val="en-US"/>
        </w:rPr>
        <w:t xml:space="preserve">, </w:t>
      </w:r>
      <w:r w:rsidRPr="00725300">
        <w:rPr>
          <w:rFonts w:cs="Arial"/>
          <w:i/>
          <w:iCs/>
          <w:lang w:val="en-US"/>
        </w:rPr>
        <w:t>13</w:t>
      </w:r>
      <w:r w:rsidRPr="00725300">
        <w:rPr>
          <w:rFonts w:cs="Arial"/>
          <w:lang w:val="en-US"/>
        </w:rPr>
        <w:t>(24), 5040. https://doi.org/10.3390/electronics13245040</w:t>
      </w:r>
    </w:p>
    <w:p w14:paraId="1A4B8C44" w14:textId="77777777" w:rsidR="006260F9" w:rsidRPr="00725300" w:rsidRDefault="006260F9" w:rsidP="006260F9">
      <w:pPr>
        <w:pStyle w:val="Literaturverzeichnis"/>
        <w:rPr>
          <w:rFonts w:cs="Arial"/>
          <w:lang w:val="en-US"/>
        </w:rPr>
      </w:pPr>
      <w:r w:rsidRPr="00725300">
        <w:rPr>
          <w:rFonts w:cs="Arial"/>
          <w:lang w:val="en-US"/>
        </w:rPr>
        <w:t xml:space="preserve">Kochmar, E. (2022). </w:t>
      </w:r>
      <w:r w:rsidRPr="00725300">
        <w:rPr>
          <w:rFonts w:cs="Arial"/>
          <w:i/>
          <w:iCs/>
          <w:lang w:val="en-US"/>
        </w:rPr>
        <w:t>Getting started with Natural Language Processing</w:t>
      </w:r>
      <w:r w:rsidRPr="00725300">
        <w:rPr>
          <w:rFonts w:cs="Arial"/>
          <w:lang w:val="en-US"/>
        </w:rPr>
        <w:t>. Manning Publications.</w:t>
      </w:r>
    </w:p>
    <w:p w14:paraId="5F50CF9D" w14:textId="77777777" w:rsidR="006260F9" w:rsidRPr="00725300" w:rsidRDefault="006260F9" w:rsidP="006260F9">
      <w:pPr>
        <w:pStyle w:val="Literaturverzeichnis"/>
        <w:rPr>
          <w:rFonts w:cs="Arial"/>
          <w:lang w:val="en-US"/>
        </w:rPr>
      </w:pPr>
      <w:r w:rsidRPr="00725300">
        <w:rPr>
          <w:rFonts w:cs="Arial"/>
          <w:lang w:val="en-US"/>
        </w:rPr>
        <w:t xml:space="preserve">Lawrence, J., &amp; Reed, C. (2020). Argument Mining: A Survey. </w:t>
      </w:r>
      <w:r w:rsidRPr="00725300">
        <w:rPr>
          <w:rFonts w:cs="Arial"/>
          <w:i/>
          <w:iCs/>
          <w:lang w:val="en-US"/>
        </w:rPr>
        <w:t>Computational Linguistics</w:t>
      </w:r>
      <w:r w:rsidRPr="00725300">
        <w:rPr>
          <w:rFonts w:cs="Arial"/>
          <w:lang w:val="en-US"/>
        </w:rPr>
        <w:t xml:space="preserve">, </w:t>
      </w:r>
      <w:r w:rsidRPr="00725300">
        <w:rPr>
          <w:rFonts w:cs="Arial"/>
          <w:i/>
          <w:iCs/>
          <w:lang w:val="en-US"/>
        </w:rPr>
        <w:t>45</w:t>
      </w:r>
      <w:r w:rsidRPr="00725300">
        <w:rPr>
          <w:rFonts w:cs="Arial"/>
          <w:lang w:val="en-US"/>
        </w:rPr>
        <w:t>(4), 765–818. https://doi.org/10.1162/coli_a_00364</w:t>
      </w:r>
    </w:p>
    <w:p w14:paraId="3A39A73E" w14:textId="77777777" w:rsidR="006260F9" w:rsidRPr="00725300" w:rsidRDefault="006260F9" w:rsidP="006260F9">
      <w:pPr>
        <w:pStyle w:val="Literaturverzeichnis"/>
        <w:rPr>
          <w:rFonts w:cs="Arial"/>
          <w:lang w:val="en-US"/>
        </w:rPr>
      </w:pPr>
      <w:r w:rsidRPr="006260F9">
        <w:rPr>
          <w:rFonts w:cs="Arial"/>
        </w:rPr>
        <w:t xml:space="preserve">Lu, R.-S., Lin, C.-C., &amp; Tsao, H.-Y. (2024). </w:t>
      </w:r>
      <w:r w:rsidRPr="00725300">
        <w:rPr>
          <w:rFonts w:cs="Arial"/>
          <w:lang w:val="en-US"/>
        </w:rPr>
        <w:t xml:space="preserve">Empowering Large Language Models to Leverage Domain-Specific Knowledge in E-Learning.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(12), 5264. https://doi.org/10.3390/app14125264</w:t>
      </w:r>
    </w:p>
    <w:p w14:paraId="50D1D894" w14:textId="77777777" w:rsidR="006260F9" w:rsidRPr="00725300" w:rsidRDefault="006260F9" w:rsidP="006260F9">
      <w:pPr>
        <w:pStyle w:val="Literaturverzeichnis"/>
        <w:rPr>
          <w:rFonts w:cs="Arial"/>
          <w:lang w:val="en-US"/>
        </w:rPr>
      </w:pPr>
      <w:r w:rsidRPr="00725300">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725300">
        <w:rPr>
          <w:rFonts w:cs="Arial"/>
          <w:i/>
          <w:iCs/>
          <w:lang w:val="en-US"/>
        </w:rPr>
        <w:t>Scientific Reports</w:t>
      </w:r>
      <w:r w:rsidRPr="00725300">
        <w:rPr>
          <w:rFonts w:cs="Arial"/>
          <w:lang w:val="en-US"/>
        </w:rPr>
        <w:t xml:space="preserve">, </w:t>
      </w:r>
      <w:r w:rsidRPr="00725300">
        <w:rPr>
          <w:rFonts w:cs="Arial"/>
          <w:i/>
          <w:iCs/>
          <w:lang w:val="en-US"/>
        </w:rPr>
        <w:t>14</w:t>
      </w:r>
      <w:r w:rsidRPr="00725300">
        <w:rPr>
          <w:rFonts w:cs="Arial"/>
          <w:lang w:val="en-US"/>
        </w:rPr>
        <w:t>(1), 14156. https://doi.org/10.1038/s41598-024-64827-6</w:t>
      </w:r>
    </w:p>
    <w:p w14:paraId="1D6E848D" w14:textId="77777777" w:rsidR="006260F9" w:rsidRPr="00725300" w:rsidRDefault="006260F9" w:rsidP="006260F9">
      <w:pPr>
        <w:pStyle w:val="Literaturverzeichnis"/>
        <w:rPr>
          <w:rFonts w:cs="Arial"/>
          <w:lang w:val="en-US"/>
        </w:rPr>
      </w:pPr>
      <w:r w:rsidRPr="00725300">
        <w:rPr>
          <w:rFonts w:cs="Arial"/>
          <w:lang w:val="en-US"/>
        </w:rPr>
        <w:t xml:space="preserve">Meta. (2024). </w:t>
      </w:r>
      <w:r w:rsidRPr="00725300">
        <w:rPr>
          <w:rFonts w:cs="Arial"/>
          <w:i/>
          <w:iCs/>
          <w:lang w:val="en-US"/>
        </w:rPr>
        <w:t>Prompting</w:t>
      </w:r>
      <w:r w:rsidRPr="00725300">
        <w:rPr>
          <w:rFonts w:cs="Arial"/>
          <w:lang w:val="en-US"/>
        </w:rPr>
        <w:t>. How-to Guides. https://www.llama.com/docs/how-to-guides/prompting/</w:t>
      </w:r>
    </w:p>
    <w:p w14:paraId="33DFE672" w14:textId="77777777" w:rsidR="006260F9" w:rsidRPr="00725300" w:rsidRDefault="006260F9" w:rsidP="006260F9">
      <w:pPr>
        <w:pStyle w:val="Literaturverzeichnis"/>
        <w:rPr>
          <w:rFonts w:cs="Arial"/>
          <w:lang w:val="en-US"/>
        </w:rPr>
      </w:pPr>
      <w:r w:rsidRPr="00725300">
        <w:rPr>
          <w:rFonts w:cs="Arial"/>
          <w:lang w:val="en-US"/>
        </w:rPr>
        <w:t xml:space="preserve">OpenAI. (2024a). </w:t>
      </w:r>
      <w:r w:rsidRPr="00725300">
        <w:rPr>
          <w:rFonts w:cs="Arial"/>
          <w:i/>
          <w:iCs/>
          <w:lang w:val="en-US"/>
        </w:rPr>
        <w:t>Chat. Temperature</w:t>
      </w:r>
      <w:r w:rsidRPr="00725300">
        <w:rPr>
          <w:rFonts w:cs="Arial"/>
          <w:lang w:val="en-US"/>
        </w:rPr>
        <w:t>. OpenAI Platform. API Reference. https://platform.openai.com/docs/api-reference/chat/create</w:t>
      </w:r>
    </w:p>
    <w:p w14:paraId="2F98795C" w14:textId="77777777" w:rsidR="006260F9" w:rsidRPr="00725300" w:rsidRDefault="006260F9" w:rsidP="006260F9">
      <w:pPr>
        <w:pStyle w:val="Literaturverzeichnis"/>
        <w:rPr>
          <w:rFonts w:cs="Arial"/>
          <w:lang w:val="en-US"/>
        </w:rPr>
      </w:pPr>
      <w:r w:rsidRPr="00725300">
        <w:rPr>
          <w:rFonts w:cs="Arial"/>
          <w:lang w:val="en-US"/>
        </w:rPr>
        <w:lastRenderedPageBreak/>
        <w:t xml:space="preserve">OpenAI. (2024b). </w:t>
      </w:r>
      <w:r w:rsidRPr="00725300">
        <w:rPr>
          <w:rFonts w:cs="Arial"/>
          <w:i/>
          <w:iCs/>
          <w:lang w:val="en-US"/>
        </w:rPr>
        <w:t>GPT-4o mini: Advancing cost-efficient intelligence</w:t>
      </w:r>
      <w:r w:rsidRPr="00725300">
        <w:rPr>
          <w:rFonts w:cs="Arial"/>
          <w:lang w:val="en-US"/>
        </w:rPr>
        <w:t>. Openai.Com. https://openai.com/index/gpt-4o-mini-advancing-cost-efficient-intelligence/</w:t>
      </w:r>
    </w:p>
    <w:p w14:paraId="07747F04" w14:textId="77777777" w:rsidR="006260F9" w:rsidRPr="00725300" w:rsidRDefault="006260F9" w:rsidP="006260F9">
      <w:pPr>
        <w:pStyle w:val="Literaturverzeichnis"/>
        <w:rPr>
          <w:rFonts w:cs="Arial"/>
          <w:lang w:val="en-US"/>
        </w:rPr>
      </w:pPr>
      <w:r w:rsidRPr="00725300">
        <w:rPr>
          <w:rFonts w:cs="Arial"/>
          <w:lang w:val="en-US"/>
        </w:rPr>
        <w:t xml:space="preserve">OpenAI. (2024c). </w:t>
      </w:r>
      <w:r w:rsidRPr="00725300">
        <w:rPr>
          <w:rFonts w:cs="Arial"/>
          <w:i/>
          <w:iCs/>
          <w:lang w:val="en-US"/>
        </w:rPr>
        <w:t>Models</w:t>
      </w:r>
      <w:r w:rsidRPr="00725300">
        <w:rPr>
          <w:rFonts w:cs="Arial"/>
          <w:lang w:val="en-US"/>
        </w:rPr>
        <w:t>. OpenAI Platform. https://platform.openai.com/docs/models/</w:t>
      </w:r>
    </w:p>
    <w:p w14:paraId="1B395F99" w14:textId="77777777" w:rsidR="006260F9" w:rsidRPr="006260F9" w:rsidRDefault="006260F9" w:rsidP="006260F9">
      <w:pPr>
        <w:pStyle w:val="Literaturverzeichnis"/>
        <w:rPr>
          <w:rFonts w:cs="Arial"/>
        </w:rPr>
      </w:pPr>
      <w:r w:rsidRPr="00725300">
        <w:rPr>
          <w:rFonts w:cs="Arial"/>
          <w:lang w:val="en-US"/>
        </w:rPr>
        <w:t xml:space="preserve">OpenAI. (2024d). </w:t>
      </w:r>
      <w:r w:rsidRPr="00725300">
        <w:rPr>
          <w:rFonts w:cs="Arial"/>
          <w:i/>
          <w:iCs/>
          <w:lang w:val="en-US"/>
        </w:rPr>
        <w:t>Optimizing LLM Accuracy</w:t>
      </w:r>
      <w:r w:rsidRPr="00725300">
        <w:rPr>
          <w:rFonts w:cs="Arial"/>
          <w:lang w:val="en-US"/>
        </w:rPr>
        <w:t xml:space="preserve">. </w:t>
      </w:r>
      <w:r w:rsidRPr="006260F9">
        <w:rPr>
          <w:rFonts w:cs="Arial"/>
        </w:rPr>
        <w:t>OpenAI Platform. Docs. https://platform.openai.com/docs/guides/optimizing-llm-accuracy</w:t>
      </w:r>
    </w:p>
    <w:p w14:paraId="03152B54" w14:textId="77777777" w:rsidR="006260F9" w:rsidRPr="00725300" w:rsidRDefault="006260F9" w:rsidP="006260F9">
      <w:pPr>
        <w:pStyle w:val="Literaturverzeichnis"/>
        <w:rPr>
          <w:rFonts w:cs="Arial"/>
          <w:lang w:val="en-US"/>
        </w:rPr>
      </w:pPr>
      <w:r w:rsidRPr="006260F9">
        <w:rPr>
          <w:rFonts w:cs="Arial"/>
        </w:rPr>
        <w:t xml:space="preserve">OpenAI. (2024e). </w:t>
      </w:r>
      <w:r w:rsidRPr="00725300">
        <w:rPr>
          <w:rFonts w:cs="Arial"/>
          <w:i/>
          <w:iCs/>
          <w:lang w:val="en-US"/>
        </w:rPr>
        <w:t>Prompt engineering</w:t>
      </w:r>
      <w:r w:rsidRPr="00725300">
        <w:rPr>
          <w:rFonts w:cs="Arial"/>
          <w:lang w:val="en-US"/>
        </w:rPr>
        <w:t>. OpenAI Platform. Docs. https://platform.openai.com/docs/guides/prompt-engineering</w:t>
      </w:r>
    </w:p>
    <w:p w14:paraId="5E2BF893" w14:textId="77777777" w:rsidR="006260F9" w:rsidRPr="00725300" w:rsidRDefault="006260F9" w:rsidP="006260F9">
      <w:pPr>
        <w:pStyle w:val="Literaturverzeichnis"/>
        <w:rPr>
          <w:rFonts w:cs="Arial"/>
          <w:lang w:val="en-US"/>
        </w:rPr>
      </w:pPr>
      <w:r w:rsidRPr="00725300">
        <w:rPr>
          <w:rFonts w:cs="Arial"/>
          <w:lang w:val="en-US"/>
        </w:rPr>
        <w:t xml:space="preserve">OpenAI. (2024f). </w:t>
      </w:r>
      <w:r w:rsidRPr="00725300">
        <w:rPr>
          <w:rFonts w:cs="Arial"/>
          <w:i/>
          <w:iCs/>
          <w:lang w:val="en-US"/>
        </w:rPr>
        <w:t>Structured Outputs</w:t>
      </w:r>
      <w:r w:rsidRPr="00725300">
        <w:rPr>
          <w:rFonts w:cs="Arial"/>
          <w:lang w:val="en-US"/>
        </w:rPr>
        <w:t>. Docs. https://platform.openai.com/docs/guides/structured-outputs</w:t>
      </w:r>
    </w:p>
    <w:p w14:paraId="57EC0F0C" w14:textId="77777777" w:rsidR="006260F9" w:rsidRPr="00725300" w:rsidRDefault="006260F9" w:rsidP="006260F9">
      <w:pPr>
        <w:pStyle w:val="Literaturverzeichnis"/>
        <w:rPr>
          <w:rFonts w:cs="Arial"/>
          <w:lang w:val="en-US"/>
        </w:rPr>
      </w:pPr>
      <w:r w:rsidRPr="00725300">
        <w:rPr>
          <w:rFonts w:cs="Arial"/>
          <w:lang w:val="en-US"/>
        </w:rPr>
        <w:t xml:space="preserve">OpenAI. (2025a). </w:t>
      </w:r>
      <w:r w:rsidRPr="00725300">
        <w:rPr>
          <w:rFonts w:cs="Arial"/>
          <w:i/>
          <w:iCs/>
          <w:lang w:val="en-US"/>
        </w:rPr>
        <w:t>Advanced usage</w:t>
      </w:r>
      <w:r w:rsidRPr="00725300">
        <w:rPr>
          <w:rFonts w:cs="Arial"/>
          <w:lang w:val="en-US"/>
        </w:rPr>
        <w:t>. OpenAI Platform. https://platform.openai.com</w:t>
      </w:r>
    </w:p>
    <w:p w14:paraId="160A2291" w14:textId="77777777" w:rsidR="006260F9" w:rsidRPr="00725300" w:rsidRDefault="006260F9" w:rsidP="006260F9">
      <w:pPr>
        <w:pStyle w:val="Literaturverzeichnis"/>
        <w:rPr>
          <w:rFonts w:cs="Arial"/>
          <w:lang w:val="en-US"/>
        </w:rPr>
      </w:pPr>
      <w:r w:rsidRPr="00725300">
        <w:rPr>
          <w:rFonts w:cs="Arial"/>
          <w:lang w:val="en-US"/>
        </w:rPr>
        <w:t xml:space="preserve">OpenAI. (2025b). </w:t>
      </w:r>
      <w:r w:rsidRPr="00725300">
        <w:rPr>
          <w:rFonts w:cs="Arial"/>
          <w:i/>
          <w:iCs/>
          <w:lang w:val="en-US"/>
        </w:rPr>
        <w:t>Batch API</w:t>
      </w:r>
      <w:r w:rsidRPr="00725300">
        <w:rPr>
          <w:rFonts w:cs="Arial"/>
          <w:lang w:val="en-US"/>
        </w:rPr>
        <w:t>. OpenAI Platform. https://platform.openai.com/docs/guides/batch/batch-api</w:t>
      </w:r>
    </w:p>
    <w:p w14:paraId="1DDCDB09" w14:textId="77777777" w:rsidR="006260F9" w:rsidRPr="00725300" w:rsidRDefault="006260F9" w:rsidP="006260F9">
      <w:pPr>
        <w:pStyle w:val="Literaturverzeichnis"/>
        <w:rPr>
          <w:rFonts w:cs="Arial"/>
          <w:lang w:val="en-US"/>
        </w:rPr>
      </w:pPr>
      <w:r w:rsidRPr="00725300">
        <w:rPr>
          <w:rFonts w:cs="Arial"/>
          <w:lang w:val="en-US"/>
        </w:rPr>
        <w:t xml:space="preserve">OpenAI. (2025c). </w:t>
      </w:r>
      <w:r w:rsidRPr="00725300">
        <w:rPr>
          <w:rFonts w:cs="Arial"/>
          <w:i/>
          <w:iCs/>
          <w:lang w:val="en-US"/>
        </w:rPr>
        <w:t>Pricing</w:t>
      </w:r>
      <w:r w:rsidRPr="00725300">
        <w:rPr>
          <w:rFonts w:cs="Arial"/>
          <w:lang w:val="en-US"/>
        </w:rPr>
        <w:t>. https://openai.com/api/pricing/</w:t>
      </w:r>
    </w:p>
    <w:p w14:paraId="3CCBB140" w14:textId="77777777" w:rsidR="006260F9" w:rsidRPr="00725300" w:rsidRDefault="006260F9" w:rsidP="006260F9">
      <w:pPr>
        <w:pStyle w:val="Literaturverzeichnis"/>
        <w:rPr>
          <w:rFonts w:cs="Arial"/>
          <w:lang w:val="en-US"/>
        </w:rPr>
      </w:pPr>
      <w:r w:rsidRPr="00725300">
        <w:rPr>
          <w:rFonts w:cs="Arial"/>
          <w:lang w:val="en-US"/>
        </w:rPr>
        <w:t xml:space="preserve">OpenAI. (2025d). </w:t>
      </w:r>
      <w:r w:rsidRPr="00725300">
        <w:rPr>
          <w:rFonts w:cs="Arial"/>
          <w:i/>
          <w:iCs/>
          <w:lang w:val="en-US"/>
        </w:rPr>
        <w:t>Rate limits</w:t>
      </w:r>
      <w:r w:rsidRPr="00725300">
        <w:rPr>
          <w:rFonts w:cs="Arial"/>
          <w:lang w:val="en-US"/>
        </w:rPr>
        <w:t>. OpenAI Platform. https://platform.openai.com/docs/guides/rate-limits?context=tier-free</w:t>
      </w:r>
    </w:p>
    <w:p w14:paraId="6D5BBAF1" w14:textId="77777777" w:rsidR="006260F9" w:rsidRPr="006260F9" w:rsidRDefault="006260F9" w:rsidP="006260F9">
      <w:pPr>
        <w:pStyle w:val="Literaturverzeichnis"/>
        <w:rPr>
          <w:rFonts w:cs="Arial"/>
        </w:rPr>
      </w:pPr>
      <w:r w:rsidRPr="006260F9">
        <w:rPr>
          <w:rFonts w:cs="Arial"/>
        </w:rPr>
        <w:t xml:space="preserve">OpenAI. (2025e). </w:t>
      </w:r>
      <w:r w:rsidRPr="006260F9">
        <w:rPr>
          <w:rFonts w:cs="Arial"/>
          <w:i/>
          <w:iCs/>
        </w:rPr>
        <w:t>Text generation</w:t>
      </w:r>
      <w:r w:rsidRPr="006260F9">
        <w:rPr>
          <w:rFonts w:cs="Arial"/>
        </w:rPr>
        <w:t>. https://platform.openai.com/docs/guides/text-generation</w:t>
      </w:r>
    </w:p>
    <w:p w14:paraId="731F8F75" w14:textId="77777777" w:rsidR="006260F9" w:rsidRPr="006260F9" w:rsidRDefault="006260F9" w:rsidP="006260F9">
      <w:pPr>
        <w:pStyle w:val="Literaturverzeichnis"/>
        <w:rPr>
          <w:rFonts w:cs="Arial"/>
        </w:rPr>
      </w:pPr>
      <w:r w:rsidRPr="006260F9">
        <w:rPr>
          <w:rFonts w:cs="Arial"/>
        </w:rPr>
        <w:t xml:space="preserve">Ozdemir, S. (2024). </w:t>
      </w:r>
      <w:r w:rsidRPr="006260F9">
        <w:rPr>
          <w:rFonts w:cs="Arial"/>
          <w:i/>
          <w:iCs/>
        </w:rPr>
        <w:t>Praxiseinstieg Large Language Models: Strategien und Best Practices für den Einsatz von ChatGPT und anderen LLMs</w:t>
      </w:r>
      <w:r w:rsidRPr="006260F9">
        <w:rPr>
          <w:rFonts w:cs="Arial"/>
        </w:rPr>
        <w:t xml:space="preserve"> (F. Langenau, Übers.; 1. Aufl., deutsche Ausgabe). O’Reilly.</w:t>
      </w:r>
    </w:p>
    <w:p w14:paraId="1CCF6887" w14:textId="77777777" w:rsidR="006260F9" w:rsidRPr="00725300" w:rsidRDefault="006260F9" w:rsidP="006260F9">
      <w:pPr>
        <w:pStyle w:val="Literaturverzeichnis"/>
        <w:rPr>
          <w:rFonts w:cs="Arial"/>
          <w:lang w:val="en-US"/>
        </w:rPr>
      </w:pPr>
      <w:r w:rsidRPr="006260F9">
        <w:rPr>
          <w:rFonts w:cs="Arial"/>
        </w:rPr>
        <w:t xml:space="preserve">Papineni, K., Roukos, S., Ward, T., &amp; Zhu, W.-J. (2002). </w:t>
      </w:r>
      <w:r w:rsidRPr="00725300">
        <w:rPr>
          <w:rFonts w:cs="Arial"/>
          <w:lang w:val="en-US"/>
        </w:rPr>
        <w:t xml:space="preserve">BLEU: A method for automatic evaluation of machine translation. </w:t>
      </w:r>
      <w:r w:rsidRPr="00725300">
        <w:rPr>
          <w:rFonts w:cs="Arial"/>
          <w:i/>
          <w:iCs/>
          <w:lang w:val="en-US"/>
        </w:rPr>
        <w:t>Proceedings of the 40th Annual Meeting on Association for Computational Linguistics  - ACL ’02</w:t>
      </w:r>
      <w:r w:rsidRPr="00725300">
        <w:rPr>
          <w:rFonts w:cs="Arial"/>
          <w:lang w:val="en-US"/>
        </w:rPr>
        <w:t>, 311–318. https://doi.org/10.3115/1073083.1073135</w:t>
      </w:r>
    </w:p>
    <w:p w14:paraId="5BE9C19B" w14:textId="77777777" w:rsidR="006260F9" w:rsidRPr="00725300" w:rsidRDefault="006260F9" w:rsidP="006260F9">
      <w:pPr>
        <w:pStyle w:val="Literaturverzeichnis"/>
        <w:rPr>
          <w:rFonts w:cs="Arial"/>
          <w:lang w:val="en-US"/>
        </w:rPr>
      </w:pPr>
      <w:r w:rsidRPr="00725300">
        <w:rPr>
          <w:rFonts w:cs="Arial"/>
          <w:lang w:val="en-US"/>
        </w:rPr>
        <w:lastRenderedPageBreak/>
        <w:t xml:space="preserve">Patil, R., &amp; Gudivada, V. (2024). A Review of Current Trends, Techniques, and Challenges in Large Language Models (LLMs). </w:t>
      </w:r>
      <w:r w:rsidRPr="00725300">
        <w:rPr>
          <w:rFonts w:cs="Arial"/>
          <w:i/>
          <w:iCs/>
          <w:lang w:val="en-US"/>
        </w:rPr>
        <w:t>Applied Sciences</w:t>
      </w:r>
      <w:r w:rsidRPr="00725300">
        <w:rPr>
          <w:rFonts w:cs="Arial"/>
          <w:lang w:val="en-US"/>
        </w:rPr>
        <w:t xml:space="preserve">, </w:t>
      </w:r>
      <w:r w:rsidRPr="00725300">
        <w:rPr>
          <w:rFonts w:cs="Arial"/>
          <w:i/>
          <w:iCs/>
          <w:lang w:val="en-US"/>
        </w:rPr>
        <w:t>14</w:t>
      </w:r>
      <w:r w:rsidRPr="00725300">
        <w:rPr>
          <w:rFonts w:cs="Arial"/>
          <w:lang w:val="en-US"/>
        </w:rPr>
        <w:t>(5), 2074. https://doi.org/10.3390/app14052074</w:t>
      </w:r>
    </w:p>
    <w:p w14:paraId="31B54AD9" w14:textId="77777777" w:rsidR="006260F9" w:rsidRPr="00725300" w:rsidRDefault="006260F9" w:rsidP="006260F9">
      <w:pPr>
        <w:pStyle w:val="Literaturverzeichnis"/>
        <w:rPr>
          <w:rFonts w:cs="Arial"/>
          <w:lang w:val="en-US"/>
        </w:rPr>
      </w:pPr>
      <w:r w:rsidRPr="00725300">
        <w:rPr>
          <w:rFonts w:cs="Arial"/>
          <w:lang w:val="en-US"/>
        </w:rPr>
        <w:t xml:space="preserve">Peldszus, A., &amp; Stede, M. (2013). From Argument Diagrams to Argumentation Mining in Texts: A Survey. </w:t>
      </w:r>
      <w:r w:rsidRPr="00725300">
        <w:rPr>
          <w:rFonts w:cs="Arial"/>
          <w:i/>
          <w:iCs/>
          <w:lang w:val="en-US"/>
        </w:rPr>
        <w:t>International Journal of Cognitive Informatics and Natural Intelligence</w:t>
      </w:r>
      <w:r w:rsidRPr="00725300">
        <w:rPr>
          <w:rFonts w:cs="Arial"/>
          <w:lang w:val="en-US"/>
        </w:rPr>
        <w:t xml:space="preserve">, </w:t>
      </w:r>
      <w:r w:rsidRPr="00725300">
        <w:rPr>
          <w:rFonts w:cs="Arial"/>
          <w:i/>
          <w:iCs/>
          <w:lang w:val="en-US"/>
        </w:rPr>
        <w:t>7</w:t>
      </w:r>
      <w:r w:rsidRPr="00725300">
        <w:rPr>
          <w:rFonts w:cs="Arial"/>
          <w:lang w:val="en-US"/>
        </w:rPr>
        <w:t>(1), 1–31. https://doi.org/10.4018/jcini.2013010101</w:t>
      </w:r>
    </w:p>
    <w:p w14:paraId="1305441F" w14:textId="77777777" w:rsidR="006260F9" w:rsidRPr="00725300" w:rsidRDefault="006260F9" w:rsidP="006260F9">
      <w:pPr>
        <w:pStyle w:val="Literaturverzeichnis"/>
        <w:rPr>
          <w:rFonts w:cs="Arial"/>
          <w:lang w:val="en-US"/>
        </w:rPr>
      </w:pPr>
      <w:r w:rsidRPr="00725300">
        <w:rPr>
          <w:rFonts w:cs="Arial"/>
          <w:lang w:val="en-US"/>
        </w:rPr>
        <w:t xml:space="preserve">Sanders, T. (2022, Dezember 16). </w:t>
      </w:r>
      <w:r w:rsidRPr="00725300">
        <w:rPr>
          <w:rFonts w:cs="Arial"/>
          <w:i/>
          <w:iCs/>
          <w:lang w:val="en-US"/>
        </w:rPr>
        <w:t>How to count tokens with Tiktoken</w:t>
      </w:r>
      <w:r w:rsidRPr="00725300">
        <w:rPr>
          <w:rFonts w:cs="Arial"/>
          <w:lang w:val="en-US"/>
        </w:rPr>
        <w:t>. OpenAI Cookbook. https://cookbook.openai.com/examples/how_to_count_tokens_with_tiktoken</w:t>
      </w:r>
    </w:p>
    <w:p w14:paraId="4C131235" w14:textId="77777777" w:rsidR="006260F9" w:rsidRPr="00725300" w:rsidRDefault="006260F9" w:rsidP="006260F9">
      <w:pPr>
        <w:pStyle w:val="Literaturverzeichnis"/>
        <w:rPr>
          <w:rFonts w:cs="Arial"/>
          <w:lang w:val="en-US"/>
        </w:rPr>
      </w:pPr>
      <w:r w:rsidRPr="00725300">
        <w:rPr>
          <w:rFonts w:cs="Arial"/>
          <w:lang w:val="en-US"/>
        </w:rPr>
        <w:t xml:space="preserve">Stab, C., &amp; Gurevych, I. (2014). </w:t>
      </w:r>
      <w:r w:rsidRPr="00725300">
        <w:rPr>
          <w:rFonts w:cs="Arial"/>
          <w:i/>
          <w:iCs/>
          <w:lang w:val="en-US"/>
        </w:rPr>
        <w:t>Annotating Argument Components and Relations in Persuasive Essays</w:t>
      </w:r>
      <w:r w:rsidRPr="00725300">
        <w:rPr>
          <w:rFonts w:cs="Arial"/>
          <w:lang w:val="en-US"/>
        </w:rPr>
        <w:t>.</w:t>
      </w:r>
    </w:p>
    <w:p w14:paraId="12AE56E5" w14:textId="77777777" w:rsidR="006260F9" w:rsidRPr="00725300" w:rsidRDefault="006260F9" w:rsidP="006260F9">
      <w:pPr>
        <w:pStyle w:val="Literaturverzeichnis"/>
        <w:rPr>
          <w:rFonts w:cs="Arial"/>
          <w:lang w:val="en-US"/>
        </w:rPr>
      </w:pPr>
      <w:r w:rsidRPr="00725300">
        <w:rPr>
          <w:rFonts w:cs="Arial"/>
          <w:lang w:val="en-US"/>
        </w:rPr>
        <w:t xml:space="preserve">Stab, C., &amp; Gurevych, I. (2017a). </w:t>
      </w:r>
      <w:r w:rsidRPr="00725300">
        <w:rPr>
          <w:rFonts w:cs="Arial"/>
          <w:i/>
          <w:iCs/>
          <w:lang w:val="en-US"/>
        </w:rPr>
        <w:t>Argument Annotated Essays (version 2)</w:t>
      </w:r>
      <w:r w:rsidRPr="00725300">
        <w:rPr>
          <w:rFonts w:cs="Arial"/>
          <w:lang w:val="en-US"/>
        </w:rPr>
        <w:t xml:space="preserve"> [Dataset]. https://tudatalib.ulb.tu-darmstadt.de/handle/tudatalib/2422</w:t>
      </w:r>
    </w:p>
    <w:p w14:paraId="45484849" w14:textId="77777777" w:rsidR="006260F9" w:rsidRPr="00725300" w:rsidRDefault="006260F9" w:rsidP="006260F9">
      <w:pPr>
        <w:pStyle w:val="Literaturverzeichnis"/>
        <w:rPr>
          <w:rFonts w:cs="Arial"/>
          <w:lang w:val="en-US"/>
        </w:rPr>
      </w:pPr>
      <w:r w:rsidRPr="00725300">
        <w:rPr>
          <w:rFonts w:cs="Arial"/>
          <w:lang w:val="en-US"/>
        </w:rPr>
        <w:t xml:space="preserve">Stab, C., &amp; Gurevych, I. (2017b). Parsing Argumentation Structures in Persuasive Essays. </w:t>
      </w:r>
      <w:r w:rsidRPr="00725300">
        <w:rPr>
          <w:rFonts w:cs="Arial"/>
          <w:i/>
          <w:iCs/>
          <w:lang w:val="en-US"/>
        </w:rPr>
        <w:t>Computational Linguistics</w:t>
      </w:r>
      <w:r w:rsidRPr="00725300">
        <w:rPr>
          <w:rFonts w:cs="Arial"/>
          <w:lang w:val="en-US"/>
        </w:rPr>
        <w:t xml:space="preserve">, </w:t>
      </w:r>
      <w:r w:rsidRPr="00725300">
        <w:rPr>
          <w:rFonts w:cs="Arial"/>
          <w:i/>
          <w:iCs/>
          <w:lang w:val="en-US"/>
        </w:rPr>
        <w:t>43</w:t>
      </w:r>
      <w:r w:rsidRPr="00725300">
        <w:rPr>
          <w:rFonts w:cs="Arial"/>
          <w:lang w:val="en-US"/>
        </w:rPr>
        <w:t>(3), 619–659. https://doi.org/10.1162/COLI_a_00295</w:t>
      </w:r>
    </w:p>
    <w:p w14:paraId="010A0219" w14:textId="77777777" w:rsidR="006260F9" w:rsidRPr="00725300" w:rsidRDefault="006260F9" w:rsidP="006260F9">
      <w:pPr>
        <w:pStyle w:val="Literaturverzeichnis"/>
        <w:rPr>
          <w:rFonts w:cs="Arial"/>
          <w:lang w:val="en-US"/>
        </w:rPr>
      </w:pPr>
      <w:r w:rsidRPr="00725300">
        <w:rPr>
          <w:rFonts w:cs="Arial"/>
          <w:lang w:val="en-US"/>
        </w:rPr>
        <w:t xml:space="preserve">Trad, F., &amp; Chehab, A. (2024). Prompt Engineering or Fine-Tuning? A Case Study on Phishing Detection with Large Language Models. </w:t>
      </w:r>
      <w:r w:rsidRPr="00725300">
        <w:rPr>
          <w:rFonts w:cs="Arial"/>
          <w:i/>
          <w:iCs/>
          <w:lang w:val="en-US"/>
        </w:rPr>
        <w:t>Machine Learning and Knowledge Extraction</w:t>
      </w:r>
      <w:r w:rsidRPr="00725300">
        <w:rPr>
          <w:rFonts w:cs="Arial"/>
          <w:lang w:val="en-US"/>
        </w:rPr>
        <w:t xml:space="preserve">, </w:t>
      </w:r>
      <w:r w:rsidRPr="00725300">
        <w:rPr>
          <w:rFonts w:cs="Arial"/>
          <w:i/>
          <w:iCs/>
          <w:lang w:val="en-US"/>
        </w:rPr>
        <w:t>6</w:t>
      </w:r>
      <w:r w:rsidRPr="00725300">
        <w:rPr>
          <w:rFonts w:cs="Arial"/>
          <w:lang w:val="en-US"/>
        </w:rPr>
        <w:t>(1), 367–384. https://doi.org/10.3390/make6010018</w:t>
      </w:r>
    </w:p>
    <w:p w14:paraId="77FF29EF" w14:textId="77777777" w:rsidR="006260F9" w:rsidRPr="006260F9" w:rsidRDefault="006260F9" w:rsidP="006260F9">
      <w:pPr>
        <w:pStyle w:val="Literaturverzeichnis"/>
        <w:rPr>
          <w:rFonts w:cs="Arial"/>
        </w:rPr>
      </w:pPr>
      <w:r w:rsidRPr="00725300">
        <w:rPr>
          <w:rFonts w:cs="Arial"/>
          <w:lang w:val="en-US"/>
        </w:rPr>
        <w:t xml:space="preserve">Tunstall, L., Werra, L. von, Wolf, T., &amp; Géron, A. (2023). </w:t>
      </w:r>
      <w:r w:rsidRPr="006260F9">
        <w:rPr>
          <w:rFonts w:cs="Arial"/>
          <w:i/>
          <w:iCs/>
        </w:rPr>
        <w:t>Natural Language Processing mit Transformern: Sprachanwendungen mit Hugging Face erstellen</w:t>
      </w:r>
      <w:r w:rsidRPr="006260F9">
        <w:rPr>
          <w:rFonts w:cs="Arial"/>
        </w:rPr>
        <w:t xml:space="preserve"> (M. Fraaß, Übers.; 2. Aufl.). O’Reilly.</w:t>
      </w:r>
    </w:p>
    <w:p w14:paraId="12F8A027" w14:textId="77777777" w:rsidR="006260F9" w:rsidRPr="00725300" w:rsidRDefault="006260F9" w:rsidP="006260F9">
      <w:pPr>
        <w:pStyle w:val="Literaturverzeichnis"/>
        <w:rPr>
          <w:rFonts w:cs="Arial"/>
          <w:lang w:val="en-US"/>
        </w:rPr>
      </w:pPr>
      <w:r w:rsidRPr="006260F9">
        <w:rPr>
          <w:rFonts w:cs="Arial"/>
        </w:rPr>
        <w:t xml:space="preserve">Wei, J., Wang, X., Schuurmans, D., Bosma, M., Ichter, B., Xia, F., Chi, E., Le, Q., &amp; Zhou, D. (2023). </w:t>
      </w:r>
      <w:r w:rsidRPr="00725300">
        <w:rPr>
          <w:rFonts w:cs="Arial"/>
          <w:i/>
          <w:iCs/>
          <w:lang w:val="en-US"/>
        </w:rPr>
        <w:t xml:space="preserve">Chain-of-Thought Prompting Elicits Reasoning in Large </w:t>
      </w:r>
      <w:r w:rsidRPr="00725300">
        <w:rPr>
          <w:rFonts w:cs="Arial"/>
          <w:i/>
          <w:iCs/>
          <w:lang w:val="en-US"/>
        </w:rPr>
        <w:lastRenderedPageBreak/>
        <w:t>Language Models</w:t>
      </w:r>
      <w:r w:rsidRPr="00725300">
        <w:rPr>
          <w:rFonts w:cs="Arial"/>
          <w:lang w:val="en-US"/>
        </w:rPr>
        <w:t xml:space="preserve"> (arXiv:2201.11903). arXiv. http://arxiv.org/abs/2201.11903</w:t>
      </w:r>
    </w:p>
    <w:p w14:paraId="6724AD97" w14:textId="77777777" w:rsidR="006260F9" w:rsidRPr="00725300" w:rsidRDefault="006260F9" w:rsidP="006260F9">
      <w:pPr>
        <w:pStyle w:val="Literaturverzeichnis"/>
        <w:rPr>
          <w:rFonts w:cs="Arial"/>
          <w:lang w:val="en-US"/>
        </w:rPr>
      </w:pPr>
      <w:r w:rsidRPr="006260F9">
        <w:rPr>
          <w:rFonts w:cs="Arial"/>
        </w:rPr>
        <w:t xml:space="preserve">Yeginbergen, A., Oronoz, M., &amp; Agerri, R. (2024). </w:t>
      </w:r>
      <w:r w:rsidRPr="00725300">
        <w:rPr>
          <w:rFonts w:cs="Arial"/>
          <w:lang w:val="en-US"/>
        </w:rPr>
        <w:t xml:space="preserve">Argument Mining in Data Scarce Settings: Cross-lingual Transfer and Few-shot Techniques. </w:t>
      </w:r>
      <w:r w:rsidRPr="00725300">
        <w:rPr>
          <w:rFonts w:cs="Arial"/>
          <w:i/>
          <w:iCs/>
          <w:lang w:val="en-US"/>
        </w:rPr>
        <w:t>Proceedings of the 62nd Annual Meeting of the Association for Computational Linguistics (Volume 1: Long Papers)</w:t>
      </w:r>
      <w:r w:rsidRPr="00725300">
        <w:rPr>
          <w:rFonts w:cs="Arial"/>
          <w:lang w:val="en-US"/>
        </w:rPr>
        <w:t>, 11687–11699. https://doi.org/10.18653/v1/2024.acl-long.628</w:t>
      </w:r>
    </w:p>
    <w:p w14:paraId="71AE7E49" w14:textId="0ABCA319"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1766" w:name="_Toc188817245"/>
      <w:r w:rsidRPr="00D44F48">
        <w:lastRenderedPageBreak/>
        <w:t>Anhänge &amp; Projektdokumentation</w:t>
      </w:r>
      <w:bookmarkEnd w:id="1766"/>
    </w:p>
    <w:p w14:paraId="1A1AB6CB" w14:textId="6384CA5A" w:rsidR="002E1F8F" w:rsidRDefault="002E1F8F" w:rsidP="002E1F8F">
      <w:r w:rsidRPr="004B4879">
        <w:rPr>
          <w:highlight w:val="yellow"/>
          <w:rPrChange w:id="1767"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Pr="00AE223C" w:rsidRDefault="002E1F8F" w:rsidP="002E1F8F">
      <w:pPr>
        <w:pStyle w:val="Listenabsatz"/>
        <w:numPr>
          <w:ilvl w:val="0"/>
          <w:numId w:val="38"/>
        </w:numPr>
      </w:pPr>
      <w:r w:rsidRPr="00AE223C">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1768" w:name="_Toc188817246"/>
      <w:r>
        <w:t>Modellvergleich</w:t>
      </w:r>
      <w:bookmarkEnd w:id="1768"/>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4B0C7D"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4B0C7D"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4B0C7D"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4B0C7D"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4B0C7D"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4B0C7D"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1769" w:author="Ben Fels" w:date="2024-12-22T11:41:00Z" w16du:dateUtc="2024-12-22T10:41:00Z"/>
        </w:rPr>
      </w:pPr>
    </w:p>
    <w:p w14:paraId="22CF2F80" w14:textId="16BEF577" w:rsidR="005F44ED" w:rsidRDefault="005F44ED">
      <w:pPr>
        <w:pStyle w:val="berschrift2"/>
      </w:pPr>
      <w:bookmarkStart w:id="1770" w:name="_Toc188817247"/>
      <w:ins w:id="1771" w:author="Ben Fels" w:date="2024-12-22T11:41:00Z" w16du:dateUtc="2024-12-22T10:41:00Z">
        <w:r>
          <w:lastRenderedPageBreak/>
          <w:t xml:space="preserve">Prompt </w:t>
        </w:r>
        <w:r w:rsidR="007F7952">
          <w:t>Templates</w:t>
        </w:r>
      </w:ins>
      <w:bookmarkEnd w:id="1770"/>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29B28B1F" w14:textId="6D516210" w:rsidR="0032741F" w:rsidRPr="0032741F" w:rsidRDefault="0032741F" w:rsidP="0032741F">
      <w:pPr>
        <w:pStyle w:val="Beschriftung"/>
        <w:keepNext/>
        <w:rPr>
          <w:color w:val="auto"/>
          <w:sz w:val="20"/>
          <w:szCs w:val="20"/>
        </w:rPr>
      </w:pPr>
      <w:bookmarkStart w:id="1772" w:name="_Toc188817251"/>
      <w:r w:rsidRPr="0032741F">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4</w:t>
      </w:r>
      <w:r w:rsidR="001A05F3">
        <w:rPr>
          <w:b/>
          <w:color w:val="auto"/>
          <w:sz w:val="20"/>
          <w:szCs w:val="20"/>
        </w:rPr>
        <w:fldChar w:fldCharType="end"/>
      </w:r>
      <w:r w:rsidRPr="0032741F">
        <w:rPr>
          <w:color w:val="auto"/>
          <w:sz w:val="20"/>
          <w:szCs w:val="20"/>
        </w:rPr>
        <w:t xml:space="preserve"> </w:t>
      </w:r>
      <w:r>
        <w:rPr>
          <w:color w:val="auto"/>
          <w:sz w:val="20"/>
          <w:szCs w:val="20"/>
        </w:rPr>
        <w:br/>
      </w:r>
      <w:r w:rsidRPr="0032741F">
        <w:rPr>
          <w:color w:val="auto"/>
          <w:sz w:val="20"/>
          <w:szCs w:val="20"/>
        </w:rPr>
        <w:t>Zero-Shot Prompt-Struktur</w:t>
      </w:r>
      <w:bookmarkEnd w:id="1772"/>
    </w:p>
    <w:p w14:paraId="23A67B9B" w14:textId="475EBC9F" w:rsidR="007D7DF6" w:rsidRDefault="00E249B3" w:rsidP="00662763">
      <w:r w:rsidRPr="00E249B3">
        <w:rPr>
          <w:noProof/>
        </w:rPr>
        <w:drawing>
          <wp:inline distT="0" distB="0" distL="0" distR="0" wp14:anchorId="18770524" wp14:editId="76101FE9">
            <wp:extent cx="3588444" cy="3060000"/>
            <wp:effectExtent l="0" t="0" r="0" b="762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588444" cy="3060000"/>
                    </a:xfrm>
                    <a:prstGeom prst="rect">
                      <a:avLst/>
                    </a:prstGeom>
                  </pic:spPr>
                </pic:pic>
              </a:graphicData>
            </a:graphic>
          </wp:inline>
        </w:drawing>
      </w:r>
    </w:p>
    <w:p w14:paraId="423136E9" w14:textId="11C94081" w:rsidR="0032741F" w:rsidRPr="006D3E9A" w:rsidRDefault="0032741F" w:rsidP="00662763">
      <w:pPr>
        <w:rPr>
          <w:sz w:val="20"/>
          <w:szCs w:val="18"/>
        </w:rPr>
      </w:pPr>
      <w:r w:rsidRPr="006D3E9A">
        <w:rPr>
          <w:sz w:val="20"/>
          <w:szCs w:val="18"/>
        </w:rPr>
        <w:t>Eigene Darstellung.</w:t>
      </w:r>
    </w:p>
    <w:p w14:paraId="1A0249F7" w14:textId="340B99C3" w:rsidR="001F7E0E" w:rsidRPr="001F7E0E" w:rsidRDefault="001F7E0E" w:rsidP="001F7E0E">
      <w:pPr>
        <w:pStyle w:val="Beschriftung"/>
        <w:keepNext/>
        <w:rPr>
          <w:color w:val="auto"/>
          <w:sz w:val="20"/>
          <w:szCs w:val="20"/>
        </w:rPr>
      </w:pPr>
      <w:bookmarkStart w:id="1773" w:name="_Toc188817252"/>
      <w:r w:rsidRPr="001F7E0E">
        <w:rPr>
          <w:b/>
          <w:color w:val="auto"/>
          <w:sz w:val="20"/>
          <w:szCs w:val="20"/>
        </w:rPr>
        <w:t xml:space="preserve">Abbildung </w:t>
      </w:r>
      <w:r w:rsidR="001A05F3">
        <w:rPr>
          <w:b/>
          <w:color w:val="auto"/>
          <w:sz w:val="20"/>
          <w:szCs w:val="20"/>
        </w:rPr>
        <w:fldChar w:fldCharType="begin"/>
      </w:r>
      <w:r w:rsidR="001A05F3">
        <w:rPr>
          <w:b/>
          <w:color w:val="auto"/>
          <w:sz w:val="20"/>
          <w:szCs w:val="20"/>
        </w:rPr>
        <w:instrText xml:space="preserve"> SEQ Abbildung \* ARABIC </w:instrText>
      </w:r>
      <w:r w:rsidR="001A05F3">
        <w:rPr>
          <w:b/>
          <w:color w:val="auto"/>
          <w:sz w:val="20"/>
          <w:szCs w:val="20"/>
        </w:rPr>
        <w:fldChar w:fldCharType="separate"/>
      </w:r>
      <w:r w:rsidR="001A05F3">
        <w:rPr>
          <w:b/>
          <w:noProof/>
          <w:color w:val="auto"/>
          <w:sz w:val="20"/>
          <w:szCs w:val="20"/>
        </w:rPr>
        <w:t>5</w:t>
      </w:r>
      <w:r w:rsidR="001A05F3">
        <w:rPr>
          <w:b/>
          <w:color w:val="auto"/>
          <w:sz w:val="20"/>
          <w:szCs w:val="20"/>
        </w:rPr>
        <w:fldChar w:fldCharType="end"/>
      </w:r>
      <w:r w:rsidRPr="001F7E0E">
        <w:rPr>
          <w:color w:val="auto"/>
          <w:sz w:val="20"/>
          <w:szCs w:val="20"/>
        </w:rPr>
        <w:t xml:space="preserve"> </w:t>
      </w:r>
      <w:r>
        <w:rPr>
          <w:color w:val="auto"/>
          <w:sz w:val="20"/>
          <w:szCs w:val="20"/>
        </w:rPr>
        <w:br/>
      </w:r>
      <w:r w:rsidRPr="001F7E0E">
        <w:rPr>
          <w:color w:val="auto"/>
          <w:sz w:val="20"/>
          <w:szCs w:val="20"/>
        </w:rPr>
        <w:t>One-Shot Prompt-Struktur</w:t>
      </w:r>
      <w:bookmarkEnd w:id="1773"/>
    </w:p>
    <w:p w14:paraId="565E1092" w14:textId="66E2B364" w:rsidR="00101732" w:rsidRDefault="005F760F" w:rsidP="00662763">
      <w:r w:rsidRPr="005F760F">
        <w:rPr>
          <w:noProof/>
        </w:rPr>
        <w:drawing>
          <wp:inline distT="0" distB="0" distL="0" distR="0" wp14:anchorId="2208EF74" wp14:editId="2E3B365B">
            <wp:extent cx="4829063" cy="3060000"/>
            <wp:effectExtent l="0" t="0" r="0" b="762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829063" cy="3060000"/>
                    </a:xfrm>
                    <a:prstGeom prst="rect">
                      <a:avLst/>
                    </a:prstGeom>
                  </pic:spPr>
                </pic:pic>
              </a:graphicData>
            </a:graphic>
          </wp:inline>
        </w:drawing>
      </w:r>
    </w:p>
    <w:p w14:paraId="151CCCD1" w14:textId="10222395" w:rsidR="00F13FAE" w:rsidRPr="00F13FAE" w:rsidRDefault="00F13FAE" w:rsidP="00662763">
      <w:pPr>
        <w:rPr>
          <w:sz w:val="20"/>
          <w:szCs w:val="18"/>
        </w:rPr>
      </w:pPr>
      <w:r w:rsidRPr="00F13FAE">
        <w:rPr>
          <w:sz w:val="20"/>
          <w:szCs w:val="18"/>
        </w:rPr>
        <w:t>Eigene Darstellung.</w:t>
      </w:r>
    </w:p>
    <w:p w14:paraId="3416D0F2" w14:textId="1A10789F" w:rsidR="005F760F" w:rsidRPr="00662763" w:rsidRDefault="003A4E79" w:rsidP="00662763">
      <w:pPr>
        <w:rPr>
          <w:ins w:id="1774" w:author="Ben Fels" w:date="2024-12-22T11:41:00Z" w16du:dateUtc="2024-12-22T10:41:00Z"/>
        </w:rPr>
      </w:pPr>
      <w:r>
        <w:lastRenderedPageBreak/>
        <w:t>Die Few-Shot Prompts sind systematisch gleich zu den One-Shot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en Fels" w:date="2025-01-23T12:49:00Z" w:initials="BF">
    <w:p w14:paraId="0B792723" w14:textId="77777777" w:rsidR="00513E55" w:rsidRDefault="00513E55" w:rsidP="00513E55">
      <w:pPr>
        <w:pStyle w:val="Kommentartext"/>
      </w:pPr>
      <w:r>
        <w:rPr>
          <w:rStyle w:val="Kommentarzeichen"/>
        </w:rPr>
        <w:annotationRef/>
      </w:r>
      <w:r>
        <w:t>Zweitname?</w:t>
      </w:r>
    </w:p>
  </w:comment>
  <w:comment w:id="1" w:author="Ben Fels" w:date="2025-01-26T20:56:00Z" w:initials="BF">
    <w:p w14:paraId="4B942BF8" w14:textId="77777777" w:rsidR="00E415AD" w:rsidRDefault="00E415AD" w:rsidP="00E415AD">
      <w:pPr>
        <w:pStyle w:val="Kommentartext"/>
      </w:pPr>
      <w:r>
        <w:rPr>
          <w:rStyle w:val="Kommentarzeichen"/>
        </w:rPr>
        <w:annotationRef/>
      </w:r>
      <w:r>
        <w:t>Alphabetisch sortieren</w:t>
      </w:r>
    </w:p>
  </w:comment>
  <w:comment w:id="3" w:author="Ben Fels" w:date="2025-01-13T07:07:00Z" w:initials="BF">
    <w:p w14:paraId="612BC775" w14:textId="08E9CE37" w:rsidR="00D65E52" w:rsidRDefault="00D65E52" w:rsidP="00D65E52">
      <w:pPr>
        <w:pStyle w:val="Kommentartext"/>
      </w:pPr>
      <w:r>
        <w:rPr>
          <w:rStyle w:val="Kommentarzeichen"/>
        </w:rPr>
        <w:annotationRef/>
      </w:r>
      <w:r>
        <w:t>Hinweis zum Gendern in Fußzeile</w:t>
      </w:r>
    </w:p>
  </w:comment>
  <w:comment w:id="75" w:author="Ben Fels" w:date="2024-12-21T13:27:00Z" w:initials="BF">
    <w:p w14:paraId="28DBECD6" w14:textId="77777777" w:rsidR="00BD367F" w:rsidRDefault="00BD367F" w:rsidP="00BD367F">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76" w:author="Ben Fels" w:date="2025-01-13T07:19:00Z" w:initials="BF">
    <w:p w14:paraId="18199693" w14:textId="77777777" w:rsidR="00BD367F" w:rsidRDefault="00BD367F" w:rsidP="00BD367F">
      <w:pPr>
        <w:pStyle w:val="Kommentartext"/>
      </w:pPr>
      <w:r>
        <w:rPr>
          <w:rStyle w:val="Kommentarzeichen"/>
        </w:rPr>
        <w:annotationRef/>
      </w:r>
      <w:r>
        <w:rPr>
          <w:color w:val="0000FF"/>
        </w:rPr>
        <w:t>(Peldszus &amp; Stede, 2013, S. 2)</w:t>
      </w:r>
    </w:p>
  </w:comment>
  <w:comment w:id="356" w:author="Ben Fels" w:date="2025-01-23T13:19:00Z" w:initials="BF">
    <w:p w14:paraId="1BB670FA" w14:textId="77777777" w:rsidR="00E97548" w:rsidRDefault="00E97548" w:rsidP="00E97548">
      <w:pPr>
        <w:pStyle w:val="Kommentartext"/>
      </w:pPr>
      <w:r>
        <w:rPr>
          <w:rStyle w:val="Kommentarzeichen"/>
        </w:rPr>
        <w:annotationRef/>
      </w:r>
      <w:r>
        <w:t>Technik vs. Methode vs. Strategie</w:t>
      </w:r>
    </w:p>
  </w:comment>
  <w:comment w:id="370" w:author="Ben Fels" w:date="2024-12-23T19:11:00Z" w:initials="BF">
    <w:p w14:paraId="0A16FC87" w14:textId="1ED6A126" w:rsidR="006C2CFF" w:rsidRDefault="006C2CFF" w:rsidP="006C2CFF">
      <w:pPr>
        <w:pStyle w:val="Kommentartext"/>
      </w:pPr>
      <w:r>
        <w:rPr>
          <w:rStyle w:val="Kommentarzeichen"/>
        </w:rPr>
        <w:annotationRef/>
      </w:r>
      <w:r>
        <w:t>Weitere Quellen:</w:t>
      </w:r>
    </w:p>
    <w:p w14:paraId="2EE27C18" w14:textId="77777777" w:rsidR="006C2CFF" w:rsidRDefault="006C2CFF" w:rsidP="006C2CFF">
      <w:pPr>
        <w:pStyle w:val="Kommentartext"/>
        <w:numPr>
          <w:ilvl w:val="0"/>
          <w:numId w:val="55"/>
        </w:numPr>
      </w:pPr>
      <w:r>
        <w:rPr>
          <w:color w:val="0000FF"/>
          <w:highlight w:val="cyan"/>
          <w:lang w:val="en-US"/>
        </w:rPr>
        <w:t>Walton, D., Reed, C., &amp; Macagno, F. (2008). Argumentation schemes. Cambridge University Press. doi:10.1017/CBO9780511802034</w:t>
      </w:r>
    </w:p>
    <w:p w14:paraId="41BF6F46" w14:textId="77777777" w:rsidR="006C2CFF" w:rsidRDefault="006C2CFF" w:rsidP="006C2CFF">
      <w:pPr>
        <w:pStyle w:val="Kommentartext"/>
      </w:pPr>
    </w:p>
    <w:p w14:paraId="681CA000" w14:textId="77777777" w:rsidR="006C2CFF" w:rsidRDefault="006C2CFF" w:rsidP="006C2CFF">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381" w:author="Ben Fels" w:date="2025-01-03T09:00:00Z" w:initials="BF">
    <w:p w14:paraId="4F7F0344" w14:textId="7DD5C295" w:rsidR="00B63A6E" w:rsidRDefault="00B63A6E" w:rsidP="00B63A6E">
      <w:pPr>
        <w:pStyle w:val="Kommentartext"/>
      </w:pPr>
      <w:r>
        <w:rPr>
          <w:rStyle w:val="Kommentarzeichen"/>
        </w:rPr>
        <w:annotationRef/>
      </w:r>
      <w:r>
        <w:t>Prüfen, ob Angabe de Fa. Wirklich notwendig ist, da jemand als Autor angegeben wurde</w:t>
      </w:r>
    </w:p>
  </w:comment>
  <w:comment w:id="386"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395"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414" w:author="Ben Fels" w:date="2025-01-15T07:11:00Z" w:initials="BF">
    <w:p w14:paraId="08B38853" w14:textId="77777777" w:rsidR="009B6306" w:rsidRDefault="009B6306" w:rsidP="009B6306">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424" w:author="Ben Fels" w:date="2025-01-22T09:14:00Z" w:initials="BF">
    <w:p w14:paraId="6A8195E4" w14:textId="77777777" w:rsidR="009B6306" w:rsidRDefault="009B6306" w:rsidP="009B6306">
      <w:pPr>
        <w:pStyle w:val="Kommentartext"/>
      </w:pPr>
      <w:r>
        <w:rPr>
          <w:rStyle w:val="Kommentarzeichen"/>
        </w:rPr>
        <w:annotationRef/>
      </w:r>
      <w:r>
        <w:t>Dann müssen aber vorab die Teilaufgaben des Argument Minings definiert worden sein.</w:t>
      </w:r>
    </w:p>
  </w:comment>
  <w:comment w:id="660" w:author="Ben Fels" w:date="2025-01-23T19:48:00Z" w:initials="BF">
    <w:p w14:paraId="38FDC86F" w14:textId="77777777" w:rsidR="009557BD" w:rsidRDefault="009557BD" w:rsidP="009557BD">
      <w:pPr>
        <w:pStyle w:val="Kommentartext"/>
      </w:pPr>
      <w:r>
        <w:rPr>
          <w:rStyle w:val="Kommentarzeichen"/>
        </w:rPr>
        <w:annotationRef/>
      </w:r>
      <w:r>
        <w:t>Frage dann an Hildi/Michi, ob die Abbildung tatsächlich einen Mehrwert bildet.</w:t>
      </w:r>
    </w:p>
  </w:comment>
  <w:comment w:id="720" w:author="Ben Fels" w:date="2025-01-02T11:58:00Z" w:initials="BF">
    <w:p w14:paraId="2F73160B" w14:textId="78250793" w:rsidR="00992457" w:rsidRDefault="00992457" w:rsidP="00992457">
      <w:pPr>
        <w:pStyle w:val="Kommentartext"/>
      </w:pPr>
      <w:r>
        <w:rPr>
          <w:rStyle w:val="Kommentarzeichen"/>
        </w:rPr>
        <w:annotationRef/>
      </w:r>
      <w:r>
        <w:t>Korrekte Angabe mehrere Seitenzahlen nach APA</w:t>
      </w:r>
    </w:p>
  </w:comment>
  <w:comment w:id="782" w:author="Ben Fels" w:date="2025-01-24T17:09:00Z" w:initials="BF">
    <w:p w14:paraId="6DBD14D7" w14:textId="77777777" w:rsidR="00203922" w:rsidRDefault="00203922" w:rsidP="00203922">
      <w:pPr>
        <w:pStyle w:val="Kommentartext"/>
      </w:pPr>
      <w:r>
        <w:rPr>
          <w:rStyle w:val="Kommentarzeichen"/>
        </w:rPr>
        <w:annotationRef/>
      </w:r>
      <w:r>
        <w:t>Richtige Bezeichnung?</w:t>
      </w:r>
    </w:p>
  </w:comment>
  <w:comment w:id="783" w:author="Ben Fels" w:date="2025-01-12T15:31:00Z" w:initials="BF">
    <w:p w14:paraId="6B10C5FF" w14:textId="15CFE8DB" w:rsidR="009B2AC2" w:rsidRDefault="009B2AC2" w:rsidP="009B2AC2">
      <w:pPr>
        <w:pStyle w:val="Kommentartext"/>
      </w:pPr>
      <w:r>
        <w:rPr>
          <w:rStyle w:val="Kommentarzeichen"/>
        </w:rPr>
        <w:annotationRef/>
      </w:r>
      <w:r>
        <w:t>Ggf. korrigieren, sofern geändert.</w:t>
      </w:r>
    </w:p>
  </w:comment>
  <w:comment w:id="784" w:author="Ben Fels" w:date="2025-01-25T10:42:00Z" w:initials="BF">
    <w:p w14:paraId="089CBB82" w14:textId="77777777" w:rsidR="004472F6" w:rsidRDefault="004472F6" w:rsidP="004472F6">
      <w:pPr>
        <w:pStyle w:val="Kommentartext"/>
      </w:pPr>
      <w:r>
        <w:rPr>
          <w:rStyle w:val="Kommentarzeichen"/>
        </w:rPr>
        <w:annotationRef/>
      </w: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FD22ABC" w14:textId="77777777" w:rsidR="004472F6" w:rsidRDefault="004472F6" w:rsidP="004472F6">
      <w:pPr>
        <w:pStyle w:val="Kommentartext"/>
      </w:pPr>
      <w:r>
        <w:t>Die Aufgabe ist somit nicht nur eine Klassifikation von Textbausteinen, sondern auch die korrekte Textextraktion</w:t>
      </w:r>
    </w:p>
    <w:p w14:paraId="0E73CC14" w14:textId="77777777" w:rsidR="004472F6" w:rsidRDefault="004472F6" w:rsidP="004472F6">
      <w:pPr>
        <w:pStyle w:val="Kommentartext"/>
      </w:pPr>
      <w:r>
        <w:t xml:space="preserve">Aufgrund des Phänomens von Halluzinationen </w:t>
      </w:r>
      <w:r>
        <w:rPr>
          <w:highlight w:val="cyan"/>
        </w:rPr>
        <w:t>(Hier noch beschreiben was es ist mit Quelle)</w:t>
      </w:r>
      <w:r>
        <w:t xml:space="preserve"> bei einem LLM kann es trotz klarer Anweisungen dazu kommen, dass Wörter ergänzt werden oder entfallen. Es würde somit Textbausteine vorliegen die so in dem Text nicht existieren</w:t>
      </w:r>
    </w:p>
  </w:comment>
  <w:comment w:id="785" w:author="Ben Fels" w:date="2025-01-25T11:13:00Z" w:initials="BF">
    <w:p w14:paraId="1C5598B1" w14:textId="77777777" w:rsidR="00A1342C" w:rsidRDefault="00A1342C" w:rsidP="00A1342C">
      <w:pPr>
        <w:pStyle w:val="Kommentartext"/>
      </w:pPr>
      <w:r>
        <w:rPr>
          <w:rStyle w:val="Kommentarzeichen"/>
        </w:rPr>
        <w:annotationRef/>
      </w:r>
      <w:r>
        <w:t xml:space="preserve">Bei eine sauberen Klassifizierung der Textabschnitte eines Aufsatzes in die drei Argumentationskomponenten und nicht-argumentativen Textabschnitte ist jedes Wort einer der Klassen zuzuordnen. </w:t>
      </w:r>
    </w:p>
  </w:comment>
  <w:comment w:id="786" w:author="Ben Fels" w:date="2025-01-17T14:14:00Z" w:initials="BF">
    <w:p w14:paraId="02C93BE5" w14:textId="0A4DA355" w:rsidR="009B2AC2" w:rsidRDefault="009B2AC2" w:rsidP="009B2AC2">
      <w:pPr>
        <w:pStyle w:val="Kommentartext"/>
      </w:pPr>
      <w:r>
        <w:rPr>
          <w:rStyle w:val="Kommentarzeichen"/>
        </w:rPr>
        <w:annotationRef/>
      </w:r>
      <w:r>
        <w:t xml:space="preserve">Weist auf geringen recall hin </w:t>
      </w:r>
    </w:p>
  </w:comment>
  <w:comment w:id="875"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940" w:author="Ben Fels" w:date="2025-01-26T17:58:00Z" w:initials="BF">
    <w:p w14:paraId="3BD744D4" w14:textId="77777777" w:rsidR="005E5B1A" w:rsidRDefault="005E5B1A" w:rsidP="005E5B1A">
      <w:pPr>
        <w:pStyle w:val="Kommentartext"/>
      </w:pPr>
      <w:r>
        <w:rPr>
          <w:rStyle w:val="Kommentarzeichen"/>
        </w:rPr>
        <w:annotationRef/>
      </w:r>
      <w:r>
        <w:t>Ggf. Reihenfolge mit der nachfolgenden Abbildung tauschen?</w:t>
      </w:r>
    </w:p>
  </w:comment>
  <w:comment w:id="941" w:author="Ben Fels" w:date="2025-01-26T16:28:00Z" w:initials="BF">
    <w:p w14:paraId="1A1455B0" w14:textId="1A79A496" w:rsidR="008A5247" w:rsidRDefault="008A5247" w:rsidP="008A5247">
      <w:pPr>
        <w:pStyle w:val="Kommentartext"/>
      </w:pPr>
      <w:r>
        <w:rPr>
          <w:rStyle w:val="Kommentarzeichen"/>
        </w:rPr>
        <w:annotationRef/>
      </w:r>
      <w:r>
        <w:t>Für allgemeine Analyse siehe folgenden Text, allerdings ist das im Hinblick auf die Forschungsfrage nicht zuträglich: Die Vorhersage der Hauptaussagen erzielt den höchsten Mittelwert von 0,44 und einem Median von 0,50. Die Vorhersage von Behauptungen und Prämissen zeigt eine schwächere, aber dennoch vergleichbare Leistung mit mittleren F1-Scores von 0,27 und 0.32 mit einem Median von 0,25 für Behauptungen und 0,31 für Prämissen. Für die Vorhersage der Beziehungen zwischen den Argumentationskomponenten  erreicht das LLM einen mittleren F1-Score von lediglich 0,09.</w:t>
      </w:r>
    </w:p>
  </w:comment>
  <w:comment w:id="991" w:author="Ben Fels" w:date="2024-10-11T11:09:00Z" w:initials="BF">
    <w:p w14:paraId="3525A9B8" w14:textId="15D8189B" w:rsidR="0010647F" w:rsidRDefault="0010647F" w:rsidP="0010647F">
      <w:pPr>
        <w:pStyle w:val="Kommentartext"/>
      </w:pPr>
      <w:r>
        <w:rPr>
          <w:rStyle w:val="Kommentarzeichen"/>
        </w:rPr>
        <w:annotationRef/>
      </w:r>
      <w:r>
        <w:t>Allgemeines Buch als Quelle, ggf. bessere Quelle finden</w:t>
      </w:r>
    </w:p>
  </w:comment>
  <w:comment w:id="1011"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197"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234"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1714"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1740"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1765"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B792723" w15:done="0"/>
  <w15:commentEx w15:paraId="4B942BF8" w15:done="0"/>
  <w15:commentEx w15:paraId="612BC775" w15:done="0"/>
  <w15:commentEx w15:paraId="28DBECD6" w15:done="0"/>
  <w15:commentEx w15:paraId="18199693" w15:paraIdParent="28DBECD6" w15:done="0"/>
  <w15:commentEx w15:paraId="1BB670FA" w15:done="0"/>
  <w15:commentEx w15:paraId="681CA000" w15:done="1"/>
  <w15:commentEx w15:paraId="4F7F0344" w15:done="0"/>
  <w15:commentEx w15:paraId="38EB9EEF" w15:done="0"/>
  <w15:commentEx w15:paraId="1524D388" w15:done="0"/>
  <w15:commentEx w15:paraId="08B38853" w15:done="1"/>
  <w15:commentEx w15:paraId="6A8195E4" w15:done="0"/>
  <w15:commentEx w15:paraId="38FDC86F" w15:done="0"/>
  <w15:commentEx w15:paraId="2F73160B" w15:done="0"/>
  <w15:commentEx w15:paraId="6DBD14D7" w15:done="0"/>
  <w15:commentEx w15:paraId="6B10C5FF" w15:done="0"/>
  <w15:commentEx w15:paraId="0E73CC14" w15:done="0"/>
  <w15:commentEx w15:paraId="1C5598B1" w15:paraIdParent="0E73CC14" w15:done="0"/>
  <w15:commentEx w15:paraId="02C93BE5" w15:done="1"/>
  <w15:commentEx w15:paraId="3917B9B3" w15:done="0"/>
  <w15:commentEx w15:paraId="3BD744D4" w15:done="0"/>
  <w15:commentEx w15:paraId="1A1455B0"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16ECB6A" w16cex:dateUtc="2025-01-23T11:49:00Z"/>
  <w16cex:commentExtensible w16cex:durableId="319A085C" w16cex:dateUtc="2025-01-26T19:56:00Z"/>
  <w16cex:commentExtensible w16cex:durableId="5FD11F5E" w16cex:dateUtc="2025-01-13T06:07:00Z"/>
  <w16cex:commentExtensible w16cex:durableId="6E86E437" w16cex:dateUtc="2024-12-21T12:27:00Z"/>
  <w16cex:commentExtensible w16cex:durableId="6059F665" w16cex:dateUtc="2025-01-13T06:19:00Z"/>
  <w16cex:commentExtensible w16cex:durableId="3FB51234" w16cex:dateUtc="2025-01-23T12:19:00Z"/>
  <w16cex:commentExtensible w16cex:durableId="2E763F5A" w16cex:dateUtc="2024-12-23T18:11:00Z"/>
  <w16cex:commentExtensible w16cex:durableId="63BE1282" w16cex:dateUtc="2025-01-03T08:00:00Z"/>
  <w16cex:commentExtensible w16cex:durableId="6B9AC107" w16cex:dateUtc="2025-01-03T08:12:00Z"/>
  <w16cex:commentExtensible w16cex:durableId="40E600E4" w16cex:dateUtc="2025-01-18T08:19:00Z"/>
  <w16cex:commentExtensible w16cex:durableId="23A83DDB" w16cex:dateUtc="2025-01-15T06:11:00Z"/>
  <w16cex:commentExtensible w16cex:durableId="2EF00260" w16cex:dateUtc="2025-01-22T08:14:00Z"/>
  <w16cex:commentExtensible w16cex:durableId="7DE7FD36" w16cex:dateUtc="2025-01-23T18:48:00Z"/>
  <w16cex:commentExtensible w16cex:durableId="526AA139" w16cex:dateUtc="2025-01-02T10:58:00Z"/>
  <w16cex:commentExtensible w16cex:durableId="244A6707" w16cex:dateUtc="2025-01-24T16:09:00Z"/>
  <w16cex:commentExtensible w16cex:durableId="19DC09B1" w16cex:dateUtc="2025-01-12T14:31:00Z"/>
  <w16cex:commentExtensible w16cex:durableId="18703C79" w16cex:dateUtc="2025-01-25T09:42:00Z"/>
  <w16cex:commentExtensible w16cex:durableId="169C79E1" w16cex:dateUtc="2025-01-25T10:13:00Z"/>
  <w16cex:commentExtensible w16cex:durableId="5A1A8571" w16cex:dateUtc="2025-01-17T13:14:00Z"/>
  <w16cex:commentExtensible w16cex:durableId="057F9DB2" w16cex:dateUtc="2024-12-16T20:53:00Z"/>
  <w16cex:commentExtensible w16cex:durableId="1AC6883F" w16cex:dateUtc="2025-01-26T16:58:00Z"/>
  <w16cex:commentExtensible w16cex:durableId="087884A4" w16cex:dateUtc="2025-01-26T15:28: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B792723" w16cid:durableId="016ECB6A"/>
  <w16cid:commentId w16cid:paraId="4B942BF8" w16cid:durableId="319A085C"/>
  <w16cid:commentId w16cid:paraId="612BC775" w16cid:durableId="5FD11F5E"/>
  <w16cid:commentId w16cid:paraId="28DBECD6" w16cid:durableId="6E86E437"/>
  <w16cid:commentId w16cid:paraId="18199693" w16cid:durableId="6059F665"/>
  <w16cid:commentId w16cid:paraId="1BB670FA" w16cid:durableId="3FB51234"/>
  <w16cid:commentId w16cid:paraId="681CA000" w16cid:durableId="2E763F5A"/>
  <w16cid:commentId w16cid:paraId="4F7F0344" w16cid:durableId="63BE1282"/>
  <w16cid:commentId w16cid:paraId="38EB9EEF" w16cid:durableId="6B9AC107"/>
  <w16cid:commentId w16cid:paraId="1524D388" w16cid:durableId="40E600E4"/>
  <w16cid:commentId w16cid:paraId="08B38853" w16cid:durableId="23A83DDB"/>
  <w16cid:commentId w16cid:paraId="6A8195E4" w16cid:durableId="2EF00260"/>
  <w16cid:commentId w16cid:paraId="38FDC86F" w16cid:durableId="7DE7FD36"/>
  <w16cid:commentId w16cid:paraId="2F73160B" w16cid:durableId="526AA139"/>
  <w16cid:commentId w16cid:paraId="6DBD14D7" w16cid:durableId="244A6707"/>
  <w16cid:commentId w16cid:paraId="6B10C5FF" w16cid:durableId="19DC09B1"/>
  <w16cid:commentId w16cid:paraId="0E73CC14" w16cid:durableId="18703C79"/>
  <w16cid:commentId w16cid:paraId="1C5598B1" w16cid:durableId="169C79E1"/>
  <w16cid:commentId w16cid:paraId="02C93BE5" w16cid:durableId="5A1A8571"/>
  <w16cid:commentId w16cid:paraId="3917B9B3" w16cid:durableId="057F9DB2"/>
  <w16cid:commentId w16cid:paraId="3BD744D4" w16cid:durableId="1AC6883F"/>
  <w16cid:commentId w16cid:paraId="1A1455B0" w16cid:durableId="087884A4"/>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10E3F1" w14:textId="77777777" w:rsidR="0020387B" w:rsidRDefault="0020387B" w:rsidP="00FD56D1">
      <w:pPr>
        <w:spacing w:after="0" w:line="240" w:lineRule="auto"/>
      </w:pPr>
      <w:r>
        <w:separator/>
      </w:r>
    </w:p>
  </w:endnote>
  <w:endnote w:type="continuationSeparator" w:id="0">
    <w:p w14:paraId="299CAD2F" w14:textId="77777777" w:rsidR="0020387B" w:rsidRDefault="0020387B"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End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End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4EBF2" w14:textId="77777777" w:rsidR="0020387B" w:rsidRDefault="0020387B" w:rsidP="00FD56D1">
      <w:pPr>
        <w:spacing w:after="0" w:line="240" w:lineRule="auto"/>
      </w:pPr>
      <w:r>
        <w:separator/>
      </w:r>
    </w:p>
  </w:footnote>
  <w:footnote w:type="continuationSeparator" w:id="0">
    <w:p w14:paraId="2E2D3DD5" w14:textId="77777777" w:rsidR="0020387B" w:rsidRDefault="0020387B" w:rsidP="00FD56D1">
      <w:pPr>
        <w:spacing w:after="0" w:line="240" w:lineRule="auto"/>
      </w:pPr>
      <w:r>
        <w:continuationSeparator/>
      </w:r>
    </w:p>
  </w:footnote>
  <w:footnote w:id="1">
    <w:p w14:paraId="427DC37D" w14:textId="3B23B17C" w:rsidR="00FD1B5C" w:rsidRDefault="00FD1B5C">
      <w:pPr>
        <w:pStyle w:val="Funotentext"/>
      </w:pPr>
      <w:r>
        <w:rPr>
          <w:rStyle w:val="Funotenzeichen"/>
        </w:rPr>
        <w:footnoteRef/>
      </w:r>
      <w:r>
        <w:t xml:space="preserve"> Eine detailliertere Beschreibung zum Umgang mit </w:t>
      </w:r>
      <w:r w:rsidR="006D2A1E">
        <w:t xml:space="preserve">den Duplikaten </w:t>
      </w:r>
      <w:r w:rsidR="008D63AB">
        <w:t>kann aus</w:t>
      </w:r>
      <w:r w:rsidR="006D2A1E">
        <w:t xml:space="preserve"> </w:t>
      </w:r>
      <w:r w:rsidR="008D63AB">
        <w:t xml:space="preserve">dem </w:t>
      </w:r>
      <w:r w:rsidR="006D2A1E">
        <w:t>3.Notebook unter dem Abschnitt „Behandlung von Duplikaten“</w:t>
      </w:r>
      <w:r w:rsidR="008D63AB">
        <w:t xml:space="preserve"> entnommen werden</w:t>
      </w:r>
      <w:r w:rsidR="006D2A1E">
        <w:t>.</w:t>
      </w:r>
    </w:p>
  </w:footnote>
  <w:footnote w:id="2">
    <w:p w14:paraId="50D024E3" w14:textId="77777777" w:rsidR="00336DD0" w:rsidRDefault="00336DD0" w:rsidP="00336DD0">
      <w:pPr>
        <w:pStyle w:val="Funotentext"/>
        <w:jc w:val="both"/>
      </w:pPr>
      <w:r>
        <w:rPr>
          <w:rStyle w:val="Funotenzeichen"/>
        </w:rPr>
        <w:footnoteRef/>
      </w:r>
      <w:r>
        <w:t xml:space="preserve"> Die Tabelle mit der Tokenanzahl pro Prompt befindet kann im Anhang </w:t>
      </w:r>
      <w:r w:rsidRPr="00AF0CE2">
        <w:rPr>
          <w:highlight w:val="cyan"/>
        </w:rPr>
        <w:t>XX</w:t>
      </w:r>
      <w:r>
        <w:t xml:space="preserve"> eingesehen werden.</w:t>
      </w:r>
    </w:p>
  </w:footnote>
  <w:footnote w:id="3">
    <w:p w14:paraId="7C16FCDF" w14:textId="490E5CA0" w:rsidR="001A682C" w:rsidRDefault="001A682C" w:rsidP="001437FD">
      <w:pPr>
        <w:pStyle w:val="Funotentext"/>
        <w:jc w:val="both"/>
      </w:pPr>
      <w:r>
        <w:rPr>
          <w:rStyle w:val="Funotenzeichen"/>
        </w:rPr>
        <w:footnoteRef/>
      </w:r>
      <w:r>
        <w:t xml:space="preserve"> Die </w:t>
      </w:r>
      <w:r w:rsidR="005414A3">
        <w:t xml:space="preserve">Anfragebegrenzungen richten sich bei OpenAI nach </w:t>
      </w:r>
      <w:r w:rsidR="005133EC">
        <w:t xml:space="preserve">Stufen. </w:t>
      </w:r>
      <w:r w:rsidR="001437FD">
        <w:t xml:space="preserve">Je höher die Stufe, desto höher die Anfragebegrenzung. </w:t>
      </w:r>
      <w:r w:rsidR="0001040D">
        <w:t>Um in die nächsthöhere Stufe zu gelangen</w:t>
      </w:r>
      <w:r w:rsidR="00EF36F2">
        <w:t>,</w:t>
      </w:r>
      <w:r w:rsidR="0001040D">
        <w:t xml:space="preserve"> müssen gewisse Voraussetzungen erfüllt sein.</w:t>
      </w:r>
      <w:r w:rsidR="00EF36F2">
        <w:t xml:space="preserve"> </w:t>
      </w:r>
      <w:r w:rsidR="00AC462D">
        <w:t>Für mehr Informationen siehe</w:t>
      </w:r>
      <w:r w:rsidR="003E33DD">
        <w:t xml:space="preserve"> OpenAI</w:t>
      </w:r>
      <w:r w:rsidR="00AC462D">
        <w:t xml:space="preserve"> </w:t>
      </w:r>
      <w:r w:rsidR="00AC462D" w:rsidRPr="003E33DD">
        <w:rPr>
          <w:highlight w:val="magenta"/>
        </w:rPr>
        <w:fldChar w:fldCharType="begin"/>
      </w:r>
      <w:r w:rsidR="00AC462D" w:rsidRPr="003E33DD">
        <w:rPr>
          <w:highlight w:val="magenta"/>
        </w:rPr>
        <w:instrText xml:space="preserve"> ADDIN ZOTERO_ITEM CSL_CITATION {"citationID":"opEbM824","properties":{"formattedCitation":"(2025d)","plainCitation":"(2025d)","noteIndex":3},"citationItems":[{"id":2213,"uris":["http://zotero.org/users/14644665/items/IFJ22YPN"],"itemData":{"id":2213,"type":"webpage","abstract":"Explore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label":"page","suppress-author":true}],"schema":"https://github.com/citation-style-language/schema/raw/master/csl-citation.json"} </w:instrText>
      </w:r>
      <w:r w:rsidR="00AC462D" w:rsidRPr="003E33DD">
        <w:rPr>
          <w:highlight w:val="magenta"/>
        </w:rPr>
        <w:fldChar w:fldCharType="separate"/>
      </w:r>
      <w:r w:rsidR="00AC462D" w:rsidRPr="003E33DD">
        <w:rPr>
          <w:rFonts w:cs="Arial"/>
          <w:highlight w:val="magenta"/>
        </w:rPr>
        <w:t>(2025d)</w:t>
      </w:r>
      <w:r w:rsidR="00AC462D" w:rsidRPr="003E33DD">
        <w:rPr>
          <w:highlight w:val="magenta"/>
        </w:rPr>
        <w:fldChar w:fldCharType="end"/>
      </w:r>
      <w:r w:rsidR="003E33DD">
        <w:t>.</w:t>
      </w:r>
    </w:p>
  </w:footnote>
  <w:footnote w:id="4">
    <w:p w14:paraId="2C42B8F5" w14:textId="14E0D9AF" w:rsidR="00EE571E" w:rsidRDefault="00EE571E" w:rsidP="00F64A4E">
      <w:pPr>
        <w:pStyle w:val="Funotentext"/>
        <w:jc w:val="both"/>
      </w:pPr>
      <w:r>
        <w:rPr>
          <w:rStyle w:val="Funotenzeichen"/>
        </w:rPr>
        <w:footnoteRef/>
      </w:r>
      <w:r>
        <w:t xml:space="preserve"> Zwar bieten nach </w:t>
      </w:r>
      <w:r w:rsidRPr="00C4789D">
        <w:rPr>
          <w:rFonts w:cs="Arial"/>
          <w:highlight w:val="magenta"/>
        </w:rPr>
        <w:t>Chen &amp; Cherry</w:t>
      </w:r>
      <w:r w:rsidRPr="00C4789D">
        <w:rPr>
          <w:highlight w:val="magenta"/>
        </w:rPr>
        <w:t xml:space="preserve"> </w:t>
      </w:r>
      <w:r w:rsidRPr="00C4789D">
        <w:rPr>
          <w:highlight w:val="magenta"/>
        </w:rPr>
        <w:fldChar w:fldCharType="begin"/>
      </w:r>
      <w:r w:rsidR="003B3ABC">
        <w:rPr>
          <w:highlight w:val="magenta"/>
        </w:rPr>
        <w:instrText xml:space="preserve"> ADDIN ZOTERO_ITEM CSL_CITATION {"citationID":"iEanrYQo","properties":{"formattedCitation":"(2014, S. 364)","plainCitation":"(2014, S. 364)","noteIndex":4},"citationItems":[{"id":2066,"uris":["http://zotero.org/users/14644665/items/VAS6L47L"],"itemData":{"id":2066,"type":"paper-conference","container-title":"Proceedings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364","label":"page","suppress-author":true}],"schema":"https://github.com/citation-style-language/schema/raw/master/csl-citation.json"} </w:instrText>
      </w:r>
      <w:r w:rsidRPr="00C4789D">
        <w:rPr>
          <w:highlight w:val="magenta"/>
        </w:rPr>
        <w:fldChar w:fldCharType="separate"/>
      </w:r>
      <w:r w:rsidR="003B3ABC" w:rsidRPr="003B3ABC">
        <w:rPr>
          <w:rFonts w:cs="Arial"/>
          <w:highlight w:val="magenta"/>
        </w:rPr>
        <w:t>(2014, S. 364)</w:t>
      </w:r>
      <w:r w:rsidRPr="00C4789D">
        <w:rPr>
          <w:highlight w:val="magenta"/>
        </w:rPr>
        <w:fldChar w:fldCharType="end"/>
      </w:r>
      <w:r w:rsidR="003B3ABC">
        <w:t xml:space="preserve"> die </w:t>
      </w:r>
      <w:r w:rsidR="00CD6FB4">
        <w:t xml:space="preserve">anderen </w:t>
      </w:r>
      <w:r w:rsidR="003B3ABC">
        <w:t xml:space="preserve">Glättungsfunktionen </w:t>
      </w:r>
      <w:r w:rsidR="00D641BF">
        <w:t xml:space="preserve">eine höhere Korrelation, </w:t>
      </w:r>
      <w:r w:rsidR="005C0B74">
        <w:t>diese werden jedoch als marginal betrachtet</w:t>
      </w:r>
      <w:r w:rsidR="00AD2194">
        <w:t xml:space="preserve">. Es wird deshalb die </w:t>
      </w:r>
      <w:r w:rsidR="00D73B5D">
        <w:t>Einfachheit</w:t>
      </w:r>
      <w:r w:rsidR="005C0B74">
        <w:t xml:space="preserve"> </w:t>
      </w:r>
      <w:r w:rsidR="00D73B5D">
        <w:t xml:space="preserve">dieser Methode </w:t>
      </w:r>
      <w:r w:rsidR="00AD2194">
        <w:t xml:space="preserve">bevorzugt wird. </w:t>
      </w:r>
      <w:r w:rsidR="00256E1B">
        <w:t xml:space="preserve">Zudem erreichen die </w:t>
      </w:r>
      <w:r w:rsidR="00D638D8">
        <w:t xml:space="preserve">Glättungsfunktionen </w:t>
      </w:r>
      <w:r w:rsidR="00C33091">
        <w:t>5</w:t>
      </w:r>
      <w:r w:rsidR="003B3ABC">
        <w:t xml:space="preserve"> und </w:t>
      </w:r>
      <w:r w:rsidR="00C33091">
        <w:t>7</w:t>
      </w:r>
      <w:r w:rsidR="003B3ABC">
        <w:t xml:space="preserve"> </w:t>
      </w:r>
      <w:r w:rsidR="001550ED">
        <w:t>bei einer perfekten Übereinstimmung einen Wert &gt; 1</w:t>
      </w:r>
      <w:r w:rsidR="00283F6F">
        <w:t xml:space="preserve">. </w:t>
      </w:r>
      <w:r w:rsidR="006D0251">
        <w:t xml:space="preserve">Der BLEU-Score kann jedoch nur zwischen 0 und 1 liegen. </w:t>
      </w:r>
      <w:r w:rsidR="00313861">
        <w:t xml:space="preserve">Vermutlich ist die Implementierung in NLTK fehlerhaft.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0A8125C"/>
    <w:multiLevelType w:val="hybridMultilevel"/>
    <w:tmpl w:val="3488A06C"/>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3"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6DF7951"/>
    <w:multiLevelType w:val="hybridMultilevel"/>
    <w:tmpl w:val="B3F079EE"/>
    <w:lvl w:ilvl="0" w:tplc="0407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3"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4DF85CB1"/>
    <w:multiLevelType w:val="hybridMultilevel"/>
    <w:tmpl w:val="72A24E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7"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0"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1"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6"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0"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2"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91023CE"/>
    <w:multiLevelType w:val="hybridMultilevel"/>
    <w:tmpl w:val="92F2D69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5"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7"/>
  </w:num>
  <w:num w:numId="2" w16cid:durableId="2046178012">
    <w:abstractNumId w:val="37"/>
    <w:lvlOverride w:ilvl="0">
      <w:startOverride w:val="1"/>
    </w:lvlOverride>
  </w:num>
  <w:num w:numId="3" w16cid:durableId="359935943">
    <w:abstractNumId w:val="37"/>
  </w:num>
  <w:num w:numId="4" w16cid:durableId="337511543">
    <w:abstractNumId w:val="37"/>
  </w:num>
  <w:num w:numId="5" w16cid:durableId="1617329229">
    <w:abstractNumId w:val="37"/>
  </w:num>
  <w:num w:numId="6" w16cid:durableId="1814370697">
    <w:abstractNumId w:val="37"/>
  </w:num>
  <w:num w:numId="7" w16cid:durableId="2038501985">
    <w:abstractNumId w:val="31"/>
  </w:num>
  <w:num w:numId="8" w16cid:durableId="1032078438">
    <w:abstractNumId w:val="48"/>
  </w:num>
  <w:num w:numId="9" w16cid:durableId="89936933">
    <w:abstractNumId w:val="42"/>
  </w:num>
  <w:num w:numId="10" w16cid:durableId="276184515">
    <w:abstractNumId w:val="19"/>
  </w:num>
  <w:num w:numId="11" w16cid:durableId="135994511">
    <w:abstractNumId w:val="33"/>
  </w:num>
  <w:num w:numId="12" w16cid:durableId="1972324509">
    <w:abstractNumId w:val="31"/>
  </w:num>
  <w:num w:numId="13" w16cid:durableId="1911648308">
    <w:abstractNumId w:val="31"/>
  </w:num>
  <w:num w:numId="14" w16cid:durableId="1916429761">
    <w:abstractNumId w:val="55"/>
  </w:num>
  <w:num w:numId="15" w16cid:durableId="1498228147">
    <w:abstractNumId w:val="38"/>
  </w:num>
  <w:num w:numId="16" w16cid:durableId="2010517787">
    <w:abstractNumId w:val="3"/>
  </w:num>
  <w:num w:numId="17" w16cid:durableId="2019186091">
    <w:abstractNumId w:val="29"/>
  </w:num>
  <w:num w:numId="18" w16cid:durableId="1764296155">
    <w:abstractNumId w:val="9"/>
  </w:num>
  <w:num w:numId="19" w16cid:durableId="1605458113">
    <w:abstractNumId w:val="10"/>
  </w:num>
  <w:num w:numId="20" w16cid:durableId="1690180806">
    <w:abstractNumId w:val="0"/>
  </w:num>
  <w:num w:numId="21" w16cid:durableId="140276234">
    <w:abstractNumId w:val="17"/>
  </w:num>
  <w:num w:numId="22" w16cid:durableId="1354333634">
    <w:abstractNumId w:val="27"/>
  </w:num>
  <w:num w:numId="23" w16cid:durableId="1010254555">
    <w:abstractNumId w:val="56"/>
  </w:num>
  <w:num w:numId="24" w16cid:durableId="1207567488">
    <w:abstractNumId w:val="31"/>
  </w:num>
  <w:num w:numId="25" w16cid:durableId="1728724944">
    <w:abstractNumId w:val="25"/>
  </w:num>
  <w:num w:numId="26" w16cid:durableId="439571368">
    <w:abstractNumId w:val="52"/>
  </w:num>
  <w:num w:numId="27" w16cid:durableId="612326416">
    <w:abstractNumId w:val="8"/>
  </w:num>
  <w:num w:numId="28" w16cid:durableId="1964263734">
    <w:abstractNumId w:val="44"/>
  </w:num>
  <w:num w:numId="29" w16cid:durableId="1627198994">
    <w:abstractNumId w:val="46"/>
  </w:num>
  <w:num w:numId="30" w16cid:durableId="756444286">
    <w:abstractNumId w:val="49"/>
  </w:num>
  <w:num w:numId="31" w16cid:durableId="1744718437">
    <w:abstractNumId w:val="45"/>
  </w:num>
  <w:num w:numId="32" w16cid:durableId="989363084">
    <w:abstractNumId w:val="53"/>
  </w:num>
  <w:num w:numId="33" w16cid:durableId="1262686292">
    <w:abstractNumId w:val="14"/>
  </w:num>
  <w:num w:numId="34" w16cid:durableId="39785757">
    <w:abstractNumId w:val="7"/>
  </w:num>
  <w:num w:numId="35" w16cid:durableId="1663242361">
    <w:abstractNumId w:val="21"/>
  </w:num>
  <w:num w:numId="36" w16cid:durableId="718406644">
    <w:abstractNumId w:val="36"/>
  </w:num>
  <w:num w:numId="37" w16cid:durableId="702557090">
    <w:abstractNumId w:val="40"/>
  </w:num>
  <w:num w:numId="38" w16cid:durableId="334454838">
    <w:abstractNumId w:val="24"/>
  </w:num>
  <w:num w:numId="39" w16cid:durableId="61565964">
    <w:abstractNumId w:val="31"/>
  </w:num>
  <w:num w:numId="40" w16cid:durableId="957831328">
    <w:abstractNumId w:val="31"/>
  </w:num>
  <w:num w:numId="41" w16cid:durableId="1155217636">
    <w:abstractNumId w:val="31"/>
  </w:num>
  <w:num w:numId="42" w16cid:durableId="377511696">
    <w:abstractNumId w:val="31"/>
  </w:num>
  <w:num w:numId="43" w16cid:durableId="408624007">
    <w:abstractNumId w:val="31"/>
  </w:num>
  <w:num w:numId="44" w16cid:durableId="1820148448">
    <w:abstractNumId w:val="31"/>
  </w:num>
  <w:num w:numId="45" w16cid:durableId="13114798">
    <w:abstractNumId w:val="31"/>
  </w:num>
  <w:num w:numId="46" w16cid:durableId="1925147370">
    <w:abstractNumId w:val="31"/>
  </w:num>
  <w:num w:numId="47" w16cid:durableId="1879465115">
    <w:abstractNumId w:val="31"/>
  </w:num>
  <w:num w:numId="48" w16cid:durableId="1300499437">
    <w:abstractNumId w:val="31"/>
  </w:num>
  <w:num w:numId="49" w16cid:durableId="494344809">
    <w:abstractNumId w:val="43"/>
  </w:num>
  <w:num w:numId="50" w16cid:durableId="1938904600">
    <w:abstractNumId w:val="4"/>
  </w:num>
  <w:num w:numId="51" w16cid:durableId="1707876114">
    <w:abstractNumId w:val="23"/>
  </w:num>
  <w:num w:numId="52" w16cid:durableId="1173103392">
    <w:abstractNumId w:val="28"/>
  </w:num>
  <w:num w:numId="53" w16cid:durableId="322976955">
    <w:abstractNumId w:val="5"/>
  </w:num>
  <w:num w:numId="54" w16cid:durableId="1912538791">
    <w:abstractNumId w:val="47"/>
  </w:num>
  <w:num w:numId="55" w16cid:durableId="1013338080">
    <w:abstractNumId w:val="12"/>
  </w:num>
  <w:num w:numId="56" w16cid:durableId="1636331521">
    <w:abstractNumId w:val="2"/>
  </w:num>
  <w:num w:numId="57" w16cid:durableId="1593320635">
    <w:abstractNumId w:val="34"/>
  </w:num>
  <w:num w:numId="58" w16cid:durableId="1595166919">
    <w:abstractNumId w:val="6"/>
  </w:num>
  <w:num w:numId="59" w16cid:durableId="2089301278">
    <w:abstractNumId w:val="50"/>
  </w:num>
  <w:num w:numId="60" w16cid:durableId="1064061208">
    <w:abstractNumId w:val="39"/>
  </w:num>
  <w:num w:numId="61" w16cid:durableId="182595037">
    <w:abstractNumId w:val="22"/>
  </w:num>
  <w:num w:numId="62" w16cid:durableId="1261794624">
    <w:abstractNumId w:val="31"/>
  </w:num>
  <w:num w:numId="63" w16cid:durableId="1020740047">
    <w:abstractNumId w:val="41"/>
  </w:num>
  <w:num w:numId="64" w16cid:durableId="1151825109">
    <w:abstractNumId w:val="51"/>
  </w:num>
  <w:num w:numId="65" w16cid:durableId="440608348">
    <w:abstractNumId w:val="18"/>
  </w:num>
  <w:num w:numId="66" w16cid:durableId="1738360507">
    <w:abstractNumId w:val="1"/>
  </w:num>
  <w:num w:numId="67" w16cid:durableId="1363902161">
    <w:abstractNumId w:val="16"/>
  </w:num>
  <w:num w:numId="68" w16cid:durableId="607398538">
    <w:abstractNumId w:val="13"/>
  </w:num>
  <w:num w:numId="69" w16cid:durableId="366105099">
    <w:abstractNumId w:val="30"/>
  </w:num>
  <w:num w:numId="70" w16cid:durableId="253323222">
    <w:abstractNumId w:val="26"/>
  </w:num>
  <w:num w:numId="71" w16cid:durableId="637953187">
    <w:abstractNumId w:val="32"/>
  </w:num>
  <w:num w:numId="72" w16cid:durableId="1719233307">
    <w:abstractNumId w:val="20"/>
  </w:num>
  <w:num w:numId="73" w16cid:durableId="657349394">
    <w:abstractNumId w:val="54"/>
  </w:num>
  <w:num w:numId="74" w16cid:durableId="1730183158">
    <w:abstractNumId w:val="31"/>
  </w:num>
  <w:num w:numId="75" w16cid:durableId="1212037393">
    <w:abstractNumId w:val="31"/>
  </w:num>
  <w:num w:numId="76" w16cid:durableId="332495027">
    <w:abstractNumId w:val="35"/>
  </w:num>
  <w:num w:numId="77" w16cid:durableId="123743288">
    <w:abstractNumId w:val="11"/>
  </w:num>
  <w:num w:numId="78" w16cid:durableId="1925843847">
    <w:abstractNumId w:val="1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0D2"/>
    <w:rsid w:val="0000265F"/>
    <w:rsid w:val="00002664"/>
    <w:rsid w:val="00002CB3"/>
    <w:rsid w:val="0000360D"/>
    <w:rsid w:val="000041EE"/>
    <w:rsid w:val="0000427A"/>
    <w:rsid w:val="0000435A"/>
    <w:rsid w:val="00004A87"/>
    <w:rsid w:val="00004AFC"/>
    <w:rsid w:val="00004E0A"/>
    <w:rsid w:val="000055E5"/>
    <w:rsid w:val="000066A9"/>
    <w:rsid w:val="00007222"/>
    <w:rsid w:val="0000785A"/>
    <w:rsid w:val="0001040D"/>
    <w:rsid w:val="00010C75"/>
    <w:rsid w:val="00010F36"/>
    <w:rsid w:val="00010F4B"/>
    <w:rsid w:val="00011114"/>
    <w:rsid w:val="000133A9"/>
    <w:rsid w:val="000133BA"/>
    <w:rsid w:val="000139C2"/>
    <w:rsid w:val="00013A37"/>
    <w:rsid w:val="00013DA9"/>
    <w:rsid w:val="00013E68"/>
    <w:rsid w:val="00013F2A"/>
    <w:rsid w:val="00014402"/>
    <w:rsid w:val="00014516"/>
    <w:rsid w:val="000149EE"/>
    <w:rsid w:val="00014C5E"/>
    <w:rsid w:val="00014E85"/>
    <w:rsid w:val="00015D6C"/>
    <w:rsid w:val="00016195"/>
    <w:rsid w:val="00016421"/>
    <w:rsid w:val="000166E3"/>
    <w:rsid w:val="00017011"/>
    <w:rsid w:val="000170BE"/>
    <w:rsid w:val="00017D15"/>
    <w:rsid w:val="00020B0C"/>
    <w:rsid w:val="00021260"/>
    <w:rsid w:val="000216EE"/>
    <w:rsid w:val="00021991"/>
    <w:rsid w:val="000219A5"/>
    <w:rsid w:val="00022D06"/>
    <w:rsid w:val="000244BE"/>
    <w:rsid w:val="00024793"/>
    <w:rsid w:val="00025AD7"/>
    <w:rsid w:val="00025B9B"/>
    <w:rsid w:val="00026321"/>
    <w:rsid w:val="00026FF8"/>
    <w:rsid w:val="0002702E"/>
    <w:rsid w:val="00027FDA"/>
    <w:rsid w:val="00030EE8"/>
    <w:rsid w:val="0003106D"/>
    <w:rsid w:val="00031891"/>
    <w:rsid w:val="00032A2A"/>
    <w:rsid w:val="000348EF"/>
    <w:rsid w:val="00034F5A"/>
    <w:rsid w:val="00035068"/>
    <w:rsid w:val="000355CC"/>
    <w:rsid w:val="00035AC5"/>
    <w:rsid w:val="0003799E"/>
    <w:rsid w:val="000379CF"/>
    <w:rsid w:val="0004037A"/>
    <w:rsid w:val="00040628"/>
    <w:rsid w:val="00040944"/>
    <w:rsid w:val="00040C64"/>
    <w:rsid w:val="00040CA3"/>
    <w:rsid w:val="000428B9"/>
    <w:rsid w:val="00042C75"/>
    <w:rsid w:val="0004322C"/>
    <w:rsid w:val="0004336D"/>
    <w:rsid w:val="000441C8"/>
    <w:rsid w:val="0004433F"/>
    <w:rsid w:val="00044487"/>
    <w:rsid w:val="0004466A"/>
    <w:rsid w:val="000446C4"/>
    <w:rsid w:val="00044E8B"/>
    <w:rsid w:val="00045489"/>
    <w:rsid w:val="00045A1D"/>
    <w:rsid w:val="0004626A"/>
    <w:rsid w:val="00046B78"/>
    <w:rsid w:val="00047A7E"/>
    <w:rsid w:val="00047C35"/>
    <w:rsid w:val="00047CC3"/>
    <w:rsid w:val="00047DAB"/>
    <w:rsid w:val="0005057F"/>
    <w:rsid w:val="0005088C"/>
    <w:rsid w:val="000509BF"/>
    <w:rsid w:val="00050FC3"/>
    <w:rsid w:val="0005186A"/>
    <w:rsid w:val="000521A1"/>
    <w:rsid w:val="00052927"/>
    <w:rsid w:val="00052CB9"/>
    <w:rsid w:val="00052D14"/>
    <w:rsid w:val="000534D4"/>
    <w:rsid w:val="000537B9"/>
    <w:rsid w:val="00053FB2"/>
    <w:rsid w:val="0005417F"/>
    <w:rsid w:val="00054F7B"/>
    <w:rsid w:val="000556DE"/>
    <w:rsid w:val="0005574F"/>
    <w:rsid w:val="00055888"/>
    <w:rsid w:val="000558F9"/>
    <w:rsid w:val="00056878"/>
    <w:rsid w:val="00056BAB"/>
    <w:rsid w:val="00056F16"/>
    <w:rsid w:val="00057234"/>
    <w:rsid w:val="000573DC"/>
    <w:rsid w:val="000574A8"/>
    <w:rsid w:val="00060449"/>
    <w:rsid w:val="00060513"/>
    <w:rsid w:val="00061289"/>
    <w:rsid w:val="00061383"/>
    <w:rsid w:val="000614AA"/>
    <w:rsid w:val="000621C9"/>
    <w:rsid w:val="000622D7"/>
    <w:rsid w:val="00062454"/>
    <w:rsid w:val="00062DD2"/>
    <w:rsid w:val="00063B0F"/>
    <w:rsid w:val="00063B35"/>
    <w:rsid w:val="00063CC1"/>
    <w:rsid w:val="00064773"/>
    <w:rsid w:val="0006481C"/>
    <w:rsid w:val="00066536"/>
    <w:rsid w:val="00066584"/>
    <w:rsid w:val="0006677C"/>
    <w:rsid w:val="000673B5"/>
    <w:rsid w:val="00067511"/>
    <w:rsid w:val="0007031B"/>
    <w:rsid w:val="00072441"/>
    <w:rsid w:val="00072EE4"/>
    <w:rsid w:val="00074B66"/>
    <w:rsid w:val="00074F59"/>
    <w:rsid w:val="000752BD"/>
    <w:rsid w:val="00075C6C"/>
    <w:rsid w:val="00075D4F"/>
    <w:rsid w:val="00076BD0"/>
    <w:rsid w:val="00077322"/>
    <w:rsid w:val="0007750F"/>
    <w:rsid w:val="000800F4"/>
    <w:rsid w:val="000806CE"/>
    <w:rsid w:val="00080C6B"/>
    <w:rsid w:val="0008137D"/>
    <w:rsid w:val="0008145C"/>
    <w:rsid w:val="000814D3"/>
    <w:rsid w:val="00081A6C"/>
    <w:rsid w:val="0008262E"/>
    <w:rsid w:val="00082BF2"/>
    <w:rsid w:val="0008322E"/>
    <w:rsid w:val="00083590"/>
    <w:rsid w:val="00083741"/>
    <w:rsid w:val="00083E0F"/>
    <w:rsid w:val="00083FB4"/>
    <w:rsid w:val="000840B1"/>
    <w:rsid w:val="00084166"/>
    <w:rsid w:val="00084175"/>
    <w:rsid w:val="0008511A"/>
    <w:rsid w:val="00085FC8"/>
    <w:rsid w:val="0008610D"/>
    <w:rsid w:val="000865A7"/>
    <w:rsid w:val="00086605"/>
    <w:rsid w:val="000867DB"/>
    <w:rsid w:val="00087736"/>
    <w:rsid w:val="0009088C"/>
    <w:rsid w:val="000914DE"/>
    <w:rsid w:val="00091E0B"/>
    <w:rsid w:val="00092076"/>
    <w:rsid w:val="00092367"/>
    <w:rsid w:val="000928F4"/>
    <w:rsid w:val="00092BD9"/>
    <w:rsid w:val="00092F4E"/>
    <w:rsid w:val="00093497"/>
    <w:rsid w:val="00093CDD"/>
    <w:rsid w:val="00093D9B"/>
    <w:rsid w:val="00093DD6"/>
    <w:rsid w:val="00093F5E"/>
    <w:rsid w:val="000941DE"/>
    <w:rsid w:val="000949E2"/>
    <w:rsid w:val="00094E4C"/>
    <w:rsid w:val="00095053"/>
    <w:rsid w:val="00095203"/>
    <w:rsid w:val="0009530A"/>
    <w:rsid w:val="00095F2F"/>
    <w:rsid w:val="00096089"/>
    <w:rsid w:val="0009629A"/>
    <w:rsid w:val="00096777"/>
    <w:rsid w:val="0009780E"/>
    <w:rsid w:val="00097A16"/>
    <w:rsid w:val="00097AC3"/>
    <w:rsid w:val="000A090A"/>
    <w:rsid w:val="000A10A3"/>
    <w:rsid w:val="000A12D1"/>
    <w:rsid w:val="000A1652"/>
    <w:rsid w:val="000A16D0"/>
    <w:rsid w:val="000A199B"/>
    <w:rsid w:val="000A284E"/>
    <w:rsid w:val="000A3248"/>
    <w:rsid w:val="000A38CD"/>
    <w:rsid w:val="000A3ADF"/>
    <w:rsid w:val="000A3B5A"/>
    <w:rsid w:val="000A3F25"/>
    <w:rsid w:val="000A3FD7"/>
    <w:rsid w:val="000A4571"/>
    <w:rsid w:val="000A4B0E"/>
    <w:rsid w:val="000A4F63"/>
    <w:rsid w:val="000A63AC"/>
    <w:rsid w:val="000A7384"/>
    <w:rsid w:val="000A75B6"/>
    <w:rsid w:val="000A76B6"/>
    <w:rsid w:val="000A7B2A"/>
    <w:rsid w:val="000A7B42"/>
    <w:rsid w:val="000B0F57"/>
    <w:rsid w:val="000B14C2"/>
    <w:rsid w:val="000B1B3F"/>
    <w:rsid w:val="000B2502"/>
    <w:rsid w:val="000B2AA6"/>
    <w:rsid w:val="000B2AF5"/>
    <w:rsid w:val="000B300D"/>
    <w:rsid w:val="000B307A"/>
    <w:rsid w:val="000B4D81"/>
    <w:rsid w:val="000B4E6F"/>
    <w:rsid w:val="000B4F9F"/>
    <w:rsid w:val="000B564F"/>
    <w:rsid w:val="000B57D0"/>
    <w:rsid w:val="000B663E"/>
    <w:rsid w:val="000B675A"/>
    <w:rsid w:val="000B6A4D"/>
    <w:rsid w:val="000B6AC8"/>
    <w:rsid w:val="000B6E62"/>
    <w:rsid w:val="000B70AB"/>
    <w:rsid w:val="000B75DC"/>
    <w:rsid w:val="000B7DE9"/>
    <w:rsid w:val="000C03FD"/>
    <w:rsid w:val="000C040C"/>
    <w:rsid w:val="000C2133"/>
    <w:rsid w:val="000C21AE"/>
    <w:rsid w:val="000C2D96"/>
    <w:rsid w:val="000C41AB"/>
    <w:rsid w:val="000C4AC0"/>
    <w:rsid w:val="000C4BC6"/>
    <w:rsid w:val="000C60B0"/>
    <w:rsid w:val="000C61A4"/>
    <w:rsid w:val="000C6572"/>
    <w:rsid w:val="000C69B2"/>
    <w:rsid w:val="000C6D05"/>
    <w:rsid w:val="000C6FF7"/>
    <w:rsid w:val="000C747D"/>
    <w:rsid w:val="000C74CC"/>
    <w:rsid w:val="000D0B6E"/>
    <w:rsid w:val="000D0C67"/>
    <w:rsid w:val="000D12EC"/>
    <w:rsid w:val="000D152B"/>
    <w:rsid w:val="000D17B5"/>
    <w:rsid w:val="000D2762"/>
    <w:rsid w:val="000D2FF2"/>
    <w:rsid w:val="000D32BF"/>
    <w:rsid w:val="000D34A2"/>
    <w:rsid w:val="000D36E8"/>
    <w:rsid w:val="000D3BF8"/>
    <w:rsid w:val="000D44A0"/>
    <w:rsid w:val="000D48F0"/>
    <w:rsid w:val="000D539C"/>
    <w:rsid w:val="000D5F2E"/>
    <w:rsid w:val="000D65D9"/>
    <w:rsid w:val="000D7307"/>
    <w:rsid w:val="000D73E1"/>
    <w:rsid w:val="000D7BD0"/>
    <w:rsid w:val="000E12BD"/>
    <w:rsid w:val="000E18B5"/>
    <w:rsid w:val="000E19D8"/>
    <w:rsid w:val="000E2207"/>
    <w:rsid w:val="000E228D"/>
    <w:rsid w:val="000E2577"/>
    <w:rsid w:val="000E2A5B"/>
    <w:rsid w:val="000E34DC"/>
    <w:rsid w:val="000E4FCA"/>
    <w:rsid w:val="000E5127"/>
    <w:rsid w:val="000E51A6"/>
    <w:rsid w:val="000E55F9"/>
    <w:rsid w:val="000E65D7"/>
    <w:rsid w:val="000E6805"/>
    <w:rsid w:val="000E7BC2"/>
    <w:rsid w:val="000E7CCE"/>
    <w:rsid w:val="000F09B5"/>
    <w:rsid w:val="000F13FB"/>
    <w:rsid w:val="000F1C7D"/>
    <w:rsid w:val="000F1C9D"/>
    <w:rsid w:val="000F2279"/>
    <w:rsid w:val="000F2387"/>
    <w:rsid w:val="000F44E6"/>
    <w:rsid w:val="000F4A55"/>
    <w:rsid w:val="000F522D"/>
    <w:rsid w:val="000F54E6"/>
    <w:rsid w:val="000F5E3C"/>
    <w:rsid w:val="000F6139"/>
    <w:rsid w:val="000F61AF"/>
    <w:rsid w:val="000F661E"/>
    <w:rsid w:val="000F68E6"/>
    <w:rsid w:val="000F692C"/>
    <w:rsid w:val="000F7741"/>
    <w:rsid w:val="000F7FD6"/>
    <w:rsid w:val="00100141"/>
    <w:rsid w:val="0010048C"/>
    <w:rsid w:val="0010067A"/>
    <w:rsid w:val="00100876"/>
    <w:rsid w:val="00100C01"/>
    <w:rsid w:val="00101287"/>
    <w:rsid w:val="00101732"/>
    <w:rsid w:val="00101987"/>
    <w:rsid w:val="0010307C"/>
    <w:rsid w:val="00103266"/>
    <w:rsid w:val="00103701"/>
    <w:rsid w:val="00103EFE"/>
    <w:rsid w:val="001042DE"/>
    <w:rsid w:val="00104485"/>
    <w:rsid w:val="0010453C"/>
    <w:rsid w:val="00104E07"/>
    <w:rsid w:val="00104FE4"/>
    <w:rsid w:val="0010585D"/>
    <w:rsid w:val="00105FA4"/>
    <w:rsid w:val="0010606D"/>
    <w:rsid w:val="0010647F"/>
    <w:rsid w:val="001065E0"/>
    <w:rsid w:val="0010727E"/>
    <w:rsid w:val="00107D8F"/>
    <w:rsid w:val="00110019"/>
    <w:rsid w:val="0011126B"/>
    <w:rsid w:val="00111AF6"/>
    <w:rsid w:val="00111B01"/>
    <w:rsid w:val="00111EBC"/>
    <w:rsid w:val="00112061"/>
    <w:rsid w:val="00113685"/>
    <w:rsid w:val="00114589"/>
    <w:rsid w:val="00114621"/>
    <w:rsid w:val="0011466B"/>
    <w:rsid w:val="00115251"/>
    <w:rsid w:val="001153A8"/>
    <w:rsid w:val="00115ECE"/>
    <w:rsid w:val="0011700B"/>
    <w:rsid w:val="00117A93"/>
    <w:rsid w:val="001208D6"/>
    <w:rsid w:val="00120902"/>
    <w:rsid w:val="00121C32"/>
    <w:rsid w:val="00122802"/>
    <w:rsid w:val="00122B4B"/>
    <w:rsid w:val="00122F45"/>
    <w:rsid w:val="00123589"/>
    <w:rsid w:val="001237AE"/>
    <w:rsid w:val="00123AED"/>
    <w:rsid w:val="001240B0"/>
    <w:rsid w:val="00124AB9"/>
    <w:rsid w:val="00125FE4"/>
    <w:rsid w:val="001262D1"/>
    <w:rsid w:val="001262E8"/>
    <w:rsid w:val="00126A44"/>
    <w:rsid w:val="00126C70"/>
    <w:rsid w:val="00127543"/>
    <w:rsid w:val="00127559"/>
    <w:rsid w:val="00127849"/>
    <w:rsid w:val="00130020"/>
    <w:rsid w:val="00130C27"/>
    <w:rsid w:val="00130C5E"/>
    <w:rsid w:val="00130DBB"/>
    <w:rsid w:val="001314A9"/>
    <w:rsid w:val="00131507"/>
    <w:rsid w:val="001317A8"/>
    <w:rsid w:val="00131A69"/>
    <w:rsid w:val="00131C0E"/>
    <w:rsid w:val="001329BF"/>
    <w:rsid w:val="00132C52"/>
    <w:rsid w:val="0013320D"/>
    <w:rsid w:val="00133230"/>
    <w:rsid w:val="00133280"/>
    <w:rsid w:val="00133E78"/>
    <w:rsid w:val="00133EE4"/>
    <w:rsid w:val="00134C18"/>
    <w:rsid w:val="00134E58"/>
    <w:rsid w:val="001359AA"/>
    <w:rsid w:val="0013619D"/>
    <w:rsid w:val="001364EC"/>
    <w:rsid w:val="00136BD8"/>
    <w:rsid w:val="001379AD"/>
    <w:rsid w:val="00137AE3"/>
    <w:rsid w:val="00137CF7"/>
    <w:rsid w:val="0014013D"/>
    <w:rsid w:val="001401C9"/>
    <w:rsid w:val="00140408"/>
    <w:rsid w:val="001404DB"/>
    <w:rsid w:val="00141CA3"/>
    <w:rsid w:val="00141E19"/>
    <w:rsid w:val="00143082"/>
    <w:rsid w:val="00143545"/>
    <w:rsid w:val="001437FD"/>
    <w:rsid w:val="00143A9F"/>
    <w:rsid w:val="00143F2E"/>
    <w:rsid w:val="00145058"/>
    <w:rsid w:val="00145999"/>
    <w:rsid w:val="00145F4C"/>
    <w:rsid w:val="00146BB3"/>
    <w:rsid w:val="00146BBB"/>
    <w:rsid w:val="00146D63"/>
    <w:rsid w:val="00146E3C"/>
    <w:rsid w:val="001470C4"/>
    <w:rsid w:val="00147635"/>
    <w:rsid w:val="00147A59"/>
    <w:rsid w:val="00147AB9"/>
    <w:rsid w:val="0015037A"/>
    <w:rsid w:val="001506B1"/>
    <w:rsid w:val="00150CDD"/>
    <w:rsid w:val="00150DF2"/>
    <w:rsid w:val="0015168D"/>
    <w:rsid w:val="00152062"/>
    <w:rsid w:val="0015214C"/>
    <w:rsid w:val="0015221D"/>
    <w:rsid w:val="0015399A"/>
    <w:rsid w:val="00153AA3"/>
    <w:rsid w:val="00153BBA"/>
    <w:rsid w:val="001541CE"/>
    <w:rsid w:val="001545AA"/>
    <w:rsid w:val="0015490B"/>
    <w:rsid w:val="00154BD4"/>
    <w:rsid w:val="00154E51"/>
    <w:rsid w:val="001550ED"/>
    <w:rsid w:val="001552AF"/>
    <w:rsid w:val="00155397"/>
    <w:rsid w:val="0015569E"/>
    <w:rsid w:val="00155869"/>
    <w:rsid w:val="00155932"/>
    <w:rsid w:val="00156262"/>
    <w:rsid w:val="001564A7"/>
    <w:rsid w:val="001567B8"/>
    <w:rsid w:val="00156934"/>
    <w:rsid w:val="001576F6"/>
    <w:rsid w:val="001578BE"/>
    <w:rsid w:val="00160361"/>
    <w:rsid w:val="001606D2"/>
    <w:rsid w:val="00160F3F"/>
    <w:rsid w:val="00161B3A"/>
    <w:rsid w:val="0016216C"/>
    <w:rsid w:val="001627B0"/>
    <w:rsid w:val="00163016"/>
    <w:rsid w:val="00163182"/>
    <w:rsid w:val="0016431D"/>
    <w:rsid w:val="001646D8"/>
    <w:rsid w:val="001646EB"/>
    <w:rsid w:val="00164717"/>
    <w:rsid w:val="001647E5"/>
    <w:rsid w:val="0016481A"/>
    <w:rsid w:val="001649A3"/>
    <w:rsid w:val="00165108"/>
    <w:rsid w:val="001655B2"/>
    <w:rsid w:val="001657E9"/>
    <w:rsid w:val="00165A68"/>
    <w:rsid w:val="001666F8"/>
    <w:rsid w:val="001669AF"/>
    <w:rsid w:val="00167223"/>
    <w:rsid w:val="00167448"/>
    <w:rsid w:val="00167B24"/>
    <w:rsid w:val="00167F8D"/>
    <w:rsid w:val="00170266"/>
    <w:rsid w:val="0017096A"/>
    <w:rsid w:val="00170A19"/>
    <w:rsid w:val="00170A7F"/>
    <w:rsid w:val="00170C3F"/>
    <w:rsid w:val="00170F3F"/>
    <w:rsid w:val="00170F94"/>
    <w:rsid w:val="00171029"/>
    <w:rsid w:val="001713AB"/>
    <w:rsid w:val="0017354B"/>
    <w:rsid w:val="00174218"/>
    <w:rsid w:val="00174375"/>
    <w:rsid w:val="001746D3"/>
    <w:rsid w:val="0017497C"/>
    <w:rsid w:val="00174B3C"/>
    <w:rsid w:val="00174C88"/>
    <w:rsid w:val="001752A7"/>
    <w:rsid w:val="0017561F"/>
    <w:rsid w:val="00175D7B"/>
    <w:rsid w:val="00176129"/>
    <w:rsid w:val="001765A7"/>
    <w:rsid w:val="00176B77"/>
    <w:rsid w:val="001774E6"/>
    <w:rsid w:val="00177DEE"/>
    <w:rsid w:val="00177E4F"/>
    <w:rsid w:val="00177E6C"/>
    <w:rsid w:val="001801D0"/>
    <w:rsid w:val="001801E3"/>
    <w:rsid w:val="0018042E"/>
    <w:rsid w:val="001809EC"/>
    <w:rsid w:val="001813C5"/>
    <w:rsid w:val="0018173D"/>
    <w:rsid w:val="00182050"/>
    <w:rsid w:val="001820F6"/>
    <w:rsid w:val="0018221E"/>
    <w:rsid w:val="00183BE0"/>
    <w:rsid w:val="00184380"/>
    <w:rsid w:val="00185154"/>
    <w:rsid w:val="00185C94"/>
    <w:rsid w:val="00185E20"/>
    <w:rsid w:val="00186003"/>
    <w:rsid w:val="0018602D"/>
    <w:rsid w:val="001868CC"/>
    <w:rsid w:val="00186BD7"/>
    <w:rsid w:val="00186EF4"/>
    <w:rsid w:val="00187E72"/>
    <w:rsid w:val="001908E1"/>
    <w:rsid w:val="00190BFD"/>
    <w:rsid w:val="00191E34"/>
    <w:rsid w:val="00192709"/>
    <w:rsid w:val="001927CF"/>
    <w:rsid w:val="00192FEB"/>
    <w:rsid w:val="0019364B"/>
    <w:rsid w:val="00193FB4"/>
    <w:rsid w:val="00194345"/>
    <w:rsid w:val="001945F0"/>
    <w:rsid w:val="001946F1"/>
    <w:rsid w:val="00195415"/>
    <w:rsid w:val="00195F10"/>
    <w:rsid w:val="00196550"/>
    <w:rsid w:val="00196EB3"/>
    <w:rsid w:val="00197B16"/>
    <w:rsid w:val="001A0219"/>
    <w:rsid w:val="001A0255"/>
    <w:rsid w:val="001A05F3"/>
    <w:rsid w:val="001A11CD"/>
    <w:rsid w:val="001A1E22"/>
    <w:rsid w:val="001A30E5"/>
    <w:rsid w:val="001A313A"/>
    <w:rsid w:val="001A4072"/>
    <w:rsid w:val="001A435C"/>
    <w:rsid w:val="001A515B"/>
    <w:rsid w:val="001A682C"/>
    <w:rsid w:val="001A6B7E"/>
    <w:rsid w:val="001A7B78"/>
    <w:rsid w:val="001B0D18"/>
    <w:rsid w:val="001B1120"/>
    <w:rsid w:val="001B12EC"/>
    <w:rsid w:val="001B1516"/>
    <w:rsid w:val="001B17B7"/>
    <w:rsid w:val="001B1E51"/>
    <w:rsid w:val="001B2576"/>
    <w:rsid w:val="001B2749"/>
    <w:rsid w:val="001B2B1B"/>
    <w:rsid w:val="001B2BD6"/>
    <w:rsid w:val="001B2CDF"/>
    <w:rsid w:val="001B306D"/>
    <w:rsid w:val="001B3F62"/>
    <w:rsid w:val="001B42DE"/>
    <w:rsid w:val="001B4C3F"/>
    <w:rsid w:val="001B50DB"/>
    <w:rsid w:val="001B52DD"/>
    <w:rsid w:val="001B5865"/>
    <w:rsid w:val="001B63F4"/>
    <w:rsid w:val="001B66CF"/>
    <w:rsid w:val="001B6E62"/>
    <w:rsid w:val="001B6EE0"/>
    <w:rsid w:val="001B7031"/>
    <w:rsid w:val="001B75BB"/>
    <w:rsid w:val="001B7C24"/>
    <w:rsid w:val="001C0107"/>
    <w:rsid w:val="001C02DC"/>
    <w:rsid w:val="001C083F"/>
    <w:rsid w:val="001C10EA"/>
    <w:rsid w:val="001C15B8"/>
    <w:rsid w:val="001C2A47"/>
    <w:rsid w:val="001C2A8B"/>
    <w:rsid w:val="001C2DDA"/>
    <w:rsid w:val="001C302B"/>
    <w:rsid w:val="001C3FDF"/>
    <w:rsid w:val="001C420E"/>
    <w:rsid w:val="001C424C"/>
    <w:rsid w:val="001C4B03"/>
    <w:rsid w:val="001C4D81"/>
    <w:rsid w:val="001C5431"/>
    <w:rsid w:val="001C665B"/>
    <w:rsid w:val="001C6DCA"/>
    <w:rsid w:val="001C76B1"/>
    <w:rsid w:val="001C7C39"/>
    <w:rsid w:val="001C7D53"/>
    <w:rsid w:val="001D084C"/>
    <w:rsid w:val="001D0E0C"/>
    <w:rsid w:val="001D0F69"/>
    <w:rsid w:val="001D1CC0"/>
    <w:rsid w:val="001D3063"/>
    <w:rsid w:val="001D37A8"/>
    <w:rsid w:val="001D44EF"/>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610"/>
    <w:rsid w:val="001E479C"/>
    <w:rsid w:val="001E49C3"/>
    <w:rsid w:val="001E4AA4"/>
    <w:rsid w:val="001E4CD2"/>
    <w:rsid w:val="001E4D8D"/>
    <w:rsid w:val="001E54CA"/>
    <w:rsid w:val="001E5FC5"/>
    <w:rsid w:val="001F04C6"/>
    <w:rsid w:val="001F0DCB"/>
    <w:rsid w:val="001F115B"/>
    <w:rsid w:val="001F165D"/>
    <w:rsid w:val="001F17A2"/>
    <w:rsid w:val="001F18FE"/>
    <w:rsid w:val="001F1C49"/>
    <w:rsid w:val="001F21AA"/>
    <w:rsid w:val="001F220F"/>
    <w:rsid w:val="001F2257"/>
    <w:rsid w:val="001F3B1B"/>
    <w:rsid w:val="001F3F1D"/>
    <w:rsid w:val="001F448B"/>
    <w:rsid w:val="001F4CE4"/>
    <w:rsid w:val="001F5379"/>
    <w:rsid w:val="001F6B85"/>
    <w:rsid w:val="001F7216"/>
    <w:rsid w:val="001F77F9"/>
    <w:rsid w:val="001F7CA5"/>
    <w:rsid w:val="001F7D20"/>
    <w:rsid w:val="001F7DFC"/>
    <w:rsid w:val="001F7E0E"/>
    <w:rsid w:val="0020041F"/>
    <w:rsid w:val="00200913"/>
    <w:rsid w:val="00200A10"/>
    <w:rsid w:val="00200A7F"/>
    <w:rsid w:val="00200D0E"/>
    <w:rsid w:val="00200D59"/>
    <w:rsid w:val="00201933"/>
    <w:rsid w:val="00201BE0"/>
    <w:rsid w:val="00201E41"/>
    <w:rsid w:val="002027B5"/>
    <w:rsid w:val="00202801"/>
    <w:rsid w:val="00202808"/>
    <w:rsid w:val="0020310B"/>
    <w:rsid w:val="00203269"/>
    <w:rsid w:val="00203567"/>
    <w:rsid w:val="0020387B"/>
    <w:rsid w:val="00203922"/>
    <w:rsid w:val="002040E7"/>
    <w:rsid w:val="0020469F"/>
    <w:rsid w:val="00204D5B"/>
    <w:rsid w:val="00204D6A"/>
    <w:rsid w:val="00204DCC"/>
    <w:rsid w:val="00205D30"/>
    <w:rsid w:val="00206467"/>
    <w:rsid w:val="00206631"/>
    <w:rsid w:val="002066DB"/>
    <w:rsid w:val="0020716E"/>
    <w:rsid w:val="0020785D"/>
    <w:rsid w:val="00207B84"/>
    <w:rsid w:val="00210484"/>
    <w:rsid w:val="002107BA"/>
    <w:rsid w:val="00210865"/>
    <w:rsid w:val="00210939"/>
    <w:rsid w:val="00210B38"/>
    <w:rsid w:val="00210CAE"/>
    <w:rsid w:val="00210CF5"/>
    <w:rsid w:val="00211172"/>
    <w:rsid w:val="00211CB7"/>
    <w:rsid w:val="00212183"/>
    <w:rsid w:val="002121D1"/>
    <w:rsid w:val="00212B8C"/>
    <w:rsid w:val="0021345F"/>
    <w:rsid w:val="00214E64"/>
    <w:rsid w:val="002152C9"/>
    <w:rsid w:val="002154AB"/>
    <w:rsid w:val="00215583"/>
    <w:rsid w:val="00215630"/>
    <w:rsid w:val="00217233"/>
    <w:rsid w:val="002179A3"/>
    <w:rsid w:val="002179EF"/>
    <w:rsid w:val="002206C5"/>
    <w:rsid w:val="00220721"/>
    <w:rsid w:val="0022073C"/>
    <w:rsid w:val="00220756"/>
    <w:rsid w:val="00221593"/>
    <w:rsid w:val="00221D08"/>
    <w:rsid w:val="00221E1D"/>
    <w:rsid w:val="00221F7E"/>
    <w:rsid w:val="00222A6B"/>
    <w:rsid w:val="0022334E"/>
    <w:rsid w:val="00223852"/>
    <w:rsid w:val="00223B74"/>
    <w:rsid w:val="00223F9C"/>
    <w:rsid w:val="00224014"/>
    <w:rsid w:val="002247D3"/>
    <w:rsid w:val="00224939"/>
    <w:rsid w:val="002250BA"/>
    <w:rsid w:val="00226354"/>
    <w:rsid w:val="00226A4E"/>
    <w:rsid w:val="002312C7"/>
    <w:rsid w:val="002318B2"/>
    <w:rsid w:val="00231BF3"/>
    <w:rsid w:val="002320A3"/>
    <w:rsid w:val="002326DA"/>
    <w:rsid w:val="002327C8"/>
    <w:rsid w:val="00232A9F"/>
    <w:rsid w:val="00232C87"/>
    <w:rsid w:val="002337A3"/>
    <w:rsid w:val="00233881"/>
    <w:rsid w:val="00233F60"/>
    <w:rsid w:val="00234909"/>
    <w:rsid w:val="00234B77"/>
    <w:rsid w:val="00234D17"/>
    <w:rsid w:val="002351E4"/>
    <w:rsid w:val="002356E9"/>
    <w:rsid w:val="00235875"/>
    <w:rsid w:val="00235A25"/>
    <w:rsid w:val="002361A0"/>
    <w:rsid w:val="002364E1"/>
    <w:rsid w:val="0023740C"/>
    <w:rsid w:val="00237740"/>
    <w:rsid w:val="00237907"/>
    <w:rsid w:val="002379BD"/>
    <w:rsid w:val="00237BE7"/>
    <w:rsid w:val="00240221"/>
    <w:rsid w:val="00240495"/>
    <w:rsid w:val="0024061A"/>
    <w:rsid w:val="002407B3"/>
    <w:rsid w:val="00240DC7"/>
    <w:rsid w:val="00240E49"/>
    <w:rsid w:val="0024126B"/>
    <w:rsid w:val="0024263B"/>
    <w:rsid w:val="00243D8B"/>
    <w:rsid w:val="00244351"/>
    <w:rsid w:val="002445A4"/>
    <w:rsid w:val="00244F65"/>
    <w:rsid w:val="002451AF"/>
    <w:rsid w:val="00245240"/>
    <w:rsid w:val="002453C8"/>
    <w:rsid w:val="002454DC"/>
    <w:rsid w:val="00246F5A"/>
    <w:rsid w:val="00246FB5"/>
    <w:rsid w:val="00247D78"/>
    <w:rsid w:val="00250202"/>
    <w:rsid w:val="00250DCB"/>
    <w:rsid w:val="0025116F"/>
    <w:rsid w:val="00251A9F"/>
    <w:rsid w:val="0025223D"/>
    <w:rsid w:val="002522AF"/>
    <w:rsid w:val="00252304"/>
    <w:rsid w:val="00252423"/>
    <w:rsid w:val="00252616"/>
    <w:rsid w:val="0025262C"/>
    <w:rsid w:val="0025393E"/>
    <w:rsid w:val="00253FBA"/>
    <w:rsid w:val="002545E8"/>
    <w:rsid w:val="002549EE"/>
    <w:rsid w:val="00254FE6"/>
    <w:rsid w:val="00255B91"/>
    <w:rsid w:val="00255FC0"/>
    <w:rsid w:val="00256485"/>
    <w:rsid w:val="00256D66"/>
    <w:rsid w:val="00256E1B"/>
    <w:rsid w:val="00257034"/>
    <w:rsid w:val="00257579"/>
    <w:rsid w:val="002577AB"/>
    <w:rsid w:val="00257D4F"/>
    <w:rsid w:val="00260826"/>
    <w:rsid w:val="00260828"/>
    <w:rsid w:val="00261492"/>
    <w:rsid w:val="00261A8F"/>
    <w:rsid w:val="0026226E"/>
    <w:rsid w:val="002623A1"/>
    <w:rsid w:val="00262E6E"/>
    <w:rsid w:val="00262E70"/>
    <w:rsid w:val="00264CD0"/>
    <w:rsid w:val="00264D07"/>
    <w:rsid w:val="002659AB"/>
    <w:rsid w:val="00265A8F"/>
    <w:rsid w:val="00266AFA"/>
    <w:rsid w:val="00267470"/>
    <w:rsid w:val="002674EF"/>
    <w:rsid w:val="00267C65"/>
    <w:rsid w:val="00267D1B"/>
    <w:rsid w:val="00270E90"/>
    <w:rsid w:val="002718BF"/>
    <w:rsid w:val="002724C9"/>
    <w:rsid w:val="0027307E"/>
    <w:rsid w:val="00273AFC"/>
    <w:rsid w:val="00273B19"/>
    <w:rsid w:val="0027434F"/>
    <w:rsid w:val="00274D8E"/>
    <w:rsid w:val="00275275"/>
    <w:rsid w:val="00275276"/>
    <w:rsid w:val="0027570F"/>
    <w:rsid w:val="00275ED0"/>
    <w:rsid w:val="00276390"/>
    <w:rsid w:val="002769FE"/>
    <w:rsid w:val="00276A0B"/>
    <w:rsid w:val="00277475"/>
    <w:rsid w:val="00277E75"/>
    <w:rsid w:val="002803D0"/>
    <w:rsid w:val="002829B7"/>
    <w:rsid w:val="00282AE0"/>
    <w:rsid w:val="00282C76"/>
    <w:rsid w:val="00283177"/>
    <w:rsid w:val="00283A6D"/>
    <w:rsid w:val="00283B3C"/>
    <w:rsid w:val="00283CB8"/>
    <w:rsid w:val="00283F6F"/>
    <w:rsid w:val="00283FA4"/>
    <w:rsid w:val="00284288"/>
    <w:rsid w:val="002854F4"/>
    <w:rsid w:val="002867A1"/>
    <w:rsid w:val="00286A87"/>
    <w:rsid w:val="0028784F"/>
    <w:rsid w:val="002901C5"/>
    <w:rsid w:val="0029021B"/>
    <w:rsid w:val="00290606"/>
    <w:rsid w:val="002908AB"/>
    <w:rsid w:val="00291087"/>
    <w:rsid w:val="002921A8"/>
    <w:rsid w:val="00292375"/>
    <w:rsid w:val="002925C0"/>
    <w:rsid w:val="00292A16"/>
    <w:rsid w:val="0029383E"/>
    <w:rsid w:val="00293F5C"/>
    <w:rsid w:val="00294A73"/>
    <w:rsid w:val="00296609"/>
    <w:rsid w:val="002967B5"/>
    <w:rsid w:val="002968B5"/>
    <w:rsid w:val="00297312"/>
    <w:rsid w:val="002973DD"/>
    <w:rsid w:val="0029799E"/>
    <w:rsid w:val="002A10B9"/>
    <w:rsid w:val="002A15E8"/>
    <w:rsid w:val="002A1C45"/>
    <w:rsid w:val="002A2237"/>
    <w:rsid w:val="002A257A"/>
    <w:rsid w:val="002A2BFB"/>
    <w:rsid w:val="002A357A"/>
    <w:rsid w:val="002A4580"/>
    <w:rsid w:val="002A459F"/>
    <w:rsid w:val="002A520F"/>
    <w:rsid w:val="002A5376"/>
    <w:rsid w:val="002A5784"/>
    <w:rsid w:val="002A664A"/>
    <w:rsid w:val="002A6B77"/>
    <w:rsid w:val="002A7347"/>
    <w:rsid w:val="002A784E"/>
    <w:rsid w:val="002A79C7"/>
    <w:rsid w:val="002A7EE2"/>
    <w:rsid w:val="002B00ED"/>
    <w:rsid w:val="002B040B"/>
    <w:rsid w:val="002B0A1B"/>
    <w:rsid w:val="002B0A95"/>
    <w:rsid w:val="002B0AED"/>
    <w:rsid w:val="002B0CEF"/>
    <w:rsid w:val="002B1026"/>
    <w:rsid w:val="002B2072"/>
    <w:rsid w:val="002B21CD"/>
    <w:rsid w:val="002B2730"/>
    <w:rsid w:val="002B27E3"/>
    <w:rsid w:val="002B2F61"/>
    <w:rsid w:val="002B38E4"/>
    <w:rsid w:val="002B403B"/>
    <w:rsid w:val="002B45A7"/>
    <w:rsid w:val="002B4864"/>
    <w:rsid w:val="002B4C15"/>
    <w:rsid w:val="002B52F5"/>
    <w:rsid w:val="002B57F8"/>
    <w:rsid w:val="002B6EEB"/>
    <w:rsid w:val="002B72E3"/>
    <w:rsid w:val="002B7542"/>
    <w:rsid w:val="002B7E15"/>
    <w:rsid w:val="002C0744"/>
    <w:rsid w:val="002C0DAE"/>
    <w:rsid w:val="002C0F04"/>
    <w:rsid w:val="002C1227"/>
    <w:rsid w:val="002C1B1B"/>
    <w:rsid w:val="002C1B6D"/>
    <w:rsid w:val="002C1FAD"/>
    <w:rsid w:val="002C2C95"/>
    <w:rsid w:val="002C34A8"/>
    <w:rsid w:val="002C3696"/>
    <w:rsid w:val="002C4356"/>
    <w:rsid w:val="002C461A"/>
    <w:rsid w:val="002C4DE6"/>
    <w:rsid w:val="002C528F"/>
    <w:rsid w:val="002C683F"/>
    <w:rsid w:val="002C6A20"/>
    <w:rsid w:val="002C6F4F"/>
    <w:rsid w:val="002C70E2"/>
    <w:rsid w:val="002C7F11"/>
    <w:rsid w:val="002D0ABE"/>
    <w:rsid w:val="002D0D56"/>
    <w:rsid w:val="002D18A4"/>
    <w:rsid w:val="002D214F"/>
    <w:rsid w:val="002D2615"/>
    <w:rsid w:val="002D26E5"/>
    <w:rsid w:val="002D303D"/>
    <w:rsid w:val="002D354F"/>
    <w:rsid w:val="002D38EF"/>
    <w:rsid w:val="002D3BB6"/>
    <w:rsid w:val="002D3E0A"/>
    <w:rsid w:val="002D3EB8"/>
    <w:rsid w:val="002D43DA"/>
    <w:rsid w:val="002D5191"/>
    <w:rsid w:val="002D5E78"/>
    <w:rsid w:val="002D6596"/>
    <w:rsid w:val="002D71B9"/>
    <w:rsid w:val="002D753F"/>
    <w:rsid w:val="002D75F1"/>
    <w:rsid w:val="002E02DD"/>
    <w:rsid w:val="002E04EC"/>
    <w:rsid w:val="002E069A"/>
    <w:rsid w:val="002E08B8"/>
    <w:rsid w:val="002E0D1E"/>
    <w:rsid w:val="002E0F25"/>
    <w:rsid w:val="002E1F8F"/>
    <w:rsid w:val="002E38EC"/>
    <w:rsid w:val="002E3F5A"/>
    <w:rsid w:val="002E4449"/>
    <w:rsid w:val="002E4A45"/>
    <w:rsid w:val="002E517C"/>
    <w:rsid w:val="002E5C9D"/>
    <w:rsid w:val="002E5D33"/>
    <w:rsid w:val="002E638C"/>
    <w:rsid w:val="002E65AD"/>
    <w:rsid w:val="002E6767"/>
    <w:rsid w:val="002E72E6"/>
    <w:rsid w:val="002F00E8"/>
    <w:rsid w:val="002F066A"/>
    <w:rsid w:val="002F0726"/>
    <w:rsid w:val="002F0878"/>
    <w:rsid w:val="002F0969"/>
    <w:rsid w:val="002F0D45"/>
    <w:rsid w:val="002F1C43"/>
    <w:rsid w:val="002F2FE7"/>
    <w:rsid w:val="002F33D6"/>
    <w:rsid w:val="002F359C"/>
    <w:rsid w:val="002F3C82"/>
    <w:rsid w:val="002F409C"/>
    <w:rsid w:val="002F40FF"/>
    <w:rsid w:val="002F4948"/>
    <w:rsid w:val="002F4B5A"/>
    <w:rsid w:val="002F5597"/>
    <w:rsid w:val="002F5DA5"/>
    <w:rsid w:val="002F7D2B"/>
    <w:rsid w:val="00300A11"/>
    <w:rsid w:val="00300B7B"/>
    <w:rsid w:val="00302AE4"/>
    <w:rsid w:val="00303D21"/>
    <w:rsid w:val="003047CE"/>
    <w:rsid w:val="00304809"/>
    <w:rsid w:val="00304C89"/>
    <w:rsid w:val="003057B4"/>
    <w:rsid w:val="003066C8"/>
    <w:rsid w:val="00306763"/>
    <w:rsid w:val="00307FE2"/>
    <w:rsid w:val="003100FD"/>
    <w:rsid w:val="0031042E"/>
    <w:rsid w:val="0031102C"/>
    <w:rsid w:val="0031133C"/>
    <w:rsid w:val="00312473"/>
    <w:rsid w:val="003125E5"/>
    <w:rsid w:val="00312847"/>
    <w:rsid w:val="00313861"/>
    <w:rsid w:val="00313D28"/>
    <w:rsid w:val="003143FC"/>
    <w:rsid w:val="003147CB"/>
    <w:rsid w:val="003147E4"/>
    <w:rsid w:val="00315594"/>
    <w:rsid w:val="003156E7"/>
    <w:rsid w:val="003164D1"/>
    <w:rsid w:val="00316916"/>
    <w:rsid w:val="00317323"/>
    <w:rsid w:val="003177EE"/>
    <w:rsid w:val="00317B39"/>
    <w:rsid w:val="00317C9D"/>
    <w:rsid w:val="00317FC6"/>
    <w:rsid w:val="00320241"/>
    <w:rsid w:val="00320909"/>
    <w:rsid w:val="003211C7"/>
    <w:rsid w:val="003228A7"/>
    <w:rsid w:val="00322C41"/>
    <w:rsid w:val="003232BA"/>
    <w:rsid w:val="0032366C"/>
    <w:rsid w:val="00323B23"/>
    <w:rsid w:val="00323DB6"/>
    <w:rsid w:val="003247EC"/>
    <w:rsid w:val="003249D0"/>
    <w:rsid w:val="00324C50"/>
    <w:rsid w:val="00324F58"/>
    <w:rsid w:val="0032529D"/>
    <w:rsid w:val="00325757"/>
    <w:rsid w:val="00326563"/>
    <w:rsid w:val="00326B9C"/>
    <w:rsid w:val="00327194"/>
    <w:rsid w:val="00327316"/>
    <w:rsid w:val="0032741F"/>
    <w:rsid w:val="00327683"/>
    <w:rsid w:val="00327D55"/>
    <w:rsid w:val="00327E8E"/>
    <w:rsid w:val="003305CA"/>
    <w:rsid w:val="003307A0"/>
    <w:rsid w:val="00330867"/>
    <w:rsid w:val="0033088D"/>
    <w:rsid w:val="00330B78"/>
    <w:rsid w:val="003314A2"/>
    <w:rsid w:val="003315E2"/>
    <w:rsid w:val="003317D3"/>
    <w:rsid w:val="00332A34"/>
    <w:rsid w:val="00333219"/>
    <w:rsid w:val="0033372E"/>
    <w:rsid w:val="00333813"/>
    <w:rsid w:val="00333E54"/>
    <w:rsid w:val="00333E89"/>
    <w:rsid w:val="00334167"/>
    <w:rsid w:val="0033434B"/>
    <w:rsid w:val="00335921"/>
    <w:rsid w:val="00335A79"/>
    <w:rsid w:val="00336DD0"/>
    <w:rsid w:val="00337CCD"/>
    <w:rsid w:val="00340487"/>
    <w:rsid w:val="00340813"/>
    <w:rsid w:val="003416F8"/>
    <w:rsid w:val="003423EC"/>
    <w:rsid w:val="0034249F"/>
    <w:rsid w:val="00342FEE"/>
    <w:rsid w:val="003430DE"/>
    <w:rsid w:val="003433B2"/>
    <w:rsid w:val="0034351F"/>
    <w:rsid w:val="00344A2C"/>
    <w:rsid w:val="0034575B"/>
    <w:rsid w:val="00345A7E"/>
    <w:rsid w:val="00345B85"/>
    <w:rsid w:val="00346616"/>
    <w:rsid w:val="00346DC1"/>
    <w:rsid w:val="00347296"/>
    <w:rsid w:val="00347A6A"/>
    <w:rsid w:val="0035033B"/>
    <w:rsid w:val="0035080A"/>
    <w:rsid w:val="00350C47"/>
    <w:rsid w:val="0035179F"/>
    <w:rsid w:val="00351EF5"/>
    <w:rsid w:val="003525E4"/>
    <w:rsid w:val="00352C91"/>
    <w:rsid w:val="00352DD2"/>
    <w:rsid w:val="003537B9"/>
    <w:rsid w:val="00353B4D"/>
    <w:rsid w:val="00353D3B"/>
    <w:rsid w:val="00354012"/>
    <w:rsid w:val="003544B6"/>
    <w:rsid w:val="0035462B"/>
    <w:rsid w:val="00354924"/>
    <w:rsid w:val="00354A42"/>
    <w:rsid w:val="003553DE"/>
    <w:rsid w:val="003558AF"/>
    <w:rsid w:val="00356156"/>
    <w:rsid w:val="003561A6"/>
    <w:rsid w:val="00356AB6"/>
    <w:rsid w:val="00356E1A"/>
    <w:rsid w:val="00357A5C"/>
    <w:rsid w:val="0036028E"/>
    <w:rsid w:val="003603EC"/>
    <w:rsid w:val="0036067B"/>
    <w:rsid w:val="00360F0F"/>
    <w:rsid w:val="00361F02"/>
    <w:rsid w:val="00362401"/>
    <w:rsid w:val="003624C7"/>
    <w:rsid w:val="003626B5"/>
    <w:rsid w:val="00363155"/>
    <w:rsid w:val="0036396C"/>
    <w:rsid w:val="00363DDF"/>
    <w:rsid w:val="003645CF"/>
    <w:rsid w:val="00364A01"/>
    <w:rsid w:val="00364A2F"/>
    <w:rsid w:val="00364B09"/>
    <w:rsid w:val="00366093"/>
    <w:rsid w:val="0036615E"/>
    <w:rsid w:val="00366378"/>
    <w:rsid w:val="0036667B"/>
    <w:rsid w:val="00366C38"/>
    <w:rsid w:val="003676E5"/>
    <w:rsid w:val="00370472"/>
    <w:rsid w:val="00370EB9"/>
    <w:rsid w:val="003711E6"/>
    <w:rsid w:val="0037160D"/>
    <w:rsid w:val="00372234"/>
    <w:rsid w:val="003723AD"/>
    <w:rsid w:val="003726C3"/>
    <w:rsid w:val="003726F7"/>
    <w:rsid w:val="00372D75"/>
    <w:rsid w:val="003731C2"/>
    <w:rsid w:val="003740E8"/>
    <w:rsid w:val="00374B64"/>
    <w:rsid w:val="00375107"/>
    <w:rsid w:val="003769C1"/>
    <w:rsid w:val="00376C29"/>
    <w:rsid w:val="003771D8"/>
    <w:rsid w:val="003773D8"/>
    <w:rsid w:val="003779D1"/>
    <w:rsid w:val="0038081F"/>
    <w:rsid w:val="00381AD5"/>
    <w:rsid w:val="0038201E"/>
    <w:rsid w:val="00382649"/>
    <w:rsid w:val="003826D9"/>
    <w:rsid w:val="00382CF6"/>
    <w:rsid w:val="00383CBA"/>
    <w:rsid w:val="003840ED"/>
    <w:rsid w:val="00384116"/>
    <w:rsid w:val="0038462E"/>
    <w:rsid w:val="00384DE4"/>
    <w:rsid w:val="00385494"/>
    <w:rsid w:val="00385810"/>
    <w:rsid w:val="00386A96"/>
    <w:rsid w:val="00386CD0"/>
    <w:rsid w:val="00386DA0"/>
    <w:rsid w:val="00386FF1"/>
    <w:rsid w:val="00387583"/>
    <w:rsid w:val="00387EC2"/>
    <w:rsid w:val="0039087B"/>
    <w:rsid w:val="003912EF"/>
    <w:rsid w:val="00391D91"/>
    <w:rsid w:val="003929D4"/>
    <w:rsid w:val="00392A7F"/>
    <w:rsid w:val="00392AC3"/>
    <w:rsid w:val="003930C2"/>
    <w:rsid w:val="00393664"/>
    <w:rsid w:val="003938F6"/>
    <w:rsid w:val="00393A95"/>
    <w:rsid w:val="00393B58"/>
    <w:rsid w:val="00393D94"/>
    <w:rsid w:val="00393E77"/>
    <w:rsid w:val="0039456E"/>
    <w:rsid w:val="00394ADC"/>
    <w:rsid w:val="00394FA3"/>
    <w:rsid w:val="00395122"/>
    <w:rsid w:val="00395135"/>
    <w:rsid w:val="0039520C"/>
    <w:rsid w:val="00395B41"/>
    <w:rsid w:val="00395DB4"/>
    <w:rsid w:val="003966AD"/>
    <w:rsid w:val="003970D1"/>
    <w:rsid w:val="003973C1"/>
    <w:rsid w:val="0039755D"/>
    <w:rsid w:val="0039768F"/>
    <w:rsid w:val="003A0108"/>
    <w:rsid w:val="003A0406"/>
    <w:rsid w:val="003A08DE"/>
    <w:rsid w:val="003A0EDD"/>
    <w:rsid w:val="003A108F"/>
    <w:rsid w:val="003A1D04"/>
    <w:rsid w:val="003A1F47"/>
    <w:rsid w:val="003A2571"/>
    <w:rsid w:val="003A274E"/>
    <w:rsid w:val="003A3B5A"/>
    <w:rsid w:val="003A3F9E"/>
    <w:rsid w:val="003A406A"/>
    <w:rsid w:val="003A4340"/>
    <w:rsid w:val="003A4E79"/>
    <w:rsid w:val="003A5172"/>
    <w:rsid w:val="003A587F"/>
    <w:rsid w:val="003A5894"/>
    <w:rsid w:val="003A58D4"/>
    <w:rsid w:val="003A5C51"/>
    <w:rsid w:val="003A5E27"/>
    <w:rsid w:val="003A5EC9"/>
    <w:rsid w:val="003A61D8"/>
    <w:rsid w:val="003A64B5"/>
    <w:rsid w:val="003A6852"/>
    <w:rsid w:val="003A6B6F"/>
    <w:rsid w:val="003A6CA4"/>
    <w:rsid w:val="003A7433"/>
    <w:rsid w:val="003A78A3"/>
    <w:rsid w:val="003A79CB"/>
    <w:rsid w:val="003A7D8E"/>
    <w:rsid w:val="003B067B"/>
    <w:rsid w:val="003B0C20"/>
    <w:rsid w:val="003B106B"/>
    <w:rsid w:val="003B2124"/>
    <w:rsid w:val="003B3024"/>
    <w:rsid w:val="003B3ABC"/>
    <w:rsid w:val="003B4614"/>
    <w:rsid w:val="003B4962"/>
    <w:rsid w:val="003B4CF5"/>
    <w:rsid w:val="003B4E1F"/>
    <w:rsid w:val="003B5091"/>
    <w:rsid w:val="003B530C"/>
    <w:rsid w:val="003B5AB3"/>
    <w:rsid w:val="003B5CAB"/>
    <w:rsid w:val="003B6027"/>
    <w:rsid w:val="003B6115"/>
    <w:rsid w:val="003B639C"/>
    <w:rsid w:val="003B66EF"/>
    <w:rsid w:val="003B6755"/>
    <w:rsid w:val="003B675C"/>
    <w:rsid w:val="003B6F7E"/>
    <w:rsid w:val="003B6FFA"/>
    <w:rsid w:val="003B70A2"/>
    <w:rsid w:val="003B796A"/>
    <w:rsid w:val="003B7C1E"/>
    <w:rsid w:val="003B7D3B"/>
    <w:rsid w:val="003C1254"/>
    <w:rsid w:val="003C1983"/>
    <w:rsid w:val="003C1D64"/>
    <w:rsid w:val="003C1D9A"/>
    <w:rsid w:val="003C2FAA"/>
    <w:rsid w:val="003C332D"/>
    <w:rsid w:val="003C4443"/>
    <w:rsid w:val="003C44B9"/>
    <w:rsid w:val="003C5439"/>
    <w:rsid w:val="003C543B"/>
    <w:rsid w:val="003C5595"/>
    <w:rsid w:val="003C55B1"/>
    <w:rsid w:val="003C5B73"/>
    <w:rsid w:val="003C656C"/>
    <w:rsid w:val="003D0473"/>
    <w:rsid w:val="003D07F3"/>
    <w:rsid w:val="003D0F9B"/>
    <w:rsid w:val="003D1077"/>
    <w:rsid w:val="003D15A1"/>
    <w:rsid w:val="003D1670"/>
    <w:rsid w:val="003D26AC"/>
    <w:rsid w:val="003D3027"/>
    <w:rsid w:val="003D3773"/>
    <w:rsid w:val="003D3ACB"/>
    <w:rsid w:val="003D3C6C"/>
    <w:rsid w:val="003D3DD6"/>
    <w:rsid w:val="003D40B0"/>
    <w:rsid w:val="003D4A55"/>
    <w:rsid w:val="003D4B90"/>
    <w:rsid w:val="003D5592"/>
    <w:rsid w:val="003D5D57"/>
    <w:rsid w:val="003D5DEC"/>
    <w:rsid w:val="003D6603"/>
    <w:rsid w:val="003D7B8B"/>
    <w:rsid w:val="003E2A87"/>
    <w:rsid w:val="003E33DD"/>
    <w:rsid w:val="003E3441"/>
    <w:rsid w:val="003E3AF3"/>
    <w:rsid w:val="003E3BA3"/>
    <w:rsid w:val="003E3BC8"/>
    <w:rsid w:val="003E3BCC"/>
    <w:rsid w:val="003E3FD8"/>
    <w:rsid w:val="003E41A4"/>
    <w:rsid w:val="003E440C"/>
    <w:rsid w:val="003E4762"/>
    <w:rsid w:val="003E48DD"/>
    <w:rsid w:val="003E4A2D"/>
    <w:rsid w:val="003E4C2A"/>
    <w:rsid w:val="003E5015"/>
    <w:rsid w:val="003E5C66"/>
    <w:rsid w:val="003E5CEC"/>
    <w:rsid w:val="003E5FB5"/>
    <w:rsid w:val="003E6C29"/>
    <w:rsid w:val="003E7056"/>
    <w:rsid w:val="003E7999"/>
    <w:rsid w:val="003E7A71"/>
    <w:rsid w:val="003F027F"/>
    <w:rsid w:val="003F0B26"/>
    <w:rsid w:val="003F15F7"/>
    <w:rsid w:val="003F2B3D"/>
    <w:rsid w:val="003F3406"/>
    <w:rsid w:val="003F347A"/>
    <w:rsid w:val="003F3606"/>
    <w:rsid w:val="003F3F0B"/>
    <w:rsid w:val="003F455C"/>
    <w:rsid w:val="003F4B2A"/>
    <w:rsid w:val="003F51E2"/>
    <w:rsid w:val="003F5885"/>
    <w:rsid w:val="003F58AC"/>
    <w:rsid w:val="003F6990"/>
    <w:rsid w:val="003F6B12"/>
    <w:rsid w:val="003F6CC8"/>
    <w:rsid w:val="003F72C9"/>
    <w:rsid w:val="003F7823"/>
    <w:rsid w:val="003F7F5B"/>
    <w:rsid w:val="00400592"/>
    <w:rsid w:val="0040077F"/>
    <w:rsid w:val="00401A7E"/>
    <w:rsid w:val="00401BC9"/>
    <w:rsid w:val="00402119"/>
    <w:rsid w:val="00402130"/>
    <w:rsid w:val="004027C7"/>
    <w:rsid w:val="0040283F"/>
    <w:rsid w:val="00402FE2"/>
    <w:rsid w:val="00403177"/>
    <w:rsid w:val="00403757"/>
    <w:rsid w:val="00403AC4"/>
    <w:rsid w:val="004040DC"/>
    <w:rsid w:val="0040425A"/>
    <w:rsid w:val="00404850"/>
    <w:rsid w:val="00405207"/>
    <w:rsid w:val="004055DF"/>
    <w:rsid w:val="004056DC"/>
    <w:rsid w:val="00405B67"/>
    <w:rsid w:val="00405BFF"/>
    <w:rsid w:val="0040632D"/>
    <w:rsid w:val="004063F7"/>
    <w:rsid w:val="004075C1"/>
    <w:rsid w:val="00407710"/>
    <w:rsid w:val="00407740"/>
    <w:rsid w:val="0040797A"/>
    <w:rsid w:val="00407B48"/>
    <w:rsid w:val="00407C0C"/>
    <w:rsid w:val="00407E05"/>
    <w:rsid w:val="004102B3"/>
    <w:rsid w:val="004102C1"/>
    <w:rsid w:val="0041041F"/>
    <w:rsid w:val="0041172E"/>
    <w:rsid w:val="00411AE1"/>
    <w:rsid w:val="00412987"/>
    <w:rsid w:val="004135CC"/>
    <w:rsid w:val="0041371D"/>
    <w:rsid w:val="00414597"/>
    <w:rsid w:val="004150A5"/>
    <w:rsid w:val="00415299"/>
    <w:rsid w:val="004152E8"/>
    <w:rsid w:val="0041583C"/>
    <w:rsid w:val="004166BE"/>
    <w:rsid w:val="004168F4"/>
    <w:rsid w:val="00416C01"/>
    <w:rsid w:val="00416C7E"/>
    <w:rsid w:val="00416C96"/>
    <w:rsid w:val="00417177"/>
    <w:rsid w:val="00417E1B"/>
    <w:rsid w:val="00420520"/>
    <w:rsid w:val="00420669"/>
    <w:rsid w:val="00420BD8"/>
    <w:rsid w:val="00420F88"/>
    <w:rsid w:val="00421EF9"/>
    <w:rsid w:val="0042203E"/>
    <w:rsid w:val="00422061"/>
    <w:rsid w:val="004229DF"/>
    <w:rsid w:val="00422C52"/>
    <w:rsid w:val="00422E18"/>
    <w:rsid w:val="00422FB9"/>
    <w:rsid w:val="0042308A"/>
    <w:rsid w:val="004236A1"/>
    <w:rsid w:val="004237FD"/>
    <w:rsid w:val="00423F50"/>
    <w:rsid w:val="004240C0"/>
    <w:rsid w:val="004241B4"/>
    <w:rsid w:val="004243ED"/>
    <w:rsid w:val="004249BE"/>
    <w:rsid w:val="00425641"/>
    <w:rsid w:val="00425699"/>
    <w:rsid w:val="004256BC"/>
    <w:rsid w:val="00425B9F"/>
    <w:rsid w:val="004266E6"/>
    <w:rsid w:val="00426F2D"/>
    <w:rsid w:val="00427043"/>
    <w:rsid w:val="00427542"/>
    <w:rsid w:val="0042793D"/>
    <w:rsid w:val="00427E3E"/>
    <w:rsid w:val="00430CDD"/>
    <w:rsid w:val="004313AC"/>
    <w:rsid w:val="00431729"/>
    <w:rsid w:val="00431844"/>
    <w:rsid w:val="004318C1"/>
    <w:rsid w:val="00431AC2"/>
    <w:rsid w:val="004328D8"/>
    <w:rsid w:val="0043331A"/>
    <w:rsid w:val="004337F2"/>
    <w:rsid w:val="00433B09"/>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2864"/>
    <w:rsid w:val="00443217"/>
    <w:rsid w:val="004434BA"/>
    <w:rsid w:val="00443575"/>
    <w:rsid w:val="00443D57"/>
    <w:rsid w:val="0044415A"/>
    <w:rsid w:val="0044415E"/>
    <w:rsid w:val="00444207"/>
    <w:rsid w:val="004443A2"/>
    <w:rsid w:val="00444C71"/>
    <w:rsid w:val="00444E83"/>
    <w:rsid w:val="00444F03"/>
    <w:rsid w:val="00445E6B"/>
    <w:rsid w:val="00445FF5"/>
    <w:rsid w:val="00446345"/>
    <w:rsid w:val="0044641B"/>
    <w:rsid w:val="00446CA9"/>
    <w:rsid w:val="00446DFE"/>
    <w:rsid w:val="004472F6"/>
    <w:rsid w:val="00447506"/>
    <w:rsid w:val="00450B47"/>
    <w:rsid w:val="00451302"/>
    <w:rsid w:val="0045158A"/>
    <w:rsid w:val="00451821"/>
    <w:rsid w:val="00451B4C"/>
    <w:rsid w:val="00451CEE"/>
    <w:rsid w:val="00452A02"/>
    <w:rsid w:val="00454534"/>
    <w:rsid w:val="0045491C"/>
    <w:rsid w:val="00456430"/>
    <w:rsid w:val="004565A3"/>
    <w:rsid w:val="00457386"/>
    <w:rsid w:val="00457418"/>
    <w:rsid w:val="004602C5"/>
    <w:rsid w:val="004607D5"/>
    <w:rsid w:val="00460EAB"/>
    <w:rsid w:val="00461154"/>
    <w:rsid w:val="00461993"/>
    <w:rsid w:val="00462225"/>
    <w:rsid w:val="00462532"/>
    <w:rsid w:val="00462CFD"/>
    <w:rsid w:val="00462E37"/>
    <w:rsid w:val="004630A6"/>
    <w:rsid w:val="0046327C"/>
    <w:rsid w:val="00463615"/>
    <w:rsid w:val="004638F4"/>
    <w:rsid w:val="00463D75"/>
    <w:rsid w:val="00464117"/>
    <w:rsid w:val="004646E1"/>
    <w:rsid w:val="00464A75"/>
    <w:rsid w:val="00464D6C"/>
    <w:rsid w:val="00464E6E"/>
    <w:rsid w:val="004656BA"/>
    <w:rsid w:val="00465EAC"/>
    <w:rsid w:val="00465EAE"/>
    <w:rsid w:val="004664A3"/>
    <w:rsid w:val="00466F6F"/>
    <w:rsid w:val="00467FA5"/>
    <w:rsid w:val="00471CA1"/>
    <w:rsid w:val="0047224E"/>
    <w:rsid w:val="00472255"/>
    <w:rsid w:val="004722C8"/>
    <w:rsid w:val="004723EB"/>
    <w:rsid w:val="00472B83"/>
    <w:rsid w:val="004731C5"/>
    <w:rsid w:val="004732D9"/>
    <w:rsid w:val="004733D6"/>
    <w:rsid w:val="00473438"/>
    <w:rsid w:val="00473CBA"/>
    <w:rsid w:val="0047429B"/>
    <w:rsid w:val="00474A7F"/>
    <w:rsid w:val="00474C2C"/>
    <w:rsid w:val="00474CA4"/>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87778"/>
    <w:rsid w:val="00487B19"/>
    <w:rsid w:val="00490397"/>
    <w:rsid w:val="00490807"/>
    <w:rsid w:val="00490F19"/>
    <w:rsid w:val="00491188"/>
    <w:rsid w:val="0049162B"/>
    <w:rsid w:val="004919E0"/>
    <w:rsid w:val="00491A04"/>
    <w:rsid w:val="004930E1"/>
    <w:rsid w:val="00493D6C"/>
    <w:rsid w:val="00494350"/>
    <w:rsid w:val="00494A51"/>
    <w:rsid w:val="00494AED"/>
    <w:rsid w:val="00494FD6"/>
    <w:rsid w:val="00495002"/>
    <w:rsid w:val="004952E5"/>
    <w:rsid w:val="00495748"/>
    <w:rsid w:val="00495912"/>
    <w:rsid w:val="00495AC8"/>
    <w:rsid w:val="00496AE8"/>
    <w:rsid w:val="00496C88"/>
    <w:rsid w:val="00497347"/>
    <w:rsid w:val="004A0037"/>
    <w:rsid w:val="004A0436"/>
    <w:rsid w:val="004A0F4F"/>
    <w:rsid w:val="004A121A"/>
    <w:rsid w:val="004A1650"/>
    <w:rsid w:val="004A1D82"/>
    <w:rsid w:val="004A2F86"/>
    <w:rsid w:val="004A414C"/>
    <w:rsid w:val="004A42B8"/>
    <w:rsid w:val="004A438E"/>
    <w:rsid w:val="004A4CFE"/>
    <w:rsid w:val="004A50C4"/>
    <w:rsid w:val="004A52C6"/>
    <w:rsid w:val="004A5A26"/>
    <w:rsid w:val="004A62D9"/>
    <w:rsid w:val="004A6C35"/>
    <w:rsid w:val="004A73FD"/>
    <w:rsid w:val="004A756C"/>
    <w:rsid w:val="004B015A"/>
    <w:rsid w:val="004B0377"/>
    <w:rsid w:val="004B0945"/>
    <w:rsid w:val="004B0C7D"/>
    <w:rsid w:val="004B0C84"/>
    <w:rsid w:val="004B0F1C"/>
    <w:rsid w:val="004B1C51"/>
    <w:rsid w:val="004B1D72"/>
    <w:rsid w:val="004B1DD2"/>
    <w:rsid w:val="004B308A"/>
    <w:rsid w:val="004B30A9"/>
    <w:rsid w:val="004B363E"/>
    <w:rsid w:val="004B37B5"/>
    <w:rsid w:val="004B3E05"/>
    <w:rsid w:val="004B3FB2"/>
    <w:rsid w:val="004B4807"/>
    <w:rsid w:val="004B4879"/>
    <w:rsid w:val="004B49FF"/>
    <w:rsid w:val="004B4C69"/>
    <w:rsid w:val="004B4E35"/>
    <w:rsid w:val="004B5435"/>
    <w:rsid w:val="004B5C23"/>
    <w:rsid w:val="004B5DE2"/>
    <w:rsid w:val="004B6FFF"/>
    <w:rsid w:val="004B7209"/>
    <w:rsid w:val="004B793E"/>
    <w:rsid w:val="004B7C14"/>
    <w:rsid w:val="004C0243"/>
    <w:rsid w:val="004C02FA"/>
    <w:rsid w:val="004C03AD"/>
    <w:rsid w:val="004C0C7E"/>
    <w:rsid w:val="004C1243"/>
    <w:rsid w:val="004C181B"/>
    <w:rsid w:val="004C1888"/>
    <w:rsid w:val="004C1BD3"/>
    <w:rsid w:val="004C1CFF"/>
    <w:rsid w:val="004C2386"/>
    <w:rsid w:val="004C2804"/>
    <w:rsid w:val="004C2A73"/>
    <w:rsid w:val="004C3600"/>
    <w:rsid w:val="004C38F0"/>
    <w:rsid w:val="004C390B"/>
    <w:rsid w:val="004C40D6"/>
    <w:rsid w:val="004C46CB"/>
    <w:rsid w:val="004C482D"/>
    <w:rsid w:val="004C529E"/>
    <w:rsid w:val="004C538B"/>
    <w:rsid w:val="004C5EAD"/>
    <w:rsid w:val="004C6833"/>
    <w:rsid w:val="004C7108"/>
    <w:rsid w:val="004C78EE"/>
    <w:rsid w:val="004C7F6F"/>
    <w:rsid w:val="004D1442"/>
    <w:rsid w:val="004D154E"/>
    <w:rsid w:val="004D1741"/>
    <w:rsid w:val="004D1C82"/>
    <w:rsid w:val="004D242B"/>
    <w:rsid w:val="004D28E4"/>
    <w:rsid w:val="004D2907"/>
    <w:rsid w:val="004D2B32"/>
    <w:rsid w:val="004D2FCC"/>
    <w:rsid w:val="004D3157"/>
    <w:rsid w:val="004D39E9"/>
    <w:rsid w:val="004D4462"/>
    <w:rsid w:val="004D475F"/>
    <w:rsid w:val="004D47EA"/>
    <w:rsid w:val="004D4F35"/>
    <w:rsid w:val="004D5420"/>
    <w:rsid w:val="004D5DFC"/>
    <w:rsid w:val="004D5E3E"/>
    <w:rsid w:val="004D5EF0"/>
    <w:rsid w:val="004D6B43"/>
    <w:rsid w:val="004D6B74"/>
    <w:rsid w:val="004D720D"/>
    <w:rsid w:val="004D7909"/>
    <w:rsid w:val="004D7D15"/>
    <w:rsid w:val="004E043E"/>
    <w:rsid w:val="004E058D"/>
    <w:rsid w:val="004E0A0C"/>
    <w:rsid w:val="004E0E12"/>
    <w:rsid w:val="004E0EAF"/>
    <w:rsid w:val="004E147B"/>
    <w:rsid w:val="004E15B9"/>
    <w:rsid w:val="004E203B"/>
    <w:rsid w:val="004E2186"/>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8A6"/>
    <w:rsid w:val="004F0C2C"/>
    <w:rsid w:val="004F1350"/>
    <w:rsid w:val="004F3546"/>
    <w:rsid w:val="004F38A8"/>
    <w:rsid w:val="004F399B"/>
    <w:rsid w:val="004F3AC2"/>
    <w:rsid w:val="004F40EC"/>
    <w:rsid w:val="004F4193"/>
    <w:rsid w:val="004F41BB"/>
    <w:rsid w:val="004F470A"/>
    <w:rsid w:val="004F4C8B"/>
    <w:rsid w:val="004F4E24"/>
    <w:rsid w:val="004F5D3B"/>
    <w:rsid w:val="004F6040"/>
    <w:rsid w:val="004F67EA"/>
    <w:rsid w:val="004F6CFB"/>
    <w:rsid w:val="004F7402"/>
    <w:rsid w:val="004F78B9"/>
    <w:rsid w:val="004F7B3F"/>
    <w:rsid w:val="005001FD"/>
    <w:rsid w:val="005003F5"/>
    <w:rsid w:val="00500497"/>
    <w:rsid w:val="00500B6A"/>
    <w:rsid w:val="00500DBA"/>
    <w:rsid w:val="00500E6A"/>
    <w:rsid w:val="00501AEC"/>
    <w:rsid w:val="00501EBA"/>
    <w:rsid w:val="00502D3D"/>
    <w:rsid w:val="005032B9"/>
    <w:rsid w:val="00503748"/>
    <w:rsid w:val="005038AF"/>
    <w:rsid w:val="00503AE4"/>
    <w:rsid w:val="00503FDA"/>
    <w:rsid w:val="00504819"/>
    <w:rsid w:val="00504AF3"/>
    <w:rsid w:val="00505C0E"/>
    <w:rsid w:val="00505C3F"/>
    <w:rsid w:val="00505F23"/>
    <w:rsid w:val="00506019"/>
    <w:rsid w:val="00506C82"/>
    <w:rsid w:val="00506D2E"/>
    <w:rsid w:val="00506F9B"/>
    <w:rsid w:val="00507136"/>
    <w:rsid w:val="005074E6"/>
    <w:rsid w:val="00507DF9"/>
    <w:rsid w:val="0051044E"/>
    <w:rsid w:val="0051071F"/>
    <w:rsid w:val="005107A0"/>
    <w:rsid w:val="00510F63"/>
    <w:rsid w:val="005111F8"/>
    <w:rsid w:val="0051228A"/>
    <w:rsid w:val="00512C13"/>
    <w:rsid w:val="005133EC"/>
    <w:rsid w:val="00513527"/>
    <w:rsid w:val="00513626"/>
    <w:rsid w:val="00513C8B"/>
    <w:rsid w:val="00513E55"/>
    <w:rsid w:val="00513EE0"/>
    <w:rsid w:val="00514362"/>
    <w:rsid w:val="00514B14"/>
    <w:rsid w:val="00515C44"/>
    <w:rsid w:val="0051632B"/>
    <w:rsid w:val="00517118"/>
    <w:rsid w:val="005172B0"/>
    <w:rsid w:val="00517600"/>
    <w:rsid w:val="005206A8"/>
    <w:rsid w:val="00520740"/>
    <w:rsid w:val="0052074E"/>
    <w:rsid w:val="005207DE"/>
    <w:rsid w:val="00520A8F"/>
    <w:rsid w:val="00520CD7"/>
    <w:rsid w:val="005212EB"/>
    <w:rsid w:val="00521765"/>
    <w:rsid w:val="00522479"/>
    <w:rsid w:val="00522505"/>
    <w:rsid w:val="00522618"/>
    <w:rsid w:val="00522C11"/>
    <w:rsid w:val="00522F22"/>
    <w:rsid w:val="00523284"/>
    <w:rsid w:val="005232AE"/>
    <w:rsid w:val="005236D1"/>
    <w:rsid w:val="00523867"/>
    <w:rsid w:val="005241CB"/>
    <w:rsid w:val="0052498E"/>
    <w:rsid w:val="00524F8C"/>
    <w:rsid w:val="00525734"/>
    <w:rsid w:val="00525BF5"/>
    <w:rsid w:val="00526BA5"/>
    <w:rsid w:val="0052749B"/>
    <w:rsid w:val="00527B7F"/>
    <w:rsid w:val="00530213"/>
    <w:rsid w:val="0053112E"/>
    <w:rsid w:val="005312FD"/>
    <w:rsid w:val="005313F9"/>
    <w:rsid w:val="0053154A"/>
    <w:rsid w:val="00531E88"/>
    <w:rsid w:val="00531F0B"/>
    <w:rsid w:val="005321BB"/>
    <w:rsid w:val="00532358"/>
    <w:rsid w:val="005325B7"/>
    <w:rsid w:val="005326D2"/>
    <w:rsid w:val="0053346D"/>
    <w:rsid w:val="0053354F"/>
    <w:rsid w:val="00533BC3"/>
    <w:rsid w:val="00533C4C"/>
    <w:rsid w:val="005346B3"/>
    <w:rsid w:val="005349C8"/>
    <w:rsid w:val="00534D5D"/>
    <w:rsid w:val="0053517D"/>
    <w:rsid w:val="0053598A"/>
    <w:rsid w:val="00535A2E"/>
    <w:rsid w:val="00536240"/>
    <w:rsid w:val="00536571"/>
    <w:rsid w:val="005365DC"/>
    <w:rsid w:val="00536ADD"/>
    <w:rsid w:val="00536D4B"/>
    <w:rsid w:val="00537411"/>
    <w:rsid w:val="0053759A"/>
    <w:rsid w:val="00537ABB"/>
    <w:rsid w:val="00537D17"/>
    <w:rsid w:val="00537F2E"/>
    <w:rsid w:val="00540416"/>
    <w:rsid w:val="00540A82"/>
    <w:rsid w:val="00540DF2"/>
    <w:rsid w:val="00541258"/>
    <w:rsid w:val="005414A3"/>
    <w:rsid w:val="00542DB7"/>
    <w:rsid w:val="00543804"/>
    <w:rsid w:val="00543B8D"/>
    <w:rsid w:val="00546D18"/>
    <w:rsid w:val="005478BC"/>
    <w:rsid w:val="00550443"/>
    <w:rsid w:val="005509CD"/>
    <w:rsid w:val="00550C81"/>
    <w:rsid w:val="00552902"/>
    <w:rsid w:val="00552BD2"/>
    <w:rsid w:val="00552BDB"/>
    <w:rsid w:val="00552D86"/>
    <w:rsid w:val="005537D3"/>
    <w:rsid w:val="00554204"/>
    <w:rsid w:val="0055472E"/>
    <w:rsid w:val="00555261"/>
    <w:rsid w:val="0055699C"/>
    <w:rsid w:val="0055701E"/>
    <w:rsid w:val="0055773B"/>
    <w:rsid w:val="00560169"/>
    <w:rsid w:val="00560C3B"/>
    <w:rsid w:val="00560E3A"/>
    <w:rsid w:val="005616F2"/>
    <w:rsid w:val="00562090"/>
    <w:rsid w:val="00562D55"/>
    <w:rsid w:val="00562FE9"/>
    <w:rsid w:val="0056315B"/>
    <w:rsid w:val="00563DAE"/>
    <w:rsid w:val="00563E34"/>
    <w:rsid w:val="00563F3A"/>
    <w:rsid w:val="005645A2"/>
    <w:rsid w:val="005648B7"/>
    <w:rsid w:val="00564B09"/>
    <w:rsid w:val="00564CC8"/>
    <w:rsid w:val="0056537C"/>
    <w:rsid w:val="00565626"/>
    <w:rsid w:val="0056573B"/>
    <w:rsid w:val="00565787"/>
    <w:rsid w:val="00566035"/>
    <w:rsid w:val="005662F2"/>
    <w:rsid w:val="005664E8"/>
    <w:rsid w:val="0056662A"/>
    <w:rsid w:val="0056734C"/>
    <w:rsid w:val="00567591"/>
    <w:rsid w:val="005675EE"/>
    <w:rsid w:val="00570631"/>
    <w:rsid w:val="00570712"/>
    <w:rsid w:val="00571197"/>
    <w:rsid w:val="00571538"/>
    <w:rsid w:val="005716A4"/>
    <w:rsid w:val="00571EEF"/>
    <w:rsid w:val="005725A7"/>
    <w:rsid w:val="00572A5F"/>
    <w:rsid w:val="00572ED6"/>
    <w:rsid w:val="00573E38"/>
    <w:rsid w:val="00574189"/>
    <w:rsid w:val="00574B14"/>
    <w:rsid w:val="00574BAF"/>
    <w:rsid w:val="00574BE6"/>
    <w:rsid w:val="005755D9"/>
    <w:rsid w:val="0057574C"/>
    <w:rsid w:val="00576A39"/>
    <w:rsid w:val="00577172"/>
    <w:rsid w:val="0057754A"/>
    <w:rsid w:val="00577A01"/>
    <w:rsid w:val="00580D82"/>
    <w:rsid w:val="0058138E"/>
    <w:rsid w:val="005813BC"/>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111"/>
    <w:rsid w:val="00592279"/>
    <w:rsid w:val="0059342E"/>
    <w:rsid w:val="005939BB"/>
    <w:rsid w:val="00593F4C"/>
    <w:rsid w:val="0059494E"/>
    <w:rsid w:val="00594D94"/>
    <w:rsid w:val="00595E82"/>
    <w:rsid w:val="00595F38"/>
    <w:rsid w:val="005963E1"/>
    <w:rsid w:val="0059684B"/>
    <w:rsid w:val="00596974"/>
    <w:rsid w:val="00596EBE"/>
    <w:rsid w:val="0059738C"/>
    <w:rsid w:val="00597799"/>
    <w:rsid w:val="00597C5D"/>
    <w:rsid w:val="005A005F"/>
    <w:rsid w:val="005A0685"/>
    <w:rsid w:val="005A0976"/>
    <w:rsid w:val="005A1231"/>
    <w:rsid w:val="005A1C55"/>
    <w:rsid w:val="005A23AD"/>
    <w:rsid w:val="005A26BC"/>
    <w:rsid w:val="005A2894"/>
    <w:rsid w:val="005A2947"/>
    <w:rsid w:val="005A2C7B"/>
    <w:rsid w:val="005A335A"/>
    <w:rsid w:val="005A394B"/>
    <w:rsid w:val="005A3CCE"/>
    <w:rsid w:val="005A3F4D"/>
    <w:rsid w:val="005A42C1"/>
    <w:rsid w:val="005A47FA"/>
    <w:rsid w:val="005A4A64"/>
    <w:rsid w:val="005A5189"/>
    <w:rsid w:val="005A520C"/>
    <w:rsid w:val="005A5829"/>
    <w:rsid w:val="005A5E56"/>
    <w:rsid w:val="005A5FBE"/>
    <w:rsid w:val="005A6315"/>
    <w:rsid w:val="005A6533"/>
    <w:rsid w:val="005A6832"/>
    <w:rsid w:val="005A6983"/>
    <w:rsid w:val="005A6EBA"/>
    <w:rsid w:val="005A72CE"/>
    <w:rsid w:val="005A76D0"/>
    <w:rsid w:val="005A7749"/>
    <w:rsid w:val="005A77DA"/>
    <w:rsid w:val="005A7923"/>
    <w:rsid w:val="005B059B"/>
    <w:rsid w:val="005B115D"/>
    <w:rsid w:val="005B1482"/>
    <w:rsid w:val="005B1783"/>
    <w:rsid w:val="005B19A3"/>
    <w:rsid w:val="005B217C"/>
    <w:rsid w:val="005B21BD"/>
    <w:rsid w:val="005B23A1"/>
    <w:rsid w:val="005B25EF"/>
    <w:rsid w:val="005B355A"/>
    <w:rsid w:val="005B43CE"/>
    <w:rsid w:val="005B4DB1"/>
    <w:rsid w:val="005B56A8"/>
    <w:rsid w:val="005B5944"/>
    <w:rsid w:val="005B5D37"/>
    <w:rsid w:val="005B5F85"/>
    <w:rsid w:val="005B614A"/>
    <w:rsid w:val="005B637D"/>
    <w:rsid w:val="005B641B"/>
    <w:rsid w:val="005B691C"/>
    <w:rsid w:val="005B6DE2"/>
    <w:rsid w:val="005B721D"/>
    <w:rsid w:val="005B7A4A"/>
    <w:rsid w:val="005B7D21"/>
    <w:rsid w:val="005B7EA7"/>
    <w:rsid w:val="005B7EE7"/>
    <w:rsid w:val="005C0688"/>
    <w:rsid w:val="005C0A10"/>
    <w:rsid w:val="005C0AC1"/>
    <w:rsid w:val="005C0B74"/>
    <w:rsid w:val="005C1138"/>
    <w:rsid w:val="005C1428"/>
    <w:rsid w:val="005C290E"/>
    <w:rsid w:val="005C2ECA"/>
    <w:rsid w:val="005C3597"/>
    <w:rsid w:val="005C35F4"/>
    <w:rsid w:val="005C36D7"/>
    <w:rsid w:val="005C40D1"/>
    <w:rsid w:val="005C5518"/>
    <w:rsid w:val="005C558E"/>
    <w:rsid w:val="005C593C"/>
    <w:rsid w:val="005C613C"/>
    <w:rsid w:val="005C66C3"/>
    <w:rsid w:val="005C70B0"/>
    <w:rsid w:val="005C74AB"/>
    <w:rsid w:val="005C777C"/>
    <w:rsid w:val="005C7B7C"/>
    <w:rsid w:val="005C7BC5"/>
    <w:rsid w:val="005D0463"/>
    <w:rsid w:val="005D04CB"/>
    <w:rsid w:val="005D07DC"/>
    <w:rsid w:val="005D1094"/>
    <w:rsid w:val="005D19A1"/>
    <w:rsid w:val="005D1B8A"/>
    <w:rsid w:val="005D2684"/>
    <w:rsid w:val="005D26D3"/>
    <w:rsid w:val="005D29CB"/>
    <w:rsid w:val="005D2EE6"/>
    <w:rsid w:val="005D34AC"/>
    <w:rsid w:val="005D3D1A"/>
    <w:rsid w:val="005D3E4E"/>
    <w:rsid w:val="005D462F"/>
    <w:rsid w:val="005D479D"/>
    <w:rsid w:val="005D5EBF"/>
    <w:rsid w:val="005D658A"/>
    <w:rsid w:val="005D660A"/>
    <w:rsid w:val="005D7475"/>
    <w:rsid w:val="005E0A62"/>
    <w:rsid w:val="005E0A85"/>
    <w:rsid w:val="005E12BB"/>
    <w:rsid w:val="005E17A1"/>
    <w:rsid w:val="005E25CB"/>
    <w:rsid w:val="005E25E7"/>
    <w:rsid w:val="005E2EC1"/>
    <w:rsid w:val="005E2FBA"/>
    <w:rsid w:val="005E3FBE"/>
    <w:rsid w:val="005E403B"/>
    <w:rsid w:val="005E4059"/>
    <w:rsid w:val="005E5B1A"/>
    <w:rsid w:val="005E6A18"/>
    <w:rsid w:val="005E7046"/>
    <w:rsid w:val="005E7F1A"/>
    <w:rsid w:val="005F0478"/>
    <w:rsid w:val="005F06C2"/>
    <w:rsid w:val="005F077E"/>
    <w:rsid w:val="005F1554"/>
    <w:rsid w:val="005F1798"/>
    <w:rsid w:val="005F1CE4"/>
    <w:rsid w:val="005F1D1A"/>
    <w:rsid w:val="005F21F6"/>
    <w:rsid w:val="005F2280"/>
    <w:rsid w:val="005F2D2E"/>
    <w:rsid w:val="005F30A4"/>
    <w:rsid w:val="005F312E"/>
    <w:rsid w:val="005F44A5"/>
    <w:rsid w:val="005F44ED"/>
    <w:rsid w:val="005F4696"/>
    <w:rsid w:val="005F4A59"/>
    <w:rsid w:val="005F4E55"/>
    <w:rsid w:val="005F6184"/>
    <w:rsid w:val="005F6576"/>
    <w:rsid w:val="005F691C"/>
    <w:rsid w:val="005F69EC"/>
    <w:rsid w:val="005F760F"/>
    <w:rsid w:val="005F7A3D"/>
    <w:rsid w:val="0060062A"/>
    <w:rsid w:val="00600E41"/>
    <w:rsid w:val="006011D7"/>
    <w:rsid w:val="00601509"/>
    <w:rsid w:val="00602133"/>
    <w:rsid w:val="00602D71"/>
    <w:rsid w:val="00603740"/>
    <w:rsid w:val="00604159"/>
    <w:rsid w:val="006041FB"/>
    <w:rsid w:val="00604EC2"/>
    <w:rsid w:val="00604F6A"/>
    <w:rsid w:val="00605200"/>
    <w:rsid w:val="00605509"/>
    <w:rsid w:val="006055B2"/>
    <w:rsid w:val="006057B2"/>
    <w:rsid w:val="00605C4B"/>
    <w:rsid w:val="0060601B"/>
    <w:rsid w:val="0060678A"/>
    <w:rsid w:val="00607BA9"/>
    <w:rsid w:val="00607F2F"/>
    <w:rsid w:val="0061145F"/>
    <w:rsid w:val="00612136"/>
    <w:rsid w:val="00612964"/>
    <w:rsid w:val="00612E30"/>
    <w:rsid w:val="00612EBC"/>
    <w:rsid w:val="00613042"/>
    <w:rsid w:val="006136CF"/>
    <w:rsid w:val="006146D5"/>
    <w:rsid w:val="006146DB"/>
    <w:rsid w:val="0061474F"/>
    <w:rsid w:val="006150AA"/>
    <w:rsid w:val="006151DE"/>
    <w:rsid w:val="006151E3"/>
    <w:rsid w:val="00615417"/>
    <w:rsid w:val="00615AF5"/>
    <w:rsid w:val="0061650C"/>
    <w:rsid w:val="00616734"/>
    <w:rsid w:val="006167B1"/>
    <w:rsid w:val="00617331"/>
    <w:rsid w:val="00617FD7"/>
    <w:rsid w:val="006202D8"/>
    <w:rsid w:val="00621159"/>
    <w:rsid w:val="0062142E"/>
    <w:rsid w:val="006219D8"/>
    <w:rsid w:val="0062208C"/>
    <w:rsid w:val="0062214A"/>
    <w:rsid w:val="0062282A"/>
    <w:rsid w:val="00622BCE"/>
    <w:rsid w:val="00622CDA"/>
    <w:rsid w:val="006234AC"/>
    <w:rsid w:val="006247FF"/>
    <w:rsid w:val="00624D47"/>
    <w:rsid w:val="0062504F"/>
    <w:rsid w:val="006253F8"/>
    <w:rsid w:val="00625650"/>
    <w:rsid w:val="006260F9"/>
    <w:rsid w:val="0062666D"/>
    <w:rsid w:val="00626695"/>
    <w:rsid w:val="00626C1A"/>
    <w:rsid w:val="00626CD6"/>
    <w:rsid w:val="00626DD9"/>
    <w:rsid w:val="006274DC"/>
    <w:rsid w:val="0062762B"/>
    <w:rsid w:val="006277D9"/>
    <w:rsid w:val="00631ACF"/>
    <w:rsid w:val="00631D42"/>
    <w:rsid w:val="00632A8E"/>
    <w:rsid w:val="00632AFF"/>
    <w:rsid w:val="00632B5F"/>
    <w:rsid w:val="00633544"/>
    <w:rsid w:val="00633601"/>
    <w:rsid w:val="006337D1"/>
    <w:rsid w:val="00633AA9"/>
    <w:rsid w:val="00633E1E"/>
    <w:rsid w:val="0063400D"/>
    <w:rsid w:val="0063441A"/>
    <w:rsid w:val="006344D0"/>
    <w:rsid w:val="0063569E"/>
    <w:rsid w:val="006364A3"/>
    <w:rsid w:val="006368C7"/>
    <w:rsid w:val="00636B7C"/>
    <w:rsid w:val="00636E9B"/>
    <w:rsid w:val="006372F0"/>
    <w:rsid w:val="00637777"/>
    <w:rsid w:val="00637989"/>
    <w:rsid w:val="00637F8C"/>
    <w:rsid w:val="006403BD"/>
    <w:rsid w:val="00640F64"/>
    <w:rsid w:val="006421C1"/>
    <w:rsid w:val="00642363"/>
    <w:rsid w:val="006427D6"/>
    <w:rsid w:val="006429E7"/>
    <w:rsid w:val="00642CE5"/>
    <w:rsid w:val="00642FEC"/>
    <w:rsid w:val="0064376C"/>
    <w:rsid w:val="00643A9C"/>
    <w:rsid w:val="00643F0B"/>
    <w:rsid w:val="006441D4"/>
    <w:rsid w:val="006452A6"/>
    <w:rsid w:val="006452EC"/>
    <w:rsid w:val="00645987"/>
    <w:rsid w:val="00645B20"/>
    <w:rsid w:val="00645B67"/>
    <w:rsid w:val="006462FF"/>
    <w:rsid w:val="00646F98"/>
    <w:rsid w:val="00646FC8"/>
    <w:rsid w:val="006501E1"/>
    <w:rsid w:val="00650BC2"/>
    <w:rsid w:val="00650C83"/>
    <w:rsid w:val="006514F0"/>
    <w:rsid w:val="00651842"/>
    <w:rsid w:val="0065184D"/>
    <w:rsid w:val="006519B0"/>
    <w:rsid w:val="00651EB6"/>
    <w:rsid w:val="00651FF7"/>
    <w:rsid w:val="00652AF6"/>
    <w:rsid w:val="00653ECD"/>
    <w:rsid w:val="00654249"/>
    <w:rsid w:val="006549B7"/>
    <w:rsid w:val="00655010"/>
    <w:rsid w:val="006551EB"/>
    <w:rsid w:val="006552AA"/>
    <w:rsid w:val="00655487"/>
    <w:rsid w:val="00655AF2"/>
    <w:rsid w:val="00656DDC"/>
    <w:rsid w:val="0065756F"/>
    <w:rsid w:val="00657DE6"/>
    <w:rsid w:val="00657F93"/>
    <w:rsid w:val="006601D2"/>
    <w:rsid w:val="0066030B"/>
    <w:rsid w:val="0066044C"/>
    <w:rsid w:val="006604A6"/>
    <w:rsid w:val="006616B0"/>
    <w:rsid w:val="00661818"/>
    <w:rsid w:val="00661A9F"/>
    <w:rsid w:val="00661D5A"/>
    <w:rsid w:val="00662763"/>
    <w:rsid w:val="006628EB"/>
    <w:rsid w:val="00662BF2"/>
    <w:rsid w:val="0066378B"/>
    <w:rsid w:val="00663FF7"/>
    <w:rsid w:val="0066407B"/>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C92"/>
    <w:rsid w:val="00677D4D"/>
    <w:rsid w:val="00680048"/>
    <w:rsid w:val="006800D1"/>
    <w:rsid w:val="00680618"/>
    <w:rsid w:val="00680C29"/>
    <w:rsid w:val="006812BC"/>
    <w:rsid w:val="00681711"/>
    <w:rsid w:val="006820FB"/>
    <w:rsid w:val="00682626"/>
    <w:rsid w:val="0068271B"/>
    <w:rsid w:val="006827AF"/>
    <w:rsid w:val="00682993"/>
    <w:rsid w:val="00682C6C"/>
    <w:rsid w:val="00682DF1"/>
    <w:rsid w:val="00682F1B"/>
    <w:rsid w:val="00684E08"/>
    <w:rsid w:val="00684E23"/>
    <w:rsid w:val="006851BA"/>
    <w:rsid w:val="0068611E"/>
    <w:rsid w:val="006867EB"/>
    <w:rsid w:val="00686B86"/>
    <w:rsid w:val="00686C06"/>
    <w:rsid w:val="00686D56"/>
    <w:rsid w:val="00687653"/>
    <w:rsid w:val="00687D4A"/>
    <w:rsid w:val="0069005C"/>
    <w:rsid w:val="00690566"/>
    <w:rsid w:val="00690A2C"/>
    <w:rsid w:val="00690DDC"/>
    <w:rsid w:val="00691544"/>
    <w:rsid w:val="00691980"/>
    <w:rsid w:val="00691BF5"/>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0EBF"/>
    <w:rsid w:val="006A108D"/>
    <w:rsid w:val="006A1A45"/>
    <w:rsid w:val="006A26C1"/>
    <w:rsid w:val="006A2FE8"/>
    <w:rsid w:val="006A3622"/>
    <w:rsid w:val="006A427F"/>
    <w:rsid w:val="006A4527"/>
    <w:rsid w:val="006A4E0C"/>
    <w:rsid w:val="006A5767"/>
    <w:rsid w:val="006A5F0A"/>
    <w:rsid w:val="006A5F96"/>
    <w:rsid w:val="006A66F6"/>
    <w:rsid w:val="006A7220"/>
    <w:rsid w:val="006A7365"/>
    <w:rsid w:val="006A7475"/>
    <w:rsid w:val="006A76EA"/>
    <w:rsid w:val="006B0454"/>
    <w:rsid w:val="006B1315"/>
    <w:rsid w:val="006B1586"/>
    <w:rsid w:val="006B1593"/>
    <w:rsid w:val="006B2109"/>
    <w:rsid w:val="006B219E"/>
    <w:rsid w:val="006B2411"/>
    <w:rsid w:val="006B25CB"/>
    <w:rsid w:val="006B277F"/>
    <w:rsid w:val="006B2994"/>
    <w:rsid w:val="006B2B9F"/>
    <w:rsid w:val="006B328D"/>
    <w:rsid w:val="006B32E4"/>
    <w:rsid w:val="006B3770"/>
    <w:rsid w:val="006B3EFC"/>
    <w:rsid w:val="006B3EFF"/>
    <w:rsid w:val="006B48C7"/>
    <w:rsid w:val="006B5225"/>
    <w:rsid w:val="006B5263"/>
    <w:rsid w:val="006B5F55"/>
    <w:rsid w:val="006B6A7D"/>
    <w:rsid w:val="006B7077"/>
    <w:rsid w:val="006B7350"/>
    <w:rsid w:val="006B77C0"/>
    <w:rsid w:val="006B7AB8"/>
    <w:rsid w:val="006B7ECF"/>
    <w:rsid w:val="006C0364"/>
    <w:rsid w:val="006C08E7"/>
    <w:rsid w:val="006C1274"/>
    <w:rsid w:val="006C18DB"/>
    <w:rsid w:val="006C1A92"/>
    <w:rsid w:val="006C2B2F"/>
    <w:rsid w:val="006C2CFF"/>
    <w:rsid w:val="006C3123"/>
    <w:rsid w:val="006C3CFA"/>
    <w:rsid w:val="006C3FDD"/>
    <w:rsid w:val="006C5A76"/>
    <w:rsid w:val="006C5FDF"/>
    <w:rsid w:val="006C6C6F"/>
    <w:rsid w:val="006C6FA8"/>
    <w:rsid w:val="006C710F"/>
    <w:rsid w:val="006C73DC"/>
    <w:rsid w:val="006C7A0C"/>
    <w:rsid w:val="006D0171"/>
    <w:rsid w:val="006D0251"/>
    <w:rsid w:val="006D09EF"/>
    <w:rsid w:val="006D11FC"/>
    <w:rsid w:val="006D23F4"/>
    <w:rsid w:val="006D25DD"/>
    <w:rsid w:val="006D260E"/>
    <w:rsid w:val="006D2A1E"/>
    <w:rsid w:val="006D2E3D"/>
    <w:rsid w:val="006D2F66"/>
    <w:rsid w:val="006D3C6D"/>
    <w:rsid w:val="006D3E9A"/>
    <w:rsid w:val="006D4130"/>
    <w:rsid w:val="006D4198"/>
    <w:rsid w:val="006D4BE6"/>
    <w:rsid w:val="006D51E6"/>
    <w:rsid w:val="006D5CD2"/>
    <w:rsid w:val="006D63D5"/>
    <w:rsid w:val="006D79D5"/>
    <w:rsid w:val="006D7FC5"/>
    <w:rsid w:val="006E0180"/>
    <w:rsid w:val="006E070A"/>
    <w:rsid w:val="006E0CAF"/>
    <w:rsid w:val="006E14BF"/>
    <w:rsid w:val="006E16C5"/>
    <w:rsid w:val="006E1E27"/>
    <w:rsid w:val="006E2516"/>
    <w:rsid w:val="006E32F9"/>
    <w:rsid w:val="006E3CF6"/>
    <w:rsid w:val="006E40E4"/>
    <w:rsid w:val="006E43E6"/>
    <w:rsid w:val="006E4467"/>
    <w:rsid w:val="006E44DC"/>
    <w:rsid w:val="006E4727"/>
    <w:rsid w:val="006E4C1F"/>
    <w:rsid w:val="006E4E73"/>
    <w:rsid w:val="006E5782"/>
    <w:rsid w:val="006E6972"/>
    <w:rsid w:val="006E74C5"/>
    <w:rsid w:val="006E7B3E"/>
    <w:rsid w:val="006E7B59"/>
    <w:rsid w:val="006E7FED"/>
    <w:rsid w:val="006F0632"/>
    <w:rsid w:val="006F0952"/>
    <w:rsid w:val="006F0AB4"/>
    <w:rsid w:val="006F0ABB"/>
    <w:rsid w:val="006F2570"/>
    <w:rsid w:val="006F2726"/>
    <w:rsid w:val="006F2765"/>
    <w:rsid w:val="006F28A6"/>
    <w:rsid w:val="006F32AA"/>
    <w:rsid w:val="006F32EB"/>
    <w:rsid w:val="006F3392"/>
    <w:rsid w:val="006F373F"/>
    <w:rsid w:val="006F3879"/>
    <w:rsid w:val="006F3F9D"/>
    <w:rsid w:val="006F4AF9"/>
    <w:rsid w:val="006F54A3"/>
    <w:rsid w:val="006F5C2D"/>
    <w:rsid w:val="006F5C3D"/>
    <w:rsid w:val="006F5D81"/>
    <w:rsid w:val="006F609A"/>
    <w:rsid w:val="006F6B3D"/>
    <w:rsid w:val="006F6F20"/>
    <w:rsid w:val="006F78FA"/>
    <w:rsid w:val="006F7AF6"/>
    <w:rsid w:val="00701786"/>
    <w:rsid w:val="00701821"/>
    <w:rsid w:val="00701F2D"/>
    <w:rsid w:val="00702ABB"/>
    <w:rsid w:val="007031B4"/>
    <w:rsid w:val="007035E1"/>
    <w:rsid w:val="007036F9"/>
    <w:rsid w:val="00703CBC"/>
    <w:rsid w:val="007041E2"/>
    <w:rsid w:val="00705F00"/>
    <w:rsid w:val="00706616"/>
    <w:rsid w:val="00706678"/>
    <w:rsid w:val="00706842"/>
    <w:rsid w:val="00706D0A"/>
    <w:rsid w:val="0070771E"/>
    <w:rsid w:val="00707ADB"/>
    <w:rsid w:val="00710366"/>
    <w:rsid w:val="0071067D"/>
    <w:rsid w:val="0071218E"/>
    <w:rsid w:val="00712192"/>
    <w:rsid w:val="00713506"/>
    <w:rsid w:val="00713AEA"/>
    <w:rsid w:val="00713DC0"/>
    <w:rsid w:val="00714620"/>
    <w:rsid w:val="0071500A"/>
    <w:rsid w:val="007158CF"/>
    <w:rsid w:val="007159F2"/>
    <w:rsid w:val="00715C14"/>
    <w:rsid w:val="00715EC1"/>
    <w:rsid w:val="0071647B"/>
    <w:rsid w:val="00716832"/>
    <w:rsid w:val="00717851"/>
    <w:rsid w:val="00717B77"/>
    <w:rsid w:val="007200C4"/>
    <w:rsid w:val="0072092D"/>
    <w:rsid w:val="007209D0"/>
    <w:rsid w:val="00720ABB"/>
    <w:rsid w:val="00720ACE"/>
    <w:rsid w:val="00720AD6"/>
    <w:rsid w:val="00720D6D"/>
    <w:rsid w:val="00720F87"/>
    <w:rsid w:val="00722631"/>
    <w:rsid w:val="007226D7"/>
    <w:rsid w:val="00722777"/>
    <w:rsid w:val="00722779"/>
    <w:rsid w:val="00723A9C"/>
    <w:rsid w:val="0072441A"/>
    <w:rsid w:val="00724691"/>
    <w:rsid w:val="00724BAD"/>
    <w:rsid w:val="007250D5"/>
    <w:rsid w:val="00725279"/>
    <w:rsid w:val="00725290"/>
    <w:rsid w:val="007252E1"/>
    <w:rsid w:val="00725300"/>
    <w:rsid w:val="00725A5F"/>
    <w:rsid w:val="007260BA"/>
    <w:rsid w:val="007268CE"/>
    <w:rsid w:val="00726BC7"/>
    <w:rsid w:val="00730409"/>
    <w:rsid w:val="0073054C"/>
    <w:rsid w:val="007317C2"/>
    <w:rsid w:val="00731D32"/>
    <w:rsid w:val="00731D78"/>
    <w:rsid w:val="00732099"/>
    <w:rsid w:val="0073273D"/>
    <w:rsid w:val="00732C52"/>
    <w:rsid w:val="0073318E"/>
    <w:rsid w:val="007337FC"/>
    <w:rsid w:val="00733976"/>
    <w:rsid w:val="00733A74"/>
    <w:rsid w:val="0073479C"/>
    <w:rsid w:val="00735AC5"/>
    <w:rsid w:val="0073689A"/>
    <w:rsid w:val="00736C4B"/>
    <w:rsid w:val="007377D8"/>
    <w:rsid w:val="007378FE"/>
    <w:rsid w:val="0073798A"/>
    <w:rsid w:val="00737CD8"/>
    <w:rsid w:val="007417A4"/>
    <w:rsid w:val="00741F25"/>
    <w:rsid w:val="00744545"/>
    <w:rsid w:val="00745761"/>
    <w:rsid w:val="00745A3E"/>
    <w:rsid w:val="00745F72"/>
    <w:rsid w:val="0074673F"/>
    <w:rsid w:val="00746B2B"/>
    <w:rsid w:val="00746CF9"/>
    <w:rsid w:val="00747818"/>
    <w:rsid w:val="00747A58"/>
    <w:rsid w:val="00747E63"/>
    <w:rsid w:val="007500BF"/>
    <w:rsid w:val="00750260"/>
    <w:rsid w:val="007509B8"/>
    <w:rsid w:val="00750A22"/>
    <w:rsid w:val="00751833"/>
    <w:rsid w:val="00751BC7"/>
    <w:rsid w:val="00751D23"/>
    <w:rsid w:val="00752209"/>
    <w:rsid w:val="007527AC"/>
    <w:rsid w:val="00752C16"/>
    <w:rsid w:val="00753053"/>
    <w:rsid w:val="00754E88"/>
    <w:rsid w:val="0075552C"/>
    <w:rsid w:val="007559D4"/>
    <w:rsid w:val="00755D98"/>
    <w:rsid w:val="007567FE"/>
    <w:rsid w:val="007568B8"/>
    <w:rsid w:val="00756AB6"/>
    <w:rsid w:val="00756B41"/>
    <w:rsid w:val="00756BEF"/>
    <w:rsid w:val="00757CD3"/>
    <w:rsid w:val="00757D8A"/>
    <w:rsid w:val="007602A7"/>
    <w:rsid w:val="00760B27"/>
    <w:rsid w:val="007612A3"/>
    <w:rsid w:val="00761CC4"/>
    <w:rsid w:val="00761DFA"/>
    <w:rsid w:val="00762C51"/>
    <w:rsid w:val="0076443F"/>
    <w:rsid w:val="0076553A"/>
    <w:rsid w:val="00765575"/>
    <w:rsid w:val="00765C3A"/>
    <w:rsid w:val="00767203"/>
    <w:rsid w:val="007679C2"/>
    <w:rsid w:val="007700DD"/>
    <w:rsid w:val="0077019F"/>
    <w:rsid w:val="0077044E"/>
    <w:rsid w:val="00771845"/>
    <w:rsid w:val="0077256B"/>
    <w:rsid w:val="007727C9"/>
    <w:rsid w:val="00772A69"/>
    <w:rsid w:val="00772BB6"/>
    <w:rsid w:val="00773FE2"/>
    <w:rsid w:val="007741B2"/>
    <w:rsid w:val="007745DA"/>
    <w:rsid w:val="0077523B"/>
    <w:rsid w:val="007757CB"/>
    <w:rsid w:val="00775F58"/>
    <w:rsid w:val="00775FD8"/>
    <w:rsid w:val="00776519"/>
    <w:rsid w:val="00777574"/>
    <w:rsid w:val="00777B05"/>
    <w:rsid w:val="00777C95"/>
    <w:rsid w:val="00777E80"/>
    <w:rsid w:val="00780360"/>
    <w:rsid w:val="0078098D"/>
    <w:rsid w:val="007809C7"/>
    <w:rsid w:val="007809EA"/>
    <w:rsid w:val="00781552"/>
    <w:rsid w:val="007818F1"/>
    <w:rsid w:val="00781968"/>
    <w:rsid w:val="007821B7"/>
    <w:rsid w:val="00783330"/>
    <w:rsid w:val="007838F4"/>
    <w:rsid w:val="00783DE7"/>
    <w:rsid w:val="00784126"/>
    <w:rsid w:val="00784EF5"/>
    <w:rsid w:val="00786835"/>
    <w:rsid w:val="00786E29"/>
    <w:rsid w:val="00787132"/>
    <w:rsid w:val="0078714C"/>
    <w:rsid w:val="00787E80"/>
    <w:rsid w:val="00787FE8"/>
    <w:rsid w:val="0079077C"/>
    <w:rsid w:val="00790B2B"/>
    <w:rsid w:val="007910C5"/>
    <w:rsid w:val="00791568"/>
    <w:rsid w:val="007917CD"/>
    <w:rsid w:val="007932BC"/>
    <w:rsid w:val="00793D0C"/>
    <w:rsid w:val="00794CFA"/>
    <w:rsid w:val="00795665"/>
    <w:rsid w:val="00795DB3"/>
    <w:rsid w:val="00795EAD"/>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2BAD"/>
    <w:rsid w:val="007A34DF"/>
    <w:rsid w:val="007A39F8"/>
    <w:rsid w:val="007A4174"/>
    <w:rsid w:val="007A5F08"/>
    <w:rsid w:val="007A5F4D"/>
    <w:rsid w:val="007A6DD5"/>
    <w:rsid w:val="007A6F5A"/>
    <w:rsid w:val="007A763E"/>
    <w:rsid w:val="007B054C"/>
    <w:rsid w:val="007B0813"/>
    <w:rsid w:val="007B1105"/>
    <w:rsid w:val="007B1625"/>
    <w:rsid w:val="007B1ADC"/>
    <w:rsid w:val="007B1F1C"/>
    <w:rsid w:val="007B22AB"/>
    <w:rsid w:val="007B28C4"/>
    <w:rsid w:val="007B3584"/>
    <w:rsid w:val="007B4646"/>
    <w:rsid w:val="007B4966"/>
    <w:rsid w:val="007B4A42"/>
    <w:rsid w:val="007B4D9C"/>
    <w:rsid w:val="007B51EE"/>
    <w:rsid w:val="007B5518"/>
    <w:rsid w:val="007B5639"/>
    <w:rsid w:val="007B5762"/>
    <w:rsid w:val="007B6524"/>
    <w:rsid w:val="007B6EDC"/>
    <w:rsid w:val="007B6F5C"/>
    <w:rsid w:val="007B7220"/>
    <w:rsid w:val="007B766F"/>
    <w:rsid w:val="007B78D1"/>
    <w:rsid w:val="007B7A34"/>
    <w:rsid w:val="007B7C10"/>
    <w:rsid w:val="007C03E1"/>
    <w:rsid w:val="007C0B9A"/>
    <w:rsid w:val="007C1691"/>
    <w:rsid w:val="007C1863"/>
    <w:rsid w:val="007C3A77"/>
    <w:rsid w:val="007C457C"/>
    <w:rsid w:val="007C4829"/>
    <w:rsid w:val="007C4CDD"/>
    <w:rsid w:val="007C4F32"/>
    <w:rsid w:val="007C5487"/>
    <w:rsid w:val="007C5BAF"/>
    <w:rsid w:val="007C64DC"/>
    <w:rsid w:val="007C69BA"/>
    <w:rsid w:val="007C6A28"/>
    <w:rsid w:val="007C76BA"/>
    <w:rsid w:val="007D0243"/>
    <w:rsid w:val="007D0342"/>
    <w:rsid w:val="007D0519"/>
    <w:rsid w:val="007D0580"/>
    <w:rsid w:val="007D0DC0"/>
    <w:rsid w:val="007D0E36"/>
    <w:rsid w:val="007D0E91"/>
    <w:rsid w:val="007D1D0B"/>
    <w:rsid w:val="007D260A"/>
    <w:rsid w:val="007D2881"/>
    <w:rsid w:val="007D2933"/>
    <w:rsid w:val="007D3860"/>
    <w:rsid w:val="007D39D6"/>
    <w:rsid w:val="007D3DF8"/>
    <w:rsid w:val="007D3E42"/>
    <w:rsid w:val="007D3EC3"/>
    <w:rsid w:val="007D432D"/>
    <w:rsid w:val="007D45AF"/>
    <w:rsid w:val="007D5D63"/>
    <w:rsid w:val="007D64BB"/>
    <w:rsid w:val="007D65BA"/>
    <w:rsid w:val="007D70E3"/>
    <w:rsid w:val="007D716E"/>
    <w:rsid w:val="007D71F8"/>
    <w:rsid w:val="007D7744"/>
    <w:rsid w:val="007D79DB"/>
    <w:rsid w:val="007D7DF6"/>
    <w:rsid w:val="007D7FFB"/>
    <w:rsid w:val="007E052B"/>
    <w:rsid w:val="007E1360"/>
    <w:rsid w:val="007E2B44"/>
    <w:rsid w:val="007E2E7D"/>
    <w:rsid w:val="007E319B"/>
    <w:rsid w:val="007E380B"/>
    <w:rsid w:val="007E3928"/>
    <w:rsid w:val="007E3A1F"/>
    <w:rsid w:val="007E3A8D"/>
    <w:rsid w:val="007E3DFB"/>
    <w:rsid w:val="007E3FE6"/>
    <w:rsid w:val="007E4F38"/>
    <w:rsid w:val="007E535F"/>
    <w:rsid w:val="007E5706"/>
    <w:rsid w:val="007E618F"/>
    <w:rsid w:val="007E663B"/>
    <w:rsid w:val="007E6CE6"/>
    <w:rsid w:val="007E76C5"/>
    <w:rsid w:val="007F055E"/>
    <w:rsid w:val="007F0EC6"/>
    <w:rsid w:val="007F0F62"/>
    <w:rsid w:val="007F13B6"/>
    <w:rsid w:val="007F3896"/>
    <w:rsid w:val="007F3B4E"/>
    <w:rsid w:val="007F3EA1"/>
    <w:rsid w:val="007F495B"/>
    <w:rsid w:val="007F5483"/>
    <w:rsid w:val="007F570E"/>
    <w:rsid w:val="007F5B27"/>
    <w:rsid w:val="007F5E36"/>
    <w:rsid w:val="007F71AC"/>
    <w:rsid w:val="007F7270"/>
    <w:rsid w:val="007F7952"/>
    <w:rsid w:val="007F7B7E"/>
    <w:rsid w:val="007F7CEA"/>
    <w:rsid w:val="007F7DBE"/>
    <w:rsid w:val="0080055D"/>
    <w:rsid w:val="00800EF8"/>
    <w:rsid w:val="00800EFE"/>
    <w:rsid w:val="00801055"/>
    <w:rsid w:val="00801F62"/>
    <w:rsid w:val="0080209A"/>
    <w:rsid w:val="00802B46"/>
    <w:rsid w:val="00803181"/>
    <w:rsid w:val="00803244"/>
    <w:rsid w:val="0080356B"/>
    <w:rsid w:val="00803829"/>
    <w:rsid w:val="00804174"/>
    <w:rsid w:val="0080435E"/>
    <w:rsid w:val="00804DEE"/>
    <w:rsid w:val="0080523A"/>
    <w:rsid w:val="00805A54"/>
    <w:rsid w:val="00805C97"/>
    <w:rsid w:val="0080624D"/>
    <w:rsid w:val="008062F0"/>
    <w:rsid w:val="00806A32"/>
    <w:rsid w:val="00806E4B"/>
    <w:rsid w:val="00806E52"/>
    <w:rsid w:val="008071E1"/>
    <w:rsid w:val="0080773B"/>
    <w:rsid w:val="0080790F"/>
    <w:rsid w:val="00807F43"/>
    <w:rsid w:val="0081074B"/>
    <w:rsid w:val="008107DD"/>
    <w:rsid w:val="0081164D"/>
    <w:rsid w:val="008126DE"/>
    <w:rsid w:val="00812C36"/>
    <w:rsid w:val="00812CB0"/>
    <w:rsid w:val="00812CDA"/>
    <w:rsid w:val="00812EEA"/>
    <w:rsid w:val="00814BF2"/>
    <w:rsid w:val="00815B4D"/>
    <w:rsid w:val="00815EDF"/>
    <w:rsid w:val="008171DF"/>
    <w:rsid w:val="008172ED"/>
    <w:rsid w:val="00817657"/>
    <w:rsid w:val="00817A98"/>
    <w:rsid w:val="00817D20"/>
    <w:rsid w:val="00817E9B"/>
    <w:rsid w:val="00820037"/>
    <w:rsid w:val="00820604"/>
    <w:rsid w:val="00820640"/>
    <w:rsid w:val="00820B99"/>
    <w:rsid w:val="00821D09"/>
    <w:rsid w:val="00821F45"/>
    <w:rsid w:val="00822B95"/>
    <w:rsid w:val="008231DF"/>
    <w:rsid w:val="0082333E"/>
    <w:rsid w:val="0082392C"/>
    <w:rsid w:val="00823E70"/>
    <w:rsid w:val="00823FF5"/>
    <w:rsid w:val="00825186"/>
    <w:rsid w:val="0082561E"/>
    <w:rsid w:val="00825AC0"/>
    <w:rsid w:val="008261D0"/>
    <w:rsid w:val="0082674C"/>
    <w:rsid w:val="008267FA"/>
    <w:rsid w:val="00826F3C"/>
    <w:rsid w:val="0082730C"/>
    <w:rsid w:val="00827E10"/>
    <w:rsid w:val="00830C47"/>
    <w:rsid w:val="00830E12"/>
    <w:rsid w:val="008314B3"/>
    <w:rsid w:val="008316DD"/>
    <w:rsid w:val="00831BA6"/>
    <w:rsid w:val="00831BB3"/>
    <w:rsid w:val="00831D0A"/>
    <w:rsid w:val="0083228F"/>
    <w:rsid w:val="00832341"/>
    <w:rsid w:val="008328FE"/>
    <w:rsid w:val="00832D52"/>
    <w:rsid w:val="008335DF"/>
    <w:rsid w:val="00833634"/>
    <w:rsid w:val="008345E2"/>
    <w:rsid w:val="008350F1"/>
    <w:rsid w:val="00835608"/>
    <w:rsid w:val="00835C67"/>
    <w:rsid w:val="00835FA6"/>
    <w:rsid w:val="00836AA8"/>
    <w:rsid w:val="008379D1"/>
    <w:rsid w:val="00837CFE"/>
    <w:rsid w:val="0084052A"/>
    <w:rsid w:val="008405FE"/>
    <w:rsid w:val="0084071B"/>
    <w:rsid w:val="008409D4"/>
    <w:rsid w:val="00841A29"/>
    <w:rsid w:val="00841A30"/>
    <w:rsid w:val="00841AB3"/>
    <w:rsid w:val="00841FA3"/>
    <w:rsid w:val="0084296D"/>
    <w:rsid w:val="00842B9D"/>
    <w:rsid w:val="00842EB0"/>
    <w:rsid w:val="008440EA"/>
    <w:rsid w:val="00844391"/>
    <w:rsid w:val="00844506"/>
    <w:rsid w:val="00844A26"/>
    <w:rsid w:val="008450DC"/>
    <w:rsid w:val="008464D1"/>
    <w:rsid w:val="00846AD7"/>
    <w:rsid w:val="00847706"/>
    <w:rsid w:val="0085019E"/>
    <w:rsid w:val="0085075B"/>
    <w:rsid w:val="008507A9"/>
    <w:rsid w:val="00850934"/>
    <w:rsid w:val="00850994"/>
    <w:rsid w:val="00851B1B"/>
    <w:rsid w:val="008520FB"/>
    <w:rsid w:val="008527A6"/>
    <w:rsid w:val="0085283C"/>
    <w:rsid w:val="00852873"/>
    <w:rsid w:val="00852E25"/>
    <w:rsid w:val="008543B9"/>
    <w:rsid w:val="0085445A"/>
    <w:rsid w:val="00854AF8"/>
    <w:rsid w:val="008554E4"/>
    <w:rsid w:val="00856224"/>
    <w:rsid w:val="0085671A"/>
    <w:rsid w:val="008569CD"/>
    <w:rsid w:val="00856B4D"/>
    <w:rsid w:val="00856BB1"/>
    <w:rsid w:val="00856CA6"/>
    <w:rsid w:val="00856E5A"/>
    <w:rsid w:val="00856F90"/>
    <w:rsid w:val="0085729F"/>
    <w:rsid w:val="0085732F"/>
    <w:rsid w:val="00857393"/>
    <w:rsid w:val="00857555"/>
    <w:rsid w:val="00860735"/>
    <w:rsid w:val="00860D65"/>
    <w:rsid w:val="00860FE8"/>
    <w:rsid w:val="00861117"/>
    <w:rsid w:val="008618FE"/>
    <w:rsid w:val="008619BD"/>
    <w:rsid w:val="00861B43"/>
    <w:rsid w:val="00862A5C"/>
    <w:rsid w:val="00862BCB"/>
    <w:rsid w:val="00862E9B"/>
    <w:rsid w:val="008631F4"/>
    <w:rsid w:val="00863536"/>
    <w:rsid w:val="0086358B"/>
    <w:rsid w:val="00864274"/>
    <w:rsid w:val="00864502"/>
    <w:rsid w:val="00865810"/>
    <w:rsid w:val="0086585C"/>
    <w:rsid w:val="00865CD2"/>
    <w:rsid w:val="00866261"/>
    <w:rsid w:val="00870646"/>
    <w:rsid w:val="0087088B"/>
    <w:rsid w:val="00870C26"/>
    <w:rsid w:val="00871260"/>
    <w:rsid w:val="00871E9C"/>
    <w:rsid w:val="0087216D"/>
    <w:rsid w:val="00873AEB"/>
    <w:rsid w:val="00873D5B"/>
    <w:rsid w:val="0087425D"/>
    <w:rsid w:val="0087427B"/>
    <w:rsid w:val="00874DF7"/>
    <w:rsid w:val="00875090"/>
    <w:rsid w:val="008757D1"/>
    <w:rsid w:val="00875D6A"/>
    <w:rsid w:val="00875E62"/>
    <w:rsid w:val="00876D8A"/>
    <w:rsid w:val="0087748B"/>
    <w:rsid w:val="008778D5"/>
    <w:rsid w:val="00877C70"/>
    <w:rsid w:val="00877D20"/>
    <w:rsid w:val="00877DAF"/>
    <w:rsid w:val="008805F2"/>
    <w:rsid w:val="008809DC"/>
    <w:rsid w:val="008809E9"/>
    <w:rsid w:val="00880FB2"/>
    <w:rsid w:val="00881009"/>
    <w:rsid w:val="0088122C"/>
    <w:rsid w:val="008814F7"/>
    <w:rsid w:val="008816B9"/>
    <w:rsid w:val="00881D46"/>
    <w:rsid w:val="00881DBC"/>
    <w:rsid w:val="008821C5"/>
    <w:rsid w:val="0088282D"/>
    <w:rsid w:val="00882853"/>
    <w:rsid w:val="008833CB"/>
    <w:rsid w:val="0088383C"/>
    <w:rsid w:val="00883B42"/>
    <w:rsid w:val="008840F8"/>
    <w:rsid w:val="0088470D"/>
    <w:rsid w:val="00884756"/>
    <w:rsid w:val="0088486E"/>
    <w:rsid w:val="0088488E"/>
    <w:rsid w:val="00884A36"/>
    <w:rsid w:val="00884B80"/>
    <w:rsid w:val="0088629F"/>
    <w:rsid w:val="00886386"/>
    <w:rsid w:val="0088644F"/>
    <w:rsid w:val="0088667E"/>
    <w:rsid w:val="00886AD1"/>
    <w:rsid w:val="008870DE"/>
    <w:rsid w:val="0088721D"/>
    <w:rsid w:val="00887B44"/>
    <w:rsid w:val="00887CDB"/>
    <w:rsid w:val="008906D3"/>
    <w:rsid w:val="008906DC"/>
    <w:rsid w:val="0089080E"/>
    <w:rsid w:val="00890A51"/>
    <w:rsid w:val="00890D16"/>
    <w:rsid w:val="00890F18"/>
    <w:rsid w:val="00890FC0"/>
    <w:rsid w:val="008917B9"/>
    <w:rsid w:val="00893143"/>
    <w:rsid w:val="008937FD"/>
    <w:rsid w:val="00893831"/>
    <w:rsid w:val="00893975"/>
    <w:rsid w:val="00893C91"/>
    <w:rsid w:val="00893D7A"/>
    <w:rsid w:val="00894C2F"/>
    <w:rsid w:val="00894CAA"/>
    <w:rsid w:val="00895A9C"/>
    <w:rsid w:val="00896368"/>
    <w:rsid w:val="00896565"/>
    <w:rsid w:val="008972E7"/>
    <w:rsid w:val="00897E31"/>
    <w:rsid w:val="00897F2D"/>
    <w:rsid w:val="008A0102"/>
    <w:rsid w:val="008A02FB"/>
    <w:rsid w:val="008A068C"/>
    <w:rsid w:val="008A06AE"/>
    <w:rsid w:val="008A07C9"/>
    <w:rsid w:val="008A0B02"/>
    <w:rsid w:val="008A1502"/>
    <w:rsid w:val="008A1944"/>
    <w:rsid w:val="008A1987"/>
    <w:rsid w:val="008A2A59"/>
    <w:rsid w:val="008A3331"/>
    <w:rsid w:val="008A3680"/>
    <w:rsid w:val="008A3763"/>
    <w:rsid w:val="008A37AB"/>
    <w:rsid w:val="008A42FF"/>
    <w:rsid w:val="008A5247"/>
    <w:rsid w:val="008A5511"/>
    <w:rsid w:val="008A5983"/>
    <w:rsid w:val="008A5AD2"/>
    <w:rsid w:val="008A5CF9"/>
    <w:rsid w:val="008A60F7"/>
    <w:rsid w:val="008A63F8"/>
    <w:rsid w:val="008A6D0A"/>
    <w:rsid w:val="008A7451"/>
    <w:rsid w:val="008A74D9"/>
    <w:rsid w:val="008A74F1"/>
    <w:rsid w:val="008A7CAC"/>
    <w:rsid w:val="008B0171"/>
    <w:rsid w:val="008B02CA"/>
    <w:rsid w:val="008B03FF"/>
    <w:rsid w:val="008B1328"/>
    <w:rsid w:val="008B186B"/>
    <w:rsid w:val="008B1CB0"/>
    <w:rsid w:val="008B221E"/>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6B36"/>
    <w:rsid w:val="008B6E2D"/>
    <w:rsid w:val="008B7431"/>
    <w:rsid w:val="008B78C2"/>
    <w:rsid w:val="008B7C83"/>
    <w:rsid w:val="008B7DA6"/>
    <w:rsid w:val="008B7DE9"/>
    <w:rsid w:val="008C13B7"/>
    <w:rsid w:val="008C13C6"/>
    <w:rsid w:val="008C19D8"/>
    <w:rsid w:val="008C1E11"/>
    <w:rsid w:val="008C2CDB"/>
    <w:rsid w:val="008C2DCD"/>
    <w:rsid w:val="008C38A4"/>
    <w:rsid w:val="008C3B7F"/>
    <w:rsid w:val="008C48E5"/>
    <w:rsid w:val="008C4EA4"/>
    <w:rsid w:val="008C4F29"/>
    <w:rsid w:val="008C58E6"/>
    <w:rsid w:val="008C5A50"/>
    <w:rsid w:val="008C5EF0"/>
    <w:rsid w:val="008C679F"/>
    <w:rsid w:val="008C67C8"/>
    <w:rsid w:val="008C77A4"/>
    <w:rsid w:val="008D0035"/>
    <w:rsid w:val="008D0C78"/>
    <w:rsid w:val="008D1A12"/>
    <w:rsid w:val="008D1E47"/>
    <w:rsid w:val="008D2310"/>
    <w:rsid w:val="008D3914"/>
    <w:rsid w:val="008D3DF6"/>
    <w:rsid w:val="008D4021"/>
    <w:rsid w:val="008D4040"/>
    <w:rsid w:val="008D40AE"/>
    <w:rsid w:val="008D436C"/>
    <w:rsid w:val="008D437C"/>
    <w:rsid w:val="008D4D1D"/>
    <w:rsid w:val="008D50AB"/>
    <w:rsid w:val="008D58F8"/>
    <w:rsid w:val="008D5A55"/>
    <w:rsid w:val="008D5FFA"/>
    <w:rsid w:val="008D63AB"/>
    <w:rsid w:val="008D6647"/>
    <w:rsid w:val="008D67C0"/>
    <w:rsid w:val="008D682B"/>
    <w:rsid w:val="008D77B3"/>
    <w:rsid w:val="008E029D"/>
    <w:rsid w:val="008E0405"/>
    <w:rsid w:val="008E046B"/>
    <w:rsid w:val="008E1C19"/>
    <w:rsid w:val="008E1D91"/>
    <w:rsid w:val="008E2F22"/>
    <w:rsid w:val="008E3772"/>
    <w:rsid w:val="008E390B"/>
    <w:rsid w:val="008E3B31"/>
    <w:rsid w:val="008E41D3"/>
    <w:rsid w:val="008E4A0A"/>
    <w:rsid w:val="008E4A9B"/>
    <w:rsid w:val="008E537D"/>
    <w:rsid w:val="008E55FF"/>
    <w:rsid w:val="008E5754"/>
    <w:rsid w:val="008E617A"/>
    <w:rsid w:val="008E71F1"/>
    <w:rsid w:val="008E72DB"/>
    <w:rsid w:val="008E76B3"/>
    <w:rsid w:val="008E7A15"/>
    <w:rsid w:val="008F00ED"/>
    <w:rsid w:val="008F025E"/>
    <w:rsid w:val="008F07D8"/>
    <w:rsid w:val="008F0903"/>
    <w:rsid w:val="008F0DD9"/>
    <w:rsid w:val="008F1403"/>
    <w:rsid w:val="008F168C"/>
    <w:rsid w:val="008F232E"/>
    <w:rsid w:val="008F2C1C"/>
    <w:rsid w:val="008F2DEB"/>
    <w:rsid w:val="008F36FB"/>
    <w:rsid w:val="008F39D8"/>
    <w:rsid w:val="008F3E79"/>
    <w:rsid w:val="008F3ECB"/>
    <w:rsid w:val="008F49B9"/>
    <w:rsid w:val="008F5B4B"/>
    <w:rsid w:val="008F5E79"/>
    <w:rsid w:val="008F608A"/>
    <w:rsid w:val="008F6B20"/>
    <w:rsid w:val="008F7038"/>
    <w:rsid w:val="0090011F"/>
    <w:rsid w:val="00900170"/>
    <w:rsid w:val="00900676"/>
    <w:rsid w:val="009006E9"/>
    <w:rsid w:val="00900872"/>
    <w:rsid w:val="009019EC"/>
    <w:rsid w:val="00902374"/>
    <w:rsid w:val="00902379"/>
    <w:rsid w:val="00902E73"/>
    <w:rsid w:val="009039BD"/>
    <w:rsid w:val="009041D6"/>
    <w:rsid w:val="0090441E"/>
    <w:rsid w:val="00904B4B"/>
    <w:rsid w:val="009057B0"/>
    <w:rsid w:val="00906A3D"/>
    <w:rsid w:val="00906C9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46F"/>
    <w:rsid w:val="0091580D"/>
    <w:rsid w:val="00915CF8"/>
    <w:rsid w:val="00915EC7"/>
    <w:rsid w:val="009160AF"/>
    <w:rsid w:val="009167E9"/>
    <w:rsid w:val="00916D7C"/>
    <w:rsid w:val="00916D87"/>
    <w:rsid w:val="0091741E"/>
    <w:rsid w:val="00917568"/>
    <w:rsid w:val="00917A56"/>
    <w:rsid w:val="009201B3"/>
    <w:rsid w:val="009205AA"/>
    <w:rsid w:val="00920C0C"/>
    <w:rsid w:val="00920C6A"/>
    <w:rsid w:val="00920E48"/>
    <w:rsid w:val="00920EC0"/>
    <w:rsid w:val="0092183A"/>
    <w:rsid w:val="00922235"/>
    <w:rsid w:val="00922594"/>
    <w:rsid w:val="009226DE"/>
    <w:rsid w:val="009227FD"/>
    <w:rsid w:val="00922B8C"/>
    <w:rsid w:val="00922B92"/>
    <w:rsid w:val="00922DF5"/>
    <w:rsid w:val="00923D7F"/>
    <w:rsid w:val="0092531F"/>
    <w:rsid w:val="00925718"/>
    <w:rsid w:val="00926503"/>
    <w:rsid w:val="00926BA5"/>
    <w:rsid w:val="00927A08"/>
    <w:rsid w:val="009308A8"/>
    <w:rsid w:val="009309B1"/>
    <w:rsid w:val="009313F1"/>
    <w:rsid w:val="00931568"/>
    <w:rsid w:val="009315D2"/>
    <w:rsid w:val="00931957"/>
    <w:rsid w:val="00931A51"/>
    <w:rsid w:val="00931E7D"/>
    <w:rsid w:val="00932D03"/>
    <w:rsid w:val="00932D82"/>
    <w:rsid w:val="00932DAE"/>
    <w:rsid w:val="00932E38"/>
    <w:rsid w:val="00933CD4"/>
    <w:rsid w:val="00933FC5"/>
    <w:rsid w:val="009347EA"/>
    <w:rsid w:val="00934AF5"/>
    <w:rsid w:val="00934D6E"/>
    <w:rsid w:val="00934DE6"/>
    <w:rsid w:val="00934F19"/>
    <w:rsid w:val="0093512E"/>
    <w:rsid w:val="00935685"/>
    <w:rsid w:val="00935926"/>
    <w:rsid w:val="00935F4F"/>
    <w:rsid w:val="00936112"/>
    <w:rsid w:val="009363A8"/>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34A"/>
    <w:rsid w:val="00942466"/>
    <w:rsid w:val="00942CD1"/>
    <w:rsid w:val="009432A6"/>
    <w:rsid w:val="009437BE"/>
    <w:rsid w:val="00944592"/>
    <w:rsid w:val="00945508"/>
    <w:rsid w:val="0094588F"/>
    <w:rsid w:val="009458A9"/>
    <w:rsid w:val="00945D1A"/>
    <w:rsid w:val="009464AD"/>
    <w:rsid w:val="00946562"/>
    <w:rsid w:val="00946AEF"/>
    <w:rsid w:val="0094757A"/>
    <w:rsid w:val="009475F3"/>
    <w:rsid w:val="00947ADE"/>
    <w:rsid w:val="00947C0E"/>
    <w:rsid w:val="00950048"/>
    <w:rsid w:val="0095026C"/>
    <w:rsid w:val="00950610"/>
    <w:rsid w:val="009507DD"/>
    <w:rsid w:val="00951260"/>
    <w:rsid w:val="009515AE"/>
    <w:rsid w:val="009520EC"/>
    <w:rsid w:val="00952920"/>
    <w:rsid w:val="00952C7B"/>
    <w:rsid w:val="00953072"/>
    <w:rsid w:val="009535E8"/>
    <w:rsid w:val="0095496D"/>
    <w:rsid w:val="00954BBF"/>
    <w:rsid w:val="00954FAF"/>
    <w:rsid w:val="00954FFB"/>
    <w:rsid w:val="009550AF"/>
    <w:rsid w:val="009557BD"/>
    <w:rsid w:val="00956256"/>
    <w:rsid w:val="00956394"/>
    <w:rsid w:val="009563E0"/>
    <w:rsid w:val="00956B50"/>
    <w:rsid w:val="00957999"/>
    <w:rsid w:val="00957BC5"/>
    <w:rsid w:val="009606D1"/>
    <w:rsid w:val="009617AB"/>
    <w:rsid w:val="00961A2A"/>
    <w:rsid w:val="00961A84"/>
    <w:rsid w:val="00962588"/>
    <w:rsid w:val="0096348C"/>
    <w:rsid w:val="00963AD3"/>
    <w:rsid w:val="00963AD8"/>
    <w:rsid w:val="0096401E"/>
    <w:rsid w:val="009643B4"/>
    <w:rsid w:val="009652FC"/>
    <w:rsid w:val="009659C5"/>
    <w:rsid w:val="00965CED"/>
    <w:rsid w:val="00965EE8"/>
    <w:rsid w:val="00965FF6"/>
    <w:rsid w:val="00966511"/>
    <w:rsid w:val="00966754"/>
    <w:rsid w:val="009674D3"/>
    <w:rsid w:val="0096767C"/>
    <w:rsid w:val="00967801"/>
    <w:rsid w:val="00967B7F"/>
    <w:rsid w:val="00970549"/>
    <w:rsid w:val="00970574"/>
    <w:rsid w:val="00970685"/>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BDA"/>
    <w:rsid w:val="00976E6E"/>
    <w:rsid w:val="00976EBE"/>
    <w:rsid w:val="0097711D"/>
    <w:rsid w:val="009771F7"/>
    <w:rsid w:val="00977A98"/>
    <w:rsid w:val="009801E2"/>
    <w:rsid w:val="00980541"/>
    <w:rsid w:val="009805F8"/>
    <w:rsid w:val="0098098B"/>
    <w:rsid w:val="00980B66"/>
    <w:rsid w:val="00981484"/>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490"/>
    <w:rsid w:val="009855DA"/>
    <w:rsid w:val="00985685"/>
    <w:rsid w:val="00986730"/>
    <w:rsid w:val="00986A34"/>
    <w:rsid w:val="00986DC4"/>
    <w:rsid w:val="00987529"/>
    <w:rsid w:val="00987B16"/>
    <w:rsid w:val="00990184"/>
    <w:rsid w:val="00990634"/>
    <w:rsid w:val="00990C9D"/>
    <w:rsid w:val="0099140C"/>
    <w:rsid w:val="009917E0"/>
    <w:rsid w:val="00991C10"/>
    <w:rsid w:val="00991D46"/>
    <w:rsid w:val="0099237D"/>
    <w:rsid w:val="00992457"/>
    <w:rsid w:val="00992600"/>
    <w:rsid w:val="00992989"/>
    <w:rsid w:val="00992FF2"/>
    <w:rsid w:val="00993167"/>
    <w:rsid w:val="00993E5E"/>
    <w:rsid w:val="0099447F"/>
    <w:rsid w:val="00994636"/>
    <w:rsid w:val="00995CD8"/>
    <w:rsid w:val="00995D0D"/>
    <w:rsid w:val="00995E10"/>
    <w:rsid w:val="00995E39"/>
    <w:rsid w:val="00996154"/>
    <w:rsid w:val="00996D37"/>
    <w:rsid w:val="00996D6E"/>
    <w:rsid w:val="00997CBA"/>
    <w:rsid w:val="009A00E4"/>
    <w:rsid w:val="009A0C07"/>
    <w:rsid w:val="009A1ACA"/>
    <w:rsid w:val="009A1C4F"/>
    <w:rsid w:val="009A1D0F"/>
    <w:rsid w:val="009A1F58"/>
    <w:rsid w:val="009A222C"/>
    <w:rsid w:val="009A294A"/>
    <w:rsid w:val="009A2D1F"/>
    <w:rsid w:val="009A3330"/>
    <w:rsid w:val="009A35A2"/>
    <w:rsid w:val="009A36B2"/>
    <w:rsid w:val="009A4548"/>
    <w:rsid w:val="009A4B84"/>
    <w:rsid w:val="009A4BDD"/>
    <w:rsid w:val="009A4EF9"/>
    <w:rsid w:val="009A54C3"/>
    <w:rsid w:val="009A5BFF"/>
    <w:rsid w:val="009A6005"/>
    <w:rsid w:val="009A708E"/>
    <w:rsid w:val="009A7BC7"/>
    <w:rsid w:val="009A7E2F"/>
    <w:rsid w:val="009B0495"/>
    <w:rsid w:val="009B0752"/>
    <w:rsid w:val="009B1874"/>
    <w:rsid w:val="009B1E46"/>
    <w:rsid w:val="009B2201"/>
    <w:rsid w:val="009B2871"/>
    <w:rsid w:val="009B2A7A"/>
    <w:rsid w:val="009B2AC2"/>
    <w:rsid w:val="009B2EDD"/>
    <w:rsid w:val="009B3010"/>
    <w:rsid w:val="009B32E1"/>
    <w:rsid w:val="009B39EA"/>
    <w:rsid w:val="009B4E03"/>
    <w:rsid w:val="009B4FC0"/>
    <w:rsid w:val="009B5B55"/>
    <w:rsid w:val="009B5EA9"/>
    <w:rsid w:val="009B6083"/>
    <w:rsid w:val="009B6141"/>
    <w:rsid w:val="009B61F3"/>
    <w:rsid w:val="009B6306"/>
    <w:rsid w:val="009B7276"/>
    <w:rsid w:val="009B7438"/>
    <w:rsid w:val="009B768E"/>
    <w:rsid w:val="009B77CD"/>
    <w:rsid w:val="009C01B6"/>
    <w:rsid w:val="009C1137"/>
    <w:rsid w:val="009C132C"/>
    <w:rsid w:val="009C1568"/>
    <w:rsid w:val="009C1663"/>
    <w:rsid w:val="009C1E97"/>
    <w:rsid w:val="009C2379"/>
    <w:rsid w:val="009C26EA"/>
    <w:rsid w:val="009C298A"/>
    <w:rsid w:val="009C31CF"/>
    <w:rsid w:val="009C4321"/>
    <w:rsid w:val="009C5BE0"/>
    <w:rsid w:val="009C5C36"/>
    <w:rsid w:val="009C71DE"/>
    <w:rsid w:val="009C73B9"/>
    <w:rsid w:val="009C778C"/>
    <w:rsid w:val="009C7AC9"/>
    <w:rsid w:val="009D0848"/>
    <w:rsid w:val="009D0930"/>
    <w:rsid w:val="009D5398"/>
    <w:rsid w:val="009D555D"/>
    <w:rsid w:val="009D6143"/>
    <w:rsid w:val="009D64ED"/>
    <w:rsid w:val="009D6FAF"/>
    <w:rsid w:val="009D7922"/>
    <w:rsid w:val="009E053C"/>
    <w:rsid w:val="009E06EF"/>
    <w:rsid w:val="009E08AA"/>
    <w:rsid w:val="009E1404"/>
    <w:rsid w:val="009E1511"/>
    <w:rsid w:val="009E1531"/>
    <w:rsid w:val="009E1BF7"/>
    <w:rsid w:val="009E20C7"/>
    <w:rsid w:val="009E27CB"/>
    <w:rsid w:val="009E2C30"/>
    <w:rsid w:val="009E2C69"/>
    <w:rsid w:val="009E2E43"/>
    <w:rsid w:val="009E3497"/>
    <w:rsid w:val="009E3669"/>
    <w:rsid w:val="009E3F92"/>
    <w:rsid w:val="009E427A"/>
    <w:rsid w:val="009E4573"/>
    <w:rsid w:val="009E5C33"/>
    <w:rsid w:val="009E64E0"/>
    <w:rsid w:val="009E662C"/>
    <w:rsid w:val="009E6789"/>
    <w:rsid w:val="009E71F3"/>
    <w:rsid w:val="009F0C06"/>
    <w:rsid w:val="009F0D64"/>
    <w:rsid w:val="009F1231"/>
    <w:rsid w:val="009F1781"/>
    <w:rsid w:val="009F1957"/>
    <w:rsid w:val="009F1B79"/>
    <w:rsid w:val="009F2204"/>
    <w:rsid w:val="009F25EF"/>
    <w:rsid w:val="009F2628"/>
    <w:rsid w:val="009F26D9"/>
    <w:rsid w:val="009F27F9"/>
    <w:rsid w:val="009F2CDB"/>
    <w:rsid w:val="009F34B2"/>
    <w:rsid w:val="009F35FC"/>
    <w:rsid w:val="009F3740"/>
    <w:rsid w:val="009F37E8"/>
    <w:rsid w:val="009F3849"/>
    <w:rsid w:val="009F3DFB"/>
    <w:rsid w:val="009F4187"/>
    <w:rsid w:val="009F4724"/>
    <w:rsid w:val="009F47BA"/>
    <w:rsid w:val="009F4A65"/>
    <w:rsid w:val="009F4B55"/>
    <w:rsid w:val="009F5014"/>
    <w:rsid w:val="009F5B08"/>
    <w:rsid w:val="009F668D"/>
    <w:rsid w:val="009F6A0B"/>
    <w:rsid w:val="009F6B90"/>
    <w:rsid w:val="009F6CB6"/>
    <w:rsid w:val="009F6DC9"/>
    <w:rsid w:val="009F6F30"/>
    <w:rsid w:val="009F7637"/>
    <w:rsid w:val="009F77B9"/>
    <w:rsid w:val="009F7F86"/>
    <w:rsid w:val="00A01EBD"/>
    <w:rsid w:val="00A01F6A"/>
    <w:rsid w:val="00A035B6"/>
    <w:rsid w:val="00A03845"/>
    <w:rsid w:val="00A03F27"/>
    <w:rsid w:val="00A041A2"/>
    <w:rsid w:val="00A04584"/>
    <w:rsid w:val="00A04669"/>
    <w:rsid w:val="00A04B92"/>
    <w:rsid w:val="00A0508D"/>
    <w:rsid w:val="00A05FF3"/>
    <w:rsid w:val="00A0667F"/>
    <w:rsid w:val="00A07568"/>
    <w:rsid w:val="00A10332"/>
    <w:rsid w:val="00A108FD"/>
    <w:rsid w:val="00A1091D"/>
    <w:rsid w:val="00A11BCF"/>
    <w:rsid w:val="00A12931"/>
    <w:rsid w:val="00A13043"/>
    <w:rsid w:val="00A1342C"/>
    <w:rsid w:val="00A134AE"/>
    <w:rsid w:val="00A135E2"/>
    <w:rsid w:val="00A14370"/>
    <w:rsid w:val="00A14418"/>
    <w:rsid w:val="00A1441D"/>
    <w:rsid w:val="00A145D3"/>
    <w:rsid w:val="00A14854"/>
    <w:rsid w:val="00A14A57"/>
    <w:rsid w:val="00A14B3E"/>
    <w:rsid w:val="00A1504F"/>
    <w:rsid w:val="00A15D67"/>
    <w:rsid w:val="00A16289"/>
    <w:rsid w:val="00A174CA"/>
    <w:rsid w:val="00A17822"/>
    <w:rsid w:val="00A17E85"/>
    <w:rsid w:val="00A20610"/>
    <w:rsid w:val="00A21583"/>
    <w:rsid w:val="00A2162F"/>
    <w:rsid w:val="00A21F60"/>
    <w:rsid w:val="00A22162"/>
    <w:rsid w:val="00A222A1"/>
    <w:rsid w:val="00A2252A"/>
    <w:rsid w:val="00A22644"/>
    <w:rsid w:val="00A22713"/>
    <w:rsid w:val="00A233E4"/>
    <w:rsid w:val="00A24036"/>
    <w:rsid w:val="00A243E1"/>
    <w:rsid w:val="00A248FB"/>
    <w:rsid w:val="00A25689"/>
    <w:rsid w:val="00A2573B"/>
    <w:rsid w:val="00A26169"/>
    <w:rsid w:val="00A26612"/>
    <w:rsid w:val="00A267A8"/>
    <w:rsid w:val="00A26CE4"/>
    <w:rsid w:val="00A26D4A"/>
    <w:rsid w:val="00A27796"/>
    <w:rsid w:val="00A2795A"/>
    <w:rsid w:val="00A27970"/>
    <w:rsid w:val="00A27CD6"/>
    <w:rsid w:val="00A27D1E"/>
    <w:rsid w:val="00A30D5C"/>
    <w:rsid w:val="00A30D8E"/>
    <w:rsid w:val="00A30EAF"/>
    <w:rsid w:val="00A3121E"/>
    <w:rsid w:val="00A316A4"/>
    <w:rsid w:val="00A32228"/>
    <w:rsid w:val="00A32525"/>
    <w:rsid w:val="00A32655"/>
    <w:rsid w:val="00A32669"/>
    <w:rsid w:val="00A326A8"/>
    <w:rsid w:val="00A32CDF"/>
    <w:rsid w:val="00A32E92"/>
    <w:rsid w:val="00A33B10"/>
    <w:rsid w:val="00A346F1"/>
    <w:rsid w:val="00A3491C"/>
    <w:rsid w:val="00A349F3"/>
    <w:rsid w:val="00A34D47"/>
    <w:rsid w:val="00A35193"/>
    <w:rsid w:val="00A35335"/>
    <w:rsid w:val="00A35926"/>
    <w:rsid w:val="00A35D5E"/>
    <w:rsid w:val="00A3619D"/>
    <w:rsid w:val="00A369FF"/>
    <w:rsid w:val="00A37621"/>
    <w:rsid w:val="00A377C7"/>
    <w:rsid w:val="00A37CDF"/>
    <w:rsid w:val="00A40614"/>
    <w:rsid w:val="00A407DB"/>
    <w:rsid w:val="00A408A2"/>
    <w:rsid w:val="00A40E53"/>
    <w:rsid w:val="00A40ED6"/>
    <w:rsid w:val="00A411C4"/>
    <w:rsid w:val="00A42310"/>
    <w:rsid w:val="00A42756"/>
    <w:rsid w:val="00A427F3"/>
    <w:rsid w:val="00A428D9"/>
    <w:rsid w:val="00A42C0D"/>
    <w:rsid w:val="00A43054"/>
    <w:rsid w:val="00A4342F"/>
    <w:rsid w:val="00A43830"/>
    <w:rsid w:val="00A43DF9"/>
    <w:rsid w:val="00A43E50"/>
    <w:rsid w:val="00A44628"/>
    <w:rsid w:val="00A4471C"/>
    <w:rsid w:val="00A45BC1"/>
    <w:rsid w:val="00A464A9"/>
    <w:rsid w:val="00A46BA7"/>
    <w:rsid w:val="00A47C83"/>
    <w:rsid w:val="00A47D51"/>
    <w:rsid w:val="00A47D8F"/>
    <w:rsid w:val="00A5057D"/>
    <w:rsid w:val="00A50D30"/>
    <w:rsid w:val="00A5187F"/>
    <w:rsid w:val="00A51F5C"/>
    <w:rsid w:val="00A52D10"/>
    <w:rsid w:val="00A537CD"/>
    <w:rsid w:val="00A53F11"/>
    <w:rsid w:val="00A54018"/>
    <w:rsid w:val="00A551E0"/>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6BE"/>
    <w:rsid w:val="00A64F40"/>
    <w:rsid w:val="00A64FAE"/>
    <w:rsid w:val="00A6501E"/>
    <w:rsid w:val="00A6543F"/>
    <w:rsid w:val="00A655DD"/>
    <w:rsid w:val="00A65B54"/>
    <w:rsid w:val="00A6653C"/>
    <w:rsid w:val="00A665E4"/>
    <w:rsid w:val="00A677B2"/>
    <w:rsid w:val="00A7087B"/>
    <w:rsid w:val="00A70ABD"/>
    <w:rsid w:val="00A70EC3"/>
    <w:rsid w:val="00A71639"/>
    <w:rsid w:val="00A71672"/>
    <w:rsid w:val="00A71A2D"/>
    <w:rsid w:val="00A71B20"/>
    <w:rsid w:val="00A72021"/>
    <w:rsid w:val="00A72529"/>
    <w:rsid w:val="00A7271C"/>
    <w:rsid w:val="00A7333B"/>
    <w:rsid w:val="00A73425"/>
    <w:rsid w:val="00A738F3"/>
    <w:rsid w:val="00A73977"/>
    <w:rsid w:val="00A73D94"/>
    <w:rsid w:val="00A74E28"/>
    <w:rsid w:val="00A75FA4"/>
    <w:rsid w:val="00A760EE"/>
    <w:rsid w:val="00A76B67"/>
    <w:rsid w:val="00A77047"/>
    <w:rsid w:val="00A7767C"/>
    <w:rsid w:val="00A778C3"/>
    <w:rsid w:val="00A77CE4"/>
    <w:rsid w:val="00A80118"/>
    <w:rsid w:val="00A811B2"/>
    <w:rsid w:val="00A81553"/>
    <w:rsid w:val="00A81A1F"/>
    <w:rsid w:val="00A81C10"/>
    <w:rsid w:val="00A81C43"/>
    <w:rsid w:val="00A81DAE"/>
    <w:rsid w:val="00A81DB7"/>
    <w:rsid w:val="00A829F6"/>
    <w:rsid w:val="00A82BB9"/>
    <w:rsid w:val="00A82EB6"/>
    <w:rsid w:val="00A8357A"/>
    <w:rsid w:val="00A835BE"/>
    <w:rsid w:val="00A8436A"/>
    <w:rsid w:val="00A86248"/>
    <w:rsid w:val="00A86392"/>
    <w:rsid w:val="00A86A1F"/>
    <w:rsid w:val="00A86DED"/>
    <w:rsid w:val="00A8741A"/>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56AD"/>
    <w:rsid w:val="00A96EF6"/>
    <w:rsid w:val="00A972CD"/>
    <w:rsid w:val="00AA00D1"/>
    <w:rsid w:val="00AA07FF"/>
    <w:rsid w:val="00AA08F3"/>
    <w:rsid w:val="00AA11E2"/>
    <w:rsid w:val="00AA1D07"/>
    <w:rsid w:val="00AA2B99"/>
    <w:rsid w:val="00AA2CFC"/>
    <w:rsid w:val="00AA3048"/>
    <w:rsid w:val="00AA3587"/>
    <w:rsid w:val="00AA36CD"/>
    <w:rsid w:val="00AA40F1"/>
    <w:rsid w:val="00AA4388"/>
    <w:rsid w:val="00AA48B8"/>
    <w:rsid w:val="00AA4FCE"/>
    <w:rsid w:val="00AA5703"/>
    <w:rsid w:val="00AA5E24"/>
    <w:rsid w:val="00AA604F"/>
    <w:rsid w:val="00AA6396"/>
    <w:rsid w:val="00AA64C3"/>
    <w:rsid w:val="00AA6B1B"/>
    <w:rsid w:val="00AA71FB"/>
    <w:rsid w:val="00AA74AE"/>
    <w:rsid w:val="00AA795C"/>
    <w:rsid w:val="00AB147D"/>
    <w:rsid w:val="00AB1C6F"/>
    <w:rsid w:val="00AB28D1"/>
    <w:rsid w:val="00AB2BC5"/>
    <w:rsid w:val="00AB2E43"/>
    <w:rsid w:val="00AB38A4"/>
    <w:rsid w:val="00AB480C"/>
    <w:rsid w:val="00AB5CFC"/>
    <w:rsid w:val="00AB65F2"/>
    <w:rsid w:val="00AB67DD"/>
    <w:rsid w:val="00AB6D0E"/>
    <w:rsid w:val="00AB7B46"/>
    <w:rsid w:val="00AB7DA7"/>
    <w:rsid w:val="00AB7F06"/>
    <w:rsid w:val="00AC0028"/>
    <w:rsid w:val="00AC06CA"/>
    <w:rsid w:val="00AC07E3"/>
    <w:rsid w:val="00AC187D"/>
    <w:rsid w:val="00AC2170"/>
    <w:rsid w:val="00AC24FD"/>
    <w:rsid w:val="00AC2AAF"/>
    <w:rsid w:val="00AC2C04"/>
    <w:rsid w:val="00AC3B7D"/>
    <w:rsid w:val="00AC3C81"/>
    <w:rsid w:val="00AC3EA7"/>
    <w:rsid w:val="00AC435C"/>
    <w:rsid w:val="00AC462D"/>
    <w:rsid w:val="00AC475E"/>
    <w:rsid w:val="00AC483F"/>
    <w:rsid w:val="00AC494A"/>
    <w:rsid w:val="00AC4F51"/>
    <w:rsid w:val="00AC5057"/>
    <w:rsid w:val="00AC5562"/>
    <w:rsid w:val="00AC5797"/>
    <w:rsid w:val="00AC654E"/>
    <w:rsid w:val="00AC7248"/>
    <w:rsid w:val="00AC7805"/>
    <w:rsid w:val="00AC796D"/>
    <w:rsid w:val="00AC79CD"/>
    <w:rsid w:val="00AC7C5A"/>
    <w:rsid w:val="00AC7F6C"/>
    <w:rsid w:val="00AD03D5"/>
    <w:rsid w:val="00AD0989"/>
    <w:rsid w:val="00AD0F77"/>
    <w:rsid w:val="00AD2194"/>
    <w:rsid w:val="00AD25ED"/>
    <w:rsid w:val="00AD2883"/>
    <w:rsid w:val="00AD2E5F"/>
    <w:rsid w:val="00AD31AA"/>
    <w:rsid w:val="00AD4799"/>
    <w:rsid w:val="00AD4C62"/>
    <w:rsid w:val="00AD550E"/>
    <w:rsid w:val="00AD5CE8"/>
    <w:rsid w:val="00AD5E49"/>
    <w:rsid w:val="00AD6228"/>
    <w:rsid w:val="00AD6DC7"/>
    <w:rsid w:val="00AD764C"/>
    <w:rsid w:val="00AD7B99"/>
    <w:rsid w:val="00AE00E8"/>
    <w:rsid w:val="00AE029F"/>
    <w:rsid w:val="00AE0B94"/>
    <w:rsid w:val="00AE1F44"/>
    <w:rsid w:val="00AE223C"/>
    <w:rsid w:val="00AE23F6"/>
    <w:rsid w:val="00AE35B2"/>
    <w:rsid w:val="00AE4917"/>
    <w:rsid w:val="00AE5248"/>
    <w:rsid w:val="00AE56D5"/>
    <w:rsid w:val="00AE5C8F"/>
    <w:rsid w:val="00AE5E9F"/>
    <w:rsid w:val="00AE6A32"/>
    <w:rsid w:val="00AE6A3C"/>
    <w:rsid w:val="00AE6F36"/>
    <w:rsid w:val="00AF029F"/>
    <w:rsid w:val="00AF0763"/>
    <w:rsid w:val="00AF0CE2"/>
    <w:rsid w:val="00AF278D"/>
    <w:rsid w:val="00AF2FB8"/>
    <w:rsid w:val="00AF363F"/>
    <w:rsid w:val="00AF45D9"/>
    <w:rsid w:val="00AF55F9"/>
    <w:rsid w:val="00AF6152"/>
    <w:rsid w:val="00AF699E"/>
    <w:rsid w:val="00AF7D22"/>
    <w:rsid w:val="00B00272"/>
    <w:rsid w:val="00B005E8"/>
    <w:rsid w:val="00B01172"/>
    <w:rsid w:val="00B02481"/>
    <w:rsid w:val="00B029F6"/>
    <w:rsid w:val="00B03719"/>
    <w:rsid w:val="00B037DF"/>
    <w:rsid w:val="00B03A70"/>
    <w:rsid w:val="00B03B84"/>
    <w:rsid w:val="00B04C6F"/>
    <w:rsid w:val="00B057C2"/>
    <w:rsid w:val="00B0596A"/>
    <w:rsid w:val="00B05ACC"/>
    <w:rsid w:val="00B05C49"/>
    <w:rsid w:val="00B05E46"/>
    <w:rsid w:val="00B06592"/>
    <w:rsid w:val="00B06639"/>
    <w:rsid w:val="00B066CF"/>
    <w:rsid w:val="00B06D3D"/>
    <w:rsid w:val="00B07A28"/>
    <w:rsid w:val="00B1066B"/>
    <w:rsid w:val="00B11429"/>
    <w:rsid w:val="00B12C3F"/>
    <w:rsid w:val="00B13522"/>
    <w:rsid w:val="00B1398E"/>
    <w:rsid w:val="00B13CBF"/>
    <w:rsid w:val="00B14902"/>
    <w:rsid w:val="00B14C0A"/>
    <w:rsid w:val="00B15028"/>
    <w:rsid w:val="00B1630D"/>
    <w:rsid w:val="00B16867"/>
    <w:rsid w:val="00B1740E"/>
    <w:rsid w:val="00B1789E"/>
    <w:rsid w:val="00B17946"/>
    <w:rsid w:val="00B17E02"/>
    <w:rsid w:val="00B17F6F"/>
    <w:rsid w:val="00B20BF7"/>
    <w:rsid w:val="00B20D3A"/>
    <w:rsid w:val="00B20F82"/>
    <w:rsid w:val="00B21691"/>
    <w:rsid w:val="00B2197C"/>
    <w:rsid w:val="00B22306"/>
    <w:rsid w:val="00B226A5"/>
    <w:rsid w:val="00B22711"/>
    <w:rsid w:val="00B229F3"/>
    <w:rsid w:val="00B22A20"/>
    <w:rsid w:val="00B22C69"/>
    <w:rsid w:val="00B23003"/>
    <w:rsid w:val="00B232B7"/>
    <w:rsid w:val="00B23686"/>
    <w:rsid w:val="00B236E8"/>
    <w:rsid w:val="00B2377D"/>
    <w:rsid w:val="00B24C95"/>
    <w:rsid w:val="00B2661F"/>
    <w:rsid w:val="00B26F9B"/>
    <w:rsid w:val="00B307CB"/>
    <w:rsid w:val="00B308A2"/>
    <w:rsid w:val="00B30CD8"/>
    <w:rsid w:val="00B30CF1"/>
    <w:rsid w:val="00B30D17"/>
    <w:rsid w:val="00B319A6"/>
    <w:rsid w:val="00B31CAE"/>
    <w:rsid w:val="00B333A1"/>
    <w:rsid w:val="00B336D6"/>
    <w:rsid w:val="00B33904"/>
    <w:rsid w:val="00B34279"/>
    <w:rsid w:val="00B3513B"/>
    <w:rsid w:val="00B352C7"/>
    <w:rsid w:val="00B355B4"/>
    <w:rsid w:val="00B36212"/>
    <w:rsid w:val="00B36425"/>
    <w:rsid w:val="00B365E5"/>
    <w:rsid w:val="00B365FE"/>
    <w:rsid w:val="00B366FC"/>
    <w:rsid w:val="00B36738"/>
    <w:rsid w:val="00B36B38"/>
    <w:rsid w:val="00B36E3B"/>
    <w:rsid w:val="00B37C04"/>
    <w:rsid w:val="00B40158"/>
    <w:rsid w:val="00B4018E"/>
    <w:rsid w:val="00B40715"/>
    <w:rsid w:val="00B40A9D"/>
    <w:rsid w:val="00B40D6B"/>
    <w:rsid w:val="00B428C1"/>
    <w:rsid w:val="00B42BD8"/>
    <w:rsid w:val="00B449A1"/>
    <w:rsid w:val="00B44F05"/>
    <w:rsid w:val="00B4503E"/>
    <w:rsid w:val="00B451F9"/>
    <w:rsid w:val="00B4547E"/>
    <w:rsid w:val="00B46597"/>
    <w:rsid w:val="00B465DD"/>
    <w:rsid w:val="00B46BF1"/>
    <w:rsid w:val="00B46C22"/>
    <w:rsid w:val="00B470AD"/>
    <w:rsid w:val="00B475AA"/>
    <w:rsid w:val="00B50ACA"/>
    <w:rsid w:val="00B51C27"/>
    <w:rsid w:val="00B51C43"/>
    <w:rsid w:val="00B52ACC"/>
    <w:rsid w:val="00B52B1A"/>
    <w:rsid w:val="00B52EE3"/>
    <w:rsid w:val="00B54E65"/>
    <w:rsid w:val="00B559F4"/>
    <w:rsid w:val="00B55D92"/>
    <w:rsid w:val="00B56EBA"/>
    <w:rsid w:val="00B57391"/>
    <w:rsid w:val="00B57ABA"/>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582"/>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25E"/>
    <w:rsid w:val="00B70941"/>
    <w:rsid w:val="00B70FCC"/>
    <w:rsid w:val="00B71126"/>
    <w:rsid w:val="00B719E9"/>
    <w:rsid w:val="00B727CF"/>
    <w:rsid w:val="00B72C1C"/>
    <w:rsid w:val="00B72C60"/>
    <w:rsid w:val="00B72F27"/>
    <w:rsid w:val="00B7370A"/>
    <w:rsid w:val="00B74108"/>
    <w:rsid w:val="00B74873"/>
    <w:rsid w:val="00B74904"/>
    <w:rsid w:val="00B74EB9"/>
    <w:rsid w:val="00B75B46"/>
    <w:rsid w:val="00B76032"/>
    <w:rsid w:val="00B76E08"/>
    <w:rsid w:val="00B777F1"/>
    <w:rsid w:val="00B779AF"/>
    <w:rsid w:val="00B77F67"/>
    <w:rsid w:val="00B80272"/>
    <w:rsid w:val="00B81A72"/>
    <w:rsid w:val="00B8221D"/>
    <w:rsid w:val="00B827D1"/>
    <w:rsid w:val="00B8286A"/>
    <w:rsid w:val="00B830AC"/>
    <w:rsid w:val="00B83655"/>
    <w:rsid w:val="00B841FE"/>
    <w:rsid w:val="00B84280"/>
    <w:rsid w:val="00B8431D"/>
    <w:rsid w:val="00B84554"/>
    <w:rsid w:val="00B84E6E"/>
    <w:rsid w:val="00B858F0"/>
    <w:rsid w:val="00B861A8"/>
    <w:rsid w:val="00B86AEF"/>
    <w:rsid w:val="00B876DB"/>
    <w:rsid w:val="00B879ED"/>
    <w:rsid w:val="00B87ADB"/>
    <w:rsid w:val="00B87BA5"/>
    <w:rsid w:val="00B90517"/>
    <w:rsid w:val="00B905D8"/>
    <w:rsid w:val="00B9084A"/>
    <w:rsid w:val="00B90A58"/>
    <w:rsid w:val="00B90B72"/>
    <w:rsid w:val="00B910E6"/>
    <w:rsid w:val="00B913F6"/>
    <w:rsid w:val="00B916B2"/>
    <w:rsid w:val="00B91A8D"/>
    <w:rsid w:val="00B91FAC"/>
    <w:rsid w:val="00B92C86"/>
    <w:rsid w:val="00B9311A"/>
    <w:rsid w:val="00B93810"/>
    <w:rsid w:val="00B9408B"/>
    <w:rsid w:val="00B94EAE"/>
    <w:rsid w:val="00B95707"/>
    <w:rsid w:val="00B95E54"/>
    <w:rsid w:val="00B9610F"/>
    <w:rsid w:val="00B967F4"/>
    <w:rsid w:val="00B96CE1"/>
    <w:rsid w:val="00BA0039"/>
    <w:rsid w:val="00BA0DD0"/>
    <w:rsid w:val="00BA1230"/>
    <w:rsid w:val="00BA13AE"/>
    <w:rsid w:val="00BA153B"/>
    <w:rsid w:val="00BA16DD"/>
    <w:rsid w:val="00BA1948"/>
    <w:rsid w:val="00BA1CE8"/>
    <w:rsid w:val="00BA2245"/>
    <w:rsid w:val="00BA22D6"/>
    <w:rsid w:val="00BA2887"/>
    <w:rsid w:val="00BA334A"/>
    <w:rsid w:val="00BA4423"/>
    <w:rsid w:val="00BA4466"/>
    <w:rsid w:val="00BA4CCB"/>
    <w:rsid w:val="00BA4DD7"/>
    <w:rsid w:val="00BA5885"/>
    <w:rsid w:val="00BA64FE"/>
    <w:rsid w:val="00BA75E2"/>
    <w:rsid w:val="00BB0481"/>
    <w:rsid w:val="00BB0C86"/>
    <w:rsid w:val="00BB0CBF"/>
    <w:rsid w:val="00BB0D54"/>
    <w:rsid w:val="00BB17BB"/>
    <w:rsid w:val="00BB1B39"/>
    <w:rsid w:val="00BB2046"/>
    <w:rsid w:val="00BB286E"/>
    <w:rsid w:val="00BB2982"/>
    <w:rsid w:val="00BB2CB2"/>
    <w:rsid w:val="00BB2D45"/>
    <w:rsid w:val="00BB3158"/>
    <w:rsid w:val="00BB3916"/>
    <w:rsid w:val="00BB3EF3"/>
    <w:rsid w:val="00BB4026"/>
    <w:rsid w:val="00BB41AC"/>
    <w:rsid w:val="00BB4E75"/>
    <w:rsid w:val="00BB4F9A"/>
    <w:rsid w:val="00BB500D"/>
    <w:rsid w:val="00BB78D5"/>
    <w:rsid w:val="00BB7A91"/>
    <w:rsid w:val="00BB7B37"/>
    <w:rsid w:val="00BC0907"/>
    <w:rsid w:val="00BC0D47"/>
    <w:rsid w:val="00BC12B8"/>
    <w:rsid w:val="00BC12EA"/>
    <w:rsid w:val="00BC1933"/>
    <w:rsid w:val="00BC1AA6"/>
    <w:rsid w:val="00BC1D3E"/>
    <w:rsid w:val="00BC2F72"/>
    <w:rsid w:val="00BC3304"/>
    <w:rsid w:val="00BC3DF2"/>
    <w:rsid w:val="00BC3E1A"/>
    <w:rsid w:val="00BC40CC"/>
    <w:rsid w:val="00BC42D0"/>
    <w:rsid w:val="00BC46DA"/>
    <w:rsid w:val="00BC47F7"/>
    <w:rsid w:val="00BC48F9"/>
    <w:rsid w:val="00BC49C5"/>
    <w:rsid w:val="00BC4A8F"/>
    <w:rsid w:val="00BC4F1B"/>
    <w:rsid w:val="00BC504D"/>
    <w:rsid w:val="00BC5CD3"/>
    <w:rsid w:val="00BC60FD"/>
    <w:rsid w:val="00BC6475"/>
    <w:rsid w:val="00BC6555"/>
    <w:rsid w:val="00BC700B"/>
    <w:rsid w:val="00BC7707"/>
    <w:rsid w:val="00BC7E42"/>
    <w:rsid w:val="00BC7E6E"/>
    <w:rsid w:val="00BD07B7"/>
    <w:rsid w:val="00BD0D8A"/>
    <w:rsid w:val="00BD0F8A"/>
    <w:rsid w:val="00BD13BB"/>
    <w:rsid w:val="00BD15F8"/>
    <w:rsid w:val="00BD226D"/>
    <w:rsid w:val="00BD25EE"/>
    <w:rsid w:val="00BD2865"/>
    <w:rsid w:val="00BD2A78"/>
    <w:rsid w:val="00BD2EA6"/>
    <w:rsid w:val="00BD367F"/>
    <w:rsid w:val="00BD40CB"/>
    <w:rsid w:val="00BD4F7E"/>
    <w:rsid w:val="00BD5A34"/>
    <w:rsid w:val="00BD6765"/>
    <w:rsid w:val="00BD69C7"/>
    <w:rsid w:val="00BD6FAD"/>
    <w:rsid w:val="00BD79FB"/>
    <w:rsid w:val="00BD7A6F"/>
    <w:rsid w:val="00BD7A9D"/>
    <w:rsid w:val="00BE0296"/>
    <w:rsid w:val="00BE0A84"/>
    <w:rsid w:val="00BE0B20"/>
    <w:rsid w:val="00BE242E"/>
    <w:rsid w:val="00BE2782"/>
    <w:rsid w:val="00BE2856"/>
    <w:rsid w:val="00BE2ABD"/>
    <w:rsid w:val="00BE2FD7"/>
    <w:rsid w:val="00BE3073"/>
    <w:rsid w:val="00BE36DB"/>
    <w:rsid w:val="00BE36F5"/>
    <w:rsid w:val="00BE4164"/>
    <w:rsid w:val="00BE4644"/>
    <w:rsid w:val="00BE49DD"/>
    <w:rsid w:val="00BE512A"/>
    <w:rsid w:val="00BE5685"/>
    <w:rsid w:val="00BE5DB2"/>
    <w:rsid w:val="00BE6640"/>
    <w:rsid w:val="00BE6BDE"/>
    <w:rsid w:val="00BE6BEB"/>
    <w:rsid w:val="00BE7057"/>
    <w:rsid w:val="00BE758B"/>
    <w:rsid w:val="00BE7654"/>
    <w:rsid w:val="00BE77BC"/>
    <w:rsid w:val="00BE79F9"/>
    <w:rsid w:val="00BE7C81"/>
    <w:rsid w:val="00BE7C9A"/>
    <w:rsid w:val="00BF1970"/>
    <w:rsid w:val="00BF28D3"/>
    <w:rsid w:val="00BF2DF1"/>
    <w:rsid w:val="00BF3405"/>
    <w:rsid w:val="00BF3432"/>
    <w:rsid w:val="00BF377B"/>
    <w:rsid w:val="00BF3CE8"/>
    <w:rsid w:val="00BF3FDB"/>
    <w:rsid w:val="00BF4381"/>
    <w:rsid w:val="00BF46D8"/>
    <w:rsid w:val="00BF5009"/>
    <w:rsid w:val="00BF5E37"/>
    <w:rsid w:val="00BF6D43"/>
    <w:rsid w:val="00BF7A58"/>
    <w:rsid w:val="00C00A5C"/>
    <w:rsid w:val="00C00D8D"/>
    <w:rsid w:val="00C00FA0"/>
    <w:rsid w:val="00C014C1"/>
    <w:rsid w:val="00C01F80"/>
    <w:rsid w:val="00C0258B"/>
    <w:rsid w:val="00C027C1"/>
    <w:rsid w:val="00C02E30"/>
    <w:rsid w:val="00C02EE7"/>
    <w:rsid w:val="00C03E97"/>
    <w:rsid w:val="00C03F6B"/>
    <w:rsid w:val="00C040BE"/>
    <w:rsid w:val="00C04B4E"/>
    <w:rsid w:val="00C04C74"/>
    <w:rsid w:val="00C04C84"/>
    <w:rsid w:val="00C04D8E"/>
    <w:rsid w:val="00C04E7B"/>
    <w:rsid w:val="00C04F11"/>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9FC"/>
    <w:rsid w:val="00C12D1F"/>
    <w:rsid w:val="00C13A80"/>
    <w:rsid w:val="00C150BB"/>
    <w:rsid w:val="00C1568C"/>
    <w:rsid w:val="00C1623B"/>
    <w:rsid w:val="00C1675A"/>
    <w:rsid w:val="00C16920"/>
    <w:rsid w:val="00C17180"/>
    <w:rsid w:val="00C179FA"/>
    <w:rsid w:val="00C20390"/>
    <w:rsid w:val="00C20DD4"/>
    <w:rsid w:val="00C20F8E"/>
    <w:rsid w:val="00C2113B"/>
    <w:rsid w:val="00C21A51"/>
    <w:rsid w:val="00C21BBA"/>
    <w:rsid w:val="00C21F75"/>
    <w:rsid w:val="00C2234F"/>
    <w:rsid w:val="00C22C5A"/>
    <w:rsid w:val="00C22F4F"/>
    <w:rsid w:val="00C2335C"/>
    <w:rsid w:val="00C2340B"/>
    <w:rsid w:val="00C251A6"/>
    <w:rsid w:val="00C2588B"/>
    <w:rsid w:val="00C25F20"/>
    <w:rsid w:val="00C26483"/>
    <w:rsid w:val="00C267E4"/>
    <w:rsid w:val="00C27BFC"/>
    <w:rsid w:val="00C3078D"/>
    <w:rsid w:val="00C307D8"/>
    <w:rsid w:val="00C30D13"/>
    <w:rsid w:val="00C31BFD"/>
    <w:rsid w:val="00C323C5"/>
    <w:rsid w:val="00C33041"/>
    <w:rsid w:val="00C33091"/>
    <w:rsid w:val="00C3385B"/>
    <w:rsid w:val="00C338F2"/>
    <w:rsid w:val="00C343C4"/>
    <w:rsid w:val="00C34F32"/>
    <w:rsid w:val="00C350DB"/>
    <w:rsid w:val="00C35111"/>
    <w:rsid w:val="00C351F4"/>
    <w:rsid w:val="00C3610E"/>
    <w:rsid w:val="00C36392"/>
    <w:rsid w:val="00C36A6B"/>
    <w:rsid w:val="00C370C6"/>
    <w:rsid w:val="00C371AA"/>
    <w:rsid w:val="00C377EF"/>
    <w:rsid w:val="00C407CD"/>
    <w:rsid w:val="00C40CE5"/>
    <w:rsid w:val="00C41407"/>
    <w:rsid w:val="00C41474"/>
    <w:rsid w:val="00C41553"/>
    <w:rsid w:val="00C41F8E"/>
    <w:rsid w:val="00C42F66"/>
    <w:rsid w:val="00C439F1"/>
    <w:rsid w:val="00C43A69"/>
    <w:rsid w:val="00C440EC"/>
    <w:rsid w:val="00C44C58"/>
    <w:rsid w:val="00C44F06"/>
    <w:rsid w:val="00C4545C"/>
    <w:rsid w:val="00C456D4"/>
    <w:rsid w:val="00C45C14"/>
    <w:rsid w:val="00C46722"/>
    <w:rsid w:val="00C46A35"/>
    <w:rsid w:val="00C46FD3"/>
    <w:rsid w:val="00C4789D"/>
    <w:rsid w:val="00C47C68"/>
    <w:rsid w:val="00C47C6E"/>
    <w:rsid w:val="00C506A3"/>
    <w:rsid w:val="00C50AC8"/>
    <w:rsid w:val="00C51196"/>
    <w:rsid w:val="00C512A5"/>
    <w:rsid w:val="00C51681"/>
    <w:rsid w:val="00C523FC"/>
    <w:rsid w:val="00C53636"/>
    <w:rsid w:val="00C54CDD"/>
    <w:rsid w:val="00C550EA"/>
    <w:rsid w:val="00C551CC"/>
    <w:rsid w:val="00C55BF2"/>
    <w:rsid w:val="00C56085"/>
    <w:rsid w:val="00C57343"/>
    <w:rsid w:val="00C61AC9"/>
    <w:rsid w:val="00C61D4E"/>
    <w:rsid w:val="00C62B08"/>
    <w:rsid w:val="00C63E66"/>
    <w:rsid w:val="00C64678"/>
    <w:rsid w:val="00C64823"/>
    <w:rsid w:val="00C64DCA"/>
    <w:rsid w:val="00C650EE"/>
    <w:rsid w:val="00C65762"/>
    <w:rsid w:val="00C6584E"/>
    <w:rsid w:val="00C663BA"/>
    <w:rsid w:val="00C66EC3"/>
    <w:rsid w:val="00C675CD"/>
    <w:rsid w:val="00C7029E"/>
    <w:rsid w:val="00C719BE"/>
    <w:rsid w:val="00C7295A"/>
    <w:rsid w:val="00C72A2A"/>
    <w:rsid w:val="00C72A82"/>
    <w:rsid w:val="00C72A8A"/>
    <w:rsid w:val="00C73095"/>
    <w:rsid w:val="00C73330"/>
    <w:rsid w:val="00C74548"/>
    <w:rsid w:val="00C75BAA"/>
    <w:rsid w:val="00C7600E"/>
    <w:rsid w:val="00C76172"/>
    <w:rsid w:val="00C762D6"/>
    <w:rsid w:val="00C7645C"/>
    <w:rsid w:val="00C8061C"/>
    <w:rsid w:val="00C81BEC"/>
    <w:rsid w:val="00C81FC9"/>
    <w:rsid w:val="00C82228"/>
    <w:rsid w:val="00C829A7"/>
    <w:rsid w:val="00C83153"/>
    <w:rsid w:val="00C839AA"/>
    <w:rsid w:val="00C83B3D"/>
    <w:rsid w:val="00C84375"/>
    <w:rsid w:val="00C8446F"/>
    <w:rsid w:val="00C85ADA"/>
    <w:rsid w:val="00C908D7"/>
    <w:rsid w:val="00C90B0A"/>
    <w:rsid w:val="00C9130F"/>
    <w:rsid w:val="00C91F86"/>
    <w:rsid w:val="00C923FD"/>
    <w:rsid w:val="00C92465"/>
    <w:rsid w:val="00C92758"/>
    <w:rsid w:val="00C92CEE"/>
    <w:rsid w:val="00C93254"/>
    <w:rsid w:val="00C949E4"/>
    <w:rsid w:val="00C94EC0"/>
    <w:rsid w:val="00C967ED"/>
    <w:rsid w:val="00C96BD6"/>
    <w:rsid w:val="00C96DF5"/>
    <w:rsid w:val="00C97454"/>
    <w:rsid w:val="00CA037A"/>
    <w:rsid w:val="00CA0A46"/>
    <w:rsid w:val="00CA0B2C"/>
    <w:rsid w:val="00CA1C29"/>
    <w:rsid w:val="00CA20E0"/>
    <w:rsid w:val="00CA2515"/>
    <w:rsid w:val="00CA2D00"/>
    <w:rsid w:val="00CA2E78"/>
    <w:rsid w:val="00CA3570"/>
    <w:rsid w:val="00CA365E"/>
    <w:rsid w:val="00CA3856"/>
    <w:rsid w:val="00CA3BAD"/>
    <w:rsid w:val="00CA3FC3"/>
    <w:rsid w:val="00CA40E3"/>
    <w:rsid w:val="00CA41E9"/>
    <w:rsid w:val="00CA509E"/>
    <w:rsid w:val="00CA5FF9"/>
    <w:rsid w:val="00CA7B3C"/>
    <w:rsid w:val="00CA7B99"/>
    <w:rsid w:val="00CA7F81"/>
    <w:rsid w:val="00CB0103"/>
    <w:rsid w:val="00CB0890"/>
    <w:rsid w:val="00CB0D53"/>
    <w:rsid w:val="00CB12E4"/>
    <w:rsid w:val="00CB13DF"/>
    <w:rsid w:val="00CB359D"/>
    <w:rsid w:val="00CB42EF"/>
    <w:rsid w:val="00CB48EB"/>
    <w:rsid w:val="00CB4B83"/>
    <w:rsid w:val="00CB4BFF"/>
    <w:rsid w:val="00CB4CF6"/>
    <w:rsid w:val="00CB5525"/>
    <w:rsid w:val="00CB57F4"/>
    <w:rsid w:val="00CB5C9C"/>
    <w:rsid w:val="00CB70FA"/>
    <w:rsid w:val="00CB739D"/>
    <w:rsid w:val="00CB7B5E"/>
    <w:rsid w:val="00CC1303"/>
    <w:rsid w:val="00CC135C"/>
    <w:rsid w:val="00CC21E1"/>
    <w:rsid w:val="00CC2733"/>
    <w:rsid w:val="00CC2CBE"/>
    <w:rsid w:val="00CC2F6E"/>
    <w:rsid w:val="00CC31C4"/>
    <w:rsid w:val="00CC3386"/>
    <w:rsid w:val="00CC364F"/>
    <w:rsid w:val="00CC387B"/>
    <w:rsid w:val="00CC3945"/>
    <w:rsid w:val="00CC3E1C"/>
    <w:rsid w:val="00CC5964"/>
    <w:rsid w:val="00CC5CFC"/>
    <w:rsid w:val="00CC6B3F"/>
    <w:rsid w:val="00CC70E6"/>
    <w:rsid w:val="00CC7287"/>
    <w:rsid w:val="00CC75AA"/>
    <w:rsid w:val="00CC790C"/>
    <w:rsid w:val="00CC7BBC"/>
    <w:rsid w:val="00CC7EB5"/>
    <w:rsid w:val="00CD0164"/>
    <w:rsid w:val="00CD0A0C"/>
    <w:rsid w:val="00CD1725"/>
    <w:rsid w:val="00CD2487"/>
    <w:rsid w:val="00CD2633"/>
    <w:rsid w:val="00CD3702"/>
    <w:rsid w:val="00CD387E"/>
    <w:rsid w:val="00CD3A06"/>
    <w:rsid w:val="00CD4345"/>
    <w:rsid w:val="00CD4701"/>
    <w:rsid w:val="00CD4994"/>
    <w:rsid w:val="00CD53B6"/>
    <w:rsid w:val="00CD5665"/>
    <w:rsid w:val="00CD5911"/>
    <w:rsid w:val="00CD5DC0"/>
    <w:rsid w:val="00CD5DC7"/>
    <w:rsid w:val="00CD5DDA"/>
    <w:rsid w:val="00CD6054"/>
    <w:rsid w:val="00CD6CBE"/>
    <w:rsid w:val="00CD6FB4"/>
    <w:rsid w:val="00CD7C7E"/>
    <w:rsid w:val="00CE0014"/>
    <w:rsid w:val="00CE05B0"/>
    <w:rsid w:val="00CE0896"/>
    <w:rsid w:val="00CE0CB3"/>
    <w:rsid w:val="00CE1061"/>
    <w:rsid w:val="00CE1082"/>
    <w:rsid w:val="00CE1D5C"/>
    <w:rsid w:val="00CE1F63"/>
    <w:rsid w:val="00CE21D8"/>
    <w:rsid w:val="00CE2B20"/>
    <w:rsid w:val="00CE3539"/>
    <w:rsid w:val="00CE516B"/>
    <w:rsid w:val="00CE57FF"/>
    <w:rsid w:val="00CE5EC5"/>
    <w:rsid w:val="00CE5FD1"/>
    <w:rsid w:val="00CE60B4"/>
    <w:rsid w:val="00CE6797"/>
    <w:rsid w:val="00CE6D44"/>
    <w:rsid w:val="00CE7594"/>
    <w:rsid w:val="00CE780C"/>
    <w:rsid w:val="00CE78BB"/>
    <w:rsid w:val="00CF00D2"/>
    <w:rsid w:val="00CF0196"/>
    <w:rsid w:val="00CF0648"/>
    <w:rsid w:val="00CF07C6"/>
    <w:rsid w:val="00CF07F8"/>
    <w:rsid w:val="00CF0848"/>
    <w:rsid w:val="00CF2774"/>
    <w:rsid w:val="00CF2CE8"/>
    <w:rsid w:val="00CF2D8F"/>
    <w:rsid w:val="00CF3100"/>
    <w:rsid w:val="00CF49FF"/>
    <w:rsid w:val="00CF5428"/>
    <w:rsid w:val="00CF556D"/>
    <w:rsid w:val="00CF5980"/>
    <w:rsid w:val="00CF5A96"/>
    <w:rsid w:val="00CF68FF"/>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6CE"/>
    <w:rsid w:val="00D0792C"/>
    <w:rsid w:val="00D07BD4"/>
    <w:rsid w:val="00D07F31"/>
    <w:rsid w:val="00D07F52"/>
    <w:rsid w:val="00D10145"/>
    <w:rsid w:val="00D108D2"/>
    <w:rsid w:val="00D10B73"/>
    <w:rsid w:val="00D12477"/>
    <w:rsid w:val="00D13052"/>
    <w:rsid w:val="00D13775"/>
    <w:rsid w:val="00D1389F"/>
    <w:rsid w:val="00D139F4"/>
    <w:rsid w:val="00D13BED"/>
    <w:rsid w:val="00D1402E"/>
    <w:rsid w:val="00D147DB"/>
    <w:rsid w:val="00D149A3"/>
    <w:rsid w:val="00D158D7"/>
    <w:rsid w:val="00D159BC"/>
    <w:rsid w:val="00D16D3F"/>
    <w:rsid w:val="00D17202"/>
    <w:rsid w:val="00D17305"/>
    <w:rsid w:val="00D17F7F"/>
    <w:rsid w:val="00D17FCB"/>
    <w:rsid w:val="00D207C6"/>
    <w:rsid w:val="00D20803"/>
    <w:rsid w:val="00D20A3B"/>
    <w:rsid w:val="00D20B80"/>
    <w:rsid w:val="00D2163F"/>
    <w:rsid w:val="00D218B1"/>
    <w:rsid w:val="00D21C8D"/>
    <w:rsid w:val="00D2216F"/>
    <w:rsid w:val="00D23882"/>
    <w:rsid w:val="00D24379"/>
    <w:rsid w:val="00D2491E"/>
    <w:rsid w:val="00D2498A"/>
    <w:rsid w:val="00D24A1A"/>
    <w:rsid w:val="00D252BF"/>
    <w:rsid w:val="00D25430"/>
    <w:rsid w:val="00D2576A"/>
    <w:rsid w:val="00D25CCD"/>
    <w:rsid w:val="00D264F3"/>
    <w:rsid w:val="00D26DEC"/>
    <w:rsid w:val="00D26E43"/>
    <w:rsid w:val="00D27449"/>
    <w:rsid w:val="00D27616"/>
    <w:rsid w:val="00D27617"/>
    <w:rsid w:val="00D2769B"/>
    <w:rsid w:val="00D27F6E"/>
    <w:rsid w:val="00D302C5"/>
    <w:rsid w:val="00D30B49"/>
    <w:rsid w:val="00D30FE3"/>
    <w:rsid w:val="00D3144E"/>
    <w:rsid w:val="00D31470"/>
    <w:rsid w:val="00D3152B"/>
    <w:rsid w:val="00D31E52"/>
    <w:rsid w:val="00D322E5"/>
    <w:rsid w:val="00D3251E"/>
    <w:rsid w:val="00D32CE4"/>
    <w:rsid w:val="00D3301F"/>
    <w:rsid w:val="00D33232"/>
    <w:rsid w:val="00D334F0"/>
    <w:rsid w:val="00D33556"/>
    <w:rsid w:val="00D3480A"/>
    <w:rsid w:val="00D358CF"/>
    <w:rsid w:val="00D36626"/>
    <w:rsid w:val="00D36847"/>
    <w:rsid w:val="00D36BF5"/>
    <w:rsid w:val="00D37E59"/>
    <w:rsid w:val="00D401D5"/>
    <w:rsid w:val="00D40C37"/>
    <w:rsid w:val="00D416A4"/>
    <w:rsid w:val="00D41AB8"/>
    <w:rsid w:val="00D41EBE"/>
    <w:rsid w:val="00D41FF9"/>
    <w:rsid w:val="00D42419"/>
    <w:rsid w:val="00D4250D"/>
    <w:rsid w:val="00D42F0F"/>
    <w:rsid w:val="00D431BA"/>
    <w:rsid w:val="00D431F0"/>
    <w:rsid w:val="00D43596"/>
    <w:rsid w:val="00D436EA"/>
    <w:rsid w:val="00D43867"/>
    <w:rsid w:val="00D43A40"/>
    <w:rsid w:val="00D43B9E"/>
    <w:rsid w:val="00D4435C"/>
    <w:rsid w:val="00D44F0D"/>
    <w:rsid w:val="00D44F48"/>
    <w:rsid w:val="00D4541A"/>
    <w:rsid w:val="00D45B34"/>
    <w:rsid w:val="00D45CE2"/>
    <w:rsid w:val="00D46024"/>
    <w:rsid w:val="00D460FE"/>
    <w:rsid w:val="00D4677A"/>
    <w:rsid w:val="00D47172"/>
    <w:rsid w:val="00D47A38"/>
    <w:rsid w:val="00D47D87"/>
    <w:rsid w:val="00D47ED8"/>
    <w:rsid w:val="00D500B5"/>
    <w:rsid w:val="00D5092C"/>
    <w:rsid w:val="00D50C0A"/>
    <w:rsid w:val="00D514B0"/>
    <w:rsid w:val="00D51EC7"/>
    <w:rsid w:val="00D52C12"/>
    <w:rsid w:val="00D53177"/>
    <w:rsid w:val="00D533B7"/>
    <w:rsid w:val="00D538BE"/>
    <w:rsid w:val="00D53DFB"/>
    <w:rsid w:val="00D54A92"/>
    <w:rsid w:val="00D54DE1"/>
    <w:rsid w:val="00D54ECB"/>
    <w:rsid w:val="00D55E4C"/>
    <w:rsid w:val="00D564F9"/>
    <w:rsid w:val="00D56623"/>
    <w:rsid w:val="00D56C11"/>
    <w:rsid w:val="00D56ECA"/>
    <w:rsid w:val="00D57497"/>
    <w:rsid w:val="00D57B6F"/>
    <w:rsid w:val="00D57FED"/>
    <w:rsid w:val="00D60E01"/>
    <w:rsid w:val="00D611D8"/>
    <w:rsid w:val="00D61535"/>
    <w:rsid w:val="00D62F2B"/>
    <w:rsid w:val="00D63603"/>
    <w:rsid w:val="00D638D8"/>
    <w:rsid w:val="00D63F15"/>
    <w:rsid w:val="00D6402D"/>
    <w:rsid w:val="00D641BF"/>
    <w:rsid w:val="00D641F8"/>
    <w:rsid w:val="00D64485"/>
    <w:rsid w:val="00D64A89"/>
    <w:rsid w:val="00D64B60"/>
    <w:rsid w:val="00D64C95"/>
    <w:rsid w:val="00D65E52"/>
    <w:rsid w:val="00D66869"/>
    <w:rsid w:val="00D66BEB"/>
    <w:rsid w:val="00D671F8"/>
    <w:rsid w:val="00D70676"/>
    <w:rsid w:val="00D707E5"/>
    <w:rsid w:val="00D70BE7"/>
    <w:rsid w:val="00D71214"/>
    <w:rsid w:val="00D71C88"/>
    <w:rsid w:val="00D71F43"/>
    <w:rsid w:val="00D72379"/>
    <w:rsid w:val="00D731FE"/>
    <w:rsid w:val="00D736C6"/>
    <w:rsid w:val="00D73894"/>
    <w:rsid w:val="00D73B5D"/>
    <w:rsid w:val="00D73E93"/>
    <w:rsid w:val="00D74459"/>
    <w:rsid w:val="00D7446A"/>
    <w:rsid w:val="00D74825"/>
    <w:rsid w:val="00D74946"/>
    <w:rsid w:val="00D74B83"/>
    <w:rsid w:val="00D74FD1"/>
    <w:rsid w:val="00D75510"/>
    <w:rsid w:val="00D75655"/>
    <w:rsid w:val="00D75BEA"/>
    <w:rsid w:val="00D7685B"/>
    <w:rsid w:val="00D76BED"/>
    <w:rsid w:val="00D76CF8"/>
    <w:rsid w:val="00D7746F"/>
    <w:rsid w:val="00D77527"/>
    <w:rsid w:val="00D779A6"/>
    <w:rsid w:val="00D77B59"/>
    <w:rsid w:val="00D802DF"/>
    <w:rsid w:val="00D814BB"/>
    <w:rsid w:val="00D821C0"/>
    <w:rsid w:val="00D834CD"/>
    <w:rsid w:val="00D84009"/>
    <w:rsid w:val="00D852AD"/>
    <w:rsid w:val="00D85D5B"/>
    <w:rsid w:val="00D8752A"/>
    <w:rsid w:val="00D87A19"/>
    <w:rsid w:val="00D87AF8"/>
    <w:rsid w:val="00D87C92"/>
    <w:rsid w:val="00D87F44"/>
    <w:rsid w:val="00D90236"/>
    <w:rsid w:val="00D90878"/>
    <w:rsid w:val="00D90D4C"/>
    <w:rsid w:val="00D90E7E"/>
    <w:rsid w:val="00D90FF7"/>
    <w:rsid w:val="00D912E4"/>
    <w:rsid w:val="00D918CC"/>
    <w:rsid w:val="00D91DD3"/>
    <w:rsid w:val="00D92400"/>
    <w:rsid w:val="00D92836"/>
    <w:rsid w:val="00D92997"/>
    <w:rsid w:val="00D92FDC"/>
    <w:rsid w:val="00D936CD"/>
    <w:rsid w:val="00D93EB3"/>
    <w:rsid w:val="00D93F95"/>
    <w:rsid w:val="00D941F1"/>
    <w:rsid w:val="00D94487"/>
    <w:rsid w:val="00D95442"/>
    <w:rsid w:val="00D9615E"/>
    <w:rsid w:val="00D964EA"/>
    <w:rsid w:val="00D97020"/>
    <w:rsid w:val="00D970F8"/>
    <w:rsid w:val="00D97421"/>
    <w:rsid w:val="00DA0623"/>
    <w:rsid w:val="00DA11DF"/>
    <w:rsid w:val="00DA2A10"/>
    <w:rsid w:val="00DA346D"/>
    <w:rsid w:val="00DA4157"/>
    <w:rsid w:val="00DA47D5"/>
    <w:rsid w:val="00DA52F9"/>
    <w:rsid w:val="00DA539D"/>
    <w:rsid w:val="00DA5404"/>
    <w:rsid w:val="00DA5912"/>
    <w:rsid w:val="00DA5B3A"/>
    <w:rsid w:val="00DA5EDD"/>
    <w:rsid w:val="00DA6524"/>
    <w:rsid w:val="00DA7348"/>
    <w:rsid w:val="00DA77AF"/>
    <w:rsid w:val="00DA7D9A"/>
    <w:rsid w:val="00DB048D"/>
    <w:rsid w:val="00DB0831"/>
    <w:rsid w:val="00DB0843"/>
    <w:rsid w:val="00DB0D79"/>
    <w:rsid w:val="00DB17A0"/>
    <w:rsid w:val="00DB17CB"/>
    <w:rsid w:val="00DB1C89"/>
    <w:rsid w:val="00DB2053"/>
    <w:rsid w:val="00DB20AB"/>
    <w:rsid w:val="00DB25C6"/>
    <w:rsid w:val="00DB2681"/>
    <w:rsid w:val="00DB3387"/>
    <w:rsid w:val="00DB3AA2"/>
    <w:rsid w:val="00DB3F25"/>
    <w:rsid w:val="00DB413D"/>
    <w:rsid w:val="00DB4C53"/>
    <w:rsid w:val="00DB5682"/>
    <w:rsid w:val="00DB5737"/>
    <w:rsid w:val="00DB63EB"/>
    <w:rsid w:val="00DB6600"/>
    <w:rsid w:val="00DB67EE"/>
    <w:rsid w:val="00DB78BC"/>
    <w:rsid w:val="00DB7D10"/>
    <w:rsid w:val="00DC0016"/>
    <w:rsid w:val="00DC0617"/>
    <w:rsid w:val="00DC0F5B"/>
    <w:rsid w:val="00DC1B09"/>
    <w:rsid w:val="00DC2739"/>
    <w:rsid w:val="00DC2D99"/>
    <w:rsid w:val="00DC2DF2"/>
    <w:rsid w:val="00DC30B8"/>
    <w:rsid w:val="00DC44C7"/>
    <w:rsid w:val="00DC567B"/>
    <w:rsid w:val="00DC5AB9"/>
    <w:rsid w:val="00DC6BB0"/>
    <w:rsid w:val="00DC6CCB"/>
    <w:rsid w:val="00DC6F65"/>
    <w:rsid w:val="00DC79DE"/>
    <w:rsid w:val="00DC7B0E"/>
    <w:rsid w:val="00DC7CF3"/>
    <w:rsid w:val="00DD0233"/>
    <w:rsid w:val="00DD16B4"/>
    <w:rsid w:val="00DD1A6A"/>
    <w:rsid w:val="00DD1BDA"/>
    <w:rsid w:val="00DD26E9"/>
    <w:rsid w:val="00DD297A"/>
    <w:rsid w:val="00DD2F20"/>
    <w:rsid w:val="00DD3366"/>
    <w:rsid w:val="00DD35EF"/>
    <w:rsid w:val="00DD371C"/>
    <w:rsid w:val="00DD4BAF"/>
    <w:rsid w:val="00DD4BC2"/>
    <w:rsid w:val="00DD4CC8"/>
    <w:rsid w:val="00DD55EB"/>
    <w:rsid w:val="00DD55F4"/>
    <w:rsid w:val="00DD57EA"/>
    <w:rsid w:val="00DD5C7C"/>
    <w:rsid w:val="00DD60CD"/>
    <w:rsid w:val="00DD6899"/>
    <w:rsid w:val="00DD6E1A"/>
    <w:rsid w:val="00DE042A"/>
    <w:rsid w:val="00DE0A08"/>
    <w:rsid w:val="00DE0B39"/>
    <w:rsid w:val="00DE1063"/>
    <w:rsid w:val="00DE12AB"/>
    <w:rsid w:val="00DE159B"/>
    <w:rsid w:val="00DE1E6E"/>
    <w:rsid w:val="00DE2029"/>
    <w:rsid w:val="00DE2EEC"/>
    <w:rsid w:val="00DE37AE"/>
    <w:rsid w:val="00DE39E8"/>
    <w:rsid w:val="00DE3B1F"/>
    <w:rsid w:val="00DE4065"/>
    <w:rsid w:val="00DE4675"/>
    <w:rsid w:val="00DE4A7C"/>
    <w:rsid w:val="00DE4AF5"/>
    <w:rsid w:val="00DE5146"/>
    <w:rsid w:val="00DE526B"/>
    <w:rsid w:val="00DE5E03"/>
    <w:rsid w:val="00DE64C7"/>
    <w:rsid w:val="00DE6B57"/>
    <w:rsid w:val="00DE77E2"/>
    <w:rsid w:val="00DE7938"/>
    <w:rsid w:val="00DE7AB2"/>
    <w:rsid w:val="00DE7EA5"/>
    <w:rsid w:val="00DF031E"/>
    <w:rsid w:val="00DF038D"/>
    <w:rsid w:val="00DF0B9D"/>
    <w:rsid w:val="00DF0F73"/>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690"/>
    <w:rsid w:val="00DF5A40"/>
    <w:rsid w:val="00DF5B0B"/>
    <w:rsid w:val="00DF5C96"/>
    <w:rsid w:val="00DF5E54"/>
    <w:rsid w:val="00DF60E6"/>
    <w:rsid w:val="00DF69CB"/>
    <w:rsid w:val="00DF6B25"/>
    <w:rsid w:val="00DF729A"/>
    <w:rsid w:val="00DF7436"/>
    <w:rsid w:val="00DF77D5"/>
    <w:rsid w:val="00DF7867"/>
    <w:rsid w:val="00DF79FF"/>
    <w:rsid w:val="00DF7A0F"/>
    <w:rsid w:val="00DF7E30"/>
    <w:rsid w:val="00E00119"/>
    <w:rsid w:val="00E001C8"/>
    <w:rsid w:val="00E00945"/>
    <w:rsid w:val="00E00D26"/>
    <w:rsid w:val="00E0108D"/>
    <w:rsid w:val="00E02129"/>
    <w:rsid w:val="00E022D3"/>
    <w:rsid w:val="00E02325"/>
    <w:rsid w:val="00E02F3C"/>
    <w:rsid w:val="00E02F89"/>
    <w:rsid w:val="00E02FED"/>
    <w:rsid w:val="00E03A44"/>
    <w:rsid w:val="00E03BC8"/>
    <w:rsid w:val="00E03F2A"/>
    <w:rsid w:val="00E04072"/>
    <w:rsid w:val="00E045EA"/>
    <w:rsid w:val="00E0462A"/>
    <w:rsid w:val="00E046BB"/>
    <w:rsid w:val="00E04EE0"/>
    <w:rsid w:val="00E056B9"/>
    <w:rsid w:val="00E06008"/>
    <w:rsid w:val="00E06042"/>
    <w:rsid w:val="00E06605"/>
    <w:rsid w:val="00E07AFE"/>
    <w:rsid w:val="00E1096E"/>
    <w:rsid w:val="00E10D08"/>
    <w:rsid w:val="00E11575"/>
    <w:rsid w:val="00E123FC"/>
    <w:rsid w:val="00E12627"/>
    <w:rsid w:val="00E12E54"/>
    <w:rsid w:val="00E139BF"/>
    <w:rsid w:val="00E1421E"/>
    <w:rsid w:val="00E143D6"/>
    <w:rsid w:val="00E14488"/>
    <w:rsid w:val="00E148EF"/>
    <w:rsid w:val="00E14BB0"/>
    <w:rsid w:val="00E150E2"/>
    <w:rsid w:val="00E1529C"/>
    <w:rsid w:val="00E1564B"/>
    <w:rsid w:val="00E1568B"/>
    <w:rsid w:val="00E16C0C"/>
    <w:rsid w:val="00E176CA"/>
    <w:rsid w:val="00E17B51"/>
    <w:rsid w:val="00E2056B"/>
    <w:rsid w:val="00E20695"/>
    <w:rsid w:val="00E20AAD"/>
    <w:rsid w:val="00E21016"/>
    <w:rsid w:val="00E217CB"/>
    <w:rsid w:val="00E22E0A"/>
    <w:rsid w:val="00E23ADE"/>
    <w:rsid w:val="00E2443B"/>
    <w:rsid w:val="00E249B3"/>
    <w:rsid w:val="00E25235"/>
    <w:rsid w:val="00E254C0"/>
    <w:rsid w:val="00E256F4"/>
    <w:rsid w:val="00E25817"/>
    <w:rsid w:val="00E25BB4"/>
    <w:rsid w:val="00E25FC2"/>
    <w:rsid w:val="00E26042"/>
    <w:rsid w:val="00E26981"/>
    <w:rsid w:val="00E26A8E"/>
    <w:rsid w:val="00E26CDE"/>
    <w:rsid w:val="00E306EC"/>
    <w:rsid w:val="00E30FCA"/>
    <w:rsid w:val="00E31151"/>
    <w:rsid w:val="00E31236"/>
    <w:rsid w:val="00E3125E"/>
    <w:rsid w:val="00E31A09"/>
    <w:rsid w:val="00E31B4D"/>
    <w:rsid w:val="00E32262"/>
    <w:rsid w:val="00E3230F"/>
    <w:rsid w:val="00E3270C"/>
    <w:rsid w:val="00E32753"/>
    <w:rsid w:val="00E32A33"/>
    <w:rsid w:val="00E33CF6"/>
    <w:rsid w:val="00E34579"/>
    <w:rsid w:val="00E357DC"/>
    <w:rsid w:val="00E3585B"/>
    <w:rsid w:val="00E35BDE"/>
    <w:rsid w:val="00E36CB2"/>
    <w:rsid w:val="00E370DB"/>
    <w:rsid w:val="00E374B6"/>
    <w:rsid w:val="00E3790C"/>
    <w:rsid w:val="00E4066C"/>
    <w:rsid w:val="00E4126F"/>
    <w:rsid w:val="00E412B3"/>
    <w:rsid w:val="00E414C6"/>
    <w:rsid w:val="00E415AD"/>
    <w:rsid w:val="00E415FB"/>
    <w:rsid w:val="00E41FD3"/>
    <w:rsid w:val="00E421BB"/>
    <w:rsid w:val="00E42E4B"/>
    <w:rsid w:val="00E4367C"/>
    <w:rsid w:val="00E436B5"/>
    <w:rsid w:val="00E441C2"/>
    <w:rsid w:val="00E444D6"/>
    <w:rsid w:val="00E44D6C"/>
    <w:rsid w:val="00E44DED"/>
    <w:rsid w:val="00E44F60"/>
    <w:rsid w:val="00E459A2"/>
    <w:rsid w:val="00E461E9"/>
    <w:rsid w:val="00E4634A"/>
    <w:rsid w:val="00E46632"/>
    <w:rsid w:val="00E50625"/>
    <w:rsid w:val="00E50642"/>
    <w:rsid w:val="00E50F69"/>
    <w:rsid w:val="00E51536"/>
    <w:rsid w:val="00E51A1B"/>
    <w:rsid w:val="00E51C09"/>
    <w:rsid w:val="00E51EF1"/>
    <w:rsid w:val="00E520BE"/>
    <w:rsid w:val="00E520CB"/>
    <w:rsid w:val="00E5227E"/>
    <w:rsid w:val="00E525C3"/>
    <w:rsid w:val="00E52981"/>
    <w:rsid w:val="00E52A3D"/>
    <w:rsid w:val="00E531D8"/>
    <w:rsid w:val="00E53301"/>
    <w:rsid w:val="00E53309"/>
    <w:rsid w:val="00E53597"/>
    <w:rsid w:val="00E53911"/>
    <w:rsid w:val="00E53997"/>
    <w:rsid w:val="00E53C1E"/>
    <w:rsid w:val="00E54170"/>
    <w:rsid w:val="00E55D75"/>
    <w:rsid w:val="00E560A4"/>
    <w:rsid w:val="00E56322"/>
    <w:rsid w:val="00E5746A"/>
    <w:rsid w:val="00E57916"/>
    <w:rsid w:val="00E57DD4"/>
    <w:rsid w:val="00E601C5"/>
    <w:rsid w:val="00E60A0A"/>
    <w:rsid w:val="00E60B8C"/>
    <w:rsid w:val="00E60CDA"/>
    <w:rsid w:val="00E612F4"/>
    <w:rsid w:val="00E61883"/>
    <w:rsid w:val="00E61897"/>
    <w:rsid w:val="00E61CDA"/>
    <w:rsid w:val="00E61CF5"/>
    <w:rsid w:val="00E61E0B"/>
    <w:rsid w:val="00E62394"/>
    <w:rsid w:val="00E623D8"/>
    <w:rsid w:val="00E62969"/>
    <w:rsid w:val="00E6355B"/>
    <w:rsid w:val="00E635DE"/>
    <w:rsid w:val="00E63897"/>
    <w:rsid w:val="00E63A1A"/>
    <w:rsid w:val="00E64385"/>
    <w:rsid w:val="00E64792"/>
    <w:rsid w:val="00E647ED"/>
    <w:rsid w:val="00E64AF5"/>
    <w:rsid w:val="00E64BA2"/>
    <w:rsid w:val="00E66081"/>
    <w:rsid w:val="00E6693D"/>
    <w:rsid w:val="00E669D3"/>
    <w:rsid w:val="00E66A2F"/>
    <w:rsid w:val="00E66B42"/>
    <w:rsid w:val="00E67197"/>
    <w:rsid w:val="00E676E7"/>
    <w:rsid w:val="00E679AE"/>
    <w:rsid w:val="00E67D8D"/>
    <w:rsid w:val="00E67EF3"/>
    <w:rsid w:val="00E70B34"/>
    <w:rsid w:val="00E70C18"/>
    <w:rsid w:val="00E70EC4"/>
    <w:rsid w:val="00E71A73"/>
    <w:rsid w:val="00E72220"/>
    <w:rsid w:val="00E7236E"/>
    <w:rsid w:val="00E723D0"/>
    <w:rsid w:val="00E72403"/>
    <w:rsid w:val="00E7285A"/>
    <w:rsid w:val="00E72D5D"/>
    <w:rsid w:val="00E73147"/>
    <w:rsid w:val="00E737D1"/>
    <w:rsid w:val="00E73A3D"/>
    <w:rsid w:val="00E74A05"/>
    <w:rsid w:val="00E74B73"/>
    <w:rsid w:val="00E75183"/>
    <w:rsid w:val="00E75601"/>
    <w:rsid w:val="00E7589D"/>
    <w:rsid w:val="00E75DAF"/>
    <w:rsid w:val="00E76537"/>
    <w:rsid w:val="00E7668F"/>
    <w:rsid w:val="00E768BF"/>
    <w:rsid w:val="00E769E5"/>
    <w:rsid w:val="00E76B7E"/>
    <w:rsid w:val="00E76E9B"/>
    <w:rsid w:val="00E76F0F"/>
    <w:rsid w:val="00E777A1"/>
    <w:rsid w:val="00E77EB0"/>
    <w:rsid w:val="00E80773"/>
    <w:rsid w:val="00E80DDB"/>
    <w:rsid w:val="00E814BE"/>
    <w:rsid w:val="00E814F9"/>
    <w:rsid w:val="00E81583"/>
    <w:rsid w:val="00E83545"/>
    <w:rsid w:val="00E83763"/>
    <w:rsid w:val="00E83C43"/>
    <w:rsid w:val="00E8418B"/>
    <w:rsid w:val="00E84D2E"/>
    <w:rsid w:val="00E85215"/>
    <w:rsid w:val="00E85249"/>
    <w:rsid w:val="00E85585"/>
    <w:rsid w:val="00E8661F"/>
    <w:rsid w:val="00E86AE2"/>
    <w:rsid w:val="00E86D62"/>
    <w:rsid w:val="00E86EDA"/>
    <w:rsid w:val="00E875F9"/>
    <w:rsid w:val="00E87A82"/>
    <w:rsid w:val="00E904C6"/>
    <w:rsid w:val="00E90D59"/>
    <w:rsid w:val="00E90DC0"/>
    <w:rsid w:val="00E91000"/>
    <w:rsid w:val="00E91317"/>
    <w:rsid w:val="00E91881"/>
    <w:rsid w:val="00E9195C"/>
    <w:rsid w:val="00E91A3A"/>
    <w:rsid w:val="00E91F66"/>
    <w:rsid w:val="00E91FD3"/>
    <w:rsid w:val="00E921D2"/>
    <w:rsid w:val="00E92839"/>
    <w:rsid w:val="00E93172"/>
    <w:rsid w:val="00E934D8"/>
    <w:rsid w:val="00E93995"/>
    <w:rsid w:val="00E93AA8"/>
    <w:rsid w:val="00E93B5E"/>
    <w:rsid w:val="00E93B7E"/>
    <w:rsid w:val="00E93D71"/>
    <w:rsid w:val="00E94236"/>
    <w:rsid w:val="00E94A77"/>
    <w:rsid w:val="00E94DED"/>
    <w:rsid w:val="00E94F5C"/>
    <w:rsid w:val="00E94F6F"/>
    <w:rsid w:val="00E95864"/>
    <w:rsid w:val="00E963F7"/>
    <w:rsid w:val="00E965FE"/>
    <w:rsid w:val="00E96636"/>
    <w:rsid w:val="00E96AFB"/>
    <w:rsid w:val="00E96B88"/>
    <w:rsid w:val="00E972D0"/>
    <w:rsid w:val="00E97548"/>
    <w:rsid w:val="00EA01CB"/>
    <w:rsid w:val="00EA07E6"/>
    <w:rsid w:val="00EA0835"/>
    <w:rsid w:val="00EA1149"/>
    <w:rsid w:val="00EA1592"/>
    <w:rsid w:val="00EA19B3"/>
    <w:rsid w:val="00EA19E7"/>
    <w:rsid w:val="00EA1B50"/>
    <w:rsid w:val="00EA2695"/>
    <w:rsid w:val="00EA2A92"/>
    <w:rsid w:val="00EA32E7"/>
    <w:rsid w:val="00EA34BE"/>
    <w:rsid w:val="00EA3B1B"/>
    <w:rsid w:val="00EA52E3"/>
    <w:rsid w:val="00EA53B4"/>
    <w:rsid w:val="00EA53E6"/>
    <w:rsid w:val="00EA53EB"/>
    <w:rsid w:val="00EA62FA"/>
    <w:rsid w:val="00EA6B9C"/>
    <w:rsid w:val="00EA710C"/>
    <w:rsid w:val="00EA7250"/>
    <w:rsid w:val="00EA7327"/>
    <w:rsid w:val="00EA754A"/>
    <w:rsid w:val="00EA7E90"/>
    <w:rsid w:val="00EB0439"/>
    <w:rsid w:val="00EB05CA"/>
    <w:rsid w:val="00EB12D2"/>
    <w:rsid w:val="00EB1314"/>
    <w:rsid w:val="00EB1D29"/>
    <w:rsid w:val="00EB1F25"/>
    <w:rsid w:val="00EB20E1"/>
    <w:rsid w:val="00EB23DD"/>
    <w:rsid w:val="00EB3762"/>
    <w:rsid w:val="00EB396C"/>
    <w:rsid w:val="00EB3CB5"/>
    <w:rsid w:val="00EB409F"/>
    <w:rsid w:val="00EB4235"/>
    <w:rsid w:val="00EB4438"/>
    <w:rsid w:val="00EB48AB"/>
    <w:rsid w:val="00EB4D37"/>
    <w:rsid w:val="00EB4D94"/>
    <w:rsid w:val="00EB544A"/>
    <w:rsid w:val="00EB5A89"/>
    <w:rsid w:val="00EB61E6"/>
    <w:rsid w:val="00EB64D7"/>
    <w:rsid w:val="00EB6D76"/>
    <w:rsid w:val="00EB7A79"/>
    <w:rsid w:val="00EB7FBF"/>
    <w:rsid w:val="00EC0810"/>
    <w:rsid w:val="00EC08AC"/>
    <w:rsid w:val="00EC0C16"/>
    <w:rsid w:val="00EC0E95"/>
    <w:rsid w:val="00EC17E9"/>
    <w:rsid w:val="00EC2817"/>
    <w:rsid w:val="00EC4305"/>
    <w:rsid w:val="00EC449E"/>
    <w:rsid w:val="00EC482B"/>
    <w:rsid w:val="00EC4AFB"/>
    <w:rsid w:val="00EC4D77"/>
    <w:rsid w:val="00EC5595"/>
    <w:rsid w:val="00EC5646"/>
    <w:rsid w:val="00EC5F7B"/>
    <w:rsid w:val="00EC6426"/>
    <w:rsid w:val="00EC6466"/>
    <w:rsid w:val="00EC6710"/>
    <w:rsid w:val="00EC6739"/>
    <w:rsid w:val="00EC68F3"/>
    <w:rsid w:val="00EC6F57"/>
    <w:rsid w:val="00EC732D"/>
    <w:rsid w:val="00ED055E"/>
    <w:rsid w:val="00ED0608"/>
    <w:rsid w:val="00ED0E05"/>
    <w:rsid w:val="00ED0F3D"/>
    <w:rsid w:val="00ED102E"/>
    <w:rsid w:val="00ED1346"/>
    <w:rsid w:val="00ED14E5"/>
    <w:rsid w:val="00ED16D4"/>
    <w:rsid w:val="00ED18AB"/>
    <w:rsid w:val="00ED1C40"/>
    <w:rsid w:val="00ED2D33"/>
    <w:rsid w:val="00ED3B4F"/>
    <w:rsid w:val="00ED41D2"/>
    <w:rsid w:val="00ED6DBC"/>
    <w:rsid w:val="00ED7173"/>
    <w:rsid w:val="00EE0408"/>
    <w:rsid w:val="00EE04AC"/>
    <w:rsid w:val="00EE07C6"/>
    <w:rsid w:val="00EE152B"/>
    <w:rsid w:val="00EE1744"/>
    <w:rsid w:val="00EE1751"/>
    <w:rsid w:val="00EE19A3"/>
    <w:rsid w:val="00EE1BE6"/>
    <w:rsid w:val="00EE1F71"/>
    <w:rsid w:val="00EE229F"/>
    <w:rsid w:val="00EE332F"/>
    <w:rsid w:val="00EE3522"/>
    <w:rsid w:val="00EE4A93"/>
    <w:rsid w:val="00EE4F15"/>
    <w:rsid w:val="00EE501B"/>
    <w:rsid w:val="00EE541B"/>
    <w:rsid w:val="00EE571E"/>
    <w:rsid w:val="00EE59EE"/>
    <w:rsid w:val="00EE5D09"/>
    <w:rsid w:val="00EE5D25"/>
    <w:rsid w:val="00EE61BF"/>
    <w:rsid w:val="00EE635A"/>
    <w:rsid w:val="00EE6A68"/>
    <w:rsid w:val="00EE6D67"/>
    <w:rsid w:val="00EE7933"/>
    <w:rsid w:val="00EE7946"/>
    <w:rsid w:val="00EE7F2F"/>
    <w:rsid w:val="00EF0290"/>
    <w:rsid w:val="00EF0683"/>
    <w:rsid w:val="00EF09B6"/>
    <w:rsid w:val="00EF177C"/>
    <w:rsid w:val="00EF199B"/>
    <w:rsid w:val="00EF1B0F"/>
    <w:rsid w:val="00EF1E6A"/>
    <w:rsid w:val="00EF2061"/>
    <w:rsid w:val="00EF241D"/>
    <w:rsid w:val="00EF2600"/>
    <w:rsid w:val="00EF27A6"/>
    <w:rsid w:val="00EF2A94"/>
    <w:rsid w:val="00EF35E1"/>
    <w:rsid w:val="00EF36F2"/>
    <w:rsid w:val="00EF41EE"/>
    <w:rsid w:val="00EF43BE"/>
    <w:rsid w:val="00EF4548"/>
    <w:rsid w:val="00EF49CB"/>
    <w:rsid w:val="00EF5586"/>
    <w:rsid w:val="00EF58B3"/>
    <w:rsid w:val="00EF602A"/>
    <w:rsid w:val="00EF64D8"/>
    <w:rsid w:val="00EF661E"/>
    <w:rsid w:val="00EF7054"/>
    <w:rsid w:val="00EF7616"/>
    <w:rsid w:val="00EF77C8"/>
    <w:rsid w:val="00EF7C90"/>
    <w:rsid w:val="00F00441"/>
    <w:rsid w:val="00F00688"/>
    <w:rsid w:val="00F00AEF"/>
    <w:rsid w:val="00F00B1A"/>
    <w:rsid w:val="00F00E8F"/>
    <w:rsid w:val="00F02077"/>
    <w:rsid w:val="00F02847"/>
    <w:rsid w:val="00F041FB"/>
    <w:rsid w:val="00F045AA"/>
    <w:rsid w:val="00F049CF"/>
    <w:rsid w:val="00F04E46"/>
    <w:rsid w:val="00F05175"/>
    <w:rsid w:val="00F05206"/>
    <w:rsid w:val="00F05279"/>
    <w:rsid w:val="00F055DA"/>
    <w:rsid w:val="00F05727"/>
    <w:rsid w:val="00F05811"/>
    <w:rsid w:val="00F059F1"/>
    <w:rsid w:val="00F060A1"/>
    <w:rsid w:val="00F067F0"/>
    <w:rsid w:val="00F06999"/>
    <w:rsid w:val="00F072E1"/>
    <w:rsid w:val="00F07482"/>
    <w:rsid w:val="00F07BB9"/>
    <w:rsid w:val="00F07C85"/>
    <w:rsid w:val="00F07DC8"/>
    <w:rsid w:val="00F10D8A"/>
    <w:rsid w:val="00F11230"/>
    <w:rsid w:val="00F1124F"/>
    <w:rsid w:val="00F1146D"/>
    <w:rsid w:val="00F1146E"/>
    <w:rsid w:val="00F12A32"/>
    <w:rsid w:val="00F13E2D"/>
    <w:rsid w:val="00F13FAE"/>
    <w:rsid w:val="00F1478E"/>
    <w:rsid w:val="00F14C09"/>
    <w:rsid w:val="00F1568A"/>
    <w:rsid w:val="00F156DC"/>
    <w:rsid w:val="00F15BE5"/>
    <w:rsid w:val="00F15CFB"/>
    <w:rsid w:val="00F16D2A"/>
    <w:rsid w:val="00F17468"/>
    <w:rsid w:val="00F20BFF"/>
    <w:rsid w:val="00F2178F"/>
    <w:rsid w:val="00F2255E"/>
    <w:rsid w:val="00F2297D"/>
    <w:rsid w:val="00F22992"/>
    <w:rsid w:val="00F22D69"/>
    <w:rsid w:val="00F22E1C"/>
    <w:rsid w:val="00F23093"/>
    <w:rsid w:val="00F23849"/>
    <w:rsid w:val="00F238EF"/>
    <w:rsid w:val="00F23AA4"/>
    <w:rsid w:val="00F23BFF"/>
    <w:rsid w:val="00F242E3"/>
    <w:rsid w:val="00F24D5E"/>
    <w:rsid w:val="00F26600"/>
    <w:rsid w:val="00F268C7"/>
    <w:rsid w:val="00F26AC1"/>
    <w:rsid w:val="00F2745D"/>
    <w:rsid w:val="00F302FA"/>
    <w:rsid w:val="00F30F89"/>
    <w:rsid w:val="00F310BC"/>
    <w:rsid w:val="00F318C3"/>
    <w:rsid w:val="00F325A4"/>
    <w:rsid w:val="00F32771"/>
    <w:rsid w:val="00F327FF"/>
    <w:rsid w:val="00F32DF0"/>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6D3"/>
    <w:rsid w:val="00F418A5"/>
    <w:rsid w:val="00F41933"/>
    <w:rsid w:val="00F42DFB"/>
    <w:rsid w:val="00F42E5E"/>
    <w:rsid w:val="00F43D61"/>
    <w:rsid w:val="00F44ADF"/>
    <w:rsid w:val="00F44FE6"/>
    <w:rsid w:val="00F450C4"/>
    <w:rsid w:val="00F451BA"/>
    <w:rsid w:val="00F4528D"/>
    <w:rsid w:val="00F457D6"/>
    <w:rsid w:val="00F45FA3"/>
    <w:rsid w:val="00F46E71"/>
    <w:rsid w:val="00F46FF1"/>
    <w:rsid w:val="00F47073"/>
    <w:rsid w:val="00F47263"/>
    <w:rsid w:val="00F4749B"/>
    <w:rsid w:val="00F47503"/>
    <w:rsid w:val="00F47CEF"/>
    <w:rsid w:val="00F50CAF"/>
    <w:rsid w:val="00F50F2C"/>
    <w:rsid w:val="00F50FAB"/>
    <w:rsid w:val="00F50FB5"/>
    <w:rsid w:val="00F510EF"/>
    <w:rsid w:val="00F516E2"/>
    <w:rsid w:val="00F522A6"/>
    <w:rsid w:val="00F52645"/>
    <w:rsid w:val="00F530DA"/>
    <w:rsid w:val="00F53338"/>
    <w:rsid w:val="00F53492"/>
    <w:rsid w:val="00F535A8"/>
    <w:rsid w:val="00F53632"/>
    <w:rsid w:val="00F53882"/>
    <w:rsid w:val="00F547BA"/>
    <w:rsid w:val="00F55534"/>
    <w:rsid w:val="00F55F7B"/>
    <w:rsid w:val="00F5610E"/>
    <w:rsid w:val="00F566AB"/>
    <w:rsid w:val="00F566F1"/>
    <w:rsid w:val="00F5684F"/>
    <w:rsid w:val="00F56C6A"/>
    <w:rsid w:val="00F570C9"/>
    <w:rsid w:val="00F57718"/>
    <w:rsid w:val="00F57892"/>
    <w:rsid w:val="00F57D8E"/>
    <w:rsid w:val="00F602E4"/>
    <w:rsid w:val="00F60474"/>
    <w:rsid w:val="00F6091F"/>
    <w:rsid w:val="00F6101B"/>
    <w:rsid w:val="00F622EA"/>
    <w:rsid w:val="00F626B8"/>
    <w:rsid w:val="00F62781"/>
    <w:rsid w:val="00F631FB"/>
    <w:rsid w:val="00F63DCF"/>
    <w:rsid w:val="00F63FF5"/>
    <w:rsid w:val="00F64949"/>
    <w:rsid w:val="00F64A4E"/>
    <w:rsid w:val="00F65257"/>
    <w:rsid w:val="00F65FF2"/>
    <w:rsid w:val="00F660A2"/>
    <w:rsid w:val="00F66121"/>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227"/>
    <w:rsid w:val="00F7333D"/>
    <w:rsid w:val="00F73557"/>
    <w:rsid w:val="00F7358F"/>
    <w:rsid w:val="00F74623"/>
    <w:rsid w:val="00F747F1"/>
    <w:rsid w:val="00F74C3F"/>
    <w:rsid w:val="00F74FD5"/>
    <w:rsid w:val="00F750C2"/>
    <w:rsid w:val="00F75F5F"/>
    <w:rsid w:val="00F76E0A"/>
    <w:rsid w:val="00F7737C"/>
    <w:rsid w:val="00F7782D"/>
    <w:rsid w:val="00F77EE0"/>
    <w:rsid w:val="00F8001C"/>
    <w:rsid w:val="00F8066B"/>
    <w:rsid w:val="00F80FE5"/>
    <w:rsid w:val="00F818FC"/>
    <w:rsid w:val="00F823F6"/>
    <w:rsid w:val="00F824D5"/>
    <w:rsid w:val="00F82589"/>
    <w:rsid w:val="00F82DA0"/>
    <w:rsid w:val="00F83147"/>
    <w:rsid w:val="00F83413"/>
    <w:rsid w:val="00F8373B"/>
    <w:rsid w:val="00F83848"/>
    <w:rsid w:val="00F84302"/>
    <w:rsid w:val="00F853DA"/>
    <w:rsid w:val="00F85647"/>
    <w:rsid w:val="00F8641A"/>
    <w:rsid w:val="00F86991"/>
    <w:rsid w:val="00F86A22"/>
    <w:rsid w:val="00F86CE9"/>
    <w:rsid w:val="00F86E5D"/>
    <w:rsid w:val="00F8755F"/>
    <w:rsid w:val="00F87758"/>
    <w:rsid w:val="00F87933"/>
    <w:rsid w:val="00F8793F"/>
    <w:rsid w:val="00F916EF"/>
    <w:rsid w:val="00F91CF2"/>
    <w:rsid w:val="00F91F36"/>
    <w:rsid w:val="00F92199"/>
    <w:rsid w:val="00F925DF"/>
    <w:rsid w:val="00F92AF4"/>
    <w:rsid w:val="00F93947"/>
    <w:rsid w:val="00F93AA8"/>
    <w:rsid w:val="00F93CF6"/>
    <w:rsid w:val="00F93D27"/>
    <w:rsid w:val="00F94E0E"/>
    <w:rsid w:val="00F9666F"/>
    <w:rsid w:val="00F96EA9"/>
    <w:rsid w:val="00F96F50"/>
    <w:rsid w:val="00F97448"/>
    <w:rsid w:val="00F975F7"/>
    <w:rsid w:val="00FA074F"/>
    <w:rsid w:val="00FA083B"/>
    <w:rsid w:val="00FA0A0C"/>
    <w:rsid w:val="00FA18EB"/>
    <w:rsid w:val="00FA18ED"/>
    <w:rsid w:val="00FA1E3F"/>
    <w:rsid w:val="00FA2068"/>
    <w:rsid w:val="00FA20B9"/>
    <w:rsid w:val="00FA2FDF"/>
    <w:rsid w:val="00FA33FC"/>
    <w:rsid w:val="00FA3616"/>
    <w:rsid w:val="00FA3CDD"/>
    <w:rsid w:val="00FA40D9"/>
    <w:rsid w:val="00FA4398"/>
    <w:rsid w:val="00FA465C"/>
    <w:rsid w:val="00FA5040"/>
    <w:rsid w:val="00FA51EC"/>
    <w:rsid w:val="00FA5B6E"/>
    <w:rsid w:val="00FA5C16"/>
    <w:rsid w:val="00FA5C63"/>
    <w:rsid w:val="00FA61FD"/>
    <w:rsid w:val="00FA775A"/>
    <w:rsid w:val="00FA7A54"/>
    <w:rsid w:val="00FA7F94"/>
    <w:rsid w:val="00FB0166"/>
    <w:rsid w:val="00FB0488"/>
    <w:rsid w:val="00FB0886"/>
    <w:rsid w:val="00FB08F1"/>
    <w:rsid w:val="00FB08F6"/>
    <w:rsid w:val="00FB1A1A"/>
    <w:rsid w:val="00FB22E7"/>
    <w:rsid w:val="00FB3031"/>
    <w:rsid w:val="00FB327A"/>
    <w:rsid w:val="00FB3A1F"/>
    <w:rsid w:val="00FB4F96"/>
    <w:rsid w:val="00FB5617"/>
    <w:rsid w:val="00FB56BB"/>
    <w:rsid w:val="00FB56CA"/>
    <w:rsid w:val="00FB5EB4"/>
    <w:rsid w:val="00FB6272"/>
    <w:rsid w:val="00FB6B20"/>
    <w:rsid w:val="00FB6B31"/>
    <w:rsid w:val="00FB75F0"/>
    <w:rsid w:val="00FC0599"/>
    <w:rsid w:val="00FC17CB"/>
    <w:rsid w:val="00FC19D5"/>
    <w:rsid w:val="00FC1B8B"/>
    <w:rsid w:val="00FC1C03"/>
    <w:rsid w:val="00FC1DEA"/>
    <w:rsid w:val="00FC2420"/>
    <w:rsid w:val="00FC2741"/>
    <w:rsid w:val="00FC3248"/>
    <w:rsid w:val="00FC36BC"/>
    <w:rsid w:val="00FC3ABA"/>
    <w:rsid w:val="00FC3BA4"/>
    <w:rsid w:val="00FC4BB5"/>
    <w:rsid w:val="00FC5E28"/>
    <w:rsid w:val="00FC6FE4"/>
    <w:rsid w:val="00FC7130"/>
    <w:rsid w:val="00FC71F3"/>
    <w:rsid w:val="00FC7268"/>
    <w:rsid w:val="00FC73B2"/>
    <w:rsid w:val="00FC7946"/>
    <w:rsid w:val="00FC7A33"/>
    <w:rsid w:val="00FD0649"/>
    <w:rsid w:val="00FD0941"/>
    <w:rsid w:val="00FD0DCC"/>
    <w:rsid w:val="00FD19B2"/>
    <w:rsid w:val="00FD1A46"/>
    <w:rsid w:val="00FD1ACC"/>
    <w:rsid w:val="00FD1B5C"/>
    <w:rsid w:val="00FD1E0F"/>
    <w:rsid w:val="00FD2583"/>
    <w:rsid w:val="00FD2B28"/>
    <w:rsid w:val="00FD2B42"/>
    <w:rsid w:val="00FD33DB"/>
    <w:rsid w:val="00FD3752"/>
    <w:rsid w:val="00FD376A"/>
    <w:rsid w:val="00FD3A87"/>
    <w:rsid w:val="00FD3C13"/>
    <w:rsid w:val="00FD3CF7"/>
    <w:rsid w:val="00FD4264"/>
    <w:rsid w:val="00FD4697"/>
    <w:rsid w:val="00FD4A72"/>
    <w:rsid w:val="00FD51CA"/>
    <w:rsid w:val="00FD5253"/>
    <w:rsid w:val="00FD5551"/>
    <w:rsid w:val="00FD56D1"/>
    <w:rsid w:val="00FD5988"/>
    <w:rsid w:val="00FD5C53"/>
    <w:rsid w:val="00FD5D78"/>
    <w:rsid w:val="00FD62B3"/>
    <w:rsid w:val="00FD6765"/>
    <w:rsid w:val="00FD7E96"/>
    <w:rsid w:val="00FD7F74"/>
    <w:rsid w:val="00FE11D0"/>
    <w:rsid w:val="00FE177A"/>
    <w:rsid w:val="00FE1AAA"/>
    <w:rsid w:val="00FE1F03"/>
    <w:rsid w:val="00FE2517"/>
    <w:rsid w:val="00FE4255"/>
    <w:rsid w:val="00FE42A7"/>
    <w:rsid w:val="00FE453A"/>
    <w:rsid w:val="00FE4F86"/>
    <w:rsid w:val="00FE54E5"/>
    <w:rsid w:val="00FE5C78"/>
    <w:rsid w:val="00FE5FA5"/>
    <w:rsid w:val="00FE6C24"/>
    <w:rsid w:val="00FE70CD"/>
    <w:rsid w:val="00FE7113"/>
    <w:rsid w:val="00FF0182"/>
    <w:rsid w:val="00FF0DD7"/>
    <w:rsid w:val="00FF15E7"/>
    <w:rsid w:val="00FF1807"/>
    <w:rsid w:val="00FF2134"/>
    <w:rsid w:val="00FF216B"/>
    <w:rsid w:val="00FF25E7"/>
    <w:rsid w:val="00FF2D43"/>
    <w:rsid w:val="00FF3884"/>
    <w:rsid w:val="00FF3AA2"/>
    <w:rsid w:val="00FF3C5C"/>
    <w:rsid w:val="00FF3F40"/>
    <w:rsid w:val="00FF549F"/>
    <w:rsid w:val="00FF55DE"/>
    <w:rsid w:val="00FF5E97"/>
    <w:rsid w:val="00FF609B"/>
    <w:rsid w:val="00FF678C"/>
    <w:rsid w:val="00FF68C4"/>
    <w:rsid w:val="00FF6ED1"/>
    <w:rsid w:val="00FF727B"/>
    <w:rsid w:val="00FF74A5"/>
    <w:rsid w:val="00FF7873"/>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63582"/>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751BC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51BC7"/>
    <w:rPr>
      <w:sz w:val="20"/>
      <w:szCs w:val="20"/>
    </w:rPr>
  </w:style>
  <w:style w:type="character" w:styleId="Funotenzeichen">
    <w:name w:val="footnote reference"/>
    <w:basedOn w:val="Absatz-Standardschriftart"/>
    <w:uiPriority w:val="99"/>
    <w:semiHidden/>
    <w:unhideWhenUsed/>
    <w:rsid w:val="00751BC7"/>
    <w:rPr>
      <w:vertAlign w:val="superscript"/>
    </w:rPr>
  </w:style>
  <w:style w:type="paragraph" w:styleId="Beschriftung">
    <w:name w:val="caption"/>
    <w:basedOn w:val="Standard"/>
    <w:next w:val="Standard"/>
    <w:uiPriority w:val="35"/>
    <w:unhideWhenUsed/>
    <w:qFormat/>
    <w:rsid w:val="008A74F1"/>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9227F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194083970">
      <w:bodyDiv w:val="1"/>
      <w:marLeft w:val="0"/>
      <w:marRight w:val="0"/>
      <w:marTop w:val="0"/>
      <w:marBottom w:val="0"/>
      <w:divBdr>
        <w:top w:val="none" w:sz="0" w:space="0" w:color="auto"/>
        <w:left w:val="none" w:sz="0" w:space="0" w:color="auto"/>
        <w:bottom w:val="none" w:sz="0" w:space="0" w:color="auto"/>
        <w:right w:val="none" w:sz="0" w:space="0" w:color="auto"/>
      </w:divBdr>
      <w:divsChild>
        <w:div w:id="1135103565">
          <w:marLeft w:val="0"/>
          <w:marRight w:val="0"/>
          <w:marTop w:val="0"/>
          <w:marBottom w:val="0"/>
          <w:divBdr>
            <w:top w:val="none" w:sz="0" w:space="0" w:color="auto"/>
            <w:left w:val="none" w:sz="0" w:space="0" w:color="auto"/>
            <w:bottom w:val="none" w:sz="0" w:space="0" w:color="auto"/>
            <w:right w:val="none" w:sz="0" w:space="0" w:color="auto"/>
          </w:divBdr>
          <w:divsChild>
            <w:div w:id="32185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228997357">
      <w:bodyDiv w:val="1"/>
      <w:marLeft w:val="0"/>
      <w:marRight w:val="0"/>
      <w:marTop w:val="0"/>
      <w:marBottom w:val="0"/>
      <w:divBdr>
        <w:top w:val="none" w:sz="0" w:space="0" w:color="auto"/>
        <w:left w:val="none" w:sz="0" w:space="0" w:color="auto"/>
        <w:bottom w:val="none" w:sz="0" w:space="0" w:color="auto"/>
        <w:right w:val="none" w:sz="0" w:space="0" w:color="auto"/>
      </w:divBdr>
    </w:div>
    <w:div w:id="229000796">
      <w:bodyDiv w:val="1"/>
      <w:marLeft w:val="0"/>
      <w:marRight w:val="0"/>
      <w:marTop w:val="0"/>
      <w:marBottom w:val="0"/>
      <w:divBdr>
        <w:top w:val="none" w:sz="0" w:space="0" w:color="auto"/>
        <w:left w:val="none" w:sz="0" w:space="0" w:color="auto"/>
        <w:bottom w:val="none" w:sz="0" w:space="0" w:color="auto"/>
        <w:right w:val="none" w:sz="0" w:space="0" w:color="auto"/>
      </w:divBdr>
    </w:div>
    <w:div w:id="289435530">
      <w:bodyDiv w:val="1"/>
      <w:marLeft w:val="0"/>
      <w:marRight w:val="0"/>
      <w:marTop w:val="0"/>
      <w:marBottom w:val="0"/>
      <w:divBdr>
        <w:top w:val="none" w:sz="0" w:space="0" w:color="auto"/>
        <w:left w:val="none" w:sz="0" w:space="0" w:color="auto"/>
        <w:bottom w:val="none" w:sz="0" w:space="0" w:color="auto"/>
        <w:right w:val="none" w:sz="0" w:space="0" w:color="auto"/>
      </w:divBdr>
      <w:divsChild>
        <w:div w:id="294140926">
          <w:marLeft w:val="0"/>
          <w:marRight w:val="0"/>
          <w:marTop w:val="0"/>
          <w:marBottom w:val="0"/>
          <w:divBdr>
            <w:top w:val="none" w:sz="0" w:space="0" w:color="auto"/>
            <w:left w:val="none" w:sz="0" w:space="0" w:color="auto"/>
            <w:bottom w:val="none" w:sz="0" w:space="0" w:color="auto"/>
            <w:right w:val="none" w:sz="0" w:space="0" w:color="auto"/>
          </w:divBdr>
          <w:divsChild>
            <w:div w:id="14742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426467833">
      <w:bodyDiv w:val="1"/>
      <w:marLeft w:val="0"/>
      <w:marRight w:val="0"/>
      <w:marTop w:val="0"/>
      <w:marBottom w:val="0"/>
      <w:divBdr>
        <w:top w:val="none" w:sz="0" w:space="0" w:color="auto"/>
        <w:left w:val="none" w:sz="0" w:space="0" w:color="auto"/>
        <w:bottom w:val="none" w:sz="0" w:space="0" w:color="auto"/>
        <w:right w:val="none" w:sz="0" w:space="0" w:color="auto"/>
      </w:divBdr>
      <w:divsChild>
        <w:div w:id="1339389744">
          <w:marLeft w:val="0"/>
          <w:marRight w:val="0"/>
          <w:marTop w:val="0"/>
          <w:marBottom w:val="0"/>
          <w:divBdr>
            <w:top w:val="none" w:sz="0" w:space="0" w:color="auto"/>
            <w:left w:val="none" w:sz="0" w:space="0" w:color="auto"/>
            <w:bottom w:val="none" w:sz="0" w:space="0" w:color="auto"/>
            <w:right w:val="none" w:sz="0" w:space="0" w:color="auto"/>
          </w:divBdr>
          <w:divsChild>
            <w:div w:id="94176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6201">
      <w:bodyDiv w:val="1"/>
      <w:marLeft w:val="0"/>
      <w:marRight w:val="0"/>
      <w:marTop w:val="0"/>
      <w:marBottom w:val="0"/>
      <w:divBdr>
        <w:top w:val="none" w:sz="0" w:space="0" w:color="auto"/>
        <w:left w:val="none" w:sz="0" w:space="0" w:color="auto"/>
        <w:bottom w:val="none" w:sz="0" w:space="0" w:color="auto"/>
        <w:right w:val="none" w:sz="0" w:space="0" w:color="auto"/>
      </w:divBdr>
      <w:divsChild>
        <w:div w:id="970283852">
          <w:marLeft w:val="0"/>
          <w:marRight w:val="0"/>
          <w:marTop w:val="0"/>
          <w:marBottom w:val="0"/>
          <w:divBdr>
            <w:top w:val="none" w:sz="0" w:space="0" w:color="auto"/>
            <w:left w:val="none" w:sz="0" w:space="0" w:color="auto"/>
            <w:bottom w:val="none" w:sz="0" w:space="0" w:color="auto"/>
            <w:right w:val="none" w:sz="0" w:space="0" w:color="auto"/>
          </w:divBdr>
          <w:divsChild>
            <w:div w:id="13925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067725055">
      <w:bodyDiv w:val="1"/>
      <w:marLeft w:val="0"/>
      <w:marRight w:val="0"/>
      <w:marTop w:val="0"/>
      <w:marBottom w:val="0"/>
      <w:divBdr>
        <w:top w:val="none" w:sz="0" w:space="0" w:color="auto"/>
        <w:left w:val="none" w:sz="0" w:space="0" w:color="auto"/>
        <w:bottom w:val="none" w:sz="0" w:space="0" w:color="auto"/>
        <w:right w:val="none" w:sz="0" w:space="0" w:color="auto"/>
      </w:divBdr>
      <w:divsChild>
        <w:div w:id="1519655245">
          <w:marLeft w:val="0"/>
          <w:marRight w:val="0"/>
          <w:marTop w:val="0"/>
          <w:marBottom w:val="0"/>
          <w:divBdr>
            <w:top w:val="none" w:sz="0" w:space="0" w:color="auto"/>
            <w:left w:val="none" w:sz="0" w:space="0" w:color="auto"/>
            <w:bottom w:val="none" w:sz="0" w:space="0" w:color="auto"/>
            <w:right w:val="none" w:sz="0" w:space="0" w:color="auto"/>
          </w:divBdr>
          <w:divsChild>
            <w:div w:id="9386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07979">
      <w:bodyDiv w:val="1"/>
      <w:marLeft w:val="0"/>
      <w:marRight w:val="0"/>
      <w:marTop w:val="0"/>
      <w:marBottom w:val="0"/>
      <w:divBdr>
        <w:top w:val="none" w:sz="0" w:space="0" w:color="auto"/>
        <w:left w:val="none" w:sz="0" w:space="0" w:color="auto"/>
        <w:bottom w:val="none" w:sz="0" w:space="0" w:color="auto"/>
        <w:right w:val="none" w:sz="0" w:space="0" w:color="auto"/>
      </w:divBdr>
      <w:divsChild>
        <w:div w:id="1804039501">
          <w:marLeft w:val="0"/>
          <w:marRight w:val="0"/>
          <w:marTop w:val="0"/>
          <w:marBottom w:val="0"/>
          <w:divBdr>
            <w:top w:val="none" w:sz="0" w:space="0" w:color="auto"/>
            <w:left w:val="none" w:sz="0" w:space="0" w:color="auto"/>
            <w:bottom w:val="none" w:sz="0" w:space="0" w:color="auto"/>
            <w:right w:val="none" w:sz="0" w:space="0" w:color="auto"/>
          </w:divBdr>
          <w:divsChild>
            <w:div w:id="840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351681120">
      <w:bodyDiv w:val="1"/>
      <w:marLeft w:val="0"/>
      <w:marRight w:val="0"/>
      <w:marTop w:val="0"/>
      <w:marBottom w:val="0"/>
      <w:divBdr>
        <w:top w:val="none" w:sz="0" w:space="0" w:color="auto"/>
        <w:left w:val="none" w:sz="0" w:space="0" w:color="auto"/>
        <w:bottom w:val="none" w:sz="0" w:space="0" w:color="auto"/>
        <w:right w:val="none" w:sz="0" w:space="0" w:color="auto"/>
      </w:divBdr>
      <w:divsChild>
        <w:div w:id="1686977879">
          <w:marLeft w:val="0"/>
          <w:marRight w:val="0"/>
          <w:marTop w:val="0"/>
          <w:marBottom w:val="0"/>
          <w:divBdr>
            <w:top w:val="none" w:sz="0" w:space="0" w:color="auto"/>
            <w:left w:val="none" w:sz="0" w:space="0" w:color="auto"/>
            <w:bottom w:val="none" w:sz="0" w:space="0" w:color="auto"/>
            <w:right w:val="none" w:sz="0" w:space="0" w:color="auto"/>
          </w:divBdr>
          <w:divsChild>
            <w:div w:id="201977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692488866">
      <w:bodyDiv w:val="1"/>
      <w:marLeft w:val="0"/>
      <w:marRight w:val="0"/>
      <w:marTop w:val="0"/>
      <w:marBottom w:val="0"/>
      <w:divBdr>
        <w:top w:val="none" w:sz="0" w:space="0" w:color="auto"/>
        <w:left w:val="none" w:sz="0" w:space="0" w:color="auto"/>
        <w:bottom w:val="none" w:sz="0" w:space="0" w:color="auto"/>
        <w:right w:val="none" w:sz="0" w:space="0" w:color="auto"/>
      </w:divBdr>
      <w:divsChild>
        <w:div w:id="725493962">
          <w:marLeft w:val="0"/>
          <w:marRight w:val="0"/>
          <w:marTop w:val="0"/>
          <w:marBottom w:val="0"/>
          <w:divBdr>
            <w:top w:val="none" w:sz="0" w:space="0" w:color="auto"/>
            <w:left w:val="none" w:sz="0" w:space="0" w:color="auto"/>
            <w:bottom w:val="none" w:sz="0" w:space="0" w:color="auto"/>
            <w:right w:val="none" w:sz="0" w:space="0" w:color="auto"/>
          </w:divBdr>
          <w:divsChild>
            <w:div w:id="125902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34678">
      <w:bodyDiv w:val="1"/>
      <w:marLeft w:val="0"/>
      <w:marRight w:val="0"/>
      <w:marTop w:val="0"/>
      <w:marBottom w:val="0"/>
      <w:divBdr>
        <w:top w:val="none" w:sz="0" w:space="0" w:color="auto"/>
        <w:left w:val="none" w:sz="0" w:space="0" w:color="auto"/>
        <w:bottom w:val="none" w:sz="0" w:space="0" w:color="auto"/>
        <w:right w:val="none" w:sz="0" w:space="0" w:color="auto"/>
      </w:divBdr>
      <w:divsChild>
        <w:div w:id="651907584">
          <w:marLeft w:val="0"/>
          <w:marRight w:val="0"/>
          <w:marTop w:val="0"/>
          <w:marBottom w:val="0"/>
          <w:divBdr>
            <w:top w:val="none" w:sz="0" w:space="0" w:color="auto"/>
            <w:left w:val="none" w:sz="0" w:space="0" w:color="auto"/>
            <w:bottom w:val="none" w:sz="0" w:space="0" w:color="auto"/>
            <w:right w:val="none" w:sz="0" w:space="0" w:color="auto"/>
          </w:divBdr>
          <w:divsChild>
            <w:div w:id="16366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47833">
      <w:bodyDiv w:val="1"/>
      <w:marLeft w:val="0"/>
      <w:marRight w:val="0"/>
      <w:marTop w:val="0"/>
      <w:marBottom w:val="0"/>
      <w:divBdr>
        <w:top w:val="none" w:sz="0" w:space="0" w:color="auto"/>
        <w:left w:val="none" w:sz="0" w:space="0" w:color="auto"/>
        <w:bottom w:val="none" w:sz="0" w:space="0" w:color="auto"/>
        <w:right w:val="none" w:sz="0" w:space="0" w:color="auto"/>
      </w:divBdr>
      <w:divsChild>
        <w:div w:id="1135366533">
          <w:marLeft w:val="0"/>
          <w:marRight w:val="0"/>
          <w:marTop w:val="0"/>
          <w:marBottom w:val="0"/>
          <w:divBdr>
            <w:top w:val="none" w:sz="0" w:space="0" w:color="auto"/>
            <w:left w:val="none" w:sz="0" w:space="0" w:color="auto"/>
            <w:bottom w:val="none" w:sz="0" w:space="0" w:color="auto"/>
            <w:right w:val="none" w:sz="0" w:space="0" w:color="auto"/>
          </w:divBdr>
          <w:divsChild>
            <w:div w:id="19837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39</Pages>
  <Words>84519</Words>
  <Characters>532471</Characters>
  <Application>Microsoft Office Word</Application>
  <DocSecurity>0</DocSecurity>
  <Lines>4437</Lines>
  <Paragraphs>1231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4618</cp:revision>
  <dcterms:created xsi:type="dcterms:W3CDTF">2024-10-11T08:26:00Z</dcterms:created>
  <dcterms:modified xsi:type="dcterms:W3CDTF">2025-01-29T18:13:00Z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id="Ehqvz6uA"/&gt;&lt;style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