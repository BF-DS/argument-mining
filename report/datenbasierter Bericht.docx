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970B50">
          <w:rPr>
            <w:rFonts w:cs="Arial"/>
            <w:highlight w:val="magenta"/>
            <w:lang w:val="en-US"/>
            <w:rPrChange w:id="150" w:author="Ben Fels" w:date="2024-12-22T09:02:00Z" w16du:dateUtc="2024-12-22T08:02:00Z">
              <w:rPr>
                <w:rFonts w:cs="Arial"/>
              </w:rPr>
            </w:rPrChange>
          </w:rPr>
          <w:t xml:space="preserve">Stab &amp; </w:t>
        </w:r>
        <w:proofErr w:type="spellStart"/>
        <w:r w:rsidRPr="00970B50">
          <w:rPr>
            <w:rFonts w:cs="Arial"/>
            <w:highlight w:val="magenta"/>
            <w:lang w:val="en-US"/>
            <w:rPrChange w:id="151" w:author="Ben Fels" w:date="2024-12-22T09:02:00Z" w16du:dateUtc="2024-12-22T08:02:00Z">
              <w:rPr>
                <w:rFonts w:cs="Arial"/>
              </w:rPr>
            </w:rPrChange>
          </w:rPr>
          <w:t>Gurevych</w:t>
        </w:r>
        <w:proofErr w:type="spellEnd"/>
        <w:r w:rsidRPr="00970B50">
          <w:rPr>
            <w:rFonts w:cs="Arial"/>
            <w:highlight w:val="magenta"/>
            <w:lang w:val="en-US"/>
            <w:rPrChange w:id="152" w:author="Ben Fels" w:date="2024-12-22T09:02:00Z" w16du:dateUtc="2024-12-22T08:02:00Z">
              <w:rPr>
                <w:rFonts w:cs="Arial"/>
              </w:rPr>
            </w:rPrChange>
          </w:rPr>
          <w:t xml:space="preserve"> </w:t>
        </w:r>
        <w:r w:rsidRPr="003A7433">
          <w:rPr>
            <w:highlight w:val="magenta"/>
            <w:rPrChange w:id="153" w:author="Ben Fels" w:date="2024-12-21T12:42:00Z" w16du:dateUtc="2024-12-21T11:42:00Z">
              <w:rPr/>
            </w:rPrChange>
          </w:rPr>
          <w:fldChar w:fldCharType="begin"/>
        </w:r>
        <w:r w:rsidRPr="00970B50">
          <w:rPr>
            <w:highlight w:val="magenta"/>
            <w:lang w:val="en-US"/>
            <w:rPrChange w:id="154"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5" w:author="Ben Fels" w:date="2024-12-21T12:42:00Z" w16du:dateUtc="2024-12-21T11:42:00Z">
              <w:rPr/>
            </w:rPrChange>
          </w:rPr>
          <w:instrText>α</w:instrText>
        </w:r>
        <w:r w:rsidRPr="00970B50">
          <w:rPr>
            <w:highlight w:val="magenta"/>
            <w:lang w:val="en-US"/>
            <w:rPrChange w:id="156" w:author="Ben Fels" w:date="2024-12-22T09:02:00Z" w16du:dateUtc="2024-12-22T08:02:00Z">
              <w:rPr/>
            </w:rPrChange>
          </w:rPr>
          <w:instrText xml:space="preserve">U = 0.72 for argument components and </w:instrText>
        </w:r>
        <w:r w:rsidRPr="003A7433">
          <w:rPr>
            <w:highlight w:val="magenta"/>
            <w:rPrChange w:id="157" w:author="Ben Fels" w:date="2024-12-21T12:42:00Z" w16du:dateUtc="2024-12-21T11:42:00Z">
              <w:rPr/>
            </w:rPrChange>
          </w:rPr>
          <w:instrText>α</w:instrText>
        </w:r>
        <w:r w:rsidRPr="00970B50">
          <w:rPr>
            <w:highlight w:val="magenta"/>
            <w:lang w:val="en-US"/>
            <w:rPrChange w:id="158"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9" w:author="Ben Fels" w:date="2024-12-21T12:42:00Z" w16du:dateUtc="2024-12-21T11:42:00Z">
              <w:rPr/>
            </w:rPrChange>
          </w:rPr>
          <w:instrText>ﬁ</w:instrText>
        </w:r>
        <w:r w:rsidRPr="00970B50">
          <w:rPr>
            <w:highlight w:val="magenta"/>
            <w:lang w:val="en-US"/>
            <w:rPrChange w:id="160"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61" w:author="Ben Fels" w:date="2024-12-21T12:42:00Z" w16du:dateUtc="2024-12-21T11:42:00Z">
              <w:rPr/>
            </w:rPrChange>
          </w:rPr>
          <w:fldChar w:fldCharType="separate"/>
        </w:r>
        <w:r w:rsidRPr="00970B50">
          <w:rPr>
            <w:rFonts w:cs="Arial"/>
            <w:highlight w:val="magenta"/>
            <w:lang w:val="en-US"/>
            <w:rPrChange w:id="162" w:author="Ben Fels" w:date="2024-12-22T09:02:00Z" w16du:dateUtc="2024-12-22T08:02:00Z">
              <w:rPr>
                <w:rFonts w:cs="Arial"/>
              </w:rPr>
            </w:rPrChange>
          </w:rPr>
          <w:t>(2014, S. 1501)</w:t>
        </w:r>
        <w:r w:rsidRPr="003A7433">
          <w:rPr>
            <w:highlight w:val="magenta"/>
            <w:rPrChange w:id="163" w:author="Ben Fels" w:date="2024-12-21T12:42:00Z" w16du:dateUtc="2024-12-21T11:42:00Z">
              <w:rPr/>
            </w:rPrChange>
          </w:rPr>
          <w:fldChar w:fldCharType="end"/>
        </w:r>
        <w:r w:rsidRPr="00970B50">
          <w:rPr>
            <w:lang w:val="en-US"/>
            <w:rPrChange w:id="164" w:author="Ben Fels" w:date="2024-12-22T09:02:00Z" w16du:dateUtc="2024-12-22T08:02:00Z">
              <w:rPr/>
            </w:rPrChange>
          </w:rPr>
          <w:t xml:space="preserve"> </w:t>
        </w:r>
        <w:proofErr w:type="spellStart"/>
        <w:r w:rsidRPr="00970B50">
          <w:rPr>
            <w:lang w:val="en-US"/>
            <w:rPrChange w:id="165" w:author="Ben Fels" w:date="2024-12-22T09:02:00Z" w16du:dateUtc="2024-12-22T08:02:00Z">
              <w:rPr/>
            </w:rPrChange>
          </w:rPr>
          <w:t>führen</w:t>
        </w:r>
        <w:proofErr w:type="spellEnd"/>
        <w:r w:rsidRPr="00970B50">
          <w:rPr>
            <w:lang w:val="en-US"/>
            <w:rPrChange w:id="166" w:author="Ben Fels" w:date="2024-12-22T09:02:00Z" w16du:dateUtc="2024-12-22T08:02:00Z">
              <w:rPr/>
            </w:rPrChange>
          </w:rPr>
          <w:t xml:space="preserve"> an, </w:t>
        </w:r>
        <w:proofErr w:type="spellStart"/>
        <w:r w:rsidRPr="00970B50">
          <w:rPr>
            <w:lang w:val="en-US"/>
            <w:rPrChange w:id="167" w:author="Ben Fels" w:date="2024-12-22T09:02:00Z" w16du:dateUtc="2024-12-22T08:02:00Z">
              <w:rPr/>
            </w:rPrChange>
          </w:rPr>
          <w:t>dass</w:t>
        </w:r>
        <w:proofErr w:type="spellEnd"/>
        <w:r w:rsidRPr="00970B50">
          <w:rPr>
            <w:lang w:val="en-US"/>
            <w:rPrChange w:id="168" w:author="Ben Fels" w:date="2024-12-22T09:02:00Z" w16du:dateUtc="2024-12-22T08:02:00Z">
              <w:rPr/>
            </w:rPrChange>
          </w:rPr>
          <w:t xml:space="preserve"> die </w:t>
        </w:r>
        <w:proofErr w:type="spellStart"/>
        <w:r w:rsidRPr="00970B50">
          <w:rPr>
            <w:lang w:val="en-US"/>
            <w:rPrChange w:id="169" w:author="Ben Fels" w:date="2024-12-22T09:02:00Z" w16du:dateUtc="2024-12-22T08:02:00Z">
              <w:rPr/>
            </w:rPrChange>
          </w:rPr>
          <w:t>automatisierte</w:t>
        </w:r>
        <w:proofErr w:type="spellEnd"/>
        <w:r w:rsidRPr="00970B50">
          <w:rPr>
            <w:lang w:val="en-US"/>
            <w:rPrChange w:id="170" w:author="Ben Fels" w:date="2024-12-22T09:02:00Z" w16du:dateUtc="2024-12-22T08:02:00Z">
              <w:rPr/>
            </w:rPrChange>
          </w:rPr>
          <w:t xml:space="preserve"> </w:t>
        </w:r>
        <w:proofErr w:type="spellStart"/>
        <w:r w:rsidRPr="00970B50">
          <w:rPr>
            <w:lang w:val="en-US"/>
            <w:rPrChange w:id="171" w:author="Ben Fels" w:date="2024-12-22T09:02:00Z" w16du:dateUtc="2024-12-22T08:02:00Z">
              <w:rPr/>
            </w:rPrChange>
          </w:rPr>
          <w:t>Erkennung</w:t>
        </w:r>
        <w:proofErr w:type="spellEnd"/>
        <w:r w:rsidRPr="00970B50">
          <w:rPr>
            <w:lang w:val="en-US"/>
            <w:rPrChange w:id="172" w:author="Ben Fels" w:date="2024-12-22T09:02:00Z" w16du:dateUtc="2024-12-22T08:02:00Z">
              <w:rPr/>
            </w:rPrChange>
          </w:rPr>
          <w:t xml:space="preserve"> von </w:t>
        </w:r>
        <w:proofErr w:type="spellStart"/>
        <w:r w:rsidRPr="00970B50">
          <w:rPr>
            <w:lang w:val="en-US"/>
            <w:rPrChange w:id="173" w:author="Ben Fels" w:date="2024-12-22T09:02:00Z" w16du:dateUtc="2024-12-22T08:02:00Z">
              <w:rPr/>
            </w:rPrChange>
          </w:rPr>
          <w:t>Argumenten</w:t>
        </w:r>
        <w:proofErr w:type="spellEnd"/>
        <w:r w:rsidRPr="00970B50">
          <w:rPr>
            <w:lang w:val="en-US"/>
            <w:rPrChange w:id="174" w:author="Ben Fels" w:date="2024-12-22T09:02:00Z" w16du:dateUtc="2024-12-22T08:02:00Z">
              <w:rPr/>
            </w:rPrChange>
          </w:rPr>
          <w:t xml:space="preserve"> in </w:t>
        </w:r>
        <w:proofErr w:type="spellStart"/>
        <w:r w:rsidRPr="00970B50">
          <w:rPr>
            <w:lang w:val="en-US"/>
            <w:rPrChange w:id="175" w:author="Ben Fels" w:date="2024-12-22T09:02:00Z" w16du:dateUtc="2024-12-22T08:02:00Z">
              <w:rPr/>
            </w:rPrChange>
          </w:rPr>
          <w:t>Texten</w:t>
        </w:r>
        <w:proofErr w:type="spellEnd"/>
        <w:r w:rsidRPr="00970B50">
          <w:rPr>
            <w:lang w:val="en-US"/>
            <w:rPrChange w:id="176" w:author="Ben Fels" w:date="2024-12-22T09:02:00Z" w16du:dateUtc="2024-12-22T08:02:00Z">
              <w:rPr/>
            </w:rPrChange>
          </w:rPr>
          <w:t xml:space="preserve"> </w:t>
        </w:r>
        <w:proofErr w:type="spellStart"/>
        <w:r w:rsidRPr="00970B50">
          <w:rPr>
            <w:lang w:val="en-US"/>
            <w:rPrChange w:id="177" w:author="Ben Fels" w:date="2024-12-22T09:02:00Z" w16du:dateUtc="2024-12-22T08:02:00Z">
              <w:rPr/>
            </w:rPrChange>
          </w:rPr>
          <w:t>dazu</w:t>
        </w:r>
        <w:proofErr w:type="spellEnd"/>
        <w:r w:rsidRPr="00970B50">
          <w:rPr>
            <w:lang w:val="en-US"/>
            <w:rPrChange w:id="178" w:author="Ben Fels" w:date="2024-12-22T09:02:00Z" w16du:dateUtc="2024-12-22T08:02:00Z">
              <w:rPr/>
            </w:rPrChange>
          </w:rPr>
          <w:t xml:space="preserve"> </w:t>
        </w:r>
        <w:proofErr w:type="spellStart"/>
        <w:r w:rsidRPr="00970B50">
          <w:rPr>
            <w:lang w:val="en-US"/>
            <w:rPrChange w:id="179" w:author="Ben Fels" w:date="2024-12-22T09:02:00Z" w16du:dateUtc="2024-12-22T08:02:00Z">
              <w:rPr/>
            </w:rPrChange>
          </w:rPr>
          <w:t>beitragen</w:t>
        </w:r>
        <w:proofErr w:type="spellEnd"/>
        <w:r w:rsidRPr="00970B50">
          <w:rPr>
            <w:lang w:val="en-US"/>
            <w:rPrChange w:id="180" w:author="Ben Fels" w:date="2024-12-22T09:02:00Z" w16du:dateUtc="2024-12-22T08:02:00Z">
              <w:rPr/>
            </w:rPrChange>
          </w:rPr>
          <w:t xml:space="preserve"> </w:t>
        </w:r>
        <w:proofErr w:type="spellStart"/>
        <w:r w:rsidRPr="00970B50">
          <w:rPr>
            <w:lang w:val="en-US"/>
            <w:rPrChange w:id="181" w:author="Ben Fels" w:date="2024-12-22T09:02:00Z" w16du:dateUtc="2024-12-22T08:02:00Z">
              <w:rPr/>
            </w:rPrChange>
          </w:rPr>
          <w:t>kann</w:t>
        </w:r>
        <w:proofErr w:type="spellEnd"/>
        <w:r w:rsidRPr="00970B50">
          <w:rPr>
            <w:lang w:val="en-US"/>
            <w:rPrChange w:id="182" w:author="Ben Fels" w:date="2024-12-22T09:02:00Z" w16du:dateUtc="2024-12-22T08:02:00Z">
              <w:rPr/>
            </w:rPrChange>
          </w:rPr>
          <w:t xml:space="preserve">, die </w:t>
        </w:r>
        <w:proofErr w:type="spellStart"/>
        <w:r w:rsidRPr="00970B50">
          <w:rPr>
            <w:lang w:val="en-US"/>
            <w:rPrChange w:id="183" w:author="Ben Fels" w:date="2024-12-22T09:02:00Z" w16du:dateUtc="2024-12-22T08:02:00Z">
              <w:rPr/>
            </w:rPrChange>
          </w:rPr>
          <w:t>Plausibilität</w:t>
        </w:r>
        <w:proofErr w:type="spellEnd"/>
        <w:r w:rsidRPr="00970B50">
          <w:rPr>
            <w:lang w:val="en-US"/>
            <w:rPrChange w:id="184" w:author="Ben Fels" w:date="2024-12-22T09:02:00Z" w16du:dateUtc="2024-12-22T08:02:00Z">
              <w:rPr/>
            </w:rPrChange>
          </w:rPr>
          <w:t xml:space="preserve"> der </w:t>
        </w:r>
        <w:proofErr w:type="spellStart"/>
        <w:r w:rsidRPr="00970B50">
          <w:rPr>
            <w:lang w:val="en-US"/>
            <w:rPrChange w:id="185" w:author="Ben Fels" w:date="2024-12-22T09:02:00Z" w16du:dateUtc="2024-12-22T08:02:00Z">
              <w:rPr/>
            </w:rPrChange>
          </w:rPr>
          <w:t>Argumentationsführung</w:t>
        </w:r>
        <w:proofErr w:type="spellEnd"/>
        <w:r w:rsidRPr="00970B50">
          <w:rPr>
            <w:lang w:val="en-US"/>
            <w:rPrChange w:id="186" w:author="Ben Fels" w:date="2024-12-22T09:02:00Z" w16du:dateUtc="2024-12-22T08:02:00Z">
              <w:rPr/>
            </w:rPrChange>
          </w:rPr>
          <w:t xml:space="preserve"> </w:t>
        </w:r>
        <w:proofErr w:type="spellStart"/>
        <w:r w:rsidRPr="00970B50">
          <w:rPr>
            <w:lang w:val="en-US"/>
            <w:rPrChange w:id="187" w:author="Ben Fels" w:date="2024-12-22T09:02:00Z" w16du:dateUtc="2024-12-22T08:02:00Z">
              <w:rPr/>
            </w:rPrChange>
          </w:rPr>
          <w:t>zu</w:t>
        </w:r>
        <w:proofErr w:type="spellEnd"/>
        <w:r w:rsidRPr="00970B50">
          <w:rPr>
            <w:lang w:val="en-US"/>
            <w:rPrChange w:id="188" w:author="Ben Fels" w:date="2024-12-22T09:02:00Z" w16du:dateUtc="2024-12-22T08:02:00Z">
              <w:rPr/>
            </w:rPrChange>
          </w:rPr>
          <w:t xml:space="preserve"> </w:t>
        </w:r>
        <w:proofErr w:type="spellStart"/>
        <w:r w:rsidRPr="00970B50">
          <w:rPr>
            <w:lang w:val="en-US"/>
            <w:rPrChange w:id="189" w:author="Ben Fels" w:date="2024-12-22T09:02:00Z" w16du:dateUtc="2024-12-22T08:02:00Z">
              <w:rPr/>
            </w:rPrChange>
          </w:rPr>
          <w:t>prüfen</w:t>
        </w:r>
        <w:proofErr w:type="spellEnd"/>
        <w:r w:rsidRPr="00970B50">
          <w:rPr>
            <w:lang w:val="en-US"/>
            <w:rPrChange w:id="190" w:author="Ben Fels" w:date="2024-12-22T09:02:00Z" w16du:dateUtc="2024-12-22T08:02:00Z">
              <w:rPr/>
            </w:rPrChange>
          </w:rPr>
          <w:t xml:space="preserve">.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91"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92" w:author="Ben Fels" w:date="2024-12-21T12:41:00Z" w16du:dateUtc="2024-12-21T11:41:00Z">
        <w:r w:rsidRPr="00232C87">
          <w:rPr>
            <w:highlight w:val="magenta"/>
            <w:rPrChange w:id="193" w:author="Ben Fels" w:date="2024-12-21T12:42:00Z" w16du:dateUtc="2024-12-21T11:42:00Z">
              <w:rPr/>
            </w:rPrChange>
          </w:rPr>
          <w:fldChar w:fldCharType="separate"/>
        </w:r>
      </w:ins>
      <w:r w:rsidR="008833CB" w:rsidRPr="008833CB">
        <w:rPr>
          <w:rFonts w:cs="Arial"/>
          <w:highlight w:val="magenta"/>
        </w:rPr>
        <w:t>(Lawrence &amp; Reed, 2020; Stab &amp; Gurevych, 2017b)</w:t>
      </w:r>
      <w:ins w:id="194" w:author="Ben Fels" w:date="2024-12-21T12:41:00Z" w16du:dateUtc="2024-12-21T11:41:00Z">
        <w:r w:rsidRPr="00232C87">
          <w:rPr>
            <w:highlight w:val="magenta"/>
            <w:rPrChange w:id="195"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96"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97" w:author="Ben Fels" w:date="2024-12-21T12:43:00Z" w16du:dateUtc="2024-12-21T11:43:00Z">
              <w:rPr/>
            </w:rPrChange>
          </w:rPr>
          <w:t>Natural Language Processing (NLP</w:t>
        </w:r>
        <w:r w:rsidRPr="00245094">
          <w:t xml:space="preserve">) </w:t>
        </w:r>
        <w:r w:rsidRPr="00232C87">
          <w:rPr>
            <w:highlight w:val="magenta"/>
            <w:rPrChange w:id="198" w:author="Ben Fels" w:date="2024-12-21T12:42:00Z" w16du:dateUtc="2024-12-21T11:42:00Z">
              <w:rPr/>
            </w:rPrChange>
          </w:rPr>
          <w:t xml:space="preserve">Aufgaben </w:t>
        </w:r>
        <w:r w:rsidRPr="00232C87">
          <w:rPr>
            <w:highlight w:val="magenta"/>
            <w:rPrChange w:id="199" w:author="Ben Fels" w:date="2024-12-21T12:42:00Z" w16du:dateUtc="2024-12-21T11:42:00Z">
              <w:rPr/>
            </w:rPrChange>
          </w:rPr>
          <w:fldChar w:fldCharType="begin"/>
        </w:r>
        <w:r w:rsidRPr="00232C87">
          <w:rPr>
            <w:highlight w:val="magenta"/>
            <w:rPrChange w:id="200"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201" w:author="Ben Fels" w:date="2024-12-21T12:42:00Z" w16du:dateUtc="2024-12-21T11:42:00Z">
              <w:rPr/>
            </w:rPrChange>
          </w:rPr>
          <w:fldChar w:fldCharType="separate"/>
        </w:r>
        <w:r w:rsidRPr="00232C87">
          <w:rPr>
            <w:rFonts w:cs="Arial"/>
            <w:highlight w:val="magenta"/>
            <w:rPrChange w:id="202" w:author="Ben Fels" w:date="2024-12-21T12:42:00Z" w16du:dateUtc="2024-12-21T11:42:00Z">
              <w:rPr>
                <w:rFonts w:cs="Arial"/>
              </w:rPr>
            </w:rPrChange>
          </w:rPr>
          <w:t xml:space="preserve">(Ozdemir, 2024, S. 46; </w:t>
        </w:r>
        <w:r w:rsidRPr="00232C87">
          <w:rPr>
            <w:rFonts w:cs="Arial"/>
            <w:highlight w:val="magenta"/>
            <w:rPrChange w:id="203" w:author="Ben Fels" w:date="2024-12-21T12:42:00Z" w16du:dateUtc="2024-12-21T11:42:00Z">
              <w:rPr>
                <w:rFonts w:cs="Arial"/>
              </w:rPr>
            </w:rPrChange>
          </w:rPr>
          <w:lastRenderedPageBreak/>
          <w:t>Patil &amp; Gudivada, 2024, S. 1)</w:t>
        </w:r>
        <w:r w:rsidRPr="00232C87">
          <w:rPr>
            <w:highlight w:val="magenta"/>
            <w:rPrChange w:id="204"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205" w:author="Ben Fels" w:date="2024-12-21T12:42:00Z" w16du:dateUtc="2024-12-21T11:42:00Z">
              <w:rPr/>
            </w:rPrChange>
          </w:rPr>
          <w:fldChar w:fldCharType="begin"/>
        </w:r>
        <w:r w:rsidRPr="00232C87">
          <w:rPr>
            <w:highlight w:val="magenta"/>
            <w:rPrChange w:id="206"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207" w:author="Ben Fels" w:date="2024-12-21T12:42:00Z" w16du:dateUtc="2024-12-21T11:42:00Z">
              <w:rPr/>
            </w:rPrChange>
          </w:rPr>
          <w:fldChar w:fldCharType="separate"/>
        </w:r>
        <w:r w:rsidRPr="00232C87">
          <w:rPr>
            <w:rFonts w:cs="Arial"/>
            <w:highlight w:val="magenta"/>
            <w:rPrChange w:id="208" w:author="Ben Fels" w:date="2024-12-21T12:42:00Z" w16du:dateUtc="2024-12-21T11:42:00Z">
              <w:rPr>
                <w:rFonts w:cs="Arial"/>
              </w:rPr>
            </w:rPrChange>
          </w:rPr>
          <w:t>(Kochmar, 2022)</w:t>
        </w:r>
        <w:r w:rsidRPr="00232C87">
          <w:rPr>
            <w:highlight w:val="magenta"/>
            <w:rPrChange w:id="209" w:author="Ben Fels" w:date="2024-12-21T12:42:00Z" w16du:dateUtc="2024-12-21T11:42:00Z">
              <w:rPr/>
            </w:rPrChange>
          </w:rPr>
          <w:fldChar w:fldCharType="end"/>
        </w:r>
        <w:r w:rsidRPr="00245094">
          <w:t xml:space="preserve">. Sprachmodelle sind nach </w:t>
        </w:r>
        <w:proofErr w:type="spellStart"/>
        <w:r w:rsidRPr="00232C87">
          <w:rPr>
            <w:rFonts w:cs="Arial"/>
            <w:highlight w:val="magenta"/>
            <w:rPrChange w:id="210" w:author="Ben Fels" w:date="2024-12-21T12:43:00Z" w16du:dateUtc="2024-12-21T11:43:00Z">
              <w:rPr>
                <w:rFonts w:cs="Arial"/>
              </w:rPr>
            </w:rPrChange>
          </w:rPr>
          <w:t>Patil</w:t>
        </w:r>
        <w:proofErr w:type="spellEnd"/>
        <w:r w:rsidRPr="00232C87">
          <w:rPr>
            <w:rFonts w:cs="Arial"/>
            <w:highlight w:val="magenta"/>
            <w:rPrChange w:id="211" w:author="Ben Fels" w:date="2024-12-21T12:43:00Z" w16du:dateUtc="2024-12-21T11:43:00Z">
              <w:rPr>
                <w:rFonts w:cs="Arial"/>
              </w:rPr>
            </w:rPrChange>
          </w:rPr>
          <w:t xml:space="preserve"> &amp; </w:t>
        </w:r>
        <w:proofErr w:type="spellStart"/>
        <w:r w:rsidRPr="00232C87">
          <w:rPr>
            <w:rFonts w:cs="Arial"/>
            <w:highlight w:val="magenta"/>
            <w:rPrChange w:id="212" w:author="Ben Fels" w:date="2024-12-21T12:43:00Z" w16du:dateUtc="2024-12-21T11:43:00Z">
              <w:rPr>
                <w:rFonts w:cs="Arial"/>
              </w:rPr>
            </w:rPrChange>
          </w:rPr>
          <w:t>Gudivada</w:t>
        </w:r>
        <w:proofErr w:type="spellEnd"/>
        <w:r w:rsidRPr="00232C87">
          <w:rPr>
            <w:highlight w:val="magenta"/>
            <w:rPrChange w:id="213" w:author="Ben Fels" w:date="2024-12-21T12:43:00Z" w16du:dateUtc="2024-12-21T11:43:00Z">
              <w:rPr/>
            </w:rPrChange>
          </w:rPr>
          <w:t xml:space="preserve"> </w:t>
        </w:r>
        <w:r w:rsidRPr="00232C87">
          <w:rPr>
            <w:highlight w:val="magenta"/>
            <w:rPrChange w:id="214" w:author="Ben Fels" w:date="2024-12-21T12:43:00Z" w16du:dateUtc="2024-12-21T11:43:00Z">
              <w:rPr/>
            </w:rPrChange>
          </w:rPr>
          <w:fldChar w:fldCharType="begin"/>
        </w:r>
        <w:r w:rsidRPr="00232C87">
          <w:rPr>
            <w:highlight w:val="magenta"/>
            <w:rPrChange w:id="215"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216" w:author="Ben Fels" w:date="2024-12-21T12:43:00Z" w16du:dateUtc="2024-12-21T11:43:00Z">
              <w:rPr/>
            </w:rPrChange>
          </w:rPr>
          <w:fldChar w:fldCharType="separate"/>
        </w:r>
        <w:r w:rsidRPr="00232C87">
          <w:rPr>
            <w:rFonts w:cs="Arial"/>
            <w:highlight w:val="magenta"/>
            <w:rPrChange w:id="217" w:author="Ben Fels" w:date="2024-12-21T12:43:00Z" w16du:dateUtc="2024-12-21T11:43:00Z">
              <w:rPr>
                <w:rFonts w:cs="Arial"/>
              </w:rPr>
            </w:rPrChange>
          </w:rPr>
          <w:t>(2024, S. 4)</w:t>
        </w:r>
        <w:r w:rsidRPr="00232C87">
          <w:rPr>
            <w:highlight w:val="magenta"/>
            <w:rPrChange w:id="218"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w:t>
        </w:r>
        <w:proofErr w:type="spellStart"/>
        <w:r w:rsidRPr="00245094">
          <w:t>Pre-trained</w:t>
        </w:r>
        <w:proofErr w:type="spellEnd"/>
        <w:r w:rsidRPr="00245094">
          <w:t xml:space="preserve"> Transformer (GPT) von OpenAI.</w:t>
        </w:r>
        <w:r>
          <w:t xml:space="preserve"> </w:t>
        </w:r>
      </w:ins>
    </w:p>
    <w:p w14:paraId="39198F29" w14:textId="77777777" w:rsidR="00FB56BB" w:rsidRDefault="00FB56BB" w:rsidP="00FB56BB">
      <w:pPr>
        <w:jc w:val="both"/>
        <w:rPr>
          <w:moveTo w:id="219" w:author="Ben Fels" w:date="2024-12-21T13:16:00Z" w16du:dateUtc="2024-12-21T12:16:00Z"/>
        </w:rPr>
      </w:pPr>
      <w:moveToRangeStart w:id="220" w:author="Ben Fels" w:date="2024-12-21T13:16:00Z" w:name="move185679391"/>
      <w:moveTo w:id="221"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220"/>
    <w:p w14:paraId="4E685DAA" w14:textId="77777777" w:rsidR="00D31E52" w:rsidRDefault="00D31E52" w:rsidP="00D31E52">
      <w:pPr>
        <w:jc w:val="both"/>
        <w:rPr>
          <w:ins w:id="222" w:author="Ben Fels" w:date="2024-12-21T13:17:00Z" w16du:dateUtc="2024-12-21T12:17:00Z"/>
        </w:rPr>
      </w:pPr>
      <w:ins w:id="223"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22AD800" w:rsidR="003A7433" w:rsidRDefault="00922DF5" w:rsidP="00F34A39">
      <w:pPr>
        <w:rPr>
          <w:ins w:id="224" w:author="Ben Fels" w:date="2024-12-22T17:41:00Z" w16du:dateUtc="2024-12-22T16:41:00Z"/>
        </w:rPr>
      </w:pPr>
      <w:ins w:id="225" w:author="Ben Fels" w:date="2024-12-22T17:43:00Z" w16du:dateUtc="2024-12-22T16:43:00Z">
        <w:r>
          <w:t>Zur Orientierung, f</w:t>
        </w:r>
      </w:ins>
      <w:ins w:id="226" w:author="Ben Fels" w:date="2024-12-22T17:40:00Z" w16du:dateUtc="2024-12-22T16:40:00Z">
        <w:r w:rsidR="008A5CF9">
          <w:t xml:space="preserve">ür das Training des </w:t>
        </w:r>
        <w:proofErr w:type="spellStart"/>
        <w:r w:rsidR="008A5CF9">
          <w:t>Llama</w:t>
        </w:r>
        <w:proofErr w:type="spellEnd"/>
        <w:r w:rsidR="008A5CF9">
          <w:t xml:space="preserve"> 3.2-3B </w:t>
        </w:r>
        <w:proofErr w:type="spellStart"/>
        <w:r w:rsidR="008A5CF9">
          <w:t>instruct</w:t>
        </w:r>
        <w:proofErr w:type="spellEnd"/>
        <w:r w:rsidR="008A5CF9">
          <w:t xml:space="preserve"> </w:t>
        </w:r>
      </w:ins>
      <w:ins w:id="227" w:author="Ben Fels" w:date="2024-12-22T17:42:00Z" w16du:dateUtc="2024-12-22T16:42:00Z">
        <w:r w:rsidR="00234B77">
          <w:t xml:space="preserve">/ GPT 4o-mini </w:t>
        </w:r>
      </w:ins>
      <w:ins w:id="228" w:author="Ben Fels" w:date="2024-12-22T17:40:00Z" w16du:dateUtc="2024-12-22T16:40:00Z">
        <w:r w:rsidR="008A5CF9">
          <w:t xml:space="preserve">Models wurden x …Grafikkarten verwendet. </w:t>
        </w:r>
      </w:ins>
      <w:ins w:id="229" w:author="Ben Fels" w:date="2024-12-22T17:41:00Z" w16du:dateUtc="2024-12-22T16:41:00Z">
        <w:r w:rsidR="003A274E">
          <w:t xml:space="preserve">Eine einzelne solcher </w:t>
        </w:r>
      </w:ins>
      <w:ins w:id="230" w:author="Ben Fels" w:date="2024-12-22T17:40:00Z" w16du:dateUtc="2024-12-22T16:40:00Z">
        <w:r w:rsidR="008A5CF9">
          <w:t>Grafikkarte</w:t>
        </w:r>
      </w:ins>
      <w:ins w:id="231" w:author="Ben Fels" w:date="2024-12-22T17:41:00Z" w16du:dateUtc="2024-12-22T16:41:00Z">
        <w:r w:rsidR="003A274E">
          <w:t>n</w:t>
        </w:r>
      </w:ins>
      <w:ins w:id="232" w:author="Ben Fels" w:date="2024-12-22T17:40:00Z" w16du:dateUtc="2024-12-22T16:40:00Z">
        <w:r w:rsidR="008A5CF9">
          <w:t xml:space="preserve"> kostet </w:t>
        </w:r>
      </w:ins>
      <w:ins w:id="233"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234" w:author="Ben Fels" w:date="2024-12-22T17:42:00Z" w16du:dateUtc="2024-12-22T16:42:00Z">
        <w:r w:rsidR="00234B77">
          <w:t xml:space="preserve">Die Kosten für </w:t>
        </w:r>
      </w:ins>
      <w:ins w:id="235" w:author="Ben Fels" w:date="2024-12-22T17:44:00Z" w16du:dateUtc="2024-12-22T16:44:00Z">
        <w:r w:rsidR="00560169">
          <w:t xml:space="preserve">den </w:t>
        </w:r>
      </w:ins>
      <w:ins w:id="236" w:author="Ben Fels" w:date="2024-12-22T17:42:00Z" w16du:dateUtc="2024-12-22T16:42:00Z">
        <w:r w:rsidR="00234B77">
          <w:t xml:space="preserve">Strom und </w:t>
        </w:r>
      </w:ins>
      <w:ins w:id="237" w:author="Ben Fels" w:date="2024-12-22T17:44:00Z" w16du:dateUtc="2024-12-22T16:44:00Z">
        <w:r w:rsidR="00560169">
          <w:t xml:space="preserve">das </w:t>
        </w:r>
      </w:ins>
      <w:ins w:id="238" w:author="Ben Fels" w:date="2024-12-22T17:42:00Z" w16du:dateUtc="2024-12-22T16:42:00Z">
        <w:r w:rsidR="00234B77">
          <w:t>Fach</w:t>
        </w:r>
      </w:ins>
      <w:ins w:id="239" w:author="Ben Fels" w:date="2024-12-22T17:44:00Z" w16du:dateUtc="2024-12-22T16:44:00Z">
        <w:r w:rsidR="00560169">
          <w:t>personal</w:t>
        </w:r>
      </w:ins>
      <w:ins w:id="240" w:author="Ben Fels" w:date="2024-12-22T17:43:00Z" w16du:dateUtc="2024-12-22T16:43:00Z">
        <w:r w:rsidR="00444C71">
          <w:t xml:space="preserve"> sind zusätzlich zu berücksichtigen</w:t>
        </w:r>
      </w:ins>
      <w:ins w:id="241" w:author="Ben Fels" w:date="2024-12-22T17:44:00Z" w16du:dateUtc="2024-12-22T16:44:00Z">
        <w:r w:rsidR="00560169">
          <w:t>.</w:t>
        </w:r>
      </w:ins>
    </w:p>
    <w:p w14:paraId="40782215" w14:textId="77777777" w:rsidR="003A274E" w:rsidRDefault="003A274E" w:rsidP="00F34A39">
      <w:pPr>
        <w:rPr>
          <w:ins w:id="242" w:author="Ben Fels" w:date="2024-12-21T12:40:00Z" w16du:dateUtc="2024-12-21T11:40:00Z"/>
        </w:rPr>
      </w:pPr>
    </w:p>
    <w:p w14:paraId="35DD79E7" w14:textId="524549EA" w:rsidR="007965FC" w:rsidRDefault="00F34A39" w:rsidP="006E7B3E">
      <w:pPr>
        <w:jc w:val="both"/>
        <w:rPr>
          <w:ins w:id="243" w:author="Ben Fels" w:date="2024-12-21T12:57:00Z" w16du:dateUtc="2024-12-21T11:57:00Z"/>
        </w:rPr>
      </w:pPr>
      <w:moveToRangeStart w:id="244" w:author="Ben Fels" w:date="2024-12-21T11:50:00Z" w:name="move185674234"/>
      <w:moveTo w:id="245" w:author="Ben Fels" w:date="2024-12-21T11:50:00Z" w16du:dateUtc="2024-12-21T10:50:00Z">
        <w:del w:id="246" w:author="Ben Fels" w:date="2024-12-21T13:11:00Z" w16du:dateUtc="2024-12-21T12:11:00Z">
          <w:r w:rsidDel="005A5829">
            <w:delText xml:space="preserve">Gute </w:delText>
          </w:r>
          <w:r w:rsidRPr="00DA52F9" w:rsidDel="005A5829">
            <w:delText xml:space="preserve">Argumente die Grundlage, um ein </w:delText>
          </w:r>
          <w:r w:rsidDel="005A5829">
            <w:delText xml:space="preserve">jemanden </w:delText>
          </w:r>
          <w:r w:rsidRPr="00DA52F9" w:rsidDel="005A5829">
            <w:delText>zu überzeuge</w:delText>
          </w:r>
          <w:r w:rsidDel="005A5829">
            <w:delText xml:space="preserve">n und für eine Entscheidungsfindung bei verschiedenen Standpunkten </w:delText>
          </w:r>
          <w:r w:rsidRPr="00CA3BAD" w:rsidDel="005A5829">
            <w:rPr>
              <w:highlight w:val="magenta"/>
            </w:rPr>
            <w:fldChar w:fldCharType="begin"/>
          </w:r>
          <w:r w:rsidDel="005A5829">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47"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48" w:author="Ben Fels" w:date="2024-12-21T12:44:00Z" w16du:dateUtc="2024-12-21T11:44:00Z">
              <w:rPr>
                <w:bCs/>
                <w:i/>
              </w:rPr>
            </w:rPrChange>
          </w:rPr>
          <w:fldChar w:fldCharType="begin"/>
        </w:r>
        <w:r w:rsidR="006E7B3E" w:rsidRPr="006E7B3E">
          <w:rPr>
            <w:bCs/>
            <w:i/>
            <w:highlight w:val="magenta"/>
            <w:rPrChange w:id="249"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50" w:author="Ben Fels" w:date="2024-12-21T12:44:00Z" w16du:dateUtc="2024-12-21T11:44:00Z">
              <w:rPr>
                <w:bCs/>
                <w:i/>
              </w:rPr>
            </w:rPrChange>
          </w:rPr>
          <w:fldChar w:fldCharType="separate"/>
        </w:r>
        <w:r w:rsidR="006E7B3E" w:rsidRPr="006E7B3E">
          <w:rPr>
            <w:rFonts w:cs="Arial"/>
            <w:highlight w:val="magenta"/>
            <w:rPrChange w:id="251" w:author="Ben Fels" w:date="2024-12-21T12:44:00Z" w16du:dateUtc="2024-12-21T11:44:00Z">
              <w:rPr>
                <w:rFonts w:cs="Arial"/>
              </w:rPr>
            </w:rPrChange>
          </w:rPr>
          <w:t>(Brown et al., 2020, S. 3)</w:t>
        </w:r>
        <w:r w:rsidR="006E7B3E" w:rsidRPr="006E7B3E">
          <w:rPr>
            <w:bCs/>
            <w:i/>
            <w:highlight w:val="magenta"/>
            <w:rPrChange w:id="252"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53" w:author="Ben Fels" w:date="2024-12-21T12:44:00Z" w16du:dateUtc="2024-12-21T11:44:00Z">
              <w:rPr/>
            </w:rPrChange>
          </w:rPr>
          <w:fldChar w:fldCharType="begin"/>
        </w:r>
        <w:r w:rsidR="006E7B3E" w:rsidRPr="006E7B3E">
          <w:rPr>
            <w:highlight w:val="magenta"/>
            <w:rPrChange w:id="254"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55" w:author="Ben Fels" w:date="2024-12-21T12:44:00Z" w16du:dateUtc="2024-12-21T11:44:00Z">
              <w:rPr/>
            </w:rPrChange>
          </w:rPr>
          <w:fldChar w:fldCharType="separate"/>
        </w:r>
        <w:r w:rsidR="006E7B3E" w:rsidRPr="006E7B3E">
          <w:rPr>
            <w:rFonts w:cs="Arial"/>
            <w:highlight w:val="magenta"/>
            <w:rPrChange w:id="256" w:author="Ben Fels" w:date="2024-12-21T12:44:00Z" w16du:dateUtc="2024-12-21T11:44:00Z">
              <w:rPr>
                <w:rFonts w:cs="Arial"/>
              </w:rPr>
            </w:rPrChange>
          </w:rPr>
          <w:t>(Brown et al., 2020, S. 6; Patil &amp; Gudivada, 2024, S. 18)</w:t>
        </w:r>
        <w:r w:rsidR="006E7B3E" w:rsidRPr="006E7B3E">
          <w:rPr>
            <w:highlight w:val="magenta"/>
            <w:rPrChange w:id="257"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58" w:author="Ben Fels" w:date="2024-12-21T13:16:00Z" w16du:dateUtc="2024-12-21T12:16:00Z"/>
        </w:rPr>
      </w:pPr>
      <w:ins w:id="259" w:author="Ben Fels" w:date="2024-12-21T13:16:00Z" w16du:dateUtc="2024-12-21T12:16:00Z">
        <w:r>
          <w:t>Leistung von LLMs, die für „</w:t>
        </w:r>
        <w:proofErr w:type="spellStart"/>
        <w:r>
          <w:t>jederman</w:t>
        </w:r>
        <w:proofErr w:type="spellEnd"/>
        <w:r>
          <w:t xml:space="preserve">“ verfügbar sind bei komplexen Aufgaben. </w:t>
        </w:r>
      </w:ins>
    </w:p>
    <w:p w14:paraId="4C7E959F" w14:textId="3AB6B163" w:rsidR="007965FC" w:rsidRPr="00552BDB" w:rsidRDefault="00415299" w:rsidP="006E7B3E">
      <w:pPr>
        <w:jc w:val="both"/>
        <w:rPr>
          <w:ins w:id="260" w:author="Ben Fels" w:date="2024-12-22T18:00:00Z" w16du:dateUtc="2024-12-22T17:00:00Z"/>
          <w:lang w:val="en-US"/>
        </w:rPr>
      </w:pPr>
      <w:del w:id="261" w:author="Ben Fels" w:date="2024-12-22T18:00:00Z" w16du:dateUtc="2024-12-22T17:00:00Z">
        <w:r w:rsidRPr="006B5225" w:rsidDel="00176B77">
          <w:rPr>
            <w:highlight w:val="magenta"/>
            <w:rPrChange w:id="262"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63"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64" w:author="Ben Fels" w:date="2024-12-22T17:53:00Z" w16du:dateUtc="2024-12-22T16:53:00Z">
              <w:rPr/>
            </w:rPrChange>
          </w:rPr>
          <w:fldChar w:fldCharType="end"/>
        </w:r>
      </w:del>
      <w:ins w:id="265" w:author="Ben Fels" w:date="2024-12-21T12:44:00Z" w16du:dateUtc="2024-12-21T11:44:00Z">
        <w:r w:rsidR="006E7B3E" w:rsidRPr="005A4558">
          <w:rPr>
            <w:rFonts w:cs="Arial"/>
          </w:rPr>
          <w:t xml:space="preserve">Die Ressourcen hierzu stehen nicht jedem zur Verfügung. Eine Alternative stellt das </w:t>
        </w:r>
      </w:ins>
      <w:ins w:id="266" w:author="Ben Fels" w:date="2024-12-22T17:58:00Z" w16du:dateUtc="2024-12-22T16:58:00Z">
        <w:r w:rsidR="009160AF">
          <w:rPr>
            <w:rFonts w:cs="Arial"/>
          </w:rPr>
          <w:t>Prompt Engineering bz</w:t>
        </w:r>
        <w:r w:rsidR="009160AF" w:rsidRPr="008464D1">
          <w:rPr>
            <w:rFonts w:cs="Arial"/>
          </w:rPr>
          <w:t xml:space="preserve">w. </w:t>
        </w:r>
      </w:ins>
      <w:proofErr w:type="spellStart"/>
      <w:ins w:id="267" w:author="Ben Fels" w:date="2024-12-21T12:44:00Z" w16du:dateUtc="2024-12-21T11:44:00Z">
        <w:r w:rsidR="006E7B3E" w:rsidRPr="008464D1">
          <w:t>Prompting</w:t>
        </w:r>
        <w:proofErr w:type="spellEnd"/>
        <w:r w:rsidR="006E7B3E" w:rsidRPr="005A4558">
          <w:t xml:space="preserve"> dar, welches sich auf die Methode</w:t>
        </w:r>
      </w:ins>
      <w:ins w:id="268" w:author="Ben Fels" w:date="2024-12-22T18:00:00Z" w16du:dateUtc="2024-12-22T17:00:00Z">
        <w:r w:rsidR="00176B77">
          <w:t>/Prozess</w:t>
        </w:r>
      </w:ins>
      <w:ins w:id="269" w:author="Ben Fels" w:date="2024-12-21T12:44:00Z" w16du:dateUtc="2024-12-21T11:44:00Z">
        <w:r w:rsidR="006E7B3E" w:rsidRPr="005A4558">
          <w:t xml:space="preserve"> bezieht, einem LLM </w:t>
        </w:r>
      </w:ins>
      <w:ins w:id="270" w:author="Ben Fels" w:date="2024-12-22T17:58:00Z" w16du:dateUtc="2024-12-22T16:58:00Z">
        <w:r w:rsidR="009160AF">
          <w:t xml:space="preserve">präzise </w:t>
        </w:r>
      </w:ins>
      <w:ins w:id="271" w:author="Ben Fels" w:date="2024-12-21T12:44:00Z" w16du:dateUtc="2024-12-21T11:44:00Z">
        <w:r w:rsidR="006E7B3E" w:rsidRPr="005A4558">
          <w:t xml:space="preserve">Eingabeaufforderungen </w:t>
        </w:r>
      </w:ins>
      <w:ins w:id="272" w:author="Ben Fels" w:date="2024-12-22T17:59:00Z" w16du:dateUtc="2024-12-22T16:59:00Z">
        <w:r w:rsidR="00E75183">
          <w:t xml:space="preserve">(engl. prompt) </w:t>
        </w:r>
      </w:ins>
      <w:ins w:id="273" w:author="Ben Fels" w:date="2024-12-21T12:44:00Z" w16du:dateUtc="2024-12-21T11:44:00Z">
        <w:r w:rsidR="006E7B3E" w:rsidRPr="005A4558">
          <w:t xml:space="preserve">zu übergeben, um eine gewünschte </w:t>
        </w:r>
      </w:ins>
      <w:ins w:id="274" w:author="Ben Fels" w:date="2024-12-22T17:59:00Z" w16du:dateUtc="2024-12-22T16:59:00Z">
        <w:r w:rsidR="00E75183">
          <w:t xml:space="preserve">Antwort des LLMs zu erhalten </w:t>
        </w:r>
      </w:ins>
      <w:ins w:id="275" w:author="Ben Fels" w:date="2024-12-21T12:44:00Z" w16du:dateUtc="2024-12-21T11:44:00Z">
        <w:r w:rsidR="006E7B3E" w:rsidRPr="001908E1">
          <w:rPr>
            <w:highlight w:val="magenta"/>
            <w:rPrChange w:id="276"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77" w:author="Ben Fels" w:date="2024-12-21T12:44:00Z" w16du:dateUtc="2024-12-21T11:44:00Z">
        <w:r w:rsidR="006E7B3E" w:rsidRPr="001908E1">
          <w:rPr>
            <w:highlight w:val="magenta"/>
            <w:rPrChange w:id="278"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79" w:author="Ben Fels" w:date="2024-12-21T12:44:00Z" w16du:dateUtc="2024-12-21T11:44:00Z">
        <w:r w:rsidR="006E7B3E" w:rsidRPr="001908E1">
          <w:rPr>
            <w:highlight w:val="magenta"/>
            <w:rPrChange w:id="280" w:author="Ben Fels" w:date="2024-12-22T10:59:00Z" w16du:dateUtc="2024-12-22T09:59:00Z">
              <w:rPr/>
            </w:rPrChange>
          </w:rPr>
          <w:fldChar w:fldCharType="end"/>
        </w:r>
        <w:r w:rsidR="006E7B3E" w:rsidRPr="00552BDB">
          <w:rPr>
            <w:highlight w:val="magenta"/>
            <w:lang w:val="en-US"/>
            <w:rPrChange w:id="281" w:author="Ben Fels" w:date="2024-12-22T10:59:00Z" w16du:dateUtc="2024-12-22T09:59:00Z">
              <w:rPr/>
            </w:rPrChange>
          </w:rPr>
          <w:t>.</w:t>
        </w:r>
        <w:r w:rsidR="006E7B3E" w:rsidRPr="00552BDB">
          <w:rPr>
            <w:lang w:val="en-US"/>
          </w:rPr>
          <w:t xml:space="preserve"> </w:t>
        </w:r>
      </w:ins>
    </w:p>
    <w:p w14:paraId="250784FE" w14:textId="72465012" w:rsidR="00BC700B" w:rsidRPr="00BB2D45" w:rsidRDefault="00BC700B" w:rsidP="00BC700B">
      <w:pPr>
        <w:jc w:val="both"/>
        <w:rPr>
          <w:ins w:id="282" w:author="Ben Fels" w:date="2024-12-22T18:00:00Z" w16du:dateUtc="2024-12-22T17:00:00Z"/>
        </w:rPr>
      </w:pPr>
      <w:ins w:id="283"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0E19D8">
        <w:rPr>
          <w:highlight w:val="magenta"/>
          <w:lang w:val="en-US"/>
        </w:rPr>
        <w:instrText xml:space="preserve"> ADDIN ZOTERO_ITEM CSL_CITATION {"citationID":"kNOkUuGM","properties":{"formattedCitation":"(OpenAI, o.\\uc0\\u160{}J.-c)","plainCitation":"(OpenAI, o. J.-c)","noteIndex":0},"citationItems":[{"id":1907,"uris":["http://zotero.org/users/14644665/items/GZDGRHZD"],"itemData":{"id":1907,"type":"webpage","abstract":"Explore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ins w:id="284" w:author="Ben Fels" w:date="2024-12-22T18:00:00Z" w16du:dateUtc="2024-12-22T17:00:00Z">
        <w:r w:rsidRPr="00BC700B">
          <w:rPr>
            <w:highlight w:val="magenta"/>
            <w:lang w:val="en-US"/>
          </w:rPr>
          <w:fldChar w:fldCharType="separate"/>
        </w:r>
      </w:ins>
      <w:r w:rsidR="000E19D8" w:rsidRPr="000E19D8">
        <w:rPr>
          <w:rFonts w:cs="Arial"/>
        </w:rPr>
        <w:t>(OpenAI, o. J.-c)</w:t>
      </w:r>
      <w:ins w:id="285"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86" w:author="Ben Fels" w:date="2024-12-21T12:57:00Z" w16du:dateUtc="2024-12-21T11:57:00Z"/>
        </w:rPr>
      </w:pPr>
    </w:p>
    <w:p w14:paraId="7BCF70C7" w14:textId="2D7B1D53" w:rsidR="006E7B3E" w:rsidRPr="00CF7AE6" w:rsidRDefault="006E7B3E" w:rsidP="006E7B3E">
      <w:pPr>
        <w:jc w:val="both"/>
        <w:rPr>
          <w:ins w:id="287" w:author="Ben Fels" w:date="2024-12-21T12:44:00Z" w16du:dateUtc="2024-12-21T11:44:00Z"/>
        </w:rPr>
      </w:pPr>
      <w:ins w:id="288" w:author="Ben Fels" w:date="2024-12-21T12:44:00Z" w16du:dateUtc="2024-12-21T11:44:00Z">
        <w:r w:rsidRPr="005A4558">
          <w:t xml:space="preserve">In der geplanten Untersuchung soll die Wirksamkeit dieser 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89" w:author="Ben Fels" w:date="2024-12-21T12:45:00Z" w16du:dateUtc="2024-12-21T11:45:00Z">
        <w:r w:rsidR="0084052A">
          <w:rPr>
            <w:rStyle w:val="Kommentarzeichen"/>
          </w:rPr>
          <w:commentReference w:id="114"/>
        </w:r>
      </w:ins>
      <w:ins w:id="290" w:author="Ben Fels" w:date="2024-12-21T12:44:00Z" w16du:dateUtc="2024-12-21T11:44:00Z">
        <w:r w:rsidRPr="005A4558">
          <w:t>.</w:t>
        </w:r>
      </w:ins>
    </w:p>
    <w:p w14:paraId="771F39A9" w14:textId="77777777" w:rsidR="006E7B3E" w:rsidDel="00A72529" w:rsidRDefault="006E7B3E" w:rsidP="00F34A39">
      <w:pPr>
        <w:rPr>
          <w:del w:id="291" w:author="Ben Fels" w:date="2024-12-21T12:45:00Z" w16du:dateUtc="2024-12-21T11:45:00Z"/>
          <w:moveTo w:id="292" w:author="Ben Fels" w:date="2024-12-21T11:50:00Z" w16du:dateUtc="2024-12-21T10:50:00Z"/>
        </w:rPr>
      </w:pPr>
    </w:p>
    <w:p w14:paraId="67BC759D" w14:textId="790E3068" w:rsidR="00F34A39" w:rsidDel="00A72529" w:rsidRDefault="00F34A39" w:rsidP="00F34A39">
      <w:pPr>
        <w:rPr>
          <w:del w:id="293" w:author="Ben Fels" w:date="2024-12-21T12:45:00Z" w16du:dateUtc="2024-12-21T11:45:00Z"/>
          <w:moveTo w:id="294" w:author="Ben Fels" w:date="2024-12-21T11:50:00Z" w16du:dateUtc="2024-12-21T10:50:00Z"/>
        </w:rPr>
      </w:pPr>
      <w:moveTo w:id="295" w:author="Ben Fels" w:date="2024-12-21T11:50:00Z" w16du:dateUtc="2024-12-21T10:50:00Z">
        <w:del w:id="296"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44"/>
    <w:p w14:paraId="50729FE6" w14:textId="77777777" w:rsidR="00F34A39" w:rsidRDefault="00F34A39" w:rsidP="001F7CA5">
      <w:pPr>
        <w:jc w:val="both"/>
        <w:rPr>
          <w:ins w:id="297" w:author="Ben Fels" w:date="2024-12-21T11:49:00Z" w16du:dateUtc="2024-12-21T10:49:00Z"/>
        </w:rPr>
      </w:pPr>
    </w:p>
    <w:p w14:paraId="310D24ED" w14:textId="2E677403" w:rsidR="00491A04" w:rsidDel="00A72529" w:rsidRDefault="00E14BB0" w:rsidP="001F7CA5">
      <w:pPr>
        <w:jc w:val="both"/>
        <w:rPr>
          <w:del w:id="298" w:author="Ben Fels" w:date="2024-12-21T12:45:00Z" w16du:dateUtc="2024-12-21T11:45:00Z"/>
        </w:rPr>
      </w:pPr>
      <w:del w:id="299" w:author="Ben Fels" w:date="2024-12-21T12:45:00Z" w16du:dateUtc="2024-12-21T11:45:00Z">
        <w:r w:rsidRPr="00E14BB0" w:rsidDel="00A72529">
          <w:delText xml:space="preserve">Peldszus </w:delText>
        </w:r>
        <w:commentRangeStart w:id="300"/>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300"/>
        <w:r w:rsidR="003F72C9" w:rsidDel="00A72529">
          <w:rPr>
            <w:rStyle w:val="Kommentarzeichen"/>
          </w:rPr>
          <w:commentReference w:id="300"/>
        </w:r>
      </w:del>
    </w:p>
    <w:p w14:paraId="3E61A6F3" w14:textId="13444F29" w:rsidR="003A5172" w:rsidRDefault="009C2379" w:rsidP="009C2379">
      <w:pPr>
        <w:rPr>
          <w:ins w:id="301" w:author="Ben Fels" w:date="2024-12-21T12:46:00Z" w16du:dateUtc="2024-12-21T11:46:00Z"/>
        </w:rPr>
      </w:pPr>
      <w:moveToRangeStart w:id="302" w:author="Ben Fels" w:date="2024-12-21T11:51:00Z" w:name="move185674280"/>
      <w:moveTo w:id="303" w:author="Ben Fels" w:date="2024-12-21T11:51:00Z" w16du:dateUtc="2024-12-21T10:51:00Z">
        <w:del w:id="304"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05"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306" w:author="Ben Fels" w:date="2024-12-21T12:46:00Z" w16du:dateUtc="2024-12-21T11:46:00Z"/>
        </w:rPr>
      </w:pPr>
      <w:ins w:id="307" w:author="Ben Fels" w:date="2024-12-21T12:46:00Z" w16du:dateUtc="2024-12-21T11:46:00Z">
        <w:r w:rsidRPr="00A66707">
          <w:t xml:space="preserve">Die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308" w:author="Ben Fels" w:date="2024-12-21T13:15:00Z" w16du:dateUtc="2024-12-21T12:15:00Z">
              <w:rPr/>
            </w:rPrChange>
          </w:rPr>
          <w:t>Forschungsfrage</w:t>
        </w:r>
        <w:r w:rsidRPr="00A66707">
          <w:t xml:space="preserve"> lautet: </w:t>
        </w:r>
        <w:r w:rsidRPr="003A5172">
          <w:rPr>
            <w:highlight w:val="yellow"/>
            <w:rPrChange w:id="309"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310" w:author="Ben Fels" w:date="2024-12-21T12:47:00Z" w16du:dateUtc="2024-12-21T11:47:00Z"/>
          <w:moveTo w:id="311" w:author="Ben Fels" w:date="2024-12-21T11:51:00Z" w16du:dateUtc="2024-12-21T10:51:00Z"/>
        </w:rPr>
      </w:pPr>
    </w:p>
    <w:p w14:paraId="68B84C80" w14:textId="1DC4833E" w:rsidR="009C2379" w:rsidDel="0084052A" w:rsidRDefault="009C2379" w:rsidP="009C2379">
      <w:pPr>
        <w:rPr>
          <w:del w:id="312" w:author="Ben Fels" w:date="2024-12-21T12:46:00Z" w16du:dateUtc="2024-12-21T11:46:00Z"/>
          <w:moveTo w:id="313" w:author="Ben Fels" w:date="2024-12-21T11:51:00Z" w16du:dateUtc="2024-12-21T10:51:00Z"/>
        </w:rPr>
      </w:pPr>
      <w:moveTo w:id="314" w:author="Ben Fels" w:date="2024-12-21T11:51:00Z" w16du:dateUtc="2024-12-21T10:51:00Z">
        <w:del w:id="315"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316" w:author="Ben Fels" w:date="2024-12-21T12:46:00Z" w16du:dateUtc="2024-12-21T11:46:00Z"/>
        </w:rPr>
      </w:pPr>
      <w:moveToRangeStart w:id="317" w:author="Ben Fels" w:date="2024-12-21T11:52:00Z" w:name="move185674394"/>
      <w:moveToRangeEnd w:id="302"/>
      <w:moveTo w:id="318" w:author="Ben Fels" w:date="2024-12-21T11:52:00Z" w16du:dateUtc="2024-12-21T10:52:00Z">
        <w:del w:id="319" w:author="Ben Fels" w:date="2024-12-21T12:47:00Z" w16du:dateUtc="2024-12-21T11:47:00Z">
          <w:r w:rsidDel="003A5172">
            <w:delText>Ziel dieser Masterarbeit ist es</w:delText>
          </w:r>
        </w:del>
        <w:del w:id="320"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321"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322" w:author="Ben Fels" w:date="2024-12-21T11:52:00Z" w16du:dateUtc="2024-12-21T10:52:00Z"/>
        </w:rPr>
      </w:pPr>
      <w:moveTo w:id="323"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324" w:author="Ben Fels" w:date="2024-12-21T12:46:00Z" w16du:dateUtc="2024-12-21T11:46:00Z"/>
        </w:rPr>
      </w:pPr>
      <w:moveTo w:id="325" w:author="Ben Fels" w:date="2024-12-21T11:52:00Z" w16du:dateUtc="2024-12-21T10:52:00Z">
        <w:del w:id="326"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327" w:author="Ben Fels" w:date="2024-12-21T13:12:00Z" w16du:dateUtc="2024-12-21T12:12:00Z"/>
        </w:rPr>
      </w:pPr>
      <w:ins w:id="328" w:author="Ben Fels" w:date="2024-12-21T13:12:00Z" w16du:dateUtc="2024-12-21T12:12:00Z">
        <w:r>
          <w:t xml:space="preserve">Zur Beantwortung der Forschungsfrage bedarf es </w:t>
        </w:r>
      </w:ins>
      <w:ins w:id="329" w:author="Ben Fels" w:date="2024-12-21T13:13:00Z" w16du:dateUtc="2024-12-21T12:13:00Z">
        <w:r w:rsidR="00DF79FF" w:rsidRPr="00DF79FF">
          <w:rPr>
            <w:highlight w:val="cyan"/>
            <w:rPrChange w:id="330" w:author="Ben Fels" w:date="2024-12-21T13:13:00Z" w16du:dateUtc="2024-12-21T12:13:00Z">
              <w:rPr/>
            </w:rPrChange>
          </w:rPr>
          <w:t>(Aufbau der Untersuchung beschreiben</w:t>
        </w:r>
        <w:r w:rsidR="00DF79FF">
          <w:t xml:space="preserve">) </w:t>
        </w:r>
      </w:ins>
      <w:ins w:id="331" w:author="Ben Fels" w:date="2024-12-21T13:12:00Z" w16du:dateUtc="2024-12-21T12:12:00Z">
        <w:r>
          <w:t>Begriffsde</w:t>
        </w:r>
      </w:ins>
      <w:ins w:id="332" w:author="Ben Fels" w:date="2024-12-21T13:13:00Z" w16du:dateUtc="2024-12-21T12:13:00Z">
        <w:r>
          <w:t>finition</w:t>
        </w:r>
        <w:r w:rsidR="00DF79FF">
          <w:t>, Stand der Forschung</w:t>
        </w:r>
      </w:ins>
    </w:p>
    <w:p w14:paraId="03A30209" w14:textId="27F4D87C" w:rsidR="00A35D5E" w:rsidDel="00722631" w:rsidRDefault="00A35D5E" w:rsidP="00A35D5E">
      <w:pPr>
        <w:rPr>
          <w:del w:id="333" w:author="Ben Fels" w:date="2024-12-21T13:05:00Z" w16du:dateUtc="2024-12-21T12:05:00Z"/>
          <w:moveTo w:id="334" w:author="Ben Fels" w:date="2024-12-21T11:53:00Z" w16du:dateUtc="2024-12-21T10:53:00Z"/>
        </w:rPr>
      </w:pPr>
      <w:moveToRangeStart w:id="335" w:author="Ben Fels" w:date="2024-12-21T11:53:00Z" w:name="move185674422"/>
      <w:moveToRangeEnd w:id="317"/>
      <w:moveTo w:id="336" w:author="Ben Fels" w:date="2024-12-21T11:53:00Z" w16du:dateUtc="2024-12-21T10:53:00Z">
        <w:del w:id="337"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38" w:author="Ben Fels" w:date="2024-12-21T13:06:00Z" w16du:dateUtc="2024-12-21T12:06:00Z"/>
          <w:moveTo w:id="339" w:author="Ben Fels" w:date="2024-12-21T11:53:00Z" w16du:dateUtc="2024-12-21T10:53:00Z"/>
        </w:rPr>
      </w:pPr>
      <w:moveTo w:id="340" w:author="Ben Fels" w:date="2024-12-21T11:53:00Z" w16du:dateUtc="2024-12-21T10:53:00Z">
        <w:del w:id="341"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42" w:author="Ben Fels" w:date="2024-12-21T13:06:00Z" w16du:dateUtc="2024-12-21T12:06:00Z"/>
          <w:moveTo w:id="343" w:author="Ben Fels" w:date="2024-12-21T11:53:00Z" w16du:dateUtc="2024-12-21T10:53:00Z"/>
        </w:rPr>
      </w:pPr>
      <w:moveTo w:id="344" w:author="Ben Fels" w:date="2024-12-21T11:53:00Z" w16du:dateUtc="2024-12-21T10:53:00Z">
        <w:del w:id="345"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46" w:author="Ben Fels" w:date="2024-12-21T13:06:00Z" w16du:dateUtc="2024-12-21T12:06:00Z"/>
          <w:moveTo w:id="347" w:author="Ben Fels" w:date="2024-12-21T11:53:00Z" w16du:dateUtc="2024-12-21T10:53:00Z"/>
        </w:rPr>
      </w:pPr>
      <w:moveTo w:id="348" w:author="Ben Fels" w:date="2024-12-21T11:53:00Z" w16du:dateUtc="2024-12-21T10:53:00Z">
        <w:del w:id="349" w:author="Ben Fels" w:date="2024-12-21T13:06:00Z" w16du:dateUtc="2024-12-21T12:06:00Z">
          <w:r w:rsidRPr="006F0952" w:rsidDel="006820FB">
            <w:rPr>
              <w:rPrChange w:id="350"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51"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52" w:author="Ben Fels" w:date="2024-12-21T13:07:00Z" w16du:dateUtc="2024-12-21T12:07:00Z"/>
          <w:moveTo w:id="353" w:author="Ben Fels" w:date="2024-12-21T11:53:00Z" w16du:dateUtc="2024-12-21T10:53:00Z"/>
        </w:rPr>
      </w:pPr>
      <w:moveTo w:id="354" w:author="Ben Fels" w:date="2024-12-21T11:53:00Z" w16du:dateUtc="2024-12-21T10:53:00Z">
        <w:del w:id="355"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56"/>
          <w:r w:rsidRPr="006820FB" w:rsidDel="00FB56BB">
            <w:rPr>
              <w:highlight w:val="magenta"/>
              <w:rPrChange w:id="357" w:author="Ben Fels" w:date="2024-12-21T13:07:00Z" w16du:dateUtc="2024-12-21T12:07:00Z">
                <w:rPr/>
              </w:rPrChange>
            </w:rPr>
            <w:delText xml:space="preserve">Lu et al. </w:delText>
          </w:r>
          <w:r w:rsidRPr="006820FB" w:rsidDel="00FB56BB">
            <w:rPr>
              <w:highlight w:val="magenta"/>
              <w:rPrChange w:id="358" w:author="Ben Fels" w:date="2024-12-21T13:07:00Z" w16du:dateUtc="2024-12-21T12:07:00Z">
                <w:rPr/>
              </w:rPrChange>
            </w:rPr>
            <w:fldChar w:fldCharType="begin"/>
          </w:r>
          <w:r w:rsidRPr="006820FB" w:rsidDel="00FB56BB">
            <w:rPr>
              <w:highlight w:val="magenta"/>
              <w:rPrChange w:id="359"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60" w:author="Ben Fels" w:date="2024-12-21T13:07:00Z" w16du:dateUtc="2024-12-21T12:07:00Z">
                <w:rPr/>
              </w:rPrChange>
            </w:rPr>
            <w:fldChar w:fldCharType="separate"/>
          </w:r>
          <w:r w:rsidRPr="006820FB" w:rsidDel="00FB56BB">
            <w:rPr>
              <w:rFonts w:cs="Arial"/>
              <w:highlight w:val="magenta"/>
              <w:rPrChange w:id="361" w:author="Ben Fels" w:date="2024-12-21T13:07:00Z" w16du:dateUtc="2024-12-21T12:07:00Z">
                <w:rPr>
                  <w:rFonts w:cs="Arial"/>
                </w:rPr>
              </w:rPrChange>
            </w:rPr>
            <w:delText>(2024)</w:delText>
          </w:r>
          <w:r w:rsidRPr="006820FB" w:rsidDel="00FB56BB">
            <w:rPr>
              <w:highlight w:val="magenta"/>
              <w:rPrChange w:id="362" w:author="Ben Fels" w:date="2024-12-21T13:07:00Z" w16du:dateUtc="2024-12-21T12:07:00Z">
                <w:rPr/>
              </w:rPrChange>
            </w:rPr>
            <w:fldChar w:fldCharType="end"/>
          </w:r>
          <w:commentRangeEnd w:id="356"/>
          <w:r w:rsidRPr="006820FB" w:rsidDel="00FB56BB">
            <w:rPr>
              <w:rStyle w:val="Kommentarzeichen"/>
              <w:highlight w:val="magenta"/>
              <w:rPrChange w:id="363" w:author="Ben Fels" w:date="2024-12-21T13:07:00Z" w16du:dateUtc="2024-12-21T12:07:00Z">
                <w:rPr>
                  <w:rStyle w:val="Kommentarzeichen"/>
                </w:rPr>
              </w:rPrChange>
            </w:rPr>
            <w:commentReference w:id="356"/>
          </w:r>
          <w:r w:rsidDel="00FB56BB">
            <w:delText xml:space="preserve"> zu entnehmen. </w:delText>
          </w:r>
        </w:del>
      </w:moveTo>
    </w:p>
    <w:p w14:paraId="210BF37C" w14:textId="5BB58638" w:rsidR="00A35D5E" w:rsidDel="00446345" w:rsidRDefault="00A35D5E" w:rsidP="00A35D5E">
      <w:pPr>
        <w:rPr>
          <w:del w:id="364" w:author="Ben Fels" w:date="2024-12-21T13:07:00Z" w16du:dateUtc="2024-12-21T12:07:00Z"/>
          <w:moveTo w:id="365" w:author="Ben Fels" w:date="2024-12-21T11:53:00Z" w16du:dateUtc="2024-12-21T10:53:00Z"/>
        </w:rPr>
      </w:pPr>
      <w:moveTo w:id="366" w:author="Ben Fels" w:date="2024-12-21T11:53:00Z" w16du:dateUtc="2024-12-21T10:53:00Z">
        <w:del w:id="367"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68" w:author="Ben Fels" w:date="2024-12-21T13:07:00Z" w16du:dateUtc="2024-12-21T12:07:00Z">
          <w:r w:rsidDel="006820FB">
            <w:delText>-</w:delText>
          </w:r>
        </w:del>
        <w:del w:id="369"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70" w:author="Ben Fels" w:date="2024-12-21T13:15:00Z" w16du:dateUtc="2024-12-21T12:15:00Z"/>
          <w:moveTo w:id="371" w:author="Ben Fels" w:date="2024-12-21T11:53:00Z" w16du:dateUtc="2024-12-21T10:53:00Z"/>
          <w:rPrChange w:id="372" w:author="Ben Fels" w:date="2024-12-21T18:19:00Z" w16du:dateUtc="2024-12-21T17:19:00Z">
            <w:rPr>
              <w:del w:id="373" w:author="Ben Fels" w:date="2024-12-21T13:15:00Z" w16du:dateUtc="2024-12-21T12:15:00Z"/>
              <w:moveTo w:id="374" w:author="Ben Fels" w:date="2024-12-21T11:53:00Z" w16du:dateUtc="2024-12-21T10:53:00Z"/>
              <w:lang w:val="en-US"/>
            </w:rPr>
          </w:rPrChange>
        </w:rPr>
      </w:pPr>
      <w:moveTo w:id="375" w:author="Ben Fels" w:date="2024-12-21T11:53:00Z" w16du:dateUtc="2024-12-21T10:53:00Z">
        <w:del w:id="376" w:author="Ben Fels" w:date="2024-12-21T13:07:00Z" w16du:dateUtc="2024-12-21T12:07:00Z">
          <w:r w:rsidRPr="002F4B5A" w:rsidDel="00446345">
            <w:rPr>
              <w:rPrChange w:id="377"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78" w:author="Ben Fels" w:date="2024-12-21T13:08:00Z" w16du:dateUtc="2024-12-21T12:08:00Z"/>
          <w:moveTo w:id="379" w:author="Ben Fels" w:date="2024-12-21T11:53:00Z" w16du:dateUtc="2024-12-21T10:53:00Z"/>
        </w:rPr>
      </w:pPr>
      <w:moveTo w:id="380" w:author="Ben Fels" w:date="2024-12-21T11:53:00Z" w16du:dateUtc="2024-12-21T10:53:00Z">
        <w:del w:id="381"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82" w:author="Ben Fels" w:date="2024-12-21T13:08:00Z" w16du:dateUtc="2024-12-21T12:08:00Z"/>
          <w:moveTo w:id="383" w:author="Ben Fels" w:date="2024-12-21T11:53:00Z" w16du:dateUtc="2024-12-21T10:53:00Z"/>
        </w:rPr>
      </w:pPr>
      <w:moveTo w:id="384" w:author="Ben Fels" w:date="2024-12-21T11:53:00Z" w16du:dateUtc="2024-12-21T10:53:00Z">
        <w:del w:id="385"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86" w:author="Ben Fels" w:date="2024-12-21T13:08:00Z" w16du:dateUtc="2024-12-21T12:08:00Z"/>
          <w:moveTo w:id="387" w:author="Ben Fels" w:date="2024-12-21T11:53:00Z" w16du:dateUtc="2024-12-21T10:53:00Z"/>
        </w:rPr>
      </w:pPr>
      <w:moveTo w:id="388" w:author="Ben Fels" w:date="2024-12-21T11:53:00Z" w16du:dateUtc="2024-12-21T10:53:00Z">
        <w:del w:id="389"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90" w:author="Ben Fels" w:date="2024-12-21T13:14:00Z" w16du:dateUtc="2024-12-21T12:14:00Z"/>
          <w:moveTo w:id="391" w:author="Ben Fels" w:date="2024-12-21T11:53:00Z" w16du:dateUtc="2024-12-21T10:53:00Z"/>
        </w:rPr>
      </w:pPr>
      <w:moveTo w:id="392" w:author="Ben Fels" w:date="2024-12-21T11:53:00Z" w16du:dateUtc="2024-12-21T10:53:00Z">
        <w:del w:id="393"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94" w:author="Ben Fels" w:date="2024-12-21T19:35:00Z" w16du:dateUtc="2024-12-21T18:35:00Z"/>
          <w:moveTo w:id="395" w:author="Ben Fels" w:date="2024-12-21T11:53:00Z" w16du:dateUtc="2024-12-21T10:53:00Z"/>
        </w:rPr>
      </w:pPr>
      <w:moveTo w:id="396" w:author="Ben Fels" w:date="2024-12-21T11:53:00Z" w16du:dateUtc="2024-12-21T10:53:00Z">
        <w:del w:id="397"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98" w:author="Ben Fels" w:date="2024-12-21T13:12:00Z" w16du:dateUtc="2024-12-21T12:12:00Z"/>
          <w:moveTo w:id="399" w:author="Ben Fels" w:date="2024-12-21T11:53:00Z" w16du:dateUtc="2024-12-21T10:53:00Z"/>
        </w:rPr>
      </w:pPr>
      <w:moveTo w:id="400" w:author="Ben Fels" w:date="2024-12-21T11:53:00Z" w16du:dateUtc="2024-12-21T10:53:00Z">
        <w:del w:id="401"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402" w:author="Ben Fels" w:date="2024-12-21T13:14:00Z" w16du:dateUtc="2024-12-21T12:14:00Z"/>
          <w:moveTo w:id="403" w:author="Ben Fels" w:date="2024-12-21T11:53:00Z" w16du:dateUtc="2024-12-21T10:53:00Z"/>
        </w:rPr>
      </w:pPr>
      <w:moveTo w:id="404" w:author="Ben Fels" w:date="2024-12-21T11:53:00Z" w16du:dateUtc="2024-12-21T10:53:00Z">
        <w:del w:id="405"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35"/>
    <w:p w14:paraId="5CF45C21" w14:textId="77777777" w:rsidR="009C2379" w:rsidRDefault="009C2379" w:rsidP="001F7CA5">
      <w:pPr>
        <w:jc w:val="both"/>
        <w:rPr>
          <w:ins w:id="406" w:author="Ben Fels" w:date="2024-12-17T07:55:00Z" w16du:dateUtc="2024-12-17T06:55:00Z"/>
          <w:highlight w:val="cyan"/>
        </w:rPr>
      </w:pPr>
    </w:p>
    <w:p w14:paraId="407C4F16" w14:textId="0322F467" w:rsidR="00CB5525" w:rsidDel="00FB56BB" w:rsidRDefault="00915CF8" w:rsidP="001F7CA5">
      <w:pPr>
        <w:jc w:val="both"/>
        <w:rPr>
          <w:moveFrom w:id="407" w:author="Ben Fels" w:date="2024-12-21T13:16:00Z" w16du:dateUtc="2024-12-21T12:16:00Z"/>
        </w:rPr>
      </w:pPr>
      <w:moveFromRangeStart w:id="408" w:author="Ben Fels" w:date="2024-12-21T13:16:00Z" w:name="move185679391"/>
      <w:moveFrom w:id="409" w:author="Ben Fels" w:date="2024-12-21T13:16:00Z" w16du:dateUtc="2024-12-21T12:16:00Z">
        <w:r w:rsidRPr="00915CF8" w:rsidDel="00FB56BB">
          <w:rPr>
            <w:highlight w:val="cyan"/>
          </w:rPr>
          <w:lastRenderedPageBreak/>
          <w:t>Warum Training eines eigenen Models und fine-tuning keine Alternativen sind:</w:t>
        </w:r>
        <w:bookmarkStart w:id="410" w:name="_Toc185697448"/>
        <w:bookmarkEnd w:id="410"/>
      </w:moveFrom>
    </w:p>
    <w:moveFromRangeEnd w:id="408"/>
    <w:p w14:paraId="3D1E055F" w14:textId="09063E36" w:rsidR="00437BD8" w:rsidRPr="00BB2D45" w:rsidDel="00D31E52" w:rsidRDefault="00D538BE" w:rsidP="001F7CA5">
      <w:pPr>
        <w:jc w:val="both"/>
        <w:rPr>
          <w:del w:id="411" w:author="Ben Fels" w:date="2024-12-21T13:16:00Z" w16du:dateUtc="2024-12-21T12:16:00Z"/>
        </w:rPr>
      </w:pPr>
      <w:del w:id="412" w:author="Ben Fels" w:date="2024-12-21T13:16:00Z" w16du:dateUtc="2024-12-21T12:16:00Z">
        <w:r w:rsidRPr="002312C7" w:rsidDel="00D31E52">
          <w:rPr>
            <w:highlight w:val="magenta"/>
            <w:lang w:val="en-US"/>
            <w:rPrChange w:id="413"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414"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415" w:author="Ben Fels" w:date="2024-12-20T12:31:00Z" w16du:dateUtc="2024-12-20T11:31:00Z">
              <w:rPr>
                <w:lang w:val="en-US"/>
              </w:rPr>
            </w:rPrChange>
          </w:rPr>
          <w:fldChar w:fldCharType="end"/>
        </w:r>
        <w:bookmarkStart w:id="416" w:name="_Toc185697449"/>
        <w:bookmarkEnd w:id="416"/>
      </w:del>
    </w:p>
    <w:p w14:paraId="20582599" w14:textId="2EF8DDBC" w:rsidR="00AD550E" w:rsidDel="00AD550E" w:rsidRDefault="00491A04" w:rsidP="001F7CA5">
      <w:pPr>
        <w:jc w:val="both"/>
        <w:rPr>
          <w:del w:id="417" w:author="Ben Fels" w:date="2024-12-16T22:04:00Z" w16du:dateUtc="2024-12-16T21:04:00Z"/>
        </w:rPr>
      </w:pPr>
      <w:del w:id="418" w:author="Ben Fels" w:date="2024-12-21T12:47:00Z" w16du:dateUtc="2024-12-21T11:47:00Z">
        <w:r w:rsidRPr="00143A9F" w:rsidDel="00E676E7">
          <w:delText>Forschungsfrage</w:delText>
        </w:r>
        <w:r w:rsidDel="00E676E7">
          <w:delText xml:space="preserve">: </w:delText>
        </w:r>
        <w:r w:rsidRPr="00B13CBF" w:rsidDel="00E676E7">
          <w:rPr>
            <w:highlight w:val="yellow"/>
            <w:rPrChange w:id="419"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420" w:name="_Toc185697450"/>
      <w:bookmarkEnd w:id="420"/>
    </w:p>
    <w:p w14:paraId="18F3FB5D" w14:textId="208C2C48" w:rsidR="00AC5562" w:rsidRPr="00AC5562" w:rsidRDefault="00AC5562">
      <w:pPr>
        <w:pStyle w:val="berschrift2"/>
        <w:pPrChange w:id="421" w:author="Ben Fels" w:date="2024-12-21T09:10:00Z" w16du:dateUtc="2024-12-21T08:10:00Z">
          <w:pPr>
            <w:jc w:val="both"/>
          </w:pPr>
        </w:pPrChange>
      </w:pPr>
      <w:bookmarkStart w:id="422" w:name="_Toc185697451"/>
      <w:r w:rsidRPr="00AC5562">
        <w:t>Begriffsdefinition</w:t>
      </w:r>
      <w:bookmarkEnd w:id="422"/>
      <w:ins w:id="423"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424" w:author="Ben Fels" w:date="2024-12-20T12:33:00Z" w16du:dateUtc="2024-12-20T11:33:00Z">
            <w:rPr>
              <w:lang w:val="en-US"/>
            </w:rPr>
          </w:rPrChange>
        </w:rPr>
      </w:pPr>
      <w:r w:rsidRPr="009B2EDD">
        <w:rPr>
          <w:lang w:val="en-US"/>
        </w:rPr>
        <w:t xml:space="preserve">Prompt Engineering &amp; Prompt Engineering </w:t>
      </w:r>
      <w:proofErr w:type="spellStart"/>
      <w:r w:rsidRPr="009B2EDD">
        <w:rPr>
          <w:lang w:val="en-US"/>
        </w:rPr>
        <w:t>Techniken</w:t>
      </w:r>
      <w:proofErr w:type="spellEnd"/>
      <w:ins w:id="425" w:author="Ben Fels" w:date="2024-12-20T12:33:00Z" w16du:dateUtc="2024-12-20T11:33:00Z">
        <w:r w:rsidR="00C21BBA">
          <w:rPr>
            <w:lang w:val="en-US"/>
          </w:rPr>
          <w:t xml:space="preserve">. </w:t>
        </w:r>
        <w:r w:rsidR="00C21BBA" w:rsidRPr="00775FD8">
          <w:rPr>
            <w:rPrChange w:id="426"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7AD988C7" w14:textId="77777777" w:rsidR="00025B9B" w:rsidRDefault="00025B9B" w:rsidP="00025B9B">
      <w:pPr>
        <w:rPr>
          <w:ins w:id="427" w:author="Ben Fels" w:date="2024-12-21T13:09:00Z" w16du:dateUtc="2024-12-21T12:09:00Z"/>
        </w:rPr>
      </w:pPr>
      <w:moveToRangeStart w:id="428" w:author="Ben Fels" w:date="2024-12-21T11:53:00Z" w:name="move185674449"/>
      <w:moveTo w:id="429" w:author="Ben Fels" w:date="2024-12-21T11:53:00Z" w16du:dateUtc="2024-12-21T10:53:00Z">
        <w:r w:rsidRPr="00025B9B">
          <w:rPr>
            <w:highlight w:val="cyan"/>
            <w:rPrChange w:id="430" w:author="Ben Fels" w:date="2024-12-21T11:53:00Z" w16du:dateUtc="2024-12-21T10:53:00Z">
              <w:rPr/>
            </w:rPrChange>
          </w:rPr>
          <w:t xml:space="preserve">Ruhig auch Verweis auf bestehende Working Paper, sofern diese sehr neu sind und das Thema Prompt Engineering + Argument </w:t>
        </w:r>
        <w:proofErr w:type="spellStart"/>
        <w:r w:rsidRPr="00025B9B">
          <w:rPr>
            <w:highlight w:val="cyan"/>
            <w:rPrChange w:id="431" w:author="Ben Fels" w:date="2024-12-21T11:53:00Z" w16du:dateUtc="2024-12-21T10:53:00Z">
              <w:rPr/>
            </w:rPrChange>
          </w:rPr>
          <w:t>mining</w:t>
        </w:r>
        <w:proofErr w:type="spellEnd"/>
        <w:r w:rsidRPr="00025B9B">
          <w:rPr>
            <w:highlight w:val="cyan"/>
            <w:rPrChange w:id="432" w:author="Ben Fels" w:date="2024-12-21T11:53:00Z" w16du:dateUtc="2024-12-21T10:53:00Z">
              <w:rPr/>
            </w:rPrChange>
          </w:rPr>
          <w:t xml:space="preserve"> + LLMs gut abbilden.</w:t>
        </w:r>
      </w:moveTo>
    </w:p>
    <w:p w14:paraId="1F273DF0" w14:textId="77777777" w:rsidR="00781552" w:rsidRDefault="00781552" w:rsidP="00025B9B">
      <w:pPr>
        <w:rPr>
          <w:ins w:id="433" w:author="Ben Fels" w:date="2024-12-21T12:00:00Z" w16du:dateUtc="2024-12-21T11:00:00Z"/>
        </w:rPr>
      </w:pPr>
    </w:p>
    <w:p w14:paraId="3563A635" w14:textId="51D980BF" w:rsidR="004328D8" w:rsidRDefault="004328D8">
      <w:pPr>
        <w:pStyle w:val="berschrift3"/>
        <w:rPr>
          <w:ins w:id="434" w:author="Ben Fels" w:date="2024-12-21T12:00:00Z" w16du:dateUtc="2024-12-21T11:00:00Z"/>
        </w:rPr>
        <w:pPrChange w:id="435" w:author="Ben Fels" w:date="2024-12-21T12:01:00Z" w16du:dateUtc="2024-12-21T11:01:00Z">
          <w:pPr/>
        </w:pPrChange>
      </w:pPr>
      <w:bookmarkStart w:id="436" w:name="_Toc185697453"/>
      <w:ins w:id="437" w:author="Ben Fels" w:date="2024-12-21T12:00:00Z" w16du:dateUtc="2024-12-21T11:00:00Z">
        <w:r>
          <w:t xml:space="preserve">Argumente </w:t>
        </w:r>
      </w:ins>
      <w:ins w:id="438" w:author="Ben Fels" w:date="2024-12-21T13:25:00Z" w16du:dateUtc="2024-12-21T12:25:00Z">
        <w:r w:rsidR="009F4187">
          <w:t>und Argument Mining</w:t>
        </w:r>
      </w:ins>
      <w:bookmarkEnd w:id="436"/>
    </w:p>
    <w:p w14:paraId="742E3A9F" w14:textId="4C0F9E3B" w:rsidR="004328D8" w:rsidRDefault="00AA2CFC">
      <w:pPr>
        <w:jc w:val="both"/>
        <w:rPr>
          <w:ins w:id="439" w:author="Ben Fels" w:date="2024-12-21T19:40:00Z" w16du:dateUtc="2024-12-21T18:40:00Z"/>
        </w:rPr>
      </w:pPr>
      <w:ins w:id="440" w:author="Ben Fels" w:date="2024-12-21T13:22:00Z" w16du:dateUtc="2024-12-21T12:22:00Z">
        <w:r w:rsidRPr="005918DB">
          <w:t xml:space="preserve">Nach </w:t>
        </w:r>
        <w:proofErr w:type="spellStart"/>
        <w:r w:rsidRPr="006827AF">
          <w:rPr>
            <w:rFonts w:cs="Arial"/>
            <w:highlight w:val="magenta"/>
            <w:rPrChange w:id="441" w:author="Ben Fels" w:date="2024-12-21T13:22:00Z" w16du:dateUtc="2024-12-21T12:22:00Z">
              <w:rPr>
                <w:rFonts w:cs="Arial"/>
              </w:rPr>
            </w:rPrChange>
          </w:rPr>
          <w:t>Peldszus</w:t>
        </w:r>
        <w:proofErr w:type="spellEnd"/>
        <w:r w:rsidRPr="006827AF">
          <w:rPr>
            <w:rFonts w:cs="Arial"/>
            <w:highlight w:val="magenta"/>
            <w:rPrChange w:id="442" w:author="Ben Fels" w:date="2024-12-21T13:22:00Z" w16du:dateUtc="2024-12-21T12:22:00Z">
              <w:rPr>
                <w:rFonts w:cs="Arial"/>
              </w:rPr>
            </w:rPrChange>
          </w:rPr>
          <w:t xml:space="preserve"> &amp; Stede</w:t>
        </w:r>
        <w:r w:rsidRPr="006827AF">
          <w:rPr>
            <w:highlight w:val="magenta"/>
            <w:rPrChange w:id="443" w:author="Ben Fels" w:date="2024-12-21T13:22:00Z" w16du:dateUtc="2024-12-21T12:22:00Z">
              <w:rPr/>
            </w:rPrChange>
          </w:rPr>
          <w:t xml:space="preserve"> </w:t>
        </w:r>
        <w:r w:rsidRPr="006827AF">
          <w:rPr>
            <w:highlight w:val="magenta"/>
            <w:rPrChange w:id="444" w:author="Ben Fels" w:date="2024-12-21T13:22:00Z" w16du:dateUtc="2024-12-21T12:22:00Z">
              <w:rPr/>
            </w:rPrChange>
          </w:rPr>
          <w:fldChar w:fldCharType="begin"/>
        </w:r>
        <w:r w:rsidRPr="006827AF">
          <w:rPr>
            <w:highlight w:val="magenta"/>
            <w:rPrChange w:id="445"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46" w:author="Ben Fels" w:date="2024-12-21T13:22:00Z" w16du:dateUtc="2024-12-21T12:22:00Z">
              <w:rPr/>
            </w:rPrChange>
          </w:rPr>
          <w:fldChar w:fldCharType="separate"/>
        </w:r>
        <w:r w:rsidRPr="006827AF">
          <w:rPr>
            <w:rFonts w:cs="Arial"/>
            <w:highlight w:val="magenta"/>
            <w:rPrChange w:id="447" w:author="Ben Fels" w:date="2024-12-21T13:22:00Z" w16du:dateUtc="2024-12-21T12:22:00Z">
              <w:rPr>
                <w:rFonts w:cs="Arial"/>
              </w:rPr>
            </w:rPrChange>
          </w:rPr>
          <w:t>(2013)</w:t>
        </w:r>
        <w:r w:rsidRPr="006827AF">
          <w:rPr>
            <w:highlight w:val="magenta"/>
            <w:rPrChange w:id="448" w:author="Ben Fels" w:date="2024-12-21T13:22:00Z" w16du:dateUtc="2024-12-21T12:22:00Z">
              <w:rPr/>
            </w:rPrChange>
          </w:rPr>
          <w:fldChar w:fldCharType="end"/>
        </w:r>
        <w:r w:rsidRPr="005918DB">
          <w:t xml:space="preserve"> sowie </w:t>
        </w:r>
        <w:r w:rsidRPr="006827AF">
          <w:rPr>
            <w:rFonts w:cs="Arial"/>
            <w:highlight w:val="magenta"/>
            <w:rPrChange w:id="449" w:author="Ben Fels" w:date="2024-12-21T13:23:00Z" w16du:dateUtc="2024-12-21T12:23:00Z">
              <w:rPr>
                <w:rFonts w:cs="Arial"/>
              </w:rPr>
            </w:rPrChange>
          </w:rPr>
          <w:t xml:space="preserve">Stab &amp; </w:t>
        </w:r>
        <w:proofErr w:type="spellStart"/>
        <w:r w:rsidRPr="006827AF">
          <w:rPr>
            <w:rFonts w:cs="Arial"/>
            <w:highlight w:val="magenta"/>
            <w:rPrChange w:id="450" w:author="Ben Fels" w:date="2024-12-21T13:23:00Z" w16du:dateUtc="2024-12-21T12:23:00Z">
              <w:rPr>
                <w:rFonts w:cs="Arial"/>
              </w:rPr>
            </w:rPrChange>
          </w:rPr>
          <w:t>Gurevych</w:t>
        </w:r>
        <w:proofErr w:type="spellEnd"/>
        <w:r w:rsidRPr="006827AF">
          <w:rPr>
            <w:highlight w:val="magenta"/>
            <w:rPrChange w:id="451" w:author="Ben Fels" w:date="2024-12-21T13:23:00Z" w16du:dateUtc="2024-12-21T12:23:00Z">
              <w:rPr/>
            </w:rPrChange>
          </w:rPr>
          <w:t xml:space="preserve"> </w:t>
        </w:r>
        <w:r w:rsidRPr="006827AF">
          <w:rPr>
            <w:highlight w:val="magenta"/>
            <w:rPrChange w:id="452"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53" w:author="Ben Fels" w:date="2024-12-21T13:22:00Z" w16du:dateUtc="2024-12-21T12:22:00Z">
        <w:r w:rsidRPr="006827AF">
          <w:rPr>
            <w:highlight w:val="magenta"/>
            <w:rPrChange w:id="454" w:author="Ben Fels" w:date="2024-12-21T13:23:00Z" w16du:dateUtc="2024-12-21T12:23:00Z">
              <w:rPr/>
            </w:rPrChange>
          </w:rPr>
          <w:fldChar w:fldCharType="separate"/>
        </w:r>
      </w:ins>
      <w:r w:rsidR="008833CB" w:rsidRPr="008833CB">
        <w:rPr>
          <w:rFonts w:cs="Arial"/>
          <w:highlight w:val="magenta"/>
        </w:rPr>
        <w:t>(2017b)</w:t>
      </w:r>
      <w:ins w:id="455" w:author="Ben Fels" w:date="2024-12-21T13:22:00Z" w16du:dateUtc="2024-12-21T12:22:00Z">
        <w:r w:rsidRPr="006827AF">
          <w:rPr>
            <w:highlight w:val="magenta"/>
            <w:rPrChange w:id="456" w:author="Ben Fels" w:date="2024-12-21T13:23:00Z" w16du:dateUtc="2024-12-21T12:23:00Z">
              <w:rPr/>
            </w:rPrChange>
          </w:rPr>
          <w:fldChar w:fldCharType="end"/>
        </w:r>
        <w:r w:rsidRPr="005918DB">
          <w:t xml:space="preserve"> </w:t>
        </w:r>
        <w:r w:rsidRPr="005E17A1">
          <w:rPr>
            <w:highlight w:val="yellow"/>
            <w:rPrChange w:id="457"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58" w:author="Ben Fels" w:date="2024-12-21T13:24:00Z" w16du:dateUtc="2024-12-21T12:24:00Z">
              <w:rPr/>
            </w:rPrChange>
          </w:rPr>
          <w:fldChar w:fldCharType="begin"/>
        </w:r>
        <w:r w:rsidRPr="005E17A1">
          <w:rPr>
            <w:highlight w:val="magenta"/>
            <w:rPrChange w:id="459"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60" w:author="Ben Fels" w:date="2024-12-21T13:24:00Z" w16du:dateUtc="2024-12-21T12:24:00Z">
              <w:rPr/>
            </w:rPrChange>
          </w:rPr>
          <w:fldChar w:fldCharType="separate"/>
        </w:r>
        <w:r w:rsidRPr="005E17A1">
          <w:rPr>
            <w:rFonts w:cs="Arial"/>
            <w:highlight w:val="magenta"/>
            <w:rPrChange w:id="461"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462" w:author="Ben Fels" w:date="2024-12-21T13:24:00Z" w16du:dateUtc="2024-12-21T12:24:00Z">
              <w:rPr/>
            </w:rPrChange>
          </w:rPr>
          <w:fldChar w:fldCharType="end"/>
        </w:r>
        <w:r w:rsidRPr="005918DB">
          <w:t xml:space="preserve"> </w:t>
        </w:r>
        <w:r w:rsidRPr="005E17A1">
          <w:rPr>
            <w:highlight w:val="yellow"/>
            <w:rPrChange w:id="463" w:author="Ben Fels" w:date="2024-12-21T13:24:00Z" w16du:dateUtc="2024-12-21T12:24:00Z">
              <w:rPr/>
            </w:rPrChange>
          </w:rPr>
          <w:t xml:space="preserve">die automatische Identifikation und Extraktion der Argumentationskomponenten und deren Beziehungen zueinander </w:t>
        </w:r>
        <w:commentRangeStart w:id="464"/>
        <w:r w:rsidRPr="005E17A1">
          <w:rPr>
            <w:highlight w:val="yellow"/>
            <w:rPrChange w:id="465" w:author="Ben Fels" w:date="2024-12-21T13:24:00Z" w16du:dateUtc="2024-12-21T12:24:00Z">
              <w:rPr/>
            </w:rPrChange>
          </w:rPr>
          <w:t xml:space="preserve">aus Texten </w:t>
        </w:r>
      </w:ins>
      <w:commentRangeEnd w:id="464"/>
      <w:ins w:id="466" w:author="Ben Fels" w:date="2024-12-21T13:27:00Z" w16du:dateUtc="2024-12-21T12:27:00Z">
        <w:r w:rsidR="00EF77C8">
          <w:rPr>
            <w:rStyle w:val="Kommentarzeichen"/>
          </w:rPr>
          <w:commentReference w:id="464"/>
        </w:r>
      </w:ins>
      <w:ins w:id="467" w:author="Ben Fels" w:date="2024-12-21T13:22:00Z" w16du:dateUtc="2024-12-21T12:22:00Z">
        <w:r w:rsidRPr="005E17A1">
          <w:rPr>
            <w:highlight w:val="yellow"/>
            <w:rPrChange w:id="468" w:author="Ben Fels" w:date="2024-12-21T13:24:00Z" w16du:dateUtc="2024-12-21T12:24:00Z">
              <w:rPr/>
            </w:rPrChange>
          </w:rPr>
          <w:t>verstanden werden.</w:t>
        </w:r>
        <w:r w:rsidRPr="005918DB">
          <w:t xml:space="preserve"> Argument Mining stammt aus dem Bereich des NLP </w:t>
        </w:r>
        <w:r w:rsidRPr="005E17A1">
          <w:rPr>
            <w:highlight w:val="magenta"/>
            <w:rPrChange w:id="469" w:author="Ben Fels" w:date="2024-12-21T13:24:00Z" w16du:dateUtc="2024-12-21T12:24:00Z">
              <w:rPr/>
            </w:rPrChange>
          </w:rPr>
          <w:fldChar w:fldCharType="begin"/>
        </w:r>
        <w:r w:rsidRPr="005E17A1">
          <w:rPr>
            <w:highlight w:val="magenta"/>
            <w:rPrChange w:id="470"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71" w:author="Ben Fels" w:date="2024-12-21T13:24:00Z" w16du:dateUtc="2024-12-21T12:24:00Z">
              <w:rPr/>
            </w:rPrChange>
          </w:rPr>
          <w:fldChar w:fldCharType="separate"/>
        </w:r>
        <w:r w:rsidRPr="005E17A1">
          <w:rPr>
            <w:rFonts w:cs="Arial"/>
            <w:highlight w:val="magenta"/>
            <w:rPrChange w:id="472" w:author="Ben Fels" w:date="2024-12-21T13:24:00Z" w16du:dateUtc="2024-12-21T12:24:00Z">
              <w:rPr>
                <w:rFonts w:cs="Arial"/>
              </w:rPr>
            </w:rPrChange>
          </w:rPr>
          <w:t>(Yeginbergen et al., 2024, S. 11687)</w:t>
        </w:r>
        <w:r w:rsidRPr="005E17A1">
          <w:rPr>
            <w:highlight w:val="magenta"/>
            <w:rPrChange w:id="473" w:author="Ben Fels" w:date="2024-12-21T13:24:00Z" w16du:dateUtc="2024-12-21T12:24:00Z">
              <w:rPr/>
            </w:rPrChange>
          </w:rPr>
          <w:fldChar w:fldCharType="end"/>
        </w:r>
      </w:ins>
      <w:ins w:id="474" w:author="Ben Fels" w:date="2024-12-21T13:24:00Z" w16du:dateUtc="2024-12-21T12:24:00Z">
        <w:r w:rsidR="005E17A1">
          <w:t xml:space="preserve">, </w:t>
        </w:r>
      </w:ins>
      <w:ins w:id="475" w:author="Ben Fels" w:date="2024-12-21T13:22:00Z" w16du:dateUtc="2024-12-21T12:22:00Z">
        <w:r w:rsidRPr="005918DB">
          <w:t xml:space="preserve">welcher wiederum ein Teil aus dem Bereich der künstlichen Intelligenz ist </w:t>
        </w:r>
        <w:r w:rsidRPr="005E17A1">
          <w:rPr>
            <w:highlight w:val="magenta"/>
            <w:rPrChange w:id="476" w:author="Ben Fels" w:date="2024-12-21T13:24:00Z" w16du:dateUtc="2024-12-21T12:24:00Z">
              <w:rPr/>
            </w:rPrChange>
          </w:rPr>
          <w:fldChar w:fldCharType="begin"/>
        </w:r>
        <w:r w:rsidRPr="005E17A1">
          <w:rPr>
            <w:highlight w:val="magenta"/>
            <w:rPrChange w:id="477"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78" w:author="Ben Fels" w:date="2024-12-21T13:24:00Z" w16du:dateUtc="2024-12-21T12:24:00Z">
              <w:rPr/>
            </w:rPrChange>
          </w:rPr>
          <w:fldChar w:fldCharType="separate"/>
        </w:r>
        <w:r w:rsidRPr="005E17A1">
          <w:rPr>
            <w:rFonts w:cs="Arial"/>
            <w:highlight w:val="magenta"/>
            <w:rPrChange w:id="479" w:author="Ben Fels" w:date="2024-12-21T13:24:00Z" w16du:dateUtc="2024-12-21T12:24:00Z">
              <w:rPr>
                <w:rFonts w:cs="Arial"/>
              </w:rPr>
            </w:rPrChange>
          </w:rPr>
          <w:t>(Kochmar, 2022; Lu et al., 2024, S. 2)</w:t>
        </w:r>
        <w:r w:rsidRPr="005E17A1">
          <w:rPr>
            <w:highlight w:val="magenta"/>
            <w:rPrChange w:id="480" w:author="Ben Fels" w:date="2024-12-21T13:24:00Z" w16du:dateUtc="2024-12-21T12:24:00Z">
              <w:rPr/>
            </w:rPrChange>
          </w:rPr>
          <w:fldChar w:fldCharType="end"/>
        </w:r>
        <w:r w:rsidRPr="005E17A1">
          <w:rPr>
            <w:highlight w:val="magenta"/>
            <w:rPrChange w:id="481" w:author="Ben Fels" w:date="2024-12-21T13:24:00Z" w16du:dateUtc="2024-12-21T12:24:00Z">
              <w:rPr/>
            </w:rPrChange>
          </w:rPr>
          <w:t>.</w:t>
        </w:r>
      </w:ins>
      <w:ins w:id="482" w:author="Ben Fels" w:date="2024-12-21T13:25:00Z" w16du:dateUtc="2024-12-21T12:25:00Z">
        <w:r w:rsidR="00204D6A">
          <w:t xml:space="preserve"> </w:t>
        </w:r>
        <w:r w:rsidR="00204D6A" w:rsidRPr="00204D6A">
          <w:rPr>
            <w:highlight w:val="cyan"/>
            <w:rPrChange w:id="483" w:author="Ben Fels" w:date="2024-12-21T13:25:00Z" w16du:dateUtc="2024-12-21T12:25:00Z">
              <w:rPr/>
            </w:rPrChange>
          </w:rPr>
          <w:t>Hier ggf. künstliche Intelligenz definieren</w:t>
        </w:r>
      </w:ins>
    </w:p>
    <w:p w14:paraId="4398F85E" w14:textId="77777777" w:rsidR="006B219E" w:rsidRDefault="006B219E">
      <w:pPr>
        <w:jc w:val="both"/>
        <w:rPr>
          <w:ins w:id="484" w:author="Ben Fels" w:date="2024-12-21T19:40:00Z" w16du:dateUtc="2024-12-21T18:40:00Z"/>
        </w:rPr>
      </w:pPr>
    </w:p>
    <w:p w14:paraId="2E20A19D" w14:textId="080AC1D2" w:rsidR="006B219E" w:rsidRDefault="006B219E" w:rsidP="006B219E">
      <w:pPr>
        <w:rPr>
          <w:ins w:id="485" w:author="Ben Fels" w:date="2024-12-21T19:40:00Z" w16du:dateUtc="2024-12-21T18:40:00Z"/>
          <w:i/>
        </w:rPr>
      </w:pPr>
      <w:ins w:id="486"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87" w:author="Ben Fels" w:date="2024-12-21T19:41:00Z" w16du:dateUtc="2024-12-21T18:41:00Z">
        <w:r w:rsidR="00061383" w:rsidRPr="00EB1314">
          <w:rPr>
            <w:i/>
            <w:rPrChange w:id="488" w:author="Ben Fels" w:date="2024-12-21T19:42:00Z" w16du:dateUtc="2024-12-21T18:42:00Z">
              <w:rPr/>
            </w:rPrChange>
          </w:rPr>
          <w:t xml:space="preserve">Der </w:t>
        </w:r>
      </w:ins>
      <w:ins w:id="489" w:author="Ben Fels" w:date="2024-12-21T19:40:00Z" w16du:dateUtc="2024-12-21T18:40:00Z">
        <w:r w:rsidRPr="00EB1314">
          <w:rPr>
            <w:i/>
          </w:rPr>
          <w:t xml:space="preserve">Schwerpunkt </w:t>
        </w:r>
      </w:ins>
      <w:ins w:id="490" w:author="Ben Fels" w:date="2024-12-21T19:41:00Z" w16du:dateUtc="2024-12-21T18:41:00Z">
        <w:r w:rsidR="00061383" w:rsidRPr="00EB1314">
          <w:rPr>
            <w:i/>
          </w:rPr>
          <w:t xml:space="preserve">liegt hierbei </w:t>
        </w:r>
      </w:ins>
      <w:ins w:id="491" w:author="Ben Fels" w:date="2024-12-21T19:40:00Z" w16du:dateUtc="2024-12-21T18:40:00Z">
        <w:r w:rsidRPr="00EB1314">
          <w:rPr>
            <w:i/>
          </w:rPr>
          <w:t>auf verschiedenen Ebenen der argumentativen Komplexität</w:t>
        </w:r>
      </w:ins>
      <w:ins w:id="492" w:author="Ben Fels" w:date="2024-12-21T19:41:00Z" w16du:dateUtc="2024-12-21T18:41:00Z">
        <w:r w:rsidR="007C03E1">
          <w:rPr>
            <w:i/>
          </w:rPr>
          <w:t xml:space="preserve">. </w:t>
        </w:r>
      </w:ins>
      <w:ins w:id="493" w:author="Ben Fels" w:date="2024-12-21T19:42:00Z" w16du:dateUtc="2024-12-21T18:42:00Z">
        <w:r w:rsidR="00EB1314">
          <w:rPr>
            <w:i/>
          </w:rPr>
          <w:t>„</w:t>
        </w:r>
      </w:ins>
      <w:ins w:id="494" w:author="Ben Fels" w:date="2024-12-21T19:41:00Z" w16du:dateUtc="2024-12-21T18:41:00Z">
        <w:r w:rsidR="007C03E1">
          <w:rPr>
            <w:i/>
          </w:rPr>
          <w:t xml:space="preserve">Es werden diverse </w:t>
        </w:r>
      </w:ins>
      <w:ins w:id="495"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496" w:author="Ben Fels" w:date="2024-12-21T19:43:00Z" w16du:dateUtc="2024-12-21T18:43:00Z"/>
          <w:moveTo w:id="497" w:author="Ben Fels" w:date="2024-12-21T11:53:00Z" w16du:dateUtc="2024-12-21T10:53:00Z"/>
        </w:rPr>
        <w:pPrChange w:id="498" w:author="Ben Fels" w:date="2024-12-21T13:23:00Z" w16du:dateUtc="2024-12-21T12:23:00Z">
          <w:pPr/>
        </w:pPrChange>
      </w:pPr>
    </w:p>
    <w:p w14:paraId="4D1E8235" w14:textId="5F59027A" w:rsidR="004328D8" w:rsidDel="00EF77C8" w:rsidRDefault="004328D8" w:rsidP="004328D8">
      <w:pPr>
        <w:rPr>
          <w:del w:id="499" w:author="Ben Fels" w:date="2024-12-21T13:27:00Z" w16du:dateUtc="2024-12-21T12:27:00Z"/>
        </w:rPr>
      </w:pPr>
      <w:moveToRangeStart w:id="500" w:author="Ben Fels" w:date="2024-12-21T12:00:00Z" w:name="move185674825"/>
      <w:moveToRangeEnd w:id="428"/>
      <w:moveTo w:id="501" w:author="Ben Fels" w:date="2024-12-21T12:00:00Z" w16du:dateUtc="2024-12-21T11:00:00Z">
        <w:del w:id="502"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503" w:author="Ben Fels" w:date="2024-12-21T13:27:00Z" w16du:dateUtc="2024-12-21T12:27:00Z"/>
          <w:moveTo w:id="504" w:author="Ben Fels" w:date="2024-12-21T12:00:00Z" w16du:dateUtc="2024-12-21T11:00:00Z"/>
        </w:rPr>
        <w:pPrChange w:id="505" w:author="Ben Fels" w:date="2024-12-21T13:23:00Z" w16du:dateUtc="2024-12-21T12:23:00Z">
          <w:pPr/>
        </w:pPrChange>
      </w:pPr>
    </w:p>
    <w:p w14:paraId="2675FB34" w14:textId="77777777" w:rsidR="004328D8" w:rsidRPr="003E3BA3" w:rsidRDefault="004328D8">
      <w:pPr>
        <w:pStyle w:val="Listenabsatz"/>
        <w:numPr>
          <w:ilvl w:val="0"/>
          <w:numId w:val="52"/>
        </w:numPr>
        <w:rPr>
          <w:moveTo w:id="506" w:author="Ben Fels" w:date="2024-12-21T12:00:00Z" w16du:dateUtc="2024-12-21T11:00:00Z"/>
        </w:rPr>
        <w:pPrChange w:id="507" w:author="Ben Fels" w:date="2024-12-21T13:36:00Z" w16du:dateUtc="2024-12-21T12:36:00Z">
          <w:pPr/>
        </w:pPrChange>
      </w:pPr>
      <w:moveTo w:id="508"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509" w:author="Ben Fels" w:date="2024-12-21T12:00:00Z" w16du:dateUtc="2024-12-21T11:00:00Z"/>
        </w:rPr>
        <w:pPrChange w:id="510" w:author="Ben Fels" w:date="2024-12-21T13:36:00Z" w16du:dateUtc="2024-12-21T12:36:00Z">
          <w:pPr/>
        </w:pPrChange>
      </w:pPr>
      <w:moveTo w:id="511" w:author="Ben Fels" w:date="2024-12-21T12:00:00Z" w16du:dateUtc="2024-12-21T11:00:00Z">
        <w:r>
          <w:t xml:space="preserve">Es verfolgt dem Ziel automatisiert argumentative Strukturen und ihre Beziehungen aus einem Text zu identifizieren, </w:t>
        </w:r>
        <w:r w:rsidRPr="00BB41AC">
          <w:t xml:space="preserve">mit dem Endziel, </w:t>
        </w:r>
        <w:proofErr w:type="spellStart"/>
        <w:r w:rsidRPr="00BB41AC">
          <w:t>maschinenverarbeitbare</w:t>
        </w:r>
        <w:proofErr w:type="spellEnd"/>
        <w:r w:rsidRPr="00BB41AC">
          <w:t xml:space="preserv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512" w:author="Ben Fels" w:date="2024-12-21T12:00:00Z" w16du:dateUtc="2024-12-21T11:00:00Z"/>
        </w:rPr>
        <w:pPrChange w:id="513" w:author="Ben Fels" w:date="2024-12-21T13:36:00Z" w16du:dateUtc="2024-12-21T12:36:00Z">
          <w:pPr/>
        </w:pPrChange>
      </w:pPr>
      <w:moveTo w:id="514" w:author="Ben Fels" w:date="2024-12-21T12:00:00Z" w16du:dateUtc="2024-12-21T11:00:00Z">
        <w:r>
          <w:t xml:space="preserve">Argument </w:t>
        </w:r>
        <w:proofErr w:type="spellStart"/>
        <w:r>
          <w:t>Minig</w:t>
        </w:r>
        <w:proofErr w:type="spellEnd"/>
        <w:r>
          <w:t xml:space="preserve">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515" w:author="Ben Fels" w:date="2024-12-21T12:00:00Z" w16du:dateUtc="2024-12-21T11:00:00Z"/>
        </w:rPr>
        <w:pPrChange w:id="516" w:author="Ben Fels" w:date="2024-12-21T13:36:00Z" w16du:dateUtc="2024-12-21T12:36:00Z">
          <w:pPr/>
        </w:pPrChange>
      </w:pPr>
      <w:moveTo w:id="517"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518"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519"/>
          <w:r w:rsidDel="00C179FA">
            <w:delText>(</w:delText>
          </w:r>
          <w:r w:rsidRPr="004D5DFC" w:rsidDel="00C179FA">
            <w:delText>Konz</w:delText>
          </w:r>
          <w:r w:rsidRPr="004D5DFC" w:rsidDel="00477856">
            <w:delText>e</w:delText>
          </w:r>
        </w:del>
        <w:del w:id="520" w:author="Ben Fels" w:date="2024-12-21T19:38:00Z" w16du:dateUtc="2024-12-21T18:38:00Z">
          <w:r w:rsidRPr="004D5DFC" w:rsidDel="00C179FA">
            <w:delText>ntration auf die Verortung von Argumenten und die Identifizierung ihrer Arten (z. B. Behauptungen und Prämissen)</w:delText>
          </w:r>
          <w:commentRangeEnd w:id="519"/>
          <w:r w:rsidDel="00C179FA">
            <w:rPr>
              <w:rStyle w:val="Kommentarzeichen"/>
            </w:rPr>
            <w:commentReference w:id="519"/>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521" w:author="Ben Fels" w:date="2024-12-21T13:36:00Z" w16du:dateUtc="2024-12-21T12:36:00Z"/>
          <w:moveTo w:id="522" w:author="Ben Fels" w:date="2024-12-21T12:00:00Z" w16du:dateUtc="2024-12-21T11:00:00Z"/>
        </w:rPr>
      </w:pPr>
      <w:moveTo w:id="523" w:author="Ben Fels" w:date="2024-12-21T12:00:00Z" w16du:dateUtc="2024-12-21T11:00:00Z">
        <w:del w:id="524"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525" w:author="Ben Fels" w:date="2024-12-21T12:00:00Z" w16du:dateUtc="2024-12-21T11:00:00Z"/>
        </w:rPr>
      </w:pPr>
    </w:p>
    <w:p w14:paraId="2041F334" w14:textId="5697212F" w:rsidR="004328D8" w:rsidDel="006B219E" w:rsidRDefault="004328D8" w:rsidP="004328D8">
      <w:pPr>
        <w:rPr>
          <w:del w:id="526" w:author="Ben Fels" w:date="2024-12-21T19:40:00Z" w16du:dateUtc="2024-12-21T18:40:00Z"/>
          <w:moveTo w:id="527" w:author="Ben Fels" w:date="2024-12-21T12:00:00Z" w16du:dateUtc="2024-12-21T11:00:00Z"/>
          <w:i/>
        </w:rPr>
      </w:pPr>
      <w:moveTo w:id="528" w:author="Ben Fels" w:date="2024-12-21T12:00:00Z" w16du:dateUtc="2024-12-21T11:00:00Z">
        <w:del w:id="529" w:author="Ben Fels" w:date="2024-12-21T19:40:00Z" w16du:dateUtc="2024-12-21T18:40:00Z">
          <w:r w:rsidRPr="00EE07C6" w:rsidDel="006B219E">
            <w:rPr>
              <w:highlight w:val="magenta"/>
            </w:rPr>
            <w:fldChar w:fldCharType="begin"/>
          </w:r>
        </w:del>
      </w:moveTo>
      <w:del w:id="530"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531" w:author="Ben Fels" w:date="2024-12-21T12:00:00Z" w16du:dateUtc="2024-12-21T11:00:00Z">
        <w:del w:id="532" w:author="Ben Fels" w:date="2024-12-21T19:40:00Z" w16du:dateUtc="2024-12-21T18:40:00Z">
          <w:r w:rsidRPr="00EE07C6" w:rsidDel="006B219E">
            <w:rPr>
              <w:highlight w:val="magenta"/>
            </w:rPr>
            <w:fldChar w:fldCharType="separate"/>
          </w:r>
        </w:del>
      </w:moveTo>
      <w:del w:id="533" w:author="Ben Fels" w:date="2024-12-21T19:40:00Z" w16du:dateUtc="2024-12-21T18:40:00Z">
        <w:r w:rsidR="006B219E" w:rsidRPr="006B219E" w:rsidDel="006B219E">
          <w:rPr>
            <w:rFonts w:cs="Arial"/>
            <w:highlight w:val="magenta"/>
          </w:rPr>
          <w:delText>(2020)</w:delText>
        </w:r>
      </w:del>
      <w:moveTo w:id="534" w:author="Ben Fels" w:date="2024-12-21T12:00:00Z" w16du:dateUtc="2024-12-21T11:00:00Z">
        <w:del w:id="535"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36" w:author="Ben Fels" w:date="2024-12-21T13:38:00Z" w16du:dateUtc="2024-12-21T12:38:00Z"/>
          <w:moveTo w:id="537" w:author="Ben Fels" w:date="2024-12-21T12:00:00Z" w16du:dateUtc="2024-12-21T11:00:00Z"/>
          <w:i/>
        </w:rPr>
      </w:pPr>
      <w:moveTo w:id="538" w:author="Ben Fels" w:date="2024-12-21T12:00:00Z" w16du:dateUtc="2024-12-21T11:00:00Z">
        <w:del w:id="539"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40" w:author="Ben Fels" w:date="2024-12-21T13:39:00Z" w16du:dateUtc="2024-12-21T12:39:00Z"/>
          <w:moveTo w:id="541" w:author="Ben Fels" w:date="2024-12-21T12:00:00Z" w16du:dateUtc="2024-12-21T11:00:00Z"/>
          <w:b/>
          <w:rPrChange w:id="542" w:author="Ben Fels" w:date="2024-12-21T18:08:00Z" w16du:dateUtc="2024-12-21T17:08:00Z">
            <w:rPr>
              <w:del w:id="543" w:author="Ben Fels" w:date="2024-12-21T13:39:00Z" w16du:dateUtc="2024-12-21T12:39:00Z"/>
              <w:moveTo w:id="544" w:author="Ben Fels" w:date="2024-12-21T12:00:00Z" w16du:dateUtc="2024-12-21T11:00:00Z"/>
              <w:b/>
              <w:lang w:val="en-US"/>
            </w:rPr>
          </w:rPrChange>
        </w:rPr>
      </w:pPr>
      <w:moveTo w:id="545" w:author="Ben Fels" w:date="2024-12-21T12:00:00Z" w16du:dateUtc="2024-12-21T11:00:00Z">
        <w:del w:id="546"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47" w:author="Ben Fels" w:date="2024-12-21T12:00:00Z" w16du:dateUtc="2024-12-21T11:00:00Z"/>
          <w:moveTo w:id="548" w:author="Ben Fels" w:date="2024-12-21T12:00:00Z" w16du:dateUtc="2024-12-21T11:00:00Z"/>
        </w:rPr>
      </w:pPr>
      <w:moveTo w:id="549" w:author="Ben Fels" w:date="2024-12-21T12:00:00Z" w16du:dateUtc="2024-12-21T11:00:00Z">
        <w:del w:id="550"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51" w:author="Ben Fels" w:date="2024-12-21T13:39:00Z" w16du:dateUtc="2024-12-21T12:39:00Z"/>
          <w:moveTo w:id="552" w:author="Ben Fels" w:date="2024-12-21T12:00:00Z" w16du:dateUtc="2024-12-21T11:00:00Z"/>
        </w:rPr>
      </w:pPr>
      <w:moveTo w:id="553" w:author="Ben Fels" w:date="2024-12-21T12:00:00Z" w16du:dateUtc="2024-12-21T11:00:00Z">
        <w:del w:id="554" w:author="Ben Fels" w:date="2024-12-21T12:00:00Z" w16du:dateUtc="2024-12-21T11:00:00Z">
          <w:r w:rsidDel="004328D8">
            <w:delText>Doch was genau ist ein Argument?</w:delText>
          </w:r>
        </w:del>
      </w:moveTo>
    </w:p>
    <w:moveToRangeEnd w:id="500"/>
    <w:p w14:paraId="6B32E185" w14:textId="77777777" w:rsidR="004328D8" w:rsidRDefault="004328D8" w:rsidP="00025B9B">
      <w:pPr>
        <w:rPr>
          <w:ins w:id="555" w:author="Ben Fels" w:date="2024-12-21T12:01:00Z" w16du:dateUtc="2024-12-21T11:01:00Z"/>
        </w:rPr>
      </w:pPr>
    </w:p>
    <w:p w14:paraId="03AE9598" w14:textId="088A20D0" w:rsidR="004328D8" w:rsidRDefault="004328D8" w:rsidP="004328D8">
      <w:pPr>
        <w:pStyle w:val="berschrift3"/>
        <w:rPr>
          <w:ins w:id="556" w:author="Ben Fels" w:date="2024-12-21T13:34:00Z" w16du:dateUtc="2024-12-21T12:34:00Z"/>
        </w:rPr>
      </w:pPr>
      <w:bookmarkStart w:id="557" w:name="_Toc185697454"/>
      <w:ins w:id="558" w:author="Ben Fels" w:date="2024-12-21T12:01:00Z" w16du:dateUtc="2024-12-21T11:01:00Z">
        <w:r>
          <w:t xml:space="preserve">Aufgaben des Argument </w:t>
        </w:r>
        <w:proofErr w:type="spellStart"/>
        <w:r>
          <w:t>minings</w:t>
        </w:r>
      </w:ins>
      <w:bookmarkEnd w:id="557"/>
      <w:proofErr w:type="spellEnd"/>
    </w:p>
    <w:p w14:paraId="048BBFF5" w14:textId="417A7538" w:rsidR="00D50C0A" w:rsidRPr="00FF68C4" w:rsidRDefault="00E93172" w:rsidP="00E93172">
      <w:pPr>
        <w:jc w:val="both"/>
        <w:rPr>
          <w:ins w:id="559" w:author="Ben Fels" w:date="2024-12-21T13:47:00Z" w16du:dateUtc="2024-12-21T12:47:00Z"/>
        </w:rPr>
      </w:pPr>
      <w:ins w:id="560" w:author="Ben Fels" w:date="2024-12-21T13:34:00Z" w16du:dateUtc="2024-12-21T12:34:00Z">
        <w:r w:rsidRPr="005918DB">
          <w:t>Argument Mining lässt sich wiederum in Teilaufgaben zerlegen. Auch hier gibt es in der Literatur abweichende Ansichten, wie diese Teilaufgaben zu unterteilen sind</w:t>
        </w:r>
      </w:ins>
      <w:ins w:id="561" w:author="Ben Fels" w:date="2024-12-21T20:19:00Z" w16du:dateUtc="2024-12-21T19:19:00Z">
        <w:r w:rsidR="00CC21E1">
          <w:t xml:space="preserve">. Es werden sowohl </w:t>
        </w:r>
      </w:ins>
      <w:ins w:id="562" w:author="Ben Fels" w:date="2024-12-21T13:46:00Z" w16du:dateUtc="2024-12-21T12:46:00Z">
        <w:r w:rsidR="00D50C0A" w:rsidRPr="00D50C0A">
          <w:rPr>
            <w:rPrChange w:id="563" w:author="Ben Fels" w:date="2024-12-21T13:46:00Z" w16du:dateUtc="2024-12-21T12:46:00Z">
              <w:rPr>
                <w:lang w:val="en-US"/>
              </w:rPr>
            </w:rPrChange>
          </w:rPr>
          <w:t>zwei</w:t>
        </w:r>
      </w:ins>
      <w:ins w:id="564"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65"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66" w:author="Ben Fels" w:date="2024-12-21T13:49:00Z" w16du:dateUtc="2024-12-21T12:49:00Z">
        <w:r w:rsidR="00495AC8">
          <w:fldChar w:fldCharType="end"/>
        </w:r>
      </w:ins>
      <w:del w:id="567"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68" w:author="Ben Fels" w:date="2024-12-21T20:19:00Z" w16du:dateUtc="2024-12-21T19:19:00Z">
        <w:r w:rsidR="00CC21E1">
          <w:t xml:space="preserve"> als auch </w:t>
        </w:r>
      </w:ins>
      <w:ins w:id="569" w:author="Ben Fels" w:date="2024-12-21T13:47:00Z" w16du:dateUtc="2024-12-21T12:47:00Z">
        <w:r w:rsidR="00D50C0A" w:rsidRPr="00FF68C4">
          <w:t xml:space="preserve">drei </w:t>
        </w:r>
      </w:ins>
      <w:ins w:id="570" w:author="Ben Fels" w:date="2024-12-21T13:49:00Z" w16du:dateUtc="2024-12-21T12:49:00Z">
        <w:r w:rsidR="00495AC8" w:rsidRPr="002F4B5A">
          <w:rPr>
            <w:highlight w:val="magenta"/>
            <w:rPrChange w:id="571"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72" w:author="Ben Fels" w:date="2024-12-21T13:49:00Z" w16du:dateUtc="2024-12-21T12:49:00Z">
        <w:r w:rsidR="00495AC8" w:rsidRPr="002F4B5A">
          <w:rPr>
            <w:highlight w:val="magenta"/>
            <w:rPrChange w:id="573" w:author="Ben Fels" w:date="2024-12-21T18:36:00Z" w16du:dateUtc="2024-12-21T17:36:00Z">
              <w:rPr/>
            </w:rPrChange>
          </w:rPr>
          <w:fldChar w:fldCharType="separate"/>
        </w:r>
      </w:ins>
      <w:r w:rsidR="00662BF2" w:rsidRPr="00662BF2">
        <w:rPr>
          <w:rFonts w:cs="Arial"/>
        </w:rPr>
        <w:t>(Lawrence &amp; Reed, 2020, S. 787–788; Stab &amp; Gurevych, 2017b, S. 620–621)</w:t>
      </w:r>
      <w:ins w:id="574" w:author="Ben Fels" w:date="2024-12-21T13:49:00Z" w16du:dateUtc="2024-12-21T12:49:00Z">
        <w:r w:rsidR="00495AC8" w:rsidRPr="002F4B5A">
          <w:rPr>
            <w:highlight w:val="magenta"/>
            <w:rPrChange w:id="575" w:author="Ben Fels" w:date="2024-12-21T18:36:00Z" w16du:dateUtc="2024-12-21T17:36:00Z">
              <w:rPr/>
            </w:rPrChange>
          </w:rPr>
          <w:fldChar w:fldCharType="end"/>
        </w:r>
        <w:r w:rsidR="00495AC8" w:rsidRPr="00FF68C4">
          <w:t xml:space="preserve"> </w:t>
        </w:r>
      </w:ins>
      <w:ins w:id="576" w:author="Ben Fels" w:date="2024-12-21T13:47:00Z" w16du:dateUtc="2024-12-21T12:47:00Z">
        <w:r w:rsidR="00D50C0A" w:rsidRPr="00FF68C4">
          <w:t>Teilaufgaben benannt.</w:t>
        </w:r>
      </w:ins>
    </w:p>
    <w:p w14:paraId="47636CDC" w14:textId="7B3399E1" w:rsidR="002769FE" w:rsidRPr="00D50C0A" w:rsidRDefault="002769FE" w:rsidP="00E93172">
      <w:pPr>
        <w:jc w:val="both"/>
        <w:rPr>
          <w:ins w:id="577" w:author="Ben Fels" w:date="2024-12-21T13:46:00Z" w16du:dateUtc="2024-12-21T12:46:00Z"/>
          <w:rPrChange w:id="578" w:author="Ben Fels" w:date="2024-12-21T13:46:00Z" w16du:dateUtc="2024-12-21T12:46:00Z">
            <w:rPr>
              <w:ins w:id="579" w:author="Ben Fels" w:date="2024-12-21T13:46:00Z" w16du:dateUtc="2024-12-21T12:46:00Z"/>
              <w:lang w:val="en-US"/>
            </w:rPr>
          </w:rPrChange>
        </w:rPr>
      </w:pPr>
      <w:ins w:id="580" w:author="Ben Fels" w:date="2024-12-21T13:47:00Z" w16du:dateUtc="2024-12-21T12:47:00Z">
        <w:r>
          <w:t>Inhaltlich sind sich die Teilaufgaben sehr ähnlich und werden je nach Vorgehensweise zusammengefasst.</w:t>
        </w:r>
      </w:ins>
    </w:p>
    <w:p w14:paraId="3D89A1E5" w14:textId="40AA73B5" w:rsidR="00E93172" w:rsidRPr="0015571F" w:rsidRDefault="007031B4" w:rsidP="00E93172">
      <w:pPr>
        <w:jc w:val="both"/>
        <w:rPr>
          <w:ins w:id="581" w:author="Ben Fels" w:date="2024-12-21T13:34:00Z" w16du:dateUtc="2024-12-21T12:34:00Z"/>
        </w:rPr>
      </w:pPr>
      <w:ins w:id="582" w:author="Ben Fels" w:date="2024-12-21T13:40:00Z" w16du:dateUtc="2024-12-21T12:40:00Z">
        <w:r w:rsidRPr="008C679F">
          <w:rPr>
            <w:highlight w:val="green"/>
            <w:rPrChange w:id="583" w:author="Ben Fels" w:date="2024-12-21T14:12:00Z" w16du:dateUtc="2024-12-21T13:12:00Z">
              <w:rPr/>
            </w:rPrChange>
          </w:rPr>
          <w:t xml:space="preserve">Für diese Untersuchung wird die folgende </w:t>
        </w:r>
      </w:ins>
      <w:ins w:id="584" w:author="Ben Fels" w:date="2024-12-21T13:51:00Z" w16du:dateUtc="2024-12-21T12:51:00Z">
        <w:r w:rsidR="00D01EBE" w:rsidRPr="008C679F">
          <w:rPr>
            <w:highlight w:val="green"/>
            <w:rPrChange w:id="585" w:author="Ben Fels" w:date="2024-12-21T14:12:00Z" w16du:dateUtc="2024-12-21T13:12:00Z">
              <w:rPr/>
            </w:rPrChange>
          </w:rPr>
          <w:t xml:space="preserve">dreiteilige </w:t>
        </w:r>
        <w:r w:rsidR="00475EAE" w:rsidRPr="008C679F">
          <w:rPr>
            <w:highlight w:val="green"/>
            <w:rPrChange w:id="586" w:author="Ben Fels" w:date="2024-12-21T14:12:00Z" w16du:dateUtc="2024-12-21T13:12:00Z">
              <w:rPr/>
            </w:rPrChange>
          </w:rPr>
          <w:t xml:space="preserve">Gliederung der </w:t>
        </w:r>
      </w:ins>
      <w:ins w:id="587" w:author="Ben Fels" w:date="2024-12-21T13:34:00Z" w16du:dateUtc="2024-12-21T12:34:00Z">
        <w:r w:rsidR="00E93172" w:rsidRPr="008C679F">
          <w:rPr>
            <w:highlight w:val="green"/>
            <w:rPrChange w:id="588" w:author="Ben Fels" w:date="2024-12-21T14:12:00Z" w16du:dateUtc="2024-12-21T13:12:00Z">
              <w:rPr/>
            </w:rPrChange>
          </w:rPr>
          <w:t xml:space="preserve">Teilaufgaben </w:t>
        </w:r>
      </w:ins>
      <w:ins w:id="589" w:author="Ben Fels" w:date="2024-12-21T13:41:00Z" w16du:dateUtc="2024-12-21T12:41:00Z">
        <w:r w:rsidR="00B14C0A" w:rsidRPr="008C679F">
          <w:rPr>
            <w:highlight w:val="green"/>
            <w:rPrChange w:id="590" w:author="Ben Fels" w:date="2024-12-21T14:12:00Z" w16du:dateUtc="2024-12-21T13:12:00Z">
              <w:rPr/>
            </w:rPrChange>
          </w:rPr>
          <w:t>herangezogen</w:t>
        </w:r>
      </w:ins>
      <w:ins w:id="591" w:author="Ben Fels" w:date="2024-12-21T13:34:00Z" w16du:dateUtc="2024-12-21T12:34:00Z">
        <w:r w:rsidR="00E93172" w:rsidRPr="008C679F">
          <w:rPr>
            <w:highlight w:val="green"/>
            <w:rPrChange w:id="592"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00E93172" w:rsidRPr="0015571F">
          <w:t xml:space="preserve">t. </w:t>
        </w:r>
      </w:ins>
    </w:p>
    <w:p w14:paraId="7BA70A0E" w14:textId="34264879" w:rsidR="00E93172" w:rsidRDefault="00F07BB9" w:rsidP="00E93172">
      <w:pPr>
        <w:rPr>
          <w:ins w:id="593" w:author="Ben Fels" w:date="2024-12-21T14:01:00Z" w16du:dateUtc="2024-12-21T13:01:00Z"/>
        </w:rPr>
      </w:pPr>
      <w:ins w:id="594"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95" w:author="Ben Fels" w:date="2024-12-21T13:46:00Z" w16du:dateUtc="2024-12-21T12:46:00Z">
        <w:r w:rsidR="003C332D">
          <w:t>.</w:t>
        </w:r>
      </w:ins>
      <w:ins w:id="596" w:author="Ben Fels" w:date="2024-12-21T14:01:00Z" w16du:dateUtc="2024-12-21T13:01:00Z">
        <w:r w:rsidR="00B22C69">
          <w:t xml:space="preserve"> </w:t>
        </w:r>
        <w:r w:rsidR="00B22C69">
          <w:lastRenderedPageBreak/>
          <w:t xml:space="preserve">Anstatt jedoch </w:t>
        </w:r>
        <w:r w:rsidR="00B22C69" w:rsidRPr="00E66081">
          <w:t>Modelle fü</w:t>
        </w:r>
        <w:r w:rsidR="00B22C69">
          <w:t>r jede</w:t>
        </w:r>
      </w:ins>
      <w:ins w:id="597" w:author="Ben Fels" w:date="2024-12-21T14:02:00Z" w16du:dateUtc="2024-12-21T13:02:00Z">
        <w:r w:rsidR="00E92839">
          <w:t xml:space="preserve"> </w:t>
        </w:r>
      </w:ins>
      <w:ins w:id="598" w:author="Ben Fels" w:date="2024-12-21T14:01:00Z" w16du:dateUtc="2024-12-21T13:01:00Z">
        <w:r w:rsidR="00B22C69">
          <w:t xml:space="preserve">einzelne </w:t>
        </w:r>
      </w:ins>
      <w:ins w:id="599" w:author="Ben Fels" w:date="2024-12-21T14:03:00Z" w16du:dateUtc="2024-12-21T13:03:00Z">
        <w:r w:rsidR="00E92839">
          <w:t xml:space="preserve">Teilaufgabe </w:t>
        </w:r>
      </w:ins>
      <w:ins w:id="600" w:author="Ben Fels" w:date="2024-12-21T14:01:00Z" w16du:dateUtc="2024-12-21T13:01:00Z">
        <w:r w:rsidR="00B22C69">
          <w:t xml:space="preserve">zu trainieren wie es </w:t>
        </w:r>
      </w:ins>
      <w:ins w:id="601" w:author="Ben Fels" w:date="2024-12-21T14:02:00Z" w16du:dateUtc="2024-12-21T13:02:00Z">
        <w:r w:rsidR="00B22C69">
          <w:t>beispielsweise in</w:t>
        </w:r>
        <w:r w:rsidR="009E5C33">
          <w:t xml:space="preserve"> </w:t>
        </w:r>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602" w:author="Ben Fels" w:date="2024-12-21T14:02:00Z" w16du:dateUtc="2024-12-21T13:02:00Z">
            <w:rPr/>
          </w:rPrChange>
        </w:rPr>
        <w:fldChar w:fldCharType="begin"/>
      </w:r>
      <w:r w:rsidR="009E5C33" w:rsidRPr="00E92839">
        <w:rPr>
          <w:highlight w:val="magenta"/>
          <w:rPrChange w:id="603"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604" w:author="Ben Fels" w:date="2024-12-21T14:02:00Z" w16du:dateUtc="2024-12-21T13:02:00Z">
            <w:rPr/>
          </w:rPrChange>
        </w:rPr>
        <w:fldChar w:fldCharType="separate"/>
      </w:r>
      <w:r w:rsidR="009E5C33" w:rsidRPr="00E92839">
        <w:rPr>
          <w:rFonts w:cs="Arial"/>
          <w:highlight w:val="magenta"/>
          <w:rPrChange w:id="605" w:author="Ben Fels" w:date="2024-12-21T14:02:00Z" w16du:dateUtc="2024-12-21T13:02:00Z">
            <w:rPr>
              <w:rFonts w:cs="Arial"/>
            </w:rPr>
          </w:rPrChange>
        </w:rPr>
        <w:t>(2017b)</w:t>
      </w:r>
      <w:r w:rsidR="009E5C33" w:rsidRPr="00E92839">
        <w:rPr>
          <w:highlight w:val="magenta"/>
          <w:rPrChange w:id="606" w:author="Ben Fels" w:date="2024-12-21T14:02:00Z" w16du:dateUtc="2024-12-21T13:02:00Z">
            <w:rPr/>
          </w:rPrChange>
        </w:rPr>
        <w:fldChar w:fldCharType="end"/>
      </w:r>
      <w:ins w:id="607" w:author="Ben Fels" w:date="2024-12-21T14:03:00Z" w16du:dateUtc="2024-12-21T13:03:00Z">
        <w:r w:rsidR="00E92839">
          <w:t xml:space="preserve"> erfolgt ist</w:t>
        </w:r>
      </w:ins>
      <w:ins w:id="608" w:author="Ben Fels" w:date="2024-12-21T14:01:00Z" w16du:dateUtc="2024-12-21T13:01:00Z">
        <w:r w:rsidR="00B22C69">
          <w:t>, soll sich die Lernfähigkeit von LLMs zu Nutze gemacht werden.</w:t>
        </w:r>
      </w:ins>
    </w:p>
    <w:p w14:paraId="440F86EB" w14:textId="77777777" w:rsidR="00B22C69" w:rsidRDefault="00B22C69" w:rsidP="00E93172">
      <w:pPr>
        <w:rPr>
          <w:ins w:id="609" w:author="Ben Fels" w:date="2024-12-21T18:54:00Z" w16du:dateUtc="2024-12-21T17:54:00Z"/>
        </w:rPr>
      </w:pPr>
    </w:p>
    <w:p w14:paraId="791FA09B" w14:textId="77777777" w:rsidR="00F96EA9" w:rsidRDefault="00F96EA9" w:rsidP="00E93172">
      <w:pPr>
        <w:rPr>
          <w:ins w:id="610" w:author="Ben Fels" w:date="2024-12-21T18:54:00Z" w16du:dateUtc="2024-12-21T17:54:00Z"/>
        </w:rPr>
      </w:pPr>
    </w:p>
    <w:p w14:paraId="306A8E24" w14:textId="77777777" w:rsidR="00F96EA9" w:rsidRPr="00E93172" w:rsidRDefault="00F96EA9" w:rsidP="00E93172">
      <w:pPr>
        <w:rPr>
          <w:ins w:id="611" w:author="Ben Fels" w:date="2024-12-21T12:00:00Z" w16du:dateUtc="2024-12-21T11:00:00Z"/>
        </w:rPr>
      </w:pPr>
    </w:p>
    <w:p w14:paraId="3D87CAE6" w14:textId="62E98DB2" w:rsidR="004328D8" w:rsidRDefault="004328D8" w:rsidP="004328D8">
      <w:pPr>
        <w:rPr>
          <w:ins w:id="612" w:author="Ben Fels" w:date="2024-12-21T13:48:00Z" w16du:dateUtc="2024-12-21T12:48:00Z"/>
        </w:rPr>
      </w:pPr>
      <w:moveToRangeStart w:id="613" w:author="Ben Fels" w:date="2024-12-21T12:01:00Z" w:name="move185674925"/>
      <w:moveTo w:id="614" w:author="Ben Fels" w:date="2024-12-21T12:01:00Z" w16du:dateUtc="2024-12-21T11:01:00Z">
        <w:del w:id="615"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616" w:author="Ben Fels" w:date="2024-12-21T13:42:00Z" w16du:dateUtc="2024-12-21T12:42:00Z">
          <w:r w:rsidDel="00C45C14">
            <w:delText>bestehen Argumente aus mehreren Argumentationskomponenten.</w:delText>
          </w:r>
          <w:commentRangeStart w:id="617"/>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617"/>
          <w:r w:rsidDel="00C45C14">
            <w:rPr>
              <w:rStyle w:val="Kommentarzeichen"/>
            </w:rPr>
            <w:commentReference w:id="617"/>
          </w:r>
          <w:r w:rsidDel="00C45C14">
            <w:delText xml:space="preserve"> </w:delText>
          </w:r>
        </w:del>
        <w:del w:id="618"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 2) Argumentationskomponenten nach Behauptungen und Prämissen klassifizieren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classification</w:t>
        </w:r>
        <w:proofErr w:type="spellEnd"/>
        <w:r w:rsidRPr="00A9557E">
          <w:rPr>
            <w:highlight w:val="yellow"/>
          </w:rPr>
          <w:t xml:space="preserve">) und 3) Identifizierung der argumentativen Beziehungen support vs. </w:t>
        </w:r>
        <w:proofErr w:type="spellStart"/>
        <w:r w:rsidRPr="00A9557E">
          <w:rPr>
            <w:highlight w:val="yellow"/>
          </w:rPr>
          <w:t>attack</w:t>
        </w:r>
        <w:proofErr w:type="spellEnd"/>
        <w:r w:rsidRPr="00A9557E">
          <w:rPr>
            <w:highlight w:val="yellow"/>
          </w:rPr>
          <w:t xml:space="preserve"> (</w:t>
        </w:r>
        <w:proofErr w:type="spellStart"/>
        <w:r w:rsidRPr="00A9557E">
          <w:rPr>
            <w:highlight w:val="yellow"/>
          </w:rPr>
          <w:t>structure</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619" w:author="Ben Fels" w:date="2024-12-21T13:48:00Z" w16du:dateUtc="2024-12-21T12:48:00Z"/>
        </w:rPr>
      </w:pPr>
      <w:ins w:id="620"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621" w:author="Ben Fels" w:date="2024-12-21T12:01:00Z" w16du:dateUtc="2024-12-21T11:01:00Z"/>
        </w:rPr>
      </w:pPr>
    </w:p>
    <w:p w14:paraId="1D7F9C51" w14:textId="69B85E4A" w:rsidR="004328D8" w:rsidDel="008F3E79" w:rsidRDefault="004328D8" w:rsidP="004328D8">
      <w:pPr>
        <w:rPr>
          <w:del w:id="622" w:author="Ben Fels" w:date="2024-12-21T13:44:00Z" w16du:dateUtc="2024-12-21T12:44:00Z"/>
          <w:moveTo w:id="623" w:author="Ben Fels" w:date="2024-12-21T12:01:00Z" w16du:dateUtc="2024-12-21T11:01:00Z"/>
        </w:rPr>
      </w:pPr>
      <w:moveTo w:id="624" w:author="Ben Fels" w:date="2024-12-21T12:01:00Z" w16du:dateUtc="2024-12-21T11:01:00Z">
        <w:del w:id="625"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626" w:author="Ben Fels" w:date="2024-12-21T12:01:00Z" w16du:dateUtc="2024-12-21T11:01:00Z"/>
        </w:rPr>
      </w:pPr>
      <w:moveTo w:id="627"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628" w:author="Ben Fels" w:date="2024-12-21T12:01:00Z" w16du:dateUtc="2024-12-21T11:01:00Z"/>
        </w:rPr>
      </w:pPr>
      <w:moveTo w:id="629"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630" w:author="Ben Fels" w:date="2024-12-21T12:01:00Z" w16du:dateUtc="2024-12-21T11:01:00Z"/>
        </w:rPr>
      </w:pPr>
      <w:moveTo w:id="631" w:author="Ben Fels" w:date="2024-12-21T12:01:00Z" w16du:dateUtc="2024-12-21T11:01:00Z">
        <w:r w:rsidRPr="0090739D">
          <w:rPr>
            <w:highlight w:val="magenta"/>
          </w:rPr>
          <w:lastRenderedPageBreak/>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632" w:author="Ben Fels" w:date="2024-12-21T13:45:00Z" w16du:dateUtc="2024-12-21T12:45:00Z"/>
          <w:moveTo w:id="633" w:author="Ben Fels" w:date="2024-12-21T12:01:00Z" w16du:dateUtc="2024-12-21T11:01:00Z"/>
        </w:rPr>
      </w:pPr>
      <w:moveTo w:id="634" w:author="Ben Fels" w:date="2024-12-21T12:01:00Z" w16du:dateUtc="2024-12-21T11:01:00Z">
        <w:del w:id="635"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636"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637" w:author="Ben Fels" w:date="2024-12-21T13:48:00Z" w16du:dateUtc="2024-12-21T12:48:00Z"/>
          <w:moveTo w:id="638" w:author="Ben Fels" w:date="2024-12-21T12:01:00Z" w16du:dateUtc="2024-12-21T11:01:00Z"/>
        </w:rPr>
      </w:pPr>
      <w:moveTo w:id="639" w:author="Ben Fels" w:date="2024-12-21T12:01:00Z" w16du:dateUtc="2024-12-21T11:01:00Z">
        <w:del w:id="640"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41" w:author="Ben Fels" w:date="2024-12-21T12:01:00Z" w16du:dateUtc="2024-12-21T11:01:00Z"/>
        </w:rPr>
      </w:pPr>
    </w:p>
    <w:p w14:paraId="3E6A0373" w14:textId="414D7734" w:rsidR="004328D8" w:rsidRDefault="004328D8" w:rsidP="004328D8">
      <w:pPr>
        <w:rPr>
          <w:moveTo w:id="642" w:author="Ben Fels" w:date="2024-12-21T12:01:00Z" w16du:dateUtc="2024-12-21T11:01:00Z"/>
        </w:rPr>
      </w:pPr>
      <w:moveTo w:id="643" w:author="Ben Fels" w:date="2024-12-21T12:01:00Z" w16du:dateUtc="2024-12-21T11:01:00Z">
        <w:r>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44" w:author="Ben Fels" w:date="2024-12-21T12:01:00Z" w16du:dateUtc="2024-12-21T11:01:00Z">
        <w:r>
          <w:fldChar w:fldCharType="separate"/>
        </w:r>
        <w:r w:rsidRPr="00327D55">
          <w:rPr>
            <w:rFonts w:cs="Arial"/>
            <w:highlight w:val="magenta"/>
            <w:rPrChange w:id="645"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w:t>
        </w:r>
        <w:proofErr w:type="spellStart"/>
        <w:r>
          <w:t>argument</w:t>
        </w:r>
        <w:proofErr w:type="spellEnd"/>
        <w:r>
          <w:t xml:space="preserve"> </w:t>
        </w:r>
        <w:proofErr w:type="spellStart"/>
        <w:r>
          <w:t>mining</w:t>
        </w:r>
        <w:proofErr w:type="spellEnd"/>
        <w:r>
          <w:t xml:space="preserve"> </w:t>
        </w:r>
        <w:proofErr w:type="spellStart"/>
        <w:r>
          <w:t>framework</w:t>
        </w:r>
        <w:proofErr w:type="spellEnd"/>
        <w:r>
          <w:t xml:space="preserve">: </w:t>
        </w:r>
      </w:moveTo>
    </w:p>
    <w:p w14:paraId="04133516" w14:textId="77777777" w:rsidR="004328D8" w:rsidRDefault="004328D8" w:rsidP="004328D8">
      <w:pPr>
        <w:pStyle w:val="Listenabsatz"/>
        <w:numPr>
          <w:ilvl w:val="0"/>
          <w:numId w:val="37"/>
        </w:numPr>
        <w:rPr>
          <w:moveTo w:id="646" w:author="Ben Fels" w:date="2024-12-21T12:01:00Z" w16du:dateUtc="2024-12-21T11:01:00Z"/>
        </w:rPr>
      </w:pPr>
      <w:moveTo w:id="647" w:author="Ben Fels" w:date="2024-12-21T12:01:00Z" w16du:dateUtc="2024-12-21T11:01:00Z">
        <w:r>
          <w:t xml:space="preserve">Argument </w:t>
        </w:r>
        <w:proofErr w:type="spellStart"/>
        <w:r>
          <w:t>extraktion</w:t>
        </w:r>
        <w:proofErr w:type="spellEnd"/>
        <w:r>
          <w:t>: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48" w:author="Ben Fels" w:date="2024-12-21T12:01:00Z" w16du:dateUtc="2024-12-21T11:01:00Z"/>
        </w:rPr>
      </w:pPr>
      <w:moveTo w:id="649"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50" w:author="Ben Fels" w:date="2024-12-21T12:01:00Z" w16du:dateUtc="2024-12-21T11:01:00Z"/>
        </w:rPr>
      </w:pPr>
      <w:moveTo w:id="651"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52" w:author="Ben Fels" w:date="2024-12-21T13:50:00Z" w16du:dateUtc="2024-12-21T12:50:00Z"/>
        </w:rPr>
      </w:pPr>
      <w:moveTo w:id="653"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54" w:author="Ben Fels" w:date="2024-12-21T13:53:00Z" w16du:dateUtc="2024-12-21T12:53:00Z"/>
          <w:moveTo w:id="655" w:author="Ben Fels" w:date="2024-12-21T12:01:00Z" w16du:dateUtc="2024-12-21T11:01:00Z"/>
        </w:rPr>
        <w:pPrChange w:id="656" w:author="Ben Fels" w:date="2024-12-21T13:50:00Z" w16du:dateUtc="2024-12-21T12:50:00Z">
          <w:pPr>
            <w:pStyle w:val="Listenabsatz"/>
            <w:numPr>
              <w:numId w:val="37"/>
            </w:numPr>
            <w:ind w:left="1068" w:hanging="360"/>
          </w:pPr>
        </w:pPrChange>
      </w:pPr>
      <w:moveTo w:id="657" w:author="Ben Fels" w:date="2024-12-21T12:01:00Z" w16du:dateUtc="2024-12-21T11:01:00Z">
        <w:del w:id="658" w:author="Ben Fels" w:date="2024-12-21T13:53:00Z" w16du:dateUtc="2024-12-21T12:53:00Z">
          <w:r w:rsidDel="00CE516B">
            <w:delText xml:space="preserve">Anhand </w:delText>
          </w:r>
        </w:del>
        <w:del w:id="659" w:author="Ben Fels" w:date="2024-12-21T13:50:00Z" w16du:dateUtc="2024-12-21T12:50:00Z">
          <w:r w:rsidDel="00503AE4">
            <w:delText xml:space="preserve">dieser </w:delText>
          </w:r>
        </w:del>
        <w:del w:id="660" w:author="Ben Fels" w:date="2024-12-21T13:53:00Z" w16du:dateUtc="2024-12-21T12:53:00Z">
          <w:r w:rsidDel="00CE516B">
            <w:delText xml:space="preserve">Beziehungen können Argumentationsgraphen </w:delText>
          </w:r>
        </w:del>
        <w:del w:id="661" w:author="Ben Fels" w:date="2024-12-21T13:50:00Z" w16du:dateUtc="2024-12-21T12:50:00Z">
          <w:r w:rsidDel="00503AE4">
            <w:delText xml:space="preserve">gebaut </w:delText>
          </w:r>
        </w:del>
        <w:del w:id="662" w:author="Ben Fels" w:date="2024-12-21T13:53:00Z" w16du:dateUtc="2024-12-21T12:53:00Z">
          <w:r w:rsidDel="00CE516B">
            <w:delText xml:space="preserve">werden. </w:delText>
          </w:r>
        </w:del>
      </w:moveTo>
    </w:p>
    <w:p w14:paraId="4AB41E21" w14:textId="77777777" w:rsidR="004328D8" w:rsidRDefault="004328D8" w:rsidP="004328D8">
      <w:pPr>
        <w:rPr>
          <w:moveTo w:id="663" w:author="Ben Fels" w:date="2024-12-21T12:01:00Z" w16du:dateUtc="2024-12-21T11:01:00Z"/>
        </w:rPr>
      </w:pPr>
    </w:p>
    <w:p w14:paraId="7AF4A77C" w14:textId="77777777" w:rsidR="004328D8" w:rsidRDefault="004328D8" w:rsidP="004328D8">
      <w:pPr>
        <w:rPr>
          <w:moveTo w:id="664" w:author="Ben Fels" w:date="2024-12-21T12:01:00Z" w16du:dateUtc="2024-12-21T11:01:00Z"/>
          <w:rFonts w:cs="Arial"/>
        </w:rPr>
      </w:pPr>
      <w:moveTo w:id="665" w:author="Ben Fels" w:date="2024-12-21T12:01:00Z" w16du:dateUtc="2024-12-21T11:01:00Z">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proofErr w:type="spellStart"/>
        <w:r>
          <w:rPr>
            <w:rFonts w:cs="Arial"/>
          </w:rPr>
          <w:t>Wie</w:t>
        </w:r>
        <w:proofErr w:type="spellEnd"/>
        <w:r>
          <w:rPr>
            <w:rFonts w:cs="Arial"/>
          </w:rPr>
          <w:t xml:space="preserve"> komplex sollen die identifizierten Konfigurationen sein?</w:t>
        </w:r>
      </w:moveTo>
    </w:p>
    <w:p w14:paraId="16CA358A" w14:textId="77777777" w:rsidR="004328D8" w:rsidRDefault="004328D8" w:rsidP="004328D8">
      <w:pPr>
        <w:pStyle w:val="Listenabsatz"/>
        <w:numPr>
          <w:ilvl w:val="0"/>
          <w:numId w:val="31"/>
        </w:numPr>
        <w:rPr>
          <w:moveTo w:id="666" w:author="Ben Fels" w:date="2024-12-21T12:01:00Z" w16du:dateUtc="2024-12-21T11:01:00Z"/>
        </w:rPr>
      </w:pPr>
      <w:moveTo w:id="667"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68" w:author="Ben Fels" w:date="2024-12-21T12:01:00Z" w16du:dateUtc="2024-12-21T11:01:00Z"/>
        </w:rPr>
      </w:pPr>
      <w:moveTo w:id="669" w:author="Ben Fels" w:date="2024-12-21T12:01:00Z" w16du:dateUtc="2024-12-21T11:01:00Z">
        <w:r>
          <w:t xml:space="preserve">Segmentation: Text in Argumentative Diskurs Einheiten (ADUs) unterteilen. Bei einer </w:t>
        </w:r>
        <w:proofErr w:type="spellStart"/>
        <w:r>
          <w:t>mininmalen</w:t>
        </w:r>
        <w:proofErr w:type="spellEnd"/>
        <w:r>
          <w:t xml:space="preserve">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70" w:author="Ben Fels" w:date="2024-12-21T12:01:00Z" w16du:dateUtc="2024-12-21T11:01:00Z"/>
        </w:rPr>
      </w:pPr>
      <w:moveTo w:id="671"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72" w:author="Ben Fels" w:date="2024-12-21T12:01:00Z" w16du:dateUtc="2024-12-21T11:01:00Z"/>
        </w:rPr>
      </w:pPr>
      <w:moveTo w:id="673" w:author="Ben Fels" w:date="2024-12-21T12:01:00Z" w16du:dateUtc="2024-12-21T11:01:00Z">
        <w:r>
          <w:t xml:space="preserve">Relation </w:t>
        </w:r>
        <w:proofErr w:type="spellStart"/>
        <w:r>
          <w:t>Identification</w:t>
        </w:r>
        <w:proofErr w:type="spellEnd"/>
        <w:r>
          <w:t xml:space="preserve">: </w:t>
        </w:r>
        <w:r w:rsidRPr="00584F9B">
          <w:t xml:space="preserve">Herstellung von Beziehungen zwischen einzelnen ADUs, die möglicherweise zu einer vollständigen Baum- oder </w:t>
        </w:r>
        <w:proofErr w:type="spellStart"/>
        <w:r w:rsidRPr="00584F9B">
          <w:t>Graphenstruktur</w:t>
        </w:r>
        <w:proofErr w:type="spellEnd"/>
        <w:r>
          <w:t xml:space="preserve"> zusammengeführt werden können.</w:t>
        </w:r>
      </w:moveTo>
    </w:p>
    <w:p w14:paraId="0F74352F" w14:textId="77777777" w:rsidR="004328D8" w:rsidRDefault="004328D8" w:rsidP="004328D8">
      <w:pPr>
        <w:pStyle w:val="Listenabsatz"/>
        <w:numPr>
          <w:ilvl w:val="0"/>
          <w:numId w:val="31"/>
        </w:numPr>
        <w:rPr>
          <w:ins w:id="674" w:author="Ben Fels" w:date="2024-12-21T13:54:00Z" w16du:dateUtc="2024-12-21T12:54:00Z"/>
        </w:rPr>
      </w:pPr>
      <w:moveTo w:id="675" w:author="Ben Fels" w:date="2024-12-21T12:01:00Z" w16du:dateUtc="2024-12-21T11:01:00Z">
        <w:r>
          <w:t xml:space="preserve">Argument </w:t>
        </w:r>
        <w:proofErr w:type="spellStart"/>
        <w:r>
          <w:t>Completion</w:t>
        </w:r>
        <w:proofErr w:type="spellEnd"/>
        <w:r>
          <w:t>: unverständlich…</w:t>
        </w:r>
      </w:moveTo>
    </w:p>
    <w:p w14:paraId="006F5ECF" w14:textId="77777777" w:rsidR="00550443" w:rsidRDefault="00550443">
      <w:pPr>
        <w:rPr>
          <w:moveTo w:id="676" w:author="Ben Fels" w:date="2024-12-21T12:01:00Z" w16du:dateUtc="2024-12-21T11:01:00Z"/>
        </w:rPr>
        <w:pPrChange w:id="677"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78" w:author="Ben Fels" w:date="2024-12-21T13:54:00Z" w16du:dateUtc="2024-12-21T12:54:00Z"/>
          <w:moveTo w:id="679" w:author="Ben Fels" w:date="2024-12-21T12:01:00Z" w16du:dateUtc="2024-12-21T11:01:00Z"/>
        </w:rPr>
      </w:pPr>
      <w:moveTo w:id="680" w:author="Ben Fels" w:date="2024-12-21T12:01:00Z" w16du:dateUtc="2024-12-21T11:01:00Z">
        <w:del w:id="681"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82" w:author="Ben Fels" w:date="2024-12-21T13:54:00Z" w16du:dateUtc="2024-12-21T12:54:00Z"/>
        </w:rPr>
      </w:pPr>
      <w:ins w:id="683" w:author="Ben Fels" w:date="2024-12-21T13:53:00Z" w16du:dateUtc="2024-12-21T12:53:00Z">
        <w:r>
          <w:t xml:space="preserve">Anhand der argumentativen Beziehungen können Argumentationsgraphen konstruiert werden. </w:t>
        </w:r>
      </w:ins>
      <w:ins w:id="684"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85" w:author="Ben Fels" w:date="2024-12-21T13:53:00Z" w16du:dateUtc="2024-12-21T12:53:00Z"/>
        </w:rPr>
      </w:pPr>
    </w:p>
    <w:p w14:paraId="5A6FF868" w14:textId="68BBD942" w:rsidR="004328D8" w:rsidDel="00970549" w:rsidRDefault="004328D8" w:rsidP="004328D8">
      <w:pPr>
        <w:rPr>
          <w:del w:id="686" w:author="Ben Fels" w:date="2024-12-21T12:14:00Z" w16du:dateUtc="2024-12-21T11:14:00Z"/>
          <w:moveTo w:id="687" w:author="Ben Fels" w:date="2024-12-21T12:01:00Z" w16du:dateUtc="2024-12-21T11:01:00Z"/>
        </w:rPr>
      </w:pPr>
      <w:moveTo w:id="688" w:author="Ben Fels" w:date="2024-12-21T12:01:00Z" w16du:dateUtc="2024-12-21T11:01:00Z">
        <w:r>
          <w:t>Argumentation als Komplex aus mehreren zusammenhängenden Argumenten, wobei sich die Argumente untereinander unterstützen (support), angreifen (</w:t>
        </w:r>
        <w:proofErr w:type="spellStart"/>
        <w:r>
          <w:t>attack</w:t>
        </w:r>
        <w:proofErr w:type="spellEnd"/>
        <w:r>
          <w:t>) oder kontern können (counter-</w:t>
        </w:r>
        <w:proofErr w:type="spellStart"/>
        <w:r>
          <w:t>attack</w:t>
        </w:r>
        <w:proofErr w:type="spellEnd"/>
        <w:r>
          <w:t xml:space="preserve">)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w:t>
        </w:r>
        <w:proofErr w:type="spellStart"/>
        <w:r w:rsidRPr="00E91F66">
          <w:rPr>
            <w:rFonts w:cs="Arial"/>
            <w:highlight w:val="magenta"/>
          </w:rPr>
          <w:t>Peldszus</w:t>
        </w:r>
        <w:proofErr w:type="spellEnd"/>
        <w:r w:rsidRPr="00E91F66">
          <w:rPr>
            <w:rFonts w:cs="Arial"/>
            <w:highlight w:val="magenta"/>
          </w:rPr>
          <w:t xml:space="preserve"> &amp; Stede, 2013, S. 7)</w:t>
        </w:r>
        <w:r w:rsidRPr="00E91F66">
          <w:rPr>
            <w:highlight w:val="magenta"/>
          </w:rPr>
          <w:fldChar w:fldCharType="end"/>
        </w:r>
      </w:moveTo>
      <w:ins w:id="689" w:author="Ben Fels" w:date="2024-12-21T12:12:00Z" w16du:dateUtc="2024-12-21T11:12:00Z">
        <w:r w:rsidR="00B465DD">
          <w:t xml:space="preserve">. </w:t>
        </w:r>
      </w:ins>
      <w:proofErr w:type="spellStart"/>
      <w:ins w:id="690" w:author="Ben Fels" w:date="2024-12-21T12:13:00Z" w16du:dateUtc="2024-12-21T11:13:00Z">
        <w:r w:rsidR="00B465DD" w:rsidRPr="00E91F66">
          <w:rPr>
            <w:rFonts w:cs="Arial"/>
            <w:highlight w:val="magenta"/>
          </w:rPr>
          <w:t>Peldszus</w:t>
        </w:r>
        <w:proofErr w:type="spellEnd"/>
        <w:r w:rsidR="00B465DD" w:rsidRPr="00E91F66">
          <w:rPr>
            <w:rFonts w:cs="Arial"/>
            <w:highlight w:val="magenta"/>
          </w:rPr>
          <w:t xml:space="preserve"> &amp; Stede, 2013</w:t>
        </w:r>
        <w:r w:rsidR="00B465DD">
          <w:rPr>
            <w:rFonts w:cs="Arial"/>
          </w:rPr>
          <w:t xml:space="preserve"> führen eine Reihe von Konstellationen der </w:t>
        </w:r>
        <w:proofErr w:type="spellStart"/>
        <w:r w:rsidR="00B465DD">
          <w:rPr>
            <w:rFonts w:cs="Arial"/>
          </w:rPr>
          <w:t>Beziehgungen</w:t>
        </w:r>
        <w:proofErr w:type="spellEnd"/>
        <w:r w:rsidR="00B465DD">
          <w:rPr>
            <w:rFonts w:cs="Arial"/>
          </w:rPr>
          <w:t xml:space="preserve"> </w:t>
        </w:r>
        <w:r w:rsidR="00970549">
          <w:rPr>
            <w:rFonts w:cs="Arial"/>
          </w:rPr>
          <w:t>der Argumentationskomponenten</w:t>
        </w:r>
      </w:ins>
      <w:ins w:id="691"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92" w:author="Ben Fels" w:date="2024-12-21T12:14:00Z" w16du:dateUtc="2024-12-21T11:14:00Z"/>
          <w:moveTo w:id="693" w:author="Ben Fels" w:date="2024-12-21T12:01:00Z" w16du:dateUtc="2024-12-21T11:01:00Z"/>
        </w:rPr>
      </w:pPr>
      <w:moveTo w:id="694" w:author="Ben Fels" w:date="2024-12-21T12:01:00Z" w16du:dateUtc="2024-12-21T11:01:00Z">
        <w:del w:id="695"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96"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97" w:author="Ben Fels" w:date="2024-12-21T12:14:00Z" w16du:dateUtc="2024-12-21T11:14:00Z"/>
          <w:moveTo w:id="698" w:author="Ben Fels" w:date="2024-12-21T12:01:00Z" w16du:dateUtc="2024-12-21T11:01:00Z"/>
        </w:rPr>
      </w:pPr>
      <w:moveTo w:id="699" w:author="Ben Fels" w:date="2024-12-21T12:01:00Z" w16du:dateUtc="2024-12-21T11:01:00Z">
        <w:del w:id="700"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701" w:author="Ben Fels" w:date="2024-12-21T12:14:00Z" w16du:dateUtc="2024-12-21T11:14:00Z"/>
          <w:moveTo w:id="702" w:author="Ben Fels" w:date="2024-12-21T12:01:00Z" w16du:dateUtc="2024-12-21T11:01:00Z"/>
        </w:rPr>
      </w:pPr>
      <w:moveTo w:id="703" w:author="Ben Fels" w:date="2024-12-21T12:01:00Z" w16du:dateUtc="2024-12-21T11:01:00Z">
        <w:del w:id="704"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705" w:author="Ben Fels" w:date="2024-12-21T12:14:00Z" w16du:dateUtc="2024-12-21T11:14:00Z"/>
          <w:moveTo w:id="706" w:author="Ben Fels" w:date="2024-12-21T12:01:00Z" w16du:dateUtc="2024-12-21T11:01:00Z"/>
        </w:rPr>
      </w:pPr>
      <w:moveTo w:id="707" w:author="Ben Fels" w:date="2024-12-21T12:01:00Z" w16du:dateUtc="2024-12-21T11:01:00Z">
        <w:del w:id="708"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709" w:author="Ben Fels" w:date="2024-12-21T12:14:00Z" w16du:dateUtc="2024-12-21T11:14:00Z"/>
          <w:moveTo w:id="710" w:author="Ben Fels" w:date="2024-12-21T12:01:00Z" w16du:dateUtc="2024-12-21T11:01:00Z"/>
        </w:rPr>
      </w:pPr>
      <w:moveTo w:id="711" w:author="Ben Fels" w:date="2024-12-21T12:01:00Z" w16du:dateUtc="2024-12-21T11:01:00Z">
        <w:del w:id="712"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713" w:author="Ben Fels" w:date="2024-12-21T12:14:00Z" w16du:dateUtc="2024-12-21T11:14:00Z"/>
          <w:moveTo w:id="714" w:author="Ben Fels" w:date="2024-12-21T12:01:00Z" w16du:dateUtc="2024-12-21T11:01:00Z"/>
        </w:rPr>
        <w:pPrChange w:id="715" w:author="Ben Fels" w:date="2024-12-21T12:14:00Z" w16du:dateUtc="2024-12-21T11:14:00Z">
          <w:pPr>
            <w:pStyle w:val="Listenabsatz"/>
            <w:numPr>
              <w:ilvl w:val="1"/>
              <w:numId w:val="21"/>
            </w:numPr>
            <w:ind w:left="1440" w:hanging="360"/>
          </w:pPr>
        </w:pPrChange>
      </w:pPr>
      <w:moveTo w:id="716" w:author="Ben Fels" w:date="2024-12-21T12:01:00Z" w16du:dateUtc="2024-12-21T11:01:00Z">
        <w:del w:id="717"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718" w:author="Ben Fels" w:date="2024-12-21T12:14:00Z" w16du:dateUtc="2024-12-21T11:14:00Z"/>
          <w:moveTo w:id="719" w:author="Ben Fels" w:date="2024-12-21T12:01:00Z" w16du:dateUtc="2024-12-21T11:01:00Z"/>
          <w:b/>
        </w:rPr>
        <w:pPrChange w:id="720" w:author="Ben Fels" w:date="2024-12-21T12:14:00Z" w16du:dateUtc="2024-12-21T11:14:00Z">
          <w:pPr>
            <w:pStyle w:val="Listenabsatz"/>
            <w:numPr>
              <w:ilvl w:val="1"/>
              <w:numId w:val="21"/>
            </w:numPr>
            <w:ind w:left="1440" w:hanging="360"/>
          </w:pPr>
        </w:pPrChange>
      </w:pPr>
      <w:moveTo w:id="721" w:author="Ben Fels" w:date="2024-12-21T12:01:00Z" w16du:dateUtc="2024-12-21T11:01:00Z">
        <w:del w:id="722"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723" w:author="Ben Fels" w:date="2024-12-21T12:14:00Z" w16du:dateUtc="2024-12-21T11:14:00Z"/>
          <w:moveTo w:id="724" w:author="Ben Fels" w:date="2024-12-21T12:01:00Z" w16du:dateUtc="2024-12-21T11:01:00Z"/>
          <w:b/>
        </w:rPr>
        <w:pPrChange w:id="725" w:author="Ben Fels" w:date="2024-12-21T12:14:00Z" w16du:dateUtc="2024-12-21T11:14:00Z">
          <w:pPr>
            <w:pStyle w:val="Listenabsatz"/>
            <w:numPr>
              <w:numId w:val="21"/>
            </w:numPr>
            <w:ind w:hanging="360"/>
          </w:pPr>
        </w:pPrChange>
      </w:pPr>
      <w:moveTo w:id="726" w:author="Ben Fels" w:date="2024-12-21T12:01:00Z" w16du:dateUtc="2024-12-21T11:01:00Z">
        <w:del w:id="727"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728" w:author="Ben Fels" w:date="2024-12-21T12:01:00Z" w16du:dateUtc="2024-12-21T11:01:00Z"/>
          <w:b/>
        </w:rPr>
        <w:pPrChange w:id="729"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730" w:author="Ben Fels" w:date="2024-12-21T12:01:00Z" w16du:dateUtc="2024-12-21T11:01:00Z"/>
          <w:b/>
        </w:rPr>
      </w:pPr>
    </w:p>
    <w:p w14:paraId="6E18D99F" w14:textId="77777777" w:rsidR="004328D8" w:rsidRDefault="004328D8" w:rsidP="004328D8">
      <w:pPr>
        <w:rPr>
          <w:moveTo w:id="731" w:author="Ben Fels" w:date="2024-12-21T12:01:00Z" w16du:dateUtc="2024-12-21T11:01:00Z"/>
          <w:b/>
        </w:rPr>
      </w:pPr>
      <w:proofErr w:type="spellStart"/>
      <w:moveTo w:id="732" w:author="Ben Fels" w:date="2024-12-21T12:01:00Z" w16du:dateUtc="2024-12-21T11:01:00Z">
        <w:r w:rsidRPr="00E4126F">
          <w:rPr>
            <w:lang w:val="en-US"/>
          </w:rPr>
          <w:t>Argumente</w:t>
        </w:r>
        <w:proofErr w:type="spellEnd"/>
        <w:r w:rsidRPr="00E4126F">
          <w:rPr>
            <w:lang w:val="en-US"/>
          </w:rPr>
          <w:t xml:space="preserve"> </w:t>
        </w:r>
        <w:proofErr w:type="spellStart"/>
        <w:r w:rsidRPr="00E4126F">
          <w:rPr>
            <w:lang w:val="en-US"/>
          </w:rPr>
          <w:t>bestehen</w:t>
        </w:r>
        <w:proofErr w:type="spellEnd"/>
        <w:r w:rsidRPr="00E4126F">
          <w:rPr>
            <w:lang w:val="en-US"/>
          </w:rPr>
          <w:t xml:space="preserve"> </w:t>
        </w:r>
        <w:proofErr w:type="spellStart"/>
        <w:r w:rsidRPr="00E4126F">
          <w:rPr>
            <w:lang w:val="en-US"/>
          </w:rPr>
          <w:t>aus</w:t>
        </w:r>
        <w:proofErr w:type="spellEnd"/>
        <w:r w:rsidRPr="00E4126F">
          <w:rPr>
            <w:lang w:val="en-US"/>
          </w:rPr>
          <w:t xml:space="preserve"> </w:t>
        </w:r>
        <w:r w:rsidRPr="00E4126F">
          <w:rPr>
            <w:b/>
            <w:lang w:val="en-US"/>
          </w:rPr>
          <w:t xml:space="preserve">elementary discourse units (EDUs) </w:t>
        </w:r>
        <w:r w:rsidRPr="00E4126F">
          <w:rPr>
            <w:highlight w:val="magenta"/>
          </w:rPr>
          <w:fldChar w:fldCharType="begin"/>
        </w:r>
        <w:r>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moveTo>
    </w:p>
    <w:p w14:paraId="4A619B8D" w14:textId="77777777" w:rsidR="004328D8" w:rsidRPr="001C424C" w:rsidRDefault="004328D8" w:rsidP="004328D8">
      <w:pPr>
        <w:rPr>
          <w:moveTo w:id="733" w:author="Ben Fels" w:date="2024-12-21T12:01:00Z" w16du:dateUtc="2024-12-21T11:01:00Z"/>
        </w:rPr>
      </w:pPr>
      <w:moveTo w:id="734" w:author="Ben Fels" w:date="2024-12-21T12:01:00Z" w16du:dateUtc="2024-12-21T11:01:00Z">
        <w:r w:rsidRPr="008C2CDB">
          <w:rPr>
            <w:i/>
          </w:rPr>
          <w:t>„Der zentrale Begriff für jede Theorie der Diskursstruktur ist der der Kohärenzrelation, d.h. die Vorstellung, dass benachbarte Textabschnitte in einer semantischen oder pragmatischen Beziehung zueinander stehen, wie z.B. Kausalität oder Kontrast</w:t>
        </w:r>
        <w:r w:rsidRPr="001C424C">
          <w:t>.</w:t>
        </w:r>
        <w:r>
          <w:t xml:space="preserve">“ </w:t>
        </w:r>
        <w:r w:rsidRPr="007B22AB">
          <w:rPr>
            <w:highlight w:val="magenta"/>
          </w:rPr>
          <w:fldChar w:fldCharType="begin"/>
        </w:r>
        <w:r>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moveTo>
    </w:p>
    <w:p w14:paraId="1D99548E" w14:textId="6A6B2099" w:rsidR="004328D8" w:rsidDel="00423F50" w:rsidRDefault="004328D8" w:rsidP="004328D8">
      <w:pPr>
        <w:rPr>
          <w:del w:id="735" w:author="Ben Fels" w:date="2024-12-21T14:10:00Z" w16du:dateUtc="2024-12-21T13:10:00Z"/>
          <w:moveTo w:id="736" w:author="Ben Fels" w:date="2024-12-21T12:01:00Z" w16du:dateUtc="2024-12-21T11:01:00Z"/>
        </w:rPr>
      </w:pPr>
      <w:moveTo w:id="737" w:author="Ben Fels" w:date="2024-12-21T12:01:00Z" w16du:dateUtc="2024-12-21T11:01:00Z">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w:t>
        </w:r>
        <w:proofErr w:type="spellStart"/>
        <w:r w:rsidRPr="003F58AC">
          <w:t>Discource</w:t>
        </w:r>
        <w:proofErr w:type="spellEnd"/>
        <w:r w:rsidRPr="003F58AC">
          <w:t xml:space="preserve"> Units (ADUs) </w:t>
        </w:r>
        <w:r>
          <w:t xml:space="preserve">gesprochen, welche minimale Analyseeinheiten sind </w:t>
        </w:r>
        <w:r w:rsidRPr="004C1BD3">
          <w:rPr>
            <w:highlight w:val="magenta"/>
          </w:rPr>
          <w:fldChar w:fldCharType="begin"/>
        </w:r>
        <w:r>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moveTo>
    </w:p>
    <w:p w14:paraId="1E4D8762" w14:textId="763A8E96" w:rsidR="004328D8" w:rsidRPr="002F4B5A" w:rsidRDefault="00423F50" w:rsidP="004328D8">
      <w:pPr>
        <w:rPr>
          <w:moveTo w:id="738" w:author="Ben Fels" w:date="2024-12-21T12:01:00Z" w16du:dateUtc="2024-12-21T11:01:00Z"/>
          <w:lang w:val="en-US"/>
          <w:rPrChange w:id="739" w:author="Ben Fels" w:date="2024-12-21T18:19:00Z" w16du:dateUtc="2024-12-21T17:19:00Z">
            <w:rPr>
              <w:moveTo w:id="740" w:author="Ben Fels" w:date="2024-12-21T12:01:00Z" w16du:dateUtc="2024-12-21T11:01:00Z"/>
            </w:rPr>
          </w:rPrChange>
        </w:rPr>
      </w:pPr>
      <w:ins w:id="741" w:author="Ben Fels" w:date="2024-12-21T14:10:00Z" w16du:dateUtc="2024-12-21T13:10:00Z">
        <w:r>
          <w:rPr>
            <w:i/>
          </w:rPr>
          <w:t xml:space="preserve"> </w:t>
        </w:r>
      </w:ins>
      <w:moveTo w:id="742" w:author="Ben Fels" w:date="2024-12-21T12:01:00Z" w16du:dateUtc="2024-12-21T11:01:00Z">
        <w:r w:rsidR="004328D8" w:rsidRPr="008C2CDB">
          <w:rPr>
            <w:i/>
          </w:rPr>
          <w:t>„Die Identifizierung von ADUs ist jedoch wesentlich schwieriger als die Identifizierung von EDUs, da sie ein Verständnis für die argumentative Funktion der einzelnen Spannen erfordert.</w:t>
        </w:r>
        <w:r w:rsidR="004328D8">
          <w:t xml:space="preserve">“ </w:t>
        </w:r>
        <w:r w:rsidR="004328D8" w:rsidRPr="00E4367C">
          <w:rPr>
            <w:highlight w:val="magenta"/>
          </w:rPr>
          <w:fldChar w:fldCharType="begin"/>
        </w:r>
        <w:r w:rsidR="004328D8">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E4367C">
          <w:rPr>
            <w:highlight w:val="magenta"/>
          </w:rPr>
          <w:fldChar w:fldCharType="separate"/>
        </w:r>
        <w:r w:rsidR="004328D8" w:rsidRPr="002F4B5A">
          <w:rPr>
            <w:rFonts w:cs="Arial"/>
            <w:highlight w:val="magenta"/>
            <w:lang w:val="en-US"/>
            <w:rPrChange w:id="743" w:author="Ben Fels" w:date="2024-12-21T18:19:00Z" w16du:dateUtc="2024-12-21T17:19:00Z">
              <w:rPr>
                <w:rFonts w:cs="Arial"/>
                <w:highlight w:val="magenta"/>
              </w:rPr>
            </w:rPrChange>
          </w:rPr>
          <w:t>(Lawrence &amp; Reed, 2020, S. 790)</w:t>
        </w:r>
        <w:r w:rsidR="004328D8" w:rsidRPr="00E4367C">
          <w:rPr>
            <w:highlight w:val="magenta"/>
          </w:rPr>
          <w:fldChar w:fldCharType="end"/>
        </w:r>
      </w:moveTo>
    </w:p>
    <w:p w14:paraId="1F4F6C22" w14:textId="3DCCA109" w:rsidR="004328D8" w:rsidRPr="002F4B5A" w:rsidDel="00A90974" w:rsidRDefault="004328D8" w:rsidP="004328D8">
      <w:pPr>
        <w:rPr>
          <w:del w:id="744" w:author="Ben Fels" w:date="2024-12-21T12:15:00Z" w16du:dateUtc="2024-12-21T11:15:00Z"/>
          <w:moveTo w:id="745" w:author="Ben Fels" w:date="2024-12-21T12:01:00Z" w16du:dateUtc="2024-12-21T11:01:00Z"/>
          <w:lang w:val="en-US"/>
          <w:rPrChange w:id="746" w:author="Ben Fels" w:date="2024-12-21T18:19:00Z" w16du:dateUtc="2024-12-21T17:19:00Z">
            <w:rPr>
              <w:del w:id="747" w:author="Ben Fels" w:date="2024-12-21T12:15:00Z" w16du:dateUtc="2024-12-21T11:15:00Z"/>
              <w:moveTo w:id="748" w:author="Ben Fels" w:date="2024-12-21T12:01:00Z" w16du:dateUtc="2024-12-21T11:01:00Z"/>
            </w:rPr>
          </w:rPrChange>
        </w:rPr>
      </w:pPr>
      <w:moveTo w:id="749" w:author="Ben Fels" w:date="2024-12-21T12:01:00Z" w16du:dateUtc="2024-12-21T11:01:00Z">
        <w:del w:id="750" w:author="Ben Fels" w:date="2024-12-21T12:15:00Z" w16du:dateUtc="2024-12-21T11:15:00Z">
          <w:r w:rsidRPr="002F4B5A" w:rsidDel="00A90974">
            <w:rPr>
              <w:lang w:val="en-US"/>
              <w:rPrChange w:id="751" w:author="Ben Fels" w:date="2024-12-21T18:19:00Z" w16du:dateUtc="2024-12-21T17:19:00Z">
                <w:rPr/>
              </w:rPrChange>
            </w:rPr>
            <w:delText xml:space="preserve">Extraktion der Argument Komponenten als </w:delText>
          </w:r>
          <w:r w:rsidRPr="002F4B5A" w:rsidDel="00A90974">
            <w:rPr>
              <w:highlight w:val="darkGray"/>
              <w:lang w:val="en-US"/>
              <w:rPrChange w:id="752" w:author="Ben Fels" w:date="2024-12-21T18:19:00Z" w16du:dateUtc="2024-12-21T17:19:00Z">
                <w:rPr>
                  <w:highlight w:val="darkGray"/>
                </w:rPr>
              </w:rPrChange>
            </w:rPr>
            <w:delText>sequence labeling task?</w:delText>
          </w:r>
          <w:r w:rsidRPr="002F4B5A" w:rsidDel="00A90974">
            <w:rPr>
              <w:lang w:val="en-US"/>
              <w:rPrChange w:id="753"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54"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55"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56"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57"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58"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59"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60"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61"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62"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63" w:author="Ben Fels" w:date="2024-12-21T12:15:00Z" w16du:dateUtc="2024-12-21T11:15:00Z"/>
          <w:moveTo w:id="764" w:author="Ben Fels" w:date="2024-12-21T12:01:00Z" w16du:dateUtc="2024-12-21T11:01:00Z"/>
          <w:lang w:val="en-US"/>
          <w:rPrChange w:id="765" w:author="Ben Fels" w:date="2024-12-21T18:19:00Z" w16du:dateUtc="2024-12-21T17:19:00Z">
            <w:rPr>
              <w:del w:id="766" w:author="Ben Fels" w:date="2024-12-21T12:15:00Z" w16du:dateUtc="2024-12-21T11:15:00Z"/>
              <w:moveTo w:id="767" w:author="Ben Fels" w:date="2024-12-21T12:01:00Z" w16du:dateUtc="2024-12-21T11:01:00Z"/>
            </w:rPr>
          </w:rPrChange>
        </w:rPr>
      </w:pPr>
      <w:moveTo w:id="768" w:author="Ben Fels" w:date="2024-12-21T12:01:00Z" w16du:dateUtc="2024-12-21T11:01:00Z">
        <w:del w:id="769" w:author="Ben Fels" w:date="2024-12-21T12:15:00Z" w16du:dateUtc="2024-12-21T11:15:00Z">
          <w:r w:rsidRPr="002F4B5A" w:rsidDel="00A90974">
            <w:rPr>
              <w:lang w:val="en-US"/>
              <w:rPrChange w:id="770"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71" w:author="Ben Fels" w:date="2024-12-21T14:13:00Z" w16du:dateUtc="2024-12-21T13:13:00Z"/>
          <w:moveTo w:id="772" w:author="Ben Fels" w:date="2024-12-21T12:01:00Z" w16du:dateUtc="2024-12-21T11:01:00Z"/>
          <w:lang w:val="en-US"/>
          <w:rPrChange w:id="773" w:author="Ben Fels" w:date="2024-12-21T18:19:00Z" w16du:dateUtc="2024-12-21T17:19:00Z">
            <w:rPr>
              <w:del w:id="774" w:author="Ben Fels" w:date="2024-12-21T14:13:00Z" w16du:dateUtc="2024-12-21T13:13:00Z"/>
              <w:moveTo w:id="775" w:author="Ben Fels" w:date="2024-12-21T12:01:00Z" w16du:dateUtc="2024-12-21T11:01:00Z"/>
            </w:rPr>
          </w:rPrChange>
        </w:rPr>
      </w:pPr>
      <w:moveTo w:id="776" w:author="Ben Fels" w:date="2024-12-21T12:01:00Z" w16du:dateUtc="2024-12-21T11:01:00Z">
        <w:del w:id="777" w:author="Ben Fels" w:date="2024-12-21T14:13:00Z" w16du:dateUtc="2024-12-21T13:13:00Z">
          <w:r w:rsidRPr="002F4B5A" w:rsidDel="005E3FBE">
            <w:rPr>
              <w:lang w:val="en-US"/>
              <w:rPrChange w:id="778"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79"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80"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81" w:author="Ben Fels" w:date="2024-12-21T18:19:00Z" w16du:dateUtc="2024-12-21T17:19:00Z">
                <w:rPr/>
              </w:rPrChange>
            </w:rPr>
            <w:delText xml:space="preserve">. Nach </w:delText>
          </w:r>
          <w:r w:rsidRPr="002F4B5A" w:rsidDel="005E3FBE">
            <w:rPr>
              <w:rFonts w:cs="Arial"/>
              <w:highlight w:val="magenta"/>
              <w:lang w:val="en-US"/>
              <w:rPrChange w:id="782"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83"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84"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85" w:author="Ben Fels" w:date="2024-12-21T18:19:00Z" w16du:dateUtc="2024-12-21T17:19:00Z">
                <w:rPr>
                  <w:rFonts w:cs="Arial"/>
                </w:rPr>
              </w:rPrChange>
            </w:rPr>
            <w:delText xml:space="preserve"> unterscheidet sich d</w:delText>
          </w:r>
          <w:r w:rsidRPr="002F4B5A" w:rsidDel="005E3FBE">
            <w:rPr>
              <w:lang w:val="en-US"/>
              <w:rPrChange w:id="786"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87" w:author="Ben Fels" w:date="2024-12-21T14:13:00Z" w16du:dateUtc="2024-12-21T13:13:00Z"/>
          <w:lang w:val="en-US"/>
          <w:rPrChange w:id="788" w:author="Ben Fels" w:date="2024-12-21T18:19:00Z" w16du:dateUtc="2024-12-21T17:19:00Z">
            <w:rPr>
              <w:ins w:id="789" w:author="Ben Fels" w:date="2024-12-21T14:13:00Z" w16du:dateUtc="2024-12-21T13:13:00Z"/>
            </w:rPr>
          </w:rPrChange>
        </w:rPr>
      </w:pPr>
    </w:p>
    <w:p w14:paraId="5575DCB8" w14:textId="591F0F4B" w:rsidR="004328D8" w:rsidRPr="00010F4B" w:rsidDel="002F0878" w:rsidRDefault="00AD5E49" w:rsidP="004328D8">
      <w:pPr>
        <w:rPr>
          <w:del w:id="790" w:author="Ben Fels" w:date="2024-12-21T12:16:00Z" w16du:dateUtc="2024-12-21T11:16:00Z"/>
          <w:moveTo w:id="791" w:author="Ben Fels" w:date="2024-12-21T12:01:00Z" w16du:dateUtc="2024-12-21T11:01:00Z"/>
        </w:rPr>
      </w:pPr>
      <w:proofErr w:type="spellStart"/>
      <w:ins w:id="792" w:author="Ben Fels" w:date="2024-12-21T13:56:00Z" w16du:dateUtc="2024-12-21T12:56:00Z">
        <w:r w:rsidRPr="002F4B5A">
          <w:rPr>
            <w:lang w:val="en-US"/>
            <w:rPrChange w:id="793" w:author="Ben Fels" w:date="2024-12-21T18:19:00Z" w16du:dateUtc="2024-12-21T17:19:00Z">
              <w:rPr/>
            </w:rPrChange>
          </w:rPr>
          <w:t>Neuere</w:t>
        </w:r>
        <w:proofErr w:type="spellEnd"/>
        <w:r w:rsidRPr="002F4B5A">
          <w:rPr>
            <w:lang w:val="en-US"/>
            <w:rPrChange w:id="794" w:author="Ben Fels" w:date="2024-12-21T18:19:00Z" w16du:dateUtc="2024-12-21T17:19:00Z">
              <w:rPr/>
            </w:rPrChange>
          </w:rPr>
          <w:t xml:space="preserve"> A</w:t>
        </w:r>
        <w:r w:rsidR="00E8661F" w:rsidRPr="002F4B5A">
          <w:rPr>
            <w:lang w:val="en-US"/>
            <w:rPrChange w:id="795" w:author="Ben Fels" w:date="2024-12-21T18:19:00Z" w16du:dateUtc="2024-12-21T17:19:00Z">
              <w:rPr/>
            </w:rPrChange>
          </w:rPr>
          <w:t xml:space="preserve">rgument Mining </w:t>
        </w:r>
        <w:proofErr w:type="spellStart"/>
        <w:r w:rsidR="00E8661F" w:rsidRPr="002F4B5A">
          <w:rPr>
            <w:lang w:val="en-US"/>
            <w:rPrChange w:id="796" w:author="Ben Fels" w:date="2024-12-21T18:19:00Z" w16du:dateUtc="2024-12-21T17:19:00Z">
              <w:rPr/>
            </w:rPrChange>
          </w:rPr>
          <w:t>Ansätze</w:t>
        </w:r>
        <w:proofErr w:type="spellEnd"/>
        <w:r w:rsidR="00E8661F" w:rsidRPr="002F4B5A">
          <w:rPr>
            <w:lang w:val="en-US"/>
            <w:rPrChange w:id="797" w:author="Ben Fels" w:date="2024-12-21T18:19:00Z" w16du:dateUtc="2024-12-21T17:19:00Z">
              <w:rPr/>
            </w:rPrChange>
          </w:rPr>
          <w:t xml:space="preserve"> </w:t>
        </w:r>
        <w:proofErr w:type="spellStart"/>
        <w:r w:rsidRPr="002F4B5A">
          <w:rPr>
            <w:lang w:val="en-US"/>
            <w:rPrChange w:id="798" w:author="Ben Fels" w:date="2024-12-21T18:19:00Z" w16du:dateUtc="2024-12-21T17:19:00Z">
              <w:rPr/>
            </w:rPrChange>
          </w:rPr>
          <w:t>betrachten</w:t>
        </w:r>
        <w:proofErr w:type="spellEnd"/>
        <w:r w:rsidRPr="002F4B5A">
          <w:rPr>
            <w:lang w:val="en-US"/>
            <w:rPrChange w:id="799" w:author="Ben Fels" w:date="2024-12-21T18:19:00Z" w16du:dateUtc="2024-12-21T17:19:00Z">
              <w:rPr/>
            </w:rPrChange>
          </w:rPr>
          <w:t xml:space="preserve"> die </w:t>
        </w:r>
      </w:ins>
      <w:proofErr w:type="spellStart"/>
      <w:r w:rsidR="00B62A7A" w:rsidRPr="002F4B5A">
        <w:rPr>
          <w:lang w:val="en-US"/>
          <w:rPrChange w:id="800" w:author="Ben Fels" w:date="2024-12-21T18:19:00Z" w16du:dateUtc="2024-12-21T17:19:00Z">
            <w:rPr/>
          </w:rPrChange>
        </w:rPr>
        <w:t>Extraktion</w:t>
      </w:r>
      <w:proofErr w:type="spellEnd"/>
      <w:r w:rsidR="00B62A7A" w:rsidRPr="002F4B5A">
        <w:rPr>
          <w:lang w:val="en-US"/>
          <w:rPrChange w:id="801" w:author="Ben Fels" w:date="2024-12-21T18:19:00Z" w16du:dateUtc="2024-12-21T17:19:00Z">
            <w:rPr/>
          </w:rPrChange>
        </w:rPr>
        <w:t xml:space="preserve"> der </w:t>
      </w:r>
      <w:proofErr w:type="spellStart"/>
      <w:r w:rsidR="00B62A7A" w:rsidRPr="002F4B5A">
        <w:rPr>
          <w:lang w:val="en-US"/>
          <w:rPrChange w:id="802" w:author="Ben Fels" w:date="2024-12-21T18:19:00Z" w16du:dateUtc="2024-12-21T17:19:00Z">
            <w:rPr/>
          </w:rPrChange>
        </w:rPr>
        <w:t>Argumente</w:t>
      </w:r>
      <w:proofErr w:type="spellEnd"/>
      <w:r w:rsidR="00B62A7A" w:rsidRPr="002F4B5A">
        <w:rPr>
          <w:lang w:val="en-US"/>
          <w:rPrChange w:id="803" w:author="Ben Fels" w:date="2024-12-21T18:19:00Z" w16du:dateUtc="2024-12-21T17:19:00Z">
            <w:rPr/>
          </w:rPrChange>
        </w:rPr>
        <w:t xml:space="preserve"> </w:t>
      </w:r>
      <w:proofErr w:type="spellStart"/>
      <w:ins w:id="804" w:author="Ben Fels" w:date="2024-12-21T13:56:00Z" w16du:dateUtc="2024-12-21T12:56:00Z">
        <w:r w:rsidRPr="002F4B5A">
          <w:rPr>
            <w:lang w:val="en-US"/>
            <w:rPrChange w:id="805" w:author="Ben Fels" w:date="2024-12-21T18:19:00Z" w16du:dateUtc="2024-12-21T17:19:00Z">
              <w:rPr/>
            </w:rPrChange>
          </w:rPr>
          <w:t>als</w:t>
        </w:r>
      </w:ins>
      <w:proofErr w:type="spellEnd"/>
      <w:ins w:id="806" w:author="Ben Fels" w:date="2024-12-21T13:57:00Z" w16du:dateUtc="2024-12-21T12:57:00Z">
        <w:r w:rsidRPr="002F4B5A">
          <w:rPr>
            <w:lang w:val="en-US"/>
            <w:rPrChange w:id="807" w:author="Ben Fels" w:date="2024-12-21T18:19:00Z" w16du:dateUtc="2024-12-21T17:19:00Z">
              <w:rPr/>
            </w:rPrChange>
          </w:rPr>
          <w:t xml:space="preserve"> </w:t>
        </w:r>
        <w:proofErr w:type="spellStart"/>
        <w:r w:rsidRPr="002F4B5A">
          <w:rPr>
            <w:lang w:val="en-US"/>
            <w:rPrChange w:id="808" w:author="Ben Fels" w:date="2024-12-21T18:19:00Z" w16du:dateUtc="2024-12-21T17:19:00Z">
              <w:rPr/>
            </w:rPrChange>
          </w:rPr>
          <w:t>eine</w:t>
        </w:r>
        <w:proofErr w:type="spellEnd"/>
        <w:r w:rsidRPr="002F4B5A">
          <w:rPr>
            <w:lang w:val="en-US"/>
            <w:rPrChange w:id="809" w:author="Ben Fels" w:date="2024-12-21T18:19:00Z" w16du:dateUtc="2024-12-21T17:19:00Z">
              <w:rPr/>
            </w:rPrChange>
          </w:rPr>
          <w:t xml:space="preserve"> </w:t>
        </w:r>
        <w:proofErr w:type="spellStart"/>
        <w:r w:rsidRPr="002F4B5A">
          <w:rPr>
            <w:lang w:val="en-US"/>
            <w:rPrChange w:id="810" w:author="Ben Fels" w:date="2024-12-21T18:19:00Z" w16du:dateUtc="2024-12-21T17:19:00Z">
              <w:rPr/>
            </w:rPrChange>
          </w:rPr>
          <w:t>Sequenzetikettierungsaufgabe</w:t>
        </w:r>
      </w:ins>
      <w:proofErr w:type="spellEnd"/>
      <w:ins w:id="811" w:author="Ben Fels" w:date="2024-12-21T13:56:00Z" w16du:dateUtc="2024-12-21T12:56:00Z">
        <w:r w:rsidRPr="002F4B5A">
          <w:rPr>
            <w:lang w:val="en-US"/>
            <w:rPrChange w:id="812" w:author="Ben Fels" w:date="2024-12-21T18:19:00Z" w16du:dateUtc="2024-12-21T17:19:00Z">
              <w:rPr/>
            </w:rPrChange>
          </w:rPr>
          <w:t xml:space="preserve"> </w:t>
        </w:r>
      </w:ins>
      <w:ins w:id="813" w:author="Ben Fels" w:date="2024-12-21T13:57:00Z" w16du:dateUtc="2024-12-21T12:57:00Z">
        <w:r w:rsidRPr="002F4B5A">
          <w:rPr>
            <w:lang w:val="en-US"/>
            <w:rPrChange w:id="814" w:author="Ben Fels" w:date="2024-12-21T18:19:00Z" w16du:dateUtc="2024-12-21T17:19:00Z">
              <w:rPr/>
            </w:rPrChange>
          </w:rPr>
          <w:t>(</w:t>
        </w:r>
      </w:ins>
      <w:ins w:id="815" w:author="Ben Fels" w:date="2024-12-21T12:15:00Z" w16du:dateUtc="2024-12-21T11:15:00Z">
        <w:r w:rsidR="00A90974" w:rsidRPr="002F4B5A">
          <w:rPr>
            <w:highlight w:val="darkGray"/>
            <w:lang w:val="en-US"/>
            <w:rPrChange w:id="816" w:author="Ben Fels" w:date="2024-12-21T18:19:00Z" w16du:dateUtc="2024-12-21T17:19:00Z">
              <w:rPr>
                <w:highlight w:val="darkGray"/>
              </w:rPr>
            </w:rPrChange>
          </w:rPr>
          <w:t>sequence labeling task</w:t>
        </w:r>
      </w:ins>
      <w:ins w:id="817" w:author="Ben Fels" w:date="2024-12-21T13:57:00Z" w16du:dateUtc="2024-12-21T12:57:00Z">
        <w:r w:rsidRPr="002F4B5A">
          <w:rPr>
            <w:lang w:val="en-US"/>
            <w:rPrChange w:id="818" w:author="Ben Fels" w:date="2024-12-21T18:19:00Z" w16du:dateUtc="2024-12-21T17:19:00Z">
              <w:rPr/>
            </w:rPrChange>
          </w:rPr>
          <w:t>)</w:t>
        </w:r>
      </w:ins>
      <w:ins w:id="819" w:author="Ben Fels" w:date="2024-12-21T12:15:00Z" w16du:dateUtc="2024-12-21T11:15:00Z">
        <w:r w:rsidR="00A90974" w:rsidRPr="002F4B5A">
          <w:rPr>
            <w:lang w:val="en-US"/>
            <w:rPrChange w:id="820"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821"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552BDB">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822"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823" w:author="Ben Fels" w:date="2024-12-21T12:15:00Z" w16du:dateUtc="2024-12-21T11:15:00Z">
        <w:r w:rsidR="00A90974" w:rsidRPr="0062282A">
          <w:rPr>
            <w:highlight w:val="magenta"/>
          </w:rPr>
          <w:fldChar w:fldCharType="end"/>
        </w:r>
      </w:ins>
      <w:ins w:id="824" w:author="Ben Fels" w:date="2024-12-21T13:59:00Z" w16du:dateUtc="2024-12-21T12:59:00Z">
        <w:r w:rsidR="005207DE">
          <w:t>.</w:t>
        </w:r>
      </w:ins>
      <w:ins w:id="825" w:author="Ben Fels" w:date="2024-12-21T14:01:00Z" w16du:dateUtc="2024-12-21T13:01:00Z">
        <w:r w:rsidR="008D4021">
          <w:t xml:space="preserve"> </w:t>
        </w:r>
      </w:ins>
      <w:ins w:id="826" w:author="Ben Fels" w:date="2024-12-21T12:15:00Z" w16du:dateUtc="2024-12-21T11:15:00Z">
        <w:r w:rsidR="00A90974">
          <w:t xml:space="preserve">POS-Tagging und NER sind auch </w:t>
        </w:r>
        <w:proofErr w:type="spellStart"/>
        <w:r w:rsidR="00A90974">
          <w:t>sequence</w:t>
        </w:r>
        <w:proofErr w:type="spellEnd"/>
        <w:r w:rsidR="00A90974">
          <w:t xml:space="preserve"> </w:t>
        </w:r>
        <w:proofErr w:type="spellStart"/>
        <w:r w:rsidR="00A90974">
          <w:t>labeling</w:t>
        </w:r>
        <w:proofErr w:type="spellEnd"/>
        <w:r w:rsidR="00A90974">
          <w:t xml:space="preserve"> </w:t>
        </w:r>
        <w:proofErr w:type="spellStart"/>
        <w:r w:rsidR="00A90974">
          <w:t>tasks</w:t>
        </w:r>
      </w:ins>
      <w:proofErr w:type="spellEnd"/>
    </w:p>
    <w:p w14:paraId="25A1596F" w14:textId="42FA5AF2" w:rsidR="004328D8" w:rsidRPr="00F84302" w:rsidDel="002F0878" w:rsidRDefault="004328D8">
      <w:pPr>
        <w:rPr>
          <w:del w:id="827" w:author="Ben Fels" w:date="2024-12-21T12:16:00Z" w16du:dateUtc="2024-12-21T11:16:00Z"/>
          <w:moveTo w:id="828" w:author="Ben Fels" w:date="2024-12-21T12:01:00Z" w16du:dateUtc="2024-12-21T11:01:00Z"/>
        </w:rPr>
      </w:pPr>
      <w:moveTo w:id="829" w:author="Ben Fels" w:date="2024-12-21T12:01:00Z" w16du:dateUtc="2024-12-21T11:01:00Z">
        <w:del w:id="830"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831" w:author="Ben Fels" w:date="2024-12-21T12:16:00Z" w16du:dateUtc="2024-12-21T11:16:00Z"/>
          <w:moveTo w:id="832" w:author="Ben Fels" w:date="2024-12-21T12:01:00Z" w16du:dateUtc="2024-12-21T11:01:00Z"/>
        </w:rPr>
      </w:pPr>
      <w:moveTo w:id="833" w:author="Ben Fels" w:date="2024-12-21T12:01:00Z" w16du:dateUtc="2024-12-21T11:01:00Z">
        <w:del w:id="834"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835" w:author="Ben Fels" w:date="2024-12-21T12:16:00Z" w16du:dateUtc="2024-12-21T11:16:00Z"/>
          <w:moveTo w:id="836" w:author="Ben Fels" w:date="2024-12-21T12:01:00Z" w16du:dateUtc="2024-12-21T11:01:00Z"/>
          <w:rPrChange w:id="837" w:author="Ben Fels" w:date="2024-12-21T13:57:00Z" w16du:dateUtc="2024-12-21T12:57:00Z">
            <w:rPr>
              <w:del w:id="838" w:author="Ben Fels" w:date="2024-12-21T12:16:00Z" w16du:dateUtc="2024-12-21T11:16:00Z"/>
              <w:moveTo w:id="839" w:author="Ben Fels" w:date="2024-12-21T12:01:00Z" w16du:dateUtc="2024-12-21T11:01:00Z"/>
              <w:lang w:val="en-US"/>
            </w:rPr>
          </w:rPrChange>
        </w:rPr>
        <w:pPrChange w:id="840" w:author="Ben Fels" w:date="2024-12-21T12:16:00Z" w16du:dateUtc="2024-12-21T11:16:00Z">
          <w:pPr>
            <w:pStyle w:val="Listenabsatz"/>
            <w:numPr>
              <w:numId w:val="21"/>
            </w:numPr>
            <w:ind w:hanging="360"/>
          </w:pPr>
        </w:pPrChange>
      </w:pPr>
      <w:moveTo w:id="841" w:author="Ben Fels" w:date="2024-12-21T12:01:00Z" w16du:dateUtc="2024-12-21T11:01:00Z">
        <w:del w:id="842" w:author="Ben Fels" w:date="2024-12-21T12:16:00Z" w16du:dateUtc="2024-12-21T11:16:00Z">
          <w:r w:rsidRPr="00AD5E49" w:rsidDel="002F0878">
            <w:rPr>
              <w:rPrChange w:id="843"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844" w:author="Ben Fels" w:date="2024-12-21T12:16:00Z" w16du:dateUtc="2024-12-21T11:16:00Z"/>
          <w:moveTo w:id="845" w:author="Ben Fels" w:date="2024-12-21T12:01:00Z" w16du:dateUtc="2024-12-21T11:01:00Z"/>
          <w:rPrChange w:id="846" w:author="Ben Fels" w:date="2024-12-21T13:57:00Z" w16du:dateUtc="2024-12-21T12:57:00Z">
            <w:rPr>
              <w:del w:id="847" w:author="Ben Fels" w:date="2024-12-21T12:16:00Z" w16du:dateUtc="2024-12-21T11:16:00Z"/>
              <w:moveTo w:id="848" w:author="Ben Fels" w:date="2024-12-21T12:01:00Z" w16du:dateUtc="2024-12-21T11:01:00Z"/>
              <w:lang w:val="en-US"/>
            </w:rPr>
          </w:rPrChange>
        </w:rPr>
        <w:pPrChange w:id="849" w:author="Ben Fels" w:date="2024-12-21T12:16:00Z" w16du:dateUtc="2024-12-21T11:16:00Z">
          <w:pPr>
            <w:pStyle w:val="Listenabsatz"/>
            <w:numPr>
              <w:numId w:val="21"/>
            </w:numPr>
            <w:ind w:hanging="360"/>
          </w:pPr>
        </w:pPrChange>
      </w:pPr>
      <w:moveTo w:id="850" w:author="Ben Fels" w:date="2024-12-21T12:01:00Z" w16du:dateUtc="2024-12-21T11:01:00Z">
        <w:del w:id="851" w:author="Ben Fels" w:date="2024-12-21T12:16:00Z" w16du:dateUtc="2024-12-21T11:16:00Z">
          <w:r w:rsidRPr="00AD5E49" w:rsidDel="002F0878">
            <w:rPr>
              <w:rPrChange w:id="852"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53" w:author="Ben Fels" w:date="2024-12-21T12:01:00Z" w16du:dateUtc="2024-12-21T11:01:00Z"/>
          <w:rPrChange w:id="854" w:author="Ben Fels" w:date="2024-12-21T13:57:00Z" w16du:dateUtc="2024-12-21T12:57:00Z">
            <w:rPr>
              <w:moveTo w:id="855" w:author="Ben Fels" w:date="2024-12-21T12:01:00Z" w16du:dateUtc="2024-12-21T11:01:00Z"/>
              <w:lang w:val="en-US"/>
            </w:rPr>
          </w:rPrChange>
        </w:rPr>
        <w:pPrChange w:id="856" w:author="Ben Fels" w:date="2024-12-21T12:16:00Z" w16du:dateUtc="2024-12-21T11:16:00Z">
          <w:pPr>
            <w:pStyle w:val="Listenabsatz"/>
            <w:numPr>
              <w:numId w:val="21"/>
            </w:numPr>
            <w:ind w:hanging="360"/>
          </w:pPr>
        </w:pPrChange>
      </w:pPr>
      <w:moveTo w:id="857" w:author="Ben Fels" w:date="2024-12-21T12:01:00Z" w16du:dateUtc="2024-12-21T11:01:00Z">
        <w:del w:id="858" w:author="Ben Fels" w:date="2024-12-21T12:16:00Z" w16du:dateUtc="2024-12-21T11:16:00Z">
          <w:r w:rsidRPr="00AD5E49" w:rsidDel="002F0878">
            <w:rPr>
              <w:rPrChange w:id="859"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60" w:author="Ben Fels" w:date="2024-12-21T12:17:00Z" w16du:dateUtc="2024-12-21T11:17:00Z"/>
          <w:moveTo w:id="861" w:author="Ben Fels" w:date="2024-12-21T12:01:00Z" w16du:dateUtc="2024-12-21T11:01:00Z"/>
        </w:rPr>
      </w:pPr>
      <w:moveTo w:id="862" w:author="Ben Fels" w:date="2024-12-21T12:01:00Z" w16du:dateUtc="2024-12-21T11:01:00Z">
        <w:del w:id="863"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64"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65" w:author="Ben Fels" w:date="2024-12-21T12:17:00Z" w16du:dateUtc="2024-12-21T11:17:00Z"/>
          <w:moveTo w:id="866" w:author="Ben Fels" w:date="2024-12-21T12:01:00Z" w16du:dateUtc="2024-12-21T11:01:00Z"/>
        </w:rPr>
      </w:pPr>
      <w:moveTo w:id="867" w:author="Ben Fels" w:date="2024-12-21T12:01:00Z" w16du:dateUtc="2024-12-21T11:01:00Z">
        <w:del w:id="868"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69" w:author="Ben Fels" w:date="2024-12-21T12:17:00Z" w16du:dateUtc="2024-12-21T11:17:00Z"/>
          <w:moveTo w:id="870" w:author="Ben Fels" w:date="2024-12-21T12:01:00Z" w16du:dateUtc="2024-12-21T11:01:00Z"/>
        </w:rPr>
      </w:pPr>
      <w:moveTo w:id="871" w:author="Ben Fels" w:date="2024-12-21T12:01:00Z" w16du:dateUtc="2024-12-21T11:01:00Z">
        <w:del w:id="872"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73" w:author="Ben Fels" w:date="2024-12-21T12:01:00Z" w16du:dateUtc="2024-12-21T11:01:00Z"/>
        </w:rPr>
      </w:pPr>
    </w:p>
    <w:p w14:paraId="0AE986E2" w14:textId="77777777" w:rsidR="004328D8" w:rsidRDefault="004328D8" w:rsidP="004328D8">
      <w:pPr>
        <w:rPr>
          <w:moveTo w:id="874" w:author="Ben Fels" w:date="2024-12-21T12:01:00Z" w16du:dateUtc="2024-12-21T11:01:00Z"/>
        </w:rPr>
      </w:pPr>
      <w:moveTo w:id="875"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w:t>
        </w:r>
        <w:r w:rsidRPr="00D16D3F">
          <w:rPr>
            <w:i/>
          </w:rPr>
          <w:lastRenderedPageBreak/>
          <w:t xml:space="preserve">trainieren zwei </w:t>
        </w:r>
        <w:proofErr w:type="spellStart"/>
        <w:r w:rsidRPr="00D16D3F">
          <w:rPr>
            <w:i/>
          </w:rPr>
          <w:t>Basisklassifikatoren</w:t>
        </w:r>
        <w:proofErr w:type="spellEnd"/>
        <w:r w:rsidRPr="00D16D3F">
          <w:rPr>
            <w:i/>
          </w:rPr>
          <w:t xml:space="preserve">.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Pr="00D16D3F">
          <w:rPr>
            <w:i/>
          </w:rPr>
          <w:t>Basisklassifikatoren</w:t>
        </w:r>
        <w:proofErr w:type="spellEnd"/>
        <w:r w:rsidRPr="00D16D3F">
          <w:rPr>
            <w:i/>
          </w:rPr>
          <w:t>,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w:t>
        </w:r>
        <w:proofErr w:type="spellStart"/>
        <w:r>
          <w:t>strukurell</w:t>
        </w:r>
        <w:proofErr w:type="spellEnd"/>
        <w:r>
          <w:t>, syntaktisch,…). Das LLM hat bereits Erfahrung im Umgang mit Sprache. Es zieht sich aus den Beispielen die Muster.</w:t>
        </w:r>
      </w:moveTo>
    </w:p>
    <w:p w14:paraId="3BE841AD" w14:textId="77777777" w:rsidR="004328D8" w:rsidRDefault="004328D8" w:rsidP="004328D8">
      <w:pPr>
        <w:rPr>
          <w:moveTo w:id="876" w:author="Ben Fels" w:date="2024-12-21T12:01:00Z" w16du:dateUtc="2024-12-21T11:01:00Z"/>
        </w:rPr>
      </w:pPr>
      <w:moveTo w:id="877"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78" w:author="Ben Fels" w:date="2024-12-21T12:01:00Z" w16du:dateUtc="2024-12-21T11:01:00Z"/>
        </w:rPr>
      </w:pPr>
      <w:moveTo w:id="879"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80" w:author="Ben Fels" w:date="2024-12-21T12:01:00Z" w16du:dateUtc="2024-12-21T11:01:00Z"/>
        </w:rPr>
      </w:pPr>
      <w:moveTo w:id="881" w:author="Ben Fels" w:date="2024-12-21T12:01:00Z" w16du:dateUtc="2024-12-21T11:01:00Z">
        <w:r w:rsidRPr="004D47EA">
          <w:t xml:space="preserve">Neben den 5 Modellen werden zum </w:t>
        </w:r>
        <w:proofErr w:type="spellStart"/>
        <w:r w:rsidRPr="004D47EA">
          <w:t>Proprocessing</w:t>
        </w:r>
        <w:proofErr w:type="spellEnd"/>
        <w:r w:rsidRPr="004D47EA">
          <w:t xml:space="preserve"> unter anderem </w:t>
        </w:r>
        <w:proofErr w:type="spellStart"/>
        <w:r w:rsidRPr="004D47EA">
          <w:t>lemmatizer</w:t>
        </w:r>
        <w:proofErr w:type="spellEnd"/>
        <w:r w:rsidRPr="004D47EA">
          <w:t xml:space="preserve"> und Part-</w:t>
        </w:r>
        <w:proofErr w:type="spellStart"/>
        <w:r w:rsidRPr="004D47EA">
          <w:t>of</w:t>
        </w:r>
        <w:proofErr w:type="spellEnd"/>
        <w:r w:rsidRPr="004D47EA">
          <w:t>-</w:t>
        </w:r>
        <w:proofErr w:type="spellStart"/>
        <w:r w:rsidRPr="004D47EA">
          <w:t>speech</w:t>
        </w:r>
        <w:proofErr w:type="spellEnd"/>
        <w:r w:rsidRPr="004D47EA">
          <w:t xml:space="preserve">-Tagger, </w:t>
        </w:r>
        <w:proofErr w:type="spellStart"/>
        <w:r w:rsidRPr="004D47EA">
          <w:t>constituent</w:t>
        </w:r>
        <w:proofErr w:type="spellEnd"/>
        <w:r w:rsidRPr="004D47EA">
          <w:t xml:space="preserve"> and </w:t>
        </w:r>
        <w:proofErr w:type="spellStart"/>
        <w:r w:rsidRPr="004D47EA">
          <w:t>dependency</w:t>
        </w:r>
        <w:proofErr w:type="spellEnd"/>
        <w:r w:rsidRPr="004D47EA">
          <w:t xml:space="preserve"> </w:t>
        </w:r>
        <w:proofErr w:type="spellStart"/>
        <w:r w:rsidRPr="004D47EA">
          <w:t>parser</w:t>
        </w:r>
        <w:proofErr w:type="spellEnd"/>
        <w:r w:rsidRPr="004D47EA">
          <w:t xml:space="preserve">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82" w:author="Ben Fels" w:date="2024-12-21T12:21:00Z" w16du:dateUtc="2024-12-21T11:21:00Z"/>
          <w:moveTo w:id="883" w:author="Ben Fels" w:date="2024-12-21T12:01:00Z" w16du:dateUtc="2024-12-21T11:01:00Z"/>
        </w:rPr>
      </w:pPr>
      <w:moveTo w:id="884" w:author="Ben Fels" w:date="2024-12-21T12:01:00Z" w16du:dateUtc="2024-12-21T11:01:00Z">
        <w:del w:id="885"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86" w:author="Ben Fels" w:date="2024-12-21T12:21:00Z" w16du:dateUtc="2024-12-21T11:21:00Z"/>
          <w:moveTo w:id="887" w:author="Ben Fels" w:date="2024-12-21T12:01:00Z" w16du:dateUtc="2024-12-21T11:01:00Z"/>
        </w:rPr>
        <w:pPrChange w:id="888" w:author="Ben Fels" w:date="2024-12-21T12:21:00Z" w16du:dateUtc="2024-12-21T11:21:00Z">
          <w:pPr>
            <w:pStyle w:val="Listenabsatz"/>
            <w:numPr>
              <w:numId w:val="33"/>
            </w:numPr>
            <w:ind w:hanging="360"/>
          </w:pPr>
        </w:pPrChange>
      </w:pPr>
      <w:moveTo w:id="889" w:author="Ben Fels" w:date="2024-12-21T12:01:00Z" w16du:dateUtc="2024-12-21T11:01:00Z">
        <w:del w:id="890"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91" w:author="Ben Fels" w:date="2024-12-21T12:21:00Z" w16du:dateUtc="2024-12-21T11:21:00Z"/>
          <w:moveTo w:id="892" w:author="Ben Fels" w:date="2024-12-21T12:01:00Z" w16du:dateUtc="2024-12-21T11:01:00Z"/>
        </w:rPr>
        <w:pPrChange w:id="893" w:author="Ben Fels" w:date="2024-12-21T12:21:00Z" w16du:dateUtc="2024-12-21T11:21:00Z">
          <w:pPr>
            <w:pStyle w:val="Listenabsatz"/>
            <w:numPr>
              <w:numId w:val="33"/>
            </w:numPr>
            <w:ind w:hanging="360"/>
          </w:pPr>
        </w:pPrChange>
      </w:pPr>
      <w:moveTo w:id="894" w:author="Ben Fels" w:date="2024-12-21T12:01:00Z" w16du:dateUtc="2024-12-21T11:01:00Z">
        <w:del w:id="895"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96" w:author="Ben Fels" w:date="2024-12-21T12:21:00Z" w16du:dateUtc="2024-12-21T11:21:00Z"/>
          <w:moveTo w:id="897" w:author="Ben Fels" w:date="2024-12-21T12:01:00Z" w16du:dateUtc="2024-12-21T11:01:00Z"/>
        </w:rPr>
        <w:pPrChange w:id="898" w:author="Ben Fels" w:date="2024-12-21T12:21:00Z" w16du:dateUtc="2024-12-21T11:21:00Z">
          <w:pPr>
            <w:pStyle w:val="Listenabsatz"/>
            <w:numPr>
              <w:numId w:val="33"/>
            </w:numPr>
            <w:ind w:hanging="360"/>
          </w:pPr>
        </w:pPrChange>
      </w:pPr>
      <w:moveTo w:id="899" w:author="Ben Fels" w:date="2024-12-21T12:01:00Z" w16du:dateUtc="2024-12-21T11:01:00Z">
        <w:del w:id="900"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901" w:author="Ben Fels" w:date="2024-12-21T12:01:00Z" w16du:dateUtc="2024-12-21T11:01:00Z"/>
        </w:rPr>
      </w:pPr>
    </w:p>
    <w:p w14:paraId="415CC2D8" w14:textId="77777777" w:rsidR="004328D8" w:rsidRDefault="004328D8" w:rsidP="004328D8">
      <w:pPr>
        <w:rPr>
          <w:moveTo w:id="902" w:author="Ben Fels" w:date="2024-12-21T12:01:00Z" w16du:dateUtc="2024-12-21T11:01:00Z"/>
          <w:i/>
        </w:rPr>
      </w:pPr>
      <w:moveTo w:id="903"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w:t>
        </w:r>
        <w:r w:rsidRPr="004040DC">
          <w:rPr>
            <w:i/>
          </w:rPr>
          <w:lastRenderedPageBreak/>
          <w:t xml:space="preserve">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904" w:author="Ben Fels" w:date="2024-12-21T12:01:00Z" w16du:dateUtc="2024-12-21T11:01:00Z"/>
          <w:i/>
          <w:sz w:val="22"/>
          <w:szCs w:val="20"/>
        </w:rPr>
      </w:pPr>
      <w:moveTo w:id="905"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906" w:author="Ben Fels" w:date="2024-12-21T12:01:00Z" w16du:dateUtc="2024-12-21T11:01:00Z"/>
          <w:sz w:val="22"/>
          <w:szCs w:val="20"/>
          <w:highlight w:val="magenta"/>
        </w:rPr>
      </w:pPr>
      <w:moveTo w:id="907"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w:t>
        </w:r>
        <w:proofErr w:type="spellStart"/>
        <w:r>
          <w:rPr>
            <w:sz w:val="22"/>
            <w:szCs w:val="20"/>
          </w:rPr>
          <w:t>argument</w:t>
        </w:r>
        <w:proofErr w:type="spellEnd"/>
        <w:r>
          <w:rPr>
            <w:sz w:val="22"/>
            <w:szCs w:val="20"/>
          </w:rPr>
          <w:t xml:space="preserve">/non-argument </w:t>
        </w:r>
        <w:proofErr w:type="spellStart"/>
        <w:r>
          <w:rPr>
            <w:sz w:val="22"/>
            <w:szCs w:val="20"/>
          </w:rPr>
          <w:t>klassifikation</w:t>
        </w:r>
        <w:proofErr w:type="spellEnd"/>
        <w:r>
          <w:rPr>
            <w:sz w:val="22"/>
            <w:szCs w:val="20"/>
          </w:rPr>
          <w:t xml:space="preserve">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w:t>
        </w:r>
        <w:r>
          <w:rPr>
            <w:sz w:val="22"/>
            <w:szCs w:val="20"/>
          </w:rPr>
          <w:lastRenderedPageBreak/>
          <w:t xml:space="preserve">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908" w:author="Ben Fels" w:date="2024-12-21T12:01:00Z" w16du:dateUtc="2024-12-21T11:01:00Z"/>
          <w:sz w:val="22"/>
          <w:szCs w:val="20"/>
        </w:rPr>
      </w:pPr>
      <w:moveTo w:id="909"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910" w:author="Ben Fels" w:date="2024-12-21T12:01:00Z" w16du:dateUtc="2024-12-21T11:01:00Z"/>
          <w:sz w:val="22"/>
          <w:szCs w:val="20"/>
        </w:rPr>
      </w:pPr>
      <w:moveTo w:id="911"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912" w:author="Ben Fels" w:date="2024-12-21T18:55:00Z" w16du:dateUtc="2024-12-21T17:55:00Z"/>
          <w:sz w:val="22"/>
          <w:szCs w:val="20"/>
        </w:rPr>
      </w:pPr>
    </w:p>
    <w:p w14:paraId="197734D0" w14:textId="77777777" w:rsidR="00462532" w:rsidRDefault="00462532" w:rsidP="004328D8">
      <w:pPr>
        <w:rPr>
          <w:ins w:id="913" w:author="Ben Fels" w:date="2024-12-21T18:55:00Z" w16du:dateUtc="2024-12-21T17:55:00Z"/>
          <w:sz w:val="22"/>
          <w:szCs w:val="20"/>
        </w:rPr>
      </w:pPr>
    </w:p>
    <w:p w14:paraId="049259CB" w14:textId="77777777" w:rsidR="00462532" w:rsidRDefault="00462532" w:rsidP="004328D8">
      <w:pPr>
        <w:rPr>
          <w:ins w:id="914" w:author="Ben Fels" w:date="2024-12-21T18:55:00Z" w16du:dateUtc="2024-12-21T17:55:00Z"/>
          <w:sz w:val="22"/>
          <w:szCs w:val="20"/>
        </w:rPr>
      </w:pPr>
    </w:p>
    <w:p w14:paraId="59DEF78E" w14:textId="77777777" w:rsidR="00462532" w:rsidRDefault="00462532" w:rsidP="004328D8">
      <w:pPr>
        <w:rPr>
          <w:ins w:id="915" w:author="Ben Fels" w:date="2024-12-21T18:55:00Z" w16du:dateUtc="2024-12-21T17:55:00Z"/>
          <w:sz w:val="22"/>
          <w:szCs w:val="20"/>
        </w:rPr>
      </w:pPr>
    </w:p>
    <w:p w14:paraId="7F06164D" w14:textId="6B11B002" w:rsidR="00462532" w:rsidRPr="007D716E" w:rsidDel="00462532" w:rsidRDefault="00462532" w:rsidP="004328D8">
      <w:pPr>
        <w:rPr>
          <w:del w:id="916" w:author="Ben Fels" w:date="2024-12-21T18:55:00Z" w16du:dateUtc="2024-12-21T17:55:00Z"/>
          <w:moveTo w:id="917" w:author="Ben Fels" w:date="2024-12-21T12:01:00Z" w16du:dateUtc="2024-12-21T11:01:00Z"/>
          <w:sz w:val="22"/>
          <w:szCs w:val="20"/>
        </w:rPr>
      </w:pPr>
    </w:p>
    <w:p w14:paraId="21B49B6F" w14:textId="209A3597" w:rsidR="004328D8" w:rsidRPr="0098098B" w:rsidDel="00462532" w:rsidRDefault="004328D8" w:rsidP="004328D8">
      <w:pPr>
        <w:rPr>
          <w:del w:id="918" w:author="Ben Fels" w:date="2024-12-21T18:55:00Z" w16du:dateUtc="2024-12-21T17:55:00Z"/>
          <w:moveTo w:id="919" w:author="Ben Fels" w:date="2024-12-21T12:01:00Z" w16du:dateUtc="2024-12-21T11:01:00Z"/>
        </w:rPr>
      </w:pPr>
    </w:p>
    <w:p w14:paraId="28BBB68F" w14:textId="62E2496A" w:rsidR="004328D8" w:rsidRDefault="004328D8" w:rsidP="004328D8">
      <w:pPr>
        <w:rPr>
          <w:moveTo w:id="920" w:author="Ben Fels" w:date="2024-12-21T12:01:00Z" w16du:dateUtc="2024-12-21T11:01:00Z"/>
        </w:rPr>
      </w:pPr>
      <w:moveTo w:id="921" w:author="Ben Fels" w:date="2024-12-21T12:01:00Z" w16du:dateUtc="2024-12-21T11:01:00Z">
        <w:del w:id="922"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923" w:author="Ben Fels" w:date="2024-12-21T12:58:00Z" w16du:dateUtc="2024-12-21T11:58:00Z"/>
          <w:moveTo w:id="924" w:author="Ben Fels" w:date="2024-12-21T12:01:00Z" w16du:dateUtc="2024-12-21T11:01:00Z"/>
        </w:rPr>
      </w:pPr>
      <w:moveTo w:id="925" w:author="Ben Fels" w:date="2024-12-21T12:01:00Z" w16du:dateUtc="2024-12-21T11:01:00Z">
        <w:del w:id="926"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927" w:author="Ben Fels" w:date="2024-12-21T12:56:00Z" w16du:dateUtc="2024-12-21T11:56:00Z"/>
        </w:rPr>
      </w:pPr>
      <w:moveTo w:id="928"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929" w:author="Ben Fels" w:date="2024-12-21T12:56:00Z" w16du:dateUtc="2024-12-21T11:56:00Z"/>
        </w:rPr>
      </w:pPr>
      <w:ins w:id="930" w:author="Ben Fels" w:date="2024-12-21T12:56:00Z" w16du:dateUtc="2024-12-21T11:56:00Z">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931" w:author="Ben Fels" w:date="2024-12-21T12:01:00Z" w16du:dateUtc="2024-12-21T11:01:00Z"/>
        </w:rPr>
      </w:pPr>
    </w:p>
    <w:p w14:paraId="3934DBA9" w14:textId="520BAE6E" w:rsidR="004328D8" w:rsidDel="004C181B" w:rsidRDefault="004328D8" w:rsidP="004328D8">
      <w:pPr>
        <w:rPr>
          <w:del w:id="932" w:author="Ben Fels" w:date="2024-12-21T18:56:00Z" w16du:dateUtc="2024-12-21T17:56:00Z"/>
          <w:moveTo w:id="933" w:author="Ben Fels" w:date="2024-12-21T12:01:00Z" w16du:dateUtc="2024-12-21T11:01:00Z"/>
        </w:rPr>
      </w:pPr>
      <w:moveTo w:id="934" w:author="Ben Fels" w:date="2024-12-21T12:01:00Z" w16du:dateUtc="2024-12-21T11:01:00Z">
        <w:del w:id="935"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936"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937" w:author="Ben Fels" w:date="2024-12-21T18:56:00Z" w16du:dateUtc="2024-12-21T17:56:00Z"/>
          <w:moveTo w:id="938" w:author="Ben Fels" w:date="2024-12-21T12:01:00Z" w16du:dateUtc="2024-12-21T11:01:00Z"/>
        </w:rPr>
      </w:pPr>
      <w:moveTo w:id="939" w:author="Ben Fels" w:date="2024-12-21T12:01:00Z" w16du:dateUtc="2024-12-21T11:01:00Z">
        <w:del w:id="940" w:author="Ben Fels" w:date="2024-12-21T12:59:00Z" w16du:dateUtc="2024-12-21T11:59:00Z">
          <w:r w:rsidDel="004E4527">
            <w:delText xml:space="preserve">Aufgrund des zeitlich Begrenzten Rahmens der Untersuchung, wurde ein bereits annotierter Datensatz herangezogen. </w:delText>
          </w:r>
        </w:del>
        <w:del w:id="941"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42" w:author="Ben Fels" w:date="2024-12-21T12:01:00Z" w16du:dateUtc="2024-12-21T11:01:00Z"/>
          <w:i/>
          <w:u w:val="single"/>
        </w:rPr>
      </w:pPr>
      <w:moveTo w:id="943"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44" w:author="Ben Fels" w:date="2024-12-21T12:01:00Z" w16du:dateUtc="2024-12-21T11:01:00Z"/>
        </w:rPr>
      </w:pPr>
      <w:moveTo w:id="945"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46" w:author="Ben Fels" w:date="2024-12-21T12:01:00Z" w16du:dateUtc="2024-12-21T11:01:00Z"/>
        </w:rPr>
      </w:pPr>
      <w:proofErr w:type="spellStart"/>
      <w:moveTo w:id="947" w:author="Ben Fels" w:date="2024-12-21T12:01:00Z" w16du:dateUtc="2024-12-21T11:01:00Z">
        <w:r w:rsidRPr="009309B1">
          <w:lastRenderedPageBreak/>
          <w:t>Stances</w:t>
        </w:r>
        <w:proofErr w:type="spellEnd"/>
        <w:r w:rsidRPr="009309B1">
          <w:t xml:space="preserve">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48" w:author="Ben Fels" w:date="2024-12-21T12:01:00Z" w16du:dateUtc="2024-12-21T11:01:00Z"/>
        </w:rPr>
      </w:pPr>
      <w:proofErr w:type="spellStart"/>
      <w:moveTo w:id="949" w:author="Ben Fels" w:date="2024-12-21T12:01:00Z" w16du:dateUtc="2024-12-21T11:01:00Z">
        <w:r w:rsidRPr="009309B1">
          <w:t>Evidence</w:t>
        </w:r>
        <w:proofErr w:type="spellEnd"/>
        <w:r w:rsidRPr="009309B1">
          <w:t xml:space="preserv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50" w:author="Ben Fels" w:date="2024-12-21T12:01:00Z" w16du:dateUtc="2024-12-21T11:01:00Z"/>
        </w:rPr>
      </w:pPr>
      <w:proofErr w:type="spellStart"/>
      <w:moveTo w:id="951" w:author="Ben Fels" w:date="2024-12-21T12:01:00Z" w16du:dateUtc="2024-12-21T11:01:00Z">
        <w:r w:rsidRPr="00E001C8">
          <w:t>Premise</w:t>
        </w:r>
        <w:proofErr w:type="spellEnd"/>
        <w:r w:rsidRPr="00E001C8">
          <w:t xml:space="preserv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52" w:author="Ben Fels" w:date="2024-12-21T12:01:00Z" w16du:dateUtc="2024-12-21T11:01:00Z"/>
        </w:rPr>
      </w:pPr>
      <w:proofErr w:type="spellStart"/>
      <w:moveTo w:id="953" w:author="Ben Fels" w:date="2024-12-21T12:01:00Z" w16du:dateUtc="2024-12-21T11:01:00Z">
        <w:r w:rsidRPr="00E001C8">
          <w:t>Conclusion</w:t>
        </w:r>
        <w:proofErr w:type="spellEnd"/>
        <w:r>
          <w:t xml:space="preserve"> – Schlussfolgerung </w:t>
        </w:r>
      </w:moveTo>
    </w:p>
    <w:moveToRangeEnd w:id="613"/>
    <w:p w14:paraId="457DDD12" w14:textId="77777777" w:rsidR="004328D8" w:rsidRDefault="004328D8" w:rsidP="004328D8">
      <w:pPr>
        <w:rPr>
          <w:ins w:id="954" w:author="Ben Fels" w:date="2024-12-21T12:02:00Z" w16du:dateUtc="2024-12-21T11:02:00Z"/>
        </w:rPr>
      </w:pPr>
    </w:p>
    <w:p w14:paraId="0896E69E" w14:textId="77777777" w:rsidR="004328D8" w:rsidRPr="0088488E" w:rsidRDefault="004328D8">
      <w:pPr>
        <w:pStyle w:val="berschrift3"/>
        <w:rPr>
          <w:ins w:id="955" w:author="Ben Fels" w:date="2024-12-21T12:02:00Z" w16du:dateUtc="2024-12-21T11:02:00Z"/>
        </w:rPr>
        <w:pPrChange w:id="956" w:author="Ben Fels" w:date="2024-12-21T12:02:00Z" w16du:dateUtc="2024-12-21T11:02:00Z">
          <w:pPr>
            <w:pStyle w:val="berschrift2"/>
          </w:pPr>
        </w:pPrChange>
      </w:pPr>
      <w:bookmarkStart w:id="957" w:name="_Toc185697455"/>
      <w:ins w:id="958" w:author="Ben Fels" w:date="2024-12-21T12:02:00Z" w16du:dateUtc="2024-12-21T11:02:00Z">
        <w:r w:rsidRPr="0088488E">
          <w:t xml:space="preserve">Argument </w:t>
        </w:r>
        <w:proofErr w:type="spellStart"/>
        <w:r w:rsidRPr="0088488E">
          <w:t>diagramming</w:t>
        </w:r>
        <w:proofErr w:type="spellEnd"/>
        <w:r w:rsidRPr="0088488E">
          <w:t xml:space="preserve"> </w:t>
        </w:r>
        <w:proofErr w:type="spellStart"/>
        <w:r w:rsidRPr="0088488E">
          <w:t>techniques</w:t>
        </w:r>
        <w:proofErr w:type="spellEnd"/>
        <w:r w:rsidRPr="0088488E">
          <w:t xml:space="preserve"> / Argument Schemes</w:t>
        </w:r>
        <w:bookmarkEnd w:id="957"/>
      </w:ins>
    </w:p>
    <w:p w14:paraId="2019DE2B" w14:textId="77777777" w:rsidR="004328D8" w:rsidRDefault="004328D8" w:rsidP="004328D8">
      <w:pPr>
        <w:rPr>
          <w:ins w:id="959" w:author="Ben Fels" w:date="2024-12-21T12:02:00Z" w16du:dateUtc="2024-12-21T11:02:00Z"/>
        </w:rPr>
      </w:pPr>
      <w:ins w:id="960" w:author="Ben Fels" w:date="2024-12-21T12:02:00Z" w16du:dateUtc="2024-12-21T11:02:00Z">
        <w:r w:rsidRPr="006715D2">
          <w:t>Darstellung der Argumente in einer Strukturierten Form</w:t>
        </w:r>
        <w:r>
          <w:t>. Kann erst erfolgen, nachdem die Komponenten einer Argumentation extrahiert wurden.</w:t>
        </w:r>
      </w:ins>
    </w:p>
    <w:p w14:paraId="1B6CD5E4" w14:textId="77777777" w:rsidR="004328D8" w:rsidRDefault="004328D8" w:rsidP="004328D8">
      <w:pPr>
        <w:rPr>
          <w:ins w:id="961" w:author="Ben Fels" w:date="2024-12-21T12:02:00Z" w16du:dateUtc="2024-12-21T11:02:00Z"/>
        </w:rPr>
      </w:pPr>
      <w:ins w:id="962"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 in einem Argument-Graphen abgebildet werden, mit dem Prämissen und Schlossfolgerungen als Knoten und der Beziehung zwischen Ihnen als Pfeil. Die einfachste Konstellation eines Arguments wäre demnach eine Schlussfolgerung, welche von einer Prämisse unterstützt wird. </w:t>
        </w:r>
      </w:ins>
    </w:p>
    <w:p w14:paraId="39563D22" w14:textId="77777777" w:rsidR="004328D8" w:rsidRPr="00920C6A" w:rsidRDefault="004328D8" w:rsidP="004328D8">
      <w:pPr>
        <w:pStyle w:val="Listenabsatz"/>
        <w:numPr>
          <w:ilvl w:val="0"/>
          <w:numId w:val="30"/>
        </w:numPr>
        <w:rPr>
          <w:ins w:id="963" w:author="Ben Fels" w:date="2024-12-21T12:02:00Z" w16du:dateUtc="2024-12-21T11:02:00Z"/>
          <w:highlight w:val="cyan"/>
          <w:lang w:val="en-US"/>
        </w:rPr>
      </w:pPr>
      <w:ins w:id="964" w:author="Ben Fels" w:date="2024-12-21T12:02:00Z" w16du:dateUtc="2024-12-21T11:02:00Z">
        <w:r w:rsidRPr="00920C6A">
          <w:rPr>
            <w:highlight w:val="cyan"/>
            <w:lang w:val="en-US"/>
          </w:rPr>
          <w:t xml:space="preserve">Walton, D., Reed, C., &amp; </w:t>
        </w:r>
        <w:proofErr w:type="spellStart"/>
        <w:r w:rsidRPr="00920C6A">
          <w:rPr>
            <w:highlight w:val="cyan"/>
            <w:lang w:val="en-US"/>
          </w:rPr>
          <w:t>Macagno</w:t>
        </w:r>
        <w:proofErr w:type="spellEnd"/>
        <w:r w:rsidRPr="00920C6A">
          <w:rPr>
            <w:highlight w:val="cyan"/>
            <w:lang w:val="en-US"/>
          </w:rPr>
          <w:t xml:space="preserve">, F. (2008). Argumentation schemes. Cambridge University Press. doi:10.1017/CBO9780511802034. </w:t>
        </w:r>
      </w:ins>
    </w:p>
    <w:p w14:paraId="3C7408C2" w14:textId="77777777" w:rsidR="004328D8" w:rsidRPr="00920C6A" w:rsidRDefault="004328D8" w:rsidP="004328D8">
      <w:pPr>
        <w:pStyle w:val="Listenabsatz"/>
        <w:numPr>
          <w:ilvl w:val="0"/>
          <w:numId w:val="30"/>
        </w:numPr>
        <w:rPr>
          <w:ins w:id="965" w:author="Ben Fels" w:date="2024-12-21T12:02:00Z" w16du:dateUtc="2024-12-21T11:02:00Z"/>
          <w:highlight w:val="cyan"/>
          <w:lang w:val="en-US"/>
        </w:rPr>
      </w:pPr>
      <w:ins w:id="966" w:author="Ben Fels" w:date="2024-12-21T12:02:00Z" w16du:dateUtc="2024-12-21T11:02:00Z">
        <w:r w:rsidRPr="00920C6A">
          <w:rPr>
            <w:highlight w:val="cyan"/>
            <w:lang w:val="en-US"/>
          </w:rPr>
          <w:t xml:space="preserve">Reed, C., Walton, D., &amp; </w:t>
        </w:r>
        <w:proofErr w:type="spellStart"/>
        <w:r w:rsidRPr="00920C6A">
          <w:rPr>
            <w:highlight w:val="cyan"/>
            <w:lang w:val="en-US"/>
          </w:rPr>
          <w:t>Macagno</w:t>
        </w:r>
        <w:proofErr w:type="spellEnd"/>
        <w:r w:rsidRPr="00920C6A">
          <w:rPr>
            <w:highlight w:val="cyan"/>
            <w:lang w:val="en-US"/>
          </w:rPr>
          <w:t>, F. (2007).Argument diagramming in logic, law and artificial intelligence. The Knowledge Engineering Review, 22(1), 87–109. doi:10.1017/S0269888907001051.</w:t>
        </w:r>
      </w:ins>
    </w:p>
    <w:p w14:paraId="2AF99F18" w14:textId="77777777" w:rsidR="004328D8" w:rsidRDefault="004328D8" w:rsidP="00025B9B">
      <w:pPr>
        <w:rPr>
          <w:ins w:id="967" w:author="Ben Fels" w:date="2024-12-21T12:02:00Z" w16du:dateUtc="2024-12-21T11:02:00Z"/>
        </w:rPr>
      </w:pPr>
    </w:p>
    <w:p w14:paraId="040425C2" w14:textId="77777777" w:rsidR="004328D8" w:rsidRDefault="004328D8" w:rsidP="00025B9B">
      <w:pPr>
        <w:rPr>
          <w:ins w:id="968" w:author="Ben Fels" w:date="2024-12-21T12:02:00Z" w16du:dateUtc="2024-12-21T11:02:00Z"/>
        </w:rPr>
      </w:pPr>
    </w:p>
    <w:p w14:paraId="0C40EB85" w14:textId="77777777" w:rsidR="004328D8" w:rsidRPr="00025B9B" w:rsidRDefault="004328D8">
      <w:pPr>
        <w:rPr>
          <w:rPrChange w:id="969" w:author="Ben Fels" w:date="2024-12-21T11:53:00Z" w16du:dateUtc="2024-12-21T10:53:00Z">
            <w:rPr>
              <w:lang w:val="en-US"/>
            </w:rPr>
          </w:rPrChange>
        </w:rPr>
        <w:pPrChange w:id="970" w:author="Ben Fels" w:date="2024-12-21T11:53:00Z" w16du:dateUtc="2024-12-21T10:53:00Z">
          <w:pPr>
            <w:jc w:val="both"/>
          </w:pPr>
        </w:pPrChange>
      </w:pPr>
    </w:p>
    <w:p w14:paraId="1742C3BA" w14:textId="06968370" w:rsidR="00AC5562" w:rsidRPr="0067136C" w:rsidRDefault="00875D6A">
      <w:pPr>
        <w:pStyle w:val="berschrift3"/>
        <w:rPr>
          <w:ins w:id="971" w:author="Ben Fels" w:date="2024-12-21T09:11:00Z" w16du:dateUtc="2024-12-21T08:11:00Z"/>
          <w:lang w:val="en-US"/>
        </w:rPr>
        <w:pPrChange w:id="972" w:author="Ben Fels" w:date="2024-12-21T11:55:00Z" w16du:dateUtc="2024-12-21T10:55:00Z">
          <w:pPr>
            <w:jc w:val="both"/>
          </w:pPr>
        </w:pPrChange>
      </w:pPr>
      <w:bookmarkStart w:id="973" w:name="_Toc185697456"/>
      <w:proofErr w:type="spellStart"/>
      <w:ins w:id="974" w:author="Ben Fels" w:date="2024-12-21T09:10:00Z" w16du:dateUtc="2024-12-21T08:10:00Z">
        <w:r w:rsidRPr="0067136C">
          <w:rPr>
            <w:lang w:val="en-US"/>
          </w:rPr>
          <w:t>Datensatz</w:t>
        </w:r>
        <w:proofErr w:type="spellEnd"/>
        <w:r w:rsidRPr="0067136C">
          <w:rPr>
            <w:lang w:val="en-US"/>
          </w:rPr>
          <w:t xml:space="preserve"> / Annotation von </w:t>
        </w:r>
        <w:proofErr w:type="spellStart"/>
        <w:r w:rsidRPr="0067136C">
          <w:rPr>
            <w:lang w:val="en-US"/>
          </w:rPr>
          <w:t>Argumenten</w:t>
        </w:r>
      </w:ins>
      <w:bookmarkEnd w:id="973"/>
      <w:proofErr w:type="spellEnd"/>
    </w:p>
    <w:p w14:paraId="2C2CCB27" w14:textId="77777777" w:rsidR="00875D6A" w:rsidRPr="00804DEE" w:rsidRDefault="00875D6A" w:rsidP="00875D6A">
      <w:pPr>
        <w:rPr>
          <w:ins w:id="975" w:author="Ben Fels" w:date="2024-12-21T09:11:00Z" w16du:dateUtc="2024-12-21T08:11:00Z"/>
          <w:i/>
        </w:rPr>
      </w:pPr>
      <w:ins w:id="976" w:author="Ben Fels" w:date="2024-12-21T09:11:00Z" w16du:dateUtc="2024-12-21T08:11:00Z">
        <w:r w:rsidRPr="008252B1">
          <w:rPr>
            <w:i/>
            <w:highlight w:val="cyan"/>
          </w:rPr>
          <w:t xml:space="preserve">„Die Zuverlässigkeit eines annotierten Korpus wird durch die Berechnung der Übereinstimmung zwischen den </w:t>
        </w:r>
        <w:proofErr w:type="spellStart"/>
        <w:r w:rsidRPr="008252B1">
          <w:rPr>
            <w:i/>
            <w:highlight w:val="cyan"/>
          </w:rPr>
          <w:t>Annotatoren</w:t>
        </w:r>
        <w:proofErr w:type="spellEnd"/>
        <w:r w:rsidRPr="008252B1">
          <w:rPr>
            <w:i/>
            <w:highlight w:val="cyan"/>
          </w:rPr>
          <w:t xml:space="preserve"> gewährleistet, die den Grad der Übereinstimmung bei der Durchführung der Annotationsaufgabe zwischen den beteiligten </w:t>
        </w:r>
        <w:proofErr w:type="spellStart"/>
        <w:r w:rsidRPr="008252B1">
          <w:rPr>
            <w:i/>
            <w:highlight w:val="cyan"/>
          </w:rPr>
          <w:t>Annotatoren</w:t>
        </w:r>
        <w:proofErr w:type="spellEnd"/>
        <w:r w:rsidRPr="008252B1">
          <w:rPr>
            <w:i/>
            <w:highlight w:val="cyan"/>
          </w:rPr>
          <w:t xml:space="preserve"> misst.</w:t>
        </w:r>
        <w:r w:rsidRPr="008252B1">
          <w:rPr>
            <w:highlight w:val="cyan"/>
          </w:rPr>
          <w:t xml:space="preserve"> </w:t>
        </w:r>
        <w:r w:rsidRPr="008252B1">
          <w:rPr>
            <w:i/>
            <w:highlight w:val="cyan"/>
          </w:rPr>
          <w:t xml:space="preserve">Bei der Erstellung eines Datensatzes für die Vorhersage von Beziehungen ist das statistische Maß für die Berechnung der Übereinstimmung zwischen den von den Kommentatoren vergebenen Bezeichnungen der </w:t>
        </w:r>
        <w:proofErr w:type="spellStart"/>
        <w:r w:rsidRPr="008252B1">
          <w:rPr>
            <w:i/>
            <w:highlight w:val="cyan"/>
          </w:rPr>
          <w:t>Cohen's</w:t>
        </w:r>
        <w:proofErr w:type="spellEnd"/>
        <w:r w:rsidRPr="008252B1">
          <w:rPr>
            <w:i/>
            <w:highlight w:val="cyan"/>
          </w:rPr>
          <w:t xml:space="preserve"> Kappa-Koeffizient. Wenn die Bewerter vollständig übereinstimmen, dann = 1, wenn es keine Übereinstimmung zwischen den Bewertern gibt, die über das </w:t>
        </w:r>
        <w:r w:rsidRPr="008252B1">
          <w:rPr>
            <w:i/>
            <w:highlight w:val="cyan"/>
          </w:rPr>
          <w:lastRenderedPageBreak/>
          <w:t>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552BDB">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w:t>
        </w:r>
        <w:proofErr w:type="spellStart"/>
        <w:r w:rsidRPr="008252B1">
          <w:rPr>
            <w:highlight w:val="cyan"/>
            <w:lang w:val="en-US"/>
          </w:rPr>
          <w:t>Artstein</w:t>
        </w:r>
        <w:proofErr w:type="spellEnd"/>
        <w:r w:rsidRPr="008252B1">
          <w:rPr>
            <w:highlight w:val="cyan"/>
            <w:lang w:val="en-US"/>
          </w:rPr>
          <w:t xml:space="preserve">, 2017] </w:t>
        </w:r>
        <w:r w:rsidRPr="008252B1">
          <w:rPr>
            <w:highlight w:val="cyan"/>
            <w:lang w:val="en-US"/>
          </w:rPr>
          <w:sym w:font="Wingdings" w:char="F0E0"/>
        </w:r>
        <w:r w:rsidRPr="008252B1">
          <w:rPr>
            <w:highlight w:val="cyan"/>
            <w:lang w:val="en-US"/>
          </w:rPr>
          <w:t xml:space="preserve">  [</w:t>
        </w:r>
        <w:proofErr w:type="spellStart"/>
        <w:r w:rsidRPr="008252B1">
          <w:rPr>
            <w:highlight w:val="cyan"/>
            <w:lang w:val="en-US"/>
          </w:rPr>
          <w:t>Artstein</w:t>
        </w:r>
        <w:proofErr w:type="spellEnd"/>
        <w:r w:rsidRPr="008252B1">
          <w:rPr>
            <w:highlight w:val="cyan"/>
            <w:lang w:val="en-US"/>
          </w:rPr>
          <w:t xml:space="preserve">, 2017] Ron </w:t>
        </w:r>
        <w:proofErr w:type="spellStart"/>
        <w:r w:rsidRPr="008252B1">
          <w:rPr>
            <w:highlight w:val="cyan"/>
            <w:lang w:val="en-US"/>
          </w:rPr>
          <w:t>Artstein</w:t>
        </w:r>
        <w:proofErr w:type="spellEnd"/>
        <w:r w:rsidRPr="008252B1">
          <w:rPr>
            <w:highlight w:val="cyan"/>
            <w:lang w:val="en-US"/>
          </w:rPr>
          <w:t xml:space="preserve">. </w:t>
        </w:r>
        <w:r w:rsidRPr="00552BDB">
          <w:rPr>
            <w:highlight w:val="cyan"/>
            <w:rPrChange w:id="977" w:author="Ben Fels" w:date="2024-12-22T09:03:00Z" w16du:dateUtc="2024-12-22T08:03:00Z">
              <w:rPr>
                <w:highlight w:val="cyan"/>
              </w:rPr>
            </w:rPrChange>
          </w:rPr>
          <w:t>Inter-</w:t>
        </w:r>
        <w:proofErr w:type="spellStart"/>
        <w:r w:rsidRPr="00552BDB">
          <w:rPr>
            <w:highlight w:val="cyan"/>
            <w:rPrChange w:id="978" w:author="Ben Fels" w:date="2024-12-22T09:03:00Z" w16du:dateUtc="2024-12-22T08:03:00Z">
              <w:rPr>
                <w:highlight w:val="cyan"/>
              </w:rPr>
            </w:rPrChange>
          </w:rPr>
          <w:t>annotator</w:t>
        </w:r>
        <w:proofErr w:type="spellEnd"/>
        <w:r w:rsidRPr="00552BDB">
          <w:rPr>
            <w:highlight w:val="cyan"/>
            <w:rPrChange w:id="979" w:author="Ben Fels" w:date="2024-12-22T09:03:00Z" w16du:dateUtc="2024-12-22T08:03:00Z">
              <w:rPr>
                <w:highlight w:val="cyan"/>
              </w:rPr>
            </w:rPrChange>
          </w:rPr>
          <w:t xml:space="preserve"> Agreement, </w:t>
        </w:r>
        <w:proofErr w:type="spellStart"/>
        <w:r w:rsidRPr="00552BDB">
          <w:rPr>
            <w:highlight w:val="cyan"/>
            <w:rPrChange w:id="980" w:author="Ben Fels" w:date="2024-12-22T09:03:00Z" w16du:dateUtc="2024-12-22T08:03:00Z">
              <w:rPr>
                <w:highlight w:val="cyan"/>
              </w:rPr>
            </w:rPrChange>
          </w:rPr>
          <w:t>pages</w:t>
        </w:r>
        <w:proofErr w:type="spellEnd"/>
        <w:r w:rsidRPr="00552BDB">
          <w:rPr>
            <w:highlight w:val="cyan"/>
            <w:rPrChange w:id="981" w:author="Ben Fels" w:date="2024-12-22T09:03:00Z" w16du:dateUtc="2024-12-22T08:03:00Z">
              <w:rPr>
                <w:highlight w:val="cyan"/>
              </w:rPr>
            </w:rPrChange>
          </w:rPr>
          <w:t xml:space="preserve"> 297–313. </w:t>
        </w:r>
        <w:r w:rsidRPr="008252B1">
          <w:rPr>
            <w:highlight w:val="cyan"/>
          </w:rPr>
          <w:t xml:space="preserve">Springer </w:t>
        </w:r>
        <w:proofErr w:type="spellStart"/>
        <w:r w:rsidRPr="008252B1">
          <w:rPr>
            <w:highlight w:val="cyan"/>
          </w:rPr>
          <w:t>Netherlands</w:t>
        </w:r>
        <w:proofErr w:type="spellEnd"/>
        <w:r w:rsidRPr="008252B1">
          <w:rPr>
            <w:highlight w:val="cyan"/>
          </w:rPr>
          <w:t>, Dordrecht, 2017.</w:t>
        </w:r>
      </w:ins>
    </w:p>
    <w:p w14:paraId="4D7A5C07" w14:textId="77777777" w:rsidR="00875D6A" w:rsidRDefault="00875D6A" w:rsidP="00875D6A">
      <w:pPr>
        <w:rPr>
          <w:ins w:id="982" w:author="Ben Fels" w:date="2024-12-21T09:11:00Z" w16du:dateUtc="2024-12-21T08:11:00Z"/>
        </w:rPr>
      </w:pPr>
      <w:ins w:id="983"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84" w:author="Ben Fels" w:date="2024-12-21T09:11:00Z" w16du:dateUtc="2024-12-21T08:11:00Z"/>
        </w:rPr>
      </w:pPr>
      <w:ins w:id="985" w:author="Ben Fels" w:date="2024-12-21T09:11:00Z" w16du:dateUtc="2024-12-21T08:11:00Z">
        <w:r>
          <w:rPr>
            <w:i/>
          </w:rPr>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86" w:author="Ben Fels" w:date="2024-12-21T09:22:00Z" w16du:dateUtc="2024-12-21T08:22:00Z"/>
          <w:i/>
        </w:rPr>
      </w:pPr>
      <w:ins w:id="987"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88" w:author="Ben Fels" w:date="2024-12-21T09:22:00Z" w16du:dateUtc="2024-12-21T08:22:00Z"/>
        </w:rPr>
      </w:pPr>
      <w:ins w:id="989"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0133BA">
      <w:pPr>
        <w:rPr>
          <w:ins w:id="990" w:author="Ben Fels" w:date="2024-12-21T09:23:00Z" w16du:dateUtc="2024-12-21T08:23:00Z"/>
        </w:rPr>
      </w:pPr>
      <w:ins w:id="991"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92" w:author="Ben Fels" w:date="2024-12-21T11:56:00Z" w16du:dateUtc="2024-12-21T10:56:00Z"/>
        </w:rPr>
      </w:pPr>
    </w:p>
    <w:p w14:paraId="7BCD7F8F" w14:textId="77777777" w:rsidR="002C461A" w:rsidRPr="00C34F32" w:rsidRDefault="002C461A" w:rsidP="002C461A">
      <w:pPr>
        <w:rPr>
          <w:ins w:id="993" w:author="Ben Fels" w:date="2024-12-21T11:56:00Z" w16du:dateUtc="2024-12-21T10:56:00Z"/>
        </w:rPr>
      </w:pPr>
      <w:ins w:id="994" w:author="Ben Fels" w:date="2024-12-21T11:56:00Z" w16du:dateUtc="2024-12-21T10:56:00Z">
        <w:r w:rsidRPr="00C34F32">
          <w:rPr>
            <w:highlight w:val="magenta"/>
          </w:rPr>
          <w:lastRenderedPageBreak/>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95" w:author="Ben Fels" w:date="2024-12-21T09:22:00Z" w16du:dateUtc="2024-12-21T08:22:00Z"/>
        </w:rPr>
      </w:pPr>
    </w:p>
    <w:p w14:paraId="719F866C" w14:textId="60E39057" w:rsidR="00F41933" w:rsidRPr="00CF00D2" w:rsidRDefault="00F41933">
      <w:pPr>
        <w:pStyle w:val="berschrift3"/>
        <w:rPr>
          <w:ins w:id="996" w:author="Ben Fels" w:date="2024-12-21T09:22:00Z" w16du:dateUtc="2024-12-21T08:22:00Z"/>
          <w:lang w:val="en-US"/>
          <w:rPrChange w:id="997" w:author="Ben Fels" w:date="2024-12-21T09:58:00Z" w16du:dateUtc="2024-12-21T08:58:00Z">
            <w:rPr>
              <w:ins w:id="998" w:author="Ben Fels" w:date="2024-12-21T09:22:00Z" w16du:dateUtc="2024-12-21T08:22:00Z"/>
            </w:rPr>
          </w:rPrChange>
        </w:rPr>
        <w:pPrChange w:id="999" w:author="Ben Fels" w:date="2024-12-21T11:55:00Z" w16du:dateUtc="2024-12-21T10:55:00Z">
          <w:pPr/>
        </w:pPrChange>
      </w:pPr>
      <w:bookmarkStart w:id="1000" w:name="_Toc185697457"/>
      <w:ins w:id="1001" w:author="Ben Fels" w:date="2024-12-21T09:22:00Z" w16du:dateUtc="2024-12-21T08:22:00Z">
        <w:r w:rsidRPr="00CF00D2">
          <w:rPr>
            <w:lang w:val="en-US"/>
            <w:rPrChange w:id="1002" w:author="Ben Fels" w:date="2024-12-21T09:58:00Z" w16du:dateUtc="2024-12-21T08:58:00Z">
              <w:rPr/>
            </w:rPrChange>
          </w:rPr>
          <w:t>Large Language Models</w:t>
        </w:r>
        <w:bookmarkEnd w:id="1000"/>
      </w:ins>
    </w:p>
    <w:p w14:paraId="50AB9D7C" w14:textId="72CA3258" w:rsidR="00F41933" w:rsidRDefault="005A0685" w:rsidP="00875D6A">
      <w:pPr>
        <w:rPr>
          <w:ins w:id="1003" w:author="Ben Fels" w:date="2024-12-21T11:55:00Z" w16du:dateUtc="2024-12-21T10:55:00Z"/>
          <w:lang w:val="en-US"/>
        </w:rPr>
      </w:pPr>
      <w:proofErr w:type="spellStart"/>
      <w:ins w:id="1004" w:author="Ben Fels" w:date="2024-12-21T09:57:00Z" w16du:dateUtc="2024-12-21T08:57:00Z">
        <w:r>
          <w:rPr>
            <w:lang w:val="en-US"/>
          </w:rPr>
          <w:t>Abgrenzung</w:t>
        </w:r>
        <w:proofErr w:type="spellEnd"/>
        <w:r>
          <w:rPr>
            <w:lang w:val="en-US"/>
          </w:rPr>
          <w:t xml:space="preserve"> </w:t>
        </w:r>
        <w:r w:rsidRPr="005A0685">
          <w:rPr>
            <w:lang w:val="en-US"/>
            <w:rPrChange w:id="1005" w:author="Ben Fels" w:date="2024-12-21T09:57:00Z" w16du:dateUtc="2024-12-21T08:57:00Z">
              <w:rPr/>
            </w:rPrChange>
          </w:rPr>
          <w:t>Prompt Engineering, Fine-Tuning und RAG</w:t>
        </w:r>
      </w:ins>
    </w:p>
    <w:p w14:paraId="37F05022" w14:textId="77777777" w:rsidR="0067136C" w:rsidRDefault="0067136C" w:rsidP="0067136C">
      <w:pPr>
        <w:rPr>
          <w:moveTo w:id="1006" w:author="Ben Fels" w:date="2024-12-21T11:55:00Z" w16du:dateUtc="2024-12-21T10:55:00Z"/>
        </w:rPr>
      </w:pPr>
      <w:moveToRangeStart w:id="1007" w:author="Ben Fels" w:date="2024-12-21T11:55:00Z" w:name="move185674546"/>
      <w:moveTo w:id="1008"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w:t>
        </w:r>
        <w:proofErr w:type="spellStart"/>
        <w:r>
          <w:t>Pre-trained</w:t>
        </w:r>
        <w:proofErr w:type="spellEnd"/>
        <w:r>
          <w:t xml:space="preserve"> Transformer (GPT), welcher sich hinter ChatGPT verbirgt. </w:t>
        </w:r>
      </w:moveTo>
    </w:p>
    <w:p w14:paraId="193F0A49" w14:textId="77777777" w:rsidR="0067136C" w:rsidRDefault="0067136C" w:rsidP="0067136C">
      <w:pPr>
        <w:rPr>
          <w:ins w:id="1009" w:author="Ben Fels" w:date="2024-12-21T13:09:00Z" w16du:dateUtc="2024-12-21T12:09:00Z"/>
        </w:rPr>
      </w:pPr>
      <w:moveTo w:id="1010" w:author="Ben Fels" w:date="2024-12-21T11:55:00Z" w16du:dateUtc="2024-12-21T10:55:00Z">
        <w:r>
          <w:t>Transformer sind eine Art einer Architektur von Neuronalen Netzen. LLMs als fortschrittliche KI-Modelle</w:t>
        </w:r>
      </w:moveTo>
    </w:p>
    <w:p w14:paraId="2EBA703E" w14:textId="77777777" w:rsidR="00E26042" w:rsidRDefault="00E26042" w:rsidP="00E26042">
      <w:pPr>
        <w:rPr>
          <w:ins w:id="1011" w:author="Ben Fels" w:date="2024-12-21T13:09:00Z" w16du:dateUtc="2024-12-21T12:09:00Z"/>
        </w:rPr>
      </w:pPr>
      <w:ins w:id="1012"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t>
        </w:r>
      </w:ins>
    </w:p>
    <w:p w14:paraId="56A6F281" w14:textId="77777777" w:rsidR="00E26042" w:rsidRDefault="00E26042">
      <w:pPr>
        <w:jc w:val="both"/>
        <w:rPr>
          <w:moveTo w:id="1013" w:author="Ben Fels" w:date="2024-12-21T11:55:00Z" w16du:dateUtc="2024-12-21T10:55:00Z"/>
        </w:rPr>
        <w:pPrChange w:id="1014" w:author="Ben Fels" w:date="2024-12-21T13:09:00Z" w16du:dateUtc="2024-12-21T12:09:00Z">
          <w:pPr/>
        </w:pPrChange>
      </w:pPr>
    </w:p>
    <w:p w14:paraId="7FF9776F" w14:textId="77777777" w:rsidR="00F40A0C" w:rsidRDefault="00F40A0C" w:rsidP="00F40A0C">
      <w:pPr>
        <w:jc w:val="both"/>
        <w:rPr>
          <w:moveTo w:id="1015" w:author="Ben Fels" w:date="2024-12-21T11:56:00Z" w16du:dateUtc="2024-12-21T10:56:00Z"/>
        </w:rPr>
      </w:pPr>
      <w:moveToRangeStart w:id="1016" w:author="Ben Fels" w:date="2024-12-21T11:56:00Z" w:name="move185674583"/>
      <w:moveToRangeEnd w:id="1007"/>
      <w:moveTo w:id="1017"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proofErr w:type="spellStart"/>
        <w:r w:rsidRPr="00235A25">
          <w:rPr>
            <w:i/>
          </w:rPr>
          <w:t>pretraining</w:t>
        </w:r>
        <w:proofErr w:type="spellEnd"/>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 xml:space="preserve">Darin wird </w:t>
        </w:r>
        <w:r w:rsidRPr="00F661C1">
          <w:rPr>
            <w:highlight w:val="cyan"/>
          </w:rPr>
          <w:lastRenderedPageBreak/>
          <w:t xml:space="preserve">für weitere Untersuchungen auf die Anwendung von </w:t>
        </w:r>
        <w:proofErr w:type="spellStart"/>
        <w:r w:rsidRPr="00F661C1">
          <w:rPr>
            <w:highlight w:val="cyan"/>
          </w:rPr>
          <w:t>Prompting</w:t>
        </w:r>
        <w:proofErr w:type="spellEnd"/>
        <w:r w:rsidRPr="00F661C1">
          <w:rPr>
            <w:highlight w:val="cyan"/>
          </w:rPr>
          <w:t>-Techniken zur Verbesserung des LLMS hingewiesen.</w:t>
        </w:r>
      </w:moveTo>
    </w:p>
    <w:p w14:paraId="2067E3E6" w14:textId="77777777" w:rsidR="00F40A0C" w:rsidRDefault="00F40A0C" w:rsidP="00F40A0C">
      <w:pPr>
        <w:rPr>
          <w:moveTo w:id="1018" w:author="Ben Fels" w:date="2024-12-21T11:56:00Z" w16du:dateUtc="2024-12-21T10:56:00Z"/>
          <w:rFonts w:cs="Arial"/>
        </w:rPr>
      </w:pPr>
      <w:moveTo w:id="1019" w:author="Ben Fels" w:date="2024-12-21T11:56:00Z" w16du:dateUtc="2024-12-21T10:56:00Z">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4C9EAAB9" w14:textId="5E8B7318" w:rsidR="00F40A0C" w:rsidRDefault="00F40A0C" w:rsidP="00F40A0C">
      <w:pPr>
        <w:jc w:val="both"/>
        <w:rPr>
          <w:moveTo w:id="1020" w:author="Ben Fels" w:date="2024-12-21T11:56:00Z" w16du:dateUtc="2024-12-21T10:56:00Z"/>
          <w:rFonts w:cs="Arial"/>
        </w:rPr>
      </w:pPr>
      <w:moveTo w:id="1021" w:author="Ben Fels" w:date="2024-12-21T11:56:00Z" w16du:dateUtc="2024-12-21T10:56:00Z">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1022"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w:t>
        </w:r>
        <w:proofErr w:type="spellStart"/>
        <w:r>
          <w:rPr>
            <w:rFonts w:cs="Arial"/>
          </w:rPr>
          <w:t>phising</w:t>
        </w:r>
        <w:proofErr w:type="spellEnd"/>
        <w:r>
          <w:rPr>
            <w:rFonts w:cs="Arial"/>
          </w:rPr>
          <w:t>-URLs untersucht, mit dem Ergebnis, dass Prompt-Engineering eine schlechtere Leistung hervorbringt, als Fine-Tuning.</w:t>
        </w:r>
      </w:moveTo>
    </w:p>
    <w:p w14:paraId="7E084F93" w14:textId="77777777" w:rsidR="00F40A0C" w:rsidRDefault="00F40A0C" w:rsidP="00F40A0C">
      <w:pPr>
        <w:jc w:val="both"/>
        <w:rPr>
          <w:moveTo w:id="1023" w:author="Ben Fels" w:date="2024-12-21T11:56:00Z" w16du:dateUtc="2024-12-21T10:56:00Z"/>
          <w:rFonts w:cs="Arial"/>
        </w:rPr>
      </w:pPr>
      <w:proofErr w:type="spellStart"/>
      <w:moveTo w:id="1024" w:author="Ben Fels" w:date="2024-12-21T11:56:00Z" w16du:dateUtc="2024-12-21T10:56:00Z">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den Grundmodellen (</w:t>
        </w:r>
        <w:proofErr w:type="spellStart"/>
        <w:r>
          <w:rPr>
            <w:rFonts w:cs="Arial"/>
          </w:rPr>
          <w:t>foundation</w:t>
        </w:r>
        <w:proofErr w:type="spellEnd"/>
        <w:r>
          <w:rPr>
            <w:rFonts w:cs="Arial"/>
          </w:rPr>
          <w:t>-modell), sind jedoch aufgrund der Kosten für Rechenkapazität und der Komplexität der Daten für Personen und Organisationen mit großem Budget vorbehalten.</w:t>
        </w:r>
      </w:moveTo>
    </w:p>
    <w:moveToRangeEnd w:id="1016"/>
    <w:p w14:paraId="7B0EFD91" w14:textId="77777777" w:rsidR="00FB56BB" w:rsidRDefault="00FB56BB" w:rsidP="00FB56BB">
      <w:pPr>
        <w:rPr>
          <w:ins w:id="1025" w:author="Ben Fels" w:date="2024-12-21T13:15:00Z" w16du:dateUtc="2024-12-21T12:15:00Z"/>
        </w:rPr>
      </w:pPr>
      <w:ins w:id="1026"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27"/>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27"/>
        <w:r w:rsidRPr="008252B1">
          <w:rPr>
            <w:rStyle w:val="Kommentarzeichen"/>
            <w:highlight w:val="magenta"/>
          </w:rPr>
          <w:commentReference w:id="1027"/>
        </w:r>
        <w:r>
          <w:t xml:space="preserve"> zu entnehmen. Traditionelle Modelle sind für spezifische Aufgaben trainiert (Single-task-learning). LLMs hingegen sind in der Lage mehrere Aufgabe zu übernehmen (multi-task-learning). </w:t>
        </w:r>
      </w:ins>
    </w:p>
    <w:p w14:paraId="09229DF6" w14:textId="77777777" w:rsidR="00FB56BB" w:rsidRPr="00FB56BB" w:rsidRDefault="00FB56BB" w:rsidP="00FB56BB">
      <w:pPr>
        <w:rPr>
          <w:ins w:id="1028" w:author="Ben Fels" w:date="2024-12-21T13:15:00Z" w16du:dateUtc="2024-12-21T12:15:00Z"/>
          <w:rPrChange w:id="1029" w:author="Ben Fels" w:date="2024-12-21T13:15:00Z" w16du:dateUtc="2024-12-21T12:15:00Z">
            <w:rPr>
              <w:ins w:id="1030" w:author="Ben Fels" w:date="2024-12-21T13:15:00Z" w16du:dateUtc="2024-12-21T12:15:00Z"/>
              <w:lang w:val="en-US"/>
            </w:rPr>
          </w:rPrChange>
        </w:rPr>
      </w:pPr>
      <w:ins w:id="1031"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C5E28CD" w14:textId="1012AAA1" w:rsidR="0067136C" w:rsidRPr="00F40A0C" w:rsidRDefault="00FB56BB" w:rsidP="00FB56BB">
      <w:pPr>
        <w:rPr>
          <w:ins w:id="1032" w:author="Ben Fels" w:date="2024-12-21T09:11:00Z" w16du:dateUtc="2024-12-21T08:11:00Z"/>
          <w:rPrChange w:id="1033" w:author="Ben Fels" w:date="2024-12-21T11:56:00Z" w16du:dateUtc="2024-12-21T10:56:00Z">
            <w:rPr>
              <w:ins w:id="1034" w:author="Ben Fels" w:date="2024-12-21T09:11:00Z" w16du:dateUtc="2024-12-21T08:11:00Z"/>
              <w:i/>
            </w:rPr>
          </w:rPrChange>
        </w:rPr>
      </w:pPr>
      <w:ins w:id="1035" w:author="Ben Fels" w:date="2024-12-21T13:15:00Z" w16du:dateUtc="2024-12-21T12:15:00Z">
        <w:r>
          <w:t xml:space="preserve">LLMs benötigen einen rieseigen Korpus für das Training. Prompt Engineering benötigt wenig bis gar keine Daten zum </w:t>
        </w:r>
        <w:proofErr w:type="spellStart"/>
        <w:r>
          <w:t>trainieren</w:t>
        </w:r>
        <w:proofErr w:type="spellEnd"/>
        <w:r>
          <w:t>.</w:t>
        </w:r>
      </w:ins>
    </w:p>
    <w:p w14:paraId="0D3EC1C9" w14:textId="77777777" w:rsidR="000840B1" w:rsidRDefault="000840B1" w:rsidP="000840B1">
      <w:pPr>
        <w:rPr>
          <w:ins w:id="1036" w:author="Ben Fels" w:date="2024-12-21T11:44:00Z" w16du:dateUtc="2024-12-21T10:44:00Z"/>
        </w:rPr>
      </w:pPr>
      <w:ins w:id="1037" w:author="Ben Fels" w:date="2024-12-21T11:44:00Z" w16du:dateUtc="2024-12-21T10:44:00Z">
        <w:r>
          <w:t xml:space="preserve">In </w:t>
        </w:r>
        <w:r w:rsidRPr="00563E34">
          <w:rPr>
            <w:highlight w:val="magenta"/>
          </w:rPr>
          <w:fldChar w:fldCharType="begin"/>
        </w:r>
        <w:r>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(Maharjan et al., 2024)</w:t>
        </w:r>
        <w:r w:rsidRPr="00563E34">
          <w:rPr>
            <w:highlight w:val="magenta"/>
          </w:rPr>
          <w:fldChar w:fldCharType="end"/>
        </w:r>
        <w:r>
          <w:t xml:space="preserve"> konnte für Medizinische Benchmarks gezeigt werden, dass mittels Prompt Engineering Techniken ohne </w:t>
        </w:r>
        <w:proofErr w:type="spellStart"/>
        <w:r>
          <w:t>fine</w:t>
        </w:r>
        <w:proofErr w:type="spellEnd"/>
        <w:r>
          <w:t xml:space="preserve">-tuning SOTA-Ergebnisse für </w:t>
        </w:r>
        <w:r>
          <w:lastRenderedPageBreak/>
          <w:t xml:space="preserve">open source Modelle erzielt werden konnte. Dabei wurde deutlich, dass bei </w:t>
        </w:r>
        <w:proofErr w:type="spellStart"/>
        <w:r>
          <w:t>fine-tuned</w:t>
        </w:r>
        <w:proofErr w:type="spellEnd"/>
        <w:r>
          <w:t xml:space="preserve"> Modellen die Zero-Shot Performance besser ist.</w:t>
        </w:r>
      </w:ins>
    </w:p>
    <w:p w14:paraId="5DF377E9" w14:textId="77777777" w:rsidR="00E57DD4" w:rsidRPr="001B50DB" w:rsidRDefault="00E57DD4" w:rsidP="00E57DD4">
      <w:pPr>
        <w:rPr>
          <w:ins w:id="1038" w:author="Ben Fels" w:date="2024-12-21T11:46:00Z" w16du:dateUtc="2024-12-21T10:46:00Z"/>
          <w:i/>
        </w:rPr>
      </w:pPr>
      <w:ins w:id="1039" w:author="Ben Fels" w:date="2024-12-21T11:46:00Z" w16du:dateUtc="2024-12-21T10:46:00Z">
        <w:r w:rsidRPr="001B50DB">
          <w:rPr>
            <w:i/>
          </w:rPr>
          <w:t>“</w:t>
        </w:r>
        <w:r w:rsidRPr="009535E8">
          <w:t xml:space="preserve"> </w:t>
        </w:r>
        <w:r w:rsidRPr="009535E8">
          <w:rPr>
            <w:i/>
          </w:rPr>
          <w:t xml:space="preserve">Im Gegensatz zu früheren Arbeiten zeigen wir, dass beim Argument Mining der Datentransfer bessere Ergebnisse erzielt als der Modelltransfer und </w:t>
        </w:r>
        <w:r w:rsidRPr="009F1B79">
          <w:rPr>
            <w:i/>
            <w:highlight w:val="yellow"/>
          </w:rPr>
          <w:t xml:space="preserve">dass das Finetuning besser abschneidet als </w:t>
        </w:r>
        <w:proofErr w:type="spellStart"/>
        <w:r w:rsidRPr="009F1B79">
          <w:rPr>
            <w:i/>
            <w:highlight w:val="yellow"/>
          </w:rPr>
          <w:t>few</w:t>
        </w:r>
        <w:proofErr w:type="spellEnd"/>
        <w:r w:rsidRPr="009F1B79">
          <w:rPr>
            <w:i/>
            <w:highlight w:val="yellow"/>
          </w:rPr>
          <w:t>-</w:t>
        </w:r>
        <w:proofErr w:type="spellStart"/>
        <w:r w:rsidRPr="009F1B79">
          <w:rPr>
            <w:i/>
            <w:highlight w:val="yellow"/>
          </w:rPr>
          <w:t>shot</w:t>
        </w:r>
        <w:proofErr w:type="spellEnd"/>
        <w:r w:rsidRPr="009F1B79">
          <w:rPr>
            <w:i/>
            <w:highlight w:val="yellow"/>
          </w:rPr>
          <w:t>-Methoden</w:t>
        </w:r>
        <w:r w:rsidRPr="009535E8">
          <w:rPr>
            <w:i/>
          </w:rPr>
          <w:t xml:space="preserve">. Bei ersterem scheint die Domäne des für den Datentransfer verwendeten Datensatzes ein entscheidender Faktor zu sein, während sich bei </w:t>
        </w:r>
        <w:proofErr w:type="spellStart"/>
        <w:r w:rsidRPr="009535E8">
          <w:rPr>
            <w:i/>
          </w:rPr>
          <w:t>few-shot</w:t>
        </w:r>
        <w:proofErr w:type="spellEnd"/>
        <w:r w:rsidRPr="009535E8">
          <w:rPr>
            <w:i/>
          </w:rPr>
          <w:t xml:space="preserve"> die Art der Aufgabe (Länge und Komplexität der Sequenzspannen) und die Stichprobenmethode als entscheidend erweisen.</w:t>
        </w:r>
        <w:r w:rsidRPr="001B50DB">
          <w:rPr>
            <w:i/>
          </w:rPr>
          <w:t>”</w:t>
        </w:r>
        <w:r>
          <w:rPr>
            <w:i/>
          </w:rPr>
          <w:t xml:space="preserve"> </w:t>
        </w:r>
        <w:r w:rsidRPr="00FF74A5">
          <w:rPr>
            <w:i/>
            <w:highlight w:val="magenta"/>
          </w:rPr>
          <w:fldChar w:fldCharType="begin"/>
        </w:r>
        <w:r>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FF74A5">
          <w:rPr>
            <w:i/>
            <w:highlight w:val="magenta"/>
          </w:rPr>
          <w:fldChar w:fldCharType="separate"/>
        </w:r>
        <w:r w:rsidRPr="00FF74A5">
          <w:rPr>
            <w:rFonts w:cs="Arial"/>
            <w:highlight w:val="magenta"/>
          </w:rPr>
          <w:t>(Yeginbergen et al., 2024, S. 11687)</w:t>
        </w:r>
        <w:r w:rsidRPr="00FF74A5">
          <w:rPr>
            <w:i/>
            <w:highlight w:val="magenta"/>
          </w:rPr>
          <w:fldChar w:fldCharType="end"/>
        </w:r>
      </w:ins>
    </w:p>
    <w:p w14:paraId="604C1AE8" w14:textId="77777777" w:rsidR="00E57DD4" w:rsidRDefault="00E57DD4" w:rsidP="00E57DD4">
      <w:pPr>
        <w:rPr>
          <w:ins w:id="1040" w:author="Ben Fels" w:date="2024-12-21T11:57:00Z" w16du:dateUtc="2024-12-21T10:57:00Z"/>
        </w:rPr>
      </w:pPr>
      <w:ins w:id="1041"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46610A30" w14:textId="77777777" w:rsidR="0008322E" w:rsidRDefault="0008322E" w:rsidP="0008322E">
      <w:pPr>
        <w:rPr>
          <w:moveTo w:id="1042" w:author="Ben Fels" w:date="2024-12-21T11:58:00Z" w16du:dateUtc="2024-12-21T10:58:00Z"/>
          <w:rFonts w:cs="Arial"/>
        </w:rPr>
      </w:pPr>
      <w:moveToRangeStart w:id="1043" w:author="Ben Fels" w:date="2024-12-21T11:58:00Z" w:name="move185674731"/>
      <w:proofErr w:type="spellStart"/>
      <w:moveTo w:id="1044" w:author="Ben Fels" w:date="2024-12-21T11:58:00Z" w16du:dateUtc="2024-12-21T10:58:00Z">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moveTo>
    </w:p>
    <w:p w14:paraId="13D09C20" w14:textId="77777777" w:rsidR="0008322E" w:rsidRDefault="0008322E" w:rsidP="0008322E">
      <w:pPr>
        <w:rPr>
          <w:moveTo w:id="1045" w:author="Ben Fels" w:date="2024-12-21T11:58:00Z" w16du:dateUtc="2024-12-21T10:58:00Z"/>
          <w:rFonts w:cs="Arial"/>
        </w:rPr>
      </w:pPr>
      <w:moveTo w:id="1046" w:author="Ben Fels" w:date="2024-12-21T11:58:00Z" w16du:dateUtc="2024-12-21T10:58:00Z">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moveTo>
    </w:p>
    <w:p w14:paraId="45022315" w14:textId="77777777" w:rsidR="0008322E" w:rsidRDefault="0008322E" w:rsidP="0008322E">
      <w:pPr>
        <w:rPr>
          <w:moveTo w:id="1047" w:author="Ben Fels" w:date="2024-12-21T11:58:00Z" w16du:dateUtc="2024-12-21T10:58:00Z"/>
          <w:rFonts w:cs="Arial"/>
        </w:rPr>
      </w:pPr>
      <w:moveTo w:id="1048" w:author="Ben Fels" w:date="2024-12-21T11:58:00Z" w16du:dateUtc="2024-12-21T10:58:00Z">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moveTo>
    </w:p>
    <w:p w14:paraId="7E08C3F4" w14:textId="77777777" w:rsidR="0008322E" w:rsidRPr="00856E5A" w:rsidRDefault="0008322E" w:rsidP="0008322E">
      <w:pPr>
        <w:rPr>
          <w:moveTo w:id="1049" w:author="Ben Fels" w:date="2024-12-21T11:58:00Z" w16du:dateUtc="2024-12-21T10:58:00Z"/>
          <w:rFonts w:cs="Arial"/>
        </w:rPr>
      </w:pPr>
      <w:moveTo w:id="1050" w:author="Ben Fels" w:date="2024-12-21T11:58:00Z" w16du:dateUtc="2024-12-21T10:58:00Z">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moveTo>
    </w:p>
    <w:p w14:paraId="315253FD" w14:textId="77777777" w:rsidR="0008322E" w:rsidRDefault="0008322E" w:rsidP="0008322E">
      <w:pPr>
        <w:rPr>
          <w:moveTo w:id="1051" w:author="Ben Fels" w:date="2024-12-21T11:58:00Z" w16du:dateUtc="2024-12-21T10:58:00Z"/>
        </w:rPr>
      </w:pPr>
      <w:moveTo w:id="1052"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moveTo>
    </w:p>
    <w:p w14:paraId="3E6CDD90" w14:textId="77777777" w:rsidR="0008322E" w:rsidRDefault="0008322E" w:rsidP="0008322E">
      <w:pPr>
        <w:rPr>
          <w:moveTo w:id="1053" w:author="Ben Fels" w:date="2024-12-21T11:58:00Z" w16du:dateUtc="2024-12-21T10:58:00Z"/>
        </w:rPr>
      </w:pPr>
      <w:proofErr w:type="spellStart"/>
      <w:moveTo w:id="1054" w:author="Ben Fels" w:date="2024-12-21T11:58:00Z" w16du:dateUtc="2024-12-21T10:58:00Z">
        <w:r w:rsidRPr="002152C9">
          <w:rPr>
            <w:highlight w:val="yellow"/>
          </w:rPr>
          <w:t>Géron</w:t>
        </w:r>
        <w:proofErr w:type="spellEnd"/>
        <w:r w:rsidRPr="002152C9">
          <w:rPr>
            <w:highlight w:val="yellow"/>
          </w:rPr>
          <w:t xml:space="preserve"> geht in seinem Buch auch auf GPT und BERT ein</w:t>
        </w:r>
      </w:moveTo>
    </w:p>
    <w:moveToRangeEnd w:id="1043"/>
    <w:p w14:paraId="31C2351B" w14:textId="77777777" w:rsidR="002C461A" w:rsidRDefault="002C461A" w:rsidP="00E57DD4">
      <w:pPr>
        <w:autoSpaceDE w:val="0"/>
        <w:autoSpaceDN w:val="0"/>
        <w:adjustRightInd w:val="0"/>
        <w:spacing w:after="0"/>
        <w:jc w:val="both"/>
        <w:rPr>
          <w:ins w:id="1055" w:author="Ben Fels" w:date="2024-12-21T11:57:00Z" w16du:dateUtc="2024-12-21T10:57:00Z"/>
        </w:rPr>
      </w:pPr>
    </w:p>
    <w:p w14:paraId="0E025F2E" w14:textId="77777777" w:rsidR="002C461A" w:rsidRDefault="002C461A" w:rsidP="00E57DD4">
      <w:pPr>
        <w:autoSpaceDE w:val="0"/>
        <w:autoSpaceDN w:val="0"/>
        <w:adjustRightInd w:val="0"/>
        <w:spacing w:after="0"/>
        <w:jc w:val="both"/>
        <w:rPr>
          <w:ins w:id="1056" w:author="Ben Fels" w:date="2024-12-21T11:57:00Z" w16du:dateUtc="2024-12-21T10:57:00Z"/>
        </w:rPr>
      </w:pPr>
    </w:p>
    <w:p w14:paraId="795A8246" w14:textId="1329EF5F" w:rsidR="002C461A" w:rsidRPr="002C461A" w:rsidRDefault="002C461A" w:rsidP="00E57DD4">
      <w:pPr>
        <w:autoSpaceDE w:val="0"/>
        <w:autoSpaceDN w:val="0"/>
        <w:adjustRightInd w:val="0"/>
        <w:spacing w:after="0"/>
        <w:jc w:val="both"/>
        <w:rPr>
          <w:ins w:id="1057" w:author="Ben Fels" w:date="2024-12-21T11:46:00Z" w16du:dateUtc="2024-12-21T10:46:00Z"/>
          <w:b/>
          <w:rPrChange w:id="1058" w:author="Ben Fels" w:date="2024-12-21T11:57:00Z" w16du:dateUtc="2024-12-21T10:57:00Z">
            <w:rPr>
              <w:ins w:id="1059" w:author="Ben Fels" w:date="2024-12-21T11:46:00Z" w16du:dateUtc="2024-12-21T10:46:00Z"/>
            </w:rPr>
          </w:rPrChange>
        </w:rPr>
      </w:pPr>
      <w:ins w:id="1060" w:author="Ben Fels" w:date="2024-12-21T11:57:00Z" w16du:dateUtc="2024-12-21T10:57:00Z">
        <w:r w:rsidRPr="002C461A">
          <w:rPr>
            <w:b/>
            <w:rPrChange w:id="1061" w:author="Ben Fels" w:date="2024-12-21T11:57:00Z" w16du:dateUtc="2024-12-21T10:57:00Z">
              <w:rPr/>
            </w:rPrChange>
          </w:rPr>
          <w:t>Transfer Learning</w:t>
        </w:r>
      </w:ins>
    </w:p>
    <w:p w14:paraId="37BCEE35" w14:textId="77777777" w:rsidR="002C461A" w:rsidRDefault="002C461A" w:rsidP="002C461A">
      <w:pPr>
        <w:rPr>
          <w:moveTo w:id="1062" w:author="Ben Fels" w:date="2024-12-21T11:57:00Z" w16du:dateUtc="2024-12-21T10:57:00Z"/>
        </w:rPr>
      </w:pPr>
      <w:moveToRangeStart w:id="1063" w:author="Ben Fels" w:date="2024-12-21T11:57:00Z" w:name="move185674655"/>
      <w:moveTo w:id="1064" w:author="Ben Fels" w:date="2024-12-21T11:57:00Z" w16du:dateUtc="2024-12-21T10:57:00Z">
        <w:r w:rsidRPr="00DD4BC2">
          <w:t xml:space="preserve">Laut </w:t>
        </w:r>
        <w:proofErr w:type="spellStart"/>
        <w:r w:rsidRPr="00DD4BC2">
          <w:t>Géron</w:t>
        </w:r>
        <w:proofErr w:type="spellEnd"/>
        <w:r w:rsidRPr="00DD4BC2">
          <w:t xml:space="preserve">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 xml:space="preserve">neuronales </w:t>
        </w:r>
        <w:r w:rsidRPr="00FC71F3">
          <w:rPr>
            <w:highlight w:val="cyan"/>
          </w:rPr>
          <w:lastRenderedPageBreak/>
          <w:t>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moveTo>
    </w:p>
    <w:p w14:paraId="660B32C8" w14:textId="77777777" w:rsidR="002C461A" w:rsidRDefault="002C461A" w:rsidP="002C461A">
      <w:pPr>
        <w:rPr>
          <w:moveTo w:id="1065" w:author="Ben Fels" w:date="2024-12-21T11:57:00Z" w16du:dateUtc="2024-12-21T10:57:00Z"/>
        </w:rPr>
      </w:pPr>
      <w:moveTo w:id="1066" w:author="Ben Fels" w:date="2024-12-21T11:57:00Z" w16du:dateUtc="2024-12-21T10:57:00Z">
        <w:r>
          <w:t xml:space="preserve">Einige Organisationen sind der Auffassung, dass das Training eines eigenen Modells nicht rentabel ist. Eine Alternative ist </w:t>
        </w:r>
        <w:proofErr w:type="spellStart"/>
        <w:r>
          <w:t>fine</w:t>
        </w:r>
        <w:proofErr w:type="spellEnd"/>
        <w:r>
          <w:t xml:space="preserve">-tuning </w:t>
        </w:r>
        <w:r w:rsidRPr="001F7D20">
          <w:rPr>
            <w:highlight w:val="magenta"/>
          </w:rPr>
          <w:fldChar w:fldCharType="begin"/>
        </w:r>
        <w:r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moveTo>
    </w:p>
    <w:p w14:paraId="56A80017" w14:textId="77777777" w:rsidR="002C461A" w:rsidRDefault="002C461A" w:rsidP="002C461A">
      <w:pPr>
        <w:jc w:val="both"/>
        <w:rPr>
          <w:moveTo w:id="1067" w:author="Ben Fels" w:date="2024-12-21T11:57:00Z" w16du:dateUtc="2024-12-21T10:57:00Z"/>
          <w:rFonts w:cs="Arial"/>
        </w:rPr>
      </w:pPr>
      <w:moveTo w:id="1068" w:author="Ben Fels" w:date="2024-12-21T11:57:00Z" w16du:dateUtc="2024-12-21T10:57:00Z">
        <w:r>
          <w:rPr>
            <w:rFonts w:cs="Arial"/>
          </w:rPr>
          <w:t xml:space="preserve">Im Vergleich zum </w:t>
        </w:r>
        <w:proofErr w:type="spellStart"/>
        <w:r>
          <w:rPr>
            <w:rFonts w:cs="Arial"/>
          </w:rPr>
          <w:t>pretraining</w:t>
        </w:r>
        <w:proofErr w:type="spellEnd"/>
        <w:r>
          <w:rPr>
            <w:rFonts w:cs="Arial"/>
          </w:rPr>
          <w:t xml:space="preserve">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moveTo>
    </w:p>
    <w:p w14:paraId="06185F9B" w14:textId="77777777" w:rsidR="002C461A" w:rsidRDefault="002C461A" w:rsidP="002C461A">
      <w:pPr>
        <w:jc w:val="both"/>
        <w:rPr>
          <w:moveTo w:id="1069" w:author="Ben Fels" w:date="2024-12-21T11:57:00Z" w16du:dateUtc="2024-12-21T10:57:00Z"/>
          <w:rFonts w:cs="Arial"/>
        </w:rPr>
      </w:pPr>
      <w:proofErr w:type="spellStart"/>
      <w:moveTo w:id="1070" w:author="Ben Fels" w:date="2024-12-21T11:57:00Z" w16du:dateUtc="2024-12-21T10:57:00Z">
        <w:r>
          <w:rPr>
            <w:rFonts w:cs="Arial"/>
          </w:rPr>
          <w:t>Pretraining</w:t>
        </w:r>
        <w:proofErr w:type="spellEnd"/>
        <w:r>
          <w:rPr>
            <w:rFonts w:cs="Arial"/>
          </w:rPr>
          <w:t xml:space="preserve"> nutzt </w:t>
        </w:r>
        <w:proofErr w:type="spellStart"/>
        <w:r>
          <w:rPr>
            <w:rFonts w:cs="Arial"/>
          </w:rPr>
          <w:t>ungelabelte</w:t>
        </w:r>
        <w:proofErr w:type="spellEnd"/>
        <w:r>
          <w:rPr>
            <w:rFonts w:cs="Arial"/>
          </w:rPr>
          <w:t xml:space="preserve"> Daten, folgt dem </w:t>
        </w:r>
        <w:proofErr w:type="spellStart"/>
        <w:r>
          <w:rPr>
            <w:rFonts w:cs="Arial"/>
          </w:rPr>
          <w:t>self</w:t>
        </w:r>
        <w:proofErr w:type="spellEnd"/>
        <w:r>
          <w:rPr>
            <w:rFonts w:cs="Arial"/>
          </w:rPr>
          <w:t>-</w:t>
        </w:r>
        <w:proofErr w:type="spellStart"/>
        <w:r>
          <w:rPr>
            <w:rFonts w:cs="Arial"/>
          </w:rPr>
          <w:t>supervised</w:t>
        </w:r>
        <w:proofErr w:type="spellEnd"/>
        <w:r>
          <w:rPr>
            <w:rFonts w:cs="Arial"/>
          </w:rPr>
          <w:t xml:space="preserve">-Ansatz; Transfer-folgt </w:t>
        </w:r>
        <w:proofErr w:type="spellStart"/>
        <w:r>
          <w:rPr>
            <w:rFonts w:cs="Arial"/>
          </w:rPr>
          <w:t>supervised</w:t>
        </w:r>
        <w:proofErr w:type="spellEnd"/>
        <w:r>
          <w:rPr>
            <w:rFonts w:cs="Arial"/>
          </w:rPr>
          <w:t xml:space="preserve"> Ansatz mit für die geplante Nutzung gelabelten Daten. </w:t>
        </w:r>
        <w:proofErr w:type="spellStart"/>
        <w:r>
          <w:rPr>
            <w:rFonts w:cs="Arial"/>
          </w:rPr>
          <w:t>Pretraining</w:t>
        </w:r>
        <w:proofErr w:type="spellEnd"/>
        <w:r>
          <w:rPr>
            <w:rFonts w:cs="Arial"/>
          </w:rPr>
          <w:t xml:space="preserve">-Datensatz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70186A57" w14:textId="77777777" w:rsidR="002C461A" w:rsidRDefault="002C461A" w:rsidP="002C461A">
      <w:pPr>
        <w:jc w:val="both"/>
        <w:rPr>
          <w:moveTo w:id="1071" w:author="Ben Fels" w:date="2024-12-21T11:57:00Z" w16du:dateUtc="2024-12-21T10:57:00Z"/>
          <w:rFonts w:cs="Arial"/>
        </w:rPr>
      </w:pPr>
      <w:moveTo w:id="1072"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73B46BD0" w14:textId="77777777" w:rsidR="002C461A" w:rsidRDefault="002C461A" w:rsidP="002C461A">
      <w:pPr>
        <w:jc w:val="both"/>
        <w:rPr>
          <w:moveTo w:id="1073" w:author="Ben Fels" w:date="2024-12-21T11:57:00Z" w16du:dateUtc="2024-12-21T10:57:00Z"/>
          <w:rFonts w:cs="Arial"/>
        </w:rPr>
      </w:pPr>
      <w:moveTo w:id="1074"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moveToRangeEnd w:id="1063"/>
    <w:p w14:paraId="3CD83ACA" w14:textId="77777777" w:rsidR="00875D6A" w:rsidRPr="000840B1" w:rsidRDefault="00875D6A" w:rsidP="00AC5562">
      <w:pPr>
        <w:jc w:val="both"/>
        <w:rPr>
          <w:ins w:id="1075" w:author="Ben Fels" w:date="2024-12-21T09:11:00Z" w16du:dateUtc="2024-12-21T08:11:00Z"/>
          <w:rPrChange w:id="1076" w:author="Ben Fels" w:date="2024-12-21T11:44:00Z" w16du:dateUtc="2024-12-21T10:44:00Z">
            <w:rPr>
              <w:ins w:id="1077" w:author="Ben Fels" w:date="2024-12-21T09:11:00Z" w16du:dateUtc="2024-12-21T08:11:00Z"/>
              <w:lang w:val="en-US"/>
            </w:rPr>
          </w:rPrChange>
        </w:rPr>
      </w:pPr>
    </w:p>
    <w:p w14:paraId="696CDC9C" w14:textId="77777777" w:rsidR="00875D6A" w:rsidRPr="000840B1" w:rsidRDefault="00875D6A" w:rsidP="00AC5562">
      <w:pPr>
        <w:jc w:val="both"/>
        <w:rPr>
          <w:rPrChange w:id="1078" w:author="Ben Fels" w:date="2024-12-21T11:44:00Z" w16du:dateUtc="2024-12-21T10:44:00Z">
            <w:rPr>
              <w:lang w:val="en-US"/>
            </w:rPr>
          </w:rPrChange>
        </w:rPr>
      </w:pPr>
    </w:p>
    <w:p w14:paraId="33DBDB4A" w14:textId="5E2A330A" w:rsidR="00690A2C" w:rsidRPr="001153A8" w:rsidRDefault="00690A2C" w:rsidP="004A5A26">
      <w:pPr>
        <w:pStyle w:val="berschrift1"/>
      </w:pPr>
      <w:bookmarkStart w:id="1079" w:name="_Toc185697458"/>
      <w:r w:rsidRPr="001153A8">
        <w:t>Daten und Methoden</w:t>
      </w:r>
      <w:bookmarkEnd w:id="1079"/>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t>- Vorgehen und Methoden der Datenanalyse</w:t>
      </w:r>
    </w:p>
    <w:p w14:paraId="1AD2FD43" w14:textId="14F08417" w:rsidR="007A763E" w:rsidRDefault="00EE7F2F">
      <w:pPr>
        <w:pStyle w:val="berschrift2"/>
      </w:pPr>
      <w:bookmarkStart w:id="1080" w:name="_Toc185697459"/>
      <w:ins w:id="1081" w:author="Ben Fels" w:date="2024-12-17T09:00:00Z" w16du:dateUtc="2024-12-17T08:00:00Z">
        <w:r w:rsidRPr="001D6C31">
          <w:t>Modelle</w:t>
        </w:r>
      </w:ins>
      <w:bookmarkEnd w:id="1080"/>
    </w:p>
    <w:p w14:paraId="31ECDC53" w14:textId="79369677" w:rsidR="009550AF" w:rsidRPr="000E19D8" w:rsidRDefault="009550AF" w:rsidP="009550AF">
      <w:pPr>
        <w:rPr>
          <w:ins w:id="1082" w:author="Ben Fels" w:date="2024-12-17T09:00:00Z" w16du:dateUtc="2024-12-17T08:00:00Z"/>
          <w:b/>
          <w:lang w:val="en-US"/>
        </w:rPr>
      </w:pPr>
      <w:r w:rsidRPr="000E19D8">
        <w:rPr>
          <w:b/>
          <w:lang w:val="en-US"/>
        </w:rPr>
        <w:t>Context Window</w:t>
      </w:r>
    </w:p>
    <w:p w14:paraId="536AC5EF" w14:textId="31423897" w:rsidR="00857555" w:rsidRPr="00857555" w:rsidRDefault="000E19D8" w:rsidP="00857555">
      <w:pPr>
        <w:autoSpaceDE w:val="0"/>
        <w:autoSpaceDN w:val="0"/>
        <w:adjustRightInd w:val="0"/>
        <w:spacing w:after="0"/>
        <w:jc w:val="both"/>
        <w:rPr>
          <w:lang w:val="en-US"/>
        </w:rPr>
      </w:pPr>
      <w:r w:rsidRPr="000E19D8">
        <w:rPr>
          <w:lang w:val="en-US"/>
        </w:rPr>
        <w:t>„</w:t>
      </w:r>
      <w:r w:rsidRPr="000E19D8">
        <w:rPr>
          <w:lang w:val="en-US"/>
        </w:rPr>
        <w:t>Models on this page will list a context window, which refers to the maximum number of tokens that can be used in a single request, inclusive of both input, output, and reasoning tokens</w:t>
      </w:r>
    </w:p>
    <w:p w14:paraId="42384674" w14:textId="5D627828"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Input tokens (inputs you include in the messages array with chat completions)</w:t>
      </w:r>
    </w:p>
    <w:p w14:paraId="03F3A7D0" w14:textId="712CAC45"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Output tokens (tokens generated in response to your prompt)</w:t>
      </w:r>
    </w:p>
    <w:p w14:paraId="12FA1F47" w14:textId="7C4555A0" w:rsidR="00857555" w:rsidRDefault="00857555" w:rsidP="00196EB3">
      <w:pPr>
        <w:pStyle w:val="Listenabsatz"/>
        <w:numPr>
          <w:ilvl w:val="0"/>
          <w:numId w:val="53"/>
        </w:numPr>
        <w:autoSpaceDE w:val="0"/>
        <w:autoSpaceDN w:val="0"/>
        <w:adjustRightInd w:val="0"/>
        <w:spacing w:after="0"/>
        <w:jc w:val="both"/>
        <w:rPr>
          <w:lang w:val="en-US"/>
        </w:rPr>
      </w:pPr>
      <w:r w:rsidRPr="00196EB3">
        <w:rPr>
          <w:lang w:val="en-US"/>
        </w:rPr>
        <w:t>Reasoning tokens (used by the model to plan a response)</w:t>
      </w:r>
    </w:p>
    <w:p w14:paraId="111B63C2" w14:textId="7FC659FB" w:rsidR="00196EB3" w:rsidRPr="006F373F" w:rsidRDefault="00196EB3" w:rsidP="00196EB3">
      <w:pPr>
        <w:autoSpaceDE w:val="0"/>
        <w:autoSpaceDN w:val="0"/>
        <w:adjustRightInd w:val="0"/>
        <w:spacing w:after="0"/>
        <w:jc w:val="both"/>
        <w:rPr>
          <w:lang w:val="en-US"/>
        </w:rPr>
      </w:pPr>
      <w:r w:rsidRPr="006F373F">
        <w:rPr>
          <w:lang w:val="en-US"/>
        </w:rPr>
        <w:t>Tokens generated in excess of the context window limit may be truncated in API responses.</w:t>
      </w:r>
    </w:p>
    <w:p w14:paraId="6B4F1DA8" w14:textId="71317FA0" w:rsidR="009550AF" w:rsidRPr="00857555" w:rsidRDefault="000E19D8" w:rsidP="001F7CA5">
      <w:pPr>
        <w:autoSpaceDE w:val="0"/>
        <w:autoSpaceDN w:val="0"/>
        <w:adjustRightInd w:val="0"/>
        <w:spacing w:after="0"/>
        <w:jc w:val="both"/>
      </w:pPr>
      <w:r w:rsidRPr="00857555">
        <w:t xml:space="preserve">” </w:t>
      </w:r>
      <w:r w:rsidRPr="00495002">
        <w:rPr>
          <w:highlight w:val="magenta"/>
          <w:lang w:val="en-US"/>
        </w:rPr>
        <w:fldChar w:fldCharType="begin"/>
      </w:r>
      <w:r w:rsidRPr="00857555">
        <w:rPr>
          <w:highlight w:val="magenta"/>
        </w:rPr>
        <w:instrText xml:space="preserve"> ADDIN ZOTERO_ITEM CSL_CITATION {"citationID":"I60TTWTA","properties":{"formattedCitation":"(OpenAI, o.\\uc0\\u160{}J.-b)","plainCitation":"(OpenAI, o. J.-b)","noteIndex":0},"citationItems":[{"id":1986,"uris":["http://zotero.org/users/14644665/items/4RT8NBJG"],"itemData":{"id":1986,"type":"webpage","abstract":"Explore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Platform","language":"en","title":"Models","URL":"https://platform.openai.com/docs/models/","author":[{"family":"OpenAI","given":""}],"accessed":{"date-parts":[["2024",12,22]]}}}],"schema":"https://github.com/citation-style-language/schema/raw/master/csl-citation.json"} </w:instrText>
      </w:r>
      <w:r w:rsidRPr="00495002">
        <w:rPr>
          <w:highlight w:val="magenta"/>
          <w:lang w:val="en-US"/>
        </w:rPr>
        <w:fldChar w:fldCharType="separate"/>
      </w:r>
      <w:r w:rsidRPr="00857555">
        <w:rPr>
          <w:rFonts w:cs="Arial"/>
          <w:highlight w:val="magenta"/>
        </w:rPr>
        <w:t>(OpenAI, o. J.-b)</w:t>
      </w:r>
      <w:r w:rsidRPr="00495002">
        <w:rPr>
          <w:highlight w:val="magenta"/>
          <w:lang w:val="en-US"/>
        </w:rPr>
        <w:fldChar w:fldCharType="end"/>
      </w:r>
    </w:p>
    <w:p w14:paraId="77F73523" w14:textId="77777777" w:rsidR="000E19D8" w:rsidRPr="00857555" w:rsidRDefault="000E19D8" w:rsidP="001F7CA5">
      <w:pPr>
        <w:autoSpaceDE w:val="0"/>
        <w:autoSpaceDN w:val="0"/>
        <w:adjustRightInd w:val="0"/>
        <w:spacing w:after="0"/>
        <w:jc w:val="both"/>
      </w:pPr>
    </w:p>
    <w:p w14:paraId="698D6A0F" w14:textId="3E3751EF" w:rsidR="0080055D" w:rsidRDefault="0080055D" w:rsidP="001F7CA5">
      <w:pPr>
        <w:autoSpaceDE w:val="0"/>
        <w:autoSpaceDN w:val="0"/>
        <w:adjustRightInd w:val="0"/>
        <w:spacing w:after="0"/>
        <w:jc w:val="both"/>
        <w:rPr>
          <w:ins w:id="1083" w:author="Ben Fels" w:date="2024-12-21T20:44:00Z" w16du:dateUtc="2024-12-21T19:44:00Z"/>
        </w:rPr>
      </w:pPr>
      <w:ins w:id="1084" w:author="Ben Fels" w:date="2024-12-21T20:44:00Z" w16du:dateUtc="2024-12-21T19:44:00Z">
        <w:r>
          <w:t>Ausw</w:t>
        </w:r>
        <w:r w:rsidR="002F5DA5">
          <w:t>a</w:t>
        </w:r>
        <w:r>
          <w:t>hl für Modell(e) begründen</w:t>
        </w:r>
      </w:ins>
    </w:p>
    <w:p w14:paraId="70835FE2" w14:textId="333A95B1" w:rsidR="00EE7F2F" w:rsidRDefault="00F5684F" w:rsidP="001F7CA5">
      <w:pPr>
        <w:autoSpaceDE w:val="0"/>
        <w:autoSpaceDN w:val="0"/>
        <w:adjustRightInd w:val="0"/>
        <w:spacing w:after="0"/>
        <w:jc w:val="both"/>
        <w:rPr>
          <w:ins w:id="1085" w:author="Ben Fels" w:date="2024-12-17T09:00:00Z" w16du:dateUtc="2024-12-17T08:00:00Z"/>
        </w:rPr>
      </w:pPr>
      <w:proofErr w:type="spellStart"/>
      <w:ins w:id="1086" w:author="Ben Fels" w:date="2024-12-17T09:00:00Z" w16du:dateUtc="2024-12-17T08:00:00Z">
        <w:r>
          <w:t>Llama</w:t>
        </w:r>
        <w:proofErr w:type="spellEnd"/>
        <w:r>
          <w:t xml:space="preserve"> 3.2-3B </w:t>
        </w:r>
        <w:proofErr w:type="spellStart"/>
        <w:r>
          <w:t>instruct</w:t>
        </w:r>
        <w:proofErr w:type="spellEnd"/>
        <w:r>
          <w:t xml:space="preserve"> </w:t>
        </w:r>
      </w:ins>
    </w:p>
    <w:p w14:paraId="326F9DA9" w14:textId="65E381E7" w:rsidR="00F5684F" w:rsidRDefault="00F5684F" w:rsidP="001F7CA5">
      <w:pPr>
        <w:autoSpaceDE w:val="0"/>
        <w:autoSpaceDN w:val="0"/>
        <w:adjustRightInd w:val="0"/>
        <w:spacing w:after="0"/>
        <w:jc w:val="both"/>
      </w:pPr>
      <w:ins w:id="1087" w:author="Ben Fels" w:date="2024-12-17T09:00:00Z" w16du:dateUtc="2024-12-17T08:00:00Z">
        <w:r>
          <w:lastRenderedPageBreak/>
          <w:t xml:space="preserve">Abgleich mit </w:t>
        </w:r>
        <w:proofErr w:type="spellStart"/>
        <w:r>
          <w:t>Llama</w:t>
        </w:r>
        <w:proofErr w:type="spellEnd"/>
        <w:r>
          <w:t xml:space="preserve"> 3.2-1B </w:t>
        </w:r>
        <w:proofErr w:type="spellStart"/>
        <w:r>
          <w:t>instruct</w:t>
        </w:r>
        <w:proofErr w:type="spellEnd"/>
        <w:r>
          <w:t xml:space="preserve"> und GPT?</w:t>
        </w:r>
      </w:ins>
    </w:p>
    <w:p w14:paraId="1FEFAF51" w14:textId="3D65A276" w:rsidR="00EE541B" w:rsidRPr="00EE541B" w:rsidRDefault="00EE541B" w:rsidP="001F7CA5">
      <w:pPr>
        <w:autoSpaceDE w:val="0"/>
        <w:autoSpaceDN w:val="0"/>
        <w:adjustRightInd w:val="0"/>
        <w:spacing w:after="0"/>
        <w:jc w:val="both"/>
        <w:rPr>
          <w:b/>
        </w:rPr>
      </w:pPr>
      <w:r w:rsidRPr="00EE541B">
        <w:rPr>
          <w:b/>
        </w:rPr>
        <w:t xml:space="preserve">Gemini 1.5 </w:t>
      </w:r>
      <w:proofErr w:type="spellStart"/>
      <w:r w:rsidRPr="00EE541B">
        <w:rPr>
          <w:b/>
        </w:rPr>
        <w:t>flash</w:t>
      </w:r>
      <w:proofErr w:type="spellEnd"/>
    </w:p>
    <w:p w14:paraId="198203AB" w14:textId="24DBD144" w:rsidR="00EE541B" w:rsidRDefault="00EE541B" w:rsidP="001F7CA5">
      <w:pPr>
        <w:autoSpaceDE w:val="0"/>
        <w:autoSpaceDN w:val="0"/>
        <w:adjustRightInd w:val="0"/>
        <w:spacing w:after="0"/>
        <w:jc w:val="both"/>
        <w:rPr>
          <w:ins w:id="1088" w:author="Ben Fels" w:date="2024-12-20T16:53:00Z" w16du:dateUtc="2024-12-20T15:53:00Z"/>
        </w:rPr>
      </w:pPr>
      <w:r>
        <w:t xml:space="preserve">Anwendung über </w:t>
      </w:r>
      <w:proofErr w:type="spellStart"/>
      <w:r w:rsidR="00BA0039">
        <w:t>LangChain</w:t>
      </w:r>
      <w:proofErr w:type="spellEnd"/>
      <w:r w:rsidR="00BA0039">
        <w:t xml:space="preserve"> möglich?</w:t>
      </w:r>
    </w:p>
    <w:p w14:paraId="4D58B79E" w14:textId="66CB352B" w:rsidR="00176129" w:rsidRPr="00B30CF1" w:rsidRDefault="007B4646" w:rsidP="001F7CA5">
      <w:pPr>
        <w:autoSpaceDE w:val="0"/>
        <w:autoSpaceDN w:val="0"/>
        <w:adjustRightInd w:val="0"/>
        <w:spacing w:after="0"/>
        <w:jc w:val="both"/>
        <w:rPr>
          <w:ins w:id="1089" w:author="Ben Fels" w:date="2024-12-20T16:54:00Z" w16du:dateUtc="2024-12-20T15:54:00Z"/>
          <w:b/>
          <w:rPrChange w:id="1090" w:author="Ben Fels" w:date="2024-12-22T12:34:00Z" w16du:dateUtc="2024-12-22T11:34:00Z">
            <w:rPr>
              <w:ins w:id="1091" w:author="Ben Fels" w:date="2024-12-20T16:54:00Z" w16du:dateUtc="2024-12-20T15:54:00Z"/>
            </w:rPr>
          </w:rPrChange>
        </w:rPr>
      </w:pPr>
      <w:ins w:id="1092" w:author="Ben Fels" w:date="2024-12-20T16:54:00Z" w16du:dateUtc="2024-12-20T15:54:00Z">
        <w:r w:rsidRPr="00B30CF1">
          <w:rPr>
            <w:b/>
            <w:rPrChange w:id="1093" w:author="Ben Fels" w:date="2024-12-22T12:34:00Z" w16du:dateUtc="2024-12-22T11:34:00Z">
              <w:rPr/>
            </w:rPrChange>
          </w:rPr>
          <w:t>Gpt-4o-mini</w:t>
        </w:r>
      </w:ins>
    </w:p>
    <w:p w14:paraId="34C6C799" w14:textId="3FF88A21" w:rsidR="00B30CF1" w:rsidRDefault="00B30CF1" w:rsidP="001F7CA5">
      <w:pPr>
        <w:autoSpaceDE w:val="0"/>
        <w:autoSpaceDN w:val="0"/>
        <w:adjustRightInd w:val="0"/>
        <w:spacing w:after="0"/>
        <w:jc w:val="both"/>
      </w:pPr>
      <w:ins w:id="1094" w:author="Ben Fels" w:date="2024-12-22T12:34:00Z" w16du:dateUtc="2024-12-22T11:34:00Z">
        <w:r w:rsidRPr="00B30CF1">
          <w:rPr>
            <w:highlight w:val="cyan"/>
            <w:rPrChange w:id="1095"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1096" w:author="Ben Fels" w:date="2024-12-22T12:34:00Z" w16du:dateUtc="2024-12-22T11:34:00Z"/>
        </w:rPr>
      </w:pPr>
      <w:hyperlink r:id="rId22" w:history="1">
        <w:r w:rsidRPr="003854E3">
          <w:rPr>
            <w:rStyle w:val="Hyperlink"/>
          </w:rPr>
          <w:t>https://platform.openai.com/docs/models/#gpt-4o-mini</w:t>
        </w:r>
      </w:hyperlink>
      <w:r>
        <w:t xml:space="preserve"> </w:t>
      </w:r>
    </w:p>
    <w:p w14:paraId="43E2999D" w14:textId="3DE54C4E" w:rsidR="002D0ABE" w:rsidRDefault="00B30CF1" w:rsidP="001F7CA5">
      <w:pPr>
        <w:autoSpaceDE w:val="0"/>
        <w:autoSpaceDN w:val="0"/>
        <w:adjustRightInd w:val="0"/>
        <w:spacing w:after="0"/>
        <w:jc w:val="both"/>
        <w:rPr>
          <w:ins w:id="1097" w:author="Ben Fels" w:date="2024-12-21T09:18:00Z" w16du:dateUtc="2024-12-21T08:18:00Z"/>
        </w:rPr>
      </w:pPr>
      <w:ins w:id="1098" w:author="Ben Fels" w:date="2024-12-22T12:34:00Z" w16du:dateUtc="2024-12-22T11:34:00Z">
        <w:r>
          <w:t>Das Modell wird über die OpenAI API</w:t>
        </w:r>
        <w:r w:rsidR="00A35335">
          <w:t xml:space="preserve"> verwendet.</w:t>
        </w:r>
      </w:ins>
    </w:p>
    <w:p w14:paraId="7F886807" w14:textId="3D80EEDA" w:rsidR="002D0ABE" w:rsidRPr="00E022D3" w:rsidRDefault="00131A69" w:rsidP="00F7333D">
      <w:pPr>
        <w:autoSpaceDE w:val="0"/>
        <w:autoSpaceDN w:val="0"/>
        <w:adjustRightInd w:val="0"/>
        <w:spacing w:after="0"/>
        <w:jc w:val="both"/>
        <w:rPr>
          <w:ins w:id="1099" w:author="Ben Fels" w:date="2024-12-20T16:54:00Z" w16du:dateUtc="2024-12-20T15:54:00Z"/>
        </w:rPr>
      </w:pPr>
      <w:ins w:id="1100" w:author="Ben Fels" w:date="2024-12-21T09:18:00Z" w16du:dateUtc="2024-12-21T08:18:00Z">
        <w:r>
          <w:t xml:space="preserve">Um die </w:t>
        </w:r>
      </w:ins>
      <w:ins w:id="1101" w:author="Ben Fels" w:date="2024-12-21T09:19:00Z" w16du:dateUtc="2024-12-21T08:19:00Z">
        <w:r w:rsidR="007317C2">
          <w:t xml:space="preserve">Ausgaben des LLMs weniger zufällig und somit </w:t>
        </w:r>
      </w:ins>
      <w:ins w:id="1102" w:author="Ben Fels" w:date="2024-12-21T09:18:00Z" w16du:dateUtc="2024-12-21T08:18:00Z">
        <w:r w:rsidR="00B365FE">
          <w:t xml:space="preserve">möglichst </w:t>
        </w:r>
      </w:ins>
      <w:ins w:id="1103" w:author="Ben Fels" w:date="2024-12-21T09:19:00Z" w16du:dateUtc="2024-12-21T08:19:00Z">
        <w:r w:rsidR="00B365FE">
          <w:t>reproduzierbar</w:t>
        </w:r>
        <w:r w:rsidR="007317C2">
          <w:t xml:space="preserve"> werden</w:t>
        </w:r>
        <w:r w:rsidR="00F7333D">
          <w:t xml:space="preserve"> zu lassen wurde die </w:t>
        </w:r>
        <w:r w:rsidR="00F7333D" w:rsidRPr="00F7333D">
          <w:rPr>
            <w:rPrChange w:id="1104" w:author="Ben Fels" w:date="2024-12-21T09:19:00Z" w16du:dateUtc="2024-12-21T08:19:00Z">
              <w:rPr>
                <w:lang w:val="en-US"/>
              </w:rPr>
            </w:rPrChange>
          </w:rPr>
          <w:t>Temp</w:t>
        </w:r>
        <w:r w:rsidR="00F7333D">
          <w:t xml:space="preserve">eratur auf </w:t>
        </w:r>
      </w:ins>
      <w:proofErr w:type="spellStart"/>
      <w:ins w:id="1105" w:author="Ben Fels" w:date="2024-12-21T09:20:00Z" w16du:dateUtc="2024-12-21T08:20:00Z">
        <w:r w:rsidR="00F7333D">
          <w:t>Null</w:t>
        </w:r>
        <w:proofErr w:type="spellEnd"/>
        <w:r w:rsidR="00F7333D">
          <w:t xml:space="preserve"> festgelegt </w:t>
        </w:r>
      </w:ins>
      <w:commentRangeStart w:id="1106"/>
      <w:r w:rsidR="002D0ABE" w:rsidRPr="002D0ABE">
        <w:rPr>
          <w:highlight w:val="cyan"/>
          <w:lang w:val="en-US"/>
          <w:rPrChange w:id="1107" w:author="Ben Fels" w:date="2024-12-20T16:54:00Z" w16du:dateUtc="2024-12-20T15:54:00Z">
            <w:rPr>
              <w:lang w:val="en-US"/>
            </w:rPr>
          </w:rPrChange>
        </w:rPr>
        <w:fldChar w:fldCharType="begin"/>
      </w:r>
      <w:r w:rsidR="008B78C2" w:rsidRPr="00F7333D">
        <w:rPr>
          <w:highlight w:val="cyan"/>
          <w:rPrChange w:id="1108"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109" w:author="Ben Fels" w:date="2024-12-20T16:54:00Z" w16du:dateUtc="2024-12-20T15:54:00Z">
            <w:rPr>
              <w:lang w:val="en-US"/>
            </w:rPr>
          </w:rPrChange>
        </w:rPr>
        <w:fldChar w:fldCharType="separate"/>
      </w:r>
      <w:r w:rsidR="002D0ABE" w:rsidRPr="002D0ABE">
        <w:rPr>
          <w:rFonts w:cs="Arial"/>
          <w:highlight w:val="cyan"/>
          <w:rPrChange w:id="1110" w:author="Ben Fels" w:date="2024-12-20T16:54:00Z" w16du:dateUtc="2024-12-20T15:54:00Z">
            <w:rPr>
              <w:rFonts w:cs="Arial"/>
            </w:rPr>
          </w:rPrChange>
        </w:rPr>
        <w:t>(OpenAI, o. J.-a)</w:t>
      </w:r>
      <w:r w:rsidR="002D0ABE" w:rsidRPr="002D0ABE">
        <w:rPr>
          <w:highlight w:val="cyan"/>
          <w:lang w:val="en-US"/>
          <w:rPrChange w:id="1111" w:author="Ben Fels" w:date="2024-12-20T16:54:00Z" w16du:dateUtc="2024-12-20T15:54:00Z">
            <w:rPr>
              <w:lang w:val="en-US"/>
            </w:rPr>
          </w:rPrChange>
        </w:rPr>
        <w:fldChar w:fldCharType="end"/>
      </w:r>
      <w:commentRangeEnd w:id="1106"/>
      <w:r w:rsidR="00417E1B">
        <w:rPr>
          <w:rStyle w:val="Kommentarzeichen"/>
        </w:rPr>
        <w:commentReference w:id="1106"/>
      </w:r>
      <w:ins w:id="1112" w:author="Ben Fels" w:date="2024-12-21T09:20:00Z" w16du:dateUtc="2024-12-21T08:20:00Z">
        <w:r w:rsidR="00F7333D" w:rsidRPr="00E022D3">
          <w:rPr>
            <w:rPrChange w:id="1113"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114" w:author="Ben Fels" w:date="2024-12-16T22:07:00Z" w16du:dateUtc="2024-12-16T21:07:00Z"/>
        </w:rPr>
      </w:pPr>
    </w:p>
    <w:p w14:paraId="189BB60C" w14:textId="3326A256" w:rsidR="007A763E" w:rsidRPr="002A664A" w:rsidRDefault="007A763E">
      <w:pPr>
        <w:pStyle w:val="berschrift2"/>
        <w:rPr>
          <w:ins w:id="1115" w:author="Ben Fels" w:date="2024-12-16T22:07:00Z" w16du:dateUtc="2024-12-16T21:07:00Z"/>
        </w:rPr>
        <w:pPrChange w:id="1116" w:author="Ben Fels" w:date="2024-12-21T09:25:00Z" w16du:dateUtc="2024-12-21T08:25:00Z">
          <w:pPr>
            <w:autoSpaceDE w:val="0"/>
            <w:autoSpaceDN w:val="0"/>
            <w:adjustRightInd w:val="0"/>
            <w:spacing w:after="0"/>
            <w:jc w:val="both"/>
          </w:pPr>
        </w:pPrChange>
      </w:pPr>
      <w:bookmarkStart w:id="1117" w:name="_Toc185697460"/>
      <w:ins w:id="1118" w:author="Ben Fels" w:date="2024-12-16T22:07:00Z" w16du:dateUtc="2024-12-16T21:07:00Z">
        <w:r w:rsidRPr="002A664A">
          <w:t>Datensatzbeschreibung</w:t>
        </w:r>
        <w:bookmarkEnd w:id="1117"/>
      </w:ins>
    </w:p>
    <w:p w14:paraId="7E64F350" w14:textId="02FD8003" w:rsidR="00E965FE" w:rsidDel="004732D9" w:rsidRDefault="00E4634A" w:rsidP="004732D9">
      <w:pPr>
        <w:jc w:val="both"/>
        <w:rPr>
          <w:del w:id="1119" w:author="Ben Fels" w:date="2024-12-21T09:29:00Z" w16du:dateUtc="2024-12-21T08:29:00Z"/>
          <w:rFonts w:cs="Arial"/>
        </w:rPr>
      </w:pPr>
      <w:ins w:id="1120"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121" w:author="Ben Fels" w:date="2024-12-21T11:21:00Z" w16du:dateUtc="2024-12-21T10:21:00Z">
        <w:r w:rsidR="00356AB6">
          <w:t>Für die Auswahl eines geeigneten Datensatzes wurden diverse Kriterien heran</w:t>
        </w:r>
      </w:ins>
      <w:ins w:id="1122" w:author="Ben Fels" w:date="2024-12-21T11:22:00Z" w16du:dateUtc="2024-12-21T10:22:00Z">
        <w:r w:rsidR="00356AB6">
          <w:t xml:space="preserve">gezogen. Zunächst sollte der </w:t>
        </w:r>
      </w:ins>
      <w:ins w:id="1123" w:author="Ben Fels" w:date="2024-12-21T09:24:00Z" w16du:dateUtc="2024-12-21T08:24:00Z">
        <w:r w:rsidR="003E3441">
          <w:t>Datensatz vorab nicht bereits von dem nicht-argumentativen Text befreit worden sein</w:t>
        </w:r>
      </w:ins>
      <w:ins w:id="1124" w:author="Ben Fels" w:date="2024-12-21T11:22:00Z" w16du:dateUtc="2024-12-21T10:22:00Z">
        <w:r w:rsidR="00852873">
          <w:t xml:space="preserve">, um die Realität bestmöglich abzubilden </w:t>
        </w:r>
      </w:ins>
      <w:ins w:id="1125"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1126" w:author="Ben Fels" w:date="2024-12-21T11:22:00Z" w16du:dateUtc="2024-12-21T10:22:00Z">
        <w:r w:rsidR="00A76B67">
          <w:t xml:space="preserve">Desweiten wird der Ansatz verfolgt, nicht </w:t>
        </w:r>
      </w:ins>
      <w:ins w:id="1127" w:author="Ben Fels" w:date="2024-12-16T22:07:00Z" w16du:dateUtc="2024-12-16T21:07:00Z">
        <w:r w:rsidR="00887B44">
          <w:t xml:space="preserve">für jede Teilaufgabe </w:t>
        </w:r>
      </w:ins>
      <w:ins w:id="1128" w:author="Ben Fels" w:date="2024-12-21T11:23:00Z" w16du:dateUtc="2024-12-21T10:23:00Z">
        <w:r w:rsidR="00A76B67">
          <w:t xml:space="preserve">des Data </w:t>
        </w:r>
        <w:proofErr w:type="spellStart"/>
        <w:r w:rsidR="00A76B67">
          <w:t>Minings</w:t>
        </w:r>
        <w:proofErr w:type="spellEnd"/>
        <w:r w:rsidR="00A76B67">
          <w:t xml:space="preserve"> </w:t>
        </w:r>
      </w:ins>
      <w:ins w:id="1129" w:author="Ben Fels" w:date="2024-12-16T22:07:00Z" w16du:dateUtc="2024-12-16T21:07:00Z">
        <w:r w:rsidR="00887B44">
          <w:t xml:space="preserve">einen eigenen Datensatz </w:t>
        </w:r>
      </w:ins>
      <w:ins w:id="1130" w:author="Ben Fels" w:date="2024-12-21T11:23:00Z" w16du:dateUtc="2024-12-21T10:23:00Z">
        <w:r w:rsidR="00A76B67">
          <w:t xml:space="preserve">zu </w:t>
        </w:r>
      </w:ins>
      <w:ins w:id="1131" w:author="Ben Fels" w:date="2024-12-16T22:07:00Z" w16du:dateUtc="2024-12-16T21:07:00Z">
        <w:r w:rsidR="00887B44">
          <w:t xml:space="preserve">verwenden. </w:t>
        </w:r>
      </w:ins>
      <w:ins w:id="1132" w:author="Ben Fels" w:date="2024-12-21T11:23:00Z" w16du:dateUtc="2024-12-21T10:23:00Z">
        <w:r w:rsidR="00E56322">
          <w:t xml:space="preserve">Stattdessen soll sich der Datensatz über </w:t>
        </w:r>
        <w:r w:rsidR="00DF7A0F">
          <w:t xml:space="preserve">die </w:t>
        </w:r>
      </w:ins>
      <w:ins w:id="1133" w:author="Ben Fels" w:date="2024-12-16T22:07:00Z" w16du:dateUtc="2024-12-16T21:07:00Z">
        <w:r w:rsidR="00887B44" w:rsidRPr="00EB48AB">
          <w:rPr>
            <w:highlight w:val="cyan"/>
            <w:rPrChange w:id="1134" w:author="Ben Fels" w:date="2024-12-21T09:28:00Z" w16du:dateUtc="2024-12-21T08:28:00Z">
              <w:rPr/>
            </w:rPrChange>
          </w:rPr>
          <w:t>drei</w:t>
        </w:r>
        <w:r w:rsidR="00887B44">
          <w:t xml:space="preserve"> Teilaufgaben </w:t>
        </w:r>
      </w:ins>
      <w:ins w:id="1135" w:author="Ben Fels" w:date="2024-12-21T11:24:00Z" w16du:dateUtc="2024-12-21T10:24:00Z">
        <w:r w:rsidR="00DF7A0F">
          <w:t xml:space="preserve">hinweg </w:t>
        </w:r>
      </w:ins>
      <w:ins w:id="1136" w:author="Ben Fels" w:date="2024-12-16T22:07:00Z" w16du:dateUtc="2024-12-16T21:07:00Z">
        <w:r w:rsidR="00887B44">
          <w:t xml:space="preserve">verwenden </w:t>
        </w:r>
      </w:ins>
      <w:ins w:id="1137" w:author="Ben Fels" w:date="2024-12-21T11:24:00Z" w16du:dateUtc="2024-12-21T10:24:00Z">
        <w:r w:rsidR="00DF7A0F">
          <w:t>lassen</w:t>
        </w:r>
      </w:ins>
      <w:ins w:id="1138" w:author="Ben Fels" w:date="2024-12-16T22:07:00Z" w16du:dateUtc="2024-12-16T21:07:00Z">
        <w:r w:rsidR="00887B44">
          <w:t>.</w:t>
        </w:r>
      </w:ins>
      <w:ins w:id="1139" w:author="Ben Fels" w:date="2024-12-21T11:24:00Z" w16du:dateUtc="2024-12-21T10:24:00Z">
        <w:r w:rsidR="00A42C0D">
          <w:t xml:space="preserve"> Es </w:t>
        </w:r>
      </w:ins>
      <w:ins w:id="1140" w:author="Ben Fels" w:date="2024-12-16T22:07:00Z" w16du:dateUtc="2024-12-16T21:07:00Z">
        <w:r w:rsidR="00887B44">
          <w:t xml:space="preserve">bedarf </w:t>
        </w:r>
      </w:ins>
      <w:ins w:id="1141" w:author="Ben Fels" w:date="2024-12-21T11:24:00Z" w16du:dateUtc="2024-12-21T10:24:00Z">
        <w:r w:rsidR="00A42C0D">
          <w:t xml:space="preserve">folglich </w:t>
        </w:r>
      </w:ins>
      <w:ins w:id="1142" w:author="Ben Fels" w:date="2024-12-16T22:07:00Z" w16du:dateUtc="2024-12-16T21:07:00Z">
        <w:r w:rsidR="00887B44">
          <w:t xml:space="preserve">eines annotierten Datensatzes, in dem die </w:t>
        </w:r>
      </w:ins>
      <w:ins w:id="1143" w:author="Ben Fels" w:date="2024-12-21T09:21:00Z" w16du:dateUtc="2024-12-21T08:21:00Z">
        <w:r w:rsidR="00E3790C">
          <w:t>A</w:t>
        </w:r>
      </w:ins>
      <w:ins w:id="1144" w:author="Ben Fels" w:date="2024-12-16T22:07:00Z" w16du:dateUtc="2024-12-16T21:07:00Z">
        <w:r w:rsidR="00887B44">
          <w:t>rgument</w:t>
        </w:r>
      </w:ins>
      <w:ins w:id="1145" w:author="Ben Fels" w:date="2024-12-21T09:08:00Z" w16du:dateUtc="2024-12-21T08:08:00Z">
        <w:r w:rsidR="00961A84">
          <w:t>ationsk</w:t>
        </w:r>
      </w:ins>
      <w:ins w:id="1146" w:author="Ben Fels" w:date="2024-12-16T22:07:00Z" w16du:dateUtc="2024-12-16T21:07:00Z">
        <w:r w:rsidR="00887B44">
          <w:t>omponenten und d</w:t>
        </w:r>
      </w:ins>
      <w:ins w:id="1147" w:author="Ben Fels" w:date="2024-12-21T11:24:00Z" w16du:dateUtc="2024-12-21T10:24:00Z">
        <w:r w:rsidR="00A42C0D">
          <w:t>ie</w:t>
        </w:r>
      </w:ins>
      <w:ins w:id="1148" w:author="Ben Fels" w:date="2024-12-16T22:07:00Z" w16du:dateUtc="2024-12-16T21:07:00Z">
        <w:r w:rsidR="00887B44">
          <w:t xml:space="preserve"> argumentativen Beziehungen ausgewiesen werden. </w:t>
        </w:r>
      </w:ins>
      <w:ins w:id="1149" w:author="Ben Fels" w:date="2024-12-21T11:24:00Z" w16du:dateUtc="2024-12-21T10:24:00Z">
        <w:r w:rsidR="00563F3A">
          <w:t>Ein bereits annotierter Datensatz er</w:t>
        </w:r>
      </w:ins>
      <w:ins w:id="1150" w:author="Ben Fels" w:date="2024-12-21T11:25:00Z" w16du:dateUtc="2024-12-21T10:25:00Z">
        <w:r w:rsidR="00563F3A">
          <w:t>möglicht es a</w:t>
        </w:r>
      </w:ins>
      <w:ins w:id="1151" w:author="Ben Fels" w:date="2024-12-16T22:07:00Z" w16du:dateUtc="2024-12-16T21:07:00Z">
        <w:r w:rsidR="00887B44">
          <w:t>nhand der Grundwahrheit die Ausgabe</w:t>
        </w:r>
      </w:ins>
      <w:ins w:id="1152" w:author="Ben Fels" w:date="2024-12-21T11:25:00Z" w16du:dateUtc="2024-12-21T10:25:00Z">
        <w:r w:rsidR="00563F3A">
          <w:t>n</w:t>
        </w:r>
      </w:ins>
      <w:ins w:id="1153" w:author="Ben Fels" w:date="2024-12-16T22:07:00Z" w16du:dateUtc="2024-12-16T21:07:00Z">
        <w:r w:rsidR="00887B44">
          <w:t xml:space="preserve"> des LLMs </w:t>
        </w:r>
      </w:ins>
      <w:ins w:id="1154" w:author="Ben Fels" w:date="2024-12-21T11:25:00Z" w16du:dateUtc="2024-12-21T10:25:00Z">
        <w:r w:rsidR="00563F3A">
          <w:t>zu evaluieren</w:t>
        </w:r>
      </w:ins>
      <w:ins w:id="1155" w:author="Ben Fels" w:date="2024-12-16T22:07:00Z" w16du:dateUtc="2024-12-16T21:07:00Z">
        <w:r w:rsidR="00887B44">
          <w:t>.</w:t>
        </w:r>
      </w:ins>
      <w:ins w:id="1156" w:author="Ben Fels" w:date="2024-12-21T09:26:00Z" w16du:dateUtc="2024-12-21T08:26:00Z">
        <w:r w:rsidR="00B22711">
          <w:t xml:space="preserve"> Sofern kein passender Datensatz verfügbar ist, </w:t>
        </w:r>
        <w:r w:rsidR="0033434B">
          <w:t>be</w:t>
        </w:r>
      </w:ins>
      <w:ins w:id="1157" w:author="Ben Fels" w:date="2024-12-21T09:27:00Z" w16du:dateUtc="2024-12-21T08:27:00Z">
        <w:r w:rsidR="0033434B">
          <w:t>stünde die Möglichkeit einen eigenen Datensatz zu erstellen.</w:t>
        </w:r>
      </w:ins>
      <w:del w:id="1158" w:author="Ben Fels" w:date="2024-12-21T08:55:00Z" w16du:dateUtc="2024-12-21T07:55:00Z">
        <w:r w:rsidR="008B78C2" w:rsidRPr="00A04669" w:rsidDel="004B0C84">
          <w:rPr>
            <w:highlight w:val="magenta"/>
            <w:rPrChange w:id="1159"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160"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61" w:author="Ben Fels" w:date="2024-12-21T08:22:00Z" w16du:dateUtc="2024-12-21T07:22:00Z">
              <w:rPr/>
            </w:rPrChange>
          </w:rPr>
          <w:fldChar w:fldCharType="end"/>
        </w:r>
      </w:del>
      <w:ins w:id="1162" w:author="Ben Fels" w:date="2024-12-21T09:27:00Z" w16du:dateUtc="2024-12-21T08:27:00Z">
        <w:r w:rsidR="0033434B">
          <w:t xml:space="preserve"> </w:t>
        </w:r>
      </w:ins>
      <w:ins w:id="1163" w:author="Ben Fels" w:date="2024-12-22T10:46:00Z" w16du:dateUtc="2024-12-22T09:46:00Z">
        <w:r w:rsidR="00E72D5D">
          <w:t xml:space="preserve">Der </w:t>
        </w:r>
        <w:r w:rsidR="00E72D5D" w:rsidRPr="00F917E0">
          <w:t xml:space="preserve">Schwerpunkt </w:t>
        </w:r>
        <w:r w:rsidR="00E72D5D">
          <w:t>der Un</w:t>
        </w:r>
      </w:ins>
      <w:ins w:id="1164" w:author="Ben Fels" w:date="2024-12-22T10:47:00Z" w16du:dateUtc="2024-12-22T09:47:00Z">
        <w:r w:rsidR="00E72D5D">
          <w:t xml:space="preserve">tersuchung liegt </w:t>
        </w:r>
      </w:ins>
      <w:ins w:id="1165"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1166" w:author="Ben Fels" w:date="2024-12-22T10:47:00Z" w16du:dateUtc="2024-12-22T09:47:00Z">
        <w:r w:rsidR="00E72D5D">
          <w:t>. In Kombination</w:t>
        </w:r>
      </w:ins>
      <w:ins w:id="1167" w:author="Ben Fels" w:date="2024-12-22T10:46:00Z" w16du:dateUtc="2024-12-22T09:46:00Z">
        <w:r w:rsidR="00E72D5D" w:rsidRPr="00A64CCD">
          <w:t xml:space="preserve"> </w:t>
        </w:r>
      </w:ins>
      <w:del w:id="1168" w:author="Ben Fels" w:date="2024-12-22T10:47:00Z" w16du:dateUtc="2024-12-22T09:47:00Z">
        <w:r w:rsidR="00513527" w:rsidDel="00CB0D53">
          <w:delText xml:space="preserve">Aufgrund der </w:delText>
        </w:r>
      </w:del>
      <w:ins w:id="1169" w:author="Ben Fels" w:date="2024-12-22T10:47:00Z" w16du:dateUtc="2024-12-22T09:47:00Z">
        <w:r w:rsidR="00CB0D53">
          <w:t xml:space="preserve">mit der </w:t>
        </w:r>
      </w:ins>
      <w:r w:rsidR="00513527">
        <w:t>Komplexität</w:t>
      </w:r>
      <w:r w:rsidR="00966754">
        <w:t xml:space="preserve"> </w:t>
      </w:r>
      <w:del w:id="1170" w:author="Ben Fels" w:date="2024-12-22T10:47:00Z" w16du:dateUtc="2024-12-22T09:47:00Z">
        <w:r w:rsidR="00966754" w:rsidDel="00CB0D53">
          <w:delText xml:space="preserve">bei </w:delText>
        </w:r>
      </w:del>
      <w:r w:rsidR="00966754">
        <w:t xml:space="preserve">der Datenbeschriftung </w:t>
      </w:r>
      <w:del w:id="1171" w:author="Ben Fels" w:date="2024-12-21T09:28:00Z" w16du:dateUtc="2024-12-21T08:28:00Z">
        <w:r w:rsidR="00966754" w:rsidDel="004732D9">
          <w:delText xml:space="preserve">wurde </w:delText>
        </w:r>
      </w:del>
      <w:ins w:id="1172" w:author="Ben Fels" w:date="2024-12-21T09:28:00Z" w16du:dateUtc="2024-12-21T08:28:00Z">
        <w:r w:rsidR="004732D9">
          <w:t xml:space="preserve">wird </w:t>
        </w:r>
      </w:ins>
      <w:r w:rsidR="00966754">
        <w:t xml:space="preserve">sich </w:t>
      </w:r>
      <w:del w:id="1173" w:author="Ben Fels" w:date="2024-12-21T09:27:00Z" w16du:dateUtc="2024-12-21T08:27:00Z">
        <w:r w:rsidR="00966754" w:rsidDel="0033434B">
          <w:delText xml:space="preserve">gegen die Erstellung eines eigenen Datensatzes </w:delText>
        </w:r>
      </w:del>
      <w:ins w:id="1174" w:author="Ben Fels" w:date="2024-12-21T09:27:00Z" w16du:dateUtc="2024-12-21T08:27:00Z">
        <w:r w:rsidR="0033434B">
          <w:t xml:space="preserve">dagegen </w:t>
        </w:r>
      </w:ins>
      <w:ins w:id="1175" w:author="Ben Fels" w:date="2024-12-22T10:47:00Z" w16du:dateUtc="2024-12-22T09:47:00Z">
        <w:r w:rsidR="00CB0D53">
          <w:t>die Erstellung e</w:t>
        </w:r>
      </w:ins>
      <w:ins w:id="1176" w:author="Ben Fels" w:date="2024-12-22T10:48:00Z" w16du:dateUtc="2024-12-22T09:48:00Z">
        <w:r w:rsidR="00CB0D53">
          <w:t xml:space="preserve">ines eigenen Datensatzes </w:t>
        </w:r>
      </w:ins>
      <w:r w:rsidR="00966754">
        <w:t xml:space="preserve">entschieden. </w:t>
      </w:r>
      <w:ins w:id="1177" w:author="Ben Fels" w:date="2024-12-21T08:42:00Z" w16du:dateUtc="2024-12-21T07:42:00Z">
        <w:r w:rsidR="00B72C1C">
          <w:t xml:space="preserve">Zur Orientierung: </w:t>
        </w:r>
      </w:ins>
      <w:ins w:id="1178" w:author="Ben Fels" w:date="2024-12-21T08:43:00Z" w16du:dateUtc="2024-12-21T07:43:00Z">
        <w:r w:rsidR="00F32EC3">
          <w:t xml:space="preserve">Die Annotations-Richtlinien von </w:t>
        </w:r>
        <w:r w:rsidR="00F32EC3" w:rsidRPr="00463615">
          <w:rPr>
            <w:rFonts w:cs="Arial"/>
            <w:highlight w:val="magenta"/>
            <w:rPrChange w:id="1179"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1180" w:author="Ben Fels" w:date="2024-12-21T08:43:00Z" w16du:dateUtc="2024-12-21T07:43:00Z">
              <w:rPr>
                <w:rFonts w:cs="Arial"/>
                <w:highlight w:val="magenta"/>
                <w:lang w:val="en-US"/>
              </w:rPr>
            </w:rPrChange>
          </w:rPr>
          <w:t>Gurevych</w:t>
        </w:r>
        <w:proofErr w:type="spellEnd"/>
        <w:r w:rsidR="00F32EC3" w:rsidRPr="00463615">
          <w:rPr>
            <w:rFonts w:cs="Arial"/>
            <w:rPrChange w:id="1181" w:author="Ben Fels" w:date="2024-12-21T08:43:00Z" w16du:dateUtc="2024-12-21T07:43:00Z">
              <w:rPr>
                <w:rFonts w:cs="Arial"/>
                <w:lang w:val="en-US"/>
              </w:rPr>
            </w:rPrChange>
          </w:rPr>
          <w:t xml:space="preserve"> </w:t>
        </w:r>
      </w:ins>
      <w:r w:rsidR="00F32EC3" w:rsidRPr="00463615">
        <w:rPr>
          <w:rFonts w:cs="Arial"/>
          <w:highlight w:val="magenta"/>
          <w:lang w:val="en-US"/>
          <w:rPrChange w:id="1182"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83"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84" w:author="Ben Fels" w:date="2024-12-21T08:43:00Z" w16du:dateUtc="2024-12-21T07:43:00Z">
            <w:rPr>
              <w:rFonts w:cs="Arial"/>
              <w:lang w:val="en-US"/>
            </w:rPr>
          </w:rPrChange>
        </w:rPr>
        <w:fldChar w:fldCharType="end"/>
      </w:r>
      <w:ins w:id="1185" w:author="Ben Fels" w:date="2024-12-21T08:43:00Z" w16du:dateUtc="2024-12-21T07:43:00Z">
        <w:r w:rsidR="00463615" w:rsidRPr="00463615">
          <w:rPr>
            <w:rFonts w:cs="Arial"/>
            <w:rPrChange w:id="1186" w:author="Ben Fels" w:date="2024-12-21T08:43:00Z" w16du:dateUtc="2024-12-21T07:43:00Z">
              <w:rPr>
                <w:rFonts w:cs="Arial"/>
                <w:lang w:val="en-US"/>
              </w:rPr>
            </w:rPrChange>
          </w:rPr>
          <w:t xml:space="preserve"> um</w:t>
        </w:r>
        <w:r w:rsidR="00463615">
          <w:rPr>
            <w:rFonts w:cs="Arial"/>
          </w:rPr>
          <w:t>fassen 31 Seiten.</w:t>
        </w:r>
      </w:ins>
      <w:ins w:id="1187" w:author="Ben Fels" w:date="2024-12-21T11:35:00Z" w16du:dateUtc="2024-12-21T10:35:00Z">
        <w:r w:rsidR="00537411">
          <w:rPr>
            <w:rFonts w:cs="Arial"/>
          </w:rPr>
          <w:t xml:space="preserve"> </w:t>
        </w:r>
      </w:ins>
      <w:ins w:id="1188" w:author="Ben Fels" w:date="2024-12-21T09:29:00Z" w16du:dateUtc="2024-12-21T08:29:00Z">
        <w:r w:rsidR="00AC475E">
          <w:rPr>
            <w:rFonts w:cs="Arial"/>
          </w:rPr>
          <w:t>E</w:t>
        </w:r>
      </w:ins>
      <w:ins w:id="1189"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90" w:author="Ben Fels" w:date="2024-12-21T18:57:00Z" w16du:dateUtc="2024-12-21T17:57:00Z"/>
          <w:rFonts w:cs="Arial"/>
        </w:rPr>
      </w:pPr>
      <w:del w:id="1191" w:author="Ben Fels" w:date="2024-12-21T09:06:00Z" w16du:dateUtc="2024-12-21T08:06:00Z">
        <w:r w:rsidDel="00E965FE">
          <w:delText xml:space="preserve">Es wurde </w:delText>
        </w:r>
      </w:del>
      <w:del w:id="1192" w:author="Ben Fels" w:date="2024-12-21T09:30:00Z" w16du:dateUtc="2024-12-21T08:30:00Z">
        <w:r w:rsidDel="001F0DCB">
          <w:delText xml:space="preserve">der </w:delText>
        </w:r>
      </w:del>
      <w:ins w:id="1193" w:author="Ben Fels" w:date="2024-12-21T08:45:00Z" w16du:dateUtc="2024-12-21T07:45:00Z">
        <w:r w:rsidR="00EA7E90" w:rsidRPr="00EA7E90">
          <w:t xml:space="preserve">Argument </w:t>
        </w:r>
        <w:proofErr w:type="spellStart"/>
        <w:r w:rsidR="00EA7E90" w:rsidRPr="00EA7E90">
          <w:t>Annotated</w:t>
        </w:r>
        <w:proofErr w:type="spellEnd"/>
        <w:r w:rsidR="00EA7E90" w:rsidRPr="00EA7E90">
          <w:t xml:space="preserve"> Essays (</w:t>
        </w:r>
      </w:ins>
      <w:ins w:id="1194" w:author="Ben Fels" w:date="2024-12-21T09:30:00Z" w16du:dateUtc="2024-12-21T08:30:00Z">
        <w:r w:rsidR="001F0DCB">
          <w:t>V</w:t>
        </w:r>
      </w:ins>
      <w:ins w:id="1195" w:author="Ben Fels" w:date="2024-12-21T08:45:00Z" w16du:dateUtc="2024-12-21T07:45:00Z">
        <w:r w:rsidR="00EA7E90" w:rsidRPr="00EA7E90">
          <w:t>ersion 2)</w:t>
        </w:r>
        <w:r w:rsidR="009F4724">
          <w:t xml:space="preserve"> </w:t>
        </w:r>
      </w:ins>
      <w:del w:id="1196" w:author="Ben Fels" w:date="2024-12-21T08:45:00Z" w16du:dateUtc="2024-12-21T07:45:00Z">
        <w:r w:rsidR="00954FFB" w:rsidDel="00EA7E90">
          <w:delText xml:space="preserve">… </w:delText>
        </w:r>
      </w:del>
      <w:r>
        <w:t>Datensatz</w:t>
      </w:r>
      <w:ins w:id="1197" w:author="Ben Fels" w:date="2024-12-21T08:45:00Z" w16du:dateUtc="2024-12-21T07:45:00Z">
        <w:r w:rsidR="00BC6555">
          <w:t xml:space="preserve"> </w:t>
        </w:r>
      </w:ins>
      <w:ins w:id="1198" w:author="Ben Fels" w:date="2024-12-21T08:54:00Z" w16du:dateUtc="2024-12-21T07:54:00Z">
        <w:r w:rsidR="00440A71">
          <w:t>(</w:t>
        </w:r>
      </w:ins>
      <w:ins w:id="1199"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200"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201" w:author="Ben Fels" w:date="2024-12-21T08:46:00Z" w16du:dateUtc="2024-12-21T07:46:00Z">
            <w:rPr>
              <w:rFonts w:cs="Arial"/>
            </w:rPr>
          </w:rPrChange>
        </w:rPr>
        <w:t>2017a)</w:t>
      </w:r>
      <w:r w:rsidR="00895A9C">
        <w:fldChar w:fldCharType="end"/>
      </w:r>
      <w:r>
        <w:t xml:space="preserve"> </w:t>
      </w:r>
      <w:del w:id="1202" w:author="Ben Fels" w:date="2024-12-21T09:31:00Z" w16du:dateUtc="2024-12-21T08:31:00Z">
        <w:r w:rsidDel="001F0DCB">
          <w:delText>herangezogen</w:delText>
        </w:r>
      </w:del>
      <w:ins w:id="1203" w:author="Ben Fels" w:date="2024-12-21T09:31:00Z" w16du:dateUtc="2024-12-21T08:31:00Z">
        <w:r w:rsidR="001F0DCB">
          <w:t>als geeignet betrachtet</w:t>
        </w:r>
      </w:ins>
      <w:del w:id="1204"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205" w:author="Ben Fels" w:date="2024-12-21T08:47:00Z" w16du:dateUtc="2024-12-21T07:47:00Z">
        <w:r w:rsidR="00615AF5">
          <w:t xml:space="preserve">Dieser Datensatz </w:t>
        </w:r>
      </w:ins>
      <w:ins w:id="1206" w:author="Ben Fels" w:date="2024-12-21T08:49:00Z" w16du:dateUtc="2024-12-21T07:49:00Z">
        <w:r w:rsidR="00076BD0">
          <w:t>ist das Ergebnis der Arbeit vo</w:t>
        </w:r>
        <w:r w:rsidR="00076BD0" w:rsidRPr="00DA5B3A">
          <w:rPr>
            <w:highlight w:val="magenta"/>
            <w:rPrChange w:id="1207" w:author="Ben Fels" w:date="2024-12-21T08:53:00Z" w16du:dateUtc="2024-12-21T07:53:00Z">
              <w:rPr/>
            </w:rPrChange>
          </w:rPr>
          <w:t xml:space="preserve">n </w:t>
        </w:r>
      </w:ins>
      <w:ins w:id="1208" w:author="Ben Fels" w:date="2024-12-21T08:47:00Z" w16du:dateUtc="2024-12-21T07:47:00Z">
        <w:r w:rsidR="00615AF5" w:rsidRPr="00DA5B3A">
          <w:rPr>
            <w:rFonts w:cs="Arial"/>
            <w:highlight w:val="magenta"/>
            <w:rPrChange w:id="1209" w:author="Ben Fels" w:date="2024-12-21T08:53:00Z" w16du:dateUtc="2024-12-21T07:53:00Z">
              <w:rPr>
                <w:rFonts w:cs="Arial"/>
              </w:rPr>
            </w:rPrChange>
          </w:rPr>
          <w:t xml:space="preserve">Stab &amp; </w:t>
        </w:r>
        <w:proofErr w:type="spellStart"/>
        <w:r w:rsidR="00615AF5" w:rsidRPr="00DA5B3A">
          <w:rPr>
            <w:rFonts w:cs="Arial"/>
            <w:highlight w:val="magenta"/>
            <w:rPrChange w:id="1210" w:author="Ben Fels" w:date="2024-12-21T08:53:00Z" w16du:dateUtc="2024-12-21T07:53:00Z">
              <w:rPr>
                <w:rFonts w:cs="Arial"/>
              </w:rPr>
            </w:rPrChange>
          </w:rPr>
          <w:t>Gurevych</w:t>
        </w:r>
        <w:proofErr w:type="spellEnd"/>
        <w:r w:rsidR="00615AF5" w:rsidRPr="00DA5B3A">
          <w:rPr>
            <w:rFonts w:cs="Arial"/>
            <w:highlight w:val="magenta"/>
            <w:rPrChange w:id="1211" w:author="Ben Fels" w:date="2024-12-21T08:53:00Z" w16du:dateUtc="2024-12-21T07:53:00Z">
              <w:rPr>
                <w:rFonts w:cs="Arial"/>
              </w:rPr>
            </w:rPrChange>
          </w:rPr>
          <w:t xml:space="preserve"> </w:t>
        </w:r>
      </w:ins>
      <w:r w:rsidR="00076BD0" w:rsidRPr="00DA5B3A">
        <w:rPr>
          <w:rFonts w:cs="Arial"/>
          <w:highlight w:val="magenta"/>
          <w:rPrChange w:id="1212" w:author="Ben Fels" w:date="2024-12-21T08:53:00Z" w16du:dateUtc="2024-12-21T07:53:00Z">
            <w:rPr>
              <w:rFonts w:cs="Arial"/>
            </w:rPr>
          </w:rPrChange>
        </w:rPr>
        <w:fldChar w:fldCharType="begin"/>
      </w:r>
      <w:r w:rsidR="00076BD0" w:rsidRPr="00DA5B3A">
        <w:rPr>
          <w:rFonts w:cs="Arial"/>
          <w:highlight w:val="magenta"/>
          <w:rPrChange w:id="1213"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214" w:author="Ben Fels" w:date="2024-12-21T08:53:00Z" w16du:dateUtc="2024-12-21T07:53:00Z">
            <w:rPr>
              <w:rFonts w:cs="Arial"/>
            </w:rPr>
          </w:rPrChange>
        </w:rPr>
        <w:fldChar w:fldCharType="separate"/>
      </w:r>
      <w:r w:rsidR="00076BD0" w:rsidRPr="00DA5B3A">
        <w:rPr>
          <w:rFonts w:cs="Arial"/>
          <w:highlight w:val="magenta"/>
          <w:rPrChange w:id="1215" w:author="Ben Fels" w:date="2024-12-21T08:53:00Z" w16du:dateUtc="2024-12-21T07:53:00Z">
            <w:rPr>
              <w:rFonts w:cs="Arial"/>
            </w:rPr>
          </w:rPrChange>
        </w:rPr>
        <w:t>(2017b)</w:t>
      </w:r>
      <w:r w:rsidR="00076BD0" w:rsidRPr="00DA5B3A">
        <w:rPr>
          <w:rFonts w:cs="Arial"/>
          <w:highlight w:val="magenta"/>
          <w:rPrChange w:id="1216" w:author="Ben Fels" w:date="2024-12-21T08:53:00Z" w16du:dateUtc="2024-12-21T07:53:00Z">
            <w:rPr>
              <w:rFonts w:cs="Arial"/>
            </w:rPr>
          </w:rPrChange>
        </w:rPr>
        <w:fldChar w:fldCharType="end"/>
      </w:r>
      <w:ins w:id="1217"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1218" w:author="Ben Fels" w:date="2024-12-21T08:47:00Z" w16du:dateUtc="2024-12-21T07:47:00Z">
        <w:r w:rsidR="0028784F">
          <w:rPr>
            <w:rFonts w:cs="Arial"/>
          </w:rPr>
          <w:t>.</w:t>
        </w:r>
      </w:ins>
      <w:ins w:id="1219" w:author="Ben Fels" w:date="2024-12-21T08:53:00Z" w16du:dateUtc="2024-12-21T07:53:00Z">
        <w:r w:rsidR="00DA5B3A">
          <w:rPr>
            <w:rFonts w:cs="Arial"/>
          </w:rPr>
          <w:t xml:space="preserve"> </w:t>
        </w:r>
      </w:ins>
    </w:p>
    <w:p w14:paraId="7C38992E" w14:textId="77777777" w:rsidR="00B8286A" w:rsidRDefault="00B8286A" w:rsidP="00B8286A">
      <w:pPr>
        <w:rPr>
          <w:ins w:id="1220" w:author="Ben Fels" w:date="2024-12-21T18:57:00Z" w16du:dateUtc="2024-12-21T17:57:00Z"/>
        </w:rPr>
      </w:pPr>
      <w:ins w:id="1221" w:author="Ben Fels" w:date="2024-12-21T18:57:00Z" w16du:dateUtc="2024-12-21T17:57:00Z">
        <w:r>
          <w:lastRenderedPageBreak/>
          <w:t xml:space="preserve">Neben dem geringeren zeitlichen Aufwand ist auch die eine höhere Qualität der Annotation von Vorteil. </w:t>
        </w:r>
      </w:ins>
    </w:p>
    <w:p w14:paraId="41766C93" w14:textId="4CF0EE9E" w:rsidR="004B0C84" w:rsidRDefault="004B0C84">
      <w:pPr>
        <w:jc w:val="both"/>
        <w:rPr>
          <w:ins w:id="1222" w:author="Ben Fels" w:date="2024-12-21T09:04:00Z" w16du:dateUtc="2024-12-21T08:04:00Z"/>
        </w:rPr>
        <w:pPrChange w:id="1223" w:author="Ben Fels" w:date="2024-12-21T09:29:00Z" w16du:dateUtc="2024-12-21T08:29:00Z">
          <w:pPr>
            <w:autoSpaceDE w:val="0"/>
            <w:autoSpaceDN w:val="0"/>
            <w:adjustRightInd w:val="0"/>
            <w:spacing w:after="0"/>
            <w:jc w:val="both"/>
          </w:pPr>
        </w:pPrChange>
      </w:pPr>
      <w:ins w:id="1224"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225"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226" w:author="Ben Fels" w:date="2024-12-21T08:56:00Z" w16du:dateUtc="2024-12-21T07:56:00Z"/>
        </w:rPr>
        <w:pPrChange w:id="1227" w:author="Ben Fels" w:date="2024-12-21T08:56:00Z" w16du:dateUtc="2024-12-21T07:56:00Z">
          <w:pPr/>
        </w:pPrChange>
      </w:pPr>
      <w:ins w:id="1228" w:author="Ben Fels" w:date="2024-12-21T09:04:00Z" w16du:dateUtc="2024-12-21T08:04:00Z">
        <w:r w:rsidRPr="00DB6600">
          <w:rPr>
            <w:highlight w:val="cyan"/>
            <w:rPrChange w:id="1229"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230" w:author="Ben Fels" w:date="2024-12-21T09:04:00Z" w16du:dateUtc="2024-12-21T08:04:00Z"/>
          <w:highlight w:val="cyan"/>
          <w:lang w:val="en-US"/>
          <w:rPrChange w:id="1231" w:author="Ben Fels" w:date="2024-12-21T09:04:00Z" w16du:dateUtc="2024-12-21T08:04:00Z">
            <w:rPr>
              <w:ins w:id="1232" w:author="Ben Fels" w:date="2024-12-21T09:04:00Z" w16du:dateUtc="2024-12-21T08:04:00Z"/>
              <w:lang w:val="en-US"/>
            </w:rPr>
          </w:rPrChange>
        </w:rPr>
      </w:pPr>
      <w:ins w:id="1233" w:author="Ben Fels" w:date="2024-12-21T09:04:00Z" w16du:dateUtc="2024-12-21T08:04:00Z">
        <w:r w:rsidRPr="00DB6600">
          <w:rPr>
            <w:highlight w:val="cyan"/>
            <w:lang w:val="en-US"/>
            <w:rPrChange w:id="1234"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235" w:author="Ben Fels" w:date="2024-12-21T09:04:00Z" w16du:dateUtc="2024-12-21T08:04:00Z"/>
          <w:highlight w:val="cyan"/>
          <w:rPrChange w:id="1236" w:author="Ben Fels" w:date="2024-12-21T09:04:00Z" w16du:dateUtc="2024-12-21T08:04:00Z">
            <w:rPr>
              <w:ins w:id="1237" w:author="Ben Fels" w:date="2024-12-21T09:04:00Z" w16du:dateUtc="2024-12-21T08:04:00Z"/>
            </w:rPr>
          </w:rPrChange>
        </w:rPr>
      </w:pPr>
      <w:ins w:id="1238" w:author="Ben Fels" w:date="2024-12-21T09:04:00Z" w16du:dateUtc="2024-12-21T08:04:00Z">
        <w:r w:rsidRPr="00DB6600">
          <w:rPr>
            <w:highlight w:val="cyan"/>
            <w:rPrChange w:id="1239"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240" w:author="Ben Fels" w:date="2024-12-21T09:04:00Z" w16du:dateUtc="2024-12-21T08:04:00Z"/>
          <w:highlight w:val="cyan"/>
          <w:lang w:val="en-US"/>
          <w:rPrChange w:id="1241" w:author="Ben Fels" w:date="2024-12-21T09:04:00Z" w16du:dateUtc="2024-12-21T08:04:00Z">
            <w:rPr>
              <w:ins w:id="1242" w:author="Ben Fels" w:date="2024-12-21T09:04:00Z" w16du:dateUtc="2024-12-21T08:04:00Z"/>
              <w:lang w:val="en-US"/>
            </w:rPr>
          </w:rPrChange>
        </w:rPr>
      </w:pPr>
      <w:ins w:id="1243" w:author="Ben Fels" w:date="2024-12-21T09:04:00Z" w16du:dateUtc="2024-12-21T08:04:00Z">
        <w:r w:rsidRPr="00DB6600">
          <w:rPr>
            <w:highlight w:val="cyan"/>
            <w:lang w:val="en-US"/>
            <w:rPrChange w:id="1244"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245" w:author="Ben Fels" w:date="2024-12-21T09:04:00Z" w16du:dateUtc="2024-12-21T08:04:00Z"/>
          <w:highlight w:val="cyan"/>
          <w:lang w:val="en-US"/>
          <w:rPrChange w:id="1246" w:author="Ben Fels" w:date="2024-12-21T09:04:00Z" w16du:dateUtc="2024-12-21T08:04:00Z">
            <w:rPr>
              <w:ins w:id="1247" w:author="Ben Fels" w:date="2024-12-21T09:04:00Z" w16du:dateUtc="2024-12-21T08:04:00Z"/>
              <w:lang w:val="en-US"/>
            </w:rPr>
          </w:rPrChange>
        </w:rPr>
      </w:pPr>
      <w:ins w:id="1248" w:author="Ben Fels" w:date="2024-12-21T09:04:00Z" w16du:dateUtc="2024-12-21T08:04:00Z">
        <w:r w:rsidRPr="00DB6600">
          <w:rPr>
            <w:highlight w:val="cyan"/>
            <w:lang w:val="en-US"/>
            <w:rPrChange w:id="1249"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250" w:author="Ben Fels" w:date="2024-12-21T09:04:00Z" w16du:dateUtc="2024-12-21T08:04:00Z"/>
          <w:lang w:val="en-US"/>
        </w:rPr>
      </w:pPr>
      <w:ins w:id="1251" w:author="Ben Fels" w:date="2024-12-21T09:04:00Z" w16du:dateUtc="2024-12-21T08:04:00Z">
        <w:r w:rsidRPr="00DB6600">
          <w:rPr>
            <w:highlight w:val="cyan"/>
            <w:lang w:val="en-US"/>
            <w:rPrChange w:id="1252" w:author="Ben Fels" w:date="2024-12-21T09:04:00Z" w16du:dateUtc="2024-12-21T08:04:00Z">
              <w:rPr>
                <w:lang w:val="en-US"/>
              </w:rPr>
            </w:rPrChange>
          </w:rPr>
          <w:t xml:space="preserve">Die </w:t>
        </w:r>
        <w:proofErr w:type="spellStart"/>
        <w:r w:rsidRPr="00DB6600">
          <w:rPr>
            <w:highlight w:val="cyan"/>
            <w:lang w:val="en-US"/>
            <w:rPrChange w:id="1253" w:author="Ben Fels" w:date="2024-12-21T09:04:00Z" w16du:dateUtc="2024-12-21T08:04:00Z">
              <w:rPr>
                <w:lang w:val="en-US"/>
              </w:rPr>
            </w:rPrChange>
          </w:rPr>
          <w:t>Auswahl</w:t>
        </w:r>
        <w:proofErr w:type="spellEnd"/>
        <w:r w:rsidRPr="00DB6600">
          <w:rPr>
            <w:highlight w:val="cyan"/>
            <w:lang w:val="en-US"/>
            <w:rPrChange w:id="1254" w:author="Ben Fels" w:date="2024-12-21T09:04:00Z" w16du:dateUtc="2024-12-21T08:04:00Z">
              <w:rPr>
                <w:lang w:val="en-US"/>
              </w:rPr>
            </w:rPrChange>
          </w:rPr>
          <w:t xml:space="preserve"> dieses </w:t>
        </w:r>
        <w:proofErr w:type="spellStart"/>
        <w:r w:rsidRPr="00DB6600">
          <w:rPr>
            <w:highlight w:val="cyan"/>
            <w:lang w:val="en-US"/>
            <w:rPrChange w:id="1255" w:author="Ben Fels" w:date="2024-12-21T09:04:00Z" w16du:dateUtc="2024-12-21T08:04:00Z">
              <w:rPr>
                <w:lang w:val="en-US"/>
              </w:rPr>
            </w:rPrChange>
          </w:rPr>
          <w:t>Datensatzes</w:t>
        </w:r>
        <w:proofErr w:type="spellEnd"/>
        <w:r w:rsidRPr="00DB6600">
          <w:rPr>
            <w:highlight w:val="cyan"/>
            <w:lang w:val="en-US"/>
            <w:rPrChange w:id="1256" w:author="Ben Fels" w:date="2024-12-21T09:04:00Z" w16du:dateUtc="2024-12-21T08:04:00Z">
              <w:rPr>
                <w:lang w:val="en-US"/>
              </w:rPr>
            </w:rPrChange>
          </w:rPr>
          <w:t xml:space="preserve"> </w:t>
        </w:r>
        <w:proofErr w:type="spellStart"/>
        <w:r w:rsidRPr="00DB6600">
          <w:rPr>
            <w:highlight w:val="cyan"/>
            <w:lang w:val="en-US"/>
            <w:rPrChange w:id="1257" w:author="Ben Fels" w:date="2024-12-21T09:04:00Z" w16du:dateUtc="2024-12-21T08:04:00Z">
              <w:rPr>
                <w:lang w:val="en-US"/>
              </w:rPr>
            </w:rPrChange>
          </w:rPr>
          <w:t>wird</w:t>
        </w:r>
        <w:proofErr w:type="spellEnd"/>
        <w:r w:rsidRPr="00DB6600">
          <w:rPr>
            <w:highlight w:val="cyan"/>
            <w:lang w:val="en-US"/>
            <w:rPrChange w:id="1258" w:author="Ben Fels" w:date="2024-12-21T09:04:00Z" w16du:dateUtc="2024-12-21T08:04:00Z">
              <w:rPr>
                <w:lang w:val="en-US"/>
              </w:rPr>
            </w:rPrChange>
          </w:rPr>
          <w:t xml:space="preserve"> von </w:t>
        </w:r>
        <w:r w:rsidRPr="00DB6600">
          <w:rPr>
            <w:highlight w:val="cyan"/>
            <w:lang w:val="en-US"/>
            <w:rPrChange w:id="1259" w:author="Ben Fels" w:date="2024-12-21T09:04:00Z" w16du:dateUtc="2024-12-21T08:04:00Z">
              <w:rPr>
                <w:highlight w:val="magenta"/>
                <w:lang w:val="en-US"/>
              </w:rPr>
            </w:rPrChange>
          </w:rPr>
          <w:fldChar w:fldCharType="begin"/>
        </w:r>
        <w:r w:rsidRPr="00DB6600">
          <w:rPr>
            <w:highlight w:val="cyan"/>
            <w:lang w:val="en-US"/>
            <w:rPrChange w:id="1260"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261" w:author="Ben Fels" w:date="2024-12-21T09:04:00Z" w16du:dateUtc="2024-12-21T08:04:00Z">
              <w:rPr>
                <w:highlight w:val="magenta"/>
                <w:lang w:val="en-US"/>
              </w:rPr>
            </w:rPrChange>
          </w:rPr>
          <w:fldChar w:fldCharType="separate"/>
        </w:r>
        <w:r w:rsidRPr="00DB6600">
          <w:rPr>
            <w:rFonts w:cs="Arial"/>
            <w:highlight w:val="cyan"/>
            <w:lang w:val="en-US"/>
            <w:rPrChange w:id="1262" w:author="Ben Fels" w:date="2024-12-21T09:04:00Z" w16du:dateUtc="2024-12-21T08:04:00Z">
              <w:rPr>
                <w:rFonts w:cs="Arial"/>
                <w:highlight w:val="magenta"/>
                <w:lang w:val="en-US"/>
              </w:rPr>
            </w:rPrChange>
          </w:rPr>
          <w:t>(Yeginbergen et al., 2024, S. 11688)</w:t>
        </w:r>
        <w:r w:rsidRPr="00DB6600">
          <w:rPr>
            <w:highlight w:val="cyan"/>
            <w:lang w:val="en-US"/>
            <w:rPrChange w:id="1263" w:author="Ben Fels" w:date="2024-12-21T09:04:00Z" w16du:dateUtc="2024-12-21T08:04:00Z">
              <w:rPr>
                <w:highlight w:val="magenta"/>
                <w:lang w:val="en-US"/>
              </w:rPr>
            </w:rPrChange>
          </w:rPr>
          <w:fldChar w:fldCharType="end"/>
        </w:r>
        <w:r w:rsidRPr="00DB6600">
          <w:rPr>
            <w:highlight w:val="cyan"/>
            <w:lang w:val="en-US"/>
            <w:rPrChange w:id="1264" w:author="Ben Fels" w:date="2024-12-21T09:04:00Z" w16du:dateUtc="2024-12-21T08:04:00Z">
              <w:rPr>
                <w:lang w:val="en-US"/>
              </w:rPr>
            </w:rPrChange>
          </w:rPr>
          <w:t xml:space="preserve"> </w:t>
        </w:r>
        <w:proofErr w:type="spellStart"/>
        <w:r w:rsidRPr="00DB6600">
          <w:rPr>
            <w:highlight w:val="cyan"/>
            <w:lang w:val="en-US"/>
            <w:rPrChange w:id="1265" w:author="Ben Fels" w:date="2024-12-21T09:04:00Z" w16du:dateUtc="2024-12-21T08:04:00Z">
              <w:rPr>
                <w:lang w:val="en-US"/>
              </w:rPr>
            </w:rPrChange>
          </w:rPr>
          <w:t>als</w:t>
        </w:r>
        <w:proofErr w:type="spellEnd"/>
        <w:r w:rsidRPr="00DB6600">
          <w:rPr>
            <w:highlight w:val="cyan"/>
            <w:lang w:val="en-US"/>
            <w:rPrChange w:id="1266" w:author="Ben Fels" w:date="2024-12-21T09:04:00Z" w16du:dateUtc="2024-12-21T08:04:00Z">
              <w:rPr>
                <w:lang w:val="en-US"/>
              </w:rPr>
            </w:rPrChange>
          </w:rPr>
          <w:t xml:space="preserve"> “perhaps the most popular NLP dataset manually annotated with argument structures” </w:t>
        </w:r>
        <w:proofErr w:type="spellStart"/>
        <w:r w:rsidRPr="00DB6600">
          <w:rPr>
            <w:highlight w:val="cyan"/>
            <w:lang w:val="en-US"/>
            <w:rPrChange w:id="1267" w:author="Ben Fels" w:date="2024-12-21T09:04:00Z" w16du:dateUtc="2024-12-21T08:04:00Z">
              <w:rPr>
                <w:lang w:val="en-US"/>
              </w:rPr>
            </w:rPrChange>
          </w:rPr>
          <w:t>bezeichnet</w:t>
        </w:r>
        <w:proofErr w:type="spellEnd"/>
      </w:ins>
    </w:p>
    <w:p w14:paraId="4C25C0ED" w14:textId="662A0E24" w:rsidR="00376C29" w:rsidRPr="004C0C7E" w:rsidDel="008E4A9B" w:rsidRDefault="00B72C60" w:rsidP="001F7CA5">
      <w:pPr>
        <w:autoSpaceDE w:val="0"/>
        <w:autoSpaceDN w:val="0"/>
        <w:adjustRightInd w:val="0"/>
        <w:spacing w:after="0"/>
        <w:jc w:val="both"/>
        <w:rPr>
          <w:del w:id="1268" w:author="Ben Fels" w:date="2024-12-21T08:53:00Z" w16du:dateUtc="2024-12-21T07:53:00Z"/>
          <w:highlight w:val="green"/>
        </w:rPr>
      </w:pPr>
      <w:r>
        <w:t xml:space="preserve">Der Datensatz enthält </w:t>
      </w:r>
      <w:r w:rsidR="00800EFE">
        <w:t xml:space="preserve">sowohl die vollständigen </w:t>
      </w:r>
      <w:del w:id="1269" w:author="Ben Fels" w:date="2024-12-21T08:50:00Z" w16du:dateUtc="2024-12-21T07:50:00Z">
        <w:r w:rsidR="00800EFE" w:rsidDel="00C02EE7">
          <w:delText xml:space="preserve">Essays </w:delText>
        </w:r>
      </w:del>
      <w:ins w:id="1270" w:author="Ben Fels" w:date="2024-12-21T08:50:00Z" w16du:dateUtc="2024-12-21T07:50:00Z">
        <w:r w:rsidR="00C02EE7">
          <w:t xml:space="preserve">Aufsätze </w:t>
        </w:r>
      </w:ins>
      <w:r w:rsidR="00800EFE">
        <w:t xml:space="preserve">als </w:t>
      </w:r>
      <w:r>
        <w:t>Text-Datei</w:t>
      </w:r>
      <w:ins w:id="1271"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1272" w:author="Ben Fels" w:date="2024-12-21T10:15:00Z" w16du:dateUtc="2024-12-21T09:15:00Z">
            <w:rPr/>
          </w:rPrChange>
        </w:rPr>
        <w:t xml:space="preserve">. </w:t>
      </w:r>
      <w:del w:id="1273" w:author="Ben Fels" w:date="2024-12-21T08:50:00Z" w16du:dateUtc="2024-12-21T07:50:00Z">
        <w:r w:rsidR="0091105B" w:rsidRPr="00CD387E" w:rsidDel="00EE501B">
          <w:rPr>
            <w:highlight w:val="yellow"/>
            <w:rPrChange w:id="1274" w:author="Ben Fels" w:date="2024-12-21T10:15:00Z" w16du:dateUtc="2024-12-21T09:15:00Z">
              <w:rPr/>
            </w:rPrChange>
          </w:rPr>
          <w:delText xml:space="preserve">Es </w:delText>
        </w:r>
      </w:del>
      <w:ins w:id="1275" w:author="Ben Fels" w:date="2024-12-21T08:51:00Z" w16du:dateUtc="2024-12-21T07:51:00Z">
        <w:r w:rsidR="000B14C2" w:rsidRPr="00CD387E">
          <w:rPr>
            <w:highlight w:val="yellow"/>
            <w:rPrChange w:id="1276" w:author="Ben Fels" w:date="2024-12-21T10:15:00Z" w16du:dateUtc="2024-12-21T09:15:00Z">
              <w:rPr/>
            </w:rPrChange>
          </w:rPr>
          <w:t xml:space="preserve">Bei den </w:t>
        </w:r>
      </w:ins>
      <w:ins w:id="1277" w:author="Ben Fels" w:date="2024-12-21T08:50:00Z" w16du:dateUtc="2024-12-21T07:50:00Z">
        <w:r w:rsidR="00EE501B" w:rsidRPr="00CD387E">
          <w:rPr>
            <w:highlight w:val="yellow"/>
            <w:rPrChange w:id="1278" w:author="Ben Fels" w:date="2024-12-21T10:15:00Z" w16du:dateUtc="2024-12-21T09:15:00Z">
              <w:rPr/>
            </w:rPrChange>
          </w:rPr>
          <w:t xml:space="preserve">Annotationen </w:t>
        </w:r>
      </w:ins>
      <w:del w:id="1279" w:author="Ben Fels" w:date="2024-12-21T08:51:00Z" w16du:dateUtc="2024-12-21T07:51:00Z">
        <w:r w:rsidR="0091105B" w:rsidRPr="00CD387E" w:rsidDel="00EE501B">
          <w:rPr>
            <w:highlight w:val="yellow"/>
            <w:rPrChange w:id="1280" w:author="Ben Fels" w:date="2024-12-21T10:15:00Z" w16du:dateUtc="2024-12-21T09:15:00Z">
              <w:rPr/>
            </w:rPrChange>
          </w:rPr>
          <w:delText xml:space="preserve">wird </w:delText>
        </w:r>
      </w:del>
      <w:ins w:id="1281" w:author="Ben Fels" w:date="2024-12-21T08:51:00Z" w16du:dateUtc="2024-12-21T07:51:00Z">
        <w:r w:rsidR="000B14C2" w:rsidRPr="00CD387E">
          <w:rPr>
            <w:highlight w:val="yellow"/>
            <w:rPrChange w:id="1282" w:author="Ben Fels" w:date="2024-12-21T10:15:00Z" w16du:dateUtc="2024-12-21T09:15:00Z">
              <w:rPr/>
            </w:rPrChange>
          </w:rPr>
          <w:t xml:space="preserve">werden </w:t>
        </w:r>
        <w:r w:rsidR="000F522D" w:rsidRPr="00CD387E">
          <w:rPr>
            <w:highlight w:val="yellow"/>
            <w:rPrChange w:id="1283" w:author="Ben Fels" w:date="2024-12-21T10:15:00Z" w16du:dateUtc="2024-12-21T09:15:00Z">
              <w:rPr/>
            </w:rPrChange>
          </w:rPr>
          <w:t xml:space="preserve">die Argumentationskomponenten </w:t>
        </w:r>
      </w:ins>
      <w:del w:id="1284" w:author="Ben Fels" w:date="2024-12-21T08:51:00Z" w16du:dateUtc="2024-12-21T07:51:00Z">
        <w:r w:rsidR="0091105B" w:rsidRPr="00CD387E" w:rsidDel="000F522D">
          <w:rPr>
            <w:highlight w:val="yellow"/>
            <w:rPrChange w:id="1285" w:author="Ben Fels" w:date="2024-12-21T10:15:00Z" w16du:dateUtc="2024-12-21T09:15:00Z">
              <w:rPr/>
            </w:rPrChange>
          </w:rPr>
          <w:delText xml:space="preserve">zwischen </w:delText>
        </w:r>
      </w:del>
      <w:r w:rsidR="000B4D81" w:rsidRPr="00CD387E">
        <w:rPr>
          <w:highlight w:val="yellow"/>
          <w:rPrChange w:id="1286" w:author="Ben Fels" w:date="2024-12-21T10:15:00Z" w16du:dateUtc="2024-12-21T09:15:00Z">
            <w:rPr/>
          </w:rPrChange>
        </w:rPr>
        <w:t>Hauptaussage (</w:t>
      </w:r>
      <w:proofErr w:type="spellStart"/>
      <w:r w:rsidR="00FA4398" w:rsidRPr="00CD387E">
        <w:rPr>
          <w:highlight w:val="yellow"/>
          <w:rPrChange w:id="1287" w:author="Ben Fels" w:date="2024-12-21T10:15:00Z" w16du:dateUtc="2024-12-21T09:15:00Z">
            <w:rPr/>
          </w:rPrChange>
        </w:rPr>
        <w:t>MajorClaim</w:t>
      </w:r>
      <w:r w:rsidR="00B70058" w:rsidRPr="00CD387E">
        <w:rPr>
          <w:highlight w:val="yellow"/>
          <w:rPrChange w:id="1288" w:author="Ben Fels" w:date="2024-12-21T10:15:00Z" w16du:dateUtc="2024-12-21T09:15:00Z">
            <w:rPr/>
          </w:rPrChange>
        </w:rPr>
        <w:t>s</w:t>
      </w:r>
      <w:proofErr w:type="spellEnd"/>
      <w:r w:rsidR="000B4D81" w:rsidRPr="00CD387E">
        <w:rPr>
          <w:highlight w:val="yellow"/>
          <w:rPrChange w:id="1289" w:author="Ben Fels" w:date="2024-12-21T10:15:00Z" w16du:dateUtc="2024-12-21T09:15:00Z">
            <w:rPr/>
          </w:rPrChange>
        </w:rPr>
        <w:t>)</w:t>
      </w:r>
      <w:r w:rsidR="00FA4398" w:rsidRPr="00CD387E">
        <w:rPr>
          <w:highlight w:val="yellow"/>
          <w:rPrChange w:id="1290" w:author="Ben Fels" w:date="2024-12-21T10:15:00Z" w16du:dateUtc="2024-12-21T09:15:00Z">
            <w:rPr/>
          </w:rPrChange>
        </w:rPr>
        <w:t xml:space="preserve">, </w:t>
      </w:r>
      <w:r w:rsidR="000E6805" w:rsidRPr="00CD387E">
        <w:rPr>
          <w:highlight w:val="yellow"/>
          <w:rPrChange w:id="1291" w:author="Ben Fels" w:date="2024-12-21T10:15:00Z" w16du:dateUtc="2024-12-21T09:15:00Z">
            <w:rPr/>
          </w:rPrChange>
        </w:rPr>
        <w:t>Behauptungen (</w:t>
      </w:r>
      <w:proofErr w:type="spellStart"/>
      <w:r w:rsidR="000E6805" w:rsidRPr="00CD387E">
        <w:rPr>
          <w:highlight w:val="yellow"/>
          <w:rPrChange w:id="1292" w:author="Ben Fels" w:date="2024-12-21T10:15:00Z" w16du:dateUtc="2024-12-21T09:15:00Z">
            <w:rPr/>
          </w:rPrChange>
        </w:rPr>
        <w:t>claims</w:t>
      </w:r>
      <w:proofErr w:type="spellEnd"/>
      <w:r w:rsidR="000E6805" w:rsidRPr="00CD387E">
        <w:rPr>
          <w:highlight w:val="yellow"/>
          <w:rPrChange w:id="1293" w:author="Ben Fels" w:date="2024-12-21T10:15:00Z" w16du:dateUtc="2024-12-21T09:15:00Z">
            <w:rPr/>
          </w:rPrChange>
        </w:rPr>
        <w:t xml:space="preserve">) </w:t>
      </w:r>
      <w:r w:rsidR="00FA4398" w:rsidRPr="00CD387E">
        <w:rPr>
          <w:highlight w:val="yellow"/>
          <w:rPrChange w:id="1294" w:author="Ben Fels" w:date="2024-12-21T10:15:00Z" w16du:dateUtc="2024-12-21T09:15:00Z">
            <w:rPr/>
          </w:rPrChange>
        </w:rPr>
        <w:t xml:space="preserve">und </w:t>
      </w:r>
      <w:r w:rsidR="00A243E1" w:rsidRPr="00CD387E">
        <w:rPr>
          <w:highlight w:val="yellow"/>
          <w:rPrChange w:id="1295" w:author="Ben Fels" w:date="2024-12-21T10:15:00Z" w16du:dateUtc="2024-12-21T09:15:00Z">
            <w:rPr/>
          </w:rPrChange>
        </w:rPr>
        <w:t>Prämissen (</w:t>
      </w:r>
      <w:proofErr w:type="spellStart"/>
      <w:r w:rsidR="00A243E1" w:rsidRPr="00CD387E">
        <w:rPr>
          <w:highlight w:val="yellow"/>
          <w:rPrChange w:id="1296" w:author="Ben Fels" w:date="2024-12-21T10:15:00Z" w16du:dateUtc="2024-12-21T09:15:00Z">
            <w:rPr/>
          </w:rPrChange>
        </w:rPr>
        <w:t>p</w:t>
      </w:r>
      <w:r w:rsidR="00FA4398" w:rsidRPr="00CD387E">
        <w:rPr>
          <w:highlight w:val="yellow"/>
          <w:rPrChange w:id="1297" w:author="Ben Fels" w:date="2024-12-21T10:15:00Z" w16du:dateUtc="2024-12-21T09:15:00Z">
            <w:rPr/>
          </w:rPrChange>
        </w:rPr>
        <w:t>remises</w:t>
      </w:r>
      <w:proofErr w:type="spellEnd"/>
      <w:r w:rsidR="00A243E1" w:rsidRPr="00CD387E">
        <w:rPr>
          <w:highlight w:val="yellow"/>
          <w:rPrChange w:id="1298" w:author="Ben Fels" w:date="2024-12-21T10:15:00Z" w16du:dateUtc="2024-12-21T09:15:00Z">
            <w:rPr/>
          </w:rPrChange>
        </w:rPr>
        <w:t>)</w:t>
      </w:r>
      <w:ins w:id="1299" w:author="Ben Fels" w:date="2024-12-21T08:51:00Z" w16du:dateUtc="2024-12-21T07:51:00Z">
        <w:r w:rsidR="000B14C2" w:rsidRPr="00CD387E">
          <w:rPr>
            <w:highlight w:val="yellow"/>
            <w:rPrChange w:id="1300" w:author="Ben Fels" w:date="2024-12-21T10:15:00Z" w16du:dateUtc="2024-12-21T09:15:00Z">
              <w:rPr/>
            </w:rPrChange>
          </w:rPr>
          <w:t xml:space="preserve"> unterschieden</w:t>
        </w:r>
      </w:ins>
      <w:del w:id="1301" w:author="Ben Fels" w:date="2024-12-21T08:51:00Z" w16du:dateUtc="2024-12-21T07:51:00Z">
        <w:r w:rsidR="00FA4398" w:rsidDel="00EE501B">
          <w:delText xml:space="preserve"> </w:delText>
        </w:r>
        <w:r w:rsidR="00FA4398" w:rsidRPr="00427043" w:rsidDel="00EE501B">
          <w:rPr>
            <w:highlight w:val="green"/>
            <w:rPrChange w:id="1302" w:author="Ben Fels" w:date="2024-12-21T08:54:00Z" w16du:dateUtc="2024-12-21T07:54:00Z">
              <w:rPr/>
            </w:rPrChange>
          </w:rPr>
          <w:delText>unterschieden</w:delText>
        </w:r>
      </w:del>
      <w:r w:rsidR="00FA4398" w:rsidRPr="00427043">
        <w:rPr>
          <w:highlight w:val="green"/>
          <w:rPrChange w:id="1303" w:author="Ben Fels" w:date="2024-12-21T08:54:00Z" w16du:dateUtc="2024-12-21T07:54:00Z">
            <w:rPr/>
          </w:rPrChange>
        </w:rPr>
        <w:t>.</w:t>
      </w:r>
      <w:ins w:id="1304" w:author="Ben Fels" w:date="2024-12-21T09:45:00Z" w16du:dateUtc="2024-12-21T08:45:00Z">
        <w:r w:rsidR="008E4A9B">
          <w:rPr>
            <w:highlight w:val="green"/>
          </w:rPr>
          <w:t xml:space="preserve"> </w:t>
        </w:r>
      </w:ins>
      <w:ins w:id="1305" w:author="Ben Fels" w:date="2024-12-21T10:06:00Z" w16du:dateUtc="2024-12-21T09:06:00Z">
        <w:r w:rsidR="008631F4">
          <w:rPr>
            <w:highlight w:val="green"/>
          </w:rPr>
          <w:t>Nach</w:t>
        </w:r>
      </w:ins>
      <w:ins w:id="1306"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1307" w:author="Ben Fels" w:date="2024-12-21T10:06:00Z" w16du:dateUtc="2024-12-21T09:06:00Z">
        <w:r w:rsidR="008631F4">
          <w:rPr>
            <w:highlight w:val="green"/>
          </w:rPr>
          <w:t xml:space="preserve"> </w:t>
        </w:r>
      </w:ins>
      <w:r w:rsidR="00A951CF" w:rsidRPr="00F072E1">
        <w:rPr>
          <w:highlight w:val="magenta"/>
          <w:rPrChange w:id="1308" w:author="Ben Fels" w:date="2024-12-21T10:07:00Z" w16du:dateUtc="2024-12-21T09:07:00Z">
            <w:rPr>
              <w:highlight w:val="green"/>
            </w:rPr>
          </w:rPrChange>
        </w:rPr>
        <w:fldChar w:fldCharType="begin"/>
      </w:r>
      <w:r w:rsidR="00A951CF" w:rsidRPr="00F072E1">
        <w:rPr>
          <w:highlight w:val="magenta"/>
          <w:rPrChange w:id="1309"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310" w:author="Ben Fels" w:date="2024-12-21T10:07:00Z" w16du:dateUtc="2024-12-21T09:07:00Z">
            <w:rPr>
              <w:highlight w:val="green"/>
            </w:rPr>
          </w:rPrChange>
        </w:rPr>
        <w:fldChar w:fldCharType="separate"/>
      </w:r>
      <w:r w:rsidR="00A951CF" w:rsidRPr="00F072E1">
        <w:rPr>
          <w:rFonts w:cs="Arial"/>
          <w:highlight w:val="magenta"/>
          <w:rPrChange w:id="1311" w:author="Ben Fels" w:date="2024-12-21T10:07:00Z" w16du:dateUtc="2024-12-21T09:07:00Z">
            <w:rPr>
              <w:rFonts w:cs="Arial"/>
              <w:highlight w:val="green"/>
            </w:rPr>
          </w:rPrChange>
        </w:rPr>
        <w:t>(2017b, S. 627)</w:t>
      </w:r>
      <w:r w:rsidR="00A951CF" w:rsidRPr="00F072E1">
        <w:rPr>
          <w:highlight w:val="magenta"/>
          <w:rPrChange w:id="1312" w:author="Ben Fels" w:date="2024-12-21T10:07:00Z" w16du:dateUtc="2024-12-21T09:07:00Z">
            <w:rPr>
              <w:highlight w:val="green"/>
            </w:rPr>
          </w:rPrChange>
        </w:rPr>
        <w:fldChar w:fldCharType="end"/>
      </w:r>
      <w:ins w:id="1313" w:author="Ben Fels" w:date="2024-12-21T10:07:00Z" w16du:dateUtc="2024-12-21T09:07:00Z">
        <w:r w:rsidR="00F072E1">
          <w:rPr>
            <w:highlight w:val="green"/>
          </w:rPr>
          <w:t xml:space="preserve"> </w:t>
        </w:r>
      </w:ins>
      <w:ins w:id="1314" w:author="Ben Fels" w:date="2024-12-21T10:14:00Z" w16du:dateUtc="2024-12-21T09:14:00Z">
        <w:r w:rsidR="001B0D18">
          <w:rPr>
            <w:highlight w:val="green"/>
          </w:rPr>
          <w:t xml:space="preserve">beinhalten </w:t>
        </w:r>
      </w:ins>
      <w:ins w:id="1315" w:author="Ben Fels" w:date="2024-12-21T11:11:00Z" w16du:dateUtc="2024-12-21T10:11:00Z">
        <w:r w:rsidR="00AD7B99">
          <w:rPr>
            <w:highlight w:val="green"/>
          </w:rPr>
          <w:t>solche</w:t>
        </w:r>
      </w:ins>
      <w:ins w:id="1316" w:author="Ben Fels" w:date="2024-12-21T10:14:00Z" w16du:dateUtc="2024-12-21T09:14:00Z">
        <w:r w:rsidR="001B0D18">
          <w:rPr>
            <w:highlight w:val="green"/>
          </w:rPr>
          <w:t xml:space="preserve"> Aufsätze</w:t>
        </w:r>
      </w:ins>
      <w:ins w:id="1317" w:author="Ben Fels" w:date="2024-12-21T10:15:00Z" w16du:dateUtc="2024-12-21T09:15:00Z">
        <w:r w:rsidR="00CD387E">
          <w:rPr>
            <w:highlight w:val="green"/>
          </w:rPr>
          <w:t xml:space="preserve"> folgende argumentative Struktur. </w:t>
        </w:r>
        <w:r w:rsidR="001B0D18">
          <w:rPr>
            <w:highlight w:val="green"/>
          </w:rPr>
          <w:t xml:space="preserve">Eine </w:t>
        </w:r>
      </w:ins>
      <w:ins w:id="1318" w:author="Ben Fels" w:date="2024-12-21T10:07:00Z" w16du:dateUtc="2024-12-21T09:07:00Z">
        <w:r w:rsidR="00A951CF" w:rsidRPr="00CC31C4">
          <w:rPr>
            <w:highlight w:val="green"/>
          </w:rPr>
          <w:t xml:space="preserve">Hauptaussage </w:t>
        </w:r>
      </w:ins>
      <w:ins w:id="1319" w:author="Ben Fels" w:date="2024-12-21T10:15:00Z" w16du:dateUtc="2024-12-21T09:15:00Z">
        <w:r w:rsidR="001B0D18">
          <w:rPr>
            <w:highlight w:val="green"/>
          </w:rPr>
          <w:t xml:space="preserve">spiegelt </w:t>
        </w:r>
      </w:ins>
      <w:ins w:id="1320" w:author="Ben Fels" w:date="2024-12-21T09:45:00Z" w16du:dateUtc="2024-12-21T08:45:00Z">
        <w:r w:rsidR="008E4A9B" w:rsidRPr="00CC31C4">
          <w:rPr>
            <w:highlight w:val="green"/>
          </w:rPr>
          <w:t>d</w:t>
        </w:r>
      </w:ins>
      <w:ins w:id="1321" w:author="Ben Fels" w:date="2024-12-21T09:46:00Z" w16du:dateUtc="2024-12-21T08:46:00Z">
        <w:r w:rsidR="005645A2" w:rsidRPr="00CC31C4">
          <w:rPr>
            <w:highlight w:val="green"/>
          </w:rPr>
          <w:t>en Standpunkt des Autoren wider</w:t>
        </w:r>
      </w:ins>
      <w:ins w:id="1322" w:author="Ben Fels" w:date="2024-12-21T10:09:00Z" w16du:dateUtc="2024-12-21T09:09:00Z">
        <w:r w:rsidR="00D27617" w:rsidRPr="00CC31C4">
          <w:rPr>
            <w:rPrChange w:id="1323"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324" w:author="Ben Fels" w:date="2024-12-21T10:10:00Z" w16du:dateUtc="2024-12-21T09:10:00Z">
        <w:r w:rsidR="00500497" w:rsidRPr="004C0C7E">
          <w:rPr>
            <w:highlight w:val="green"/>
          </w:rPr>
          <w:t>unterstützt oder angegriffen werden</w:t>
        </w:r>
      </w:ins>
      <w:ins w:id="1325" w:author="Ben Fels" w:date="2024-12-21T10:09:00Z" w16du:dateUtc="2024-12-21T09:09:00Z">
        <w:r w:rsidR="00D27617" w:rsidRPr="004C0C7E">
          <w:rPr>
            <w:highlight w:val="green"/>
          </w:rPr>
          <w:t xml:space="preserve">. </w:t>
        </w:r>
      </w:ins>
      <w:del w:id="1326" w:author="Ben Fels" w:date="2024-12-21T10:09:00Z" w16du:dateUtc="2024-12-21T09:09:00Z">
        <w:r w:rsidR="00FA4398" w:rsidRPr="004C0C7E" w:rsidDel="00D27617">
          <w:rPr>
            <w:highlight w:val="green"/>
            <w:rPrChange w:id="1327" w:author="Ben Fels" w:date="2024-12-21T11:18:00Z" w16du:dateUtc="2024-12-21T10:18:00Z">
              <w:rPr/>
            </w:rPrChange>
          </w:rPr>
          <w:delText xml:space="preserve"> </w:delText>
        </w:r>
      </w:del>
      <w:ins w:id="1328" w:author="Ben Fels" w:date="2024-12-21T10:06:00Z" w16du:dateUtc="2024-12-21T09:06:00Z">
        <w:r w:rsidR="008631F4" w:rsidRPr="004C0C7E">
          <w:rPr>
            <w:highlight w:val="green"/>
          </w:rPr>
          <w:t xml:space="preserve">Ein Argument besteht aus einer Behauptung und </w:t>
        </w:r>
      </w:ins>
      <w:ins w:id="1329" w:author="Ben Fels" w:date="2024-12-21T10:11:00Z" w16du:dateUtc="2024-12-21T09:11:00Z">
        <w:r w:rsidR="00BF4381" w:rsidRPr="004C0C7E">
          <w:rPr>
            <w:highlight w:val="green"/>
            <w:rPrChange w:id="1330" w:author="Ben Fels" w:date="2024-12-21T11:18:00Z" w16du:dateUtc="2024-12-21T10:18:00Z">
              <w:rPr/>
            </w:rPrChange>
          </w:rPr>
          <w:t xml:space="preserve">mindestens </w:t>
        </w:r>
      </w:ins>
      <w:ins w:id="1331" w:author="Ben Fels" w:date="2024-12-21T10:06:00Z" w16du:dateUtc="2024-12-21T09:06:00Z">
        <w:r w:rsidR="008631F4" w:rsidRPr="004C0C7E">
          <w:rPr>
            <w:highlight w:val="green"/>
          </w:rPr>
          <w:t>einer Prämisse.</w:t>
        </w:r>
      </w:ins>
      <w:ins w:id="1332" w:author="Ben Fels" w:date="2024-12-21T10:12:00Z" w16du:dateUtc="2024-12-21T09:12:00Z">
        <w:r w:rsidR="001D6B97" w:rsidRPr="004C0C7E">
          <w:rPr>
            <w:highlight w:val="green"/>
            <w:rPrChange w:id="1333" w:author="Ben Fels" w:date="2024-12-21T11:18:00Z" w16du:dateUtc="2024-12-21T10:18:00Z">
              <w:rPr/>
            </w:rPrChange>
          </w:rPr>
          <w:t xml:space="preserve"> </w:t>
        </w:r>
      </w:ins>
      <w:ins w:id="1334" w:author="Ben Fels" w:date="2024-12-21T10:18:00Z" w16du:dateUtc="2024-12-21T09:18:00Z">
        <w:r w:rsidR="009B3010" w:rsidRPr="004C0C7E">
          <w:rPr>
            <w:highlight w:val="green"/>
            <w:rPrChange w:id="1335" w:author="Ben Fels" w:date="2024-12-21T11:18:00Z" w16du:dateUtc="2024-12-21T10:18:00Z">
              <w:rPr/>
            </w:rPrChange>
          </w:rPr>
          <w:t>Prämisse</w:t>
        </w:r>
      </w:ins>
      <w:ins w:id="1336" w:author="Ben Fels" w:date="2024-12-21T11:13:00Z" w16du:dateUtc="2024-12-21T10:13:00Z">
        <w:r w:rsidR="00666B23" w:rsidRPr="004C0C7E">
          <w:rPr>
            <w:highlight w:val="green"/>
            <w:rPrChange w:id="1337" w:author="Ben Fels" w:date="2024-12-21T11:18:00Z" w16du:dateUtc="2024-12-21T10:18:00Z">
              <w:rPr/>
            </w:rPrChange>
          </w:rPr>
          <w:t>n</w:t>
        </w:r>
      </w:ins>
      <w:ins w:id="1338" w:author="Ben Fels" w:date="2024-12-21T10:18:00Z" w16du:dateUtc="2024-12-21T09:18:00Z">
        <w:r w:rsidR="009B3010" w:rsidRPr="004C0C7E">
          <w:rPr>
            <w:highlight w:val="green"/>
            <w:rPrChange w:id="1339" w:author="Ben Fels" w:date="2024-12-21T11:18:00Z" w16du:dateUtc="2024-12-21T10:18:00Z">
              <w:rPr/>
            </w:rPrChange>
          </w:rPr>
          <w:t xml:space="preserve"> </w:t>
        </w:r>
      </w:ins>
      <w:ins w:id="1340" w:author="Ben Fels" w:date="2024-12-21T11:13:00Z" w16du:dateUtc="2024-12-21T10:13:00Z">
        <w:r w:rsidR="00666B23" w:rsidRPr="004C0C7E">
          <w:rPr>
            <w:highlight w:val="green"/>
            <w:rPrChange w:id="1341" w:author="Ben Fels" w:date="2024-12-21T11:18:00Z" w16du:dateUtc="2024-12-21T10:18:00Z">
              <w:rPr/>
            </w:rPrChange>
          </w:rPr>
          <w:t xml:space="preserve">sind </w:t>
        </w:r>
      </w:ins>
      <w:ins w:id="1342" w:author="Ben Fels" w:date="2024-12-21T10:18:00Z" w16du:dateUtc="2024-12-21T09:18:00Z">
        <w:r w:rsidR="009B3010" w:rsidRPr="004C0C7E">
          <w:rPr>
            <w:highlight w:val="green"/>
            <w:rPrChange w:id="1343" w:author="Ben Fels" w:date="2024-12-21T11:18:00Z" w16du:dateUtc="2024-12-21T10:18:00Z">
              <w:rPr/>
            </w:rPrChange>
          </w:rPr>
          <w:t xml:space="preserve">dabei </w:t>
        </w:r>
      </w:ins>
      <w:ins w:id="1344" w:author="Ben Fels" w:date="2024-12-21T11:13:00Z" w16du:dateUtc="2024-12-21T10:13:00Z">
        <w:r w:rsidR="00666B23" w:rsidRPr="004C0C7E">
          <w:rPr>
            <w:highlight w:val="green"/>
            <w:rPrChange w:id="1345" w:author="Ben Fels" w:date="2024-12-21T11:18:00Z" w16du:dateUtc="2024-12-21T10:18:00Z">
              <w:rPr/>
            </w:rPrChange>
          </w:rPr>
          <w:t xml:space="preserve">die Gründe </w:t>
        </w:r>
      </w:ins>
      <w:ins w:id="1346" w:author="Ben Fels" w:date="2024-12-21T10:18:00Z" w16du:dateUtc="2024-12-21T09:18:00Z">
        <w:r w:rsidR="009B3010" w:rsidRPr="004C0C7E">
          <w:rPr>
            <w:highlight w:val="green"/>
            <w:rPrChange w:id="1347" w:author="Ben Fels" w:date="2024-12-21T11:18:00Z" w16du:dateUtc="2024-12-21T10:18:00Z">
              <w:rPr/>
            </w:rPrChange>
          </w:rPr>
          <w:t>für</w:t>
        </w:r>
      </w:ins>
      <w:ins w:id="1348" w:author="Ben Fels" w:date="2024-12-21T10:19:00Z" w16du:dateUtc="2024-12-21T09:19:00Z">
        <w:r w:rsidR="009B3010" w:rsidRPr="004C0C7E">
          <w:rPr>
            <w:highlight w:val="green"/>
            <w:rPrChange w:id="1349" w:author="Ben Fels" w:date="2024-12-21T11:18:00Z" w16du:dateUtc="2024-12-21T10:18:00Z">
              <w:rPr/>
            </w:rPrChange>
          </w:rPr>
          <w:t xml:space="preserve"> </w:t>
        </w:r>
      </w:ins>
      <w:ins w:id="1350" w:author="Ben Fels" w:date="2024-12-21T11:13:00Z" w16du:dateUtc="2024-12-21T10:13:00Z">
        <w:r w:rsidR="00C1194F" w:rsidRPr="004C0C7E">
          <w:rPr>
            <w:highlight w:val="green"/>
            <w:rPrChange w:id="1351" w:author="Ben Fels" w:date="2024-12-21T11:18:00Z" w16du:dateUtc="2024-12-21T10:18:00Z">
              <w:rPr/>
            </w:rPrChange>
          </w:rPr>
          <w:t xml:space="preserve">ein </w:t>
        </w:r>
      </w:ins>
      <w:ins w:id="1352" w:author="Ben Fels" w:date="2024-12-21T10:19:00Z" w16du:dateUtc="2024-12-21T09:19:00Z">
        <w:r w:rsidR="009B3010" w:rsidRPr="004C0C7E">
          <w:rPr>
            <w:highlight w:val="green"/>
            <w:rPrChange w:id="1353" w:author="Ben Fels" w:date="2024-12-21T11:18:00Z" w16du:dateUtc="2024-12-21T10:18:00Z">
              <w:rPr/>
            </w:rPrChange>
          </w:rPr>
          <w:t>Argument.</w:t>
        </w:r>
      </w:ins>
      <w:ins w:id="1354" w:author="Ben Fels" w:date="2024-12-21T11:13:00Z" w16du:dateUtc="2024-12-21T10:13:00Z">
        <w:r w:rsidR="004237FD" w:rsidRPr="004C0C7E">
          <w:rPr>
            <w:highlight w:val="green"/>
            <w:rPrChange w:id="1355" w:author="Ben Fels" w:date="2024-12-21T11:18:00Z" w16du:dateUtc="2024-12-21T10:18:00Z">
              <w:rPr/>
            </w:rPrChange>
          </w:rPr>
          <w:t xml:space="preserve"> </w:t>
        </w:r>
      </w:ins>
      <w:ins w:id="1356" w:author="Ben Fels" w:date="2024-12-21T10:12:00Z" w16du:dateUtc="2024-12-21T09:12:00Z">
        <w:r w:rsidR="001D6B97" w:rsidRPr="004C0C7E">
          <w:rPr>
            <w:highlight w:val="green"/>
            <w:rPrChange w:id="1357" w:author="Ben Fels" w:date="2024-12-21T11:18:00Z" w16du:dateUtc="2024-12-21T10:18:00Z">
              <w:rPr/>
            </w:rPrChange>
          </w:rPr>
          <w:t xml:space="preserve">Um die Haltung der Argumente </w:t>
        </w:r>
      </w:ins>
      <w:ins w:id="1358" w:author="Ben Fels" w:date="2024-12-21T11:15:00Z" w16du:dateUtc="2024-12-21T10:15:00Z">
        <w:r w:rsidR="000219A5" w:rsidRPr="004C0C7E">
          <w:rPr>
            <w:highlight w:val="green"/>
            <w:rPrChange w:id="1359" w:author="Ben Fels" w:date="2024-12-21T11:18:00Z" w16du:dateUtc="2024-12-21T10:18:00Z">
              <w:rPr/>
            </w:rPrChange>
          </w:rPr>
          <w:t xml:space="preserve">zu </w:t>
        </w:r>
      </w:ins>
      <w:ins w:id="1360" w:author="Ben Fels" w:date="2024-12-21T11:16:00Z" w16du:dateUtc="2024-12-21T10:16:00Z">
        <w:r w:rsidR="009019EC" w:rsidRPr="004C0C7E">
          <w:rPr>
            <w:highlight w:val="green"/>
            <w:rPrChange w:id="1361" w:author="Ben Fels" w:date="2024-12-21T11:18:00Z" w16du:dateUtc="2024-12-21T10:18:00Z">
              <w:rPr/>
            </w:rPrChange>
          </w:rPr>
          <w:t xml:space="preserve">unterscheiden, </w:t>
        </w:r>
      </w:ins>
      <w:ins w:id="1362" w:author="Ben Fels" w:date="2024-12-21T11:14:00Z" w16du:dateUtc="2024-12-21T10:14:00Z">
        <w:r w:rsidR="003D3ACB" w:rsidRPr="004C0C7E">
          <w:rPr>
            <w:highlight w:val="green"/>
            <w:rPrChange w:id="1363" w:author="Ben Fels" w:date="2024-12-21T11:18:00Z" w16du:dateUtc="2024-12-21T10:18:00Z">
              <w:rPr/>
            </w:rPrChange>
          </w:rPr>
          <w:t xml:space="preserve">sind </w:t>
        </w:r>
      </w:ins>
      <w:ins w:id="1364" w:author="Ben Fels" w:date="2024-12-21T11:15:00Z" w16du:dateUtc="2024-12-21T10:15:00Z">
        <w:r w:rsidR="000219A5" w:rsidRPr="004C0C7E">
          <w:rPr>
            <w:highlight w:val="green"/>
            <w:rPrChange w:id="1365"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366" w:author="Ben Fels" w:date="2024-12-21T10:02:00Z" w16du:dateUtc="2024-12-21T09:02:00Z"/>
        </w:rPr>
      </w:pPr>
      <w:del w:id="1367" w:author="Ben Fels" w:date="2024-12-21T11:14:00Z" w16du:dateUtc="2024-12-21T10:14:00Z">
        <w:r w:rsidRPr="004C0C7E" w:rsidDel="003D3ACB">
          <w:rPr>
            <w:highlight w:val="green"/>
            <w:rPrChange w:id="1368" w:author="Ben Fels" w:date="2024-12-21T11:18:00Z" w16du:dateUtc="2024-12-21T10:18:00Z">
              <w:rPr/>
            </w:rPrChange>
          </w:rPr>
          <w:delText xml:space="preserve">Behauptungen </w:delText>
        </w:r>
      </w:del>
      <w:del w:id="1369" w:author="Ben Fels" w:date="2024-12-21T10:13:00Z" w16du:dateUtc="2024-12-21T09:13:00Z">
        <w:r w:rsidRPr="004C0C7E" w:rsidDel="00C41407">
          <w:rPr>
            <w:highlight w:val="green"/>
            <w:rPrChange w:id="1370" w:author="Ben Fels" w:date="2024-12-21T11:18:00Z" w16du:dateUtc="2024-12-21T10:18:00Z">
              <w:rPr/>
            </w:rPrChange>
          </w:rPr>
          <w:delText xml:space="preserve">können </w:delText>
        </w:r>
      </w:del>
      <w:ins w:id="1371" w:author="Ben Fels" w:date="2024-12-21T11:14:00Z" w16du:dateUtc="2024-12-21T10:14:00Z">
        <w:r w:rsidR="003D3ACB" w:rsidRPr="004C0C7E">
          <w:rPr>
            <w:highlight w:val="green"/>
            <w:rPrChange w:id="1372" w:author="Ben Fels" w:date="2024-12-21T11:18:00Z" w16du:dateUtc="2024-12-21T10:18:00Z">
              <w:rPr/>
            </w:rPrChange>
          </w:rPr>
          <w:t xml:space="preserve">als </w:t>
        </w:r>
      </w:ins>
      <w:r w:rsidRPr="004C0C7E">
        <w:rPr>
          <w:highlight w:val="green"/>
          <w:rPrChange w:id="1373" w:author="Ben Fels" w:date="2024-12-21T11:18:00Z" w16du:dateUtc="2024-12-21T10:18:00Z">
            <w:rPr/>
          </w:rPrChange>
        </w:rPr>
        <w:t xml:space="preserve">für oder gegen </w:t>
      </w:r>
      <w:del w:id="1374" w:author="Ben Fels" w:date="2024-12-21T10:13:00Z" w16du:dateUtc="2024-12-21T09:13:00Z">
        <w:r w:rsidRPr="004C0C7E" w:rsidDel="00FB6B31">
          <w:rPr>
            <w:highlight w:val="green"/>
            <w:rPrChange w:id="1375" w:author="Ben Fels" w:date="2024-12-21T11:18:00Z" w16du:dateUtc="2024-12-21T10:18:00Z">
              <w:rPr/>
            </w:rPrChange>
          </w:rPr>
          <w:delText>die Hauptaussage sein</w:delText>
        </w:r>
      </w:del>
      <w:ins w:id="1376" w:author="Ben Fels" w:date="2024-12-21T10:13:00Z" w16du:dateUtc="2024-12-21T09:13:00Z">
        <w:r w:rsidR="00FB6B31" w:rsidRPr="004C0C7E">
          <w:rPr>
            <w:highlight w:val="green"/>
            <w:rPrChange w:id="1377" w:author="Ben Fels" w:date="2024-12-21T11:18:00Z" w16du:dateUtc="2024-12-21T10:18:00Z">
              <w:rPr/>
            </w:rPrChange>
          </w:rPr>
          <w:t>markiert</w:t>
        </w:r>
      </w:ins>
      <w:r w:rsidRPr="004C0C7E">
        <w:rPr>
          <w:highlight w:val="green"/>
          <w:rPrChange w:id="1378"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79" w:author="Ben Fels" w:date="2024-12-21T11:18:00Z" w16du:dateUtc="2024-12-21T10:18:00Z">
            <w:rPr/>
          </w:rPrChange>
        </w:rPr>
        <w:t>a</w:t>
      </w:r>
      <w:r w:rsidRPr="004C0C7E">
        <w:rPr>
          <w:highlight w:val="green"/>
          <w:rPrChange w:id="1380" w:author="Ben Fels" w:date="2024-12-21T11:18:00Z" w16du:dateUtc="2024-12-21T10:18:00Z">
            <w:rPr/>
          </w:rPrChange>
        </w:rPr>
        <w:t xml:space="preserve">ngreifen. Es ist möglich, dass es mehrere Hauptaussagen </w:t>
      </w:r>
      <w:r w:rsidR="00E51A1B" w:rsidRPr="004C0C7E">
        <w:rPr>
          <w:highlight w:val="green"/>
          <w:rPrChange w:id="1381" w:author="Ben Fels" w:date="2024-12-21T11:18:00Z" w16du:dateUtc="2024-12-21T10:18:00Z">
            <w:rPr/>
          </w:rPrChange>
        </w:rPr>
        <w:t xml:space="preserve">zu einem Text </w:t>
      </w:r>
      <w:r w:rsidRPr="004C0C7E">
        <w:rPr>
          <w:highlight w:val="green"/>
          <w:rPrChange w:id="1382" w:author="Ben Fels" w:date="2024-12-21T11:18:00Z" w16du:dateUtc="2024-12-21T10:18:00Z">
            <w:rPr/>
          </w:rPrChange>
        </w:rPr>
        <w:t>gibt.</w:t>
      </w:r>
      <w:r w:rsidR="003840ED" w:rsidRPr="004C0C7E">
        <w:rPr>
          <w:highlight w:val="green"/>
          <w:rPrChange w:id="1383" w:author="Ben Fels" w:date="2024-12-21T11:18:00Z" w16du:dateUtc="2024-12-21T10:18:00Z">
            <w:rPr/>
          </w:rPrChange>
        </w:rPr>
        <w:t xml:space="preserve"> Hierbei wurde jedoch nicht annotiert, auf welche </w:t>
      </w:r>
      <w:r w:rsidR="00E51A1B" w:rsidRPr="004C0C7E">
        <w:rPr>
          <w:highlight w:val="green"/>
          <w:rPrChange w:id="1384"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85" w:author="Ben Fels" w:date="2024-12-21T11:17:00Z" w16du:dateUtc="2024-12-21T10:17:00Z"/>
        </w:rPr>
      </w:pPr>
      <w:commentRangeStart w:id="1386"/>
      <w:ins w:id="1387" w:author="Ben Fels" w:date="2024-12-21T10:02:00Z" w16du:dateUtc="2024-12-21T09:02:00Z">
        <w:r w:rsidRPr="00D4435C">
          <w:rPr>
            <w:highlight w:val="cyan"/>
            <w:rPrChange w:id="1388" w:author="Ben Fels" w:date="2024-12-21T10:02:00Z" w16du:dateUtc="2024-12-21T09:02:00Z">
              <w:rPr/>
            </w:rPrChange>
          </w:rPr>
          <w:lastRenderedPageBreak/>
          <w:t>Beschriftung einfügen</w:t>
        </w:r>
      </w:ins>
      <w:ins w:id="1389" w:author="Ben Fels" w:date="2024-12-21T11:18:00Z" w16du:dateUtc="2024-12-21T10:18:00Z">
        <w:r w:rsidR="00B61886">
          <w:t xml:space="preserve">: </w:t>
        </w:r>
      </w:ins>
      <w:commentRangeEnd w:id="1386"/>
      <w:ins w:id="1390" w:author="Ben Fels" w:date="2024-12-21T11:19:00Z" w16du:dateUtc="2024-12-21T10:19:00Z">
        <w:r w:rsidR="00B62541">
          <w:rPr>
            <w:rStyle w:val="Kommentarzeichen"/>
          </w:rPr>
          <w:commentReference w:id="1386"/>
        </w:r>
      </w:ins>
      <w:ins w:id="1391" w:author="Ben Fels" w:date="2024-12-21T11:18:00Z" w16du:dateUtc="2024-12-21T10:18:00Z">
        <w:r w:rsidR="00B61886">
          <w:t>Argumentationskomponenten und deren Strukturen.</w:t>
        </w:r>
      </w:ins>
      <w:ins w:id="1392" w:author="Ben Fels" w:date="2024-12-21T10:02:00Z" w16du:dateUtc="2024-12-21T09:02:00Z">
        <w:r>
          <w:t xml:space="preserve"> </w:t>
        </w:r>
        <w:r w:rsidRPr="00D4435C">
          <w:rPr>
            <w:highlight w:val="cyan"/>
            <w:rPrChange w:id="1393"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94" w:author="Ben Fels" w:date="2024-12-21T10:02:00Z" w16du:dateUtc="2024-12-21T09:02:00Z"/>
        </w:rPr>
      </w:pPr>
      <w:ins w:id="1395"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96" w:author="Ben Fels" w:date="2024-12-21T10:02:00Z" w16du:dateUtc="2024-12-21T09:02:00Z"/>
          <w:sz w:val="22"/>
          <w:szCs w:val="20"/>
          <w:rPrChange w:id="1397" w:author="Ben Fels" w:date="2024-12-21T10:02:00Z" w16du:dateUtc="2024-12-21T09:02:00Z">
            <w:rPr>
              <w:ins w:id="1398" w:author="Ben Fels" w:date="2024-12-21T10:02:00Z" w16du:dateUtc="2024-12-21T09:02:00Z"/>
            </w:rPr>
          </w:rPrChange>
        </w:rPr>
      </w:pPr>
      <w:ins w:id="1399" w:author="Ben Fels" w:date="2024-12-21T10:02:00Z" w16du:dateUtc="2024-12-21T09:02:00Z">
        <w:r w:rsidRPr="00D4435C">
          <w:rPr>
            <w:sz w:val="22"/>
            <w:szCs w:val="20"/>
            <w:rPrChange w:id="1400" w:author="Ben Fels" w:date="2024-12-21T10:02:00Z" w16du:dateUtc="2024-12-21T09:02:00Z">
              <w:rPr/>
            </w:rPrChange>
          </w:rPr>
          <w:t>Eigene Darstellung nach</w:t>
        </w:r>
      </w:ins>
      <w:ins w:id="1401" w:author="Ben Fels" w:date="2024-12-21T11:18:00Z" w16du:dateUtc="2024-12-21T10:18:00Z">
        <w:r w:rsidR="00C351F4">
          <w:rPr>
            <w:sz w:val="22"/>
            <w:szCs w:val="20"/>
          </w:rPr>
          <w:t xml:space="preserve"> </w:t>
        </w:r>
        <w:r w:rsidR="00C351F4" w:rsidRPr="00FD2583">
          <w:rPr>
            <w:sz w:val="22"/>
            <w:szCs w:val="20"/>
            <w:rPrChange w:id="1402" w:author="Ben Fels" w:date="2024-12-21T11:19:00Z" w16du:dateUtc="2024-12-21T10:19:00Z">
              <w:rPr>
                <w:rFonts w:cs="Arial"/>
                <w:highlight w:val="magenta"/>
              </w:rPr>
            </w:rPrChange>
          </w:rPr>
          <w:t xml:space="preserve">Stab &amp; </w:t>
        </w:r>
        <w:proofErr w:type="spellStart"/>
        <w:r w:rsidR="00C351F4" w:rsidRPr="00FD2583">
          <w:rPr>
            <w:sz w:val="22"/>
            <w:szCs w:val="20"/>
            <w:rPrChange w:id="1403" w:author="Ben Fels" w:date="2024-12-21T11:19:00Z" w16du:dateUtc="2024-12-21T10:19:00Z">
              <w:rPr>
                <w:rFonts w:cs="Arial"/>
                <w:highlight w:val="magenta"/>
              </w:rPr>
            </w:rPrChange>
          </w:rPr>
          <w:t>Gurevych</w:t>
        </w:r>
        <w:proofErr w:type="spellEnd"/>
        <w:r w:rsidR="00C351F4" w:rsidRPr="00FD2583">
          <w:rPr>
            <w:sz w:val="22"/>
            <w:szCs w:val="20"/>
            <w:rPrChange w:id="1404" w:author="Ben Fels" w:date="2024-12-21T11:19:00Z" w16du:dateUtc="2024-12-21T10:19:00Z">
              <w:rPr>
                <w:highlight w:val="green"/>
              </w:rPr>
            </w:rPrChange>
          </w:rPr>
          <w:t xml:space="preserve"> </w:t>
        </w:r>
        <w:r w:rsidR="00C351F4" w:rsidRPr="00FD2583">
          <w:rPr>
            <w:sz w:val="22"/>
            <w:szCs w:val="20"/>
            <w:rPrChange w:id="1405" w:author="Ben Fels" w:date="2024-12-21T11:19:00Z" w16du:dateUtc="2024-12-21T10:19:00Z">
              <w:rPr>
                <w:highlight w:val="magenta"/>
              </w:rPr>
            </w:rPrChange>
          </w:rPr>
          <w:fldChar w:fldCharType="begin"/>
        </w:r>
      </w:ins>
      <w:r w:rsidR="00FD2583" w:rsidRPr="00FD2583">
        <w:rPr>
          <w:sz w:val="22"/>
          <w:szCs w:val="20"/>
          <w:rPrChange w:id="1406"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407" w:author="Ben Fels" w:date="2024-12-21T11:18:00Z" w16du:dateUtc="2024-12-21T10:18:00Z">
        <w:r w:rsidR="00C351F4" w:rsidRPr="00FD2583">
          <w:rPr>
            <w:sz w:val="22"/>
            <w:szCs w:val="20"/>
            <w:rPrChange w:id="1408" w:author="Ben Fels" w:date="2024-12-21T11:19:00Z" w16du:dateUtc="2024-12-21T10:19:00Z">
              <w:rPr>
                <w:highlight w:val="magenta"/>
              </w:rPr>
            </w:rPrChange>
          </w:rPr>
          <w:fldChar w:fldCharType="separate"/>
        </w:r>
      </w:ins>
      <w:r w:rsidR="00FD2583" w:rsidRPr="00FD2583">
        <w:rPr>
          <w:sz w:val="22"/>
          <w:szCs w:val="20"/>
          <w:rPrChange w:id="1409" w:author="Ben Fels" w:date="2024-12-21T11:19:00Z" w16du:dateUtc="2024-12-21T10:19:00Z">
            <w:rPr>
              <w:rFonts w:cs="Arial"/>
              <w:highlight w:val="magenta"/>
            </w:rPr>
          </w:rPrChange>
        </w:rPr>
        <w:t>(2017b)</w:t>
      </w:r>
      <w:ins w:id="1410" w:author="Ben Fels" w:date="2024-12-21T11:18:00Z" w16du:dateUtc="2024-12-21T10:18:00Z">
        <w:r w:rsidR="00C351F4" w:rsidRPr="00FD2583">
          <w:rPr>
            <w:sz w:val="22"/>
            <w:szCs w:val="20"/>
            <w:rPrChange w:id="1411" w:author="Ben Fels" w:date="2024-12-21T11:19:00Z" w16du:dateUtc="2024-12-21T10:19:00Z">
              <w:rPr>
                <w:highlight w:val="magenta"/>
              </w:rPr>
            </w:rPrChange>
          </w:rPr>
          <w:fldChar w:fldCharType="end"/>
        </w:r>
      </w:ins>
      <w:ins w:id="1412"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413"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414" w:author="Ben Fels" w:date="2024-12-16T22:07:00Z" w16du:dateUtc="2024-12-16T21:07:00Z"/>
        </w:rPr>
      </w:pPr>
    </w:p>
    <w:p w14:paraId="6267B7A4" w14:textId="77777777" w:rsidR="007A763E" w:rsidRDefault="007A763E" w:rsidP="001F7CA5">
      <w:pPr>
        <w:autoSpaceDE w:val="0"/>
        <w:autoSpaceDN w:val="0"/>
        <w:adjustRightInd w:val="0"/>
        <w:spacing w:after="0"/>
        <w:jc w:val="both"/>
        <w:rPr>
          <w:ins w:id="1415"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416" w:author="Ben Fels" w:date="2024-12-21T19:09:00Z" w16du:dateUtc="2024-12-21T18:09:00Z"/>
        </w:rPr>
      </w:pPr>
      <w:bookmarkStart w:id="1417" w:name="_Toc185697461"/>
      <w:r w:rsidRPr="00911C80">
        <w:rPr>
          <w:rPrChange w:id="1418" w:author="Ben Fels" w:date="2024-12-17T07:55:00Z" w16du:dateUtc="2024-12-17T06:55:00Z">
            <w:rPr>
              <w:rFonts w:eastAsiaTheme="minorHAnsi" w:cstheme="minorBidi"/>
              <w:b/>
              <w:color w:val="auto"/>
              <w:sz w:val="24"/>
              <w:szCs w:val="22"/>
              <w:lang w:val="en-US"/>
            </w:rPr>
          </w:rPrChange>
        </w:rPr>
        <w:t>Methode</w:t>
      </w:r>
      <w:bookmarkEnd w:id="1417"/>
    </w:p>
    <w:p w14:paraId="370DDD7D" w14:textId="77777777" w:rsidR="00BB7A91" w:rsidRDefault="009E27CB" w:rsidP="009E27CB">
      <w:pPr>
        <w:jc w:val="both"/>
        <w:rPr>
          <w:ins w:id="1419" w:author="Ben Fels" w:date="2024-12-22T10:43:00Z" w16du:dateUtc="2024-12-22T09:43:00Z"/>
        </w:rPr>
      </w:pPr>
      <w:ins w:id="1420"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421" w:author="Ben Fels" w:date="2024-12-21T19:13:00Z" w16du:dateUtc="2024-12-21T18:13:00Z">
        <w:r w:rsidR="005C2ECA">
          <w:t xml:space="preserve">werden einem Modell </w:t>
        </w:r>
      </w:ins>
      <w:ins w:id="1422"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w:t>
        </w:r>
        <w:r w:rsidRPr="00F917E0">
          <w:lastRenderedPageBreak/>
          <w:t xml:space="preserve">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rPr>
          <w:ins w:id="1423" w:author="Ben Fels" w:date="2024-12-22T10:45:00Z" w16du:dateUtc="2024-12-22T09:45:00Z"/>
        </w:rPr>
      </w:pPr>
      <w:ins w:id="1424" w:author="Ben Fels" w:date="2024-12-22T10:43:00Z" w16du:dateUtc="2024-12-22T09:43:00Z">
        <w:r>
          <w:t xml:space="preserve">Der zuvor beschriebene </w:t>
        </w:r>
      </w:ins>
      <w:ins w:id="1425"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426" w:author="Ben Fels" w:date="2024-12-22T10:44:00Z" w16du:dateUtc="2024-12-22T09:44:00Z">
        <w:r w:rsidR="00EC2817">
          <w:t xml:space="preserve"> </w:t>
        </w:r>
        <w:r w:rsidR="00EC2817" w:rsidRPr="00EC2817">
          <w:rPr>
            <w:highlight w:val="cyan"/>
            <w:rPrChange w:id="1427" w:author="Ben Fels" w:date="2024-12-22T10:44:00Z" w16du:dateUtc="2024-12-22T09:44:00Z">
              <w:rPr/>
            </w:rPrChange>
          </w:rPr>
          <w:t>Begründung dafür</w:t>
        </w:r>
      </w:ins>
      <w:ins w:id="1428" w:author="Ben Fels" w:date="2024-12-21T19:09:00Z" w16du:dateUtc="2024-12-21T18:09:00Z">
        <w:r w:rsidR="009E27CB" w:rsidRPr="00A64CCD">
          <w:t xml:space="preserve"> Die Ausgaben des LLMs </w:t>
        </w:r>
      </w:ins>
      <w:ins w:id="1429" w:author="Ben Fels" w:date="2024-12-22T10:45:00Z" w16du:dateUtc="2024-12-22T09:45:00Z">
        <w:r w:rsidR="00F7358F">
          <w:t>werden</w:t>
        </w:r>
      </w:ins>
      <w:ins w:id="1430" w:author="Ben Fels" w:date="2024-12-21T19:09:00Z" w16du:dateUtc="2024-12-21T18:09:00Z">
        <w:r w:rsidR="009E27CB" w:rsidRPr="00A64CCD">
          <w:t xml:space="preserve"> zur Evaluation der Leistung mit der Grundwahrheit abgeglichen. Hierzu sind geeignete Metriken heranzuziehen.</w:t>
        </w:r>
      </w:ins>
    </w:p>
    <w:p w14:paraId="0B830F64" w14:textId="75A2E9F7" w:rsidR="00243D8B" w:rsidRDefault="00243D8B">
      <w:pPr>
        <w:pStyle w:val="berschrift3"/>
        <w:rPr>
          <w:ins w:id="1431" w:author="Ben Fels" w:date="2024-12-21T19:09:00Z" w16du:dateUtc="2024-12-21T18:09:00Z"/>
        </w:rPr>
        <w:pPrChange w:id="1432" w:author="Ben Fels" w:date="2024-12-22T10:46:00Z" w16du:dateUtc="2024-12-22T09:46:00Z">
          <w:pPr>
            <w:jc w:val="both"/>
          </w:pPr>
        </w:pPrChange>
      </w:pPr>
      <w:ins w:id="1433" w:author="Ben Fels" w:date="2024-12-22T10:45:00Z" w16du:dateUtc="2024-12-22T09:45:00Z">
        <w:r>
          <w:t>Metriken zur Evaluation</w:t>
        </w:r>
      </w:ins>
    </w:p>
    <w:p w14:paraId="5E16218B" w14:textId="77777777" w:rsidR="0047224E" w:rsidRPr="0047224E" w:rsidRDefault="0047224E">
      <w:pPr>
        <w:rPr>
          <w:rPrChange w:id="1434" w:author="Ben Fels" w:date="2024-12-21T19:09:00Z" w16du:dateUtc="2024-12-21T18:09:00Z">
            <w:rPr>
              <w:b/>
              <w:lang w:val="en-US"/>
            </w:rPr>
          </w:rPrChange>
        </w:rPr>
        <w:pPrChange w:id="1435"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rPr>
          <w:ins w:id="1436" w:author="Ben Fels" w:date="2024-12-22T10:02:00Z" w16du:dateUtc="2024-12-22T09:02:00Z"/>
        </w:rPr>
      </w:pPr>
      <w:r w:rsidRPr="00911C80">
        <w:rPr>
          <w:rPrChange w:id="1437" w:author="Ben Fels" w:date="2024-12-17T07:55:00Z" w16du:dateUtc="2024-12-17T06:55:00Z">
            <w:rPr>
              <w:rFonts w:eastAsiaTheme="minorHAnsi" w:cstheme="minorBidi"/>
              <w:b/>
              <w:i/>
              <w:color w:val="auto"/>
              <w:szCs w:val="22"/>
              <w:lang w:val="en-US"/>
            </w:rPr>
          </w:rPrChange>
        </w:rPr>
        <w:t>Eingabeaufforderungen</w:t>
      </w:r>
      <w:ins w:id="1438" w:author="Ben Fels" w:date="2024-12-21T20:27:00Z" w16du:dateUtc="2024-12-21T19:27:00Z">
        <w:r w:rsidR="001B75BB">
          <w:t xml:space="preserve"> / Prompts</w:t>
        </w:r>
      </w:ins>
    </w:p>
    <w:p w14:paraId="5776A0BA" w14:textId="77777777" w:rsidR="00907B43" w:rsidRDefault="003C4443" w:rsidP="003C4443">
      <w:pPr>
        <w:jc w:val="both"/>
        <w:rPr>
          <w:ins w:id="1439" w:author="Ben Fels" w:date="2024-12-22T10:08:00Z" w16du:dateUtc="2024-12-22T09:08:00Z"/>
        </w:rPr>
      </w:pPr>
      <w:commentRangeStart w:id="1440"/>
      <w:ins w:id="1441" w:author="Ben Fels" w:date="2024-12-22T10:02:00Z" w16du:dateUtc="2024-12-22T09:02:00Z">
        <w:r w:rsidRPr="0015571F">
          <w:t xml:space="preserve">Anstatt Modelle für jede einzelne Teilaufgabe zu trainieren, soll sich die Lernfähigkeit von LLMs zunutze gemacht werden. </w:t>
        </w:r>
      </w:ins>
    </w:p>
    <w:p w14:paraId="11825933" w14:textId="77777777" w:rsidR="004E058D" w:rsidRDefault="003C4443" w:rsidP="003C4443">
      <w:pPr>
        <w:jc w:val="both"/>
        <w:rPr>
          <w:ins w:id="1442" w:author="Ben Fels" w:date="2024-12-22T10:08:00Z" w16du:dateUtc="2024-12-22T09:08:00Z"/>
        </w:rPr>
      </w:pPr>
      <w:ins w:id="1443" w:author="Ben Fels" w:date="2024-12-22T10:02:00Z" w16du:dateUtc="2024-12-22T09:02:00Z">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ins>
      <w:commentRangeEnd w:id="1440"/>
      <w:ins w:id="1444" w:author="Ben Fels" w:date="2024-12-22T10:49:00Z" w16du:dateUtc="2024-12-22T09:49:00Z">
        <w:r w:rsidR="00210484">
          <w:rPr>
            <w:rStyle w:val="Kommentarzeichen"/>
          </w:rPr>
          <w:commentReference w:id="1440"/>
        </w:r>
      </w:ins>
    </w:p>
    <w:p w14:paraId="21607F6B" w14:textId="34CED542" w:rsidR="004A2F86" w:rsidRDefault="003C4443" w:rsidP="003C4443">
      <w:pPr>
        <w:jc w:val="both"/>
        <w:rPr>
          <w:ins w:id="1445" w:author="Ben Fels" w:date="2024-12-22T10:10:00Z" w16du:dateUtc="2024-12-22T09:10:00Z"/>
          <w:bCs/>
        </w:rPr>
      </w:pPr>
      <w:ins w:id="1446" w:author="Ben Fels" w:date="2024-12-22T10:02:00Z" w16du:dateUtc="2024-12-22T09:02:00Z">
        <w:r w:rsidRPr="0015571F">
          <w:rPr>
            <w:bCs/>
          </w:rPr>
          <w:t xml:space="preserve">Während des Vortrainings entwickelt ein Sprachmodell Mustererkennungsfähigkeiten.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552BDB">
          <w:rPr>
            <w:rFonts w:cs="Arial"/>
            <w:highlight w:val="magenta"/>
            <w:lang w:val="en-US"/>
          </w:rPr>
          <w:t>(2020, S. 3–6)</w:t>
        </w:r>
        <w:r w:rsidRPr="007377F7">
          <w:rPr>
            <w:bCs/>
            <w:highlight w:val="magenta"/>
          </w:rPr>
          <w:fldChar w:fldCharType="end"/>
        </w:r>
        <w:r w:rsidRPr="00552BDB">
          <w:rPr>
            <w:bCs/>
            <w:lang w:val="en-US"/>
          </w:rPr>
          <w:t xml:space="preserve"> </w:t>
        </w:r>
      </w:ins>
      <w:proofErr w:type="spellStart"/>
      <w:ins w:id="1447" w:author="Ben Fels" w:date="2024-12-22T12:12:00Z" w16du:dateUtc="2024-12-22T11:12:00Z">
        <w:r w:rsidR="00877C70" w:rsidRPr="00552BDB">
          <w:rPr>
            <w:bCs/>
            <w:lang w:val="en-US"/>
          </w:rPr>
          <w:t>sowie</w:t>
        </w:r>
      </w:ins>
      <w:proofErr w:type="spellEnd"/>
      <w:ins w:id="1448" w:author="Ben Fels" w:date="2024-12-22T12:13:00Z" w16du:dateUtc="2024-12-22T11:13:00Z">
        <w:r w:rsidR="00877C70" w:rsidRPr="00552BDB">
          <w:rPr>
            <w:bCs/>
            <w:lang w:val="en-US"/>
          </w:rPr>
          <w:t xml:space="preserve"> </w:t>
        </w:r>
        <w:r w:rsidR="00877C70" w:rsidRPr="00552BDB">
          <w:rPr>
            <w:rFonts w:cs="Arial"/>
            <w:highlight w:val="magenta"/>
            <w:lang w:val="en-US"/>
          </w:rPr>
          <w:t xml:space="preserve">Wei et al. </w:t>
        </w:r>
        <w:r w:rsidR="00877C70" w:rsidRPr="007377F7">
          <w:rPr>
            <w:bCs/>
            <w:highlight w:val="magenta"/>
          </w:rPr>
          <w:fldChar w:fldCharType="begin"/>
        </w:r>
        <w:r w:rsidR="00877C70" w:rsidRPr="00552BDB">
          <w:rPr>
            <w:bCs/>
            <w:highlight w:val="magenta"/>
            <w:lang w:val="en-US"/>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552BDB">
          <w:rPr>
            <w:rFonts w:cs="Arial"/>
            <w:highlight w:val="magenta"/>
            <w:lang w:val="en-US"/>
          </w:rPr>
          <w:t>(2023)</w:t>
        </w:r>
        <w:r w:rsidR="00877C70" w:rsidRPr="007377F7">
          <w:rPr>
            <w:bCs/>
            <w:highlight w:val="magenta"/>
          </w:rPr>
          <w:fldChar w:fldCharType="end"/>
        </w:r>
        <w:r w:rsidR="00877C70" w:rsidRPr="00552BDB">
          <w:rPr>
            <w:bCs/>
            <w:lang w:val="en-US"/>
          </w:rPr>
          <w:t xml:space="preserve"> </w:t>
        </w:r>
      </w:ins>
      <w:proofErr w:type="spellStart"/>
      <w:ins w:id="1449" w:author="Ben Fels" w:date="2024-12-22T10:02:00Z" w16du:dateUtc="2024-12-22T09:02:00Z">
        <w:r w:rsidRPr="00552BDB">
          <w:rPr>
            <w:bCs/>
            <w:lang w:val="en-US"/>
          </w:rPr>
          <w:t>zeigen</w:t>
        </w:r>
        <w:proofErr w:type="spellEnd"/>
        <w:r w:rsidRPr="00552BDB">
          <w:rPr>
            <w:bCs/>
            <w:lang w:val="en-US"/>
          </w:rPr>
          <w:t xml:space="preserve">, </w:t>
        </w:r>
        <w:proofErr w:type="spellStart"/>
        <w:r w:rsidRPr="00552BDB">
          <w:rPr>
            <w:bCs/>
            <w:lang w:val="en-US"/>
          </w:rPr>
          <w:t>dass</w:t>
        </w:r>
        <w:proofErr w:type="spellEnd"/>
        <w:r w:rsidRPr="00552BDB">
          <w:rPr>
            <w:bCs/>
            <w:lang w:val="en-US"/>
          </w:rPr>
          <w:t xml:space="preserve"> </w:t>
        </w:r>
        <w:proofErr w:type="spellStart"/>
        <w:r w:rsidRPr="00552BDB">
          <w:rPr>
            <w:bCs/>
            <w:lang w:val="en-US"/>
          </w:rPr>
          <w:t>diese</w:t>
        </w:r>
        <w:proofErr w:type="spellEnd"/>
        <w:r w:rsidRPr="00552BDB">
          <w:rPr>
            <w:bCs/>
            <w:lang w:val="en-US"/>
          </w:rPr>
          <w:t xml:space="preserve"> </w:t>
        </w:r>
        <w:proofErr w:type="spellStart"/>
        <w:r w:rsidRPr="00552BDB">
          <w:rPr>
            <w:bCs/>
            <w:lang w:val="en-US"/>
          </w:rPr>
          <w:t>Fähigkeiten</w:t>
        </w:r>
        <w:proofErr w:type="spellEnd"/>
        <w:r w:rsidRPr="00552BDB">
          <w:rPr>
            <w:bCs/>
            <w:lang w:val="en-US"/>
          </w:rPr>
          <w:t xml:space="preserve"> </w:t>
        </w:r>
        <w:proofErr w:type="spellStart"/>
        <w:r w:rsidRPr="00552BDB">
          <w:rPr>
            <w:bCs/>
            <w:lang w:val="en-US"/>
          </w:rPr>
          <w:t>dann</w:t>
        </w:r>
        <w:proofErr w:type="spellEnd"/>
        <w:r w:rsidRPr="00552BDB">
          <w:rPr>
            <w:bCs/>
            <w:lang w:val="en-US"/>
          </w:rPr>
          <w:t xml:space="preserve"> </w:t>
        </w:r>
        <w:proofErr w:type="spellStart"/>
        <w:r w:rsidRPr="00552BDB">
          <w:rPr>
            <w:bCs/>
            <w:lang w:val="en-US"/>
          </w:rPr>
          <w:t>bei</w:t>
        </w:r>
        <w:proofErr w:type="spellEnd"/>
        <w:r w:rsidRPr="00552BDB">
          <w:rPr>
            <w:bCs/>
            <w:lang w:val="en-US"/>
          </w:rPr>
          <w:t xml:space="preserve"> </w:t>
        </w:r>
        <w:proofErr w:type="spellStart"/>
        <w:r w:rsidRPr="00552BDB">
          <w:rPr>
            <w:bCs/>
            <w:lang w:val="en-US"/>
          </w:rPr>
          <w:t>Eingabeaufforderungen</w:t>
        </w:r>
        <w:proofErr w:type="spellEnd"/>
        <w:r w:rsidRPr="00552BDB">
          <w:rPr>
            <w:bCs/>
            <w:lang w:val="en-US"/>
          </w:rPr>
          <w:t xml:space="preserve"> </w:t>
        </w:r>
        <w:proofErr w:type="spellStart"/>
        <w:r w:rsidRPr="00552BDB">
          <w:rPr>
            <w:bCs/>
            <w:lang w:val="en-US"/>
          </w:rPr>
          <w:t>genutzt</w:t>
        </w:r>
        <w:proofErr w:type="spellEnd"/>
        <w:r w:rsidRPr="00552BDB">
          <w:rPr>
            <w:bCs/>
            <w:lang w:val="en-US"/>
          </w:rPr>
          <w:t xml:space="preserve"> </w:t>
        </w:r>
        <w:proofErr w:type="spellStart"/>
        <w:r w:rsidRPr="00552BDB">
          <w:rPr>
            <w:bCs/>
            <w:lang w:val="en-US"/>
          </w:rPr>
          <w:t>werden</w:t>
        </w:r>
        <w:proofErr w:type="spellEnd"/>
        <w:r w:rsidRPr="00552BDB">
          <w:rPr>
            <w:bCs/>
            <w:lang w:val="en-US"/>
          </w:rPr>
          <w:t xml:space="preserve"> </w:t>
        </w:r>
        <w:proofErr w:type="spellStart"/>
        <w:r w:rsidRPr="00552BDB">
          <w:rPr>
            <w:bCs/>
            <w:lang w:val="en-US"/>
          </w:rPr>
          <w:t>können</w:t>
        </w:r>
        <w:proofErr w:type="spellEnd"/>
        <w:r w:rsidRPr="00552BDB">
          <w:rPr>
            <w:bCs/>
            <w:lang w:val="en-US"/>
          </w:rPr>
          <w:t xml:space="preserve">, um das Modell </w:t>
        </w:r>
        <w:proofErr w:type="spellStart"/>
        <w:r w:rsidRPr="00552BDB">
          <w:rPr>
            <w:bCs/>
            <w:lang w:val="en-US"/>
          </w:rPr>
          <w:t>anhand</w:t>
        </w:r>
        <w:proofErr w:type="spellEnd"/>
        <w:r w:rsidRPr="00552BDB">
          <w:rPr>
            <w:bCs/>
            <w:lang w:val="en-US"/>
          </w:rPr>
          <w:t xml:space="preserve"> von </w:t>
        </w:r>
        <w:proofErr w:type="spellStart"/>
        <w:r w:rsidRPr="00552BDB">
          <w:rPr>
            <w:bCs/>
            <w:lang w:val="en-US"/>
          </w:rPr>
          <w:t>Beispielen</w:t>
        </w:r>
        <w:proofErr w:type="spellEnd"/>
        <w:r w:rsidRPr="00552BDB">
          <w:rPr>
            <w:bCs/>
            <w:lang w:val="en-US"/>
          </w:rPr>
          <w:t xml:space="preserve"> an die </w:t>
        </w:r>
        <w:proofErr w:type="spellStart"/>
        <w:r w:rsidRPr="00552BDB">
          <w:rPr>
            <w:bCs/>
            <w:lang w:val="en-US"/>
          </w:rPr>
          <w:t>gewünschte</w:t>
        </w:r>
        <w:proofErr w:type="spellEnd"/>
        <w:r w:rsidRPr="00552BDB">
          <w:rPr>
            <w:bCs/>
            <w:lang w:val="en-US"/>
          </w:rPr>
          <w:t xml:space="preserve"> Aufgabe </w:t>
        </w:r>
        <w:proofErr w:type="spellStart"/>
        <w:r w:rsidRPr="00552BDB">
          <w:rPr>
            <w:bCs/>
            <w:lang w:val="en-US"/>
          </w:rPr>
          <w:t>anzupassen</w:t>
        </w:r>
        <w:proofErr w:type="spellEnd"/>
        <w:r w:rsidRPr="00552BDB">
          <w:rPr>
            <w:bCs/>
            <w:lang w:val="en-US"/>
          </w:rPr>
          <w:t xml:space="preserve">. </w:t>
        </w:r>
        <w:r w:rsidRPr="00451847">
          <w:rPr>
            <w:bCs/>
          </w:rPr>
          <w:t xml:space="preserve">Dies wird als </w:t>
        </w:r>
        <w:r w:rsidRPr="007377F7">
          <w:rPr>
            <w:bCs/>
            <w:highlight w:val="red"/>
          </w:rPr>
          <w:t>In-</w:t>
        </w:r>
        <w:proofErr w:type="spellStart"/>
        <w:r w:rsidRPr="007377F7">
          <w:rPr>
            <w:bCs/>
            <w:highlight w:val="red"/>
          </w:rPr>
          <w:t>Context</w:t>
        </w:r>
        <w:proofErr w:type="spellEnd"/>
        <w:r w:rsidRPr="007377F7">
          <w:rPr>
            <w:bCs/>
            <w:highlight w:val="red"/>
          </w:rPr>
          <w:t xml:space="preserve"> Learning (ICL)</w:t>
        </w:r>
        <w:r w:rsidRPr="00451847">
          <w:rPr>
            <w:bCs/>
          </w:rPr>
          <w:t xml:space="preserve"> bezeichnet. Die Gewichtungen des Modells werden dabei nicht verändert. </w:t>
        </w:r>
        <w:r w:rsidRPr="004A2F86">
          <w:rPr>
            <w:bCs/>
            <w:lang w:val="en-US"/>
          </w:rPr>
          <w:t xml:space="preserve">ICL </w:t>
        </w:r>
        <w:proofErr w:type="spellStart"/>
        <w:r w:rsidRPr="004A2F86">
          <w:rPr>
            <w:bCs/>
            <w:lang w:val="en-US"/>
          </w:rPr>
          <w:t>kann</w:t>
        </w:r>
        <w:proofErr w:type="spellEnd"/>
        <w:r w:rsidRPr="004A2F86">
          <w:rPr>
            <w:bCs/>
            <w:lang w:val="en-US"/>
          </w:rPr>
          <w:t xml:space="preserve"> in</w:t>
        </w:r>
      </w:ins>
      <w:ins w:id="1450" w:author="Ben Fels" w:date="2024-12-22T10:09:00Z" w16du:dateUtc="2024-12-22T09:09:00Z">
        <w:r w:rsidR="00E52A3D" w:rsidRPr="004A2F86">
          <w:rPr>
            <w:bCs/>
            <w:lang w:val="en-US"/>
            <w:rPrChange w:id="1451"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452" w:author="Ben Fels" w:date="2024-12-22T10:10:00Z" w16du:dateUtc="2024-12-22T09:10:00Z">
              <w:rPr>
                <w:bCs/>
              </w:rPr>
            </w:rPrChange>
          </w:rPr>
          <w:t xml:space="preserve">, </w:t>
        </w:r>
      </w:ins>
      <w:ins w:id="1453" w:author="Ben Fels" w:date="2024-12-22T10:02:00Z" w16du:dateUtc="2024-12-22T09:02:00Z">
        <w:r w:rsidRPr="004A2F86">
          <w:rPr>
            <w:bCs/>
            <w:lang w:val="en-US"/>
          </w:rPr>
          <w:t>One-Shot Learning</w:t>
        </w:r>
      </w:ins>
      <w:ins w:id="1454" w:author="Ben Fels" w:date="2024-12-22T10:09:00Z" w16du:dateUtc="2024-12-22T09:09:00Z">
        <w:r w:rsidR="00E52A3D" w:rsidRPr="004A2F86">
          <w:rPr>
            <w:bCs/>
            <w:lang w:val="en-US"/>
            <w:rPrChange w:id="1455"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ins>
      <w:ins w:id="1456" w:author="Ben Fels" w:date="2024-12-22T10:02:00Z" w16du:dateUtc="2024-12-22T09:02:00Z">
        <w:r w:rsidRPr="004A2F86">
          <w:rPr>
            <w:bCs/>
            <w:lang w:val="en-US"/>
          </w:rPr>
          <w:t xml:space="preserve">Learning </w:t>
        </w:r>
        <w:proofErr w:type="spellStart"/>
        <w:r w:rsidRPr="004A2F86">
          <w:rPr>
            <w:bCs/>
            <w:lang w:val="en-US"/>
          </w:rPr>
          <w:t>unterschieden</w:t>
        </w:r>
        <w:proofErr w:type="spellEnd"/>
        <w:r w:rsidRPr="004A2F86">
          <w:rPr>
            <w:bCs/>
            <w:lang w:val="en-US"/>
          </w:rPr>
          <w:t xml:space="preserve"> </w:t>
        </w:r>
        <w:proofErr w:type="spellStart"/>
        <w:r w:rsidRPr="004A2F86">
          <w:rPr>
            <w:bCs/>
            <w:lang w:val="en-US"/>
          </w:rPr>
          <w:t>werden</w:t>
        </w:r>
        <w:proofErr w:type="spellEnd"/>
        <w:r w:rsidRPr="004A2F86">
          <w:rPr>
            <w:bCs/>
            <w:lang w:val="en-US"/>
          </w:rPr>
          <w:t xml:space="preserve"> </w:t>
        </w:r>
        <w:r w:rsidRPr="002A79C7">
          <w:rPr>
            <w:bCs/>
            <w:highlight w:val="magenta"/>
            <w:lang w:val="en-US"/>
          </w:rPr>
          <w:fldChar w:fldCharType="begin"/>
        </w:r>
      </w:ins>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ins w:id="1457" w:author="Ben Fels" w:date="2024-12-22T10:02:00Z" w16du:dateUtc="2024-12-22T09:02:00Z">
        <w:r w:rsidRPr="002A79C7">
          <w:rPr>
            <w:bCs/>
            <w:highlight w:val="magenta"/>
            <w:lang w:val="en-US"/>
          </w:rPr>
          <w:fldChar w:fldCharType="separate"/>
        </w:r>
      </w:ins>
      <w:r w:rsidR="00AF55F9" w:rsidRPr="002A79C7">
        <w:rPr>
          <w:rFonts w:cs="Arial"/>
          <w:highlight w:val="magenta"/>
          <w:rPrChange w:id="1458" w:author="Ben Fels" w:date="2024-12-22T11:04:00Z" w16du:dateUtc="2024-12-22T10:04:00Z">
            <w:rPr>
              <w:rFonts w:cs="Arial"/>
            </w:rPr>
          </w:rPrChange>
        </w:rPr>
        <w:t>(</w:t>
      </w:r>
      <w:proofErr w:type="spellStart"/>
      <w:r w:rsidR="00AF55F9" w:rsidRPr="002A79C7">
        <w:rPr>
          <w:rFonts w:cs="Arial"/>
          <w:highlight w:val="magenta"/>
          <w:rPrChange w:id="1459" w:author="Ben Fels" w:date="2024-12-22T11:04:00Z" w16du:dateUtc="2024-12-22T10:04:00Z">
            <w:rPr>
              <w:rFonts w:cs="Arial"/>
            </w:rPr>
          </w:rPrChange>
        </w:rPr>
        <w:t>Patil</w:t>
      </w:r>
      <w:proofErr w:type="spellEnd"/>
      <w:r w:rsidR="00AF55F9" w:rsidRPr="002A79C7">
        <w:rPr>
          <w:rFonts w:cs="Arial"/>
          <w:highlight w:val="magenta"/>
          <w:rPrChange w:id="1460" w:author="Ben Fels" w:date="2024-12-22T11:04:00Z" w16du:dateUtc="2024-12-22T10:04:00Z">
            <w:rPr>
              <w:rFonts w:cs="Arial"/>
            </w:rPr>
          </w:rPrChange>
        </w:rPr>
        <w:t xml:space="preserve"> &amp; </w:t>
      </w:r>
      <w:proofErr w:type="spellStart"/>
      <w:r w:rsidR="00AF55F9" w:rsidRPr="002A79C7">
        <w:rPr>
          <w:rFonts w:cs="Arial"/>
          <w:highlight w:val="magenta"/>
          <w:rPrChange w:id="1461" w:author="Ben Fels" w:date="2024-12-22T11:04:00Z" w16du:dateUtc="2024-12-22T10:04:00Z">
            <w:rPr>
              <w:rFonts w:cs="Arial"/>
            </w:rPr>
          </w:rPrChange>
        </w:rPr>
        <w:t>Gudivada</w:t>
      </w:r>
      <w:proofErr w:type="spellEnd"/>
      <w:r w:rsidR="00AF55F9" w:rsidRPr="002A79C7">
        <w:rPr>
          <w:rFonts w:cs="Arial"/>
          <w:highlight w:val="magenta"/>
          <w:rPrChange w:id="1462" w:author="Ben Fels" w:date="2024-12-22T11:04:00Z" w16du:dateUtc="2024-12-22T10:04:00Z">
            <w:rPr>
              <w:rFonts w:cs="Arial"/>
            </w:rPr>
          </w:rPrChange>
        </w:rPr>
        <w:t>, 2024, S. 23–25; Tunstall et al., 2023, S. 189)</w:t>
      </w:r>
      <w:ins w:id="1463" w:author="Ben Fels" w:date="2024-12-22T10:02:00Z" w16du:dateUtc="2024-12-22T09:02:00Z">
        <w:r w:rsidRPr="002A79C7">
          <w:rPr>
            <w:bCs/>
            <w:highlight w:val="magenta"/>
          </w:rPr>
          <w:fldChar w:fldCharType="end"/>
        </w:r>
        <w:r w:rsidRPr="00451847">
          <w:rPr>
            <w:bCs/>
          </w:rPr>
          <w:t xml:space="preserve">. Die Unterscheidung richtet sich danach, wie viele Beispiele in der Eingabeaufforderung übergeben werden. </w:t>
        </w:r>
      </w:ins>
    </w:p>
    <w:p w14:paraId="29D5A832" w14:textId="77777777" w:rsidR="009C298A" w:rsidRDefault="003C4443" w:rsidP="003C4443">
      <w:pPr>
        <w:jc w:val="both"/>
        <w:rPr>
          <w:ins w:id="1464" w:author="Ben Fels" w:date="2024-12-22T10:27:00Z" w16du:dateUtc="2024-12-22T09:27:00Z"/>
          <w:rFonts w:cs="Arial"/>
        </w:rPr>
      </w:pPr>
      <w:ins w:id="1465" w:author="Ben Fels" w:date="2024-12-22T10:02:00Z" w16du:dateUtc="2024-12-22T09:02:00Z">
        <w:r w:rsidRPr="00451847">
          <w:t>Prompt Engineering baut darauf auf</w:t>
        </w:r>
      </w:ins>
      <w:ins w:id="1466" w:author="Ben Fels" w:date="2024-12-22T10:15:00Z" w16du:dateUtc="2024-12-22T09:15:00Z">
        <w:r w:rsidR="00CA41E9">
          <w:t xml:space="preserve">, dass LLMs in der Lage sind Aufgaben zu erfüllen, für welche sie </w:t>
        </w:r>
        <w:r w:rsidR="005A6EBA">
          <w:t xml:space="preserve">nicht explizit trainiert wurden </w:t>
        </w:r>
      </w:ins>
      <w:ins w:id="1467" w:author="Ben Fels" w:date="2024-12-22T10:02:00Z" w16du:dateUtc="2024-12-22T09:02:00Z">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proofErr w:type="spellStart"/>
        <w:r w:rsidRPr="007377F7">
          <w:rPr>
            <w:rFonts w:cs="Arial"/>
            <w:highlight w:val="magenta"/>
          </w:rPr>
          <w:lastRenderedPageBreak/>
          <w:t>Maharjan</w:t>
        </w:r>
        <w:proofErr w:type="spellEnd"/>
        <w:r w:rsidRPr="007377F7">
          <w:rPr>
            <w:rFonts w:cs="Arial"/>
            <w:highlight w:val="magenta"/>
          </w:rPr>
          <w:t xml:space="preserve">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w:t>
        </w:r>
        <w:proofErr w:type="spellStart"/>
        <w:r w:rsidRPr="007377F7">
          <w:rPr>
            <w:rFonts w:cs="Arial"/>
            <w:highlight w:val="magenta"/>
          </w:rPr>
          <w:t>Chehab</w:t>
        </w:r>
        <w:proofErr w:type="spellEnd"/>
        <w:r w:rsidRPr="007377F7">
          <w:rPr>
            <w:rFonts w:cs="Arial"/>
            <w:highlight w:val="magenta"/>
          </w:rPr>
          <w:t xml:space="preserve">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w:t>
        </w:r>
        <w:proofErr w:type="spellStart"/>
        <w:r w:rsidRPr="007377F7">
          <w:rPr>
            <w:rFonts w:cs="Arial"/>
            <w:highlight w:val="magenta"/>
          </w:rPr>
          <w:t>Yeginbergen</w:t>
        </w:r>
        <w:proofErr w:type="spellEnd"/>
        <w:r w:rsidRPr="007377F7">
          <w:rPr>
            <w:rFonts w:cs="Arial"/>
            <w:highlight w:val="magenta"/>
          </w:rPr>
          <w:t xml:space="preserve">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ins>
    </w:p>
    <w:p w14:paraId="264EECCD" w14:textId="3B0E2CB3" w:rsidR="003C4443" w:rsidRPr="005C66C3" w:rsidRDefault="003C4443" w:rsidP="003C4443">
      <w:pPr>
        <w:jc w:val="both"/>
        <w:rPr>
          <w:ins w:id="1468" w:author="Ben Fels" w:date="2024-12-22T10:02:00Z" w16du:dateUtc="2024-12-22T09:02:00Z"/>
        </w:rPr>
      </w:pPr>
      <w:ins w:id="1469" w:author="Ben Fels" w:date="2024-12-22T10:02:00Z" w16du:dateUtc="2024-12-22T09:02:00Z">
        <w:r w:rsidRPr="00451847">
          <w:rPr>
            <w:rFonts w:cs="Arial"/>
          </w:rPr>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ins>
    </w:p>
    <w:p w14:paraId="49C543BB" w14:textId="3C24FBE3" w:rsidR="002C461A" w:rsidRDefault="001A4072" w:rsidP="0015399A">
      <w:pPr>
        <w:rPr>
          <w:ins w:id="1470" w:author="Ben Fels" w:date="2024-12-21T11:40:00Z" w16du:dateUtc="2024-12-21T10:40:00Z"/>
        </w:rPr>
      </w:pPr>
      <w:moveToRangeStart w:id="1471" w:author="Ben Fels" w:date="2024-12-16T22:11:00Z" w:name="move185279483"/>
      <w:moveTo w:id="1472" w:author="Ben Fels" w:date="2024-12-16T22:11:00Z" w16du:dateUtc="2024-12-16T21:11:00Z">
        <w:del w:id="1473"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del>
      </w:moveTo>
      <w:del w:id="1474" w:author="Ben Fels" w:date="2024-12-22T10:04:00Z" w16du:dateUtc="2024-12-22T09:04:00Z">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del>
      <w:moveTo w:id="1475" w:author="Ben Fels" w:date="2024-12-16T22:11:00Z" w16du:dateUtc="2024-12-16T21:11:00Z">
        <w:del w:id="1476" w:author="Ben Fels" w:date="2024-12-22T10:04:00Z" w16du:dateUtc="2024-12-22T09:04:00Z">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moveTo>
    </w:p>
    <w:p w14:paraId="7E459857" w14:textId="60C9BDA0" w:rsidR="003A08DE" w:rsidRPr="002F4B5A" w:rsidRDefault="001A4072" w:rsidP="001A4072">
      <w:pPr>
        <w:rPr>
          <w:moveTo w:id="1477" w:author="Ben Fels" w:date="2024-12-16T22:11:00Z" w16du:dateUtc="2024-12-16T21:11:00Z"/>
          <w:b/>
          <w:rPrChange w:id="1478" w:author="Ben Fels" w:date="2024-12-21T18:19:00Z" w16du:dateUtc="2024-12-21T17:19:00Z">
            <w:rPr>
              <w:moveTo w:id="1479" w:author="Ben Fels" w:date="2024-12-16T22:11:00Z" w16du:dateUtc="2024-12-16T21:11:00Z"/>
            </w:rPr>
          </w:rPrChange>
        </w:rPr>
      </w:pPr>
      <w:moveTo w:id="1480" w:author="Ben Fels" w:date="2024-12-16T22:11:00Z" w16du:dateUtc="2024-12-16T21:11:00Z">
        <w:del w:id="1481"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moveTo>
      <w:ins w:id="1482" w:author="Ben Fels" w:date="2024-12-21T11:41:00Z" w16du:dateUtc="2024-12-21T10:41:00Z">
        <w:r w:rsidR="003A08DE" w:rsidRPr="002F4B5A">
          <w:rPr>
            <w:b/>
            <w:rPrChange w:id="1483" w:author="Ben Fels" w:date="2024-12-21T18:19:00Z" w16du:dateUtc="2024-12-21T17:19:00Z">
              <w:rPr/>
            </w:rPrChange>
          </w:rPr>
          <w:t>Zero-Shot Learning</w:t>
        </w:r>
      </w:ins>
    </w:p>
    <w:p w14:paraId="62FABD68" w14:textId="7AB236E8" w:rsidR="001A4072" w:rsidRPr="002F4B5A" w:rsidDel="003A08DE" w:rsidRDefault="00014402" w:rsidP="006D4130">
      <w:pPr>
        <w:rPr>
          <w:del w:id="1484" w:author="Ben Fels" w:date="2024-12-21T11:37:00Z" w16du:dateUtc="2024-12-21T10:37:00Z"/>
        </w:rPr>
      </w:pPr>
      <w:ins w:id="1485" w:author="Ben Fels" w:date="2024-12-21T11:46:00Z" w16du:dateUtc="2024-12-21T10:46:00Z">
        <w:r w:rsidRPr="002F4B5A">
          <w:t>Kei</w:t>
        </w:r>
        <w:r w:rsidRPr="002F4B5A">
          <w:rPr>
            <w:rPrChange w:id="1486" w:author="Ben Fels" w:date="2024-12-21T18:19:00Z" w16du:dateUtc="2024-12-21T17:19:00Z">
              <w:rPr>
                <w:lang w:val="en-US"/>
              </w:rPr>
            </w:rPrChange>
          </w:rPr>
          <w:t>n Beispiel üb</w:t>
        </w:r>
      </w:ins>
      <w:ins w:id="1487" w:author="Ben Fels" w:date="2024-12-21T11:47:00Z" w16du:dateUtc="2024-12-21T10:47:00Z">
        <w:r w:rsidRPr="002F4B5A">
          <w:rPr>
            <w:rPrChange w:id="1488" w:author="Ben Fels" w:date="2024-12-21T18:19:00Z" w16du:dateUtc="2024-12-21T17:19:00Z">
              <w:rPr>
                <w:lang w:val="en-US"/>
              </w:rPr>
            </w:rPrChange>
          </w:rPr>
          <w:t>ergeben</w:t>
        </w:r>
      </w:ins>
      <w:moveTo w:id="1489" w:author="Ben Fels" w:date="2024-12-16T22:11:00Z" w16du:dateUtc="2024-12-16T21:11:00Z">
        <w:del w:id="1490" w:author="Ben Fels" w:date="2024-12-21T11:37:00Z" w16du:dateUtc="2024-12-21T10:37:00Z">
          <w:r w:rsidR="001A4072" w:rsidRPr="002F4B5A" w:rsidDel="000752BD">
            <w:delText xml:space="preserve">Prompting bezieht sich auf die Methode, einem LLM bestimmte Eingaben zu machen, um eine gewünschte Reaktion hervorzurufen </w:delText>
          </w:r>
          <w:r w:rsidR="001A4072" w:rsidRPr="00FE6C24" w:rsidDel="000752BD">
            <w:rPr>
              <w:highlight w:val="magenta"/>
            </w:rPr>
            <w:fldChar w:fldCharType="begin"/>
          </w:r>
          <w:r w:rsidR="001A4072" w:rsidRPr="002F4B5A" w:rsidDel="000752BD">
            <w:rPr>
              <w:highlight w:val="magenta"/>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001A4072" w:rsidRPr="00FE6C24" w:rsidDel="000752BD">
            <w:rPr>
              <w:highlight w:val="magenta"/>
            </w:rPr>
            <w:fldChar w:fldCharType="separate"/>
          </w:r>
          <w:r w:rsidR="001A4072" w:rsidRPr="002F4B5A" w:rsidDel="000752BD">
            <w:rPr>
              <w:rFonts w:cs="Arial"/>
              <w:highlight w:val="magenta"/>
            </w:rPr>
            <w:delText>(Maharjan et al., 2024, S. 8)</w:delText>
          </w:r>
          <w:r w:rsidR="001A4072" w:rsidRPr="00FE6C24" w:rsidDel="000752BD">
            <w:rPr>
              <w:highlight w:val="magenta"/>
            </w:rPr>
            <w:fldChar w:fldCharType="end"/>
          </w:r>
          <w:r w:rsidR="001A4072" w:rsidRPr="002F4B5A" w:rsidDel="000752BD">
            <w:delText xml:space="preserve">. </w:delText>
          </w:r>
        </w:del>
      </w:moveTo>
    </w:p>
    <w:p w14:paraId="6DD53458" w14:textId="77777777" w:rsidR="003A08DE" w:rsidRPr="002F4B5A" w:rsidRDefault="003A08DE" w:rsidP="001A4072">
      <w:pPr>
        <w:rPr>
          <w:ins w:id="1491" w:author="Ben Fels" w:date="2024-12-21T11:41:00Z" w16du:dateUtc="2024-12-21T10:41:00Z"/>
        </w:rPr>
      </w:pPr>
    </w:p>
    <w:p w14:paraId="43A0CED7" w14:textId="4EB6B00A" w:rsidR="003A08DE" w:rsidRPr="002F4B5A" w:rsidRDefault="003A08DE" w:rsidP="001A4072">
      <w:pPr>
        <w:rPr>
          <w:ins w:id="1492" w:author="Ben Fels" w:date="2024-12-21T11:41:00Z" w16du:dateUtc="2024-12-21T10:41:00Z"/>
          <w:moveTo w:id="1493" w:author="Ben Fels" w:date="2024-12-16T22:11:00Z" w16du:dateUtc="2024-12-16T21:11:00Z"/>
          <w:b/>
          <w:rPrChange w:id="1494" w:author="Ben Fels" w:date="2024-12-21T18:19:00Z" w16du:dateUtc="2024-12-21T17:19:00Z">
            <w:rPr>
              <w:ins w:id="1495" w:author="Ben Fels" w:date="2024-12-21T11:41:00Z" w16du:dateUtc="2024-12-21T10:41:00Z"/>
              <w:moveTo w:id="1496" w:author="Ben Fels" w:date="2024-12-16T22:11:00Z" w16du:dateUtc="2024-12-16T21:11:00Z"/>
            </w:rPr>
          </w:rPrChange>
        </w:rPr>
      </w:pPr>
      <w:proofErr w:type="spellStart"/>
      <w:ins w:id="1497" w:author="Ben Fels" w:date="2024-12-21T11:41:00Z" w16du:dateUtc="2024-12-21T10:41:00Z">
        <w:r w:rsidRPr="002F4B5A">
          <w:rPr>
            <w:b/>
            <w:rPrChange w:id="1498" w:author="Ben Fels" w:date="2024-12-21T18:19:00Z" w16du:dateUtc="2024-12-21T17:19:00Z">
              <w:rPr/>
            </w:rPrChange>
          </w:rPr>
          <w:t>One</w:t>
        </w:r>
        <w:proofErr w:type="spellEnd"/>
        <w:r w:rsidRPr="002F4B5A">
          <w:rPr>
            <w:b/>
            <w:rPrChange w:id="1499" w:author="Ben Fels" w:date="2024-12-21T18:19:00Z" w16du:dateUtc="2024-12-21T17:19:00Z">
              <w:rPr/>
            </w:rPrChange>
          </w:rPr>
          <w:t>-Shot Learning</w:t>
        </w:r>
      </w:ins>
    </w:p>
    <w:p w14:paraId="521201A4" w14:textId="4CAF8D7B" w:rsidR="00335921" w:rsidDel="004E2915" w:rsidRDefault="00014402" w:rsidP="001A4072">
      <w:pPr>
        <w:rPr>
          <w:del w:id="1500" w:author="Ben Fels" w:date="2024-12-21T11:39:00Z" w16du:dateUtc="2024-12-21T10:39:00Z"/>
        </w:rPr>
      </w:pPr>
      <w:ins w:id="1501" w:author="Ben Fels" w:date="2024-12-21T11:47:00Z" w16du:dateUtc="2024-12-21T10:47:00Z">
        <w:r w:rsidRPr="002F4B5A">
          <w:rPr>
            <w:rPrChange w:id="1502" w:author="Ben Fels" w:date="2024-12-21T18:19:00Z" w16du:dateUtc="2024-12-21T17:19:00Z">
              <w:rPr>
                <w:lang w:val="en-US"/>
              </w:rPr>
            </w:rPrChange>
          </w:rPr>
          <w:t>Ein Beispiel übergeben</w:t>
        </w:r>
      </w:ins>
      <w:ins w:id="1503" w:author="Ben Fels" w:date="2024-12-22T17:22:00Z" w16du:dateUtc="2024-12-22T16:22:00Z">
        <w:r w:rsidR="004E2915">
          <w:t xml:space="preserve"> </w:t>
        </w:r>
      </w:ins>
      <w:moveTo w:id="1504" w:author="Ben Fels" w:date="2024-12-16T22:11:00Z" w16du:dateUtc="2024-12-16T21:11:00Z">
        <w:del w:id="1505" w:author="Ben Fels" w:date="2024-12-21T11:39:00Z" w16du:dateUtc="2024-12-21T10:39:00Z">
          <w:r w:rsidR="001A4072" w:rsidRPr="002F4B5A" w:rsidDel="00060513">
            <w:delText xml:space="preserve">LLMs sind in der Lage Aufgaben zu erfüllen, für welche sie während des Trainings nicht trainiert wurden. </w:delText>
          </w:r>
          <w:r w:rsidR="001A4072" w:rsidRPr="002F4B5A" w:rsidDel="00335921">
            <w:rPr>
              <w:highlight w:val="cyan"/>
              <w:rPrChange w:id="1506" w:author="Ben Fels" w:date="2024-12-21T18:19:00Z" w16du:dateUtc="2024-12-21T17:19:00Z">
                <w:rPr>
                  <w:highlight w:val="cyan"/>
                  <w:lang w:val="en-US"/>
                </w:rPr>
              </w:rPrChange>
            </w:rPr>
            <w:delText xml:space="preserve">Wei, J., Tay, Y., Bommasani, R., et al . Emergent abilities of large language models. </w:delText>
          </w:r>
          <w:r w:rsidR="001A4072" w:rsidRPr="002F4B5A" w:rsidDel="00335921">
            <w:rPr>
              <w:highlight w:val="cyan"/>
            </w:rPr>
            <w:delText>Trans. Mach. Learn. Res. (2022). https://doi.org/ 10.48550/arXiv.2206.07682.</w:delText>
          </w:r>
        </w:del>
      </w:moveTo>
    </w:p>
    <w:p w14:paraId="2AADCB4A" w14:textId="77777777" w:rsidR="004E2915" w:rsidRDefault="004E2915" w:rsidP="006D4130">
      <w:pPr>
        <w:rPr>
          <w:ins w:id="1507" w:author="Ben Fels" w:date="2024-12-22T17:22:00Z" w16du:dateUtc="2024-12-22T16:22:00Z"/>
        </w:rPr>
      </w:pPr>
    </w:p>
    <w:p w14:paraId="0B73D813" w14:textId="406ECEB4" w:rsidR="003A08DE" w:rsidRPr="002F4B5A" w:rsidRDefault="008C58E6" w:rsidP="001A4072">
      <w:pPr>
        <w:rPr>
          <w:ins w:id="1508" w:author="Ben Fels" w:date="2024-12-21T11:41:00Z" w16du:dateUtc="2024-12-21T10:41:00Z"/>
          <w:moveTo w:id="1509" w:author="Ben Fels" w:date="2024-12-16T22:11:00Z" w16du:dateUtc="2024-12-16T21:11:00Z"/>
        </w:rPr>
      </w:pPr>
      <w:ins w:id="1510" w:author="Ben Fels" w:date="2024-12-22T17:22:00Z" w16du:dateUtc="2024-12-22T16:22:00Z">
        <w:r>
          <w:t xml:space="preserve">Das Beispiel wird zufällig aus dem </w:t>
        </w:r>
      </w:ins>
      <w:ins w:id="1511" w:author="Ben Fels" w:date="2024-12-22T17:23:00Z" w16du:dateUtc="2024-12-22T16:23:00Z">
        <w:r>
          <w:t>Datensatz ausgewählt vs. Aufgrund der</w:t>
        </w:r>
        <w:r w:rsidR="00F7074C">
          <w:t xml:space="preserve"> </w:t>
        </w:r>
        <w:proofErr w:type="spellStart"/>
        <w:r w:rsidR="00F7074C">
          <w:t>Tokenanzahl</w:t>
        </w:r>
        <w:proofErr w:type="spellEnd"/>
        <w:r w:rsidR="00F7074C">
          <w:t xml:space="preserve"> wird das Beispiel mit der geringsten </w:t>
        </w:r>
        <w:proofErr w:type="spellStart"/>
        <w:r w:rsidR="00F7074C">
          <w:t>Tokenanzahl</w:t>
        </w:r>
        <w:proofErr w:type="spellEnd"/>
        <w:r w:rsidR="00F7074C">
          <w:t xml:space="preserve"> ausgewählt.</w:t>
        </w:r>
      </w:ins>
    </w:p>
    <w:p w14:paraId="04D03823" w14:textId="6DFBA019" w:rsidR="001A4072" w:rsidRPr="003A08DE" w:rsidDel="003A08DE" w:rsidRDefault="003A08DE" w:rsidP="006D4130">
      <w:pPr>
        <w:rPr>
          <w:del w:id="1512" w:author="Ben Fels" w:date="2024-12-21T11:40:00Z" w16du:dateUtc="2024-12-21T10:40:00Z"/>
          <w:b/>
          <w:rPrChange w:id="1513" w:author="Ben Fels" w:date="2024-12-21T11:41:00Z" w16du:dateUtc="2024-12-21T10:41:00Z">
            <w:rPr>
              <w:del w:id="1514" w:author="Ben Fels" w:date="2024-12-21T11:40:00Z" w16du:dateUtc="2024-12-21T10:40:00Z"/>
            </w:rPr>
          </w:rPrChange>
        </w:rPr>
      </w:pPr>
      <w:proofErr w:type="spellStart"/>
      <w:ins w:id="1515" w:author="Ben Fels" w:date="2024-12-21T11:41:00Z" w16du:dateUtc="2024-12-21T10:41:00Z">
        <w:r w:rsidRPr="003A08DE">
          <w:rPr>
            <w:b/>
            <w:rPrChange w:id="1516" w:author="Ben Fels" w:date="2024-12-21T11:41:00Z" w16du:dateUtc="2024-12-21T10:41:00Z">
              <w:rPr/>
            </w:rPrChange>
          </w:rPr>
          <w:t>Few-shot</w:t>
        </w:r>
        <w:proofErr w:type="spellEnd"/>
        <w:r w:rsidRPr="003A08DE">
          <w:rPr>
            <w:b/>
            <w:rPrChange w:id="1517" w:author="Ben Fels" w:date="2024-12-21T11:41:00Z" w16du:dateUtc="2024-12-21T10:41:00Z">
              <w:rPr/>
            </w:rPrChange>
          </w:rPr>
          <w:t xml:space="preserve"> Learning</w:t>
        </w:r>
        <w:r w:rsidRPr="003A08DE" w:rsidDel="0015399A">
          <w:rPr>
            <w:b/>
            <w:rPrChange w:id="1518" w:author="Ben Fels" w:date="2024-12-21T11:41:00Z" w16du:dateUtc="2024-12-21T10:41:00Z">
              <w:rPr/>
            </w:rPrChange>
          </w:rPr>
          <w:t xml:space="preserve"> </w:t>
        </w:r>
      </w:ins>
      <w:moveTo w:id="1519" w:author="Ben Fels" w:date="2024-12-16T22:11:00Z" w16du:dateUtc="2024-12-16T21:11:00Z">
        <w:del w:id="1520" w:author="Ben Fels" w:date="2024-12-21T11:40:00Z" w16du:dateUtc="2024-12-21T10:40:00Z">
          <w:r w:rsidR="001A4072" w:rsidRPr="003A08DE" w:rsidDel="0015399A">
            <w:rPr>
              <w:b/>
              <w:rPrChange w:id="1521"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3A08DE" w:rsidDel="0015399A">
            <w:rPr>
              <w:b/>
              <w:highlight w:val="magenta"/>
              <w:rPrChange w:id="1522" w:author="Ben Fels" w:date="2024-12-21T11:41:00Z" w16du:dateUtc="2024-12-21T10:41:00Z">
                <w:rPr>
                  <w:highlight w:val="magenta"/>
                </w:rPr>
              </w:rPrChange>
            </w:rPr>
            <w:fldChar w:fldCharType="begin"/>
          </w:r>
          <w:r w:rsidR="001A4072" w:rsidRPr="003A08DE" w:rsidDel="0015399A">
            <w:rPr>
              <w:b/>
              <w:highlight w:val="magenta"/>
              <w:rPrChange w:id="1523"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3A08DE" w:rsidDel="0015399A">
            <w:rPr>
              <w:b/>
              <w:highlight w:val="magenta"/>
              <w:rPrChange w:id="1524" w:author="Ben Fels" w:date="2024-12-21T11:41:00Z" w16du:dateUtc="2024-12-21T10:41:00Z">
                <w:rPr>
                  <w:highlight w:val="magenta"/>
                </w:rPr>
              </w:rPrChange>
            </w:rPr>
            <w:fldChar w:fldCharType="separate"/>
          </w:r>
          <w:r w:rsidR="001A4072" w:rsidRPr="003A08DE" w:rsidDel="0015399A">
            <w:rPr>
              <w:rFonts w:cs="Arial"/>
              <w:b/>
              <w:highlight w:val="magenta"/>
              <w:rPrChange w:id="1525" w:author="Ben Fels" w:date="2024-12-21T11:41:00Z" w16du:dateUtc="2024-12-21T10:41:00Z">
                <w:rPr>
                  <w:rFonts w:cs="Arial"/>
                  <w:highlight w:val="magenta"/>
                </w:rPr>
              </w:rPrChange>
            </w:rPr>
            <w:delText>(Tunstall et al., 2023, S. 330)</w:delText>
          </w:r>
          <w:r w:rsidR="001A4072" w:rsidRPr="003A08DE" w:rsidDel="0015399A">
            <w:rPr>
              <w:b/>
              <w:highlight w:val="magenta"/>
              <w:rPrChange w:id="1526" w:author="Ben Fels" w:date="2024-12-21T11:41:00Z" w16du:dateUtc="2024-12-21T10:41:00Z">
                <w:rPr>
                  <w:highlight w:val="magenta"/>
                </w:rPr>
              </w:rPrChange>
            </w:rPr>
            <w:fldChar w:fldCharType="end"/>
          </w:r>
          <w:r w:rsidR="001A4072" w:rsidRPr="003A08DE" w:rsidDel="0015399A">
            <w:rPr>
              <w:b/>
              <w:rPrChange w:id="1527" w:author="Ben Fels" w:date="2024-12-21T11:41:00Z" w16du:dateUtc="2024-12-21T10:41:00Z">
                <w:rPr/>
              </w:rPrChange>
            </w:rPr>
            <w:delText>. Stimmt nicht ganz, da man bei few-shot-learning auch aus gelabelten Daten einen Nutzen ziehen kann.</w:delText>
          </w:r>
        </w:del>
      </w:moveTo>
    </w:p>
    <w:p w14:paraId="1EF4B27A" w14:textId="77777777" w:rsidR="003A08DE" w:rsidRPr="003A08DE" w:rsidRDefault="003A08DE" w:rsidP="001A4072">
      <w:pPr>
        <w:rPr>
          <w:ins w:id="1528" w:author="Ben Fels" w:date="2024-12-21T11:41:00Z" w16du:dateUtc="2024-12-21T10:41:00Z"/>
          <w:moveTo w:id="1529" w:author="Ben Fels" w:date="2024-12-16T22:11:00Z" w16du:dateUtc="2024-12-16T21:11:00Z"/>
          <w:b/>
          <w:rPrChange w:id="1530" w:author="Ben Fels" w:date="2024-12-21T11:41:00Z" w16du:dateUtc="2024-12-21T10:41:00Z">
            <w:rPr>
              <w:ins w:id="1531" w:author="Ben Fels" w:date="2024-12-21T11:41:00Z" w16du:dateUtc="2024-12-21T10:41:00Z"/>
              <w:moveTo w:id="1532" w:author="Ben Fels" w:date="2024-12-16T22:11:00Z" w16du:dateUtc="2024-12-16T21:11:00Z"/>
            </w:rPr>
          </w:rPrChange>
        </w:rPr>
      </w:pPr>
    </w:p>
    <w:p w14:paraId="69EDDBB6" w14:textId="77777777" w:rsidR="000840B1" w:rsidRPr="0080523A" w:rsidRDefault="000840B1" w:rsidP="000840B1">
      <w:pPr>
        <w:pStyle w:val="Listenabsatz"/>
        <w:numPr>
          <w:ilvl w:val="0"/>
          <w:numId w:val="27"/>
        </w:numPr>
        <w:rPr>
          <w:ins w:id="1533" w:author="Ben Fels" w:date="2024-12-21T11:45:00Z" w16du:dateUtc="2024-12-21T10:45:00Z"/>
          <w:b/>
          <w:bCs/>
        </w:rPr>
      </w:pPr>
      <w:ins w:id="1534" w:author="Ben Fels" w:date="2024-12-21T11:45:00Z" w16du:dateUtc="2024-12-21T10:45:00Z">
        <w:r>
          <w:t>Zufällige Auswahl der Beispiele</w:t>
        </w:r>
      </w:ins>
    </w:p>
    <w:p w14:paraId="6512B64C" w14:textId="2FCEFD95" w:rsidR="000840B1" w:rsidRPr="002A4580" w:rsidRDefault="000840B1" w:rsidP="000840B1">
      <w:pPr>
        <w:pStyle w:val="Listenabsatz"/>
        <w:numPr>
          <w:ilvl w:val="0"/>
          <w:numId w:val="27"/>
        </w:numPr>
        <w:rPr>
          <w:ins w:id="1535" w:author="Ben Fels" w:date="2024-12-21T11:47:00Z" w16du:dateUtc="2024-12-21T10:47:00Z"/>
          <w:b/>
          <w:bCs/>
          <w:rPrChange w:id="1536" w:author="Ben Fels" w:date="2024-12-21T11:47:00Z" w16du:dateUtc="2024-12-21T10:47:00Z">
            <w:rPr>
              <w:ins w:id="1537" w:author="Ben Fels" w:date="2024-12-21T11:47:00Z" w16du:dateUtc="2024-12-21T10:47:00Z"/>
            </w:rPr>
          </w:rPrChange>
        </w:rPr>
      </w:pPr>
      <w:ins w:id="1538" w:author="Ben Fels" w:date="2024-12-21T11:45:00Z" w16du:dateUtc="2024-12-21T10:45:00Z">
        <w:r>
          <w:t>Systematische Auswahl der Beispiele</w:t>
        </w:r>
      </w:ins>
      <w:ins w:id="1539" w:author="Ben Fels" w:date="2024-12-22T17:23:00Z" w16du:dateUtc="2024-12-22T16:23:00Z">
        <w:r w:rsidR="00F7074C">
          <w:t xml:space="preserve"> </w:t>
        </w:r>
      </w:ins>
      <w:ins w:id="1540" w:author="Ben Fels" w:date="2024-12-22T17:24:00Z" w16du:dateUtc="2024-12-22T16:24:00Z">
        <w:r w:rsidR="00F7074C">
          <w:sym w:font="Wingdings" w:char="F0E0"/>
        </w:r>
      </w:ins>
      <w:ins w:id="1541" w:author="Ben Fels" w:date="2024-12-22T17:23:00Z" w16du:dateUtc="2024-12-22T16:23:00Z">
        <w:r w:rsidR="00F7074C">
          <w:t xml:space="preserve"> anhand der </w:t>
        </w:r>
        <w:proofErr w:type="spellStart"/>
        <w:r w:rsidR="00F7074C">
          <w:t>To</w:t>
        </w:r>
      </w:ins>
      <w:ins w:id="1542" w:author="Ben Fels" w:date="2024-12-22T17:24:00Z" w16du:dateUtc="2024-12-22T16:24:00Z">
        <w:r w:rsidR="00F7074C">
          <w:t>kenanzahl</w:t>
        </w:r>
      </w:ins>
      <w:proofErr w:type="spellEnd"/>
    </w:p>
    <w:p w14:paraId="32C5B97F" w14:textId="77777777" w:rsidR="002F1C43" w:rsidRDefault="002F1C43">
      <w:pPr>
        <w:rPr>
          <w:ins w:id="1543" w:author="Ben Fels" w:date="2024-12-22T12:25:00Z" w16du:dateUtc="2024-12-22T11:25:00Z"/>
        </w:rPr>
        <w:pPrChange w:id="1544" w:author="Ben Fels" w:date="2024-12-22T12:25:00Z" w16du:dateUtc="2024-12-22T11:25:00Z">
          <w:pPr>
            <w:pStyle w:val="Listenabsatz"/>
            <w:numPr>
              <w:numId w:val="27"/>
            </w:numPr>
            <w:ind w:hanging="360"/>
          </w:pPr>
        </w:pPrChange>
      </w:pPr>
      <w:proofErr w:type="spellStart"/>
      <w:ins w:id="1545" w:author="Ben Fels" w:date="2024-12-22T12:25:00Z" w16du:dateUtc="2024-12-22T11:25:00Z">
        <w:r w:rsidRPr="00B20F82">
          <w:t>Few</w:t>
        </w:r>
        <w:proofErr w:type="spellEnd"/>
        <w:r w:rsidRPr="00B20F82">
          <w:t xml:space="preserve">-Shot-Learning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2F1C43">
      <w:pPr>
        <w:rPr>
          <w:ins w:id="1546" w:author="Ben Fels" w:date="2024-12-22T12:26:00Z" w16du:dateUtc="2024-12-22T11:26:00Z"/>
        </w:rPr>
      </w:pPr>
      <w:ins w:id="1547" w:author="Ben Fels" w:date="2024-12-22T12:26:00Z" w16du:dateUtc="2024-12-22T11:26: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2A4580">
      <w:pPr>
        <w:autoSpaceDE w:val="0"/>
        <w:autoSpaceDN w:val="0"/>
        <w:adjustRightInd w:val="0"/>
        <w:spacing w:after="0"/>
        <w:jc w:val="both"/>
        <w:rPr>
          <w:ins w:id="1548" w:author="Ben Fels" w:date="2024-12-22T12:25:00Z" w16du:dateUtc="2024-12-22T11:25:00Z"/>
        </w:rPr>
      </w:pPr>
    </w:p>
    <w:p w14:paraId="0155C529" w14:textId="0FAE519C" w:rsidR="002A4580" w:rsidRDefault="002F1C43" w:rsidP="002A4580">
      <w:pPr>
        <w:autoSpaceDE w:val="0"/>
        <w:autoSpaceDN w:val="0"/>
        <w:adjustRightInd w:val="0"/>
        <w:spacing w:after="0"/>
        <w:jc w:val="both"/>
        <w:rPr>
          <w:ins w:id="1549" w:author="Ben Fels" w:date="2024-12-21T11:54:00Z" w16du:dateUtc="2024-12-21T10:54:00Z"/>
        </w:rPr>
      </w:pPr>
      <w:ins w:id="1550" w:author="Ben Fels" w:date="2024-12-22T12:25:00Z" w16du:dateUtc="2024-12-22T11:25:00Z">
        <w:r>
          <w:lastRenderedPageBreak/>
          <w:t xml:space="preserve">Dem Modell werden Input-Output Paare übergeben. </w:t>
        </w:r>
      </w:ins>
      <w:ins w:id="1551" w:author="Ben Fels" w:date="2024-12-21T11:47:00Z" w16du:dateUtc="2024-12-21T10:47:00Z">
        <w:r w:rsidR="002A4580">
          <w:t xml:space="preserve">Nach </w:t>
        </w:r>
        <w:r w:rsidR="002A4580" w:rsidRPr="004102B3">
          <w:rPr>
            <w:rFonts w:cs="Arial"/>
            <w:highlight w:val="magenta"/>
          </w:rPr>
          <w:t xml:space="preserve">Brown et al. </w:t>
        </w:r>
        <w:r w:rsidR="002A4580" w:rsidRPr="004102B3">
          <w:rPr>
            <w:highlight w:val="magenta"/>
          </w:rPr>
          <w:fldChar w:fldCharType="begin"/>
        </w:r>
        <w:r w:rsidR="002A4580"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2A4580" w:rsidRPr="004102B3">
          <w:rPr>
            <w:highlight w:val="magenta"/>
          </w:rPr>
          <w:fldChar w:fldCharType="separate"/>
        </w:r>
        <w:r w:rsidR="002A4580" w:rsidRPr="004102B3">
          <w:rPr>
            <w:rFonts w:cs="Arial"/>
            <w:highlight w:val="magenta"/>
          </w:rPr>
          <w:t>(2020, S. 6)</w:t>
        </w:r>
        <w:r w:rsidR="002A4580" w:rsidRPr="004102B3">
          <w:rPr>
            <w:highlight w:val="magenta"/>
          </w:rPr>
          <w:fldChar w:fldCharType="end"/>
        </w:r>
        <w:r w:rsidR="002A4580">
          <w:t xml:space="preserve"> werden dabei in der Regel zwischen 10 und 100 Beispiele übergeben. </w:t>
        </w:r>
      </w:ins>
    </w:p>
    <w:p w14:paraId="6659F9AF" w14:textId="77777777" w:rsidR="00025B9B" w:rsidRDefault="00025B9B" w:rsidP="002A4580">
      <w:pPr>
        <w:autoSpaceDE w:val="0"/>
        <w:autoSpaceDN w:val="0"/>
        <w:adjustRightInd w:val="0"/>
        <w:spacing w:after="0"/>
        <w:jc w:val="both"/>
        <w:rPr>
          <w:ins w:id="1552" w:author="Ben Fels" w:date="2024-12-21T11:54:00Z" w16du:dateUtc="2024-12-21T10:54:00Z"/>
        </w:rPr>
      </w:pPr>
    </w:p>
    <w:p w14:paraId="43063A3B" w14:textId="1EEC7C2A" w:rsidR="001A4072" w:rsidRPr="002F1C43" w:rsidDel="000840B1" w:rsidRDefault="001A4072" w:rsidP="006D4130">
      <w:pPr>
        <w:rPr>
          <w:del w:id="1553" w:author="Ben Fels" w:date="2024-12-21T11:40:00Z" w16du:dateUtc="2024-12-21T10:40:00Z"/>
          <w:lang w:val="en-US"/>
        </w:rPr>
      </w:pPr>
      <w:moveTo w:id="1554" w:author="Ben Fels" w:date="2024-12-16T22:11:00Z" w16du:dateUtc="2024-12-16T21:11:00Z">
        <w:del w:id="1555" w:author="Ben Fels" w:date="2024-12-21T11:40:00Z" w16du:dateUtc="2024-12-21T10:40:00Z">
          <w:r w:rsidRPr="002F1C43" w:rsidDel="006D4130">
            <w:rPr>
              <w:lang w:val="en-US"/>
            </w:rPr>
            <w:delText xml:space="preserve">Language Models are Few-Shot-Learners </w:delText>
          </w:r>
          <w:r w:rsidRPr="002F1C43" w:rsidDel="006D4130">
            <w:rPr>
              <w:highlight w:val="magenta"/>
              <w:lang w:val="en-US"/>
            </w:rPr>
            <w:fldChar w:fldCharType="begin"/>
          </w:r>
          <w:r w:rsidRPr="002F1C43" w:rsidDel="006D4130">
            <w:rPr>
              <w:highlight w:val="magenta"/>
              <w:lang w:val="en-US"/>
            </w:rPr>
            <w:del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delInstrText>
          </w:r>
          <w:r w:rsidRPr="002F1C43" w:rsidDel="006D4130">
            <w:rPr>
              <w:highlight w:val="magenta"/>
            </w:rPr>
            <w:delInstrText xml:space="preserv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delInstrText>
          </w:r>
          <w:r w:rsidRPr="002F1C43" w:rsidDel="006D4130">
            <w:rPr>
              <w:highlight w:val="magenta"/>
              <w:lang w:val="en-US"/>
            </w:rPr>
            <w:fldChar w:fldCharType="separate"/>
          </w:r>
          <w:r w:rsidRPr="002F1C43" w:rsidDel="006D4130">
            <w:rPr>
              <w:rFonts w:cs="Arial"/>
              <w:highlight w:val="magenta"/>
            </w:rPr>
            <w:delText>(Brown et al., 2020)</w:delText>
          </w:r>
          <w:r w:rsidRPr="002F1C43" w:rsidDel="006D4130">
            <w:rPr>
              <w:highlight w:val="magenta"/>
              <w:lang w:val="en-US"/>
            </w:rPr>
            <w:fldChar w:fldCharType="end"/>
          </w:r>
        </w:del>
      </w:moveTo>
    </w:p>
    <w:p w14:paraId="60F4C704" w14:textId="036CCB04" w:rsidR="001A4072" w:rsidRPr="002F1C43" w:rsidDel="006D4130" w:rsidRDefault="001A4072" w:rsidP="001A4072">
      <w:pPr>
        <w:rPr>
          <w:del w:id="1556" w:author="Ben Fels" w:date="2024-12-21T11:40:00Z" w16du:dateUtc="2024-12-21T10:40:00Z"/>
          <w:moveTo w:id="1557" w:author="Ben Fels" w:date="2024-12-16T22:11:00Z" w16du:dateUtc="2024-12-16T21:11:00Z"/>
          <w:lang w:val="en-US"/>
          <w:rPrChange w:id="1558" w:author="Ben Fels" w:date="2024-12-22T12:26:00Z" w16du:dateUtc="2024-12-22T11:26:00Z">
            <w:rPr>
              <w:del w:id="1559" w:author="Ben Fels" w:date="2024-12-21T11:40:00Z" w16du:dateUtc="2024-12-21T10:40:00Z"/>
              <w:moveTo w:id="1560" w:author="Ben Fels" w:date="2024-12-16T22:11:00Z" w16du:dateUtc="2024-12-16T21:11:00Z"/>
            </w:rPr>
          </w:rPrChange>
        </w:rPr>
      </w:pPr>
      <w:moveTo w:id="1561" w:author="Ben Fels" w:date="2024-12-16T22:11:00Z" w16du:dateUtc="2024-12-16T21:11:00Z">
        <w:del w:id="1562" w:author="Ben Fels" w:date="2024-12-22T09:29:00Z" w16du:dateUtc="2024-12-22T08:29:00Z">
          <w:r w:rsidRPr="002F1C43" w:rsidDel="005878CB">
            <w:delText>Few-shot Learning erhöht die Leistung des Modells, ohne es feintunen zu müssen. D.h. die Gewichtung des Modells wird nicht verändert.</w:delText>
          </w:r>
        </w:del>
      </w:moveTo>
    </w:p>
    <w:p w14:paraId="2983DFA3" w14:textId="1B24B14B" w:rsidR="001A4072" w:rsidRPr="002F1C43" w:rsidDel="002F1C43" w:rsidRDefault="001A4072" w:rsidP="001A4072">
      <w:pPr>
        <w:rPr>
          <w:del w:id="1563" w:author="Ben Fels" w:date="2024-12-22T12:25:00Z" w16du:dateUtc="2024-12-22T11:25:00Z"/>
          <w:moveTo w:id="1564" w:author="Ben Fels" w:date="2024-12-16T22:11:00Z" w16du:dateUtc="2024-12-16T21:11:00Z"/>
        </w:rPr>
      </w:pPr>
      <w:moveTo w:id="1565" w:author="Ben Fels" w:date="2024-12-16T22:11:00Z" w16du:dateUtc="2024-12-16T21:11:00Z">
        <w:del w:id="1566" w:author="Ben Fels" w:date="2024-12-22T12:25:00Z" w16du:dateUtc="2024-12-22T11:25:00Z">
          <w:r w:rsidRPr="002F1C43" w:rsidDel="002F1C43">
            <w:delText xml:space="preserve">Few-Shot-Learning ermöglicht es dem LLM sich mit wenigen Trainingsdaten auf die neue Aufgabe anzupassen </w:delText>
          </w:r>
          <w:r w:rsidRPr="002F1C43" w:rsidDel="002F1C43">
            <w:rPr>
              <w:highlight w:val="magenta"/>
            </w:rPr>
            <w:fldChar w:fldCharType="begin"/>
          </w:r>
          <w:r w:rsidRPr="002F1C43" w:rsidDel="002F1C43">
            <w:rPr>
              <w:highlight w:val="magenta"/>
            </w:rPr>
            <w:del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delInstrText>
          </w:r>
          <w:r w:rsidRPr="002F1C43" w:rsidDel="002F1C43">
            <w:rPr>
              <w:highlight w:val="magenta"/>
            </w:rPr>
            <w:fldChar w:fldCharType="separate"/>
          </w:r>
          <w:r w:rsidRPr="002F1C43" w:rsidDel="002F1C43">
            <w:rPr>
              <w:rFonts w:cs="Arial"/>
              <w:highlight w:val="magenta"/>
            </w:rPr>
            <w:delText>(Ozdemir, 2024, S. 136)</w:delText>
          </w:r>
          <w:r w:rsidRPr="002F1C43" w:rsidDel="002F1C43">
            <w:rPr>
              <w:highlight w:val="magenta"/>
            </w:rPr>
            <w:fldChar w:fldCharType="end"/>
          </w:r>
          <w:r w:rsidRPr="002F1C43" w:rsidDel="002F1C43">
            <w:delText xml:space="preserve">. </w:delText>
          </w:r>
        </w:del>
        <w:del w:id="1567" w:author="Ben Fels" w:date="2024-12-21T11:40:00Z" w16du:dateUtc="2024-12-21T10:40:00Z">
          <w:r w:rsidRPr="002F1C43" w:rsidDel="003A08DE">
            <w:delText xml:space="preserve">LLMs besitzen die Fähigkeit von den Beispielen aus dem Prompt zu lernen </w:delText>
          </w:r>
          <w:r w:rsidRPr="002F1C43" w:rsidDel="003A08DE">
            <w:rPr>
              <w:highlight w:val="magenta"/>
            </w:rPr>
            <w:fldChar w:fldCharType="begin"/>
          </w:r>
          <w:r w:rsidRPr="002F1C43" w:rsidDel="003A08DE">
            <w:rPr>
              <w:highlight w:val="magenta"/>
            </w:rPr>
            <w:del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Pr="002F1C43" w:rsidDel="003A08DE">
            <w:rPr>
              <w:highlight w:val="magenta"/>
            </w:rPr>
            <w:fldChar w:fldCharType="separate"/>
          </w:r>
          <w:r w:rsidRPr="002F1C43" w:rsidDel="003A08DE">
            <w:rPr>
              <w:rFonts w:cs="Arial"/>
              <w:highlight w:val="magenta"/>
            </w:rPr>
            <w:delText>(Tunstall et al., 2023, S. 330)</w:delText>
          </w:r>
          <w:r w:rsidRPr="002F1C43" w:rsidDel="003A08DE">
            <w:rPr>
              <w:highlight w:val="magenta"/>
            </w:rPr>
            <w:fldChar w:fldCharType="end"/>
          </w:r>
          <w:r w:rsidRPr="002F1C43" w:rsidDel="003A08DE">
            <w:delText xml:space="preserve">.  </w:delText>
          </w:r>
        </w:del>
      </w:moveTo>
    </w:p>
    <w:p w14:paraId="43273B5E" w14:textId="2F2FCEC7" w:rsidR="001A4072" w:rsidRPr="002F1C43" w:rsidDel="00AE6A3C" w:rsidRDefault="001A4072">
      <w:pPr>
        <w:rPr>
          <w:del w:id="1568" w:author="Ben Fels" w:date="2024-12-21T11:42:00Z" w16du:dateUtc="2024-12-21T10:42:00Z"/>
          <w:moveTo w:id="1569" w:author="Ben Fels" w:date="2024-12-16T22:11:00Z" w16du:dateUtc="2024-12-16T21:11:00Z"/>
        </w:rPr>
      </w:pPr>
      <w:moveTo w:id="1570" w:author="Ben Fels" w:date="2024-12-16T22:11:00Z" w16du:dateUtc="2024-12-16T21:11:00Z">
        <w:del w:id="1571" w:author="Ben Fels" w:date="2024-12-22T12:26:00Z" w16du:dateUtc="2024-12-22T11:26:00Z">
          <w:r w:rsidRPr="002F1C43" w:rsidDel="002F1C43">
            <w:delText xml:space="preserve">Das Hauptziel von Few-Shot Learning (FSL) ist die Verallgemeinerung beim Lernen aus einem kleinen Teil der Daten </w:delText>
          </w:r>
          <w:r w:rsidRPr="002F1C43" w:rsidDel="002F1C43">
            <w:rPr>
              <w:highlight w:val="magenta"/>
            </w:rPr>
            <w:fldChar w:fldCharType="begin"/>
          </w:r>
          <w:r w:rsidRPr="002F1C43" w:rsidDel="002F1C43">
            <w:rPr>
              <w:highlight w:val="magenta"/>
            </w:rPr>
            <w:del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delInstrText>
          </w:r>
          <w:r w:rsidRPr="002F1C43" w:rsidDel="002F1C43">
            <w:rPr>
              <w:highlight w:val="magenta"/>
            </w:rPr>
            <w:fldChar w:fldCharType="separate"/>
          </w:r>
          <w:r w:rsidRPr="002F1C43" w:rsidDel="002F1C43">
            <w:rPr>
              <w:rFonts w:cs="Arial"/>
              <w:highlight w:val="magenta"/>
            </w:rPr>
            <w:delText>(Yeginbergen et al., 2024, S. 11690)</w:delText>
          </w:r>
          <w:r w:rsidRPr="002F1C43" w:rsidDel="002F1C43">
            <w:rPr>
              <w:highlight w:val="magenta"/>
            </w:rPr>
            <w:fldChar w:fldCharType="end"/>
          </w:r>
          <w:r w:rsidRPr="002F1C43" w:rsidDel="002F1C43">
            <w:delText xml:space="preserve">. </w:delText>
          </w:r>
        </w:del>
        <w:del w:id="1572" w:author="Ben Fels" w:date="2024-12-21T11:42:00Z" w16du:dateUtc="2024-12-21T10:42:00Z">
          <w:r w:rsidRPr="002F1C43" w:rsidDel="00AE6A3C">
            <w:delText>Dabei werden die Daten anhand von zwei Methoden aufgeteilt:</w:delText>
          </w:r>
        </w:del>
      </w:moveTo>
    </w:p>
    <w:p w14:paraId="531D661B" w14:textId="0F04C9C2" w:rsidR="001A4072" w:rsidRPr="002F1C43" w:rsidDel="00AE6A3C" w:rsidRDefault="001A4072">
      <w:pPr>
        <w:rPr>
          <w:del w:id="1573" w:author="Ben Fels" w:date="2024-12-21T11:42:00Z" w16du:dateUtc="2024-12-21T10:42:00Z"/>
          <w:moveTo w:id="1574" w:author="Ben Fels" w:date="2024-12-16T22:11:00Z" w16du:dateUtc="2024-12-16T21:11:00Z"/>
        </w:rPr>
        <w:pPrChange w:id="1575" w:author="Ben Fels" w:date="2024-12-21T11:42:00Z" w16du:dateUtc="2024-12-21T10:42:00Z">
          <w:pPr>
            <w:pStyle w:val="Listenabsatz"/>
            <w:numPr>
              <w:numId w:val="35"/>
            </w:numPr>
            <w:ind w:hanging="360"/>
          </w:pPr>
        </w:pPrChange>
      </w:pPr>
      <w:moveTo w:id="1576" w:author="Ben Fels" w:date="2024-12-16T22:11:00Z" w16du:dateUtc="2024-12-16T21:11:00Z">
        <w:del w:id="1577" w:author="Ben Fels" w:date="2024-12-21T11:42:00Z" w16du:dateUtc="2024-12-21T10:42:00Z">
          <w:r w:rsidRPr="002F1C43" w:rsidDel="00AE6A3C">
            <w:delText>k-shot: jede der Teilmengen enthält genau k Argumentkomponentenfolgen von Behauptung und Prämisse.</w:delText>
          </w:r>
        </w:del>
      </w:moveTo>
    </w:p>
    <w:p w14:paraId="29E2F54C" w14:textId="581C6D13" w:rsidR="001A4072" w:rsidRPr="002F1C43" w:rsidDel="002F1C43" w:rsidRDefault="001A4072">
      <w:pPr>
        <w:rPr>
          <w:del w:id="1578" w:author="Ben Fels" w:date="2024-12-22T12:26:00Z" w16du:dateUtc="2024-12-22T11:26:00Z"/>
          <w:moveTo w:id="1579" w:author="Ben Fels" w:date="2024-12-16T22:11:00Z" w16du:dateUtc="2024-12-16T21:11:00Z"/>
        </w:rPr>
        <w:pPrChange w:id="1580" w:author="Ben Fels" w:date="2024-12-21T11:42:00Z" w16du:dateUtc="2024-12-21T10:42:00Z">
          <w:pPr>
            <w:pStyle w:val="Listenabsatz"/>
            <w:numPr>
              <w:numId w:val="35"/>
            </w:numPr>
            <w:ind w:hanging="360"/>
          </w:pPr>
        </w:pPrChange>
      </w:pPr>
      <w:moveTo w:id="1581" w:author="Ben Fels" w:date="2024-12-16T22:11:00Z" w16du:dateUtc="2024-12-16T21:11:00Z">
        <w:del w:id="1582" w:author="Ben Fels" w:date="2024-12-21T11:42:00Z" w16du:dateUtc="2024-12-21T10:42:00Z">
          <w:r w:rsidRPr="002F1C43" w:rsidDel="00AE6A3C">
            <w:delText>k-percent: berechnen des k-Anteils für jede Argumentkomponente aus den vollständigen Daten, um die Verteilung widerzuspiegeln.</w:delText>
          </w:r>
        </w:del>
      </w:moveTo>
    </w:p>
    <w:p w14:paraId="02E93623" w14:textId="77777777" w:rsidR="001A4072" w:rsidRPr="002F1C43" w:rsidRDefault="001A4072" w:rsidP="001A4072">
      <w:pPr>
        <w:rPr>
          <w:moveTo w:id="1583" w:author="Ben Fels" w:date="2024-12-16T22:11:00Z" w16du:dateUtc="2024-12-16T21:11:00Z"/>
        </w:rPr>
      </w:pPr>
      <w:moveTo w:id="1584" w:author="Ben Fels" w:date="2024-12-16T22:11:00Z" w16du:dateUtc="2024-12-16T21:11:00Z">
        <w:r w:rsidRPr="002F1C43">
          <w:t xml:space="preserve">In dem Zusammenhang ist es wichtig auch Beispiele aufzunehmen, welche keine Argumentationskomponenten beinhalten  </w:t>
        </w:r>
        <w:r w:rsidRPr="002F1C43">
          <w:rPr>
            <w:highlight w:val="magenta"/>
          </w:rPr>
          <w:fldChar w:fldCharType="begin"/>
        </w:r>
        <w:r w:rsidRPr="002F1C43">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2F1C43">
          <w:rPr>
            <w:highlight w:val="magenta"/>
          </w:rPr>
          <w:fldChar w:fldCharType="separate"/>
        </w:r>
        <w:r w:rsidRPr="002F1C43">
          <w:rPr>
            <w:rFonts w:cs="Arial"/>
            <w:highlight w:val="magenta"/>
          </w:rPr>
          <w:t>(Yeginbergen et al., 2024, S. 11690)</w:t>
        </w:r>
        <w:r w:rsidRPr="002F1C43">
          <w:rPr>
            <w:highlight w:val="magenta"/>
          </w:rPr>
          <w:fldChar w:fldCharType="end"/>
        </w:r>
        <w:r w:rsidRPr="002F1C43">
          <w:t>.</w:t>
        </w:r>
      </w:moveTo>
    </w:p>
    <w:p w14:paraId="47CE81CE" w14:textId="5872411E" w:rsidR="001A4072" w:rsidRPr="0088488E" w:rsidDel="00697ED8" w:rsidRDefault="001A4072" w:rsidP="001A4072">
      <w:pPr>
        <w:rPr>
          <w:del w:id="1585" w:author="Ben Fels" w:date="2024-12-21T11:45:00Z" w16du:dateUtc="2024-12-21T10:45:00Z"/>
          <w:moveTo w:id="1586" w:author="Ben Fels" w:date="2024-12-16T22:11:00Z" w16du:dateUtc="2024-12-16T21:11:00Z"/>
          <w:lang w:val="en-US"/>
        </w:rPr>
      </w:pPr>
      <w:moveTo w:id="1587" w:author="Ben Fels" w:date="2024-12-16T22:11:00Z" w16du:dateUtc="2024-12-16T21:11:00Z">
        <w:del w:id="1588" w:author="Ben Fels" w:date="2024-12-21T11:43:00Z" w16du:dateUtc="2024-12-21T10:43:00Z">
          <w:r w:rsidRPr="003057B4" w:rsidDel="00E34579">
            <w:delText xml:space="preserve">„Neuere Untersuchungen der Forscher von Hugging Face legen nahe, dass ein solcher Ansatz dateneffizienter sein kann als einen benutzerdefinierten Head feinzutunen.“ </w:delText>
          </w:r>
          <w:r w:rsidRPr="004B1DD2" w:rsidDel="00E34579">
            <w:rPr>
              <w:highlight w:val="magenta"/>
              <w:lang w:val="en-US"/>
            </w:rPr>
            <w:delText>T. Le Scao und A.M. Rush, »How Many Data Points Is a Prompt Worth?«</w:delText>
          </w:r>
          <w:r w:rsidRPr="004B1DD2" w:rsidDel="00E34579">
            <w:rPr>
              <w:lang w:val="en-US"/>
            </w:rPr>
            <w:delText xml:space="preserve"> </w:delText>
          </w:r>
          <w:r w:rsidRPr="0088488E" w:rsidDel="00E34579">
            <w:rPr>
              <w:lang w:val="en-US"/>
            </w:rPr>
            <w:delText>(</w:delText>
          </w:r>
          <w:r w:rsidRPr="0088488E" w:rsidDel="00E34579">
            <w:rPr>
              <w:i/>
              <w:iCs/>
              <w:highlight w:val="magenta"/>
              <w:lang w:val="en-US"/>
            </w:rPr>
            <w:delText>https://arxiv.org/abs/2103.08493</w:delText>
          </w:r>
          <w:r w:rsidRPr="0088488E" w:rsidDel="00E34579">
            <w:rPr>
              <w:highlight w:val="magenta"/>
              <w:lang w:val="en-US"/>
            </w:rPr>
            <w:delText>), (2021).</w:delText>
          </w:r>
        </w:del>
      </w:moveTo>
    </w:p>
    <w:p w14:paraId="5856924E" w14:textId="4E2CED9C" w:rsidR="001A4072" w:rsidRPr="00CA0B2C" w:rsidDel="00697ED8" w:rsidRDefault="001A4072" w:rsidP="001A4072">
      <w:pPr>
        <w:rPr>
          <w:del w:id="1589" w:author="Ben Fels" w:date="2024-12-21T11:45:00Z" w16du:dateUtc="2024-12-21T10:45:00Z"/>
          <w:moveTo w:id="1590" w:author="Ben Fels" w:date="2024-12-16T22:11:00Z" w16du:dateUtc="2024-12-16T21:11:00Z"/>
          <w:strike/>
          <w:color w:val="808080" w:themeColor="background1" w:themeShade="80"/>
          <w:lang w:val="en-US"/>
          <w:rPrChange w:id="1591" w:author="Ben Fels" w:date="2024-12-21T11:43:00Z" w16du:dateUtc="2024-12-21T10:43:00Z">
            <w:rPr>
              <w:del w:id="1592" w:author="Ben Fels" w:date="2024-12-21T11:45:00Z" w16du:dateUtc="2024-12-21T10:45:00Z"/>
              <w:moveTo w:id="1593" w:author="Ben Fels" w:date="2024-12-16T22:11:00Z" w16du:dateUtc="2024-12-16T21:11:00Z"/>
              <w:lang w:val="en-US"/>
            </w:rPr>
          </w:rPrChange>
        </w:rPr>
      </w:pPr>
      <w:moveTo w:id="1594" w:author="Ben Fels" w:date="2024-12-16T22:11:00Z" w16du:dateUtc="2024-12-16T21:11:00Z">
        <w:del w:id="1595" w:author="Ben Fels" w:date="2024-12-21T11:45:00Z" w16du:dateUtc="2024-12-21T10:45:00Z">
          <w:r w:rsidRPr="00CA0B2C" w:rsidDel="00697ED8">
            <w:rPr>
              <w:strike/>
              <w:color w:val="808080" w:themeColor="background1" w:themeShade="80"/>
              <w:lang w:val="en-US"/>
              <w:rPrChange w:id="1596" w:author="Ben Fels" w:date="2024-12-21T11:43:00Z" w16du:dateUtc="2024-12-21T10:43:00Z">
                <w:rPr>
                  <w:lang w:val="en-US"/>
                </w:rPr>
              </w:rPrChange>
            </w:rPr>
            <w:delText xml:space="preserve">In the context of Large Language Models (LLMs), a </w:delText>
          </w:r>
          <w:r w:rsidRPr="00CA0B2C" w:rsidDel="00697ED8">
            <w:rPr>
              <w:b/>
              <w:bCs/>
              <w:strike/>
              <w:color w:val="808080" w:themeColor="background1" w:themeShade="80"/>
              <w:lang w:val="en-US"/>
              <w:rPrChange w:id="1597" w:author="Ben Fels" w:date="2024-12-21T11:43:00Z" w16du:dateUtc="2024-12-21T10:43:00Z">
                <w:rPr>
                  <w:b/>
                  <w:bCs/>
                  <w:lang w:val="en-US"/>
                </w:rPr>
              </w:rPrChange>
            </w:rPr>
            <w:delText>primer</w:delText>
          </w:r>
          <w:r w:rsidRPr="00CA0B2C" w:rsidDel="00697ED8">
            <w:rPr>
              <w:strike/>
              <w:color w:val="808080" w:themeColor="background1" w:themeShade="80"/>
              <w:lang w:val="en-US"/>
              <w:rPrChange w:id="1598" w:author="Ben Fels" w:date="2024-12-21T11:43:00Z" w16du:dateUtc="2024-12-21T10:43:00Z">
                <w:rPr>
                  <w:lang w:val="en-US"/>
                </w:rPr>
              </w:rPrChange>
            </w:rPr>
            <w:delText xml:space="preserve"> refers to an initial input or prompt provided to the model. It serves as the starting point for generating responses. When you interact with chatbot-based LLMs like ChatGPT, priming plays a crucial role in providing dynamic context. </w:delText>
          </w:r>
          <w:r w:rsidRPr="00CA0B2C" w:rsidDel="00697ED8">
            <w:rPr>
              <w:strike/>
              <w:color w:val="808080" w:themeColor="background1" w:themeShade="80"/>
              <w:rPrChange w:id="1599" w:author="Ben Fels" w:date="2024-12-21T11:43:00Z" w16du:dateUtc="2024-12-21T10:43:00Z">
                <w:rPr/>
              </w:rPrChange>
            </w:rPr>
            <w:fldChar w:fldCharType="begin"/>
          </w:r>
          <w:r w:rsidRPr="00CA0B2C" w:rsidDel="00697ED8">
            <w:rPr>
              <w:strike/>
              <w:color w:val="808080" w:themeColor="background1" w:themeShade="80"/>
              <w:lang w:val="en-US"/>
              <w:rPrChange w:id="1600" w:author="Ben Fels" w:date="2024-12-21T11:43:00Z" w16du:dateUtc="2024-12-21T10:43:00Z">
                <w:rPr>
                  <w:lang w:val="en-US"/>
                </w:rPr>
              </w:rPrChange>
            </w:rPr>
            <w:delInstrText>HYPERLINK "https://promptengineering.org/unlocking-ai-with-priming-enhancing-context-and-conversation-in-llms-like-chatgpt/" \t "_blank"</w:delInstrText>
          </w:r>
        </w:del>
      </w:moveTo>
      <w:ins w:id="1601" w:author="Ben Fels" w:date="2024-12-16T22:11:00Z" w16du:dateUtc="2024-12-16T21:11:00Z">
        <w:del w:id="1602" w:author="Ben Fels" w:date="2024-12-21T11:45:00Z" w16du:dateUtc="2024-12-21T10:45:00Z">
          <w:r w:rsidRPr="00CA0B2C" w:rsidDel="00697ED8">
            <w:rPr>
              <w:strike/>
              <w:color w:val="808080" w:themeColor="background1" w:themeShade="80"/>
              <w:rPrChange w:id="1603" w:author="Ben Fels" w:date="2024-12-21T11:43:00Z" w16du:dateUtc="2024-12-21T10:43:00Z">
                <w:rPr>
                  <w:strike/>
                  <w:color w:val="808080" w:themeColor="background1" w:themeShade="80"/>
                </w:rPr>
              </w:rPrChange>
            </w:rPr>
          </w:r>
        </w:del>
      </w:ins>
      <w:moveTo w:id="1604" w:author="Ben Fels" w:date="2024-12-16T22:11:00Z" w16du:dateUtc="2024-12-16T21:11:00Z">
        <w:del w:id="1605" w:author="Ben Fels" w:date="2024-12-21T11:45:00Z" w16du:dateUtc="2024-12-21T10:45:00Z">
          <w:r w:rsidRPr="00CA0B2C" w:rsidDel="00697ED8">
            <w:rPr>
              <w:strike/>
              <w:color w:val="808080" w:themeColor="background1" w:themeShade="80"/>
              <w:rPrChange w:id="1606" w:author="Ben Fels" w:date="2024-12-21T11:43:00Z" w16du:dateUtc="2024-12-21T10:43:00Z">
                <w:rPr>
                  <w:rStyle w:val="Hyperlink"/>
                  <w:lang w:val="en-US"/>
                </w:rPr>
              </w:rPrChange>
            </w:rPr>
            <w:fldChar w:fldCharType="separate"/>
          </w:r>
          <w:r w:rsidRPr="00CA0B2C" w:rsidDel="00697ED8">
            <w:rPr>
              <w:rStyle w:val="Hyperlink"/>
              <w:strike/>
              <w:color w:val="808080" w:themeColor="background1" w:themeShade="80"/>
              <w:lang w:val="en-US"/>
              <w:rPrChange w:id="1607" w:author="Ben Fels" w:date="2024-12-21T11:43:00Z" w16du:dateUtc="2024-12-21T10:43:00Z">
                <w:rPr>
                  <w:rStyle w:val="Hyperlink"/>
                  <w:lang w:val="en-US"/>
                </w:rPr>
              </w:rPrChange>
            </w:rPr>
            <w:delText>By using primers, these models can generate more accurate, relevant, and contextually appropriate replies</w:delText>
          </w:r>
          <w:r w:rsidRPr="00CA0B2C" w:rsidDel="00697ED8">
            <w:rPr>
              <w:rStyle w:val="Hyperlink"/>
              <w:strike/>
              <w:color w:val="808080" w:themeColor="background1" w:themeShade="80"/>
              <w:lang w:val="en-US"/>
              <w:rPrChange w:id="1608" w:author="Ben Fels" w:date="2024-12-21T11:43:00Z" w16du:dateUtc="2024-12-21T10:43:00Z">
                <w:rPr>
                  <w:rStyle w:val="Hyperlink"/>
                  <w:lang w:val="en-US"/>
                </w:rPr>
              </w:rPrChange>
            </w:rPr>
            <w:fldChar w:fldCharType="end"/>
          </w:r>
          <w:r w:rsidRPr="00CA0B2C" w:rsidDel="00697ED8">
            <w:rPr>
              <w:strike/>
              <w:color w:val="808080" w:themeColor="background1" w:themeShade="80"/>
              <w:lang w:val="en-US"/>
              <w:rPrChange w:id="1609" w:author="Ben Fels" w:date="2024-12-21T11:43:00Z" w16du:dateUtc="2024-12-21T10:43:00Z">
                <w:rPr>
                  <w:lang w:val="en-US"/>
                </w:rPr>
              </w:rPrChange>
            </w:rPr>
            <w:delText xml:space="preserve">. </w:delText>
          </w:r>
        </w:del>
      </w:moveTo>
    </w:p>
    <w:p w14:paraId="0C379C58" w14:textId="77777777" w:rsidR="001A4072" w:rsidRDefault="001A4072" w:rsidP="001A4072">
      <w:pPr>
        <w:rPr>
          <w:moveTo w:id="1610" w:author="Ben Fels" w:date="2024-12-16T22:11:00Z" w16du:dateUtc="2024-12-16T21:11:00Z"/>
        </w:rPr>
      </w:pPr>
      <w:moveTo w:id="1611" w:author="Ben Fels" w:date="2024-12-16T22:11:00Z" w16du:dateUtc="2024-12-16T21:11:00Z">
        <w:r w:rsidRPr="00CA0B2C">
          <w:rPr>
            <w:highlight w:val="cyan"/>
            <w:rPrChange w:id="1612" w:author="Ben Fels" w:date="2024-12-21T11:43:00Z" w16du:dateUtc="2024-12-21T10:43:00Z">
              <w:rPr/>
            </w:rPrChange>
          </w:rPr>
          <w:t>Idee:</w:t>
        </w:r>
        <w:r>
          <w:t xml:space="preserve"> Zusätzlich zur Variation der übergebenen Beispiele dem Modell testweise mitteilen, was Argumente sind und wie man sie erkennt</w:t>
        </w:r>
      </w:moveTo>
    </w:p>
    <w:p w14:paraId="4C75A5EC" w14:textId="0FDB0B94" w:rsidR="001A4072" w:rsidDel="00525BF5" w:rsidRDefault="001A4072" w:rsidP="001A4072">
      <w:pPr>
        <w:rPr>
          <w:del w:id="1613" w:author="Ben Fels" w:date="2024-12-21T11:44:00Z" w16du:dateUtc="2024-12-21T10:44:00Z"/>
          <w:moveTo w:id="1614" w:author="Ben Fels" w:date="2024-12-16T22:11:00Z" w16du:dateUtc="2024-12-16T21:11:00Z"/>
        </w:rPr>
      </w:pPr>
      <w:moveTo w:id="1615" w:author="Ben Fels" w:date="2024-12-16T22:11:00Z" w16du:dateUtc="2024-12-16T21:11:00Z">
        <w:del w:id="1616" w:author="Ben Fels" w:date="2024-12-21T11:44:00Z" w16du:dateUtc="2024-12-21T10:44:00Z">
          <w:r w:rsidDel="00525BF5">
            <w:delText xml:space="preserve">In </w:delText>
          </w:r>
          <w:r w:rsidRPr="00563E34" w:rsidDel="00525BF5">
            <w:rPr>
              <w:highlight w:val="magenta"/>
            </w:rPr>
            <w:fldChar w:fldCharType="begin"/>
          </w:r>
          <w:r w:rsidDel="00525BF5">
            <w:rPr>
              <w:highlight w:val="magenta"/>
            </w:rPr>
            <w:del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delInstrText>
          </w:r>
          <w:r w:rsidRPr="00563E34" w:rsidDel="00525BF5">
            <w:rPr>
              <w:highlight w:val="magenta"/>
            </w:rPr>
            <w:fldChar w:fldCharType="separate"/>
          </w:r>
          <w:r w:rsidRPr="00563E34" w:rsidDel="00525BF5">
            <w:rPr>
              <w:rFonts w:cs="Arial"/>
              <w:highlight w:val="magenta"/>
            </w:rPr>
            <w:delText>(Maharjan et al., 2024)</w:delText>
          </w:r>
          <w:r w:rsidRPr="00563E34" w:rsidDel="00525BF5">
            <w:rPr>
              <w:highlight w:val="magenta"/>
            </w:rPr>
            <w:fldChar w:fldCharType="end"/>
          </w:r>
          <w:r w:rsidDel="00525BF5">
            <w:delText xml:space="preserve"> konnte für Medizinische Benchmarks gezeigt werden, dass mittels Prompt Engineering Techniken ohne fine-tuning SOTA-Ergebnisse für open source Modelle erzielt werden konnte. Dabei wurde deutlich, dass bei fine-tuned Modellen die Zero-Shot Performance besser ist.</w:delText>
          </w:r>
        </w:del>
      </w:moveTo>
    </w:p>
    <w:p w14:paraId="586B3349" w14:textId="16193FF0" w:rsidR="001A4072" w:rsidRPr="00BB2D45" w:rsidDel="00525BF5" w:rsidRDefault="001A4072" w:rsidP="001A4072">
      <w:pPr>
        <w:rPr>
          <w:del w:id="1617" w:author="Ben Fels" w:date="2024-12-21T11:44:00Z" w16du:dateUtc="2024-12-21T10:44:00Z"/>
          <w:moveTo w:id="1618" w:author="Ben Fels" w:date="2024-12-16T22:11:00Z" w16du:dateUtc="2024-12-16T21:11:00Z"/>
          <w:bCs/>
          <w:rPrChange w:id="1619" w:author="Ben Fels" w:date="2024-12-21T08:09:00Z" w16du:dateUtc="2024-12-21T07:09:00Z">
            <w:rPr>
              <w:del w:id="1620" w:author="Ben Fels" w:date="2024-12-21T11:44:00Z" w16du:dateUtc="2024-12-21T10:44:00Z"/>
              <w:moveTo w:id="1621" w:author="Ben Fels" w:date="2024-12-16T22:11:00Z" w16du:dateUtc="2024-12-16T21:11:00Z"/>
              <w:bCs/>
              <w:lang w:val="en-US"/>
            </w:rPr>
          </w:rPrChange>
        </w:rPr>
      </w:pPr>
      <w:moveTo w:id="1622" w:author="Ben Fels" w:date="2024-12-16T22:11:00Z" w16du:dateUtc="2024-12-16T21:11:00Z">
        <w:del w:id="1623" w:author="Ben Fels" w:date="2024-12-21T11:44:00Z" w16du:dateUtc="2024-12-21T10:44:00Z">
          <w:r w:rsidRPr="001E4AA4" w:rsidDel="00525BF5">
            <w:rPr>
              <w:bCs/>
              <w:highlight w:val="cyan"/>
              <w:lang w:val="en-US"/>
            </w:rPr>
            <w:delText xml:space="preserve">Prompt engineering as an important emerging skill for medical professionals: Tutorial. J. Med. Internet Res. 25. Epub ahead of print 4 October 2023. </w:delText>
          </w:r>
          <w:r w:rsidDel="00525BF5">
            <w:fldChar w:fldCharType="begin"/>
          </w:r>
          <w:r w:rsidRPr="00CB7B5E" w:rsidDel="00525BF5">
            <w:rPr>
              <w:lang w:val="en-US"/>
            </w:rPr>
            <w:delInstrText>HYPERLINK "https://doi.org/10.2196/50638"</w:delInstrText>
          </w:r>
        </w:del>
      </w:moveTo>
      <w:ins w:id="1624" w:author="Ben Fels" w:date="2024-12-16T22:11:00Z" w16du:dateUtc="2024-12-16T21:11:00Z">
        <w:del w:id="1625" w:author="Ben Fels" w:date="2024-12-21T11:44:00Z" w16du:dateUtc="2024-12-21T10:44:00Z"/>
      </w:ins>
      <w:moveTo w:id="1626" w:author="Ben Fels" w:date="2024-12-16T22:11:00Z" w16du:dateUtc="2024-12-16T21:11:00Z">
        <w:del w:id="1627" w:author="Ben Fels" w:date="2024-12-21T11:44:00Z" w16du:dateUtc="2024-12-21T10:44:00Z">
          <w:r w:rsidDel="00525BF5">
            <w:fldChar w:fldCharType="separate"/>
          </w:r>
          <w:r w:rsidRPr="00BB2D45" w:rsidDel="00525BF5">
            <w:rPr>
              <w:rStyle w:val="Hyperlink"/>
              <w:bCs/>
              <w:highlight w:val="cyan"/>
              <w:rPrChange w:id="1628" w:author="Ben Fels" w:date="2024-12-21T08:09:00Z" w16du:dateUtc="2024-12-21T07:09:00Z">
                <w:rPr>
                  <w:rStyle w:val="Hyperlink"/>
                  <w:bCs/>
                  <w:highlight w:val="cyan"/>
                  <w:lang w:val="en-US"/>
                </w:rPr>
              </w:rPrChange>
            </w:rPr>
            <w:delText>https://doi.org/10.2196/50638</w:delText>
          </w:r>
          <w:r w:rsidDel="00525BF5">
            <w:rPr>
              <w:rStyle w:val="Hyperlink"/>
              <w:bCs/>
              <w:highlight w:val="cyan"/>
              <w:lang w:val="en-US"/>
            </w:rPr>
            <w:fldChar w:fldCharType="end"/>
          </w:r>
          <w:r w:rsidRPr="00BB2D45" w:rsidDel="00525BF5">
            <w:rPr>
              <w:bCs/>
              <w:highlight w:val="cyan"/>
              <w:rPrChange w:id="1629" w:author="Ben Fels" w:date="2024-12-21T08:09:00Z" w16du:dateUtc="2024-12-21T07:09:00Z">
                <w:rPr>
                  <w:bCs/>
                  <w:highlight w:val="cyan"/>
                  <w:lang w:val="en-US"/>
                </w:rPr>
              </w:rPrChange>
            </w:rPr>
            <w:delText>.</w:delText>
          </w:r>
        </w:del>
      </w:moveTo>
    </w:p>
    <w:p w14:paraId="239B6E95" w14:textId="3B889B1B" w:rsidR="001A4072" w:rsidRPr="00E769E5" w:rsidDel="00525BF5" w:rsidRDefault="001A4072" w:rsidP="001A4072">
      <w:pPr>
        <w:rPr>
          <w:del w:id="1630" w:author="Ben Fels" w:date="2024-12-21T11:44:00Z" w16du:dateUtc="2024-12-21T10:44:00Z"/>
          <w:moveTo w:id="1631" w:author="Ben Fels" w:date="2024-12-16T22:11:00Z" w16du:dateUtc="2024-12-16T21:11:00Z"/>
          <w:bCs/>
          <w:lang w:val="en-US"/>
          <w:rPrChange w:id="1632" w:author="Ben Fels" w:date="2024-12-16T22:11:00Z" w16du:dateUtc="2024-12-16T21:11:00Z">
            <w:rPr>
              <w:del w:id="1633" w:author="Ben Fels" w:date="2024-12-21T11:44:00Z" w16du:dateUtc="2024-12-21T10:44:00Z"/>
              <w:moveTo w:id="1634" w:author="Ben Fels" w:date="2024-12-16T22:11:00Z" w16du:dateUtc="2024-12-16T21:11:00Z"/>
              <w:bCs/>
            </w:rPr>
          </w:rPrChange>
        </w:rPr>
      </w:pPr>
      <w:moveTo w:id="1635" w:author="Ben Fels" w:date="2024-12-16T22:11:00Z" w16du:dateUtc="2024-12-16T21:11:00Z">
        <w:del w:id="1636" w:author="Ben Fels" w:date="2024-12-21T11:44:00Z" w16du:dateUtc="2024-12-21T10:44:00Z">
          <w:r w:rsidRPr="00D538BE" w:rsidDel="00525BF5">
            <w:rPr>
              <w:bCs/>
              <w:highlight w:val="cyan"/>
              <w:rPrChange w:id="1637" w:author="Ben Fels" w:date="2024-12-20T12:30:00Z" w16du:dateUtc="2024-12-20T11:30:00Z">
                <w:rPr>
                  <w:bCs/>
                  <w:highlight w:val="cyan"/>
                  <w:lang w:val="en-US"/>
                </w:rPr>
              </w:rPrChange>
            </w:rPr>
            <w:delText xml:space="preserve">Nori, H., Lee, Y.T., Zhang, S., et al . </w:delText>
          </w:r>
          <w:r w:rsidRPr="00987529" w:rsidDel="00525BF5">
            <w:rPr>
              <w:bCs/>
              <w:highlight w:val="cyan"/>
              <w:lang w:val="en-US"/>
            </w:rPr>
            <w:delText xml:space="preserve">Can generalist foundation models outcompete special-purpose tuning? </w:delText>
          </w:r>
          <w:r w:rsidRPr="00E769E5" w:rsidDel="00525BF5">
            <w:rPr>
              <w:bCs/>
              <w:highlight w:val="cyan"/>
              <w:lang w:val="en-US"/>
              <w:rPrChange w:id="1638" w:author="Ben Fels" w:date="2024-12-16T22:11:00Z" w16du:dateUtc="2024-12-16T21:11:00Z">
                <w:rPr>
                  <w:bCs/>
                  <w:highlight w:val="cyan"/>
                </w:rPr>
              </w:rPrChange>
            </w:rPr>
            <w:delText>Case study in medicine. http://arxiv.org/abs/2311.16452</w:delText>
          </w:r>
        </w:del>
      </w:moveTo>
    </w:p>
    <w:moveToRangeEnd w:id="1471"/>
    <w:p w14:paraId="1DAE4815" w14:textId="77777777" w:rsidR="001A4072" w:rsidRPr="00B30CF1" w:rsidRDefault="001A4072" w:rsidP="001A4072">
      <w:pPr>
        <w:rPr>
          <w:ins w:id="1639" w:author="Ben Fels" w:date="2024-12-16T22:10:00Z" w16du:dateUtc="2024-12-16T21:10:00Z"/>
          <w:bCs/>
          <w:i/>
          <w:rPrChange w:id="1640" w:author="Ben Fels" w:date="2024-12-22T12:34:00Z" w16du:dateUtc="2024-12-22T11:34:00Z">
            <w:rPr>
              <w:ins w:id="1641" w:author="Ben Fels" w:date="2024-12-16T22:10:00Z" w16du:dateUtc="2024-12-16T21:10:00Z"/>
              <w:bCs/>
              <w:i/>
              <w:lang w:val="en-US"/>
            </w:rPr>
          </w:rPrChange>
        </w:rPr>
      </w:pPr>
      <w:ins w:id="1642" w:author="Ben Fels" w:date="2024-12-16T22:10:00Z" w16du:dateUtc="2024-12-16T21:10:00Z">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Removing this limitation would be desirable, for several reasons.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Pr="000D17B5">
          <w:rPr>
            <w:lang w:val="en-US"/>
          </w:rPr>
          <w:t xml:space="preserve"> </w:t>
        </w:r>
        <w:r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Pr>
            <w:bCs/>
            <w:i/>
            <w:lang w:val="en-US"/>
          </w:rPr>
          <w:t xml:space="preserve"> </w:t>
        </w:r>
        <w:r w:rsidRPr="00C20390">
          <w:rPr>
            <w:bCs/>
            <w:i/>
            <w:lang w:val="en-US"/>
          </w:rPr>
          <w:t xml:space="preserve">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w:t>
        </w:r>
        <w:r w:rsidRPr="00C20390">
          <w:rPr>
            <w:bCs/>
            <w:i/>
            <w:lang w:val="en-US"/>
          </w:rPr>
          <w:lastRenderedPageBreak/>
          <w:t>like our NLP systems to have this same fluidity and generality</w:t>
        </w:r>
        <w:r w:rsidRPr="004E412F">
          <w:rPr>
            <w:bCs/>
            <w:i/>
            <w:highlight w:val="magenta"/>
            <w:lang w:val="en-US"/>
          </w:rPr>
          <w:t xml:space="preserve">. </w:t>
        </w:r>
        <w:r w:rsidRPr="004E412F">
          <w:rPr>
            <w:bCs/>
            <w:i/>
            <w:highlight w:val="magenta"/>
          </w:rPr>
          <w:fldChar w:fldCharType="begin"/>
        </w:r>
        <w:r>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w:instrText>
        </w:r>
        <w:r w:rsidRPr="00B30CF1">
          <w:rPr>
            <w:bCs/>
            <w:i/>
            <w:highlight w:val="magenta"/>
            <w:rPrChange w:id="1643" w:author="Ben Fels" w:date="2024-12-22T12:34:00Z" w16du:dateUtc="2024-12-22T11:34:00Z">
              <w:rPr>
                <w:bCs/>
                <w:i/>
                <w:highlight w:val="magenta"/>
                <w:lang w:val="en-US"/>
              </w:rPr>
            </w:rPrChange>
          </w:rPr>
          <w:instrText xml:space="preserv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Pr="004E412F">
          <w:rPr>
            <w:bCs/>
            <w:i/>
            <w:highlight w:val="magenta"/>
          </w:rPr>
          <w:fldChar w:fldCharType="separate"/>
        </w:r>
        <w:r w:rsidRPr="00B30CF1">
          <w:rPr>
            <w:rFonts w:cs="Arial"/>
            <w:highlight w:val="magenta"/>
            <w:rPrChange w:id="1644" w:author="Ben Fels" w:date="2024-12-22T12:34:00Z" w16du:dateUtc="2024-12-22T11:34:00Z">
              <w:rPr>
                <w:rFonts w:cs="Arial"/>
                <w:highlight w:val="magenta"/>
                <w:lang w:val="en-US"/>
              </w:rPr>
            </w:rPrChange>
          </w:rPr>
          <w:t>(Brown et al., 2020, S. 3–4)</w:t>
        </w:r>
        <w:r w:rsidRPr="004E412F">
          <w:rPr>
            <w:bCs/>
            <w:i/>
            <w:highlight w:val="magenta"/>
          </w:rPr>
          <w:fldChar w:fldCharType="end"/>
        </w:r>
      </w:ins>
    </w:p>
    <w:p w14:paraId="42101350" w14:textId="77777777" w:rsidR="001A4072" w:rsidRPr="00B30CF1" w:rsidRDefault="001A4072" w:rsidP="001A4072">
      <w:pPr>
        <w:rPr>
          <w:ins w:id="1645" w:author="Ben Fels" w:date="2024-12-16T22:10:00Z" w16du:dateUtc="2024-12-16T21:10:00Z"/>
          <w:bCs/>
          <w:i/>
        </w:rPr>
      </w:pPr>
      <w:ins w:id="1646" w:author="Ben Fels" w:date="2024-12-16T22:10:00Z" w16du:dateUtc="2024-12-16T21:10:00Z">
        <w:r w:rsidRPr="00552BDB">
          <w:rPr>
            <w:bCs/>
            <w:i/>
            <w:lang w:val="en-US"/>
            <w:rPrChange w:id="1647" w:author="Ben Fels" w:date="2024-12-22T12:34:00Z" w16du:dateUtc="2024-12-22T11:34:00Z">
              <w:rPr>
                <w:bCs/>
                <w:i/>
                <w:lang w:val="en-US"/>
              </w:rPr>
            </w:rPrChange>
          </w:rPr>
          <w:t>During unsupervised pre-training, a language model d</w:t>
        </w:r>
        <w:r w:rsidRPr="004E412F">
          <w:rPr>
            <w:bCs/>
            <w:i/>
            <w:lang w:val="en-US"/>
          </w:rPr>
          <w:t>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552BDB">
          <w:rPr>
            <w:bCs/>
            <w:i/>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instrText>
        </w:r>
        <w:r w:rsidRPr="00B30CF1">
          <w:rPr>
            <w:bCs/>
            <w:i/>
            <w:highlight w:val="magenta"/>
          </w:rPr>
          <w: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B30CF1">
          <w:rPr>
            <w:rFonts w:cs="Arial"/>
            <w:highlight w:val="magenta"/>
          </w:rPr>
          <w:t>(Brown et al., 2020, S. 3)</w:t>
        </w:r>
        <w:r w:rsidRPr="00D4541A">
          <w:rPr>
            <w:bCs/>
            <w:i/>
            <w:highlight w:val="magenta"/>
          </w:rPr>
          <w:fldChar w:fldCharType="end"/>
        </w:r>
      </w:ins>
    </w:p>
    <w:p w14:paraId="7DC1BB0D" w14:textId="77777777" w:rsidR="001A4072" w:rsidRPr="00B30CF1" w:rsidRDefault="001A4072" w:rsidP="001A4072">
      <w:pPr>
        <w:rPr>
          <w:ins w:id="1648" w:author="Ben Fels" w:date="2024-12-22T09:26:00Z" w16du:dateUtc="2024-12-22T08:26:00Z"/>
          <w:bCs/>
          <w:i/>
          <w:rPrChange w:id="1649" w:author="Ben Fels" w:date="2024-12-22T12:34:00Z" w16du:dateUtc="2024-12-22T11:34:00Z">
            <w:rPr>
              <w:ins w:id="1650" w:author="Ben Fels" w:date="2024-12-22T09:26:00Z" w16du:dateUtc="2024-12-22T08:26:00Z"/>
              <w:bCs/>
              <w:i/>
              <w:lang w:val="en-US"/>
            </w:rPr>
          </w:rPrChange>
        </w:rPr>
      </w:pPr>
    </w:p>
    <w:p w14:paraId="128EB50C" w14:textId="77777777" w:rsidR="006E44DC" w:rsidRDefault="006E44DC" w:rsidP="006E44DC">
      <w:pPr>
        <w:rPr>
          <w:ins w:id="1651" w:author="Ben Fels" w:date="2024-12-22T09:26:00Z" w16du:dateUtc="2024-12-22T08:26:00Z"/>
        </w:rPr>
      </w:pPr>
      <w:ins w:id="1652" w:author="Ben Fels" w:date="2024-12-22T09:26:00Z" w16du:dateUtc="2024-12-22T08:26:00Z">
        <w:r>
          <w:t xml:space="preserve">Große Texte mit vielen Tokens erfordern mehr Rechenressourcen, längere Verarbeitungszeiten und Kosten somit auf mehr. Deshalb ist ein effizienter Umgang mit der </w:t>
        </w:r>
        <w:proofErr w:type="spellStart"/>
        <w:r>
          <w:t>Tokenanzahl</w:t>
        </w:r>
        <w:proofErr w:type="spellEnd"/>
        <w:r>
          <w:t xml:space="preserve"> ein wichtiger Aspekt bei der Anwendung von LLMs.</w:t>
        </w:r>
      </w:ins>
    </w:p>
    <w:p w14:paraId="07C45991" w14:textId="77777777" w:rsidR="006E44DC" w:rsidRDefault="006E44DC" w:rsidP="006E44DC">
      <w:pPr>
        <w:autoSpaceDE w:val="0"/>
        <w:autoSpaceDN w:val="0"/>
        <w:adjustRightInd w:val="0"/>
        <w:spacing w:after="0"/>
        <w:jc w:val="both"/>
        <w:rPr>
          <w:ins w:id="1653" w:author="Ben Fels" w:date="2024-12-22T09:26:00Z" w16du:dateUtc="2024-12-22T08:26:00Z"/>
        </w:rPr>
      </w:pPr>
    </w:p>
    <w:p w14:paraId="12ACB8BD" w14:textId="77777777" w:rsidR="006E44DC" w:rsidRDefault="006E44DC" w:rsidP="006E44DC">
      <w:pPr>
        <w:autoSpaceDE w:val="0"/>
        <w:autoSpaceDN w:val="0"/>
        <w:adjustRightInd w:val="0"/>
        <w:spacing w:after="0"/>
        <w:jc w:val="both"/>
        <w:rPr>
          <w:ins w:id="1654" w:author="Ben Fels" w:date="2024-12-22T09:26:00Z" w16du:dateUtc="2024-12-22T08:26:00Z"/>
        </w:rPr>
      </w:pPr>
      <w:commentRangeStart w:id="1655"/>
      <w:ins w:id="1656" w:author="Ben Fels" w:date="2024-12-22T09:26:00Z" w16du:dateUtc="2024-12-22T08:26:00Z">
        <w:r>
          <w:t xml:space="preserve">Das Problem ist, das die maximalen </w:t>
        </w:r>
        <w:proofErr w:type="spellStart"/>
        <w:r>
          <w:t>Tokenanzahl</w:t>
        </w:r>
        <w:proofErr w:type="spellEnd"/>
        <w:r>
          <w:t xml:space="preserve"> für die </w:t>
        </w:r>
        <w:proofErr w:type="spellStart"/>
        <w:r>
          <w:t>HuggingFace</w:t>
        </w:r>
        <w:proofErr w:type="spellEnd"/>
        <w:r>
          <w:t xml:space="preserve"> API bei 4096 liegt. Das bedeutet, dass in Summe die Eingabe Token und die Ausgabe Tokens diesen Wert nicht überschreiten dürfen. Eingabeaufforderungen oberhalb dieser Begrenzung landen in einer Fehlermeldung. Die maximale </w:t>
        </w:r>
        <w:proofErr w:type="spellStart"/>
        <w:r>
          <w:t>Ausgabetokenanzahl</w:t>
        </w:r>
        <w:proofErr w:type="spellEnd"/>
        <w:r>
          <w:t xml:space="preserve">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657"/>
        <w:r>
          <w:t xml:space="preserve">Kontext-Fenster </w:t>
        </w:r>
        <w:commentRangeEnd w:id="1657"/>
        <w:r>
          <w:rPr>
            <w:rStyle w:val="Kommentarzeichen"/>
          </w:rPr>
          <w:commentReference w:id="1657"/>
        </w:r>
        <w:r>
          <w:t xml:space="preserve">des Modells herangezogen, welches mit 128 Tsd. Token </w:t>
        </w:r>
        <w:r w:rsidRPr="00F325A4">
          <w:rPr>
            <w:highlight w:val="cyan"/>
          </w:rPr>
          <w:t>Quelle</w:t>
        </w:r>
        <w:r>
          <w:t xml:space="preserve"> größer ist, als die Grenze bei Eingabeaufforderungen.</w:t>
        </w:r>
      </w:ins>
    </w:p>
    <w:p w14:paraId="0737F2D2" w14:textId="77777777" w:rsidR="006E44DC" w:rsidRDefault="006E44DC" w:rsidP="006E44DC">
      <w:pPr>
        <w:autoSpaceDE w:val="0"/>
        <w:autoSpaceDN w:val="0"/>
        <w:adjustRightInd w:val="0"/>
        <w:spacing w:after="0"/>
        <w:jc w:val="both"/>
        <w:rPr>
          <w:ins w:id="1658" w:author="Ben Fels" w:date="2024-12-22T09:26:00Z" w16du:dateUtc="2024-12-22T08:26:00Z"/>
        </w:rPr>
      </w:pPr>
      <w:ins w:id="1659" w:author="Ben Fels" w:date="2024-12-22T09:26:00Z" w16du:dateUtc="2024-12-22T08:26:00Z">
        <w:r>
          <w:t xml:space="preserve">Das Modell besitzt jedoch ein größeres Kontext-Fenster </w:t>
        </w:r>
        <w:r w:rsidRPr="00541258">
          <w:rPr>
            <w:highlight w:val="cyan"/>
          </w:rPr>
          <w:t>Quelle</w:t>
        </w:r>
        <w:r>
          <w:t xml:space="preserve">. Ggf. kann das ausgenutzt werden, indem die Beispiele nacheinander übergeben werden. </w:t>
        </w:r>
      </w:ins>
    </w:p>
    <w:p w14:paraId="086B12B2" w14:textId="77777777" w:rsidR="006E44DC" w:rsidRDefault="006E44DC" w:rsidP="006E44DC">
      <w:pPr>
        <w:autoSpaceDE w:val="0"/>
        <w:autoSpaceDN w:val="0"/>
        <w:adjustRightInd w:val="0"/>
        <w:spacing w:after="0"/>
        <w:jc w:val="both"/>
        <w:rPr>
          <w:ins w:id="1660" w:author="Ben Fels" w:date="2024-12-22T09:26:00Z" w16du:dateUtc="2024-12-22T08:26:00Z"/>
        </w:rPr>
      </w:pPr>
      <w:ins w:id="1661" w:author="Ben Fels" w:date="2024-12-22T09:26:00Z" w16du:dateUtc="2024-12-22T08:26:00Z">
        <w:r>
          <w:t>ODER Teilaufgaben in aufeinanderfolgenden Prompts ausführen lassen. Der Output eines Prompts wird von dem darauffolgenden Prompt genutzt (</w:t>
        </w:r>
        <w:proofErr w:type="spellStart"/>
        <w:r>
          <w:t>refinement</w:t>
        </w:r>
        <w:proofErr w:type="spellEnd"/>
        <w:r>
          <w:t xml:space="preserve">, prompt </w:t>
        </w:r>
        <w:proofErr w:type="spellStart"/>
        <w:r>
          <w:t>chaining</w:t>
        </w:r>
        <w:proofErr w:type="spellEnd"/>
        <w:r>
          <w:t xml:space="preserve">, </w:t>
        </w:r>
        <w:proofErr w:type="spellStart"/>
        <w:r>
          <w:t>sequential</w:t>
        </w:r>
        <w:proofErr w:type="spellEnd"/>
        <w:r>
          <w:t xml:space="preserve"> </w:t>
        </w:r>
        <w:proofErr w:type="spellStart"/>
        <w:r>
          <w:t>few-shot</w:t>
        </w:r>
        <w:proofErr w:type="spellEnd"/>
        <w:r>
          <w:t xml:space="preserve"> </w:t>
        </w:r>
        <w:proofErr w:type="spellStart"/>
        <w:r>
          <w:t>prompting</w:t>
        </w:r>
        <w:proofErr w:type="spellEnd"/>
        <w:r>
          <w:t xml:space="preserve">, iterative </w:t>
        </w:r>
        <w:proofErr w:type="spellStart"/>
        <w:r>
          <w:t>re-prompting</w:t>
        </w:r>
        <w:proofErr w:type="spellEnd"/>
        <w:r>
          <w:t xml:space="preserve">). </w:t>
        </w:r>
      </w:ins>
    </w:p>
    <w:p w14:paraId="0EB8F72E" w14:textId="77777777" w:rsidR="006E44DC" w:rsidRDefault="006E44DC" w:rsidP="006E44DC">
      <w:pPr>
        <w:autoSpaceDE w:val="0"/>
        <w:autoSpaceDN w:val="0"/>
        <w:adjustRightInd w:val="0"/>
        <w:spacing w:after="0"/>
        <w:jc w:val="both"/>
        <w:rPr>
          <w:ins w:id="1662" w:author="Ben Fels" w:date="2024-12-22T09:26:00Z" w16du:dateUtc="2024-12-22T08:26:00Z"/>
        </w:rPr>
      </w:pPr>
      <w:ins w:id="1663" w:author="Ben Fels" w:date="2024-12-22T09:26:00Z" w16du:dateUtc="2024-12-22T08:26:00Z">
        <w:r>
          <w:t xml:space="preserve">Ansätze wie die automatische Begrenzung der Eingabeaufforderung </w:t>
        </w:r>
        <w:r w:rsidRPr="00957999">
          <w:rPr>
            <w:highlight w:val="cyan"/>
          </w:rPr>
          <w:t>(quelle)</w:t>
        </w:r>
        <w:r>
          <w:t xml:space="preserve"> bei </w:t>
        </w:r>
        <w:proofErr w:type="spellStart"/>
        <w:r>
          <w:t>erreichen</w:t>
        </w:r>
        <w:proofErr w:type="spellEnd"/>
        <w:r>
          <w:t xml:space="preserve"> der Token-Grenze würden wesentliche Informationen beschneiden. Auch </w:t>
        </w:r>
        <w:r>
          <w:lastRenderedPageBreak/>
          <w:t>die Unterteilung der Essays in Teilabschnitte würde das gesamtheitliche Verständnis des Textes verzerren.</w:t>
        </w:r>
      </w:ins>
      <w:commentRangeEnd w:id="1655"/>
      <w:ins w:id="1664" w:author="Ben Fels" w:date="2024-12-22T09:27:00Z" w16du:dateUtc="2024-12-22T08:27:00Z">
        <w:r w:rsidR="00687D4A">
          <w:rPr>
            <w:rStyle w:val="Kommentarzeichen"/>
          </w:rPr>
          <w:commentReference w:id="1655"/>
        </w:r>
      </w:ins>
    </w:p>
    <w:p w14:paraId="2B3D65EC" w14:textId="77777777" w:rsidR="006E44DC" w:rsidRPr="006E44DC" w:rsidRDefault="006E44DC" w:rsidP="001A4072">
      <w:pPr>
        <w:rPr>
          <w:ins w:id="1665" w:author="Ben Fels" w:date="2024-12-22T09:26:00Z" w16du:dateUtc="2024-12-22T08:26:00Z"/>
          <w:bCs/>
          <w:rPrChange w:id="1666" w:author="Ben Fels" w:date="2024-12-22T09:26:00Z" w16du:dateUtc="2024-12-22T08:26:00Z">
            <w:rPr>
              <w:ins w:id="1667" w:author="Ben Fels" w:date="2024-12-22T09:26:00Z" w16du:dateUtc="2024-12-22T08:26:00Z"/>
              <w:bCs/>
              <w:lang w:val="en-US"/>
            </w:rPr>
          </w:rPrChange>
        </w:rPr>
      </w:pPr>
    </w:p>
    <w:p w14:paraId="2045B25A" w14:textId="77777777" w:rsidR="006E44DC" w:rsidRPr="006E44DC" w:rsidRDefault="006E44DC" w:rsidP="001A4072">
      <w:pPr>
        <w:rPr>
          <w:ins w:id="1668" w:author="Ben Fels" w:date="2024-12-22T09:26:00Z" w16du:dateUtc="2024-12-22T08:26:00Z"/>
          <w:bCs/>
          <w:rPrChange w:id="1669" w:author="Ben Fels" w:date="2024-12-22T09:26:00Z" w16du:dateUtc="2024-12-22T08:26:00Z">
            <w:rPr>
              <w:ins w:id="1670" w:author="Ben Fels" w:date="2024-12-22T09:26:00Z" w16du:dateUtc="2024-12-22T08:26:00Z"/>
              <w:bCs/>
              <w:i/>
              <w:lang w:val="en-US"/>
            </w:rPr>
          </w:rPrChange>
        </w:rPr>
      </w:pPr>
    </w:p>
    <w:p w14:paraId="13262BCA" w14:textId="77777777" w:rsidR="006E44DC" w:rsidRPr="006E44DC" w:rsidRDefault="006E44DC" w:rsidP="001A4072">
      <w:pPr>
        <w:rPr>
          <w:ins w:id="1671" w:author="Ben Fels" w:date="2024-12-21T21:02:00Z" w16du:dateUtc="2024-12-21T20:02:00Z"/>
          <w:bCs/>
          <w:i/>
          <w:rPrChange w:id="1672" w:author="Ben Fels" w:date="2024-12-22T09:26:00Z" w16du:dateUtc="2024-12-22T08:26:00Z">
            <w:rPr>
              <w:ins w:id="1673" w:author="Ben Fels" w:date="2024-12-21T21:02:00Z" w16du:dateUtc="2024-12-21T20:02:00Z"/>
              <w:bCs/>
              <w:i/>
              <w:lang w:val="en-US"/>
            </w:rPr>
          </w:rPrChange>
        </w:rPr>
      </w:pPr>
    </w:p>
    <w:p w14:paraId="6F53CC63" w14:textId="4CFDC27A" w:rsidR="00FB4F96" w:rsidRPr="00FB4F96" w:rsidRDefault="00FB4F96" w:rsidP="001A4072">
      <w:pPr>
        <w:rPr>
          <w:ins w:id="1674" w:author="Ben Fels" w:date="2024-12-16T22:10:00Z" w16du:dateUtc="2024-12-16T21:10:00Z"/>
          <w:bCs/>
          <w:lang w:val="en-US"/>
          <w:rPrChange w:id="1675" w:author="Ben Fels" w:date="2024-12-21T21:02:00Z" w16du:dateUtc="2024-12-21T20:02:00Z">
            <w:rPr>
              <w:ins w:id="1676" w:author="Ben Fels" w:date="2024-12-16T22:10:00Z" w16du:dateUtc="2024-12-16T21:10:00Z"/>
              <w:bCs/>
              <w:i/>
            </w:rPr>
          </w:rPrChange>
        </w:rPr>
      </w:pPr>
      <w:ins w:id="1677" w:author="Ben Fels" w:date="2024-12-21T21:02:00Z" w16du:dateUtc="2024-12-21T20:02:00Z">
        <w:r w:rsidRPr="007041E2">
          <w:rPr>
            <w:bCs/>
            <w:rPrChange w:id="1678" w:author="Ben Fels" w:date="2024-12-22T17:45:00Z" w16du:dateUtc="2024-12-22T16:45:00Z">
              <w:rPr>
                <w:bCs/>
                <w:lang w:val="en-US"/>
              </w:rPr>
            </w:rPrChange>
          </w:rPr>
          <w:t xml:space="preserve">Neben der </w:t>
        </w:r>
        <w:r w:rsidR="00643F0B" w:rsidRPr="007041E2">
          <w:rPr>
            <w:bCs/>
            <w:rPrChange w:id="1679" w:author="Ben Fels" w:date="2024-12-22T17:45:00Z" w16du:dateUtc="2024-12-22T16:45:00Z">
              <w:rPr>
                <w:bCs/>
                <w:lang w:val="en-US"/>
              </w:rPr>
            </w:rPrChange>
          </w:rPr>
          <w:t>Ergänzung von Beispielen in den Prompts gibt es noch weitere Ansätze</w:t>
        </w:r>
      </w:ins>
      <w:ins w:id="1680" w:author="Ben Fels" w:date="2024-12-22T17:45:00Z" w16du:dateUtc="2024-12-22T16:45:00Z">
        <w:r w:rsidR="007041E2" w:rsidRPr="007041E2">
          <w:rPr>
            <w:bCs/>
            <w:rPrChange w:id="1681" w:author="Ben Fels" w:date="2024-12-22T17:45:00Z" w16du:dateUtc="2024-12-22T16:45:00Z">
              <w:rPr>
                <w:bCs/>
                <w:lang w:val="en-US"/>
              </w:rPr>
            </w:rPrChange>
          </w:rPr>
          <w:t xml:space="preserve">. </w:t>
        </w:r>
        <w:r w:rsidR="007041E2">
          <w:rPr>
            <w:bCs/>
            <w:lang w:val="en-US"/>
          </w:rPr>
          <w:t xml:space="preserve">Dazu </w:t>
        </w:r>
        <w:proofErr w:type="spellStart"/>
        <w:r w:rsidR="007041E2">
          <w:rPr>
            <w:bCs/>
            <w:lang w:val="en-US"/>
          </w:rPr>
          <w:t>gehören</w:t>
        </w:r>
        <w:proofErr w:type="spellEnd"/>
        <w:r w:rsidR="00E217CB">
          <w:rPr>
            <w:bCs/>
            <w:lang w:val="en-US"/>
          </w:rPr>
          <w:t xml:space="preserve"> </w:t>
        </w:r>
        <w:proofErr w:type="spellStart"/>
        <w:r w:rsidR="00E217CB">
          <w:rPr>
            <w:bCs/>
            <w:lang w:val="en-US"/>
          </w:rPr>
          <w:t>beispielsweise</w:t>
        </w:r>
      </w:ins>
      <w:proofErr w:type="spellEnd"/>
      <w:ins w:id="1682" w:author="Ben Fels" w:date="2024-12-21T21:02:00Z" w16du:dateUtc="2024-12-21T20:02:00Z">
        <w:r w:rsidR="00643F0B">
          <w:rPr>
            <w:bCs/>
            <w:lang w:val="en-US"/>
          </w:rPr>
          <w:t xml:space="preserve"> </w:t>
        </w:r>
      </w:ins>
      <w:ins w:id="1683" w:author="Ben Fels" w:date="2024-12-22T17:45:00Z" w16du:dateUtc="2024-12-22T16:45:00Z">
        <w:r w:rsidR="00E217CB" w:rsidRPr="00E217CB">
          <w:rPr>
            <w:lang w:val="en-US"/>
            <w:rPrChange w:id="1684" w:author="Ben Fels" w:date="2024-12-22T17:45:00Z" w16du:dateUtc="2024-12-22T16:45:00Z">
              <w:rPr>
                <w:b/>
                <w:lang w:val="en-US"/>
              </w:rPr>
            </w:rPrChange>
          </w:rPr>
          <w:t>Chain-of-thought prompting</w:t>
        </w:r>
        <w:r w:rsidR="00E217CB">
          <w:rPr>
            <w:lang w:val="en-US"/>
          </w:rPr>
          <w:t>,</w:t>
        </w:r>
      </w:ins>
      <w:ins w:id="1685" w:author="Ben Fels" w:date="2024-12-21T21:03:00Z" w16du:dateUtc="2024-12-21T20:03:00Z">
        <w:r w:rsidR="00592279">
          <w:rPr>
            <w:bCs/>
            <w:lang w:val="en-US"/>
          </w:rPr>
          <w:t xml:space="preserve"> </w:t>
        </w:r>
        <w:r w:rsidR="00643F0B">
          <w:rPr>
            <w:bCs/>
            <w:lang w:val="en-US"/>
          </w:rPr>
          <w:t>Role Playing</w:t>
        </w:r>
        <w:r w:rsidR="00592279">
          <w:rPr>
            <w:bCs/>
            <w:lang w:val="en-US"/>
          </w:rPr>
          <w:t xml:space="preserve"> und Self-consistency</w:t>
        </w:r>
      </w:ins>
      <w:ins w:id="1686" w:author="Ben Fels" w:date="2024-12-22T17:45:00Z" w16du:dateUtc="2024-12-22T16:45:00Z">
        <w:r w:rsidR="00E217CB">
          <w:rPr>
            <w:bCs/>
            <w:lang w:val="en-US"/>
          </w:rPr>
          <w:t>.</w:t>
        </w:r>
      </w:ins>
    </w:p>
    <w:p w14:paraId="061D853C" w14:textId="4B84FBF6" w:rsidR="00F05175" w:rsidRPr="00F05175" w:rsidRDefault="001A4072">
      <w:pPr>
        <w:rPr>
          <w:ins w:id="1687" w:author="Ben Fels" w:date="2024-12-16T22:10:00Z" w16du:dateUtc="2024-12-16T21:10:00Z"/>
        </w:rPr>
        <w:pPrChange w:id="1688" w:author="Ben Fels" w:date="2024-12-22T17:45:00Z" w16du:dateUtc="2024-12-22T16:45:00Z">
          <w:pPr>
            <w:pStyle w:val="berschrift3"/>
          </w:pPr>
        </w:pPrChange>
      </w:pPr>
      <w:ins w:id="1689" w:author="Ben Fels" w:date="2024-12-16T22:10:00Z" w16du:dateUtc="2024-12-16T21:10:00Z">
        <w:r w:rsidRPr="002F4B5A">
          <w:rPr>
            <w:b/>
            <w:lang w:val="en-US"/>
            <w:rPrChange w:id="1690" w:author="Ben Fels" w:date="2024-12-21T18:24:00Z" w16du:dateUtc="2024-12-21T17:24:00Z">
              <w:rPr/>
            </w:rPrChange>
          </w:rPr>
          <w:t>Chain-of-thought</w:t>
        </w:r>
      </w:ins>
      <w:ins w:id="1691" w:author="Ben Fels" w:date="2024-12-22T12:08:00Z" w16du:dateUtc="2024-12-22T11:08:00Z">
        <w:r w:rsidR="00F42E5E">
          <w:rPr>
            <w:b/>
            <w:lang w:val="en-US"/>
          </w:rPr>
          <w:t xml:space="preserve"> prompting</w:t>
        </w:r>
      </w:ins>
      <w:ins w:id="1692" w:author="Ben Fels" w:date="2024-12-22T17:45:00Z" w16du:dateUtc="2024-12-22T16:45:00Z">
        <w:r w:rsidR="00A222A1">
          <w:rPr>
            <w:b/>
            <w:lang w:val="en-US"/>
          </w:rPr>
          <w:t xml:space="preserve"> </w:t>
        </w:r>
        <w:r w:rsidR="00A222A1" w:rsidRPr="00A222A1">
          <w:rPr>
            <w:b/>
            <w:highlight w:val="red"/>
            <w:lang w:val="en-US"/>
            <w:rPrChange w:id="1693" w:author="Ben Fels" w:date="2024-12-22T17:45:00Z" w16du:dateUtc="2024-12-22T16:45:00Z">
              <w:rPr>
                <w:b/>
                <w:lang w:val="en-US"/>
              </w:rPr>
            </w:rPrChange>
          </w:rPr>
          <w:t>(COT</w:t>
        </w:r>
        <w:r w:rsidR="00A222A1">
          <w:rPr>
            <w:b/>
            <w:lang w:val="en-US"/>
          </w:rPr>
          <w:t xml:space="preserve">): </w:t>
        </w:r>
      </w:ins>
      <w:ins w:id="1694" w:author="Ben Fels" w:date="2024-12-22T12:08:00Z" w16du:dateUtc="2024-12-22T11:08:00Z">
        <w:r w:rsidR="00F42E5E" w:rsidRPr="00F42E5E">
          <w:rPr>
            <w:rFonts w:cs="Arial"/>
            <w:highlight w:val="magenta"/>
            <w:lang w:val="en-US"/>
            <w:rPrChange w:id="1695" w:author="Ben Fels" w:date="2024-12-22T12:08:00Z" w16du:dateUtc="2024-12-22T11:08:00Z">
              <w:rPr>
                <w:rFonts w:cs="Arial"/>
                <w:highlight w:val="magenta"/>
              </w:rPr>
            </w:rPrChange>
          </w:rPr>
          <w:t xml:space="preserve">Wei et al. </w:t>
        </w:r>
        <w:r w:rsidR="00F42E5E" w:rsidRPr="007377F7">
          <w:rPr>
            <w:bCs/>
            <w:highlight w:val="magenta"/>
          </w:rPr>
          <w:fldChar w:fldCharType="begin"/>
        </w:r>
        <w:r w:rsidR="00F42E5E" w:rsidRPr="00F42E5E">
          <w:rPr>
            <w:bCs/>
            <w:highlight w:val="magenta"/>
            <w:lang w:val="en-US"/>
            <w:rPrChange w:id="1696"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552BDB">
          <w:rPr>
            <w:bCs/>
            <w:highlight w:val="magenta"/>
            <w:rPrChange w:id="1697" w:author="Ben Fels" w:date="2024-12-22T12:08:00Z" w16du:dateUtc="2024-12-22T11:08:00Z">
              <w:rPr>
                <w:bCs/>
                <w:highlight w:val="magenta"/>
              </w:rPr>
            </w:rPrChange>
          </w:rPr>
          <w:instrText>antly impr</w:instrText>
        </w:r>
        <w:r w:rsidR="00F42E5E" w:rsidRPr="00552BDB">
          <w:rPr>
            <w:bCs/>
            <w:highlight w:val="magenta"/>
            <w:rPrChange w:id="1698" w:author="Ben Fels" w:date="2024-12-22T17:46:00Z" w16du:dateUtc="2024-12-22T16:46:00Z">
              <w:rPr>
                <w:bCs/>
                <w:highlight w:val="magenta"/>
              </w:rPr>
            </w:rPrChange>
          </w:rPr>
          <w:instrText xml:space="preserve">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7377F7">
          <w:rPr>
            <w:bCs/>
            <w:highlight w:val="magenta"/>
          </w:rPr>
          <w:fldChar w:fldCharType="separate"/>
        </w:r>
        <w:r w:rsidR="00F42E5E" w:rsidRPr="00CC6B3F">
          <w:rPr>
            <w:rFonts w:cs="Arial"/>
            <w:highlight w:val="magenta"/>
          </w:rPr>
          <w:t>(2023, S. 2)</w:t>
        </w:r>
        <w:r w:rsidR="00F42E5E" w:rsidRPr="007377F7">
          <w:rPr>
            <w:bCs/>
            <w:highlight w:val="magenta"/>
          </w:rPr>
          <w:fldChar w:fldCharType="end"/>
        </w:r>
        <w:r w:rsidR="00F42E5E">
          <w:rPr>
            <w:bCs/>
          </w:rPr>
          <w:t xml:space="preserve"> definieren </w:t>
        </w:r>
        <w:r w:rsidR="00F42E5E" w:rsidRPr="007377F7">
          <w:rPr>
            <w:bCs/>
            <w:highlight w:val="cyan"/>
          </w:rPr>
          <w:t>COT</w:t>
        </w:r>
        <w:r w:rsidR="00F42E5E">
          <w:rPr>
            <w:bCs/>
          </w:rPr>
          <w:t xml:space="preserve"> als eine Reihe von Zwischenschritten in natürlicher Sprache, die zu dem Ergebnis führen.</w:t>
        </w:r>
        <w:r w:rsidR="00F42E5E">
          <w:t xml:space="preserve"> </w:t>
        </w:r>
      </w:ins>
      <w:ins w:id="1699" w:author="Ben Fels" w:date="2024-12-22T11:33:00Z" w16du:dateUtc="2024-12-22T10:33:00Z">
        <w:r w:rsidR="00ED055E" w:rsidRPr="00562FE9">
          <w:rPr>
            <w:rFonts w:cs="Arial"/>
            <w:highlight w:val="magenta"/>
            <w:rPrChange w:id="1700" w:author="Ben Fels" w:date="2024-12-22T11:53:00Z" w16du:dateUtc="2024-12-22T10:53:00Z">
              <w:rPr>
                <w:rFonts w:cs="Arial"/>
              </w:rPr>
            </w:rPrChange>
          </w:rPr>
          <w:t xml:space="preserve">Wei et al. </w:t>
        </w:r>
      </w:ins>
      <w:r w:rsidR="00324F58" w:rsidRPr="00562FE9">
        <w:rPr>
          <w:bCs/>
          <w:highlight w:val="magenta"/>
          <w:rPrChange w:id="1701" w:author="Ben Fels" w:date="2024-12-22T11:53:00Z" w16du:dateUtc="2024-12-22T10:53:00Z">
            <w:rPr>
              <w:bCs/>
            </w:rPr>
          </w:rPrChange>
        </w:rPr>
        <w:fldChar w:fldCharType="begin"/>
      </w:r>
      <w:r w:rsidR="00415299">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62FE9">
        <w:rPr>
          <w:bCs/>
          <w:highlight w:val="magenta"/>
          <w:rPrChange w:id="1702" w:author="Ben Fels" w:date="2024-12-22T11:53:00Z" w16du:dateUtc="2024-12-22T10:53:00Z">
            <w:rPr>
              <w:bCs/>
            </w:rPr>
          </w:rPrChange>
        </w:rPr>
        <w:fldChar w:fldCharType="separate"/>
      </w:r>
      <w:r w:rsidR="00ED055E" w:rsidRPr="00562FE9">
        <w:rPr>
          <w:rFonts w:cs="Arial"/>
          <w:highlight w:val="magenta"/>
          <w:rPrChange w:id="1703" w:author="Ben Fels" w:date="2024-12-22T11:53:00Z" w16du:dateUtc="2024-12-22T10:53:00Z">
            <w:rPr>
              <w:rFonts w:cs="Arial"/>
            </w:rPr>
          </w:rPrChange>
        </w:rPr>
        <w:t>(2023)</w:t>
      </w:r>
      <w:r w:rsidR="00324F58" w:rsidRPr="00562FE9">
        <w:rPr>
          <w:bCs/>
          <w:highlight w:val="magenta"/>
          <w:rPrChange w:id="1704" w:author="Ben Fels" w:date="2024-12-22T11:53:00Z" w16du:dateUtc="2024-12-22T10:53:00Z">
            <w:rPr>
              <w:bCs/>
            </w:rPr>
          </w:rPrChange>
        </w:rPr>
        <w:fldChar w:fldCharType="end"/>
      </w:r>
      <w:ins w:id="1705" w:author="Ben Fels" w:date="2024-12-22T11:53:00Z" w16du:dateUtc="2024-12-22T10:53:00Z">
        <w:r w:rsidR="00562FE9">
          <w:rPr>
            <w:bCs/>
          </w:rPr>
          <w:t xml:space="preserve"> zeigen, wi</w:t>
        </w:r>
        <w:r w:rsidR="00A50D30">
          <w:rPr>
            <w:bCs/>
          </w:rPr>
          <w:t xml:space="preserve">e </w:t>
        </w:r>
      </w:ins>
      <w:ins w:id="1706" w:author="Ben Fels" w:date="2024-12-22T12:08:00Z" w16du:dateUtc="2024-12-22T11:08:00Z">
        <w:r w:rsidR="00F42E5E">
          <w:rPr>
            <w:bCs/>
          </w:rPr>
          <w:t xml:space="preserve">COT </w:t>
        </w:r>
      </w:ins>
      <w:ins w:id="1707" w:author="Ben Fels" w:date="2024-12-22T11:54:00Z" w16du:dateUtc="2024-12-22T10:54:00Z">
        <w:r w:rsidR="00A50D30">
          <w:rPr>
            <w:bCs/>
          </w:rPr>
          <w:t>die Leistung des Modells be</w:t>
        </w:r>
        <w:r w:rsidR="00B428C1">
          <w:rPr>
            <w:bCs/>
          </w:rPr>
          <w:t xml:space="preserve">i komplexen Logikaufgaben </w:t>
        </w:r>
        <w:r w:rsidR="00A50D30">
          <w:rPr>
            <w:bCs/>
          </w:rPr>
          <w:t xml:space="preserve">signifikant </w:t>
        </w:r>
      </w:ins>
      <w:ins w:id="1708" w:author="Ben Fels" w:date="2024-12-22T17:33:00Z" w16du:dateUtc="2024-12-22T16:33:00Z">
        <w:r w:rsidR="00B46597">
          <w:rPr>
            <w:bCs/>
          </w:rPr>
          <w:t xml:space="preserve">ohne </w:t>
        </w:r>
        <w:proofErr w:type="spellStart"/>
        <w:r w:rsidR="00B46597">
          <w:rPr>
            <w:bCs/>
          </w:rPr>
          <w:t>fine</w:t>
        </w:r>
        <w:proofErr w:type="spellEnd"/>
        <w:r w:rsidR="00B46597">
          <w:rPr>
            <w:bCs/>
          </w:rPr>
          <w:t xml:space="preserve">-tuning </w:t>
        </w:r>
      </w:ins>
      <w:ins w:id="1709" w:author="Ben Fels" w:date="2024-12-22T11:54:00Z" w16du:dateUtc="2024-12-22T10:54:00Z">
        <w:r w:rsidR="00A50D30">
          <w:rPr>
            <w:bCs/>
          </w:rPr>
          <w:t>verbessern kann</w:t>
        </w:r>
        <w:r w:rsidR="00B428C1">
          <w:rPr>
            <w:bCs/>
          </w:rPr>
          <w:t>.</w:t>
        </w:r>
      </w:ins>
      <w:ins w:id="1710" w:author="Ben Fels" w:date="2024-12-22T12:02:00Z" w16du:dateUtc="2024-12-22T11:02:00Z">
        <w:r w:rsidR="00EA53E6">
          <w:rPr>
            <w:bCs/>
          </w:rPr>
          <w:t xml:space="preserve"> </w:t>
        </w:r>
      </w:ins>
      <w:ins w:id="1711" w:author="Ben Fels" w:date="2024-12-22T12:17:00Z" w16du:dateUtc="2024-12-22T11:17:00Z">
        <w:r w:rsidR="0025116F">
          <w:rPr>
            <w:bCs/>
          </w:rPr>
          <w:t xml:space="preserve">Dazu sind dem Modell </w:t>
        </w:r>
      </w:ins>
      <w:ins w:id="1712" w:author="Ben Fels" w:date="2024-12-22T12:18:00Z" w16du:dateUtc="2024-12-22T11:18:00Z">
        <w:r w:rsidR="006234AC">
          <w:rPr>
            <w:bCs/>
          </w:rPr>
          <w:t>B</w:t>
        </w:r>
        <w:r w:rsidR="005B23A1">
          <w:rPr>
            <w:bCs/>
          </w:rPr>
          <w:t>eispiel</w:t>
        </w:r>
      </w:ins>
      <w:ins w:id="1713" w:author="Ben Fels" w:date="2024-12-22T12:20:00Z" w16du:dateUtc="2024-12-22T11:20:00Z">
        <w:r w:rsidR="0004322C">
          <w:rPr>
            <w:bCs/>
          </w:rPr>
          <w:t>e</w:t>
        </w:r>
      </w:ins>
      <w:ins w:id="1714" w:author="Ben Fels" w:date="2024-12-22T12:18:00Z" w16du:dateUtc="2024-12-22T11:18:00Z">
        <w:r w:rsidR="005B23A1">
          <w:rPr>
            <w:bCs/>
          </w:rPr>
          <w:t xml:space="preserve"> für </w:t>
        </w:r>
        <w:r w:rsidR="006234AC">
          <w:rPr>
            <w:bCs/>
          </w:rPr>
          <w:t>COT in dem Prompt zu übergeben</w:t>
        </w:r>
      </w:ins>
      <w:ins w:id="1715" w:author="Ben Fels" w:date="2024-12-22T12:29:00Z" w16du:dateUtc="2024-12-22T11:29:00Z">
        <w:r w:rsidR="0063400D">
          <w:rPr>
            <w:bCs/>
          </w:rPr>
          <w:t xml:space="preserve">, wie beim </w:t>
        </w:r>
        <w:proofErr w:type="spellStart"/>
        <w:r w:rsidR="0063400D">
          <w:rPr>
            <w:bCs/>
          </w:rPr>
          <w:t>One</w:t>
        </w:r>
        <w:proofErr w:type="spellEnd"/>
        <w:r w:rsidR="0063400D">
          <w:rPr>
            <w:bCs/>
          </w:rPr>
          <w:t xml:space="preserve">-Shot bzw. </w:t>
        </w:r>
        <w:proofErr w:type="spellStart"/>
        <w:r w:rsidR="0063400D">
          <w:rPr>
            <w:bCs/>
          </w:rPr>
          <w:t>Few</w:t>
        </w:r>
        <w:proofErr w:type="spellEnd"/>
        <w:r w:rsidR="0063400D">
          <w:rPr>
            <w:bCs/>
          </w:rPr>
          <w:t>-Shot Learning</w:t>
        </w:r>
      </w:ins>
      <w:ins w:id="1716" w:author="Ben Fels" w:date="2024-12-22T12:18:00Z" w16du:dateUtc="2024-12-22T11:18:00Z">
        <w:r w:rsidR="006234AC">
          <w:rPr>
            <w:bCs/>
          </w:rPr>
          <w:t>.</w:t>
        </w:r>
      </w:ins>
      <w:ins w:id="1717" w:author="Ben Fels" w:date="2024-12-22T12:19:00Z" w16du:dateUtc="2024-12-22T11:19:00Z">
        <w:r w:rsidR="0004322C">
          <w:rPr>
            <w:bCs/>
          </w:rPr>
          <w:t xml:space="preserve"> </w:t>
        </w:r>
      </w:ins>
      <w:ins w:id="1718" w:author="Ben Fels" w:date="2024-12-22T12:10:00Z" w16du:dateUtc="2024-12-22T11:10:00Z">
        <w:r w:rsidR="0085671A">
          <w:rPr>
            <w:bCs/>
          </w:rPr>
          <w:t xml:space="preserve">Auf </w:t>
        </w:r>
        <w:commentRangeStart w:id="1719"/>
        <w:r w:rsidR="0085671A">
          <w:rPr>
            <w:bCs/>
          </w:rPr>
          <w:t>den Anwendungsfall Argument Mining übersetzt werden dem Modell</w:t>
        </w:r>
        <w:r w:rsidR="00283FA4">
          <w:rPr>
            <w:bCs/>
          </w:rPr>
          <w:t xml:space="preserve"> die Teilaufgaben genannt</w:t>
        </w:r>
      </w:ins>
      <w:commentRangeEnd w:id="1719"/>
      <w:ins w:id="1720" w:author="Ben Fels" w:date="2024-12-22T12:17:00Z" w16du:dateUtc="2024-12-22T11:17:00Z">
        <w:r w:rsidR="00E20AAD">
          <w:rPr>
            <w:rStyle w:val="Kommentarzeichen"/>
          </w:rPr>
          <w:commentReference w:id="1719"/>
        </w:r>
      </w:ins>
      <w:ins w:id="1721" w:author="Ben Fels" w:date="2024-12-22T12:20:00Z" w16du:dateUtc="2024-12-22T11:20:00Z">
        <w:r w:rsidR="00DE7AB2">
          <w:rPr>
            <w:bCs/>
          </w:rPr>
          <w:t xml:space="preserve"> und die Vorgehensweise anhand eines Beispiels dargestellt.</w:t>
        </w:r>
      </w:ins>
    </w:p>
    <w:p w14:paraId="6AC36F3B" w14:textId="4ECF51C8" w:rsidR="007C6A28" w:rsidRPr="007377F7" w:rsidRDefault="007C6A28" w:rsidP="007C6A28">
      <w:pPr>
        <w:rPr>
          <w:ins w:id="1722" w:author="Ben Fels" w:date="2024-12-22T19:54:00Z" w16du:dateUtc="2024-12-22T18:54:00Z"/>
          <w:bCs/>
        </w:rPr>
      </w:pPr>
      <w:proofErr w:type="spellStart"/>
      <w:ins w:id="1723" w:author="Ben Fels" w:date="2024-12-22T19:54:00Z" w16du:dateUtc="2024-12-22T18:54:00Z">
        <w:r w:rsidRPr="007377F7">
          <w:rPr>
            <w:b/>
            <w:bCs/>
          </w:rPr>
          <w:t>Role</w:t>
        </w:r>
        <w:proofErr w:type="spellEnd"/>
        <w:r w:rsidRPr="007377F7">
          <w:rPr>
            <w:b/>
            <w:bCs/>
          </w:rPr>
          <w:t xml:space="preserve"> </w:t>
        </w:r>
        <w:proofErr w:type="spellStart"/>
        <w:r w:rsidRPr="007377F7">
          <w:rPr>
            <w:b/>
            <w:bCs/>
          </w:rPr>
          <w:t>Playing</w:t>
        </w:r>
        <w:proofErr w:type="spellEnd"/>
        <w:r>
          <w:rPr>
            <w:b/>
            <w:bCs/>
          </w:rPr>
          <w:t xml:space="preserve">: </w:t>
        </w:r>
        <w:r>
          <w:rPr>
            <w:bCs/>
          </w:rPr>
          <w:t xml:space="preserve">Hierbei wird das </w:t>
        </w:r>
        <w:r w:rsidRPr="007377F7">
          <w:rPr>
            <w:bCs/>
          </w:rPr>
          <w:t>LLM angehalten eine gewisse Perso</w:t>
        </w:r>
        <w:r>
          <w:rPr>
            <w:bCs/>
          </w:rPr>
          <w:t xml:space="preserve">na zu imitieren und die Ausgaben entsprechend zu formulieren, um so relevante Informationen auszugeben </w:t>
        </w:r>
        <w:r w:rsidRPr="00552BDB">
          <w:rPr>
            <w:bCs/>
            <w:highlight w:val="magenta"/>
          </w:rPr>
          <w:fldChar w:fldCharType="begin"/>
        </w:r>
      </w:ins>
      <w:r w:rsidR="000E19D8">
        <w:rPr>
          <w:bCs/>
          <w:highlight w:val="magenta"/>
        </w:rPr>
        <w:instrText xml:space="preserve"> ADDIN ZOTERO_ITEM CSL_CITATION {"citationID":"pLPWZuGT","properties":{"formattedCitation":"(OpenAI, o.\\uc0\\u160{}J.-d; Trad &amp; Chehab, 2024, S. 369)","plainCitation":"(OpenAI, o. J.-d;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ins w:id="1724" w:author="Ben Fels" w:date="2024-12-22T19:54:00Z" w16du:dateUtc="2024-12-22T18:54:00Z">
        <w:r w:rsidRPr="00552BDB">
          <w:rPr>
            <w:bCs/>
            <w:highlight w:val="magenta"/>
          </w:rPr>
          <w:fldChar w:fldCharType="separate"/>
        </w:r>
      </w:ins>
      <w:r w:rsidR="000E19D8" w:rsidRPr="000E19D8">
        <w:rPr>
          <w:rFonts w:cs="Arial"/>
        </w:rPr>
        <w:t xml:space="preserve">(OpenAI, o. J.-d; Trad &amp; </w:t>
      </w:r>
      <w:proofErr w:type="spellStart"/>
      <w:r w:rsidR="000E19D8" w:rsidRPr="000E19D8">
        <w:rPr>
          <w:rFonts w:cs="Arial"/>
        </w:rPr>
        <w:t>Chehab</w:t>
      </w:r>
      <w:proofErr w:type="spellEnd"/>
      <w:r w:rsidR="000E19D8" w:rsidRPr="000E19D8">
        <w:rPr>
          <w:rFonts w:cs="Arial"/>
        </w:rPr>
        <w:t>, 2024, S. 369)</w:t>
      </w:r>
      <w:ins w:id="1725" w:author="Ben Fels" w:date="2024-12-22T19:54:00Z" w16du:dateUtc="2024-12-22T18:54:00Z">
        <w:r w:rsidRPr="00552BDB">
          <w:rPr>
            <w:bCs/>
            <w:highlight w:val="magenta"/>
          </w:rPr>
          <w:fldChar w:fldCharType="end"/>
        </w:r>
        <w:r w:rsidRPr="00552BDB">
          <w:rPr>
            <w:bCs/>
            <w:highlight w:val="magenta"/>
          </w:rPr>
          <w:t>.</w:t>
        </w:r>
      </w:ins>
    </w:p>
    <w:p w14:paraId="405D0F3B" w14:textId="345853DD" w:rsidR="00592279" w:rsidRPr="00D149A3" w:rsidRDefault="003C1254">
      <w:pPr>
        <w:rPr>
          <w:ins w:id="1726" w:author="Ben Fels" w:date="2024-12-21T21:03:00Z" w16du:dateUtc="2024-12-21T20:03:00Z"/>
          <w:b/>
          <w:rPrChange w:id="1727" w:author="Ben Fels" w:date="2024-12-22T11:07:00Z" w16du:dateUtc="2024-12-22T10:07:00Z">
            <w:rPr>
              <w:ins w:id="1728" w:author="Ben Fels" w:date="2024-12-21T21:03:00Z" w16du:dateUtc="2024-12-21T20:03:00Z"/>
              <w:b/>
              <w:lang w:val="en-US"/>
            </w:rPr>
          </w:rPrChange>
        </w:rPr>
      </w:pPr>
      <w:del w:id="1729" w:author="Ben Fels" w:date="2024-12-22T19:54:00Z" w16du:dateUtc="2024-12-22T18:54:00Z">
        <w:r w:rsidRPr="007D45AF" w:rsidDel="004256BC">
          <w:rPr>
            <w:bCs/>
            <w:highlight w:val="magenta"/>
            <w:rPrChange w:id="1730" w:author="Ben Fels" w:date="2024-12-22T11:10:00Z" w16du:dateUtc="2024-12-22T10:10:00Z">
              <w:rPr>
                <w:bCs/>
              </w:rPr>
            </w:rPrChange>
          </w:rPr>
          <w:fldChar w:fldCharType="begin"/>
        </w:r>
        <w:r w:rsidR="00324F58" w:rsidDel="004256BC">
          <w:rPr>
            <w:bCs/>
            <w:highlight w:val="magenta"/>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Pr="007D45AF" w:rsidDel="004256BC">
          <w:rPr>
            <w:bCs/>
            <w:highlight w:val="magenta"/>
            <w:rPrChange w:id="1731" w:author="Ben Fels" w:date="2024-12-22T11:10:00Z" w16du:dateUtc="2024-12-22T10:10:00Z">
              <w:rPr>
                <w:bCs/>
              </w:rPr>
            </w:rPrChange>
          </w:rPr>
          <w:fldChar w:fldCharType="separate"/>
        </w:r>
        <w:r w:rsidRPr="007D45AF" w:rsidDel="004256BC">
          <w:rPr>
            <w:rFonts w:cs="Arial"/>
            <w:highlight w:val="magenta"/>
            <w:rPrChange w:id="1732" w:author="Ben Fels" w:date="2024-12-22T11:10:00Z" w16du:dateUtc="2024-12-22T10:10:00Z">
              <w:rPr>
                <w:rFonts w:cs="Arial"/>
              </w:rPr>
            </w:rPrChange>
          </w:rPr>
          <w:delText>(Trad &amp; Chehab, 2024, S. 369)</w:delText>
        </w:r>
        <w:r w:rsidRPr="007D45AF" w:rsidDel="004256BC">
          <w:rPr>
            <w:bCs/>
            <w:highlight w:val="magenta"/>
            <w:rPrChange w:id="1733" w:author="Ben Fels" w:date="2024-12-22T11:10:00Z" w16du:dateUtc="2024-12-22T10:10:00Z">
              <w:rPr>
                <w:bCs/>
              </w:rPr>
            </w:rPrChange>
          </w:rPr>
          <w:fldChar w:fldCharType="end"/>
        </w:r>
      </w:del>
    </w:p>
    <w:p w14:paraId="03638169" w14:textId="60448988" w:rsidR="001A4072" w:rsidRPr="002F4B5A" w:rsidRDefault="001A4072">
      <w:pPr>
        <w:rPr>
          <w:ins w:id="1734" w:author="Ben Fels" w:date="2024-12-16T22:10:00Z" w16du:dateUtc="2024-12-16T21:10:00Z"/>
          <w:b/>
          <w:lang w:val="en-US"/>
          <w:rPrChange w:id="1735" w:author="Ben Fels" w:date="2024-12-21T18:24:00Z" w16du:dateUtc="2024-12-21T17:24:00Z">
            <w:rPr>
              <w:ins w:id="1736" w:author="Ben Fels" w:date="2024-12-16T22:10:00Z" w16du:dateUtc="2024-12-16T21:10:00Z"/>
            </w:rPr>
          </w:rPrChange>
        </w:rPr>
        <w:pPrChange w:id="1737" w:author="Ben Fels" w:date="2024-12-21T11:45:00Z" w16du:dateUtc="2024-12-21T10:45:00Z">
          <w:pPr>
            <w:pStyle w:val="berschrift3"/>
          </w:pPr>
        </w:pPrChange>
      </w:pPr>
      <w:ins w:id="1738" w:author="Ben Fels" w:date="2024-12-16T22:10:00Z" w16du:dateUtc="2024-12-16T21:10:00Z">
        <w:r w:rsidRPr="002F4B5A">
          <w:rPr>
            <w:b/>
            <w:lang w:val="en-US"/>
            <w:rPrChange w:id="1739" w:author="Ben Fels" w:date="2024-12-21T18:24:00Z" w16du:dateUtc="2024-12-21T17:24:00Z">
              <w:rPr/>
            </w:rPrChange>
          </w:rPr>
          <w:t>Self-consistency</w:t>
        </w:r>
      </w:ins>
    </w:p>
    <w:p w14:paraId="0C083929" w14:textId="77777777" w:rsidR="001A4072" w:rsidRDefault="001A4072" w:rsidP="0085445A">
      <w:pPr>
        <w:rPr>
          <w:ins w:id="1740" w:author="Ben Fels" w:date="2024-12-22T19:54:00Z" w16du:dateUtc="2024-12-22T18:54:00Z"/>
          <w:bCs/>
          <w:lang w:val="en-US"/>
        </w:rPr>
      </w:pPr>
      <w:ins w:id="1741" w:author="Ben Fels" w:date="2024-12-16T22:10:00Z" w16du:dateUtc="2024-12-16T21:10:00Z">
        <w:r w:rsidRPr="0085445A">
          <w:rPr>
            <w:bCs/>
            <w:lang w:val="en-US"/>
            <w:rPrChange w:id="1742" w:author="Ben Fels" w:date="2024-12-22T19:54:00Z" w16du:dateUtc="2024-12-22T18:54:00Z">
              <w:rPr>
                <w:bCs/>
              </w:rPr>
            </w:rPrChange>
          </w:rPr>
          <w:t>where we run the prompt multiple times through the model and implement a majority voting strategy to get the answer</w:t>
        </w:r>
      </w:ins>
    </w:p>
    <w:p w14:paraId="5820FF3E" w14:textId="77777777" w:rsidR="0085445A" w:rsidRPr="0085445A" w:rsidRDefault="0085445A">
      <w:pPr>
        <w:rPr>
          <w:ins w:id="1743" w:author="Ben Fels" w:date="2024-12-22T11:51:00Z" w16du:dateUtc="2024-12-22T10:51:00Z"/>
          <w:bCs/>
          <w:lang w:val="en-US"/>
        </w:rPr>
        <w:pPrChange w:id="1744" w:author="Ben Fels" w:date="2024-12-22T19:54:00Z" w16du:dateUtc="2024-12-22T18:54:00Z">
          <w:pPr>
            <w:pStyle w:val="Listenabsatz"/>
            <w:numPr>
              <w:ilvl w:val="1"/>
              <w:numId w:val="27"/>
            </w:numPr>
            <w:ind w:left="1440" w:hanging="360"/>
          </w:pPr>
        </w:pPrChange>
      </w:pPr>
    </w:p>
    <w:p w14:paraId="79C4C1E0" w14:textId="320BEF72" w:rsidR="00514362" w:rsidRDefault="008E1D91" w:rsidP="00514362">
      <w:pPr>
        <w:rPr>
          <w:ins w:id="1745" w:author="Ben Fels" w:date="2024-12-22T19:54:00Z" w16du:dateUtc="2024-12-22T18:54:00Z"/>
          <w:bCs/>
        </w:rPr>
      </w:pPr>
      <w:ins w:id="1746" w:author="Ben Fels" w:date="2024-12-22T18:16:00Z" w16du:dateUtc="2024-12-22T17:16:00Z">
        <w:r w:rsidRPr="008E1D91">
          <w:rPr>
            <w:bCs/>
            <w:rPrChange w:id="1747" w:author="Ben Fels" w:date="2024-12-22T18:16:00Z" w16du:dateUtc="2024-12-22T17:16:00Z">
              <w:rPr>
                <w:bCs/>
                <w:highlight w:val="magenta"/>
              </w:rPr>
            </w:rPrChange>
          </w:rPr>
          <w:t>Neben den bereits genannten</w:t>
        </w:r>
        <w:r>
          <w:rPr>
            <w:bCs/>
          </w:rPr>
          <w:t xml:space="preserve"> Techniken empfehlen </w:t>
        </w:r>
      </w:ins>
      <w:ins w:id="1748" w:author="Ben Fels" w:date="2024-12-22T18:08:00Z" w16du:dateUtc="2024-12-22T17:08:00Z">
        <w:r w:rsidR="00D05ADC" w:rsidRPr="0039768F">
          <w:rPr>
            <w:bCs/>
            <w:highlight w:val="magenta"/>
            <w:rPrChange w:id="1749" w:author="Ben Fels" w:date="2024-12-22T18:10:00Z" w16du:dateUtc="2024-12-22T17:10:00Z">
              <w:rPr>
                <w:bCs/>
                <w:lang w:val="en-US"/>
              </w:rPr>
            </w:rPrChange>
          </w:rPr>
          <w:t xml:space="preserve">OpenAI </w:t>
        </w:r>
      </w:ins>
      <w:r w:rsidR="000F68E6" w:rsidRPr="0039768F">
        <w:rPr>
          <w:bCs/>
          <w:highlight w:val="magenta"/>
          <w:lang w:val="en-US"/>
          <w:rPrChange w:id="1750" w:author="Ben Fels" w:date="2024-12-22T18:10:00Z" w16du:dateUtc="2024-12-22T17:10:00Z">
            <w:rPr>
              <w:bCs/>
              <w:lang w:val="en-US"/>
            </w:rPr>
          </w:rPrChange>
        </w:rPr>
        <w:fldChar w:fldCharType="begin"/>
      </w:r>
      <w:r w:rsidR="000E19D8">
        <w:rPr>
          <w:bCs/>
          <w:highlight w:val="magenta"/>
        </w:rPr>
        <w:instrText xml:space="preserve"> ADDIN ZOTERO_ITEM CSL_CITATION {"citationID":"ax8tDp9S","properties":{"formattedCitation":"(o.\\uc0\\u160{}J.-d)","plainCitation":"(o. J.-d)","noteIndex":0},"citationItems":[{"id":1905,"uris":["http://zotero.org/users/14644665/items/ET8P5QU8"],"itemData":{"id":1905,"type":"webpage","abstract":"Explore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label":"page","suppress-author":true}],"schema":"https://github.com/citation-style-language/schema/raw/master/csl-citation.json"} </w:instrText>
      </w:r>
      <w:r w:rsidR="000F68E6" w:rsidRPr="0039768F">
        <w:rPr>
          <w:bCs/>
          <w:highlight w:val="magenta"/>
          <w:lang w:val="en-US"/>
          <w:rPrChange w:id="1751" w:author="Ben Fels" w:date="2024-12-22T18:10:00Z" w16du:dateUtc="2024-12-22T17:10:00Z">
            <w:rPr>
              <w:bCs/>
              <w:lang w:val="en-US"/>
            </w:rPr>
          </w:rPrChange>
        </w:rPr>
        <w:fldChar w:fldCharType="separate"/>
      </w:r>
      <w:r w:rsidR="000E19D8" w:rsidRPr="000E19D8">
        <w:rPr>
          <w:rFonts w:cs="Arial"/>
        </w:rPr>
        <w:t>(o. J.-d)</w:t>
      </w:r>
      <w:r w:rsidR="000F68E6" w:rsidRPr="0039768F">
        <w:rPr>
          <w:bCs/>
          <w:highlight w:val="magenta"/>
          <w:lang w:val="en-US"/>
          <w:rPrChange w:id="1752" w:author="Ben Fels" w:date="2024-12-22T18:10:00Z" w16du:dateUtc="2024-12-22T17:10:00Z">
            <w:rPr>
              <w:bCs/>
              <w:lang w:val="en-US"/>
            </w:rPr>
          </w:rPrChange>
        </w:rPr>
        <w:fldChar w:fldCharType="end"/>
      </w:r>
      <w:ins w:id="1753" w:author="Ben Fels" w:date="2024-12-22T18:08:00Z" w16du:dateUtc="2024-12-22T17:08:00Z">
        <w:r w:rsidR="00D05ADC" w:rsidRPr="00D05ADC">
          <w:rPr>
            <w:bCs/>
            <w:rPrChange w:id="1754" w:author="Ben Fels" w:date="2024-12-22T18:08:00Z" w16du:dateUtc="2024-12-22T17:08:00Z">
              <w:rPr>
                <w:bCs/>
                <w:lang w:val="en-US"/>
              </w:rPr>
            </w:rPrChange>
          </w:rPr>
          <w:t xml:space="preserve"> </w:t>
        </w:r>
        <w:r w:rsidR="00D05ADC">
          <w:rPr>
            <w:bCs/>
          </w:rPr>
          <w:t xml:space="preserve">für bessere Ergebnisse </w:t>
        </w:r>
      </w:ins>
      <w:ins w:id="1755" w:author="Ben Fels" w:date="2024-12-22T18:13:00Z" w16du:dateUtc="2024-12-22T17:13:00Z">
        <w:r w:rsidR="00427542">
          <w:rPr>
            <w:bCs/>
          </w:rPr>
          <w:t xml:space="preserve">beispielsweise </w:t>
        </w:r>
      </w:ins>
      <w:ins w:id="1756" w:author="Ben Fels" w:date="2024-12-22T18:10:00Z" w16du:dateUtc="2024-12-22T17:10:00Z">
        <w:r w:rsidR="0039768F">
          <w:rPr>
            <w:bCs/>
          </w:rPr>
          <w:t>das Schreiben von klaren Anweisungen</w:t>
        </w:r>
      </w:ins>
      <w:ins w:id="1757" w:author="Ben Fels" w:date="2024-12-22T20:42:00Z" w16du:dateUtc="2024-12-22T19:42:00Z">
        <w:r w:rsidR="00585481">
          <w:rPr>
            <w:bCs/>
          </w:rPr>
          <w:t xml:space="preserve"> </w:t>
        </w:r>
      </w:ins>
      <w:ins w:id="1758" w:author="Ben Fels" w:date="2024-12-22T20:05:00Z" w16du:dateUtc="2024-12-22T19:05:00Z">
        <w:r w:rsidR="00A77CE4">
          <w:rPr>
            <w:bCs/>
          </w:rPr>
          <w:t xml:space="preserve">und </w:t>
        </w:r>
      </w:ins>
      <w:ins w:id="1759" w:author="Ben Fels" w:date="2024-12-22T18:13:00Z" w16du:dateUtc="2024-12-22T17:13:00Z">
        <w:r w:rsidR="00A51F5C">
          <w:rPr>
            <w:bCs/>
          </w:rPr>
          <w:t xml:space="preserve">die Verwendung </w:t>
        </w:r>
      </w:ins>
      <w:ins w:id="1760" w:author="Ben Fels" w:date="2024-12-22T18:14:00Z" w16du:dateUtc="2024-12-22T17:14:00Z">
        <w:r w:rsidR="000A7B42">
          <w:rPr>
            <w:bCs/>
          </w:rPr>
          <w:t>von Begrenzungszeichen</w:t>
        </w:r>
      </w:ins>
      <w:ins w:id="1761" w:author="Ben Fels" w:date="2024-12-22T19:55:00Z" w16du:dateUtc="2024-12-22T18:55:00Z">
        <w:r w:rsidR="0085445A">
          <w:rPr>
            <w:bCs/>
          </w:rPr>
          <w:t xml:space="preserve"> </w:t>
        </w:r>
      </w:ins>
      <w:ins w:id="1762" w:author="Ben Fels" w:date="2024-12-22T19:11:00Z" w16du:dateUtc="2024-12-22T18:11:00Z">
        <w:r w:rsidR="00DC0016">
          <w:rPr>
            <w:bCs/>
          </w:rPr>
          <w:t>sowie den systematischen T</w:t>
        </w:r>
      </w:ins>
      <w:ins w:id="1763" w:author="Ben Fels" w:date="2024-12-22T19:12:00Z" w16du:dateUtc="2024-12-22T18:12:00Z">
        <w:r w:rsidR="00DC0016">
          <w:rPr>
            <w:bCs/>
          </w:rPr>
          <w:t>est von</w:t>
        </w:r>
        <w:r w:rsidR="00447506">
          <w:rPr>
            <w:bCs/>
          </w:rPr>
          <w:t xml:space="preserve"> Veränderungen</w:t>
        </w:r>
      </w:ins>
      <w:ins w:id="1764" w:author="Ben Fels" w:date="2024-12-22T20:05:00Z" w16du:dateUtc="2024-12-22T19:05:00Z">
        <w:r w:rsidR="00A71639">
          <w:rPr>
            <w:bCs/>
          </w:rPr>
          <w:t xml:space="preserve"> in den Prompts.</w:t>
        </w:r>
      </w:ins>
      <w:ins w:id="1765" w:author="Ben Fels" w:date="2024-12-22T19:57:00Z" w16du:dateUtc="2024-12-22T18:57:00Z">
        <w:r w:rsidR="00617FD7">
          <w:rPr>
            <w:bCs/>
          </w:rPr>
          <w:t xml:space="preserve"> </w:t>
        </w:r>
      </w:ins>
      <w:ins w:id="1766" w:author="Ben Fels" w:date="2024-12-22T19:12:00Z" w16du:dateUtc="2024-12-22T18:12:00Z">
        <w:r w:rsidR="00447506">
          <w:rPr>
            <w:bCs/>
          </w:rPr>
          <w:t xml:space="preserve"> </w:t>
        </w:r>
      </w:ins>
    </w:p>
    <w:p w14:paraId="5AE96B26" w14:textId="77777777" w:rsidR="004256BC" w:rsidRPr="00D05ADC" w:rsidRDefault="004256BC">
      <w:pPr>
        <w:rPr>
          <w:ins w:id="1767" w:author="Ben Fels" w:date="2024-12-16T22:10:00Z" w16du:dateUtc="2024-12-16T21:10:00Z"/>
          <w:bCs/>
        </w:rPr>
        <w:pPrChange w:id="1768" w:author="Ben Fels" w:date="2024-12-22T11:51:00Z" w16du:dateUtc="2024-12-22T10:51:00Z">
          <w:pPr>
            <w:pStyle w:val="Listenabsatz"/>
            <w:numPr>
              <w:ilvl w:val="1"/>
              <w:numId w:val="27"/>
            </w:numPr>
            <w:ind w:left="1440" w:hanging="360"/>
          </w:pPr>
        </w:pPrChange>
      </w:pPr>
    </w:p>
    <w:p w14:paraId="36FA5231" w14:textId="65A2F83D" w:rsidR="00CB4B83" w:rsidRDefault="00CB4B83" w:rsidP="00590195">
      <w:pPr>
        <w:autoSpaceDE w:val="0"/>
        <w:autoSpaceDN w:val="0"/>
        <w:adjustRightInd w:val="0"/>
        <w:spacing w:after="0"/>
        <w:jc w:val="both"/>
        <w:rPr>
          <w:ins w:id="1769" w:author="Ben Fels" w:date="2024-12-22T11:47:00Z" w16du:dateUtc="2024-12-22T10:47:00Z"/>
        </w:rPr>
      </w:pPr>
      <w:ins w:id="1770" w:author="Ben Fels" w:date="2024-12-22T11:05:00Z" w16du:dateUtc="2024-12-22T10:05:00Z">
        <w:r>
          <w:lastRenderedPageBreak/>
          <w:t xml:space="preserve">Die zuvor genannten Prompt Engineering Techniken werden </w:t>
        </w:r>
      </w:ins>
      <w:ins w:id="1771" w:author="Ben Fels" w:date="2024-12-22T12:28:00Z" w16du:dateUtc="2024-12-22T11:28:00Z">
        <w:r w:rsidR="00C267E4">
          <w:t xml:space="preserve">sofern möglich </w:t>
        </w:r>
      </w:ins>
      <w:ins w:id="1772" w:author="Ben Fels" w:date="2024-12-22T11:47:00Z" w16du:dateUtc="2024-12-22T10:47:00Z">
        <w:r w:rsidR="00CB42EF">
          <w:t>miteinander kombiniert</w:t>
        </w:r>
        <w:r w:rsidR="004A0F4F">
          <w:t>.</w:t>
        </w:r>
      </w:ins>
      <w:ins w:id="1773" w:author="Ben Fels" w:date="2024-12-22T12:28:00Z" w16du:dateUtc="2024-12-22T11:28:00Z">
        <w:r w:rsidR="00177E4F">
          <w:t xml:space="preserve"> </w:t>
        </w:r>
      </w:ins>
    </w:p>
    <w:p w14:paraId="0EABE635" w14:textId="1707F15B" w:rsidR="004A0F4F" w:rsidRDefault="004A0F4F" w:rsidP="00590195">
      <w:pPr>
        <w:autoSpaceDE w:val="0"/>
        <w:autoSpaceDN w:val="0"/>
        <w:adjustRightInd w:val="0"/>
        <w:spacing w:after="0"/>
        <w:jc w:val="both"/>
        <w:rPr>
          <w:ins w:id="1774" w:author="Ben Fels" w:date="2024-12-22T11:05:00Z" w16du:dateUtc="2024-12-22T10:05:00Z"/>
        </w:rPr>
      </w:pPr>
      <w:ins w:id="1775" w:author="Ben Fels" w:date="2024-12-22T11:48:00Z" w16du:dateUtc="2024-12-22T10:48:00Z">
        <w:r>
          <w:t xml:space="preserve">Dem </w:t>
        </w:r>
      </w:ins>
      <w:ins w:id="1776" w:author="Ben Fels" w:date="2024-12-22T11:47:00Z" w16du:dateUtc="2024-12-22T10:47:00Z">
        <w:r>
          <w:t xml:space="preserve">Modells wird </w:t>
        </w:r>
      </w:ins>
      <w:ins w:id="1777" w:author="Ben Fels" w:date="2024-12-22T11:48:00Z" w16du:dateUtc="2024-12-22T10:48:00Z">
        <w:r>
          <w:t>ein</w:t>
        </w:r>
        <w:r w:rsidR="00684E23">
          <w:t xml:space="preserve"> Ausgabeformat als JSON Objekt auferlegt. Dadurch soll sich das Modell </w:t>
        </w:r>
      </w:ins>
      <w:ins w:id="1778" w:author="Ben Fels" w:date="2024-12-22T11:49:00Z" w16du:dateUtc="2024-12-22T10:49:00Z">
        <w:r w:rsidR="005212EB">
          <w:t xml:space="preserve">bei der Ausgabe </w:t>
        </w:r>
      </w:ins>
      <w:ins w:id="1779" w:author="Ben Fels" w:date="2024-12-22T11:48:00Z" w16du:dateUtc="2024-12-22T10:48:00Z">
        <w:r w:rsidR="00684E23">
          <w:t>auf die wesentlichen</w:t>
        </w:r>
      </w:ins>
      <w:ins w:id="1780" w:author="Ben Fels" w:date="2024-12-22T11:49:00Z" w16du:dateUtc="2024-12-22T10:49:00Z">
        <w:r w:rsidR="00684E23">
          <w:t xml:space="preserve"> </w:t>
        </w:r>
        <w:r w:rsidR="005212EB">
          <w:t>Informationen beschränken.</w:t>
        </w:r>
      </w:ins>
      <w:ins w:id="1781" w:author="Ben Fels" w:date="2024-12-22T11:51:00Z" w16du:dateUtc="2024-12-22T10:51:00Z">
        <w:r w:rsidR="006B3770">
          <w:t xml:space="preserve"> </w:t>
        </w:r>
        <w:r w:rsidR="006B3770" w:rsidRPr="007377F7">
          <w:rPr>
            <w:highlight w:val="cyan"/>
          </w:rPr>
          <w:t>Quelle</w:t>
        </w:r>
        <w:r w:rsidR="006B3770">
          <w:t xml:space="preserve"> Das Ausgabeformat wurde so definiert, dass es sich für die Weiterverarbeitung zur</w:t>
        </w:r>
        <w:r w:rsidR="002A6B77">
          <w:t xml:space="preserve"> </w:t>
        </w:r>
      </w:ins>
      <w:ins w:id="1782" w:author="Ben Fels" w:date="2024-12-22T11:52:00Z" w16du:dateUtc="2024-12-22T10:52:00Z">
        <w:r w:rsidR="002A6B77">
          <w:t>anschließenden Evaluation eignet.</w:t>
        </w:r>
      </w:ins>
    </w:p>
    <w:p w14:paraId="14E6BC99" w14:textId="2ABB0A14" w:rsidR="00590195" w:rsidRDefault="00590195">
      <w:pPr>
        <w:autoSpaceDE w:val="0"/>
        <w:autoSpaceDN w:val="0"/>
        <w:adjustRightInd w:val="0"/>
        <w:spacing w:after="0"/>
        <w:jc w:val="both"/>
        <w:rPr>
          <w:ins w:id="1783" w:author="Ben Fels" w:date="2024-12-22T11:05:00Z" w16du:dateUtc="2024-12-22T10:05:00Z"/>
        </w:rPr>
        <w:pPrChange w:id="1784" w:author="Ben Fels" w:date="2024-12-22T11:05:00Z" w16du:dateUtc="2024-12-22T10:05:00Z">
          <w:pPr>
            <w:pStyle w:val="Listenabsatz"/>
            <w:numPr>
              <w:numId w:val="27"/>
            </w:numPr>
            <w:autoSpaceDE w:val="0"/>
            <w:autoSpaceDN w:val="0"/>
            <w:adjustRightInd w:val="0"/>
            <w:spacing w:after="0"/>
            <w:ind w:hanging="360"/>
            <w:jc w:val="both"/>
          </w:pPr>
        </w:pPrChange>
      </w:pPr>
      <w:ins w:id="1785" w:author="Ben Fels" w:date="2024-12-22T11:05:00Z" w16du:dateUtc="2024-12-22T10:05:00Z">
        <w:r>
          <w:t xml:space="preserve">Die </w:t>
        </w:r>
        <w:r w:rsidRPr="008252B1">
          <w:t xml:space="preserve">Eingabeaufforderungen </w:t>
        </w:r>
        <w:r>
          <w:t xml:space="preserve">sind </w:t>
        </w:r>
        <w:r w:rsidRPr="00A464A9">
          <w:t>in Englisch</w:t>
        </w:r>
        <w:r>
          <w:t xml:space="preserve"> formuliert</w:t>
        </w:r>
        <w:r w:rsidRPr="008252B1">
          <w:t>, da</w:t>
        </w:r>
        <w:r>
          <w:t xml:space="preserve"> der Datensatz englische Texte beinhaltet. Die multilingualen Fähigkeiten </w:t>
        </w:r>
      </w:ins>
      <w:ins w:id="1786" w:author="Ben Fels" w:date="2024-12-22T11:50:00Z" w16du:dateUtc="2024-12-22T10:50:00Z">
        <w:r w:rsidR="00AA1D07">
          <w:t xml:space="preserve">des </w:t>
        </w:r>
      </w:ins>
      <w:ins w:id="1787" w:author="Ben Fels" w:date="2024-12-22T11:05:00Z" w16du:dateUtc="2024-12-22T10:05:00Z">
        <w:r>
          <w:t xml:space="preserve">LLMs </w:t>
        </w:r>
      </w:ins>
      <w:ins w:id="1788" w:author="Ben Fels" w:date="2024-12-22T11:52:00Z" w16du:dateUtc="2024-12-22T10:52:00Z">
        <w:r w:rsidR="00DC30B8">
          <w:t xml:space="preserve">sind </w:t>
        </w:r>
      </w:ins>
      <w:ins w:id="1789" w:author="Ben Fels" w:date="2024-12-22T11:05:00Z" w16du:dateUtc="2024-12-22T10:05:00Z">
        <w:r>
          <w:t xml:space="preserve">nicht </w:t>
        </w:r>
      </w:ins>
      <w:ins w:id="1790" w:author="Ben Fels" w:date="2024-12-22T11:52:00Z" w16du:dateUtc="2024-12-22T10:52:00Z">
        <w:r w:rsidR="00DC30B8">
          <w:t>Teil dieser Untersuchung</w:t>
        </w:r>
      </w:ins>
      <w:ins w:id="1791" w:author="Ben Fels" w:date="2024-12-22T11:05:00Z" w16du:dateUtc="2024-12-22T10:05:00Z">
        <w:r>
          <w:t>.</w:t>
        </w:r>
      </w:ins>
    </w:p>
    <w:p w14:paraId="328591B8" w14:textId="77777777" w:rsidR="001A4072" w:rsidRPr="00590195" w:rsidRDefault="001A4072" w:rsidP="001A4072">
      <w:pPr>
        <w:rPr>
          <w:ins w:id="1792"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793" w:author="Ben Fels" w:date="2024-12-21T11:47:00Z" w16du:dateUtc="2024-12-21T10:47:00Z"/>
          <w:lang w:val="en-US"/>
          <w:rPrChange w:id="1794" w:author="Ben Fels" w:date="2024-12-21T18:24:00Z" w16du:dateUtc="2024-12-21T17:24:00Z">
            <w:rPr>
              <w:del w:id="1795" w:author="Ben Fels" w:date="2024-12-21T11:47:00Z" w16du:dateUtc="2024-12-21T10:47:00Z"/>
              <w:b/>
              <w:i/>
              <w:lang w:val="en-US"/>
            </w:rPr>
          </w:rPrChange>
        </w:rPr>
      </w:pPr>
      <w:bookmarkStart w:id="1796" w:name="_Toc185697462"/>
      <w:bookmarkEnd w:id="1796"/>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797" w:author="Ben Fels" w:date="2024-12-21T11:47:00Z" w16du:dateUtc="2024-12-21T10:47:00Z"/>
          <w:lang w:val="en-US"/>
          <w:rPrChange w:id="1798" w:author="Ben Fels" w:date="2024-12-21T18:24:00Z" w16du:dateUtc="2024-12-21T17:24:00Z">
            <w:rPr>
              <w:del w:id="1799" w:author="Ben Fels" w:date="2024-12-21T11:47:00Z" w16du:dateUtc="2024-12-21T10:47:00Z"/>
            </w:rPr>
          </w:rPrChange>
        </w:rPr>
      </w:pPr>
      <w:del w:id="1800" w:author="Ben Fels" w:date="2024-12-21T11:47:00Z" w16du:dateUtc="2024-12-21T10:47:00Z">
        <w:r w:rsidRPr="002F4B5A" w:rsidDel="002A4580">
          <w:rPr>
            <w:lang w:val="en-US"/>
            <w:rPrChange w:id="1801" w:author="Ben Fels" w:date="2024-12-21T18:24:00Z" w16du:dateUtc="2024-12-21T17:24:00Z">
              <w:rPr/>
            </w:rPrChange>
          </w:rPr>
          <w:delText>Zero-Shot</w:delText>
        </w:r>
        <w:r w:rsidR="00490397" w:rsidRPr="002F4B5A" w:rsidDel="002A4580">
          <w:rPr>
            <w:lang w:val="en-US"/>
            <w:rPrChange w:id="1802" w:author="Ben Fels" w:date="2024-12-21T18:24:00Z" w16du:dateUtc="2024-12-21T17:24:00Z">
              <w:rPr/>
            </w:rPrChange>
          </w:rPr>
          <w:delText>: Kein Beispiel übergeben</w:delText>
        </w:r>
        <w:bookmarkStart w:id="1803" w:name="_Toc185697463"/>
        <w:bookmarkEnd w:id="1803"/>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804" w:author="Ben Fels" w:date="2024-12-21T11:47:00Z" w16du:dateUtc="2024-12-21T10:47:00Z"/>
          <w:lang w:val="en-US"/>
          <w:rPrChange w:id="1805" w:author="Ben Fels" w:date="2024-12-21T18:24:00Z" w16du:dateUtc="2024-12-21T17:24:00Z">
            <w:rPr>
              <w:del w:id="1806" w:author="Ben Fels" w:date="2024-12-21T11:47:00Z" w16du:dateUtc="2024-12-21T10:47:00Z"/>
            </w:rPr>
          </w:rPrChange>
        </w:rPr>
      </w:pPr>
      <w:del w:id="1807" w:author="Ben Fels" w:date="2024-12-21T11:47:00Z" w16du:dateUtc="2024-12-21T10:47:00Z">
        <w:r w:rsidRPr="002F4B5A" w:rsidDel="002A4580">
          <w:rPr>
            <w:lang w:val="en-US"/>
            <w:rPrChange w:id="1808" w:author="Ben Fels" w:date="2024-12-21T18:24:00Z" w16du:dateUtc="2024-12-21T17:24:00Z">
              <w:rPr/>
            </w:rPrChange>
          </w:rPr>
          <w:delText>One-Shot</w:delText>
        </w:r>
        <w:r w:rsidR="00490397" w:rsidRPr="002F4B5A" w:rsidDel="002A4580">
          <w:rPr>
            <w:lang w:val="en-US"/>
            <w:rPrChange w:id="1809" w:author="Ben Fels" w:date="2024-12-21T18:24:00Z" w16du:dateUtc="2024-12-21T17:24:00Z">
              <w:rPr/>
            </w:rPrChange>
          </w:rPr>
          <w:delText>: ein Beispiel übergeben</w:delText>
        </w:r>
        <w:bookmarkStart w:id="1810" w:name="_Toc185697464"/>
        <w:bookmarkEnd w:id="1810"/>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811" w:author="Ben Fels" w:date="2024-12-21T11:47:00Z" w16du:dateUtc="2024-12-21T10:47:00Z"/>
          <w:lang w:val="en-US"/>
          <w:rPrChange w:id="1812" w:author="Ben Fels" w:date="2024-12-21T18:24:00Z" w16du:dateUtc="2024-12-21T17:24:00Z">
            <w:rPr>
              <w:del w:id="1813" w:author="Ben Fels" w:date="2024-12-21T11:47:00Z" w16du:dateUtc="2024-12-21T10:47:00Z"/>
            </w:rPr>
          </w:rPrChange>
        </w:rPr>
      </w:pPr>
      <w:del w:id="1814" w:author="Ben Fels" w:date="2024-12-21T11:47:00Z" w16du:dateUtc="2024-12-21T10:47:00Z">
        <w:r w:rsidRPr="002F4B5A" w:rsidDel="002A4580">
          <w:rPr>
            <w:lang w:val="en-US"/>
            <w:rPrChange w:id="1815" w:author="Ben Fels" w:date="2024-12-21T18:24:00Z" w16du:dateUtc="2024-12-21T17:24:00Z">
              <w:rPr/>
            </w:rPrChange>
          </w:rPr>
          <w:delText>Few-Shot</w:delText>
        </w:r>
        <w:r w:rsidR="00490397" w:rsidRPr="002F4B5A" w:rsidDel="002A4580">
          <w:rPr>
            <w:lang w:val="en-US"/>
            <w:rPrChange w:id="1816" w:author="Ben Fels" w:date="2024-12-21T18:24:00Z" w16du:dateUtc="2024-12-21T17:24:00Z">
              <w:rPr/>
            </w:rPrChange>
          </w:rPr>
          <w:delText xml:space="preserve">: </w:delText>
        </w:r>
        <w:r w:rsidR="00633544" w:rsidRPr="002F4B5A" w:rsidDel="002A4580">
          <w:rPr>
            <w:lang w:val="en-US"/>
            <w:rPrChange w:id="1817" w:author="Ben Fels" w:date="2024-12-21T18:24:00Z" w16du:dateUtc="2024-12-21T17:24:00Z">
              <w:rPr/>
            </w:rPrChange>
          </w:rPr>
          <w:delText xml:space="preserve">Wie viel Beispiele braucht es, damit es als Few-Shot Learning </w:delText>
        </w:r>
        <w:r w:rsidR="00163016" w:rsidRPr="002F4B5A" w:rsidDel="002A4580">
          <w:rPr>
            <w:lang w:val="en-US"/>
            <w:rPrChange w:id="1818" w:author="Ben Fels" w:date="2024-12-21T18:24:00Z" w16du:dateUtc="2024-12-21T17:24:00Z">
              <w:rPr/>
            </w:rPrChange>
          </w:rPr>
          <w:delText>zählt?</w:delText>
        </w:r>
        <w:bookmarkStart w:id="1819" w:name="_Toc185697465"/>
        <w:bookmarkEnd w:id="1819"/>
      </w:del>
    </w:p>
    <w:p w14:paraId="7E7209C7" w14:textId="13480A68" w:rsidR="00E150E2" w:rsidDel="002A4580" w:rsidRDefault="00E87A82" w:rsidP="00E150E2">
      <w:pPr>
        <w:autoSpaceDE w:val="0"/>
        <w:autoSpaceDN w:val="0"/>
        <w:adjustRightInd w:val="0"/>
        <w:spacing w:after="0"/>
        <w:ind w:left="360"/>
        <w:jc w:val="both"/>
        <w:rPr>
          <w:del w:id="1820" w:author="Ben Fels" w:date="2024-12-21T11:47:00Z" w16du:dateUtc="2024-12-21T10:47:00Z"/>
        </w:rPr>
      </w:pPr>
      <w:del w:id="1821" w:author="Ben Fels" w:date="2024-12-21T11:47:00Z" w16du:dateUtc="2024-12-21T10:47:00Z">
        <w:r w:rsidRPr="002F4B5A" w:rsidDel="002A4580">
          <w:rPr>
            <w:lang w:val="en-US"/>
            <w:rPrChange w:id="1822" w:author="Ben Fels" w:date="2024-12-21T18:24:00Z" w16du:dateUtc="2024-12-21T17:24:00Z">
              <w:rPr/>
            </w:rPrChange>
          </w:rPr>
          <w:delText xml:space="preserve">Nach </w:delText>
        </w:r>
        <w:r w:rsidRPr="002F4B5A" w:rsidDel="002A4580">
          <w:rPr>
            <w:rFonts w:cs="Arial"/>
            <w:highlight w:val="magenta"/>
            <w:lang w:val="en-US"/>
            <w:rPrChange w:id="1823"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824"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825"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826"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827"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828"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829" w:name="_Toc185697466"/>
        <w:bookmarkEnd w:id="1829"/>
      </w:del>
    </w:p>
    <w:p w14:paraId="0FA3FEE0" w14:textId="0404AE21" w:rsidR="003F347A" w:rsidDel="002A4580" w:rsidRDefault="00F74FD5" w:rsidP="00E150E2">
      <w:pPr>
        <w:autoSpaceDE w:val="0"/>
        <w:autoSpaceDN w:val="0"/>
        <w:adjustRightInd w:val="0"/>
        <w:spacing w:after="0"/>
        <w:ind w:left="360"/>
        <w:jc w:val="both"/>
        <w:rPr>
          <w:del w:id="1830" w:author="Ben Fels" w:date="2024-12-21T11:47:00Z" w16du:dateUtc="2024-12-21T10:47:00Z"/>
        </w:rPr>
      </w:pPr>
      <w:del w:id="1831"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832" w:name="_Toc185697467"/>
        <w:bookmarkEnd w:id="1832"/>
      </w:del>
    </w:p>
    <w:p w14:paraId="55A6E6F9" w14:textId="42D9A0F9" w:rsidR="00027FDA" w:rsidDel="002A4580" w:rsidRDefault="00027FDA" w:rsidP="00E150E2">
      <w:pPr>
        <w:autoSpaceDE w:val="0"/>
        <w:autoSpaceDN w:val="0"/>
        <w:adjustRightInd w:val="0"/>
        <w:spacing w:after="0"/>
        <w:ind w:left="360"/>
        <w:jc w:val="both"/>
        <w:rPr>
          <w:del w:id="1833" w:author="Ben Fels" w:date="2024-12-21T11:47:00Z" w16du:dateUtc="2024-12-21T10:47:00Z"/>
        </w:rPr>
      </w:pPr>
      <w:del w:id="1834"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835" w:name="_Toc185697468"/>
        <w:bookmarkEnd w:id="1835"/>
      </w:del>
    </w:p>
    <w:p w14:paraId="03AD6F39" w14:textId="4864511F" w:rsidR="00E150E2" w:rsidDel="002A4580" w:rsidRDefault="006B0454" w:rsidP="00E150E2">
      <w:pPr>
        <w:autoSpaceDE w:val="0"/>
        <w:autoSpaceDN w:val="0"/>
        <w:adjustRightInd w:val="0"/>
        <w:spacing w:after="0"/>
        <w:ind w:left="360"/>
        <w:jc w:val="both"/>
        <w:rPr>
          <w:del w:id="1836" w:author="Ben Fels" w:date="2024-12-21T11:47:00Z" w16du:dateUtc="2024-12-21T10:47:00Z"/>
        </w:rPr>
      </w:pPr>
      <w:del w:id="1837"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838"/>
        <w:r w:rsidR="002C1227" w:rsidDel="002A4580">
          <w:delText xml:space="preserve">Kontext-Fenster </w:delText>
        </w:r>
        <w:commentRangeEnd w:id="1838"/>
        <w:r w:rsidR="002B52F5" w:rsidDel="002A4580">
          <w:rPr>
            <w:rStyle w:val="Kommentarzeichen"/>
          </w:rPr>
          <w:commentReference w:id="1838"/>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839" w:name="_Toc185697469"/>
        <w:bookmarkEnd w:id="1839"/>
      </w:del>
    </w:p>
    <w:p w14:paraId="434B60CC" w14:textId="1E310227" w:rsidR="00CB7B5E" w:rsidDel="002A4580" w:rsidRDefault="000C21AE" w:rsidP="00E150E2">
      <w:pPr>
        <w:autoSpaceDE w:val="0"/>
        <w:autoSpaceDN w:val="0"/>
        <w:adjustRightInd w:val="0"/>
        <w:spacing w:after="0"/>
        <w:ind w:left="360"/>
        <w:jc w:val="both"/>
        <w:rPr>
          <w:del w:id="1840" w:author="Ben Fels" w:date="2024-12-21T11:47:00Z" w16du:dateUtc="2024-12-21T10:47:00Z"/>
        </w:rPr>
      </w:pPr>
      <w:del w:id="1841"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842" w:name="_Toc185697470"/>
        <w:bookmarkEnd w:id="1842"/>
      </w:del>
    </w:p>
    <w:p w14:paraId="244D8D59" w14:textId="68D27281" w:rsidR="00B62C78" w:rsidDel="002A4580" w:rsidRDefault="00CB7B5E" w:rsidP="00B62C78">
      <w:pPr>
        <w:autoSpaceDE w:val="0"/>
        <w:autoSpaceDN w:val="0"/>
        <w:adjustRightInd w:val="0"/>
        <w:spacing w:after="0"/>
        <w:ind w:left="360"/>
        <w:jc w:val="both"/>
        <w:rPr>
          <w:del w:id="1843" w:author="Ben Fels" w:date="2024-12-21T11:47:00Z" w16du:dateUtc="2024-12-21T10:47:00Z"/>
        </w:rPr>
      </w:pPr>
      <w:del w:id="1844"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845" w:name="_Toc185697471"/>
        <w:bookmarkEnd w:id="1845"/>
      </w:del>
    </w:p>
    <w:p w14:paraId="00088147" w14:textId="59709C11" w:rsidR="0043331A" w:rsidDel="002A4580" w:rsidRDefault="00174375" w:rsidP="00B62C78">
      <w:pPr>
        <w:autoSpaceDE w:val="0"/>
        <w:autoSpaceDN w:val="0"/>
        <w:adjustRightInd w:val="0"/>
        <w:spacing w:after="0"/>
        <w:ind w:left="360"/>
        <w:jc w:val="both"/>
        <w:rPr>
          <w:del w:id="1846" w:author="Ben Fels" w:date="2024-12-21T11:47:00Z" w16du:dateUtc="2024-12-21T10:47:00Z"/>
        </w:rPr>
      </w:pPr>
      <w:del w:id="1847"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848" w:name="_Toc185697472"/>
        <w:bookmarkEnd w:id="1848"/>
      </w:del>
    </w:p>
    <w:p w14:paraId="2B4492D6" w14:textId="77847175" w:rsidR="00EF602A" w:rsidDel="002A4580" w:rsidRDefault="00EF602A" w:rsidP="001F7CA5">
      <w:pPr>
        <w:autoSpaceDE w:val="0"/>
        <w:autoSpaceDN w:val="0"/>
        <w:adjustRightInd w:val="0"/>
        <w:spacing w:after="0"/>
        <w:jc w:val="both"/>
        <w:rPr>
          <w:del w:id="1849" w:author="Ben Fels" w:date="2024-12-21T11:48:00Z" w16du:dateUtc="2024-12-21T10:48:00Z"/>
        </w:rPr>
      </w:pPr>
      <w:bookmarkStart w:id="1850" w:name="_Toc185697473"/>
      <w:bookmarkEnd w:id="1850"/>
    </w:p>
    <w:p w14:paraId="7765E13A" w14:textId="4D07F36C" w:rsidR="0043331A" w:rsidDel="002A4580" w:rsidRDefault="0043331A" w:rsidP="001F7CA5">
      <w:pPr>
        <w:autoSpaceDE w:val="0"/>
        <w:autoSpaceDN w:val="0"/>
        <w:adjustRightInd w:val="0"/>
        <w:spacing w:after="0"/>
        <w:jc w:val="both"/>
        <w:rPr>
          <w:del w:id="1851" w:author="Ben Fels" w:date="2024-12-21T11:48:00Z" w16du:dateUtc="2024-12-21T10:48:00Z"/>
        </w:rPr>
      </w:pPr>
      <w:del w:id="1852"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853" w:name="_Toc185697474"/>
        <w:bookmarkEnd w:id="1853"/>
      </w:del>
    </w:p>
    <w:p w14:paraId="02B7F4D9" w14:textId="0797EA93" w:rsidR="0092531F" w:rsidRPr="0092531F" w:rsidDel="002A4580" w:rsidRDefault="0092531F" w:rsidP="001F7CA5">
      <w:pPr>
        <w:autoSpaceDE w:val="0"/>
        <w:autoSpaceDN w:val="0"/>
        <w:adjustRightInd w:val="0"/>
        <w:spacing w:after="0"/>
        <w:jc w:val="both"/>
        <w:rPr>
          <w:del w:id="1854" w:author="Ben Fels" w:date="2024-12-21T11:48:00Z" w16du:dateUtc="2024-12-21T10:48:00Z"/>
          <w:lang w:val="en-US"/>
        </w:rPr>
      </w:pPr>
      <w:del w:id="1855" w:author="Ben Fels" w:date="2024-12-21T11:48:00Z" w16du:dateUtc="2024-12-21T10:48:00Z">
        <w:r w:rsidRPr="0092531F" w:rsidDel="002A4580">
          <w:rPr>
            <w:lang w:val="en-US"/>
          </w:rPr>
          <w:delText>Temperatur = 0 predictable; Temp =1 more r</w:delText>
        </w:r>
        <w:r w:rsidDel="002A4580">
          <w:rPr>
            <w:lang w:val="en-US"/>
          </w:rPr>
          <w:delText>andom</w:delText>
        </w:r>
        <w:bookmarkStart w:id="1856" w:name="_Toc185697475"/>
        <w:bookmarkEnd w:id="1856"/>
      </w:del>
    </w:p>
    <w:p w14:paraId="35A1C4A1" w14:textId="42AF1975" w:rsidR="00690A2C" w:rsidRPr="001F04C6" w:rsidRDefault="00690A2C" w:rsidP="004A5A26">
      <w:pPr>
        <w:pStyle w:val="berschrift1"/>
      </w:pPr>
      <w:bookmarkStart w:id="1857" w:name="_Toc185697476"/>
      <w:r w:rsidRPr="001F04C6">
        <w:t>Ergebnisse</w:t>
      </w:r>
      <w:bookmarkEnd w:id="1857"/>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858" w:author="Ben Fels" w:date="2024-12-22T12:35:00Z" w16du:dateUtc="2024-12-22T11:35:00Z">
        <w:r w:rsidR="00932D03">
          <w:t>Es wurde sich explizit für die Darstell</w:t>
        </w:r>
        <w:r w:rsidR="00CB57F4">
          <w:t xml:space="preserve">ung in Abhängigkeit der </w:t>
        </w:r>
      </w:ins>
      <w:proofErr w:type="spellStart"/>
      <w:ins w:id="1859" w:author="Ben Fels" w:date="2024-12-22T12:36:00Z" w16du:dateUtc="2024-12-22T11:36:00Z">
        <w:r w:rsidR="00CB57F4">
          <w:t>Tokenanzahl</w:t>
        </w:r>
        <w:proofErr w:type="spellEnd"/>
        <w:r w:rsidR="00CB57F4">
          <w:t xml:space="preserve"> anstelle der tatsächlichen kosten entschieden, </w:t>
        </w:r>
      </w:ins>
      <w:del w:id="1860" w:author="Ben Fels" w:date="2024-12-22T12:36:00Z" w16du:dateUtc="2024-12-22T11:36:00Z">
        <w:r w:rsidR="00AF45D9" w:rsidDel="00CB57F4">
          <w:delText xml:space="preserve">Auch wenn die </w:delText>
        </w:r>
      </w:del>
      <w:ins w:id="1861" w:author="Ben Fels" w:date="2024-12-22T12:36:00Z" w16du:dateUtc="2024-12-22T11:36:00Z">
        <w:r w:rsidR="00CB57F4">
          <w:t xml:space="preserve">da die </w:t>
        </w:r>
      </w:ins>
      <w:r w:rsidR="00AF45D9">
        <w:t xml:space="preserve">Kosten pro Token </w:t>
      </w:r>
      <w:del w:id="1862" w:author="Ben Fels" w:date="2024-12-22T12:36:00Z" w16du:dateUtc="2024-12-22T11:36:00Z">
        <w:r w:rsidR="00AF45D9" w:rsidDel="005B7EA7">
          <w:delText xml:space="preserve">pro </w:delText>
        </w:r>
      </w:del>
      <w:ins w:id="1863" w:author="Ben Fels" w:date="2024-12-22T12:36:00Z" w16du:dateUtc="2024-12-22T11:36:00Z">
        <w:r w:rsidR="005B7EA7">
          <w:t xml:space="preserve">individuell für jedes </w:t>
        </w:r>
      </w:ins>
      <w:r w:rsidR="00AF45D9">
        <w:t xml:space="preserve">Modell </w:t>
      </w:r>
      <w:del w:id="1864" w:author="Ben Fels" w:date="2024-12-22T12:36:00Z" w16du:dateUtc="2024-12-22T11:36:00Z">
        <w:r w:rsidR="00AF45D9" w:rsidDel="005B7EA7">
          <w:delText>abweichen</w:delText>
        </w:r>
      </w:del>
      <w:ins w:id="1865" w:author="Ben Fels" w:date="2024-12-22T12:36:00Z" w16du:dateUtc="2024-12-22T11:36:00Z">
        <w:r w:rsidR="005B7EA7">
          <w:t>sind.</w:t>
        </w:r>
      </w:ins>
      <w:del w:id="1866" w:author="Ben Fels" w:date="2024-12-22T12:37:00Z" w16du:dateUtc="2024-12-22T11:37:00Z">
        <w:r w:rsidR="00AF45D9" w:rsidDel="005B7EA7">
          <w:delText>,</w:delText>
        </w:r>
      </w:del>
      <w:r w:rsidR="00AF45D9">
        <w:t xml:space="preserve"> </w:t>
      </w:r>
      <w:del w:id="1867" w:author="Ben Fels" w:date="2024-12-22T12:37:00Z" w16du:dateUtc="2024-12-22T11:37:00Z">
        <w:r w:rsidR="00934AF5" w:rsidDel="005B7EA7">
          <w:delText xml:space="preserve">können sie </w:delText>
        </w:r>
      </w:del>
      <w:ins w:id="1868" w:author="Ben Fels" w:date="2024-12-22T12:37:00Z" w16du:dateUtc="2024-12-22T11:37:00Z">
        <w:r w:rsidR="005B7EA7">
          <w:t xml:space="preserve">Die </w:t>
        </w:r>
        <w:proofErr w:type="spellStart"/>
        <w:r w:rsidR="005B7EA7">
          <w:t>Tokenanzahl</w:t>
        </w:r>
        <w:proofErr w:type="spellEnd"/>
        <w:r w:rsidR="005B7EA7">
          <w:t xml:space="preserve"> </w:t>
        </w:r>
        <w:r w:rsidR="00C76172">
          <w:t xml:space="preserve">kann als </w:t>
        </w:r>
      </w:ins>
      <w:del w:id="1869" w:author="Ben Fels" w:date="2024-12-22T12:37:00Z" w16du:dateUtc="2024-12-22T11:37:00Z">
        <w:r w:rsidR="00934AF5" w:rsidDel="00C76172">
          <w:delText xml:space="preserve">als </w:delText>
        </w:r>
      </w:del>
      <w:r w:rsidR="00934AF5">
        <w:t xml:space="preserve">Kostentreiber </w:t>
      </w:r>
      <w:del w:id="1870" w:author="Ben Fels" w:date="2024-12-22T12:37:00Z" w16du:dateUtc="2024-12-22T11:37:00Z">
        <w:r w:rsidR="00934AF5" w:rsidDel="00AC4F51">
          <w:delText xml:space="preserve">verstanden </w:delText>
        </w:r>
      </w:del>
      <w:ins w:id="1871"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872" w:name="_Toc185697477"/>
      <w:r w:rsidRPr="001F04C6">
        <w:t>Diskussion und Handlungsempfehlungen</w:t>
      </w:r>
      <w:bookmarkEnd w:id="1872"/>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8113B2D" w14:textId="071940B1" w:rsidR="00E669D3" w:rsidRDefault="00E669D3" w:rsidP="00256D66">
      <w:pPr>
        <w:rPr>
          <w:ins w:id="1873" w:author="Ben Fels" w:date="2024-12-21T19:09:00Z" w16du:dateUtc="2024-12-21T18:09:00Z"/>
          <w:b/>
        </w:rPr>
      </w:pPr>
      <w:ins w:id="1874" w:author="Ben Fels" w:date="2024-12-21T19:09:00Z" w16du:dateUtc="2024-12-21T18:09:00Z">
        <w:r>
          <w:rPr>
            <w:b/>
          </w:rPr>
          <w:t>Praktischer Mehrwert</w:t>
        </w:r>
      </w:ins>
    </w:p>
    <w:p w14:paraId="12A76DE4" w14:textId="77777777" w:rsidR="00E669D3" w:rsidRDefault="00E669D3" w:rsidP="00E669D3">
      <w:pPr>
        <w:jc w:val="both"/>
        <w:rPr>
          <w:ins w:id="1875" w:author="Ben Fels" w:date="2024-12-21T19:09:00Z" w16du:dateUtc="2024-12-21T18:09:00Z"/>
        </w:rPr>
      </w:pPr>
      <w:ins w:id="1876"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w:t>
        </w:r>
        <w:proofErr w:type="spellStart"/>
        <w:r>
          <w:t>Minings</w:t>
        </w:r>
        <w:proofErr w:type="spellEnd"/>
        <w:r>
          <w:t xml:space="preserve">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 xml:space="preserve">dazu </w:t>
        </w:r>
        <w:r w:rsidRPr="0083027F">
          <w:lastRenderedPageBreak/>
          <w:t>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5D05855B" w14:textId="6C579C3A"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proofErr w:type="spellStart"/>
      <w:r>
        <w:t>BERTScore</w:t>
      </w:r>
      <w:proofErr w:type="spellEnd"/>
      <w:r>
        <w:t xml:space="preserve">: misst semantische Ähnlichkeit. Soll es auf </w:t>
      </w:r>
      <w:proofErr w:type="spellStart"/>
      <w:r>
        <w:t>huggingface</w:t>
      </w:r>
      <w:proofErr w:type="spellEnd"/>
      <w:r>
        <w:t xml:space="preserve"> geben.</w:t>
      </w:r>
    </w:p>
    <w:p w14:paraId="23793F19" w14:textId="515559EC" w:rsidR="00571EEF" w:rsidRDefault="006202D8" w:rsidP="00571EEF">
      <w:pPr>
        <w:pStyle w:val="Listenabsatz"/>
        <w:numPr>
          <w:ilvl w:val="0"/>
          <w:numId w:val="22"/>
        </w:numPr>
      </w:pPr>
      <w:r>
        <w:t>BLEU</w:t>
      </w:r>
      <w:ins w:id="1877" w:author="Ben Fels" w:date="2024-12-21T11:48:00Z" w16du:dateUtc="2024-12-21T10:48:00Z">
        <w:r w:rsidR="00604F6A">
          <w:t xml:space="preserve"> (</w:t>
        </w:r>
        <w:proofErr w:type="spellStart"/>
        <w:r w:rsidR="00604F6A">
          <w:t>precision</w:t>
        </w:r>
        <w:proofErr w:type="spellEnd"/>
        <w:r w:rsidR="00604F6A">
          <w:t>)</w:t>
        </w:r>
      </w:ins>
      <w:r>
        <w:t xml:space="preserve"> / ROGUE</w:t>
      </w:r>
      <w:ins w:id="1878" w:author="Ben Fels" w:date="2024-12-21T11:48:00Z" w16du:dateUtc="2024-12-21T10:48:00Z">
        <w:r w:rsidR="00604F6A">
          <w:t xml:space="preserve"> (recall)</w:t>
        </w:r>
      </w:ins>
    </w:p>
    <w:p w14:paraId="2F3877A0" w14:textId="77777777" w:rsidR="00571EEF" w:rsidRDefault="00571EEF" w:rsidP="00571EEF">
      <w:pPr>
        <w:pStyle w:val="Listenabsatz"/>
        <w:numPr>
          <w:ilvl w:val="0"/>
          <w:numId w:val="22"/>
        </w:numPr>
      </w:pPr>
      <w:r>
        <w:t xml:space="preserve">Klassische </w:t>
      </w:r>
      <w:proofErr w:type="spellStart"/>
      <w:r>
        <w:t>Klassifikationsmetriken</w:t>
      </w:r>
      <w:proofErr w:type="spellEnd"/>
      <w:r>
        <w:t xml:space="preserve">: </w:t>
      </w:r>
      <w:proofErr w:type="spellStart"/>
      <w:r>
        <w:t>Accuracy</w:t>
      </w:r>
      <w:proofErr w:type="spellEnd"/>
      <w:r>
        <w:t>, Precision, Recall, F1-Score,…</w:t>
      </w:r>
    </w:p>
    <w:p w14:paraId="6EA35AB7" w14:textId="77777777" w:rsidR="00571EEF" w:rsidRDefault="00571EEF" w:rsidP="00256D66">
      <w:pPr>
        <w:rPr>
          <w:ins w:id="1879" w:author="Ben Fels" w:date="2024-12-16T22:14:00Z" w16du:dateUtc="2024-12-16T21:14:00Z"/>
          <w:b/>
        </w:rPr>
      </w:pPr>
    </w:p>
    <w:p w14:paraId="36A4213A" w14:textId="77777777" w:rsidR="007932BC" w:rsidRDefault="007932BC" w:rsidP="007932BC">
      <w:pPr>
        <w:rPr>
          <w:ins w:id="1880" w:author="Ben Fels" w:date="2024-12-16T22:14:00Z" w16du:dateUtc="2024-12-16T21:14:00Z"/>
          <w:lang w:val="en-US"/>
        </w:rPr>
      </w:pPr>
      <w:ins w:id="1881" w:author="Ben Fels" w:date="2024-12-16T22:14:00Z" w16du:dateUtc="2024-12-16T21:14:00Z">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19B7660" w14:textId="77777777" w:rsidR="007932BC" w:rsidRDefault="007932BC" w:rsidP="007932BC">
      <w:pPr>
        <w:rPr>
          <w:ins w:id="1882" w:author="Ben Fels" w:date="2024-12-16T22:14:00Z" w16du:dateUtc="2024-12-16T21:14:00Z"/>
          <w:lang w:val="en-US"/>
        </w:rPr>
      </w:pPr>
      <w:proofErr w:type="spellStart"/>
      <w:ins w:id="1883" w:author="Ben Fels" w:date="2024-12-16T22:14:00Z" w16du:dateUtc="2024-12-16T21:14:00Z">
        <w:r w:rsidRPr="00650BC2">
          <w:rPr>
            <w:highlight w:val="cyan"/>
            <w:lang w:val="en-US"/>
          </w:rPr>
          <w:t>Mochales</w:t>
        </w:r>
        <w:proofErr w:type="spellEnd"/>
        <w:r w:rsidRPr="00650BC2">
          <w:rPr>
            <w:highlight w:val="cyan"/>
            <w:lang w:val="en-US"/>
          </w:rPr>
          <w:t xml:space="preserve"> Palau, R., &amp; Moens, M.-F</w:t>
        </w:r>
        <w:commentRangeStart w:id="1884"/>
        <w:r w:rsidRPr="00650BC2">
          <w:rPr>
            <w:highlight w:val="cyan"/>
            <w:lang w:val="en-US"/>
          </w:rPr>
          <w:t xml:space="preserve">. (2009). </w:t>
        </w:r>
        <w:commentRangeEnd w:id="1884"/>
        <w:r>
          <w:rPr>
            <w:rStyle w:val="Kommentarzeichen"/>
          </w:rPr>
          <w:commentReference w:id="1884"/>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552BDB" w:rsidRDefault="007932BC" w:rsidP="007932BC">
      <w:pPr>
        <w:rPr>
          <w:ins w:id="1885" w:author="Ben Fels" w:date="2024-12-16T22:14:00Z" w16du:dateUtc="2024-12-16T21:14:00Z"/>
          <w:lang w:val="en-US"/>
        </w:rPr>
      </w:pPr>
      <w:ins w:id="1886" w:author="Ben Fels" w:date="2024-12-16T22:14:00Z" w16du:dateUtc="2024-12-16T21:14:00Z">
        <w:r w:rsidRPr="00552BDB">
          <w:rPr>
            <w:lang w:val="en-US"/>
          </w:rPr>
          <w:t xml:space="preserve">F1-score  </w:t>
        </w:r>
        <w:r w:rsidRPr="00CC7BBC">
          <w:rPr>
            <w:highlight w:val="magenta"/>
          </w:rPr>
          <w:fldChar w:fldCharType="begin"/>
        </w:r>
        <w:r w:rsidRPr="00552BDB">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552BDB">
          <w:rPr>
            <w:rFonts w:cs="Arial"/>
            <w:highlight w:val="magenta"/>
            <w:lang w:val="en-US"/>
          </w:rPr>
          <w:t>(</w:t>
        </w:r>
        <w:proofErr w:type="spellStart"/>
        <w:r w:rsidRPr="00552BDB">
          <w:rPr>
            <w:rFonts w:cs="Arial"/>
            <w:highlight w:val="magenta"/>
            <w:lang w:val="en-US"/>
          </w:rPr>
          <w:t>Yeginbergen</w:t>
        </w:r>
        <w:proofErr w:type="spellEnd"/>
        <w:r w:rsidRPr="00552BDB">
          <w:rPr>
            <w:rFonts w:cs="Arial"/>
            <w:highlight w:val="magenta"/>
            <w:lang w:val="en-US"/>
          </w:rPr>
          <w:t xml:space="preserve"> et al., 2024, S. 11691)</w:t>
        </w:r>
        <w:r w:rsidRPr="00CC7BBC">
          <w:rPr>
            <w:highlight w:val="magenta"/>
          </w:rPr>
          <w:fldChar w:fldCharType="end"/>
        </w:r>
      </w:ins>
    </w:p>
    <w:p w14:paraId="63C37D66" w14:textId="77777777" w:rsidR="007932BC" w:rsidRDefault="007932BC" w:rsidP="007932BC">
      <w:pPr>
        <w:rPr>
          <w:ins w:id="1887" w:author="Ben Fels" w:date="2024-12-16T22:14:00Z" w16du:dateUtc="2024-12-16T21:14:00Z"/>
        </w:rPr>
      </w:pPr>
      <w:ins w:id="1888"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pPr>
        <w:rPr>
          <w:ins w:id="1889" w:author="Ben Fels" w:date="2024-12-17T09:18:00Z" w16du:dateUtc="2024-12-17T08:18:00Z"/>
        </w:rPr>
      </w:pPr>
      <w:r>
        <w:t xml:space="preserve">Die Ergebnisse gelten nur für die untersuchten LLMs </w:t>
      </w:r>
    </w:p>
    <w:p w14:paraId="290026DF" w14:textId="6F5CC58D" w:rsidR="005755D9" w:rsidRDefault="005755D9" w:rsidP="00777574">
      <w:pPr>
        <w:rPr>
          <w:ins w:id="1890" w:author="Ben Fels" w:date="2024-12-16T22:07:00Z" w16du:dateUtc="2024-12-16T21:07:00Z"/>
        </w:rPr>
      </w:pPr>
      <w:ins w:id="1891" w:author="Ben Fels" w:date="2024-12-17T09:18:00Z" w16du:dateUtc="2024-12-17T08:18:00Z">
        <w:r>
          <w:t>Nur für englische Sprache</w:t>
        </w:r>
      </w:ins>
    </w:p>
    <w:p w14:paraId="3C98EEAF" w14:textId="77777777" w:rsidR="00D5092C" w:rsidRDefault="00D5092C" w:rsidP="00777574">
      <w:pPr>
        <w:rPr>
          <w:ins w:id="1892" w:author="Ben Fels" w:date="2024-12-16T22:07:00Z" w16du:dateUtc="2024-12-16T21:07:00Z"/>
        </w:rPr>
      </w:pPr>
    </w:p>
    <w:p w14:paraId="7B5EC7D0" w14:textId="15AFCE54" w:rsidR="00D5092C" w:rsidRPr="00D5092C" w:rsidRDefault="00D5092C" w:rsidP="00777574">
      <w:pPr>
        <w:rPr>
          <w:b/>
          <w:rPrChange w:id="1893" w:author="Ben Fels" w:date="2024-12-16T22:08:00Z" w16du:dateUtc="2024-12-16T21:08:00Z">
            <w:rPr/>
          </w:rPrChange>
        </w:rPr>
      </w:pPr>
      <w:ins w:id="1894" w:author="Ben Fels" w:date="2024-12-16T22:07:00Z" w16du:dateUtc="2024-12-16T21:07:00Z">
        <w:r w:rsidRPr="00D5092C">
          <w:rPr>
            <w:b/>
            <w:rPrChange w:id="1895" w:author="Ben Fels" w:date="2024-12-16T22:08:00Z" w16du:dateUtc="2024-12-16T21:08:00Z">
              <w:rPr/>
            </w:rPrChange>
          </w:rPr>
          <w:t>Ha</w:t>
        </w:r>
      </w:ins>
      <w:ins w:id="1896" w:author="Ben Fels" w:date="2024-12-16T22:08:00Z" w16du:dateUtc="2024-12-16T21:08:00Z">
        <w:r w:rsidRPr="00D5092C">
          <w:rPr>
            <w:b/>
            <w:rPrChange w:id="1897"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898" w:author="Ben Fels" w:date="2024-12-16T22:09:00Z" w16du:dateUtc="2024-12-16T21:09:00Z"/>
        </w:rPr>
      </w:pPr>
      <w:ins w:id="1899"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900" w:author="Ben Fels" w:date="2024-12-16T22:08:00Z" w16du:dateUtc="2024-12-16T21:08:00Z"/>
        </w:rPr>
      </w:pPr>
      <w:ins w:id="1901"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902" w:author="Ben Fels" w:date="2024-12-17T09:18:00Z" w16du:dateUtc="2024-12-17T08:18:00Z"/>
        </w:rPr>
      </w:pPr>
      <w:ins w:id="1903" w:author="Ben Fels" w:date="2024-12-16T22:09:00Z" w16du:dateUtc="2024-12-16T21:09:00Z">
        <w:r>
          <w:t>Anwendung von Fine-Tuning.</w:t>
        </w:r>
      </w:ins>
    </w:p>
    <w:p w14:paraId="30FF29DF" w14:textId="2A6E8E49" w:rsidR="005755D9" w:rsidRDefault="005755D9">
      <w:pPr>
        <w:pStyle w:val="Listenabsatz"/>
        <w:numPr>
          <w:ilvl w:val="0"/>
          <w:numId w:val="51"/>
        </w:numPr>
        <w:rPr>
          <w:ins w:id="1904" w:author="Ben Fels" w:date="2024-12-21T11:51:00Z" w16du:dateUtc="2024-12-21T10:51:00Z"/>
        </w:rPr>
      </w:pPr>
      <w:ins w:id="1905" w:author="Ben Fels" w:date="2024-12-17T09:18:00Z" w16du:dateUtc="2024-12-17T08:18:00Z">
        <w:r>
          <w:t>Untersuchung für weitere Sprachen</w:t>
        </w:r>
      </w:ins>
    </w:p>
    <w:p w14:paraId="697734C1" w14:textId="5262811E" w:rsidR="003228A7" w:rsidRDefault="003228A7">
      <w:pPr>
        <w:pStyle w:val="Listenabsatz"/>
        <w:numPr>
          <w:ilvl w:val="0"/>
          <w:numId w:val="51"/>
        </w:numPr>
        <w:pPrChange w:id="1906" w:author="Ben Fels" w:date="2024-12-16T22:08:00Z" w16du:dateUtc="2024-12-16T21:08:00Z">
          <w:pPr/>
        </w:pPrChange>
      </w:pPr>
      <w:ins w:id="1907" w:author="Ben Fels" w:date="2024-12-21T11:51:00Z" w16du:dateUtc="2024-12-21T10:51:00Z">
        <w:r>
          <w:t>Weiterentwicklung indem Argumentationsstrukturen in Strukt</w:t>
        </w:r>
        <w:r w:rsidR="00AB38A4">
          <w:t>urdiagrammen aufgeführt werden</w:t>
        </w:r>
      </w:ins>
      <w:ins w:id="1908" w:author="Ben Fels" w:date="2024-12-21T11:52:00Z" w16du:dateUtc="2024-12-21T10:52:00Z">
        <w:r w:rsidR="00AB38A4">
          <w:t>, um die Extrahierten Teile visuell leicht verständlich aufzuarbeiten.</w:t>
        </w:r>
      </w:ins>
    </w:p>
    <w:p w14:paraId="46243102" w14:textId="77777777" w:rsidR="003537B9" w:rsidDel="00025B9B" w:rsidRDefault="003537B9" w:rsidP="003537B9">
      <w:pPr>
        <w:rPr>
          <w:del w:id="1909" w:author="Ben Fels" w:date="2024-12-21T11:53:00Z" w16du:dateUtc="2024-12-21T10:53:00Z"/>
        </w:rPr>
      </w:pPr>
    </w:p>
    <w:p w14:paraId="477E00C6" w14:textId="6C1710C7" w:rsidR="00FD56D1" w:rsidDel="00025B9B" w:rsidRDefault="006C0364" w:rsidP="00CF7AE6">
      <w:pPr>
        <w:pStyle w:val="berschrift1"/>
        <w:rPr>
          <w:del w:id="1910" w:author="Ben Fels" w:date="2024-12-21T11:53:00Z" w16du:dateUtc="2024-12-21T10:53:00Z"/>
        </w:rPr>
      </w:pPr>
      <w:del w:id="1911" w:author="Ben Fels" w:date="2024-12-21T11:53:00Z" w16du:dateUtc="2024-12-21T10:53:00Z">
        <w:r w:rsidRPr="00CF7AE6" w:rsidDel="00025B9B">
          <w:delText>Einleitung</w:delText>
        </w:r>
      </w:del>
    </w:p>
    <w:p w14:paraId="1AE165AD" w14:textId="7D232C11" w:rsidR="004A1650" w:rsidDel="00F34A39" w:rsidRDefault="00E02325" w:rsidP="00E02325">
      <w:pPr>
        <w:rPr>
          <w:del w:id="1912" w:author="Ben Fels" w:date="2024-12-21T11:50:00Z" w16du:dateUtc="2024-12-21T10:50:00Z"/>
        </w:rPr>
      </w:pPr>
      <w:del w:id="1913"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914" w:author="Ben Fels" w:date="2024-12-21T11:53:00Z" w16du:dateUtc="2024-12-21T10:53:00Z"/>
          <w:moveFrom w:id="1915" w:author="Ben Fels" w:date="2024-12-21T11:50:00Z" w16du:dateUtc="2024-12-21T10:50:00Z"/>
        </w:rPr>
      </w:pPr>
      <w:moveFromRangeStart w:id="1916" w:author="Ben Fels" w:date="2024-12-21T11:50:00Z" w:name="move185674234"/>
      <w:moveFrom w:id="1917" w:author="Ben Fels" w:date="2024-12-21T11:50:00Z" w16du:dateUtc="2024-12-21T10:50:00Z">
        <w:del w:id="1918"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919" w:author="Ben Fels" w:date="2024-12-21T11:53:00Z" w16du:dateUtc="2024-12-21T10:53:00Z"/>
          <w:moveFrom w:id="1920" w:author="Ben Fels" w:date="2024-12-21T11:50:00Z" w16du:dateUtc="2024-12-21T10:50:00Z"/>
        </w:rPr>
      </w:pPr>
      <w:moveFrom w:id="1921" w:author="Ben Fels" w:date="2024-12-21T11:50:00Z" w16du:dateUtc="2024-12-21T10:50:00Z">
        <w:del w:id="1922"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923" w:author="Ben Fels" w:date="2024-12-21T11:53:00Z" w16du:dateUtc="2024-12-21T10:53:00Z"/>
          <w:moveFrom w:id="1924" w:author="Ben Fels" w:date="2024-12-21T11:51:00Z" w16du:dateUtc="2024-12-21T10:51:00Z"/>
        </w:rPr>
      </w:pPr>
      <w:moveFromRangeStart w:id="1925" w:author="Ben Fels" w:date="2024-12-21T11:51:00Z" w:name="move185674280"/>
      <w:moveFromRangeEnd w:id="1916"/>
      <w:moveFrom w:id="1926" w:author="Ben Fels" w:date="2024-12-21T11:51:00Z" w16du:dateUtc="2024-12-21T10:51:00Z">
        <w:del w:id="1927"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928" w:author="Ben Fels" w:date="2024-12-21T11:53:00Z" w16du:dateUtc="2024-12-21T10:53:00Z"/>
          <w:moveFrom w:id="1929" w:author="Ben Fels" w:date="2024-12-21T11:51:00Z" w16du:dateUtc="2024-12-21T10:51:00Z"/>
        </w:rPr>
      </w:pPr>
      <w:moveFrom w:id="1930" w:author="Ben Fels" w:date="2024-12-21T11:51:00Z" w16du:dateUtc="2024-12-21T10:51:00Z">
        <w:del w:id="1931"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925"/>
    <w:p w14:paraId="70C0F28B" w14:textId="36D74A7D" w:rsidR="0010647F" w:rsidDel="009C2379" w:rsidRDefault="0010647F" w:rsidP="0010647F">
      <w:pPr>
        <w:rPr>
          <w:del w:id="1932" w:author="Ben Fels" w:date="2024-12-21T11:50:00Z" w16du:dateUtc="2024-12-21T10:50:00Z"/>
        </w:rPr>
      </w:pPr>
      <w:del w:id="1933" w:author="Ben Fels" w:date="2024-12-21T11:50:00Z" w16du:dateUtc="2024-12-21T10:50:00Z">
        <w:r w:rsidDel="009C2379">
          <w:delText xml:space="preserve">Dieser Beriech kann in die Teilaufgaben argument detection und argument stance classification unterschieden werden </w:delText>
        </w:r>
        <w:commentRangeStart w:id="1934"/>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934"/>
        <w:r w:rsidRPr="00C0539F" w:rsidDel="009C2379">
          <w:rPr>
            <w:rStyle w:val="Kommentarzeichen"/>
            <w:highlight w:val="magenta"/>
          </w:rPr>
          <w:commentReference w:id="1934"/>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935" w:author="Ben Fels" w:date="2024-12-21T11:53:00Z" w16du:dateUtc="2024-12-21T10:53:00Z"/>
        </w:rPr>
      </w:pPr>
    </w:p>
    <w:p w14:paraId="04C535D0" w14:textId="125255CA" w:rsidR="00E02325" w:rsidDel="005C0688" w:rsidRDefault="00E02325" w:rsidP="00E02325">
      <w:pPr>
        <w:rPr>
          <w:moveFrom w:id="1936" w:author="Ben Fels" w:date="2024-12-21T11:52:00Z" w16du:dateUtc="2024-12-21T10:52:00Z"/>
        </w:rPr>
      </w:pPr>
      <w:moveFromRangeStart w:id="1937" w:author="Ben Fels" w:date="2024-12-21T11:52:00Z" w:name="move185674394"/>
      <w:moveFrom w:id="1938"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939"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940" w:author="Ben Fels" w:date="2024-12-21T11:52:00Z" w16du:dateUtc="2024-12-21T10:52:00Z"/>
        </w:rPr>
      </w:pPr>
      <w:moveFrom w:id="1941" w:author="Ben Fels" w:date="2024-12-21T11:52:00Z" w16du:dateUtc="2024-12-21T10:52:00Z">
        <w:r w:rsidDel="005C0688">
          <w:t>Ansatz zum automatisieren des Prozesses, zum Überführen von unstrukturierten daten (Text) in strukturierte Argumente.</w:t>
        </w:r>
      </w:moveFrom>
    </w:p>
    <w:moveFromRangeEnd w:id="1937"/>
    <w:p w14:paraId="520E4361" w14:textId="353C4B0E" w:rsidR="0073273D" w:rsidDel="00A35D5E" w:rsidRDefault="0073273D" w:rsidP="00CF7AE6">
      <w:pPr>
        <w:rPr>
          <w:del w:id="1942" w:author="Ben Fels" w:date="2024-12-21T11:53:00Z" w16du:dateUtc="2024-12-21T10:53:00Z"/>
        </w:rPr>
      </w:pPr>
    </w:p>
    <w:p w14:paraId="0206FFF2" w14:textId="6465B599" w:rsidR="00D43596" w:rsidDel="00A35D5E" w:rsidRDefault="00601509" w:rsidP="00CF7AE6">
      <w:pPr>
        <w:rPr>
          <w:moveFrom w:id="1943" w:author="Ben Fels" w:date="2024-12-21T11:53:00Z" w16du:dateUtc="2024-12-21T10:53:00Z"/>
        </w:rPr>
      </w:pPr>
      <w:moveFromRangeStart w:id="1944" w:author="Ben Fels" w:date="2024-12-21T11:53:00Z" w:name="move185674422"/>
      <w:moveFrom w:id="1945"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946" w:author="Ben Fels" w:date="2024-12-21T11:53:00Z" w16du:dateUtc="2024-12-21T10:53:00Z"/>
        </w:rPr>
      </w:pPr>
      <w:moveFrom w:id="1947"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948" w:author="Ben Fels" w:date="2024-12-21T11:53:00Z" w16du:dateUtc="2024-12-21T10:53:00Z"/>
        </w:rPr>
      </w:pPr>
      <w:moveFrom w:id="1949"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950" w:author="Ben Fels" w:date="2024-12-21T11:53:00Z" w16du:dateUtc="2024-12-21T10:53:00Z"/>
        </w:rPr>
      </w:pPr>
      <w:moveFrom w:id="1951" w:author="Ben Fels" w:date="2024-12-21T11:53:00Z" w16du:dateUtc="2024-12-21T10:53:00Z">
        <w:r w:rsidRPr="00664C71" w:rsidDel="00A35D5E">
          <w:rPr>
            <w:rPrChange w:id="1952"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953"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954" w:author="Ben Fels" w:date="2024-12-21T11:53:00Z" w16du:dateUtc="2024-12-21T10:53:00Z"/>
        </w:rPr>
      </w:pPr>
      <w:moveFrom w:id="1955"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956"/>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956"/>
        <w:r w:rsidR="004D5E3E" w:rsidDel="00A35D5E">
          <w:rPr>
            <w:rStyle w:val="Kommentarzeichen"/>
          </w:rPr>
          <w:commentReference w:id="1956"/>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957" w:author="Ben Fels" w:date="2024-12-21T11:53:00Z" w16du:dateUtc="2024-12-21T10:53:00Z"/>
        </w:rPr>
      </w:pPr>
      <w:moveFrom w:id="1958"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959" w:author="Ben Fels" w:date="2024-12-21T11:53:00Z" w16du:dateUtc="2024-12-21T10:53:00Z"/>
          <w:rPrChange w:id="1960" w:author="Ben Fels" w:date="2024-12-21T18:08:00Z" w16du:dateUtc="2024-12-21T17:08:00Z">
            <w:rPr>
              <w:moveFrom w:id="1961" w:author="Ben Fels" w:date="2024-12-21T11:53:00Z" w16du:dateUtc="2024-12-21T10:53:00Z"/>
              <w:lang w:val="en-US"/>
            </w:rPr>
          </w:rPrChange>
        </w:rPr>
      </w:pPr>
      <w:moveFrom w:id="1962" w:author="Ben Fels" w:date="2024-12-21T11:53:00Z" w16du:dateUtc="2024-12-21T10:53:00Z">
        <w:r w:rsidRPr="00664C71" w:rsidDel="00A35D5E">
          <w:rPr>
            <w:rPrChange w:id="1963" w:author="Ben Fels" w:date="2024-12-21T18:08:00Z" w16du:dateUtc="2024-12-21T17:08:00Z">
              <w:rPr>
                <w:lang w:val="en-US"/>
              </w:rPr>
            </w:rPrChange>
          </w:rPr>
          <w:t>N-Shot Learning als Transfer Learning</w:t>
        </w:r>
        <w:r w:rsidR="009743F5" w:rsidRPr="00664C71" w:rsidDel="00A35D5E">
          <w:rPr>
            <w:rPrChange w:id="1964"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965" w:author="Ben Fels" w:date="2024-12-21T11:53:00Z" w16du:dateUtc="2024-12-21T10:53:00Z"/>
        </w:rPr>
      </w:pPr>
      <w:moveFrom w:id="1966"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967" w:author="Ben Fels" w:date="2024-12-21T11:53:00Z" w16du:dateUtc="2024-12-21T10:53:00Z"/>
        </w:rPr>
      </w:pPr>
      <w:moveFrom w:id="1968"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969" w:author="Ben Fels" w:date="2024-12-21T11:53:00Z" w16du:dateUtc="2024-12-21T10:53:00Z"/>
        </w:rPr>
      </w:pPr>
      <w:moveFrom w:id="1970"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971" w:author="Ben Fels" w:date="2024-12-21T11:53:00Z" w16du:dateUtc="2024-12-21T10:53:00Z"/>
        </w:rPr>
      </w:pPr>
      <w:moveFrom w:id="1972"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973" w:author="Ben Fels" w:date="2024-12-21T11:53:00Z" w16du:dateUtc="2024-12-21T10:53:00Z"/>
        </w:rPr>
      </w:pPr>
      <w:moveFrom w:id="1974"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975" w:author="Ben Fels" w:date="2024-12-21T11:53:00Z" w16du:dateUtc="2024-12-21T10:53:00Z"/>
        </w:rPr>
      </w:pPr>
      <w:moveFrom w:id="1976"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977" w:author="Ben Fels" w:date="2024-12-21T11:53:00Z" w16du:dateUtc="2024-12-21T10:53:00Z"/>
        </w:rPr>
      </w:pPr>
      <w:moveFrom w:id="1978"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944"/>
    <w:p w14:paraId="01CF3AF4" w14:textId="089EEC34" w:rsidR="00EF199B" w:rsidDel="004328D8" w:rsidRDefault="00EF199B" w:rsidP="00CF7AE6">
      <w:pPr>
        <w:rPr>
          <w:del w:id="1979" w:author="Ben Fels" w:date="2024-12-21T12:02:00Z" w16du:dateUtc="2024-12-21T11:02:00Z"/>
        </w:rPr>
      </w:pPr>
    </w:p>
    <w:p w14:paraId="53AA7E0C" w14:textId="53D83618" w:rsidR="00664378" w:rsidDel="00025B9B" w:rsidRDefault="00A2162F" w:rsidP="00A2162F">
      <w:pPr>
        <w:pStyle w:val="berschrift1"/>
        <w:rPr>
          <w:del w:id="1980" w:author="Ben Fels" w:date="2024-12-21T11:53:00Z" w16du:dateUtc="2024-12-21T10:53:00Z"/>
        </w:rPr>
      </w:pPr>
      <w:del w:id="1981"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982" w:author="Ben Fels" w:date="2024-12-21T12:02:00Z" w16du:dateUtc="2024-12-21T11:02:00Z"/>
          <w:rFonts w:ascii="IBMPlexSans-Regular" w:hAnsi="IBMPlexSans-Regular" w:cs="IBMPlexSans-Regular"/>
          <w:sz w:val="28"/>
          <w:szCs w:val="28"/>
          <w:highlight w:val="cyan"/>
          <w:rPrChange w:id="1983" w:author="Ben Fels" w:date="2024-12-21T11:53:00Z" w16du:dateUtc="2024-12-21T10:53:00Z">
            <w:rPr>
              <w:del w:id="1984" w:author="Ben Fels" w:date="2024-12-21T12:02:00Z" w16du:dateUtc="2024-12-21T11:02:00Z"/>
              <w:highlight w:val="cyan"/>
            </w:rPr>
          </w:rPrChange>
        </w:rPr>
        <w:pPrChange w:id="1985" w:author="Ben Fels" w:date="2024-12-21T11:53:00Z" w16du:dateUtc="2024-12-21T10:53:00Z">
          <w:pPr>
            <w:autoSpaceDE w:val="0"/>
            <w:autoSpaceDN w:val="0"/>
            <w:adjustRightInd w:val="0"/>
            <w:spacing w:after="0" w:line="240" w:lineRule="auto"/>
          </w:pPr>
        </w:pPrChange>
      </w:pPr>
      <w:del w:id="1986" w:author="Ben Fels" w:date="2024-12-21T11:53:00Z" w16du:dateUtc="2024-12-21T10:53:00Z">
        <w:r w:rsidRPr="00025B9B" w:rsidDel="00025B9B">
          <w:rPr>
            <w:rFonts w:ascii="IBMPlexSans-Regular" w:hAnsi="IBMPlexSans-Regular" w:cs="IBMPlexSans-Regular"/>
            <w:sz w:val="28"/>
            <w:szCs w:val="28"/>
            <w:highlight w:val="cyan"/>
            <w:rPrChange w:id="1987"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988" w:author="Ben Fels" w:date="2024-12-21T11:54:00Z" w16du:dateUtc="2024-12-21T10:54:00Z"/>
        </w:rPr>
      </w:pPr>
    </w:p>
    <w:p w14:paraId="0F32B505" w14:textId="5A459F10" w:rsidR="00047A7E" w:rsidDel="004328D8" w:rsidRDefault="00047A7E" w:rsidP="00CF7AE6">
      <w:pPr>
        <w:rPr>
          <w:del w:id="1989" w:author="Ben Fels" w:date="2024-12-21T12:02:00Z" w16du:dateUtc="2024-12-21T11:02:00Z"/>
          <w:moveFrom w:id="1990" w:author="Ben Fels" w:date="2024-12-21T11:53:00Z" w16du:dateUtc="2024-12-21T10:53:00Z"/>
        </w:rPr>
      </w:pPr>
      <w:moveFromRangeStart w:id="1991" w:author="Ben Fels" w:date="2024-12-21T11:53:00Z" w:name="move185674449"/>
      <w:moveFrom w:id="1992" w:author="Ben Fels" w:date="2024-12-21T11:53:00Z" w16du:dateUtc="2024-12-21T10:53:00Z">
        <w:del w:id="1993"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991"/>
    <w:p w14:paraId="12026CA5" w14:textId="34868899" w:rsidR="00DE7EA5" w:rsidDel="0067136C" w:rsidRDefault="00DE7EA5" w:rsidP="00CF7AE6">
      <w:pPr>
        <w:rPr>
          <w:del w:id="1994" w:author="Ben Fels" w:date="2024-12-21T11:54:00Z" w16du:dateUtc="2024-12-21T10:54:00Z"/>
        </w:rPr>
      </w:pPr>
    </w:p>
    <w:p w14:paraId="4867E893" w14:textId="044F5E10" w:rsidR="003305CA" w:rsidDel="00025B9B" w:rsidRDefault="00771845" w:rsidP="00CF7AE6">
      <w:pPr>
        <w:rPr>
          <w:del w:id="1995" w:author="Ben Fels" w:date="2024-12-21T11:54:00Z" w16du:dateUtc="2024-12-21T10:54:00Z"/>
        </w:rPr>
      </w:pPr>
      <w:del w:id="1996"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997" w:author="Ben Fels" w:date="2024-12-21T11:56:00Z" w16du:dateUtc="2024-12-21T10:56:00Z"/>
        </w:rPr>
      </w:pPr>
      <w:del w:id="1998" w:author="Ben Fels" w:date="2024-12-21T11:56:00Z" w16du:dateUtc="2024-12-21T10:56:00Z">
        <w:r w:rsidRPr="001666F8" w:rsidDel="002C461A">
          <w:delText>Allgemein</w:delText>
        </w:r>
      </w:del>
    </w:p>
    <w:p w14:paraId="5401044D" w14:textId="4086AC4F" w:rsidR="00BF3432" w:rsidDel="002C461A" w:rsidRDefault="00BF3432" w:rsidP="00BF3432">
      <w:pPr>
        <w:rPr>
          <w:del w:id="1999" w:author="Ben Fels" w:date="2024-12-21T11:56:00Z" w16du:dateUtc="2024-12-21T10:56:00Z"/>
          <w:moveFrom w:id="2000" w:author="Ben Fels" w:date="2024-12-21T11:55:00Z" w16du:dateUtc="2024-12-21T10:55:00Z"/>
        </w:rPr>
      </w:pPr>
      <w:moveFromRangeStart w:id="2001" w:author="Ben Fels" w:date="2024-12-21T11:55:00Z" w:name="move185674546"/>
      <w:moveFrom w:id="2002" w:author="Ben Fels" w:date="2024-12-21T11:55:00Z" w16du:dateUtc="2024-12-21T10:55:00Z">
        <w:del w:id="2003"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2004" w:author="Ben Fels" w:date="2024-12-21T11:56:00Z" w16du:dateUtc="2024-12-21T10:56:00Z"/>
          <w:moveFrom w:id="2005" w:author="Ben Fels" w:date="2024-12-21T11:55:00Z" w16du:dateUtc="2024-12-21T10:55:00Z"/>
        </w:rPr>
      </w:pPr>
      <w:moveFrom w:id="2006" w:author="Ben Fels" w:date="2024-12-21T11:55:00Z" w16du:dateUtc="2024-12-21T10:55:00Z">
        <w:del w:id="2007"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2008" w:author="Ben Fels" w:date="2024-12-21T11:56:00Z" w16du:dateUtc="2024-12-21T10:56:00Z"/>
          <w:moveFrom w:id="2009" w:author="Ben Fels" w:date="2024-12-21T11:56:00Z" w16du:dateUtc="2024-12-21T10:56:00Z"/>
        </w:rPr>
      </w:pPr>
      <w:moveFromRangeStart w:id="2010" w:author="Ben Fels" w:date="2024-12-21T11:56:00Z" w:name="move185674583"/>
      <w:moveFromRangeEnd w:id="2001"/>
      <w:moveFrom w:id="2011" w:author="Ben Fels" w:date="2024-12-21T11:56:00Z" w16du:dateUtc="2024-12-21T10:56:00Z">
        <w:del w:id="2012"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2013" w:author="Ben Fels" w:date="2024-12-21T11:56:00Z" w16du:dateUtc="2024-12-21T10:56:00Z"/>
          <w:moveFrom w:id="2014" w:author="Ben Fels" w:date="2024-12-21T11:56:00Z" w16du:dateUtc="2024-12-21T10:56:00Z"/>
          <w:rFonts w:cs="Arial"/>
        </w:rPr>
      </w:pPr>
      <w:moveFrom w:id="2015" w:author="Ben Fels" w:date="2024-12-21T11:56:00Z" w16du:dateUtc="2024-12-21T10:56:00Z">
        <w:del w:id="2016"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2017" w:author="Ben Fels" w:date="2024-12-21T11:56:00Z" w16du:dateUtc="2024-12-21T10:56:00Z"/>
          <w:moveFrom w:id="2018" w:author="Ben Fels" w:date="2024-12-21T11:56:00Z" w16du:dateUtc="2024-12-21T10:56:00Z"/>
          <w:rFonts w:cs="Arial"/>
        </w:rPr>
      </w:pPr>
      <w:moveFrom w:id="2019" w:author="Ben Fels" w:date="2024-12-21T11:56:00Z" w16du:dateUtc="2024-12-21T10:56:00Z">
        <w:del w:id="2020"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2021" w:author="Ben Fels" w:date="2024-12-21T11:56:00Z" w16du:dateUtc="2024-12-21T10:56:00Z"/>
          <w:moveFrom w:id="2022" w:author="Ben Fels" w:date="2024-12-21T11:56:00Z" w16du:dateUtc="2024-12-21T10:56:00Z"/>
          <w:rFonts w:cs="Arial"/>
        </w:rPr>
      </w:pPr>
      <w:moveFrom w:id="2023" w:author="Ben Fels" w:date="2024-12-21T11:56:00Z" w16du:dateUtc="2024-12-21T10:56:00Z">
        <w:del w:id="2024"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2010"/>
    <w:p w14:paraId="5B564796" w14:textId="465597FD" w:rsidR="00686B86" w:rsidDel="002C461A" w:rsidRDefault="00686B86" w:rsidP="00686B86">
      <w:pPr>
        <w:rPr>
          <w:del w:id="2025" w:author="Ben Fels" w:date="2024-12-21T11:56:00Z" w16du:dateUtc="2024-12-21T10:56:00Z"/>
        </w:rPr>
      </w:pPr>
    </w:p>
    <w:p w14:paraId="18052B06" w14:textId="33198D74" w:rsidR="00686B86" w:rsidDel="002C461A" w:rsidRDefault="00686B86" w:rsidP="00686B86">
      <w:pPr>
        <w:rPr>
          <w:del w:id="2026" w:author="Ben Fels" w:date="2024-12-21T11:56:00Z" w16du:dateUtc="2024-12-21T10:56:00Z"/>
        </w:rPr>
      </w:pPr>
      <w:del w:id="2027"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2028" w:author="Ben Fels" w:date="2024-12-21T11:56:00Z" w16du:dateUtc="2024-12-21T10:56:00Z"/>
        </w:rPr>
      </w:pPr>
      <w:del w:id="2029"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2030" w:author="Ben Fels" w:date="2024-12-21T11:57:00Z" w16du:dateUtc="2024-12-21T10:57:00Z"/>
        </w:rPr>
      </w:pPr>
    </w:p>
    <w:p w14:paraId="324D522D" w14:textId="31602989" w:rsidR="00686B86" w:rsidRPr="00C34F32" w:rsidDel="002C461A" w:rsidRDefault="00686B86" w:rsidP="00EE19A3">
      <w:pPr>
        <w:jc w:val="both"/>
        <w:rPr>
          <w:del w:id="2031" w:author="Ben Fels" w:date="2024-12-21T11:57:00Z" w16du:dateUtc="2024-12-21T10:57:00Z"/>
          <w:rFonts w:cs="Arial"/>
        </w:rPr>
      </w:pPr>
    </w:p>
    <w:p w14:paraId="2F195DD5" w14:textId="30D9BD78" w:rsidR="00462225" w:rsidRPr="00E02FED" w:rsidDel="002C461A" w:rsidRDefault="00462225" w:rsidP="00842EB0">
      <w:pPr>
        <w:pStyle w:val="berschrift2"/>
        <w:rPr>
          <w:del w:id="2032" w:author="Ben Fels" w:date="2024-12-21T11:57:00Z" w16du:dateUtc="2024-12-21T10:57:00Z"/>
        </w:rPr>
      </w:pPr>
      <w:del w:id="2033" w:author="Ben Fels" w:date="2024-12-21T11:57:00Z" w16du:dateUtc="2024-12-21T10:57:00Z">
        <w:r w:rsidRPr="00E02FED" w:rsidDel="002C461A">
          <w:delText>Transfer-Learning</w:delText>
        </w:r>
      </w:del>
    </w:p>
    <w:p w14:paraId="7B3170FE" w14:textId="53EDD3DE" w:rsidR="00462225" w:rsidDel="004328D8" w:rsidRDefault="00462225" w:rsidP="00462225">
      <w:pPr>
        <w:rPr>
          <w:del w:id="2034" w:author="Ben Fels" w:date="2024-12-21T12:02:00Z" w16du:dateUtc="2024-12-21T11:02:00Z"/>
          <w:moveFrom w:id="2035" w:author="Ben Fels" w:date="2024-12-21T11:57:00Z" w16du:dateUtc="2024-12-21T10:57:00Z"/>
        </w:rPr>
      </w:pPr>
      <w:moveFromRangeStart w:id="2036" w:author="Ben Fels" w:date="2024-12-21T11:57:00Z" w:name="move185674655"/>
      <w:moveFrom w:id="2037" w:author="Ben Fels" w:date="2024-12-21T11:57:00Z" w16du:dateUtc="2024-12-21T10:57:00Z">
        <w:del w:id="2038" w:author="Ben Fels" w:date="2024-12-21T12:02:00Z" w16du:dateUtc="2024-12-21T11:02: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moveFrom>
    </w:p>
    <w:p w14:paraId="758818D5" w14:textId="5D59588C" w:rsidR="00046B78" w:rsidDel="004328D8" w:rsidRDefault="000D34A2" w:rsidP="00462225">
      <w:pPr>
        <w:rPr>
          <w:del w:id="2039" w:author="Ben Fels" w:date="2024-12-21T12:02:00Z" w16du:dateUtc="2024-12-21T11:02:00Z"/>
          <w:moveFrom w:id="2040" w:author="Ben Fels" w:date="2024-12-21T11:57:00Z" w16du:dateUtc="2024-12-21T10:57:00Z"/>
        </w:rPr>
      </w:pPr>
      <w:moveFrom w:id="2041" w:author="Ben Fels" w:date="2024-12-21T11:57:00Z" w16du:dateUtc="2024-12-21T10:57:00Z">
        <w:del w:id="2042" w:author="Ben Fels" w:date="2024-12-21T12:02:00Z" w16du:dateUtc="2024-12-21T11:02: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moveFrom>
    </w:p>
    <w:p w14:paraId="73BEC7BB" w14:textId="4D983192" w:rsidR="00E93AA8" w:rsidDel="004328D8" w:rsidRDefault="00481400" w:rsidP="004638F4">
      <w:pPr>
        <w:jc w:val="both"/>
        <w:rPr>
          <w:del w:id="2043" w:author="Ben Fels" w:date="2024-12-21T12:02:00Z" w16du:dateUtc="2024-12-21T11:02:00Z"/>
          <w:moveFrom w:id="2044" w:author="Ben Fels" w:date="2024-12-21T11:57:00Z" w16du:dateUtc="2024-12-21T10:57:00Z"/>
          <w:rFonts w:cs="Arial"/>
        </w:rPr>
      </w:pPr>
      <w:moveFrom w:id="2045" w:author="Ben Fels" w:date="2024-12-21T11:57:00Z" w16du:dateUtc="2024-12-21T10:57:00Z">
        <w:del w:id="2046" w:author="Ben Fels" w:date="2024-12-21T12:02:00Z" w16du:dateUtc="2024-12-21T11:02: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moveFrom>
    </w:p>
    <w:p w14:paraId="1786D2EC" w14:textId="6A61E129" w:rsidR="00747E63" w:rsidDel="004328D8" w:rsidRDefault="00580D82" w:rsidP="00747E63">
      <w:pPr>
        <w:jc w:val="both"/>
        <w:rPr>
          <w:del w:id="2047" w:author="Ben Fels" w:date="2024-12-21T12:02:00Z" w16du:dateUtc="2024-12-21T11:02:00Z"/>
          <w:moveFrom w:id="2048" w:author="Ben Fels" w:date="2024-12-21T11:57:00Z" w16du:dateUtc="2024-12-21T10:57:00Z"/>
          <w:rFonts w:cs="Arial"/>
        </w:rPr>
      </w:pPr>
      <w:moveFrom w:id="2049" w:author="Ben Fels" w:date="2024-12-21T11:57:00Z" w16du:dateUtc="2024-12-21T10:57:00Z">
        <w:del w:id="2050" w:author="Ben Fels" w:date="2024-12-21T12:02:00Z" w16du:dateUtc="2024-12-21T11:02: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moveFrom>
    </w:p>
    <w:p w14:paraId="64F89A51" w14:textId="606DCFEB" w:rsidR="006C08E7" w:rsidDel="004328D8" w:rsidRDefault="00CB359D" w:rsidP="00747E63">
      <w:pPr>
        <w:jc w:val="both"/>
        <w:rPr>
          <w:del w:id="2051" w:author="Ben Fels" w:date="2024-12-21T12:02:00Z" w16du:dateUtc="2024-12-21T11:02:00Z"/>
          <w:moveFrom w:id="2052" w:author="Ben Fels" w:date="2024-12-21T11:57:00Z" w16du:dateUtc="2024-12-21T10:57:00Z"/>
          <w:rFonts w:cs="Arial"/>
        </w:rPr>
      </w:pPr>
      <w:moveFrom w:id="2053" w:author="Ben Fels" w:date="2024-12-21T11:57:00Z" w16du:dateUtc="2024-12-21T10:57:00Z">
        <w:del w:id="2054" w:author="Ben Fels" w:date="2024-12-21T12:02:00Z" w16du:dateUtc="2024-12-21T11:02: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moveFrom>
    </w:p>
    <w:p w14:paraId="16BE07B0" w14:textId="364C64FD" w:rsidR="00DF11B3" w:rsidDel="004328D8" w:rsidRDefault="00DF11B3" w:rsidP="00747E63">
      <w:pPr>
        <w:jc w:val="both"/>
        <w:rPr>
          <w:del w:id="2055" w:author="Ben Fels" w:date="2024-12-21T12:02:00Z" w16du:dateUtc="2024-12-21T11:02:00Z"/>
          <w:moveFrom w:id="2056" w:author="Ben Fels" w:date="2024-12-21T11:57:00Z" w16du:dateUtc="2024-12-21T10:57:00Z"/>
          <w:rFonts w:cs="Arial"/>
        </w:rPr>
      </w:pPr>
      <w:moveFrom w:id="2057" w:author="Ben Fels" w:date="2024-12-21T11:57:00Z" w16du:dateUtc="2024-12-21T10:57:00Z">
        <w:del w:id="2058" w:author="Ben Fels" w:date="2024-12-21T12:02:00Z" w16du:dateUtc="2024-12-21T11:02: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moveFrom>
    </w:p>
    <w:moveFromRangeEnd w:id="2036"/>
    <w:p w14:paraId="63724910" w14:textId="684F2D44" w:rsidR="00E06605" w:rsidRPr="00E06605" w:rsidDel="00E139BF" w:rsidRDefault="00E06605" w:rsidP="00842EB0">
      <w:pPr>
        <w:pStyle w:val="berschrift2"/>
        <w:rPr>
          <w:del w:id="2059" w:author="Ben Fels" w:date="2024-12-21T11:58:00Z" w16du:dateUtc="2024-12-21T10:58:00Z"/>
        </w:rPr>
      </w:pPr>
      <w:del w:id="2060" w:author="Ben Fels" w:date="2024-12-21T11:58:00Z" w16du:dateUtc="2024-12-21T10:58:00Z">
        <w:r w:rsidRPr="00E06605" w:rsidDel="00E139BF">
          <w:delText>Infos zu LLMs</w:delText>
        </w:r>
      </w:del>
    </w:p>
    <w:p w14:paraId="7ECA3916" w14:textId="0D927DE4" w:rsidR="001240B0" w:rsidDel="00E139BF" w:rsidRDefault="001240B0" w:rsidP="001240B0">
      <w:pPr>
        <w:rPr>
          <w:del w:id="2061" w:author="Ben Fels" w:date="2024-12-21T11:58:00Z" w16du:dateUtc="2024-12-21T10:58:00Z"/>
          <w:moveFrom w:id="2062" w:author="Ben Fels" w:date="2024-12-21T11:58:00Z" w16du:dateUtc="2024-12-21T10:58:00Z"/>
          <w:rFonts w:cs="Arial"/>
        </w:rPr>
      </w:pPr>
      <w:moveFromRangeStart w:id="2063" w:author="Ben Fels" w:date="2024-12-21T11:58:00Z" w:name="move185674731"/>
      <w:moveFrom w:id="2064" w:author="Ben Fels" w:date="2024-12-21T11:58:00Z" w16du:dateUtc="2024-12-21T10:58:00Z">
        <w:del w:id="2065"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moveFrom>
    </w:p>
    <w:p w14:paraId="2EFCEB3E" w14:textId="038DEEE5" w:rsidR="001240B0" w:rsidDel="00E139BF" w:rsidRDefault="001240B0" w:rsidP="001240B0">
      <w:pPr>
        <w:rPr>
          <w:del w:id="2066" w:author="Ben Fels" w:date="2024-12-21T11:58:00Z" w16du:dateUtc="2024-12-21T10:58:00Z"/>
          <w:moveFrom w:id="2067" w:author="Ben Fels" w:date="2024-12-21T11:58:00Z" w16du:dateUtc="2024-12-21T10:58:00Z"/>
          <w:rFonts w:cs="Arial"/>
        </w:rPr>
      </w:pPr>
      <w:moveFrom w:id="2068" w:author="Ben Fels" w:date="2024-12-21T11:58:00Z" w16du:dateUtc="2024-12-21T10:58:00Z">
        <w:del w:id="2069"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moveFrom>
    </w:p>
    <w:p w14:paraId="2C18F4E9" w14:textId="3337D019" w:rsidR="001240B0" w:rsidDel="00E139BF" w:rsidRDefault="001240B0" w:rsidP="001240B0">
      <w:pPr>
        <w:rPr>
          <w:del w:id="2070" w:author="Ben Fels" w:date="2024-12-21T11:58:00Z" w16du:dateUtc="2024-12-21T10:58:00Z"/>
          <w:moveFrom w:id="2071" w:author="Ben Fels" w:date="2024-12-21T11:58:00Z" w16du:dateUtc="2024-12-21T10:58:00Z"/>
          <w:rFonts w:cs="Arial"/>
        </w:rPr>
      </w:pPr>
      <w:moveFrom w:id="2072" w:author="Ben Fels" w:date="2024-12-21T11:58:00Z" w16du:dateUtc="2024-12-21T10:58:00Z">
        <w:del w:id="2073"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moveFrom>
    </w:p>
    <w:p w14:paraId="7AB8A76F" w14:textId="6F26B32C" w:rsidR="00D01EB3" w:rsidRPr="00856E5A" w:rsidDel="00E139BF" w:rsidRDefault="00D01EB3" w:rsidP="001240B0">
      <w:pPr>
        <w:rPr>
          <w:del w:id="2074" w:author="Ben Fels" w:date="2024-12-21T11:58:00Z" w16du:dateUtc="2024-12-21T10:58:00Z"/>
          <w:moveFrom w:id="2075" w:author="Ben Fels" w:date="2024-12-21T11:58:00Z" w16du:dateUtc="2024-12-21T10:58:00Z"/>
          <w:rFonts w:cs="Arial"/>
        </w:rPr>
      </w:pPr>
      <w:moveFrom w:id="2076" w:author="Ben Fels" w:date="2024-12-21T11:58:00Z" w16du:dateUtc="2024-12-21T10:58:00Z">
        <w:del w:id="2077" w:author="Ben Fels" w:date="2024-12-21T11:58:00Z" w16du:dateUtc="2024-12-21T10:58:00Z">
          <w:r w:rsidRPr="00664C71" w:rsidDel="00E139BF">
            <w:rPr>
              <w:rFonts w:cs="Arial"/>
              <w:rPrChange w:id="2078"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2079"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moveFrom>
    </w:p>
    <w:p w14:paraId="51CC74E0" w14:textId="6CCD4231" w:rsidR="00F34383" w:rsidDel="00E139BF" w:rsidRDefault="00F34383" w:rsidP="00F34383">
      <w:pPr>
        <w:rPr>
          <w:del w:id="2080" w:author="Ben Fels" w:date="2024-12-21T11:58:00Z" w16du:dateUtc="2024-12-21T10:58:00Z"/>
          <w:moveFrom w:id="2081" w:author="Ben Fels" w:date="2024-12-21T11:58:00Z" w16du:dateUtc="2024-12-21T10:58:00Z"/>
        </w:rPr>
      </w:pPr>
      <w:moveFrom w:id="2082" w:author="Ben Fels" w:date="2024-12-21T11:58:00Z" w16du:dateUtc="2024-12-21T10:58:00Z">
        <w:del w:id="2083"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moveFrom>
    </w:p>
    <w:p w14:paraId="69CA23E0" w14:textId="287583F1" w:rsidR="002A459F" w:rsidDel="00E139BF" w:rsidRDefault="002A459F" w:rsidP="002A459F">
      <w:pPr>
        <w:rPr>
          <w:del w:id="2084" w:author="Ben Fels" w:date="2024-12-21T11:58:00Z" w16du:dateUtc="2024-12-21T10:58:00Z"/>
          <w:moveFrom w:id="2085" w:author="Ben Fels" w:date="2024-12-21T11:58:00Z" w16du:dateUtc="2024-12-21T10:58:00Z"/>
        </w:rPr>
      </w:pPr>
      <w:moveFrom w:id="2086" w:author="Ben Fels" w:date="2024-12-21T11:58:00Z" w16du:dateUtc="2024-12-21T10:58:00Z">
        <w:del w:id="2087" w:author="Ben Fels" w:date="2024-12-21T11:58:00Z" w16du:dateUtc="2024-12-21T10:58:00Z">
          <w:r w:rsidRPr="002152C9" w:rsidDel="00E139BF">
            <w:rPr>
              <w:highlight w:val="yellow"/>
            </w:rPr>
            <w:delText>Géron geht in seinem Buch auch auf GPT und BERT ein</w:delText>
          </w:r>
        </w:del>
      </w:moveFrom>
    </w:p>
    <w:moveFromRangeEnd w:id="2063"/>
    <w:p w14:paraId="0173C801" w14:textId="5E2B1416" w:rsidR="00F34383" w:rsidRPr="005A6315" w:rsidDel="00E139BF" w:rsidRDefault="00F34383" w:rsidP="001240B0">
      <w:pPr>
        <w:rPr>
          <w:del w:id="2088" w:author="Ben Fels" w:date="2024-12-21T11:58:00Z" w16du:dateUtc="2024-12-21T10:58:00Z"/>
          <w:rFonts w:cs="Arial"/>
        </w:rPr>
      </w:pPr>
    </w:p>
    <w:p w14:paraId="33755613" w14:textId="264AAA4B" w:rsidR="00255FC0" w:rsidDel="001A4072" w:rsidRDefault="00C00FA0" w:rsidP="00842EB0">
      <w:pPr>
        <w:pStyle w:val="berschrift2"/>
        <w:rPr>
          <w:del w:id="2089" w:author="Ben Fels" w:date="2024-12-16T22:10:00Z" w16du:dateUtc="2024-12-16T21:10:00Z"/>
        </w:rPr>
      </w:pPr>
      <w:del w:id="2090"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38945252" w14:textId="6FAD9300" w:rsidR="001746D3" w:rsidDel="004328D8" w:rsidRDefault="0015214C" w:rsidP="00CF7AE6">
      <w:pPr>
        <w:rPr>
          <w:del w:id="2091" w:author="Ben Fels" w:date="2024-12-21T12:02:00Z" w16du:dateUtc="2024-12-21T11:02:00Z"/>
          <w:moveFrom w:id="2092" w:author="Ben Fels" w:date="2024-12-16T22:11:00Z" w16du:dateUtc="2024-12-16T21:11:00Z"/>
        </w:rPr>
      </w:pPr>
      <w:moveFromRangeStart w:id="2093" w:author="Ben Fels" w:date="2024-12-16T22:11:00Z" w:name="move185279483"/>
      <w:moveFrom w:id="2094" w:author="Ben Fels" w:date="2024-12-16T22:11:00Z" w16du:dateUtc="2024-12-16T21:11:00Z">
        <w:del w:id="2095" w:author="Ben Fels" w:date="2024-12-21T12:02:00Z" w16du:dateUtc="2024-12-21T11:02:00Z">
          <w:r w:rsidDel="004328D8">
            <w:delText xml:space="preserve">Es </w:delText>
          </w:r>
          <w:r w:rsidR="004B6FFF" w:rsidDel="004328D8">
            <w:delText>benötigt in der Regel große Datensätze, um ein Modell mit ausreiche</w:delText>
          </w:r>
          <w:r w:rsidR="00E86D62" w:rsidDel="004328D8">
            <w:delText xml:space="preserve">nder Performance zu trainieren. Nicht immer besteht jedoch die Möglichkeit einen großen Datensatz </w:delText>
          </w:r>
          <w:r w:rsidR="00936F59" w:rsidDel="004328D8">
            <w:delText xml:space="preserve">mit annotierten Daten zusammenzustellen, da dies </w:delText>
          </w:r>
          <w:r w:rsidR="004F5D3B" w:rsidDel="004328D8">
            <w:delText xml:space="preserve">zeitaufwändig und kostspielig sein kann </w:delText>
          </w:r>
          <w:r w:rsidR="004F5D3B" w:rsidRPr="00D63603" w:rsidDel="004328D8">
            <w:rPr>
              <w:highlight w:val="magenta"/>
            </w:rPr>
            <w:fldChar w:fldCharType="begin"/>
          </w:r>
          <w:r w:rsidR="00893D7A" w:rsidDel="004328D8">
            <w:rPr>
              <w:highlight w:val="magenta"/>
            </w:rPr>
            <w:del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004F5D3B" w:rsidRPr="00D63603" w:rsidDel="004328D8">
            <w:rPr>
              <w:highlight w:val="magenta"/>
            </w:rPr>
            <w:fldChar w:fldCharType="separate"/>
          </w:r>
          <w:r w:rsidR="004F5D3B" w:rsidRPr="00D63603" w:rsidDel="004328D8">
            <w:rPr>
              <w:rFonts w:cs="Arial"/>
              <w:highlight w:val="magenta"/>
            </w:rPr>
            <w:delText>(Tunstall et al., 2023, S. 289)</w:delText>
          </w:r>
          <w:r w:rsidR="004F5D3B" w:rsidRPr="00D63603" w:rsidDel="004328D8">
            <w:rPr>
              <w:highlight w:val="magenta"/>
            </w:rPr>
            <w:fldChar w:fldCharType="end"/>
          </w:r>
          <w:r w:rsidR="004F5D3B" w:rsidDel="004328D8">
            <w:delText>.</w:delText>
          </w:r>
          <w:r w:rsidR="00D63603" w:rsidDel="004328D8">
            <w:delText xml:space="preserve"> </w:delText>
          </w:r>
          <w:r w:rsidR="00965EE8" w:rsidDel="004328D8">
            <w:delText xml:space="preserve">Zwei </w:delText>
          </w:r>
          <w:r w:rsidR="00D63603" w:rsidDel="004328D8">
            <w:delText>Methode</w:delText>
          </w:r>
          <w:r w:rsidR="00965EE8" w:rsidDel="004328D8">
            <w:delText xml:space="preserve">n </w:delText>
          </w:r>
          <w:r w:rsidR="006E070A" w:rsidDel="004328D8">
            <w:delText xml:space="preserve">aus dem Prompt Engineering, </w:delText>
          </w:r>
          <w:r w:rsidR="00965EE8" w:rsidDel="004328D8">
            <w:delText>um damit umzugehen sind</w:delText>
          </w:r>
          <w:r w:rsidR="00D63603" w:rsidDel="004328D8">
            <w:delText xml:space="preserve"> </w:delText>
          </w:r>
          <w:r w:rsidR="00965EE8" w:rsidDel="004328D8">
            <w:delText>Zero-Shot- und Few-Shot-Learning</w:delText>
          </w:r>
          <w:r w:rsidR="006F0ABB" w:rsidDel="004328D8">
            <w:delText xml:space="preserve"> </w:delText>
          </w:r>
          <w:r w:rsidR="006F0ABB" w:rsidRPr="006F0ABB" w:rsidDel="004328D8">
            <w:rPr>
              <w:highlight w:val="magenta"/>
            </w:rPr>
            <w:fldChar w:fldCharType="begin"/>
          </w:r>
          <w:r w:rsidR="00893D7A" w:rsidDel="004328D8">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006F0ABB" w:rsidRPr="006F0ABB" w:rsidDel="004328D8">
            <w:rPr>
              <w:highlight w:val="magenta"/>
            </w:rPr>
            <w:fldChar w:fldCharType="separate"/>
          </w:r>
          <w:r w:rsidR="006F0ABB" w:rsidRPr="006F0ABB" w:rsidDel="004328D8">
            <w:rPr>
              <w:rFonts w:cs="Arial"/>
              <w:highlight w:val="magenta"/>
            </w:rPr>
            <w:delText>(Tunstall et al., 2023, S. 189)</w:delText>
          </w:r>
          <w:r w:rsidR="006F0ABB" w:rsidRPr="006F0ABB" w:rsidDel="004328D8">
            <w:rPr>
              <w:highlight w:val="magenta"/>
            </w:rPr>
            <w:fldChar w:fldCharType="end"/>
          </w:r>
          <w:r w:rsidR="006F0ABB" w:rsidDel="004328D8">
            <w:delText>.</w:delText>
          </w:r>
        </w:del>
      </w:moveFrom>
    </w:p>
    <w:p w14:paraId="19637D2A" w14:textId="058FB3C9" w:rsidR="004C1888" w:rsidDel="004328D8" w:rsidRDefault="006E070A" w:rsidP="004C1888">
      <w:pPr>
        <w:rPr>
          <w:del w:id="2096" w:author="Ben Fels" w:date="2024-12-21T12:02:00Z" w16du:dateUtc="2024-12-21T11:02:00Z"/>
          <w:moveFrom w:id="2097" w:author="Ben Fels" w:date="2024-12-16T22:11:00Z" w16du:dateUtc="2024-12-16T21:11:00Z"/>
        </w:rPr>
      </w:pPr>
      <w:moveFrom w:id="2098" w:author="Ben Fels" w:date="2024-12-16T22:11:00Z" w16du:dateUtc="2024-12-16T21:11:00Z">
        <w:del w:id="2099" w:author="Ben Fels" w:date="2024-12-21T12:02:00Z" w16du:dateUtc="2024-12-21T11:02:00Z">
          <w:r w:rsidRPr="00FE6C24" w:rsidDel="004328D8">
            <w:delText>Prompting bezieht sich auf die Methode, einem LLM bestimmte Eingaben zu machen, um eine gewünschte Reaktion hervorzurufen</w:delText>
          </w:r>
          <w:r w:rsidDel="004328D8">
            <w:delText xml:space="preserve"> </w:delText>
          </w:r>
          <w:r w:rsidRPr="00FE6C24" w:rsidDel="004328D8">
            <w:rPr>
              <w:highlight w:val="magenta"/>
            </w:rPr>
            <w:fldChar w:fldCharType="begin"/>
          </w:r>
          <w:r w:rsidR="005A7749" w:rsidDel="004328D8">
            <w:rPr>
              <w:highlight w:val="magenta"/>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4328D8">
            <w:rPr>
              <w:highlight w:val="magenta"/>
            </w:rPr>
            <w:fldChar w:fldCharType="separate"/>
          </w:r>
          <w:r w:rsidRPr="00FE6C24" w:rsidDel="004328D8">
            <w:rPr>
              <w:rFonts w:cs="Arial"/>
              <w:highlight w:val="magenta"/>
            </w:rPr>
            <w:delText>(Maharjan et al., 2024, S. 8)</w:delText>
          </w:r>
          <w:r w:rsidRPr="00FE6C24" w:rsidDel="004328D8">
            <w:rPr>
              <w:highlight w:val="magenta"/>
            </w:rPr>
            <w:fldChar w:fldCharType="end"/>
          </w:r>
          <w:r w:rsidR="006F28A6" w:rsidDel="004328D8">
            <w:delText xml:space="preserve">. </w:delText>
          </w:r>
        </w:del>
      </w:moveFrom>
    </w:p>
    <w:p w14:paraId="42E4D9A3" w14:textId="5392B7B5" w:rsidR="004C1888" w:rsidRPr="0088488E" w:rsidDel="004328D8" w:rsidRDefault="006F28A6" w:rsidP="004C1888">
      <w:pPr>
        <w:rPr>
          <w:del w:id="2100" w:author="Ben Fels" w:date="2024-12-21T12:02:00Z" w16du:dateUtc="2024-12-21T11:02:00Z"/>
          <w:moveFrom w:id="2101" w:author="Ben Fels" w:date="2024-12-16T22:11:00Z" w16du:dateUtc="2024-12-16T21:11:00Z"/>
        </w:rPr>
      </w:pPr>
      <w:moveFrom w:id="2102" w:author="Ben Fels" w:date="2024-12-16T22:11:00Z" w16du:dateUtc="2024-12-16T21:11:00Z">
        <w:del w:id="2103" w:author="Ben Fels" w:date="2024-12-21T12:02:00Z" w16du:dateUtc="2024-12-21T11:02:00Z">
          <w:r w:rsidDel="004328D8">
            <w:delText>LLMs sind in der Lage Aufgaben zu erfüllen, für welche sie während des Trainings nicht trainiert wurden.</w:delText>
          </w:r>
          <w:r w:rsidR="004C1888" w:rsidDel="004328D8">
            <w:delText xml:space="preserve"> </w:delText>
          </w:r>
          <w:r w:rsidR="004C1888" w:rsidRPr="00911C80" w:rsidDel="004328D8">
            <w:rPr>
              <w:highlight w:val="cyan"/>
              <w:rPrChange w:id="2104" w:author="Ben Fels" w:date="2024-12-17T07:55:00Z" w16du:dateUtc="2024-12-17T06:55:00Z">
                <w:rPr>
                  <w:highlight w:val="cyan"/>
                  <w:lang w:val="en-US"/>
                </w:rPr>
              </w:rPrChange>
            </w:rPr>
            <w:delText xml:space="preserve">Wei, J., Tay, Y., Bommasani, R., et al . Emergent abilities of large language models. </w:delText>
          </w:r>
          <w:r w:rsidR="004C1888" w:rsidRPr="0088488E" w:rsidDel="004328D8">
            <w:rPr>
              <w:highlight w:val="cyan"/>
            </w:rPr>
            <w:delText>Trans. Mach. Learn. Res. (2022). https://doi.org/ 10.48550/arXiv.2206.07682.</w:delText>
          </w:r>
        </w:del>
      </w:moveFrom>
    </w:p>
    <w:p w14:paraId="450E032E" w14:textId="2B440B0F" w:rsidR="003057B4" w:rsidDel="004328D8" w:rsidRDefault="00C50AC8" w:rsidP="003057B4">
      <w:pPr>
        <w:rPr>
          <w:del w:id="2105" w:author="Ben Fels" w:date="2024-12-21T12:02:00Z" w16du:dateUtc="2024-12-21T11:02:00Z"/>
          <w:moveFrom w:id="2106" w:author="Ben Fels" w:date="2024-12-16T22:11:00Z" w16du:dateUtc="2024-12-16T21:11:00Z"/>
        </w:rPr>
      </w:pPr>
      <w:moveFrom w:id="2107" w:author="Ben Fels" w:date="2024-12-16T22:11:00Z" w16du:dateUtc="2024-12-16T21:11:00Z">
        <w:del w:id="2108" w:author="Ben Fels" w:date="2024-12-21T12:02:00Z" w16du:dateUtc="2024-12-21T11:02:00Z">
          <w:r w:rsidDel="004328D8">
            <w:delText xml:space="preserve">Vorteil gegenüber feintuning: </w:delText>
          </w:r>
          <w:r w:rsidR="00AD25ED" w:rsidDel="004328D8">
            <w:delText>Es werden keine Trainingsdaten benötigt.</w:delText>
          </w:r>
          <w:r w:rsidR="00932D82" w:rsidDel="004328D8">
            <w:delText xml:space="preserve"> </w:delText>
          </w:r>
          <w:r w:rsidDel="004328D8">
            <w:delText>Nachteil gegenüber feintuning:</w:delText>
          </w:r>
          <w:r w:rsidR="00AD25ED" w:rsidDel="004328D8">
            <w:delText xml:space="preserve"> </w:delText>
          </w:r>
          <w:r w:rsidR="00932D82" w:rsidDel="004328D8">
            <w:delText xml:space="preserve">Man kann keinen Nutzen aus den gelabelten Daten ziehen, selbst wenn man diese zur Verfügung stehen hat </w:delText>
          </w:r>
          <w:r w:rsidR="00932D82" w:rsidRPr="00F53632" w:rsidDel="004328D8">
            <w:rPr>
              <w:highlight w:val="magenta"/>
            </w:rPr>
            <w:fldChar w:fldCharType="begin"/>
          </w:r>
          <w:r w:rsidR="00893D7A" w:rsidDel="004328D8">
            <w:rPr>
              <w:highlight w:val="magenta"/>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932D82" w:rsidRPr="00F53632" w:rsidDel="004328D8">
            <w:rPr>
              <w:highlight w:val="magenta"/>
            </w:rPr>
            <w:fldChar w:fldCharType="separate"/>
          </w:r>
          <w:r w:rsidR="00932D82" w:rsidRPr="005241CB" w:rsidDel="004328D8">
            <w:rPr>
              <w:rFonts w:cs="Arial"/>
              <w:highlight w:val="magenta"/>
            </w:rPr>
            <w:delText>(Tunstall et al., 2023, S. 330)</w:delText>
          </w:r>
          <w:r w:rsidR="00932D82" w:rsidRPr="00F53632" w:rsidDel="004328D8">
            <w:rPr>
              <w:highlight w:val="magenta"/>
            </w:rPr>
            <w:fldChar w:fldCharType="end"/>
          </w:r>
          <w:r w:rsidR="00407E05" w:rsidDel="004328D8">
            <w:delText xml:space="preserve">. Stimmt nicht ganz, da man bei few-shot-learning auch aus gelabelten Daten </w:delText>
          </w:r>
          <w:r w:rsidR="0004336D" w:rsidDel="004328D8">
            <w:delText>einen Nutzen ziehen kann.</w:delText>
          </w:r>
        </w:del>
      </w:moveFrom>
    </w:p>
    <w:p w14:paraId="186D55D1" w14:textId="1F4554F1" w:rsidR="00F15CFB" w:rsidRPr="003057B4" w:rsidDel="004328D8" w:rsidRDefault="00F15CFB" w:rsidP="00F15CFB">
      <w:pPr>
        <w:rPr>
          <w:del w:id="2109" w:author="Ben Fels" w:date="2024-12-21T12:02:00Z" w16du:dateUtc="2024-12-21T11:02:00Z"/>
          <w:moveFrom w:id="2110" w:author="Ben Fels" w:date="2024-12-16T22:11:00Z" w16du:dateUtc="2024-12-16T21:11:00Z"/>
        </w:rPr>
      </w:pPr>
      <w:moveFrom w:id="2111" w:author="Ben Fels" w:date="2024-12-16T22:11:00Z" w16du:dateUtc="2024-12-16T21:11:00Z">
        <w:del w:id="2112" w:author="Ben Fels" w:date="2024-12-21T12:02:00Z" w16du:dateUtc="2024-12-21T11:02:00Z">
          <w:r w:rsidRPr="00911C80" w:rsidDel="004328D8">
            <w:rPr>
              <w:rPrChange w:id="2113" w:author="Ben Fels" w:date="2024-12-17T07:55:00Z" w16du:dateUtc="2024-12-17T06:55:00Z">
                <w:rPr>
                  <w:lang w:val="en-US"/>
                </w:rPr>
              </w:rPrChange>
            </w:rPr>
            <w:delText xml:space="preserve">Language Models are Few-Shot-Learners </w:delText>
          </w:r>
          <w:r w:rsidRPr="003D0473" w:rsidDel="004328D8">
            <w:rPr>
              <w:highlight w:val="magenta"/>
              <w:lang w:val="en-US"/>
            </w:rPr>
            <w:fldChar w:fldCharType="begin"/>
          </w:r>
          <w:r w:rsidR="00893D7A" w:rsidRPr="00911C80" w:rsidDel="004328D8">
            <w:rPr>
              <w:highlight w:val="magenta"/>
              <w:rPrChange w:id="2114" w:author="Ben Fels" w:date="2024-12-17T07:55:00Z" w16du:dateUtc="2024-12-17T06:55:00Z">
                <w:rPr>
                  <w:highlight w:val="magenta"/>
                  <w:lang w:val="en-US"/>
                </w:rPr>
              </w:rPrChange>
            </w:rPr>
            <w:del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4328D8">
            <w:rPr>
              <w:highlight w:val="magenta"/>
              <w:lang w:val="en-US"/>
            </w:rPr>
            <w:delInstrText>ﬁ</w:delInstrText>
          </w:r>
          <w:r w:rsidR="00893D7A" w:rsidRPr="00911C80" w:rsidDel="004328D8">
            <w:rPr>
              <w:highlight w:val="magenta"/>
              <w:rPrChange w:id="2115" w:author="Ben Fels" w:date="2024-12-17T07:55:00Z" w16du:dateUtc="2024-12-17T06:55:00Z">
                <w:rPr>
                  <w:highlight w:val="magenta"/>
                  <w:lang w:val="en-US"/>
                </w:rPr>
              </w:rPrChange>
            </w:rPr>
            <w:delInstrText>ne-tuning on a speci</w:delInstrText>
          </w:r>
          <w:r w:rsidR="00893D7A" w:rsidDel="004328D8">
            <w:rPr>
              <w:highlight w:val="magenta"/>
              <w:lang w:val="en-US"/>
            </w:rPr>
            <w:delInstrText>ﬁ</w:delInstrText>
          </w:r>
          <w:r w:rsidR="00893D7A" w:rsidRPr="00911C80" w:rsidDel="004328D8">
            <w:rPr>
              <w:highlight w:val="magenta"/>
              <w:rPrChange w:id="2116" w:author="Ben Fels" w:date="2024-12-17T07:55:00Z" w16du:dateUtc="2024-12-17T06:55:00Z">
                <w:rPr>
                  <w:highlight w:val="magenta"/>
                  <w:lang w:val="en-US"/>
                </w:rPr>
              </w:rPrChange>
            </w:rPr>
            <w:delInstrText>c task. While typically task-agnostic in architecture, this method still requires task-speci</w:delInstrText>
          </w:r>
          <w:r w:rsidR="00893D7A" w:rsidDel="004328D8">
            <w:rPr>
              <w:highlight w:val="magenta"/>
              <w:lang w:val="en-US"/>
            </w:rPr>
            <w:delInstrText>ﬁ</w:delInstrText>
          </w:r>
          <w:r w:rsidR="00893D7A" w:rsidRPr="00911C80" w:rsidDel="004328D8">
            <w:rPr>
              <w:highlight w:val="magenta"/>
              <w:rPrChange w:id="2117" w:author="Ben Fels" w:date="2024-12-17T07:55:00Z" w16du:dateUtc="2024-12-17T06:55:00Z">
                <w:rPr>
                  <w:highlight w:val="magenta"/>
                  <w:lang w:val="en-US"/>
                </w:rPr>
              </w:rPrChange>
            </w:rPr>
            <w:delInstrText xml:space="preserve">c </w:delInstrText>
          </w:r>
          <w:r w:rsidR="00893D7A" w:rsidDel="004328D8">
            <w:rPr>
              <w:highlight w:val="magenta"/>
              <w:lang w:val="en-US"/>
            </w:rPr>
            <w:delInstrText>ﬁ</w:delInstrText>
          </w:r>
          <w:r w:rsidR="00893D7A" w:rsidRPr="00911C80" w:rsidDel="004328D8">
            <w:rPr>
              <w:highlight w:val="magenta"/>
              <w:rPrChange w:id="2118" w:author="Ben Fels" w:date="2024-12-17T07:55:00Z" w16du:dateUtc="2024-12-17T06:55:00Z">
                <w:rPr>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4328D8">
            <w:rPr>
              <w:highlight w:val="magenta"/>
              <w:lang w:val="en-US"/>
            </w:rPr>
            <w:delInstrText>ﬁ</w:delInstrText>
          </w:r>
          <w:r w:rsidR="00893D7A" w:rsidRPr="00911C80" w:rsidDel="004328D8">
            <w:rPr>
              <w:highlight w:val="magenta"/>
              <w:rPrChange w:id="2119" w:author="Ben Fels" w:date="2024-12-17T07:55:00Z" w16du:dateUtc="2024-12-17T06:55:00Z">
                <w:rPr>
                  <w:highlight w:val="magenta"/>
                  <w:lang w:val="en-US"/>
                </w:rPr>
              </w:rPrChange>
            </w:rPr>
            <w:delInstrText>netuning approaches. Speci</w:delInstrText>
          </w:r>
          <w:r w:rsidR="00893D7A" w:rsidDel="004328D8">
            <w:rPr>
              <w:highlight w:val="magenta"/>
              <w:lang w:val="en-US"/>
            </w:rPr>
            <w:delInstrText>ﬁ</w:delInstrText>
          </w:r>
          <w:r w:rsidR="00893D7A" w:rsidRPr="00911C80" w:rsidDel="004328D8">
            <w:rPr>
              <w:highlight w:val="magenta"/>
              <w:rPrChange w:id="2120" w:author="Ben Fels" w:date="2024-12-17T07:55:00Z" w16du:dateUtc="2024-12-17T06:55:00Z">
                <w:rPr>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4328D8">
            <w:rPr>
              <w:highlight w:val="magenta"/>
              <w:lang w:val="en-US"/>
            </w:rPr>
            <w:delInstrText>ﬁ</w:delInstrText>
          </w:r>
          <w:r w:rsidR="00893D7A" w:rsidRPr="00911C80" w:rsidDel="004328D8">
            <w:rPr>
              <w:highlight w:val="magenta"/>
              <w:rPrChange w:id="2121" w:author="Ben Fels" w:date="2024-12-17T07:55:00Z" w16du:dateUtc="2024-12-17T06:55:00Z">
                <w:rPr>
                  <w:highlight w:val="magenta"/>
                  <w:lang w:val="en-US"/>
                </w:rPr>
              </w:rPrChange>
            </w:rPr>
            <w:delInstrText>ne-tuning, with tasks and few-shot demonstrations speci</w:delInstrText>
          </w:r>
          <w:r w:rsidR="00893D7A" w:rsidDel="004328D8">
            <w:rPr>
              <w:highlight w:val="magenta"/>
              <w:lang w:val="en-US"/>
            </w:rPr>
            <w:delInstrText>ﬁ</w:delInstrText>
          </w:r>
          <w:r w:rsidR="00893D7A" w:rsidRPr="00911C80" w:rsidDel="004328D8">
            <w:rPr>
              <w:highlight w:val="magenta"/>
              <w:rPrChange w:id="2122" w:author="Ben Fels" w:date="2024-12-17T07:55:00Z" w16du:dateUtc="2024-12-17T06:55:00Z">
                <w:rPr>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4328D8">
            <w:rPr>
              <w:highlight w:val="magenta"/>
              <w:lang w:val="en-US"/>
            </w:rPr>
            <w:delInstrText>ﬂ</w:delInstrText>
          </w:r>
          <w:r w:rsidR="00893D7A" w:rsidRPr="00911C80" w:rsidDel="004328D8">
            <w:rPr>
              <w:highlight w:val="magenta"/>
              <w:rPrChange w:id="2123" w:author="Ben Fels" w:date="2024-12-17T07:55:00Z" w16du:dateUtc="2024-12-17T06:55:00Z">
                <w:rPr>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4328D8">
            <w:rPr>
              <w:highlight w:val="magenta"/>
              <w:lang w:val="en-US"/>
            </w:rPr>
            <w:delInstrText>ﬁ</w:delInstrText>
          </w:r>
          <w:r w:rsidR="00893D7A" w:rsidRPr="00911C80" w:rsidDel="004328D8">
            <w:rPr>
              <w:highlight w:val="magenta"/>
              <w:rPrChange w:id="2124" w:author="Ben Fels" w:date="2024-12-17T07:55:00Z" w16du:dateUtc="2024-12-17T06:55:00Z">
                <w:rPr>
                  <w:highlight w:val="magenta"/>
                  <w:lang w:val="en-US"/>
                </w:rPr>
              </w:rPrChange>
            </w:rPr>
            <w:delInstrText>nd that GPT-3 can generate samples of news articles which human evaluators have dif</w:delInstrText>
          </w:r>
          <w:r w:rsidR="00893D7A" w:rsidDel="004328D8">
            <w:rPr>
              <w:highlight w:val="magenta"/>
              <w:lang w:val="en-US"/>
            </w:rPr>
            <w:delInstrText>ﬁ</w:delInstrText>
          </w:r>
          <w:r w:rsidR="00893D7A" w:rsidRPr="00911C80" w:rsidDel="004328D8">
            <w:rPr>
              <w:highlight w:val="magenta"/>
              <w:rPrChange w:id="2125" w:author="Ben Fels" w:date="2024-12-17T07:55:00Z" w16du:dateUtc="2024-12-17T06:55:00Z">
                <w:rPr>
                  <w:highlight w:val="magenta"/>
                  <w:lang w:val="en-US"/>
                </w:rPr>
              </w:rPrChange>
            </w:rPr>
            <w:delInstrText xml:space="preserve">culty distinguishing from articles written by humans. We discuss broader societal impacts of this </w:delInstrText>
          </w:r>
          <w:r w:rsidR="00893D7A" w:rsidDel="004328D8">
            <w:rPr>
              <w:highlight w:val="magenta"/>
              <w:lang w:val="en-US"/>
            </w:rPr>
            <w:delInstrText>ﬁ</w:delInstrText>
          </w:r>
          <w:r w:rsidR="00893D7A" w:rsidRPr="00911C80" w:rsidDel="004328D8">
            <w:rPr>
              <w:highlight w:val="magenta"/>
              <w:rPrChange w:id="2126" w:author="Ben Fels" w:date="2024-12-17T07:55:00Z" w16du:dateUtc="2024-12-17T06:55:00Z">
                <w:rPr>
                  <w:highlight w:val="magenta"/>
                  <w:lang w:val="en-US"/>
                </w:rPr>
              </w:rPrChange>
            </w:rPr>
            <w:delInstrText>nding and of GPT-3 in general.","language":"en","note":"done","numbe</w:delInstrText>
          </w:r>
          <w:r w:rsidR="00893D7A" w:rsidRPr="001A4072" w:rsidDel="004328D8">
            <w:rPr>
              <w:highlight w:val="magenta"/>
              <w:rPrChange w:id="2127" w:author="Ben Fels" w:date="2024-12-16T22:10:00Z" w16du:dateUtc="2024-12-16T21:10:00Z">
                <w:rPr>
                  <w:highlight w:val="magenta"/>
                  <w:lang w:val="en-US"/>
                </w:rPr>
              </w:rPrChange>
            </w:rPr>
            <w:del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delInstrText>
          </w:r>
          <w:r w:rsidR="00893D7A" w:rsidRPr="004722C8" w:rsidDel="004328D8">
            <w:rPr>
              <w:highlight w:val="magenta"/>
            </w:rPr>
            <w:del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delInstrText>
          </w:r>
          <w:r w:rsidRPr="003D0473" w:rsidDel="004328D8">
            <w:rPr>
              <w:highlight w:val="magenta"/>
              <w:lang w:val="en-US"/>
            </w:rPr>
            <w:fldChar w:fldCharType="separate"/>
          </w:r>
          <w:r w:rsidRPr="003057B4" w:rsidDel="004328D8">
            <w:rPr>
              <w:rFonts w:cs="Arial"/>
              <w:highlight w:val="magenta"/>
            </w:rPr>
            <w:delText>(Brown et al., 2020)</w:delText>
          </w:r>
          <w:r w:rsidRPr="003D0473" w:rsidDel="004328D8">
            <w:rPr>
              <w:highlight w:val="magenta"/>
              <w:lang w:val="en-US"/>
            </w:rPr>
            <w:fldChar w:fldCharType="end"/>
          </w:r>
        </w:del>
      </w:moveFrom>
    </w:p>
    <w:p w14:paraId="27E9538F" w14:textId="5986CF9C" w:rsidR="00EA2695" w:rsidDel="004328D8" w:rsidRDefault="00733976" w:rsidP="00CF7AE6">
      <w:pPr>
        <w:rPr>
          <w:del w:id="2128" w:author="Ben Fels" w:date="2024-12-21T12:02:00Z" w16du:dateUtc="2024-12-21T11:02:00Z"/>
          <w:moveFrom w:id="2129" w:author="Ben Fels" w:date="2024-12-16T22:11:00Z" w16du:dateUtc="2024-12-16T21:11:00Z"/>
        </w:rPr>
      </w:pPr>
      <w:moveFrom w:id="2130" w:author="Ben Fels" w:date="2024-12-16T22:11:00Z" w16du:dateUtc="2024-12-16T21:11:00Z">
        <w:del w:id="2131" w:author="Ben Fels" w:date="2024-12-21T12:02:00Z" w16du:dateUtc="2024-12-21T11:02:00Z">
          <w:r w:rsidRPr="003057B4" w:rsidDel="004328D8">
            <w:delText xml:space="preserve">Few-shot Learning </w:delText>
          </w:r>
          <w:r w:rsidR="00BD79FB" w:rsidRPr="003057B4" w:rsidDel="004328D8">
            <w:delText xml:space="preserve">erhöht die Leistung des </w:delText>
          </w:r>
          <w:r w:rsidR="00221593" w:rsidRPr="003057B4" w:rsidDel="004328D8">
            <w:delText>Modells,</w:delText>
          </w:r>
          <w:r w:rsidR="00BD79FB" w:rsidRPr="003057B4" w:rsidDel="004328D8">
            <w:delText xml:space="preserve"> ohne es </w:delText>
          </w:r>
          <w:r w:rsidR="008F025E" w:rsidRPr="003057B4" w:rsidDel="004328D8">
            <w:delText>fein</w:delText>
          </w:r>
          <w:r w:rsidR="00BD79FB" w:rsidRPr="003057B4" w:rsidDel="004328D8">
            <w:delText>tunen zu müssen.</w:delText>
          </w:r>
          <w:r w:rsidR="00F44ADF" w:rsidRPr="003057B4" w:rsidDel="004328D8">
            <w:delText xml:space="preserve"> D.h. die Gewichtung des Modells wird nicht verändert.</w:delText>
          </w:r>
        </w:del>
      </w:moveFrom>
    </w:p>
    <w:p w14:paraId="1474A96B" w14:textId="18936E1F" w:rsidR="00574BE6" w:rsidDel="004328D8" w:rsidRDefault="00574BE6" w:rsidP="00574BE6">
      <w:pPr>
        <w:rPr>
          <w:del w:id="2132" w:author="Ben Fels" w:date="2024-12-21T12:02:00Z" w16du:dateUtc="2024-12-21T11:02:00Z"/>
          <w:moveFrom w:id="2133" w:author="Ben Fels" w:date="2024-12-16T22:11:00Z" w16du:dateUtc="2024-12-16T21:11:00Z"/>
        </w:rPr>
      </w:pPr>
      <w:moveFrom w:id="2134" w:author="Ben Fels" w:date="2024-12-16T22:11:00Z" w16du:dateUtc="2024-12-16T21:11:00Z">
        <w:del w:id="2135" w:author="Ben Fels" w:date="2024-12-21T12:02:00Z" w16du:dateUtc="2024-12-21T11:02:00Z">
          <w:r w:rsidRPr="003057B4" w:rsidDel="004328D8">
            <w:delText xml:space="preserve">Few-Shot-Learning ermöglicht es dem LLM sich mit wenigen Trainingsdaten auf die neue Aufgabe anzupassen </w:delText>
          </w:r>
          <w:r w:rsidRPr="004C6833" w:rsidDel="004328D8">
            <w:rPr>
              <w:highlight w:val="magenta"/>
            </w:rPr>
            <w:fldChar w:fldCharType="begin"/>
          </w:r>
          <w:r w:rsidR="00893D7A" w:rsidDel="004328D8">
            <w:rPr>
              <w:highlight w:val="magenta"/>
            </w:rPr>
            <w:del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delInstrText>
          </w:r>
          <w:r w:rsidRPr="004C6833" w:rsidDel="004328D8">
            <w:rPr>
              <w:highlight w:val="magenta"/>
            </w:rPr>
            <w:fldChar w:fldCharType="separate"/>
          </w:r>
          <w:r w:rsidRPr="004C6833" w:rsidDel="004328D8">
            <w:rPr>
              <w:rFonts w:cs="Arial"/>
              <w:highlight w:val="magenta"/>
            </w:rPr>
            <w:delText>(Ozdemir, 2024, S. 136)</w:delText>
          </w:r>
          <w:r w:rsidRPr="004C6833" w:rsidDel="004328D8">
            <w:rPr>
              <w:highlight w:val="magenta"/>
            </w:rPr>
            <w:fldChar w:fldCharType="end"/>
          </w:r>
          <w:r w:rsidDel="004328D8">
            <w:delText xml:space="preserve">. LLMs besitzen die Fähigkeit von den Beispielen aus dem Prompt zu lernen </w:delText>
          </w:r>
          <w:r w:rsidRPr="00403757" w:rsidDel="004328D8">
            <w:rPr>
              <w:highlight w:val="magenta"/>
            </w:rPr>
            <w:fldChar w:fldCharType="begin"/>
          </w:r>
          <w:r w:rsidR="00893D7A" w:rsidDel="004328D8">
            <w:rPr>
              <w:highlight w:val="magenta"/>
            </w:rPr>
            <w:del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Pr="00403757" w:rsidDel="004328D8">
            <w:rPr>
              <w:highlight w:val="magenta"/>
            </w:rPr>
            <w:fldChar w:fldCharType="separate"/>
          </w:r>
          <w:r w:rsidRPr="004B1DD2" w:rsidDel="004328D8">
            <w:rPr>
              <w:rFonts w:cs="Arial"/>
              <w:highlight w:val="magenta"/>
            </w:rPr>
            <w:delText>(Tunstall et al., 2023, S. 330)</w:delText>
          </w:r>
          <w:r w:rsidRPr="00403757" w:rsidDel="004328D8">
            <w:rPr>
              <w:highlight w:val="magenta"/>
            </w:rPr>
            <w:fldChar w:fldCharType="end"/>
          </w:r>
          <w:r w:rsidRPr="004B1DD2" w:rsidDel="004328D8">
            <w:delText xml:space="preserve">.  </w:delText>
          </w:r>
        </w:del>
      </w:moveFrom>
    </w:p>
    <w:p w14:paraId="39E0C156" w14:textId="0A893D6C" w:rsidR="00A56700" w:rsidDel="004328D8" w:rsidRDefault="00CC7BBC" w:rsidP="00574BE6">
      <w:pPr>
        <w:rPr>
          <w:del w:id="2136" w:author="Ben Fels" w:date="2024-12-21T12:02:00Z" w16du:dateUtc="2024-12-21T11:02:00Z"/>
          <w:moveFrom w:id="2137" w:author="Ben Fels" w:date="2024-12-16T22:11:00Z" w16du:dateUtc="2024-12-16T21:11:00Z"/>
        </w:rPr>
      </w:pPr>
      <w:moveFrom w:id="2138" w:author="Ben Fels" w:date="2024-12-16T22:11:00Z" w16du:dateUtc="2024-12-16T21:11:00Z">
        <w:del w:id="2139" w:author="Ben Fels" w:date="2024-12-21T12:02:00Z" w16du:dateUtc="2024-12-21T11:02:00Z">
          <w:r w:rsidRPr="00CC7BBC" w:rsidDel="004328D8">
            <w:delText>Das Hauptziel von Few-Shot Learning (FSL) ist die Verallgemeinerung beim Lernen aus einem kleinen Teil der Daten</w:delText>
          </w:r>
          <w:r w:rsidDel="004328D8">
            <w:delText xml:space="preserve"> </w:delText>
          </w:r>
          <w:r w:rsidR="00A56700" w:rsidRPr="00CC7BBC" w:rsidDel="004328D8">
            <w:rPr>
              <w:highlight w:val="magenta"/>
            </w:rPr>
            <w:fldChar w:fldCharType="begin"/>
          </w:r>
          <w:r w:rsidR="004E5B9A" w:rsidDel="004328D8">
            <w:rPr>
              <w:highlight w:val="magenta"/>
            </w:rPr>
            <w:del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delInstrText>
          </w:r>
          <w:r w:rsidR="00A56700" w:rsidRPr="00CC7BBC" w:rsidDel="004328D8">
            <w:rPr>
              <w:highlight w:val="magenta"/>
            </w:rPr>
            <w:fldChar w:fldCharType="separate"/>
          </w:r>
          <w:r w:rsidR="00A56700" w:rsidRPr="00CC7BBC" w:rsidDel="004328D8">
            <w:rPr>
              <w:rFonts w:cs="Arial"/>
              <w:highlight w:val="magenta"/>
            </w:rPr>
            <w:delText>(Yeginbergen et al., 2024, S. 11690)</w:delText>
          </w:r>
          <w:r w:rsidR="00A56700" w:rsidRPr="00CC7BBC" w:rsidDel="004328D8">
            <w:rPr>
              <w:highlight w:val="magenta"/>
            </w:rPr>
            <w:fldChar w:fldCharType="end"/>
          </w:r>
          <w:r w:rsidR="00364A2F" w:rsidDel="004328D8">
            <w:delText>. Dabei werden die Daten anhand von zwei Methoden aufgeteilt:</w:delText>
          </w:r>
        </w:del>
      </w:moveFrom>
    </w:p>
    <w:p w14:paraId="55D8DB2F" w14:textId="6E75F168" w:rsidR="00160F3F" w:rsidDel="004328D8" w:rsidRDefault="00B1789E" w:rsidP="00B1789E">
      <w:pPr>
        <w:pStyle w:val="Listenabsatz"/>
        <w:numPr>
          <w:ilvl w:val="0"/>
          <w:numId w:val="35"/>
        </w:numPr>
        <w:rPr>
          <w:del w:id="2140" w:author="Ben Fels" w:date="2024-12-21T12:02:00Z" w16du:dateUtc="2024-12-21T11:02:00Z"/>
          <w:moveFrom w:id="2141" w:author="Ben Fels" w:date="2024-12-16T22:11:00Z" w16du:dateUtc="2024-12-16T21:11:00Z"/>
        </w:rPr>
      </w:pPr>
      <w:moveFrom w:id="2142" w:author="Ben Fels" w:date="2024-12-16T22:11:00Z" w16du:dateUtc="2024-12-16T21:11:00Z">
        <w:del w:id="2143" w:author="Ben Fels" w:date="2024-12-21T12:02:00Z" w16du:dateUtc="2024-12-21T11:02:00Z">
          <w:r w:rsidDel="004328D8">
            <w:delText>k-shot</w:delText>
          </w:r>
          <w:r w:rsidR="009370FC" w:rsidDel="004328D8">
            <w:delText>:</w:delText>
          </w:r>
          <w:r w:rsidR="000806CE" w:rsidDel="004328D8">
            <w:delText xml:space="preserve"> </w:delText>
          </w:r>
          <w:r w:rsidR="009370FC" w:rsidRPr="009370FC" w:rsidDel="004328D8">
            <w:delText xml:space="preserve">jede der Teilmengen </w:delText>
          </w:r>
          <w:r w:rsidR="009370FC" w:rsidDel="004328D8">
            <w:delText xml:space="preserve">enthält </w:delText>
          </w:r>
          <w:r w:rsidR="009370FC" w:rsidRPr="009370FC" w:rsidDel="004328D8">
            <w:delText xml:space="preserve">genau k Argumentkomponentenfolgen von </w:delText>
          </w:r>
          <w:r w:rsidR="009370FC" w:rsidDel="004328D8">
            <w:delText>Behauptung</w:delText>
          </w:r>
          <w:r w:rsidR="009370FC" w:rsidRPr="009370FC" w:rsidDel="004328D8">
            <w:delText xml:space="preserve"> und Prämisse.</w:delText>
          </w:r>
        </w:del>
      </w:moveFrom>
    </w:p>
    <w:p w14:paraId="5C7F404D" w14:textId="230FEE3A" w:rsidR="00B1789E" w:rsidDel="004328D8" w:rsidRDefault="00B1789E" w:rsidP="00B1789E">
      <w:pPr>
        <w:pStyle w:val="Listenabsatz"/>
        <w:numPr>
          <w:ilvl w:val="0"/>
          <w:numId w:val="35"/>
        </w:numPr>
        <w:rPr>
          <w:del w:id="2144" w:author="Ben Fels" w:date="2024-12-21T12:02:00Z" w16du:dateUtc="2024-12-21T11:02:00Z"/>
          <w:moveFrom w:id="2145" w:author="Ben Fels" w:date="2024-12-16T22:11:00Z" w16du:dateUtc="2024-12-16T21:11:00Z"/>
        </w:rPr>
      </w:pPr>
      <w:moveFrom w:id="2146" w:author="Ben Fels" w:date="2024-12-16T22:11:00Z" w16du:dateUtc="2024-12-16T21:11:00Z">
        <w:del w:id="2147" w:author="Ben Fels" w:date="2024-12-21T12:02:00Z" w16du:dateUtc="2024-12-21T11:02:00Z">
          <w:r w:rsidDel="004328D8">
            <w:delText>k-percent</w:delText>
          </w:r>
          <w:r w:rsidR="00DF5E54" w:rsidDel="004328D8">
            <w:delText xml:space="preserve">: </w:delText>
          </w:r>
          <w:r w:rsidR="00DF5E54" w:rsidRPr="00DF5E54" w:rsidDel="004328D8">
            <w:delText xml:space="preserve">berechnen </w:delText>
          </w:r>
          <w:r w:rsidR="00DF5E54" w:rsidDel="004328D8">
            <w:delText xml:space="preserve">des </w:delText>
          </w:r>
          <w:r w:rsidR="00DF5E54" w:rsidRPr="00DF5E54" w:rsidDel="004328D8">
            <w:delText>k-Anteil</w:delText>
          </w:r>
          <w:r w:rsidR="00DF5E54" w:rsidDel="004328D8">
            <w:delText>s</w:delText>
          </w:r>
          <w:r w:rsidR="00DF5E54" w:rsidRPr="00DF5E54" w:rsidDel="004328D8">
            <w:delText xml:space="preserve"> für jede Argumentkomponente aus den vollständigen Daten, um die Verteilung widerzuspiegeln.</w:delText>
          </w:r>
        </w:del>
      </w:moveFrom>
    </w:p>
    <w:p w14:paraId="222A599C" w14:textId="2F087486" w:rsidR="000A4571" w:rsidRPr="004B1DD2" w:rsidDel="004328D8" w:rsidRDefault="000A4571" w:rsidP="000A4571">
      <w:pPr>
        <w:rPr>
          <w:del w:id="2148" w:author="Ben Fels" w:date="2024-12-21T12:02:00Z" w16du:dateUtc="2024-12-21T11:02:00Z"/>
          <w:moveFrom w:id="2149" w:author="Ben Fels" w:date="2024-12-16T22:11:00Z" w16du:dateUtc="2024-12-16T21:11:00Z"/>
        </w:rPr>
      </w:pPr>
      <w:moveFrom w:id="2150" w:author="Ben Fels" w:date="2024-12-16T22:11:00Z" w16du:dateUtc="2024-12-16T21:11:00Z">
        <w:del w:id="2151" w:author="Ben Fels" w:date="2024-12-21T12:02:00Z" w16du:dateUtc="2024-12-21T11:02:00Z">
          <w:r w:rsidDel="004328D8">
            <w:delText xml:space="preserve">In dem Zusammenhang ist es wichtig auch Beispiele </w:delText>
          </w:r>
          <w:r w:rsidR="00DE37AE" w:rsidDel="004328D8">
            <w:delText>aufzunehmen, welche keine Argumentationskomponenten beinhalten</w:delText>
          </w:r>
          <w:r w:rsidR="001627B0" w:rsidDel="004328D8">
            <w:delText xml:space="preserve">  </w:delText>
          </w:r>
          <w:r w:rsidR="001627B0" w:rsidRPr="00CC7BBC" w:rsidDel="004328D8">
            <w:rPr>
              <w:highlight w:val="magenta"/>
            </w:rPr>
            <w:fldChar w:fldCharType="begin"/>
          </w:r>
          <w:r w:rsidR="004E5B9A" w:rsidDel="004328D8">
            <w:rPr>
              <w:highlight w:val="magenta"/>
            </w:rPr>
            <w:del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delInstrText>
          </w:r>
          <w:r w:rsidR="001627B0" w:rsidRPr="00CC7BBC" w:rsidDel="004328D8">
            <w:rPr>
              <w:highlight w:val="magenta"/>
            </w:rPr>
            <w:fldChar w:fldCharType="separate"/>
          </w:r>
          <w:r w:rsidR="001627B0" w:rsidRPr="00CC7BBC" w:rsidDel="004328D8">
            <w:rPr>
              <w:rFonts w:cs="Arial"/>
              <w:highlight w:val="magenta"/>
            </w:rPr>
            <w:delText>(Yeginbergen et al., 2024, S. 11690)</w:delText>
          </w:r>
          <w:r w:rsidR="001627B0" w:rsidRPr="00CC7BBC" w:rsidDel="004328D8">
            <w:rPr>
              <w:highlight w:val="magenta"/>
            </w:rPr>
            <w:fldChar w:fldCharType="end"/>
          </w:r>
          <w:r w:rsidR="001627B0" w:rsidDel="004328D8">
            <w:delText>.</w:delText>
          </w:r>
        </w:del>
      </w:moveFrom>
    </w:p>
    <w:p w14:paraId="71532121" w14:textId="798C3192" w:rsidR="00574BE6" w:rsidRPr="00911C80" w:rsidDel="004328D8" w:rsidRDefault="00B236E8" w:rsidP="00CF7AE6">
      <w:pPr>
        <w:rPr>
          <w:del w:id="2152" w:author="Ben Fels" w:date="2024-12-21T12:02:00Z" w16du:dateUtc="2024-12-21T11:02:00Z"/>
          <w:moveFrom w:id="2153" w:author="Ben Fels" w:date="2024-12-16T22:11:00Z" w16du:dateUtc="2024-12-16T21:11:00Z"/>
          <w:rPrChange w:id="2154" w:author="Ben Fels" w:date="2024-12-17T07:55:00Z" w16du:dateUtc="2024-12-17T06:55:00Z">
            <w:rPr>
              <w:del w:id="2155" w:author="Ben Fels" w:date="2024-12-21T12:02:00Z" w16du:dateUtc="2024-12-21T11:02:00Z"/>
              <w:moveFrom w:id="2156" w:author="Ben Fels" w:date="2024-12-16T22:11:00Z" w16du:dateUtc="2024-12-16T21:11:00Z"/>
              <w:lang w:val="en-US"/>
            </w:rPr>
          </w:rPrChange>
        </w:rPr>
      </w:pPr>
      <w:moveFrom w:id="2157" w:author="Ben Fels" w:date="2024-12-16T22:11:00Z" w16du:dateUtc="2024-12-16T21:11:00Z">
        <w:del w:id="2158" w:author="Ben Fels" w:date="2024-12-21T12:02:00Z" w16du:dateUtc="2024-12-21T11:02:00Z">
          <w:r w:rsidRPr="003057B4" w:rsidDel="004328D8">
            <w:delText xml:space="preserve">„Neuere Untersuchungen der Forscher von Hugging Face legen nahe, dass ein solcher Ansatz dateneffizienter sein kann als einen benutzerdefinierten Head feinzutunen.“ </w:delText>
          </w:r>
          <w:r w:rsidR="00317C9D" w:rsidRPr="00911C80" w:rsidDel="004328D8">
            <w:rPr>
              <w:highlight w:val="magenta"/>
              <w:rPrChange w:id="2159" w:author="Ben Fels" w:date="2024-12-17T07:55:00Z" w16du:dateUtc="2024-12-17T06:55:00Z">
                <w:rPr>
                  <w:highlight w:val="magenta"/>
                  <w:lang w:val="en-US"/>
                </w:rPr>
              </w:rPrChange>
            </w:rPr>
            <w:delText xml:space="preserve">T. Le Scao und A.M. Rush, »How Many Data Points Is a Prompt </w:delText>
          </w:r>
          <w:r w:rsidR="004F78B9" w:rsidRPr="00911C80" w:rsidDel="004328D8">
            <w:rPr>
              <w:highlight w:val="magenta"/>
              <w:rPrChange w:id="2160" w:author="Ben Fels" w:date="2024-12-17T07:55:00Z" w16du:dateUtc="2024-12-17T06:55:00Z">
                <w:rPr>
                  <w:highlight w:val="magenta"/>
                  <w:lang w:val="en-US"/>
                </w:rPr>
              </w:rPrChange>
            </w:rPr>
            <w:delText>W</w:delText>
          </w:r>
          <w:r w:rsidR="00317C9D" w:rsidRPr="00911C80" w:rsidDel="004328D8">
            <w:rPr>
              <w:highlight w:val="magenta"/>
              <w:rPrChange w:id="2161" w:author="Ben Fels" w:date="2024-12-17T07:55:00Z" w16du:dateUtc="2024-12-17T06:55:00Z">
                <w:rPr>
                  <w:highlight w:val="magenta"/>
                  <w:lang w:val="en-US"/>
                </w:rPr>
              </w:rPrChange>
            </w:rPr>
            <w:delText>orth?«</w:delText>
          </w:r>
          <w:r w:rsidR="00317C9D" w:rsidRPr="00911C80" w:rsidDel="004328D8">
            <w:rPr>
              <w:rPrChange w:id="2162" w:author="Ben Fels" w:date="2024-12-17T07:55:00Z" w16du:dateUtc="2024-12-17T06:55:00Z">
                <w:rPr>
                  <w:lang w:val="en-US"/>
                </w:rPr>
              </w:rPrChange>
            </w:rPr>
            <w:delText xml:space="preserve"> (</w:delText>
          </w:r>
          <w:r w:rsidR="00317C9D" w:rsidRPr="00911C80" w:rsidDel="004328D8">
            <w:rPr>
              <w:i/>
              <w:iCs/>
              <w:highlight w:val="magenta"/>
              <w:rPrChange w:id="2163" w:author="Ben Fels" w:date="2024-12-17T07:55:00Z" w16du:dateUtc="2024-12-17T06:55:00Z">
                <w:rPr>
                  <w:i/>
                  <w:iCs/>
                  <w:highlight w:val="magenta"/>
                  <w:lang w:val="en-US"/>
                </w:rPr>
              </w:rPrChange>
            </w:rPr>
            <w:delText>https://arxiv.org/abs/2103.08493</w:delText>
          </w:r>
          <w:r w:rsidR="00317C9D" w:rsidRPr="00911C80" w:rsidDel="004328D8">
            <w:rPr>
              <w:highlight w:val="magenta"/>
              <w:rPrChange w:id="2164" w:author="Ben Fels" w:date="2024-12-17T07:55:00Z" w16du:dateUtc="2024-12-17T06:55:00Z">
                <w:rPr>
                  <w:highlight w:val="magenta"/>
                  <w:lang w:val="en-US"/>
                </w:rPr>
              </w:rPrChange>
            </w:rPr>
            <w:delText>), (2021).</w:delText>
          </w:r>
        </w:del>
      </w:moveFrom>
    </w:p>
    <w:p w14:paraId="46A2876E" w14:textId="6F152E68" w:rsidR="00202808" w:rsidRPr="00911C80" w:rsidDel="004328D8" w:rsidRDefault="00202808" w:rsidP="00CF7AE6">
      <w:pPr>
        <w:rPr>
          <w:del w:id="2165" w:author="Ben Fels" w:date="2024-12-21T12:02:00Z" w16du:dateUtc="2024-12-21T11:02:00Z"/>
          <w:moveFrom w:id="2166" w:author="Ben Fels" w:date="2024-12-16T22:11:00Z" w16du:dateUtc="2024-12-16T21:11:00Z"/>
          <w:rPrChange w:id="2167" w:author="Ben Fels" w:date="2024-12-17T07:55:00Z" w16du:dateUtc="2024-12-17T06:55:00Z">
            <w:rPr>
              <w:del w:id="2168" w:author="Ben Fels" w:date="2024-12-21T12:02:00Z" w16du:dateUtc="2024-12-21T11:02:00Z"/>
              <w:moveFrom w:id="2169" w:author="Ben Fels" w:date="2024-12-16T22:11:00Z" w16du:dateUtc="2024-12-16T21:11:00Z"/>
              <w:lang w:val="en-US"/>
            </w:rPr>
          </w:rPrChange>
        </w:rPr>
      </w:pPr>
      <w:moveFrom w:id="2170" w:author="Ben Fels" w:date="2024-12-16T22:11:00Z" w16du:dateUtc="2024-12-16T21:11:00Z">
        <w:del w:id="2171" w:author="Ben Fels" w:date="2024-12-21T12:02:00Z" w16du:dateUtc="2024-12-21T11:02:00Z">
          <w:r w:rsidRPr="00911C80" w:rsidDel="004328D8">
            <w:rPr>
              <w:rPrChange w:id="2172" w:author="Ben Fels" w:date="2024-12-17T07:55:00Z" w16du:dateUtc="2024-12-17T06:55:00Z">
                <w:rPr>
                  <w:lang w:val="en-US"/>
                </w:rPr>
              </w:rPrChange>
            </w:rPr>
            <w:delText xml:space="preserve">In the context of Large Language Models (LLMs), a </w:delText>
          </w:r>
          <w:r w:rsidRPr="00911C80" w:rsidDel="004328D8">
            <w:rPr>
              <w:b/>
              <w:bCs/>
              <w:rPrChange w:id="2173" w:author="Ben Fels" w:date="2024-12-17T07:55:00Z" w16du:dateUtc="2024-12-17T06:55:00Z">
                <w:rPr>
                  <w:b/>
                  <w:bCs/>
                  <w:lang w:val="en-US"/>
                </w:rPr>
              </w:rPrChange>
            </w:rPr>
            <w:delText>primer</w:delText>
          </w:r>
          <w:r w:rsidRPr="00911C80" w:rsidDel="004328D8">
            <w:rPr>
              <w:rPrChange w:id="2174" w:author="Ben Fels" w:date="2024-12-17T07:55:00Z" w16du:dateUtc="2024-12-17T06:55:00Z">
                <w:rPr>
                  <w:lang w:val="en-US"/>
                </w:rPr>
              </w:rPrChange>
            </w:rPr>
            <w:delText xml:space="preserve"> refers to an initial input or prompt provided to the model. It serves as the starting point for generating responses. When you interact with chatbot-based LLMs like ChatGPT, priming plays a crucial role in providing dynamic context. </w:delText>
          </w:r>
          <w:r w:rsidDel="004328D8">
            <w:fldChar w:fldCharType="begin"/>
          </w:r>
          <w:r w:rsidRPr="00911C80" w:rsidDel="004328D8">
            <w:rPr>
              <w:rPrChange w:id="2175" w:author="Ben Fels" w:date="2024-12-17T07:55:00Z" w16du:dateUtc="2024-12-17T06:55:00Z">
                <w:rPr>
                  <w:lang w:val="en-US"/>
                </w:rPr>
              </w:rPrChange>
            </w:rPr>
            <w:delInstrText>HYPERLINK "https://promptengineering.org/unlocking-ai-with-priming-enhancing-context-and-conversation-in-llms-like-chatgpt/" \t "_blank"</w:delInstrText>
          </w:r>
        </w:del>
      </w:moveFrom>
      <w:del w:id="2176" w:author="Ben Fels" w:date="2024-12-16T22:11:00Z" w16du:dateUtc="2024-12-16T21:11:00Z"/>
      <w:moveFrom w:id="2177" w:author="Ben Fels" w:date="2024-12-16T22:11:00Z" w16du:dateUtc="2024-12-16T21:11:00Z">
        <w:del w:id="2178" w:author="Ben Fels" w:date="2024-12-21T12:02:00Z" w16du:dateUtc="2024-12-21T11:02:00Z">
          <w:r w:rsidDel="004328D8">
            <w:fldChar w:fldCharType="separate"/>
          </w:r>
          <w:r w:rsidRPr="00911C80" w:rsidDel="004328D8">
            <w:rPr>
              <w:rStyle w:val="Hyperlink"/>
              <w:rPrChange w:id="2179" w:author="Ben Fels" w:date="2024-12-17T07:55:00Z" w16du:dateUtc="2024-12-17T06:55:00Z">
                <w:rPr>
                  <w:rStyle w:val="Hyperlink"/>
                  <w:lang w:val="en-US"/>
                </w:rPr>
              </w:rPrChange>
            </w:rPr>
            <w:delText>By using primers, these models can generate more accurate, relevant, and contextually appropriate replies</w:delText>
          </w:r>
          <w:r w:rsidDel="004328D8">
            <w:rPr>
              <w:rStyle w:val="Hyperlink"/>
              <w:lang w:val="en-US"/>
            </w:rPr>
            <w:fldChar w:fldCharType="end"/>
          </w:r>
          <w:r w:rsidR="00BB3916" w:rsidRPr="00911C80" w:rsidDel="004328D8">
            <w:rPr>
              <w:rPrChange w:id="2180" w:author="Ben Fels" w:date="2024-12-17T07:55:00Z" w16du:dateUtc="2024-12-17T06:55:00Z">
                <w:rPr>
                  <w:lang w:val="en-US"/>
                </w:rPr>
              </w:rPrChange>
            </w:rPr>
            <w:delText xml:space="preserve">. </w:delText>
          </w:r>
        </w:del>
      </w:moveFrom>
    </w:p>
    <w:p w14:paraId="2EC2B74E" w14:textId="5C3917AC" w:rsidR="00255FC0" w:rsidDel="004328D8" w:rsidRDefault="00255FC0" w:rsidP="00255FC0">
      <w:pPr>
        <w:rPr>
          <w:del w:id="2181" w:author="Ben Fels" w:date="2024-12-21T12:02:00Z" w16du:dateUtc="2024-12-21T11:02:00Z"/>
          <w:moveFrom w:id="2182" w:author="Ben Fels" w:date="2024-12-16T22:11:00Z" w16du:dateUtc="2024-12-16T21:11:00Z"/>
        </w:rPr>
      </w:pPr>
      <w:moveFrom w:id="2183" w:author="Ben Fels" w:date="2024-12-16T22:11:00Z" w16du:dateUtc="2024-12-16T21:11:00Z">
        <w:del w:id="2184" w:author="Ben Fels" w:date="2024-12-21T12:02:00Z" w16du:dateUtc="2024-12-21T11:02:00Z">
          <w:r w:rsidDel="004328D8">
            <w:delText>Idee: Zusätzlich zur Variation der übergebenen Beispiele dem Modell testweise mitteilen, was Argumente sind und wie man sie erkennt</w:delText>
          </w:r>
        </w:del>
      </w:moveFrom>
    </w:p>
    <w:p w14:paraId="7EFEEF98" w14:textId="5E02683D" w:rsidR="00255FC0" w:rsidDel="004328D8" w:rsidRDefault="00255FC0" w:rsidP="00255FC0">
      <w:pPr>
        <w:rPr>
          <w:del w:id="2185" w:author="Ben Fels" w:date="2024-12-21T12:02:00Z" w16du:dateUtc="2024-12-21T11:02:00Z"/>
          <w:moveFrom w:id="2186" w:author="Ben Fels" w:date="2024-12-16T22:11:00Z" w16du:dateUtc="2024-12-16T21:11:00Z"/>
        </w:rPr>
      </w:pPr>
      <w:moveFrom w:id="2187" w:author="Ben Fels" w:date="2024-12-16T22:11:00Z" w16du:dateUtc="2024-12-16T21:11:00Z">
        <w:del w:id="2188" w:author="Ben Fels" w:date="2024-12-21T12:02:00Z" w16du:dateUtc="2024-12-21T11:02:00Z">
          <w:r w:rsidDel="004328D8">
            <w:delText xml:space="preserve">In </w:delText>
          </w:r>
          <w:r w:rsidRPr="00563E34" w:rsidDel="004328D8">
            <w:rPr>
              <w:highlight w:val="magenta"/>
            </w:rPr>
            <w:fldChar w:fldCharType="begin"/>
          </w:r>
          <w:r w:rsidR="005A7749" w:rsidDel="004328D8">
            <w:rPr>
              <w:highlight w:val="magenta"/>
            </w:rPr>
            <w:del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delInstrText>
          </w:r>
          <w:r w:rsidRPr="00563E34" w:rsidDel="004328D8">
            <w:rPr>
              <w:highlight w:val="magenta"/>
            </w:rPr>
            <w:fldChar w:fldCharType="separate"/>
          </w:r>
          <w:r w:rsidRPr="00563E34" w:rsidDel="004328D8">
            <w:rPr>
              <w:rFonts w:cs="Arial"/>
              <w:highlight w:val="magenta"/>
            </w:rPr>
            <w:delText>(Maharjan et al., 2024)</w:delText>
          </w:r>
          <w:r w:rsidRPr="00563E34" w:rsidDel="004328D8">
            <w:rPr>
              <w:highlight w:val="magenta"/>
            </w:rPr>
            <w:fldChar w:fldCharType="end"/>
          </w:r>
          <w:r w:rsidDel="004328D8">
            <w:delText xml:space="preserve"> konnte für Medizinische Benchmarks gezeigt werden, dass mittels Prompt Engineering Techniken ohne fine-tuning SOTA-Ergebnisse für open source Modelle erzielt werden konnte. Dabei wurde deutlich, dass bei fine-tuned Modellen die Zero-Shot Performance besser ist.</w:delText>
          </w:r>
        </w:del>
      </w:moveFrom>
    </w:p>
    <w:p w14:paraId="76C5FD8A" w14:textId="463EE054" w:rsidR="00184380" w:rsidRPr="00911C80" w:rsidDel="004328D8" w:rsidRDefault="00184380" w:rsidP="00184380">
      <w:pPr>
        <w:rPr>
          <w:del w:id="2189" w:author="Ben Fels" w:date="2024-12-21T12:02:00Z" w16du:dateUtc="2024-12-21T11:02:00Z"/>
          <w:moveFrom w:id="2190" w:author="Ben Fels" w:date="2024-12-16T22:11:00Z" w16du:dateUtc="2024-12-16T21:11:00Z"/>
          <w:bCs/>
          <w:rPrChange w:id="2191" w:author="Ben Fels" w:date="2024-12-17T07:55:00Z" w16du:dateUtc="2024-12-17T06:55:00Z">
            <w:rPr>
              <w:del w:id="2192" w:author="Ben Fels" w:date="2024-12-21T12:02:00Z" w16du:dateUtc="2024-12-21T11:02:00Z"/>
              <w:moveFrom w:id="2193" w:author="Ben Fels" w:date="2024-12-16T22:11:00Z" w16du:dateUtc="2024-12-16T21:11:00Z"/>
              <w:bCs/>
              <w:lang w:val="en-US"/>
            </w:rPr>
          </w:rPrChange>
        </w:rPr>
      </w:pPr>
      <w:moveFrom w:id="2194" w:author="Ben Fels" w:date="2024-12-16T22:11:00Z" w16du:dateUtc="2024-12-16T21:11:00Z">
        <w:del w:id="2195" w:author="Ben Fels" w:date="2024-12-21T12:02:00Z" w16du:dateUtc="2024-12-21T11:02:00Z">
          <w:r w:rsidRPr="00911C80" w:rsidDel="004328D8">
            <w:rPr>
              <w:bCs/>
              <w:highlight w:val="cyan"/>
              <w:rPrChange w:id="2196" w:author="Ben Fels" w:date="2024-12-17T07:55:00Z" w16du:dateUtc="2024-12-17T06:55:00Z">
                <w:rPr>
                  <w:bCs/>
                  <w:highlight w:val="cyan"/>
                  <w:lang w:val="en-US"/>
                </w:rPr>
              </w:rPrChange>
            </w:rPr>
            <w:delText xml:space="preserve">Prompt engineering as an important emerging skill for medical professionals: Tutorial. J. Med. Internet Res. 25. Epub ahead of print 4 October 2023. </w:delText>
          </w:r>
          <w:r w:rsidDel="004328D8">
            <w:fldChar w:fldCharType="begin"/>
          </w:r>
          <w:r w:rsidRPr="00911C80" w:rsidDel="004328D8">
            <w:rPr>
              <w:rPrChange w:id="2197" w:author="Ben Fels" w:date="2024-12-17T07:55:00Z" w16du:dateUtc="2024-12-17T06:55:00Z">
                <w:rPr>
                  <w:lang w:val="en-US"/>
                </w:rPr>
              </w:rPrChange>
            </w:rPr>
            <w:delInstrText>HYPERLINK "https://doi.org/10.2196/50638"</w:delInstrText>
          </w:r>
        </w:del>
      </w:moveFrom>
      <w:del w:id="2198" w:author="Ben Fels" w:date="2024-12-16T22:11:00Z" w16du:dateUtc="2024-12-16T21:11:00Z"/>
      <w:moveFrom w:id="2199" w:author="Ben Fels" w:date="2024-12-16T22:11:00Z" w16du:dateUtc="2024-12-16T21:11:00Z">
        <w:del w:id="2200" w:author="Ben Fels" w:date="2024-12-21T12:02:00Z" w16du:dateUtc="2024-12-21T11:02:00Z">
          <w:r w:rsidDel="004328D8">
            <w:fldChar w:fldCharType="separate"/>
          </w:r>
          <w:r w:rsidRPr="00911C80" w:rsidDel="004328D8">
            <w:rPr>
              <w:rStyle w:val="Hyperlink"/>
              <w:bCs/>
              <w:highlight w:val="cyan"/>
              <w:rPrChange w:id="2201" w:author="Ben Fels" w:date="2024-12-17T07:55:00Z" w16du:dateUtc="2024-12-17T06:55:00Z">
                <w:rPr>
                  <w:rStyle w:val="Hyperlink"/>
                  <w:bCs/>
                  <w:highlight w:val="cyan"/>
                  <w:lang w:val="en-US"/>
                </w:rPr>
              </w:rPrChange>
            </w:rPr>
            <w:delText>https://doi.org/10.2196/50638</w:delText>
          </w:r>
          <w:r w:rsidDel="004328D8">
            <w:rPr>
              <w:rStyle w:val="Hyperlink"/>
              <w:bCs/>
              <w:highlight w:val="cyan"/>
              <w:lang w:val="en-US"/>
            </w:rPr>
            <w:fldChar w:fldCharType="end"/>
          </w:r>
          <w:r w:rsidRPr="00911C80" w:rsidDel="004328D8">
            <w:rPr>
              <w:bCs/>
              <w:highlight w:val="cyan"/>
              <w:rPrChange w:id="2202" w:author="Ben Fels" w:date="2024-12-17T07:55:00Z" w16du:dateUtc="2024-12-17T06:55:00Z">
                <w:rPr>
                  <w:bCs/>
                  <w:highlight w:val="cyan"/>
                  <w:lang w:val="en-US"/>
                </w:rPr>
              </w:rPrChange>
            </w:rPr>
            <w:delText>.</w:delText>
          </w:r>
        </w:del>
      </w:moveFrom>
    </w:p>
    <w:p w14:paraId="249C87C1" w14:textId="3B225EEC" w:rsidR="00184380" w:rsidRPr="00EC68F3" w:rsidDel="004328D8" w:rsidRDefault="00184380" w:rsidP="00184380">
      <w:pPr>
        <w:rPr>
          <w:del w:id="2203" w:author="Ben Fels" w:date="2024-12-21T12:02:00Z" w16du:dateUtc="2024-12-21T11:02:00Z"/>
          <w:moveFrom w:id="2204" w:author="Ben Fels" w:date="2024-12-16T22:11:00Z" w16du:dateUtc="2024-12-16T21:11:00Z"/>
          <w:bCs/>
        </w:rPr>
      </w:pPr>
      <w:moveFrom w:id="2205" w:author="Ben Fels" w:date="2024-12-16T22:11:00Z" w16du:dateUtc="2024-12-16T21:11:00Z">
        <w:del w:id="2206" w:author="Ben Fels" w:date="2024-12-21T12:02:00Z" w16du:dateUtc="2024-12-21T11:02:00Z">
          <w:r w:rsidRPr="00911C80" w:rsidDel="004328D8">
            <w:rPr>
              <w:bCs/>
              <w:highlight w:val="cyan"/>
              <w:rPrChange w:id="2207" w:author="Ben Fels" w:date="2024-12-17T07:55:00Z" w16du:dateUtc="2024-12-17T06:55:00Z">
                <w:rPr>
                  <w:bCs/>
                  <w:highlight w:val="cyan"/>
                  <w:lang w:val="en-US"/>
                </w:rPr>
              </w:rPrChange>
            </w:rPr>
            <w:delText xml:space="preserve">Nori, H., Lee, Y.T., Zhang, S., et al . Can generalist foundation models outcompete special-purpose tuning? </w:delText>
          </w:r>
          <w:r w:rsidRPr="00EC68F3" w:rsidDel="004328D8">
            <w:rPr>
              <w:bCs/>
              <w:highlight w:val="cyan"/>
            </w:rPr>
            <w:delText>Case study in medicine. http://arxiv.org/abs/2311.16452</w:delText>
          </w:r>
        </w:del>
      </w:moveFrom>
    </w:p>
    <w:moveFromRangeEnd w:id="2093"/>
    <w:p w14:paraId="79A980FA" w14:textId="77777777" w:rsidR="00184380" w:rsidDel="001A4072" w:rsidRDefault="00184380" w:rsidP="00255FC0">
      <w:pPr>
        <w:rPr>
          <w:del w:id="2208" w:author="Ben Fels" w:date="2024-12-16T22:10:00Z" w16du:dateUtc="2024-12-16T21:10:00Z"/>
        </w:rPr>
      </w:pPr>
    </w:p>
    <w:p w14:paraId="4FDD2C86" w14:textId="38FBBB02" w:rsidR="00AC483F" w:rsidRPr="00911C80" w:rsidDel="001A4072" w:rsidRDefault="00255FC0" w:rsidP="00AC483F">
      <w:pPr>
        <w:pStyle w:val="berschrift3"/>
        <w:rPr>
          <w:del w:id="2209" w:author="Ben Fels" w:date="2024-12-16T22:10:00Z" w16du:dateUtc="2024-12-16T21:10:00Z"/>
          <w:rPrChange w:id="2210" w:author="Ben Fels" w:date="2024-12-17T07:55:00Z" w16du:dateUtc="2024-12-17T06:55:00Z">
            <w:rPr>
              <w:del w:id="2211" w:author="Ben Fels" w:date="2024-12-16T22:10:00Z" w16du:dateUtc="2024-12-16T21:10:00Z"/>
              <w:lang w:val="en-US"/>
            </w:rPr>
          </w:rPrChange>
        </w:rPr>
      </w:pPr>
      <w:del w:id="2212" w:author="Ben Fels" w:date="2024-12-16T22:10:00Z" w16du:dateUtc="2024-12-16T21:10:00Z">
        <w:r w:rsidRPr="00911C80" w:rsidDel="001A4072">
          <w:rPr>
            <w:rPrChange w:id="2213"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2214" w:author="Ben Fels" w:date="2024-12-16T22:10:00Z" w16du:dateUtc="2024-12-16T21:10:00Z"/>
          <w:b/>
          <w:bCs/>
          <w:highlight w:val="cyan"/>
        </w:rPr>
      </w:pPr>
      <w:del w:id="2215" w:author="Ben Fels" w:date="2024-12-16T22:10:00Z" w16du:dateUtc="2024-12-16T21:10:00Z">
        <w:r w:rsidRPr="00AC483F" w:rsidDel="001A4072">
          <w:rPr>
            <w:highlight w:val="cyan"/>
          </w:rPr>
          <w:delText xml:space="preserve">Brown, T., Mann, B., Ryder, N., et al . </w:delText>
        </w:r>
        <w:r w:rsidRPr="00911C80" w:rsidDel="001A4072">
          <w:rPr>
            <w:highlight w:val="cyan"/>
            <w:rPrChange w:id="2216"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2217" w:author="Ben Fels" w:date="2024-12-16T22:10:00Z" w16du:dateUtc="2024-12-16T21:10:00Z"/>
          <w:b/>
          <w:bCs/>
        </w:rPr>
      </w:pPr>
      <w:del w:id="2218"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2219" w:author="Ben Fels" w:date="2024-12-16T22:10:00Z" w16du:dateUtc="2024-12-16T21:10:00Z"/>
          <w:b/>
          <w:bCs/>
        </w:rPr>
      </w:pPr>
      <w:del w:id="2220" w:author="Ben Fels" w:date="2024-12-16T22:10:00Z" w16du:dateUtc="2024-12-16T21:10:00Z">
        <w:r w:rsidDel="001A4072">
          <w:delText>Systematische Auswahl der Beispiele</w:delText>
        </w:r>
      </w:del>
    </w:p>
    <w:p w14:paraId="539EFA06" w14:textId="0FCB8C48" w:rsidR="00A778C3" w:rsidDel="001A4072" w:rsidRDefault="004E5B9A" w:rsidP="00A778C3">
      <w:pPr>
        <w:rPr>
          <w:del w:id="2221" w:author="Ben Fels" w:date="2024-12-16T22:10:00Z" w16du:dateUtc="2024-12-16T21:10:00Z"/>
          <w:bCs/>
        </w:rPr>
      </w:pPr>
      <w:del w:id="2222"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2223" w:author="Ben Fels" w:date="2024-12-16T22:10:00Z" w16du:dateUtc="2024-12-16T21:10:00Z"/>
          <w:bCs/>
          <w:i/>
          <w:rPrChange w:id="2224" w:author="Ben Fels" w:date="2024-12-17T07:55:00Z" w16du:dateUtc="2024-12-17T06:55:00Z">
            <w:rPr>
              <w:del w:id="2225" w:author="Ben Fels" w:date="2024-12-16T22:10:00Z" w16du:dateUtc="2024-12-16T21:10:00Z"/>
              <w:bCs/>
              <w:i/>
              <w:lang w:val="en-US"/>
            </w:rPr>
          </w:rPrChange>
        </w:rPr>
      </w:pPr>
      <w:del w:id="2226" w:author="Ben Fels" w:date="2024-12-16T22:10:00Z" w16du:dateUtc="2024-12-16T21:10:00Z">
        <w:r w:rsidRPr="00911C80" w:rsidDel="001A4072">
          <w:rPr>
            <w:bCs/>
            <w:i/>
            <w:rPrChange w:id="2227"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2228"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2229" w:author="Ben Fels" w:date="2024-12-17T07:55:00Z" w16du:dateUtc="2024-12-17T06:55:00Z">
              <w:rPr>
                <w:lang w:val="en-US"/>
              </w:rPr>
            </w:rPrChange>
          </w:rPr>
          <w:delText xml:space="preserve"> </w:delText>
        </w:r>
        <w:r w:rsidR="000D17B5" w:rsidRPr="00911C80" w:rsidDel="001A4072">
          <w:rPr>
            <w:bCs/>
            <w:i/>
            <w:rPrChange w:id="2230"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2231"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2232" w:author="Ben Fels" w:date="2024-12-17T07:55:00Z" w16du:dateUtc="2024-12-17T06:55:00Z">
              <w:rPr>
                <w:bCs/>
                <w:i/>
                <w:highlight w:val="magenta"/>
                <w:lang w:val="en-US"/>
              </w:rPr>
            </w:rPrChange>
          </w:rPr>
          <w:delText>.</w:delText>
        </w:r>
        <w:r w:rsidR="000A38CD" w:rsidRPr="00911C80" w:rsidDel="001A4072">
          <w:rPr>
            <w:bCs/>
            <w:i/>
            <w:highlight w:val="magenta"/>
            <w:rPrChange w:id="2233"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2234"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223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223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223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223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223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224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224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224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224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224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224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2246"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2247"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2248" w:author="Ben Fels" w:date="2024-12-16T22:10:00Z" w16du:dateUtc="2024-12-16T21:10:00Z"/>
          <w:bCs/>
          <w:i/>
        </w:rPr>
      </w:pPr>
      <w:del w:id="2249" w:author="Ben Fels" w:date="2024-12-16T22:10:00Z" w16du:dateUtc="2024-12-16T21:10:00Z">
        <w:r w:rsidRPr="00911C80" w:rsidDel="001A4072">
          <w:rPr>
            <w:bCs/>
            <w:i/>
            <w:rPrChange w:id="2250"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2251"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2252"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2253"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2254"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2255"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2256"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2257"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2258"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2259"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2260"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2261"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2262"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2263"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2264"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2265" w:author="Ben Fels" w:date="2024-12-16T22:10:00Z" w16du:dateUtc="2024-12-16T21:10:00Z"/>
          <w:bCs/>
          <w:i/>
        </w:rPr>
      </w:pPr>
    </w:p>
    <w:p w14:paraId="7DA1CF74" w14:textId="7C7BD9CA" w:rsidR="004E5B9A" w:rsidRPr="00A778C3" w:rsidDel="00FD62B3" w:rsidRDefault="004E5B9A" w:rsidP="00A778C3">
      <w:pPr>
        <w:rPr>
          <w:del w:id="2266" w:author="Ben Fels" w:date="2024-12-16T22:03:00Z" w16du:dateUtc="2024-12-16T21:03:00Z"/>
          <w:b/>
          <w:bCs/>
        </w:rPr>
      </w:pPr>
    </w:p>
    <w:p w14:paraId="497239B9" w14:textId="650C5E81" w:rsidR="00AC483F" w:rsidRPr="004E5B9A" w:rsidDel="001A4072" w:rsidRDefault="00255FC0" w:rsidP="00AC483F">
      <w:pPr>
        <w:pStyle w:val="berschrift3"/>
        <w:rPr>
          <w:del w:id="2267" w:author="Ben Fels" w:date="2024-12-16T22:10:00Z" w16du:dateUtc="2024-12-16T21:10:00Z"/>
        </w:rPr>
      </w:pPr>
      <w:del w:id="2268"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2269" w:author="Ben Fels" w:date="2024-12-16T22:10:00Z" w16du:dateUtc="2024-12-16T21:10:00Z"/>
          <w:b/>
          <w:bCs/>
          <w:highlight w:val="cyan"/>
        </w:rPr>
      </w:pPr>
      <w:del w:id="2270"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2271" w:author="Ben Fels" w:date="2024-12-16T22:10:00Z" w16du:dateUtc="2024-12-16T21:10:00Z"/>
        </w:rPr>
      </w:pPr>
      <w:del w:id="2272"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2273" w:author="Ben Fels" w:date="2024-12-16T22:10:00Z" w16du:dateUtc="2024-12-16T21:10:00Z"/>
          <w:b/>
          <w:bCs/>
          <w:highlight w:val="cyan"/>
        </w:rPr>
      </w:pPr>
      <w:del w:id="2274"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2275" w:author="Ben Fels" w:date="2024-12-16T22:10:00Z" w16du:dateUtc="2024-12-16T21:10:00Z"/>
          <w:bCs/>
        </w:rPr>
      </w:pPr>
      <w:del w:id="2276"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2277" w:author="Ben Fels" w:date="2024-12-16T22:10:00Z" w16du:dateUtc="2024-12-16T21:10:00Z"/>
        </w:rPr>
      </w:pPr>
    </w:p>
    <w:p w14:paraId="4876537E" w14:textId="327E737A" w:rsidR="001B50DB" w:rsidRPr="001B50DB" w:rsidDel="001A4072" w:rsidRDefault="001B50DB" w:rsidP="00CF7AE6">
      <w:pPr>
        <w:rPr>
          <w:del w:id="2278" w:author="Ben Fels" w:date="2024-12-16T22:10:00Z" w16du:dateUtc="2024-12-16T21:10:00Z"/>
          <w:i/>
        </w:rPr>
      </w:pPr>
      <w:del w:id="2279"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2280" w:author="Ben Fels" w:date="2024-12-16T22:03:00Z" w16du:dateUtc="2024-12-16T21:03:00Z"/>
        </w:rPr>
      </w:pPr>
    </w:p>
    <w:p w14:paraId="3CEABA39" w14:textId="0E38070F" w:rsidR="00047C35" w:rsidRPr="001B50DB" w:rsidDel="00FD62B3" w:rsidRDefault="00047C35" w:rsidP="00842EB0">
      <w:pPr>
        <w:pStyle w:val="berschrift2"/>
        <w:rPr>
          <w:del w:id="2281" w:author="Ben Fels" w:date="2024-12-16T22:03:00Z" w16du:dateUtc="2024-12-16T21:03:00Z"/>
        </w:rPr>
      </w:pPr>
      <w:del w:id="2282"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2283" w:author="Ben Fels" w:date="2024-12-16T22:03:00Z" w16du:dateUtc="2024-12-16T21:03:00Z"/>
        </w:rPr>
      </w:pPr>
      <w:del w:id="2284"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2285" w:author="Ben Fels" w:date="2024-12-16T22:03:00Z" w16du:dateUtc="2024-12-16T21:03:00Z"/>
        </w:rPr>
      </w:pPr>
      <w:del w:id="2286"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2287" w:author="Ben Fels" w:date="2024-12-16T22:10:00Z" w16du:dateUtc="2024-12-16T21:10:00Z"/>
        </w:rPr>
      </w:pPr>
      <w:del w:id="2288"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2289" w:author="Ben Fels" w:date="2024-12-21T12:00:00Z" w16du:dateUtc="2024-12-21T11:00:00Z"/>
        </w:rPr>
      </w:pPr>
    </w:p>
    <w:p w14:paraId="3B60CFA7" w14:textId="7F0B0648" w:rsidR="005241CB" w:rsidRPr="00E02FED" w:rsidDel="004328D8" w:rsidRDefault="005241CB" w:rsidP="00842EB0">
      <w:pPr>
        <w:pStyle w:val="berschrift2"/>
        <w:rPr>
          <w:del w:id="2290" w:author="Ben Fels" w:date="2024-12-21T12:00:00Z" w16du:dateUtc="2024-12-21T11:00:00Z"/>
        </w:rPr>
      </w:pPr>
      <w:del w:id="2291"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2292" w:author="Ben Fels" w:date="2024-12-21T12:02:00Z" w16du:dateUtc="2024-12-21T11:02:00Z"/>
          <w:moveFrom w:id="2293" w:author="Ben Fels" w:date="2024-12-21T12:00:00Z" w16du:dateUtc="2024-12-21T11:00:00Z"/>
        </w:rPr>
      </w:pPr>
      <w:moveFromRangeStart w:id="2294" w:author="Ben Fels" w:date="2024-12-21T12:00:00Z" w:name="move185674825"/>
      <w:moveFrom w:id="2295" w:author="Ben Fels" w:date="2024-12-21T12:00:00Z" w16du:dateUtc="2024-12-21T11:00:00Z">
        <w:del w:id="2296"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2297" w:author="Ben Fels" w:date="2024-12-21T12:02:00Z" w16du:dateUtc="2024-12-21T11:02:00Z"/>
          <w:moveFrom w:id="2298" w:author="Ben Fels" w:date="2024-12-21T12:00:00Z" w16du:dateUtc="2024-12-21T11:00:00Z"/>
        </w:rPr>
      </w:pPr>
      <w:moveFrom w:id="2299" w:author="Ben Fels" w:date="2024-12-21T12:00:00Z" w16du:dateUtc="2024-12-21T11:00:00Z">
        <w:del w:id="2300"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2301" w:author="Ben Fels" w:date="2024-12-21T12:02:00Z" w16du:dateUtc="2024-12-21T11:02:00Z"/>
          <w:moveFrom w:id="2302" w:author="Ben Fels" w:date="2024-12-21T12:00:00Z" w16du:dateUtc="2024-12-21T11:00:00Z"/>
        </w:rPr>
      </w:pPr>
      <w:moveFrom w:id="2303" w:author="Ben Fels" w:date="2024-12-21T12:00:00Z" w16du:dateUtc="2024-12-21T11:00:00Z">
        <w:del w:id="2304"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2305" w:author="Ben Fels" w:date="2024-12-21T12:02:00Z" w16du:dateUtc="2024-12-21T11:02:00Z"/>
          <w:moveFrom w:id="2306" w:author="Ben Fels" w:date="2024-12-21T12:00:00Z" w16du:dateUtc="2024-12-21T11:00:00Z"/>
        </w:rPr>
      </w:pPr>
      <w:moveFrom w:id="2307" w:author="Ben Fels" w:date="2024-12-21T12:00:00Z" w16du:dateUtc="2024-12-21T11:00:00Z">
        <w:del w:id="2308"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2309" w:author="Ben Fels" w:date="2024-12-21T12:02:00Z" w16du:dateUtc="2024-12-21T11:02:00Z"/>
          <w:moveFrom w:id="2310" w:author="Ben Fels" w:date="2024-12-21T12:00:00Z" w16du:dateUtc="2024-12-21T11:00:00Z"/>
        </w:rPr>
      </w:pPr>
      <w:moveFrom w:id="2311" w:author="Ben Fels" w:date="2024-12-21T12:00:00Z" w16du:dateUtc="2024-12-21T11:00:00Z">
        <w:del w:id="2312"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2313"/>
          <w:r w:rsidR="002E638C" w:rsidDel="004328D8">
            <w:delText>(</w:delText>
          </w:r>
          <w:r w:rsidR="004D5DFC" w:rsidRPr="004D5DFC" w:rsidDel="004328D8">
            <w:delText>Konzentration auf die Verortung von Argumenten und die Identifizierung ihrer Arten (z. B. Behauptungen und Prämissen)</w:delText>
          </w:r>
          <w:commentRangeEnd w:id="2313"/>
          <w:r w:rsidR="004D5DFC" w:rsidDel="004328D8">
            <w:rPr>
              <w:rStyle w:val="Kommentarzeichen"/>
            </w:rPr>
            <w:commentReference w:id="2313"/>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2314" w:author="Ben Fels" w:date="2024-12-21T12:02:00Z" w16du:dateUtc="2024-12-21T11:02:00Z"/>
          <w:moveFrom w:id="2315" w:author="Ben Fels" w:date="2024-12-21T12:00:00Z" w16du:dateUtc="2024-12-21T11:00:00Z"/>
        </w:rPr>
      </w:pPr>
      <w:moveFrom w:id="2316" w:author="Ben Fels" w:date="2024-12-21T12:00:00Z" w16du:dateUtc="2024-12-21T11:00:00Z">
        <w:del w:id="2317"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2318" w:author="Ben Fels" w:date="2024-12-21T12:02:00Z" w16du:dateUtc="2024-12-21T11:02:00Z"/>
          <w:moveFrom w:id="2319" w:author="Ben Fels" w:date="2024-12-21T12:00:00Z" w16du:dateUtc="2024-12-21T11:00:00Z"/>
        </w:rPr>
      </w:pPr>
    </w:p>
    <w:p w14:paraId="42FA2EB7" w14:textId="21035976" w:rsidR="00296609" w:rsidDel="004328D8" w:rsidRDefault="00296609" w:rsidP="00296609">
      <w:pPr>
        <w:rPr>
          <w:del w:id="2320" w:author="Ben Fels" w:date="2024-12-21T12:02:00Z" w16du:dateUtc="2024-12-21T11:02:00Z"/>
          <w:moveFrom w:id="2321" w:author="Ben Fels" w:date="2024-12-21T12:00:00Z" w16du:dateUtc="2024-12-21T11:00:00Z"/>
          <w:i/>
        </w:rPr>
      </w:pPr>
      <w:moveFrom w:id="2322" w:author="Ben Fels" w:date="2024-12-21T12:00:00Z" w16du:dateUtc="2024-12-21T11:00:00Z">
        <w:del w:id="2323"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2324" w:author="Ben Fels" w:date="2024-12-21T12:02:00Z" w16du:dateUtc="2024-12-21T11:02:00Z"/>
          <w:moveFrom w:id="2325" w:author="Ben Fels" w:date="2024-12-21T12:00:00Z" w16du:dateUtc="2024-12-21T11:00:00Z"/>
          <w:i/>
        </w:rPr>
      </w:pPr>
      <w:moveFrom w:id="2326" w:author="Ben Fels" w:date="2024-12-21T12:00:00Z" w16du:dateUtc="2024-12-21T11:00:00Z">
        <w:del w:id="2327"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2328" w:author="Ben Fels" w:date="2024-12-21T12:02:00Z" w16du:dateUtc="2024-12-21T11:02:00Z"/>
          <w:moveFrom w:id="2329" w:author="Ben Fels" w:date="2024-12-21T12:00:00Z" w16du:dateUtc="2024-12-21T11:00:00Z"/>
          <w:b/>
          <w:rPrChange w:id="2330" w:author="Ben Fels" w:date="2024-12-21T18:08:00Z" w16du:dateUtc="2024-12-21T17:08:00Z">
            <w:rPr>
              <w:del w:id="2331" w:author="Ben Fels" w:date="2024-12-21T12:02:00Z" w16du:dateUtc="2024-12-21T11:02:00Z"/>
              <w:moveFrom w:id="2332" w:author="Ben Fels" w:date="2024-12-21T12:00:00Z" w16du:dateUtc="2024-12-21T11:00:00Z"/>
              <w:b/>
              <w:lang w:val="en-US"/>
            </w:rPr>
          </w:rPrChange>
        </w:rPr>
      </w:pPr>
      <w:moveFrom w:id="2333" w:author="Ben Fels" w:date="2024-12-21T12:00:00Z" w16du:dateUtc="2024-12-21T11:00:00Z">
        <w:del w:id="2334"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2335" w:author="Ben Fels" w:date="2024-12-21T12:02:00Z" w16du:dateUtc="2024-12-21T11:02:00Z"/>
          <w:moveFrom w:id="2336" w:author="Ben Fels" w:date="2024-12-21T12:00:00Z" w16du:dateUtc="2024-12-21T11:00:00Z"/>
        </w:rPr>
      </w:pPr>
      <w:moveFrom w:id="2337" w:author="Ben Fels" w:date="2024-12-21T12:00:00Z" w16du:dateUtc="2024-12-21T11:00:00Z">
        <w:del w:id="2338"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2339" w:author="Ben Fels" w:date="2024-12-21T12:02:00Z" w16du:dateUtc="2024-12-21T11:02:00Z"/>
          <w:moveFrom w:id="2340" w:author="Ben Fels" w:date="2024-12-21T12:00:00Z" w16du:dateUtc="2024-12-21T11:00:00Z"/>
        </w:rPr>
      </w:pPr>
      <w:moveFrom w:id="2341" w:author="Ben Fels" w:date="2024-12-21T12:00:00Z" w16du:dateUtc="2024-12-21T11:00:00Z">
        <w:del w:id="2342" w:author="Ben Fels" w:date="2024-12-21T12:02:00Z" w16du:dateUtc="2024-12-21T11:02:00Z">
          <w:r w:rsidDel="004328D8">
            <w:delText>Doch was genau ist ein Argument?</w:delText>
          </w:r>
        </w:del>
      </w:moveFrom>
    </w:p>
    <w:moveFromRangeEnd w:id="2294"/>
    <w:p w14:paraId="2531ED4D" w14:textId="445A8A69" w:rsidR="00820B99" w:rsidRPr="00820B99" w:rsidDel="004328D8" w:rsidRDefault="00820B99" w:rsidP="009A54C3">
      <w:pPr>
        <w:pStyle w:val="berschrift2"/>
        <w:rPr>
          <w:del w:id="2343" w:author="Ben Fels" w:date="2024-12-21T12:00:00Z" w16du:dateUtc="2024-12-21T11:00:00Z"/>
        </w:rPr>
      </w:pPr>
      <w:del w:id="2344" w:author="Ben Fels" w:date="2024-12-21T12:00:00Z" w16du:dateUtc="2024-12-21T11:00:00Z">
        <w:r w:rsidRPr="00820B99" w:rsidDel="004328D8">
          <w:delText>Argument</w:delText>
        </w:r>
      </w:del>
    </w:p>
    <w:p w14:paraId="0DC96A23" w14:textId="05EE6C09" w:rsidR="0017354B" w:rsidDel="004328D8" w:rsidRDefault="00B22A20" w:rsidP="00CF7AE6">
      <w:pPr>
        <w:rPr>
          <w:del w:id="2345" w:author="Ben Fels" w:date="2024-12-21T12:00:00Z" w16du:dateUtc="2024-12-21T11:00:00Z"/>
        </w:rPr>
      </w:pPr>
      <w:del w:id="2346"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2347" w:author="Ben Fels" w:date="2024-12-21T12:00:00Z" w16du:dateUtc="2024-12-21T11:00:00Z"/>
        </w:rPr>
      </w:pPr>
      <w:del w:id="2348"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2349"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2350" w:author="Ben Fels" w:date="2024-12-21T12:00:00Z" w16du:dateUtc="2024-12-21T11:00:00Z"/>
        </w:rPr>
      </w:pPr>
      <w:del w:id="2351"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2352" w:author="Ben Fels" w:date="2024-12-21T12:00:00Z" w16du:dateUtc="2024-12-21T11:00:00Z"/>
        </w:rPr>
      </w:pPr>
      <w:del w:id="2353"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2354" w:author="Ben Fels" w:date="2024-12-21T12:00:00Z" w16du:dateUtc="2024-12-21T11:00:00Z"/>
        </w:rPr>
      </w:pPr>
      <w:del w:id="2355"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2356" w:author="Ben Fels" w:date="2024-12-21T12:02:00Z" w16du:dateUtc="2024-12-21T11:02:00Z"/>
        </w:rPr>
      </w:pPr>
    </w:p>
    <w:p w14:paraId="0E4F5B69" w14:textId="2D6C28B7" w:rsidR="00787132" w:rsidDel="004328D8" w:rsidRDefault="00787132" w:rsidP="00787132">
      <w:pPr>
        <w:pStyle w:val="berschrift2"/>
        <w:rPr>
          <w:del w:id="2357" w:author="Ben Fels" w:date="2024-12-21T12:02:00Z" w16du:dateUtc="2024-12-21T11:02:00Z"/>
        </w:rPr>
      </w:pPr>
      <w:del w:id="2358" w:author="Ben Fels" w:date="2024-12-21T12:02:00Z" w16du:dateUtc="2024-12-21T11:02:00Z">
        <w:r w:rsidDel="004328D8">
          <w:delText>Aufgaben des Argument Minings</w:delText>
        </w:r>
      </w:del>
    </w:p>
    <w:p w14:paraId="1246EA9D" w14:textId="4F7F9E5D" w:rsidR="00BD7A9D" w:rsidDel="004328D8" w:rsidRDefault="00F00E8F" w:rsidP="00CF7AE6">
      <w:pPr>
        <w:rPr>
          <w:del w:id="2359" w:author="Ben Fels" w:date="2024-12-21T12:02:00Z" w16du:dateUtc="2024-12-21T11:02:00Z"/>
          <w:moveFrom w:id="2360" w:author="Ben Fels" w:date="2024-12-21T12:01:00Z" w16du:dateUtc="2024-12-21T11:01:00Z"/>
        </w:rPr>
      </w:pPr>
      <w:moveFromRangeStart w:id="2361" w:author="Ben Fels" w:date="2024-12-21T12:01:00Z" w:name="move185674925"/>
      <w:moveFrom w:id="2362" w:author="Ben Fels" w:date="2024-12-21T12:01:00Z" w16du:dateUtc="2024-12-21T11:01:00Z">
        <w:del w:id="2363"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2364"/>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2364"/>
          <w:r w:rsidR="00485B60" w:rsidDel="004328D8">
            <w:rPr>
              <w:rStyle w:val="Kommentarzeichen"/>
            </w:rPr>
            <w:commentReference w:id="2364"/>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2365" w:author="Ben Fels" w:date="2024-12-21T12:02:00Z" w16du:dateUtc="2024-12-21T11:02:00Z"/>
          <w:moveFrom w:id="2366" w:author="Ben Fels" w:date="2024-12-21T12:01:00Z" w16du:dateUtc="2024-12-21T11:01:00Z"/>
        </w:rPr>
      </w:pPr>
      <w:moveFrom w:id="2367" w:author="Ben Fels" w:date="2024-12-21T12:01:00Z" w16du:dateUtc="2024-12-21T11:01:00Z">
        <w:del w:id="2368"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2369" w:author="Ben Fels" w:date="2024-12-21T12:02:00Z" w16du:dateUtc="2024-12-21T11:02:00Z"/>
          <w:moveFrom w:id="2370" w:author="Ben Fels" w:date="2024-12-21T12:01:00Z" w16du:dateUtc="2024-12-21T11:01:00Z"/>
        </w:rPr>
      </w:pPr>
      <w:moveFrom w:id="2371" w:author="Ben Fels" w:date="2024-12-21T12:01:00Z" w16du:dateUtc="2024-12-21T11:01:00Z">
        <w:del w:id="2372"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2373" w:author="Ben Fels" w:date="2024-12-21T12:02:00Z" w16du:dateUtc="2024-12-21T11:02:00Z"/>
          <w:moveFrom w:id="2374" w:author="Ben Fels" w:date="2024-12-21T12:01:00Z" w16du:dateUtc="2024-12-21T11:01:00Z"/>
        </w:rPr>
      </w:pPr>
      <w:moveFrom w:id="2375" w:author="Ben Fels" w:date="2024-12-21T12:01:00Z" w16du:dateUtc="2024-12-21T11:01:00Z">
        <w:del w:id="2376"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2377" w:author="Ben Fels" w:date="2024-12-21T12:02:00Z" w16du:dateUtc="2024-12-21T11:02:00Z"/>
          <w:moveFrom w:id="2378" w:author="Ben Fels" w:date="2024-12-21T12:01:00Z" w16du:dateUtc="2024-12-21T11:01:00Z"/>
        </w:rPr>
      </w:pPr>
      <w:moveFrom w:id="2379" w:author="Ben Fels" w:date="2024-12-21T12:01:00Z" w16du:dateUtc="2024-12-21T11:01:00Z">
        <w:del w:id="2380"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2381" w:author="Ben Fels" w:date="2024-12-21T12:02:00Z" w16du:dateUtc="2024-12-21T11:02:00Z"/>
          <w:moveFrom w:id="2382" w:author="Ben Fels" w:date="2024-12-21T12:01:00Z" w16du:dateUtc="2024-12-21T11:01:00Z"/>
        </w:rPr>
      </w:pPr>
      <w:moveFrom w:id="2383" w:author="Ben Fels" w:date="2024-12-21T12:01:00Z" w16du:dateUtc="2024-12-21T11:01:00Z">
        <w:del w:id="2384"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2385" w:author="Ben Fels" w:date="2024-12-21T12:02:00Z" w16du:dateUtc="2024-12-21T11:02:00Z"/>
          <w:moveFrom w:id="2386" w:author="Ben Fels" w:date="2024-12-21T12:01:00Z" w16du:dateUtc="2024-12-21T11:01:00Z"/>
        </w:rPr>
      </w:pPr>
      <w:moveFrom w:id="2387" w:author="Ben Fels" w:date="2024-12-21T12:01:00Z" w16du:dateUtc="2024-12-21T11:01:00Z">
        <w:del w:id="2388"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2389" w:author="Ben Fels" w:date="2024-12-21T12:02:00Z" w16du:dateUtc="2024-12-21T11:02:00Z"/>
          <w:moveFrom w:id="2390" w:author="Ben Fels" w:date="2024-12-21T12:01:00Z" w16du:dateUtc="2024-12-21T11:01:00Z"/>
        </w:rPr>
      </w:pPr>
    </w:p>
    <w:p w14:paraId="4FD19C8E" w14:textId="7802FD41" w:rsidR="00156934" w:rsidDel="004328D8" w:rsidRDefault="00EA0835" w:rsidP="00CF7AE6">
      <w:pPr>
        <w:rPr>
          <w:del w:id="2391" w:author="Ben Fels" w:date="2024-12-21T12:02:00Z" w16du:dateUtc="2024-12-21T11:02:00Z"/>
          <w:moveFrom w:id="2392" w:author="Ben Fels" w:date="2024-12-21T12:01:00Z" w16du:dateUtc="2024-12-21T11:01:00Z"/>
        </w:rPr>
      </w:pPr>
      <w:moveFrom w:id="2393" w:author="Ben Fels" w:date="2024-12-21T12:01:00Z" w16du:dateUtc="2024-12-21T11:01:00Z">
        <w:del w:id="2394"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2395" w:author="Ben Fels" w:date="2024-12-21T12:02:00Z" w16du:dateUtc="2024-12-21T11:02:00Z"/>
          <w:moveFrom w:id="2396" w:author="Ben Fels" w:date="2024-12-21T12:01:00Z" w16du:dateUtc="2024-12-21T11:01:00Z"/>
        </w:rPr>
      </w:pPr>
      <w:moveFrom w:id="2397" w:author="Ben Fels" w:date="2024-12-21T12:01:00Z" w16du:dateUtc="2024-12-21T11:01:00Z">
        <w:del w:id="2398"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2399" w:author="Ben Fels" w:date="2024-12-21T12:02:00Z" w16du:dateUtc="2024-12-21T11:02:00Z"/>
          <w:moveFrom w:id="2400" w:author="Ben Fels" w:date="2024-12-21T12:01:00Z" w16du:dateUtc="2024-12-21T11:01:00Z"/>
        </w:rPr>
      </w:pPr>
      <w:moveFrom w:id="2401" w:author="Ben Fels" w:date="2024-12-21T12:01:00Z" w16du:dateUtc="2024-12-21T11:01:00Z">
        <w:del w:id="2402"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2403" w:author="Ben Fels" w:date="2024-12-21T12:02:00Z" w16du:dateUtc="2024-12-21T11:02:00Z"/>
          <w:moveFrom w:id="2404" w:author="Ben Fels" w:date="2024-12-21T12:01:00Z" w16du:dateUtc="2024-12-21T11:01:00Z"/>
        </w:rPr>
      </w:pPr>
      <w:moveFrom w:id="2405" w:author="Ben Fels" w:date="2024-12-21T12:01:00Z" w16du:dateUtc="2024-12-21T11:01:00Z">
        <w:del w:id="2406"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2407" w:author="Ben Fels" w:date="2024-12-21T12:02:00Z" w16du:dateUtc="2024-12-21T11:02:00Z"/>
          <w:moveFrom w:id="2408" w:author="Ben Fels" w:date="2024-12-21T12:01:00Z" w16du:dateUtc="2024-12-21T11:01:00Z"/>
        </w:rPr>
      </w:pPr>
      <w:moveFrom w:id="2409" w:author="Ben Fels" w:date="2024-12-21T12:01:00Z" w16du:dateUtc="2024-12-21T11:01:00Z">
        <w:del w:id="2410"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2411" w:author="Ben Fels" w:date="2024-12-21T12:02:00Z" w16du:dateUtc="2024-12-21T11:02:00Z"/>
          <w:moveFrom w:id="2412" w:author="Ben Fels" w:date="2024-12-21T12:01:00Z" w16du:dateUtc="2024-12-21T11:01:00Z"/>
        </w:rPr>
      </w:pPr>
    </w:p>
    <w:p w14:paraId="560C6DC7" w14:textId="3508A237" w:rsidR="00053FB2" w:rsidDel="004328D8" w:rsidRDefault="00053FB2" w:rsidP="00CF7AE6">
      <w:pPr>
        <w:rPr>
          <w:del w:id="2413" w:author="Ben Fels" w:date="2024-12-21T12:02:00Z" w16du:dateUtc="2024-12-21T11:02:00Z"/>
          <w:moveFrom w:id="2414" w:author="Ben Fels" w:date="2024-12-21T12:01:00Z" w16du:dateUtc="2024-12-21T11:01:00Z"/>
          <w:rFonts w:cs="Arial"/>
        </w:rPr>
      </w:pPr>
      <w:moveFrom w:id="2415" w:author="Ben Fels" w:date="2024-12-21T12:01:00Z" w16du:dateUtc="2024-12-21T11:01:00Z">
        <w:del w:id="2416"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2417" w:author="Ben Fels" w:date="2024-12-21T12:02:00Z" w16du:dateUtc="2024-12-21T11:02:00Z"/>
          <w:moveFrom w:id="2418" w:author="Ben Fels" w:date="2024-12-21T12:01:00Z" w16du:dateUtc="2024-12-21T11:01:00Z"/>
        </w:rPr>
      </w:pPr>
      <w:moveFrom w:id="2419" w:author="Ben Fels" w:date="2024-12-21T12:01:00Z" w16du:dateUtc="2024-12-21T11:01:00Z">
        <w:del w:id="2420"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2421" w:author="Ben Fels" w:date="2024-12-21T12:02:00Z" w16du:dateUtc="2024-12-21T11:02:00Z"/>
          <w:moveFrom w:id="2422" w:author="Ben Fels" w:date="2024-12-21T12:01:00Z" w16du:dateUtc="2024-12-21T11:01:00Z"/>
        </w:rPr>
      </w:pPr>
      <w:moveFrom w:id="2423" w:author="Ben Fels" w:date="2024-12-21T12:01:00Z" w16du:dateUtc="2024-12-21T11:01:00Z">
        <w:del w:id="2424"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2425" w:author="Ben Fels" w:date="2024-12-21T12:02:00Z" w16du:dateUtc="2024-12-21T11:02:00Z"/>
          <w:moveFrom w:id="2426" w:author="Ben Fels" w:date="2024-12-21T12:01:00Z" w16du:dateUtc="2024-12-21T11:01:00Z"/>
        </w:rPr>
      </w:pPr>
      <w:moveFrom w:id="2427" w:author="Ben Fels" w:date="2024-12-21T12:01:00Z" w16du:dateUtc="2024-12-21T11:01:00Z">
        <w:del w:id="2428"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2429" w:author="Ben Fels" w:date="2024-12-21T12:02:00Z" w16du:dateUtc="2024-12-21T11:02:00Z"/>
          <w:moveFrom w:id="2430" w:author="Ben Fels" w:date="2024-12-21T12:01:00Z" w16du:dateUtc="2024-12-21T11:01:00Z"/>
        </w:rPr>
      </w:pPr>
      <w:moveFrom w:id="2431" w:author="Ben Fels" w:date="2024-12-21T12:01:00Z" w16du:dateUtc="2024-12-21T11:01:00Z">
        <w:del w:id="2432"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2433" w:author="Ben Fels" w:date="2024-12-21T12:02:00Z" w16du:dateUtc="2024-12-21T11:02:00Z"/>
          <w:moveFrom w:id="2434" w:author="Ben Fels" w:date="2024-12-21T12:01:00Z" w16du:dateUtc="2024-12-21T11:01:00Z"/>
        </w:rPr>
      </w:pPr>
      <w:moveFrom w:id="2435" w:author="Ben Fels" w:date="2024-12-21T12:01:00Z" w16du:dateUtc="2024-12-21T11:01:00Z">
        <w:del w:id="2436"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2437" w:author="Ben Fels" w:date="2024-12-21T12:02:00Z" w16du:dateUtc="2024-12-21T11:02:00Z"/>
          <w:moveFrom w:id="2438" w:author="Ben Fels" w:date="2024-12-21T12:01:00Z" w16du:dateUtc="2024-12-21T11:01:00Z"/>
        </w:rPr>
      </w:pPr>
      <w:moveFrom w:id="2439" w:author="Ben Fels" w:date="2024-12-21T12:01:00Z" w16du:dateUtc="2024-12-21T11:01:00Z">
        <w:del w:id="2440"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2441" w:author="Ben Fels" w:date="2024-12-21T12:02:00Z" w16du:dateUtc="2024-12-21T11:02:00Z"/>
          <w:moveFrom w:id="2442" w:author="Ben Fels" w:date="2024-12-21T12:01:00Z" w16du:dateUtc="2024-12-21T11:01:00Z"/>
        </w:rPr>
      </w:pPr>
      <w:moveFrom w:id="2443" w:author="Ben Fels" w:date="2024-12-21T12:01:00Z" w16du:dateUtc="2024-12-21T11:01:00Z">
        <w:del w:id="2444"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2445" w:author="Ben Fels" w:date="2024-12-21T12:02:00Z" w16du:dateUtc="2024-12-21T11:02:00Z"/>
          <w:moveFrom w:id="2446" w:author="Ben Fels" w:date="2024-12-21T12:01:00Z" w16du:dateUtc="2024-12-21T11:01:00Z"/>
        </w:rPr>
      </w:pPr>
      <w:moveFrom w:id="2447" w:author="Ben Fels" w:date="2024-12-21T12:01:00Z" w16du:dateUtc="2024-12-21T11:01:00Z">
        <w:del w:id="2448"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2449" w:author="Ben Fels" w:date="2024-12-21T12:02:00Z" w16du:dateUtc="2024-12-21T11:02:00Z"/>
          <w:moveFrom w:id="2450" w:author="Ben Fels" w:date="2024-12-21T12:01:00Z" w16du:dateUtc="2024-12-21T11:01:00Z"/>
        </w:rPr>
      </w:pPr>
      <w:moveFrom w:id="2451" w:author="Ben Fels" w:date="2024-12-21T12:01:00Z" w16du:dateUtc="2024-12-21T11:01:00Z">
        <w:del w:id="2452"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2453" w:author="Ben Fels" w:date="2024-12-21T12:02:00Z" w16du:dateUtc="2024-12-21T11:02:00Z"/>
          <w:moveFrom w:id="2454" w:author="Ben Fels" w:date="2024-12-21T12:01:00Z" w16du:dateUtc="2024-12-21T11:01:00Z"/>
        </w:rPr>
      </w:pPr>
      <w:moveFrom w:id="2455" w:author="Ben Fels" w:date="2024-12-21T12:01:00Z" w16du:dateUtc="2024-12-21T11:01:00Z">
        <w:del w:id="2456"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2457" w:author="Ben Fels" w:date="2024-12-21T12:02:00Z" w16du:dateUtc="2024-12-21T11:02:00Z"/>
          <w:moveFrom w:id="2458" w:author="Ben Fels" w:date="2024-12-21T12:01:00Z" w16du:dateUtc="2024-12-21T11:01:00Z"/>
        </w:rPr>
      </w:pPr>
      <w:moveFrom w:id="2459" w:author="Ben Fels" w:date="2024-12-21T12:01:00Z" w16du:dateUtc="2024-12-21T11:01:00Z">
        <w:del w:id="2460"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2461" w:author="Ben Fels" w:date="2024-12-21T12:02:00Z" w16du:dateUtc="2024-12-21T11:02:00Z"/>
          <w:moveFrom w:id="2462" w:author="Ben Fels" w:date="2024-12-21T12:01:00Z" w16du:dateUtc="2024-12-21T11:01:00Z"/>
        </w:rPr>
      </w:pPr>
      <w:moveFrom w:id="2463" w:author="Ben Fels" w:date="2024-12-21T12:01:00Z" w16du:dateUtc="2024-12-21T11:01:00Z">
        <w:del w:id="2464"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2465" w:author="Ben Fels" w:date="2024-12-21T12:02:00Z" w16du:dateUtc="2024-12-21T11:02:00Z"/>
          <w:moveFrom w:id="2466" w:author="Ben Fels" w:date="2024-12-21T12:01:00Z" w16du:dateUtc="2024-12-21T11:01:00Z"/>
        </w:rPr>
      </w:pPr>
      <w:moveFrom w:id="2467" w:author="Ben Fels" w:date="2024-12-21T12:01:00Z" w16du:dateUtc="2024-12-21T11:01:00Z">
        <w:del w:id="2468"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469" w:author="Ben Fels" w:date="2024-12-21T12:02:00Z" w16du:dateUtc="2024-12-21T11:02:00Z"/>
          <w:moveFrom w:id="2470" w:author="Ben Fels" w:date="2024-12-21T12:01:00Z" w16du:dateUtc="2024-12-21T11:01:00Z"/>
          <w:b/>
        </w:rPr>
      </w:pPr>
      <w:moveFrom w:id="2471" w:author="Ben Fels" w:date="2024-12-21T12:01:00Z" w16du:dateUtc="2024-12-21T11:01:00Z">
        <w:del w:id="2472"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473" w:author="Ben Fels" w:date="2024-12-21T12:02:00Z" w16du:dateUtc="2024-12-21T11:02:00Z"/>
          <w:moveFrom w:id="2474" w:author="Ben Fels" w:date="2024-12-21T12:01:00Z" w16du:dateUtc="2024-12-21T11:01:00Z"/>
          <w:b/>
        </w:rPr>
      </w:pPr>
      <w:moveFrom w:id="2475" w:author="Ben Fels" w:date="2024-12-21T12:01:00Z" w16du:dateUtc="2024-12-21T11:01:00Z">
        <w:del w:id="2476"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477" w:author="Ben Fels" w:date="2024-12-21T12:02:00Z" w16du:dateUtc="2024-12-21T11:02:00Z"/>
          <w:moveFrom w:id="2478" w:author="Ben Fels" w:date="2024-12-21T12:01:00Z" w16du:dateUtc="2024-12-21T11:01:00Z"/>
          <w:b/>
        </w:rPr>
      </w:pPr>
    </w:p>
    <w:p w14:paraId="59FD6A33" w14:textId="2485C384" w:rsidR="00E4126F" w:rsidRPr="00ED7173" w:rsidDel="004328D8" w:rsidRDefault="00E4126F" w:rsidP="00E4126F">
      <w:pPr>
        <w:rPr>
          <w:del w:id="2479" w:author="Ben Fels" w:date="2024-12-21T12:02:00Z" w16du:dateUtc="2024-12-21T11:02:00Z"/>
          <w:moveFrom w:id="2480" w:author="Ben Fels" w:date="2024-12-21T12:01:00Z" w16du:dateUtc="2024-12-21T11:01:00Z"/>
          <w:b/>
        </w:rPr>
      </w:pPr>
    </w:p>
    <w:p w14:paraId="33AC776F" w14:textId="52DD52F0" w:rsidR="002A784E" w:rsidDel="004328D8" w:rsidRDefault="0010585D" w:rsidP="00E4126F">
      <w:pPr>
        <w:rPr>
          <w:del w:id="2481" w:author="Ben Fels" w:date="2024-12-21T12:02:00Z" w16du:dateUtc="2024-12-21T11:02:00Z"/>
          <w:moveFrom w:id="2482" w:author="Ben Fels" w:date="2024-12-21T12:01:00Z" w16du:dateUtc="2024-12-21T11:01:00Z"/>
          <w:b/>
        </w:rPr>
      </w:pPr>
      <w:moveFrom w:id="2483" w:author="Ben Fels" w:date="2024-12-21T12:01:00Z" w16du:dateUtc="2024-12-21T11:01:00Z">
        <w:del w:id="2484" w:author="Ben Fels" w:date="2024-12-21T12:02:00Z" w16du:dateUtc="2024-12-21T11:02:00Z">
          <w:r w:rsidRPr="00664C71" w:rsidDel="004328D8">
            <w:rPr>
              <w:rPrChange w:id="2485" w:author="Ben Fels" w:date="2024-12-21T18:08:00Z" w16du:dateUtc="2024-12-21T17:08:00Z">
                <w:rPr>
                  <w:lang w:val="en-US"/>
                </w:rPr>
              </w:rPrChange>
            </w:rPr>
            <w:delText xml:space="preserve">Argumente bestehen aus </w:delText>
          </w:r>
          <w:r w:rsidRPr="00664C71" w:rsidDel="004328D8">
            <w:rPr>
              <w:b/>
              <w:rPrChange w:id="2486"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487"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488"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489"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490" w:author="Ben Fels" w:date="2024-12-21T12:02:00Z" w16du:dateUtc="2024-12-21T11:02:00Z"/>
          <w:moveFrom w:id="2491" w:author="Ben Fels" w:date="2024-12-21T12:01:00Z" w16du:dateUtc="2024-12-21T11:01:00Z"/>
        </w:rPr>
      </w:pPr>
      <w:moveFrom w:id="2492" w:author="Ben Fels" w:date="2024-12-21T12:01:00Z" w16du:dateUtc="2024-12-21T11:01:00Z">
        <w:del w:id="2493"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494" w:author="Ben Fels" w:date="2024-12-21T12:02:00Z" w16du:dateUtc="2024-12-21T11:02:00Z"/>
          <w:moveFrom w:id="2495" w:author="Ben Fels" w:date="2024-12-21T12:01:00Z" w16du:dateUtc="2024-12-21T11:01:00Z"/>
        </w:rPr>
      </w:pPr>
      <w:moveFrom w:id="2496" w:author="Ben Fels" w:date="2024-12-21T12:01:00Z" w16du:dateUtc="2024-12-21T11:01:00Z">
        <w:del w:id="2497"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498" w:author="Ben Fels" w:date="2024-12-21T12:02:00Z" w16du:dateUtc="2024-12-21T11:02:00Z"/>
          <w:moveFrom w:id="2499" w:author="Ben Fels" w:date="2024-12-21T12:01:00Z" w16du:dateUtc="2024-12-21T11:01:00Z"/>
        </w:rPr>
      </w:pPr>
      <w:moveFrom w:id="2500" w:author="Ben Fels" w:date="2024-12-21T12:01:00Z" w16du:dateUtc="2024-12-21T11:01:00Z">
        <w:del w:id="2501"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502" w:author="Ben Fels" w:date="2024-12-21T12:02:00Z" w16du:dateUtc="2024-12-21T11:02:00Z"/>
          <w:moveFrom w:id="2503" w:author="Ben Fels" w:date="2024-12-21T12:01:00Z" w16du:dateUtc="2024-12-21T11:01:00Z"/>
        </w:rPr>
      </w:pPr>
      <w:moveFrom w:id="2504" w:author="Ben Fels" w:date="2024-12-21T12:01:00Z" w16du:dateUtc="2024-12-21T11:01:00Z">
        <w:del w:id="2505"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506" w:author="Ben Fels" w:date="2024-12-21T12:02:00Z" w16du:dateUtc="2024-12-21T11:02:00Z"/>
          <w:moveFrom w:id="2507" w:author="Ben Fels" w:date="2024-12-21T12:01:00Z" w16du:dateUtc="2024-12-21T11:01:00Z"/>
        </w:rPr>
      </w:pPr>
      <w:moveFrom w:id="2508" w:author="Ben Fels" w:date="2024-12-21T12:01:00Z" w16du:dateUtc="2024-12-21T11:01:00Z">
        <w:del w:id="2509"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510" w:author="Ben Fels" w:date="2024-12-21T12:02:00Z" w16du:dateUtc="2024-12-21T11:02:00Z"/>
          <w:moveFrom w:id="2511" w:author="Ben Fels" w:date="2024-12-21T12:01:00Z" w16du:dateUtc="2024-12-21T11:01:00Z"/>
        </w:rPr>
      </w:pPr>
      <w:moveFrom w:id="2512" w:author="Ben Fels" w:date="2024-12-21T12:01:00Z" w16du:dateUtc="2024-12-21T11:01:00Z">
        <w:del w:id="2513"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514" w:author="Ben Fels" w:date="2024-12-21T12:02:00Z" w16du:dateUtc="2024-12-21T11:02:00Z"/>
          <w:moveFrom w:id="2515" w:author="Ben Fels" w:date="2024-12-21T12:01:00Z" w16du:dateUtc="2024-12-21T11:01:00Z"/>
        </w:rPr>
      </w:pPr>
    </w:p>
    <w:p w14:paraId="372651CB" w14:textId="60E066AD" w:rsidR="00461154" w:rsidRPr="00F84302" w:rsidDel="004328D8" w:rsidRDefault="00A0667F" w:rsidP="00CF7AE6">
      <w:pPr>
        <w:rPr>
          <w:del w:id="2516" w:author="Ben Fels" w:date="2024-12-21T12:02:00Z" w16du:dateUtc="2024-12-21T11:02:00Z"/>
          <w:moveFrom w:id="2517" w:author="Ben Fels" w:date="2024-12-21T12:01:00Z" w16du:dateUtc="2024-12-21T11:01:00Z"/>
        </w:rPr>
      </w:pPr>
      <w:moveFrom w:id="2518" w:author="Ben Fels" w:date="2024-12-21T12:01:00Z" w16du:dateUtc="2024-12-21T11:01:00Z">
        <w:del w:id="2519"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520" w:author="Ben Fels" w:date="2024-12-21T12:02:00Z" w16du:dateUtc="2024-12-21T11:02:00Z"/>
          <w:moveFrom w:id="2521" w:author="Ben Fels" w:date="2024-12-21T12:01:00Z" w16du:dateUtc="2024-12-21T11:01:00Z"/>
        </w:rPr>
      </w:pPr>
      <w:moveFrom w:id="2522" w:author="Ben Fels" w:date="2024-12-21T12:01:00Z" w16du:dateUtc="2024-12-21T11:01:00Z">
        <w:del w:id="2523"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524" w:author="Ben Fels" w:date="2024-12-21T12:02:00Z" w16du:dateUtc="2024-12-21T11:02:00Z"/>
          <w:moveFrom w:id="2525" w:author="Ben Fels" w:date="2024-12-21T12:01:00Z" w16du:dateUtc="2024-12-21T11:01:00Z"/>
          <w:rPrChange w:id="2526" w:author="Ben Fels" w:date="2024-12-21T18:08:00Z" w16du:dateUtc="2024-12-21T17:08:00Z">
            <w:rPr>
              <w:del w:id="2527" w:author="Ben Fels" w:date="2024-12-21T12:02:00Z" w16du:dateUtc="2024-12-21T11:02:00Z"/>
              <w:moveFrom w:id="2528" w:author="Ben Fels" w:date="2024-12-21T12:01:00Z" w16du:dateUtc="2024-12-21T11:01:00Z"/>
              <w:lang w:val="en-US"/>
            </w:rPr>
          </w:rPrChange>
        </w:rPr>
      </w:pPr>
      <w:moveFrom w:id="2529" w:author="Ben Fels" w:date="2024-12-21T12:01:00Z" w16du:dateUtc="2024-12-21T11:01:00Z">
        <w:del w:id="2530" w:author="Ben Fels" w:date="2024-12-21T12:02:00Z" w16du:dateUtc="2024-12-21T11:02:00Z">
          <w:r w:rsidRPr="00664C71" w:rsidDel="004328D8">
            <w:rPr>
              <w:rPrChange w:id="2531" w:author="Ben Fels" w:date="2024-12-21T18:08:00Z" w16du:dateUtc="2024-12-21T17:08:00Z">
                <w:rPr>
                  <w:lang w:val="en-US"/>
                </w:rPr>
              </w:rPrChange>
            </w:rPr>
            <w:delText xml:space="preserve">Context </w:delText>
          </w:r>
          <w:r w:rsidR="00DB0843" w:rsidRPr="00664C71" w:rsidDel="004328D8">
            <w:rPr>
              <w:rPrChange w:id="2532" w:author="Ben Fels" w:date="2024-12-21T18:08:00Z" w16du:dateUtc="2024-12-21T17:08:00Z">
                <w:rPr>
                  <w:lang w:val="en-US"/>
                </w:rPr>
              </w:rPrChange>
            </w:rPr>
            <w:delText xml:space="preserve">dependent </w:delText>
          </w:r>
          <w:r w:rsidRPr="00664C71" w:rsidDel="004328D8">
            <w:rPr>
              <w:rPrChange w:id="2533" w:author="Ben Fels" w:date="2024-12-21T18:08:00Z" w16du:dateUtc="2024-12-21T17:08:00Z">
                <w:rPr>
                  <w:lang w:val="en-US"/>
                </w:rPr>
              </w:rPrChange>
            </w:rPr>
            <w:delText xml:space="preserve">claim detection </w:delText>
          </w:r>
          <w:r w:rsidR="00CF2774" w:rsidRPr="00664C71" w:rsidDel="004328D8">
            <w:rPr>
              <w:rPrChange w:id="2534" w:author="Ben Fels" w:date="2024-12-21T18:08:00Z" w16du:dateUtc="2024-12-21T17:08:00Z">
                <w:rPr>
                  <w:lang w:val="en-US"/>
                </w:rPr>
              </w:rPrChange>
            </w:rPr>
            <w:delText>–</w:delText>
          </w:r>
          <w:r w:rsidR="00991C10" w:rsidRPr="00664C71" w:rsidDel="004328D8">
            <w:rPr>
              <w:rPrChange w:id="2535" w:author="Ben Fels" w:date="2024-12-21T18:08:00Z" w16du:dateUtc="2024-12-21T17:08:00Z">
                <w:rPr>
                  <w:lang w:val="en-US"/>
                </w:rPr>
              </w:rPrChange>
            </w:rPr>
            <w:delText xml:space="preserve"> </w:delText>
          </w:r>
          <w:r w:rsidRPr="00664C71" w:rsidDel="004328D8">
            <w:rPr>
              <w:rPrChange w:id="2536" w:author="Ben Fels" w:date="2024-12-21T18:08:00Z" w16du:dateUtc="2024-12-21T17:08:00Z">
                <w:rPr>
                  <w:lang w:val="en-US"/>
                </w:rPr>
              </w:rPrChange>
            </w:rPr>
            <w:delText>CDCD</w:delText>
          </w:r>
          <w:r w:rsidR="00CF2774" w:rsidRPr="00664C71" w:rsidDel="004328D8">
            <w:rPr>
              <w:rPrChange w:id="2537"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538" w:author="Ben Fels" w:date="2024-12-21T12:02:00Z" w16du:dateUtc="2024-12-21T11:02:00Z"/>
          <w:moveFrom w:id="2539" w:author="Ben Fels" w:date="2024-12-21T12:01:00Z" w16du:dateUtc="2024-12-21T11:01:00Z"/>
          <w:rPrChange w:id="2540" w:author="Ben Fels" w:date="2024-12-21T18:08:00Z" w16du:dateUtc="2024-12-21T17:08:00Z">
            <w:rPr>
              <w:del w:id="2541" w:author="Ben Fels" w:date="2024-12-21T12:02:00Z" w16du:dateUtc="2024-12-21T11:02:00Z"/>
              <w:moveFrom w:id="2542" w:author="Ben Fels" w:date="2024-12-21T12:01:00Z" w16du:dateUtc="2024-12-21T11:01:00Z"/>
              <w:lang w:val="en-US"/>
            </w:rPr>
          </w:rPrChange>
        </w:rPr>
      </w:pPr>
      <w:moveFrom w:id="2543" w:author="Ben Fels" w:date="2024-12-21T12:01:00Z" w16du:dateUtc="2024-12-21T11:01:00Z">
        <w:del w:id="2544" w:author="Ben Fels" w:date="2024-12-21T12:02:00Z" w16du:dateUtc="2024-12-21T11:02:00Z">
          <w:r w:rsidRPr="00664C71" w:rsidDel="004328D8">
            <w:rPr>
              <w:rPrChange w:id="2545" w:author="Ben Fels" w:date="2024-12-21T18:08:00Z" w16du:dateUtc="2024-12-21T17:08:00Z">
                <w:rPr>
                  <w:lang w:val="en-US"/>
                </w:rPr>
              </w:rPrChange>
            </w:rPr>
            <w:delText>Claim stance classification</w:delText>
          </w:r>
          <w:r w:rsidR="00991C10" w:rsidRPr="00664C71" w:rsidDel="004328D8">
            <w:rPr>
              <w:rPrChange w:id="2546" w:author="Ben Fels" w:date="2024-12-21T18:08:00Z" w16du:dateUtc="2024-12-21T17:08:00Z">
                <w:rPr>
                  <w:lang w:val="en-US"/>
                </w:rPr>
              </w:rPrChange>
            </w:rPr>
            <w:delText xml:space="preserve"> </w:delText>
          </w:r>
          <w:r w:rsidR="00CF2774" w:rsidRPr="00664C71" w:rsidDel="004328D8">
            <w:rPr>
              <w:rPrChange w:id="2547"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548" w:author="Ben Fels" w:date="2024-12-21T12:02:00Z" w16du:dateUtc="2024-12-21T11:02:00Z"/>
          <w:moveFrom w:id="2549" w:author="Ben Fels" w:date="2024-12-21T12:01:00Z" w16du:dateUtc="2024-12-21T11:01:00Z"/>
          <w:rPrChange w:id="2550" w:author="Ben Fels" w:date="2024-12-21T18:08:00Z" w16du:dateUtc="2024-12-21T17:08:00Z">
            <w:rPr>
              <w:del w:id="2551" w:author="Ben Fels" w:date="2024-12-21T12:02:00Z" w16du:dateUtc="2024-12-21T11:02:00Z"/>
              <w:moveFrom w:id="2552" w:author="Ben Fels" w:date="2024-12-21T12:01:00Z" w16du:dateUtc="2024-12-21T11:01:00Z"/>
              <w:lang w:val="en-US"/>
            </w:rPr>
          </w:rPrChange>
        </w:rPr>
      </w:pPr>
      <w:moveFrom w:id="2553" w:author="Ben Fels" w:date="2024-12-21T12:01:00Z" w16du:dateUtc="2024-12-21T11:01:00Z">
        <w:del w:id="2554" w:author="Ben Fels" w:date="2024-12-21T12:02:00Z" w16du:dateUtc="2024-12-21T11:02:00Z">
          <w:r w:rsidRPr="00664C71" w:rsidDel="004328D8">
            <w:rPr>
              <w:rPrChange w:id="2555" w:author="Ben Fels" w:date="2024-12-21T18:08:00Z" w16du:dateUtc="2024-12-21T17:08:00Z">
                <w:rPr>
                  <w:lang w:val="en-US"/>
                </w:rPr>
              </w:rPrChange>
            </w:rPr>
            <w:delText xml:space="preserve">Context dependent evidence detection </w:delText>
          </w:r>
          <w:r w:rsidR="008267FA" w:rsidRPr="00664C71" w:rsidDel="004328D8">
            <w:rPr>
              <w:rPrChange w:id="2556" w:author="Ben Fels" w:date="2024-12-21T18:08:00Z" w16du:dateUtc="2024-12-21T17:08:00Z">
                <w:rPr>
                  <w:lang w:val="en-US"/>
                </w:rPr>
              </w:rPrChange>
            </w:rPr>
            <w:delText>–</w:delText>
          </w:r>
          <w:r w:rsidR="00991C10" w:rsidRPr="00664C71" w:rsidDel="004328D8">
            <w:rPr>
              <w:rPrChange w:id="2557" w:author="Ben Fels" w:date="2024-12-21T18:08:00Z" w16du:dateUtc="2024-12-21T17:08:00Z">
                <w:rPr>
                  <w:lang w:val="en-US"/>
                </w:rPr>
              </w:rPrChange>
            </w:rPr>
            <w:delText xml:space="preserve"> </w:delText>
          </w:r>
          <w:r w:rsidRPr="00664C71" w:rsidDel="004328D8">
            <w:rPr>
              <w:rPrChange w:id="2558" w:author="Ben Fels" w:date="2024-12-21T18:08:00Z" w16du:dateUtc="2024-12-21T17:08:00Z">
                <w:rPr>
                  <w:lang w:val="en-US"/>
                </w:rPr>
              </w:rPrChange>
            </w:rPr>
            <w:delText>CDED</w:delText>
          </w:r>
          <w:bookmarkStart w:id="2559" w:name="_Hlk179549401"/>
        </w:del>
      </w:moveFrom>
    </w:p>
    <w:bookmarkEnd w:id="2559"/>
    <w:p w14:paraId="7652B07B" w14:textId="758CF4CB" w:rsidR="00240221" w:rsidDel="004328D8" w:rsidRDefault="00E66081" w:rsidP="00CF7AE6">
      <w:pPr>
        <w:rPr>
          <w:del w:id="2560" w:author="Ben Fels" w:date="2024-12-21T12:02:00Z" w16du:dateUtc="2024-12-21T11:02:00Z"/>
          <w:moveFrom w:id="2561" w:author="Ben Fels" w:date="2024-12-21T12:01:00Z" w16du:dateUtc="2024-12-21T11:01:00Z"/>
        </w:rPr>
      </w:pPr>
      <w:moveFrom w:id="2562" w:author="Ben Fels" w:date="2024-12-21T12:01:00Z" w16du:dateUtc="2024-12-21T11:01:00Z">
        <w:del w:id="2563"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564" w:author="Ben Fels" w:date="2024-12-21T12:02:00Z" w16du:dateUtc="2024-12-21T11:02:00Z"/>
          <w:moveFrom w:id="2565" w:author="Ben Fels" w:date="2024-12-21T12:01:00Z" w16du:dateUtc="2024-12-21T11:01:00Z"/>
        </w:rPr>
      </w:pPr>
      <w:moveFrom w:id="2566" w:author="Ben Fels" w:date="2024-12-21T12:01:00Z" w16du:dateUtc="2024-12-21T11:01:00Z">
        <w:del w:id="2567"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568" w:author="Ben Fels" w:date="2024-12-21T12:02:00Z" w16du:dateUtc="2024-12-21T11:02:00Z"/>
          <w:moveFrom w:id="2569" w:author="Ben Fels" w:date="2024-12-21T12:01:00Z" w16du:dateUtc="2024-12-21T11:01:00Z"/>
        </w:rPr>
      </w:pPr>
      <w:moveFrom w:id="2570" w:author="Ben Fels" w:date="2024-12-21T12:01:00Z" w16du:dateUtc="2024-12-21T11:01:00Z">
        <w:del w:id="2571"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572" w:author="Ben Fels" w:date="2024-12-21T12:02:00Z" w16du:dateUtc="2024-12-21T11:02:00Z"/>
          <w:moveFrom w:id="2573" w:author="Ben Fels" w:date="2024-12-21T12:01:00Z" w16du:dateUtc="2024-12-21T11:01:00Z"/>
        </w:rPr>
      </w:pPr>
    </w:p>
    <w:p w14:paraId="52D9590B" w14:textId="6B49F99D" w:rsidR="00F310BC" w:rsidDel="004328D8" w:rsidRDefault="00D16D3F" w:rsidP="00CF7AE6">
      <w:pPr>
        <w:rPr>
          <w:del w:id="2574" w:author="Ben Fels" w:date="2024-12-21T12:02:00Z" w16du:dateUtc="2024-12-21T11:02:00Z"/>
          <w:moveFrom w:id="2575" w:author="Ben Fels" w:date="2024-12-21T12:01:00Z" w16du:dateUtc="2024-12-21T11:01:00Z"/>
        </w:rPr>
      </w:pPr>
      <w:moveFrom w:id="2576" w:author="Ben Fels" w:date="2024-12-21T12:01:00Z" w16du:dateUtc="2024-12-21T11:01:00Z">
        <w:del w:id="2577"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578" w:author="Ben Fels" w:date="2024-12-21T12:02:00Z" w16du:dateUtc="2024-12-21T11:02:00Z"/>
          <w:moveFrom w:id="2579" w:author="Ben Fels" w:date="2024-12-21T12:01:00Z" w16du:dateUtc="2024-12-21T11:01:00Z"/>
        </w:rPr>
      </w:pPr>
      <w:moveFrom w:id="2580" w:author="Ben Fels" w:date="2024-12-21T12:01:00Z" w16du:dateUtc="2024-12-21T11:01:00Z">
        <w:del w:id="2581"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582" w:author="Ben Fels" w:date="2024-12-21T12:02:00Z" w16du:dateUtc="2024-12-21T11:02:00Z"/>
          <w:moveFrom w:id="2583" w:author="Ben Fels" w:date="2024-12-21T12:01:00Z" w16du:dateUtc="2024-12-21T11:01:00Z"/>
        </w:rPr>
      </w:pPr>
      <w:moveFrom w:id="2584" w:author="Ben Fels" w:date="2024-12-21T12:01:00Z" w16du:dateUtc="2024-12-21T11:01:00Z">
        <w:del w:id="2585"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586" w:author="Ben Fels" w:date="2024-12-21T12:02:00Z" w16du:dateUtc="2024-12-21T11:02:00Z"/>
          <w:moveFrom w:id="2587" w:author="Ben Fels" w:date="2024-12-21T12:01:00Z" w16du:dateUtc="2024-12-21T11:01:00Z"/>
        </w:rPr>
      </w:pPr>
      <w:moveFrom w:id="2588" w:author="Ben Fels" w:date="2024-12-21T12:01:00Z" w16du:dateUtc="2024-12-21T11:01:00Z">
        <w:del w:id="2589"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590" w:author="Ben Fels" w:date="2024-12-21T12:02:00Z" w16du:dateUtc="2024-12-21T11:02:00Z"/>
          <w:moveFrom w:id="2591" w:author="Ben Fels" w:date="2024-12-21T12:01:00Z" w16du:dateUtc="2024-12-21T11:01:00Z"/>
        </w:rPr>
      </w:pPr>
      <w:moveFrom w:id="2592" w:author="Ben Fels" w:date="2024-12-21T12:01:00Z" w16du:dateUtc="2024-12-21T11:01:00Z">
        <w:del w:id="2593"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594" w:author="Ben Fels" w:date="2024-12-21T12:02:00Z" w16du:dateUtc="2024-12-21T11:02:00Z"/>
          <w:moveFrom w:id="2595" w:author="Ben Fels" w:date="2024-12-21T12:01:00Z" w16du:dateUtc="2024-12-21T11:01:00Z"/>
        </w:rPr>
      </w:pPr>
      <w:moveFrom w:id="2596" w:author="Ben Fels" w:date="2024-12-21T12:01:00Z" w16du:dateUtc="2024-12-21T11:01:00Z">
        <w:del w:id="2597"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598" w:author="Ben Fels" w:date="2024-12-21T12:02:00Z" w16du:dateUtc="2024-12-21T11:02:00Z"/>
          <w:moveFrom w:id="2599" w:author="Ben Fels" w:date="2024-12-21T12:01:00Z" w16du:dateUtc="2024-12-21T11:01:00Z"/>
        </w:rPr>
      </w:pPr>
      <w:moveFrom w:id="2600" w:author="Ben Fels" w:date="2024-12-21T12:01:00Z" w16du:dateUtc="2024-12-21T11:01:00Z">
        <w:del w:id="2601"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602" w:author="Ben Fels" w:date="2024-12-21T12:02:00Z" w16du:dateUtc="2024-12-21T11:02:00Z"/>
          <w:moveFrom w:id="2603" w:author="Ben Fels" w:date="2024-12-21T12:01:00Z" w16du:dateUtc="2024-12-21T11:01:00Z"/>
        </w:rPr>
      </w:pPr>
      <w:moveFrom w:id="2604" w:author="Ben Fels" w:date="2024-12-21T12:01:00Z" w16du:dateUtc="2024-12-21T11:01:00Z">
        <w:del w:id="2605"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606" w:author="Ben Fels" w:date="2024-12-21T12:02:00Z" w16du:dateUtc="2024-12-21T11:02:00Z"/>
          <w:moveFrom w:id="2607" w:author="Ben Fels" w:date="2024-12-21T12:01:00Z" w16du:dateUtc="2024-12-21T11:01:00Z"/>
        </w:rPr>
      </w:pPr>
    </w:p>
    <w:p w14:paraId="60F6C9AE" w14:textId="78467F77" w:rsidR="004806B5" w:rsidDel="004328D8" w:rsidRDefault="004040DC" w:rsidP="004806B5">
      <w:pPr>
        <w:rPr>
          <w:del w:id="2608" w:author="Ben Fels" w:date="2024-12-21T12:02:00Z" w16du:dateUtc="2024-12-21T11:02:00Z"/>
          <w:moveFrom w:id="2609" w:author="Ben Fels" w:date="2024-12-21T12:01:00Z" w16du:dateUtc="2024-12-21T11:01:00Z"/>
          <w:i/>
        </w:rPr>
      </w:pPr>
      <w:moveFrom w:id="2610" w:author="Ben Fels" w:date="2024-12-21T12:01:00Z" w16du:dateUtc="2024-12-21T11:01:00Z">
        <w:del w:id="2611"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612" w:author="Ben Fels" w:date="2024-12-21T12:02:00Z" w16du:dateUtc="2024-12-21T11:02:00Z"/>
          <w:moveFrom w:id="2613" w:author="Ben Fels" w:date="2024-12-21T12:01:00Z" w16du:dateUtc="2024-12-21T11:01:00Z"/>
          <w:i/>
          <w:sz w:val="22"/>
          <w:szCs w:val="20"/>
        </w:rPr>
      </w:pPr>
      <w:moveFrom w:id="2614" w:author="Ben Fels" w:date="2024-12-21T12:01:00Z" w16du:dateUtc="2024-12-21T11:01:00Z">
        <w:del w:id="2615"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616" w:author="Ben Fels" w:date="2024-12-21T12:02:00Z" w16du:dateUtc="2024-12-21T11:02:00Z"/>
          <w:moveFrom w:id="2617" w:author="Ben Fels" w:date="2024-12-21T12:01:00Z" w16du:dateUtc="2024-12-21T11:01:00Z"/>
          <w:sz w:val="22"/>
          <w:szCs w:val="20"/>
          <w:highlight w:val="magenta"/>
        </w:rPr>
      </w:pPr>
      <w:moveFrom w:id="2618" w:author="Ben Fels" w:date="2024-12-21T12:01:00Z" w16du:dateUtc="2024-12-21T11:01:00Z">
        <w:del w:id="2619"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620" w:author="Ben Fels" w:date="2024-12-21T12:02:00Z" w16du:dateUtc="2024-12-21T11:02:00Z"/>
          <w:moveFrom w:id="2621" w:author="Ben Fels" w:date="2024-12-21T12:01:00Z" w16du:dateUtc="2024-12-21T11:01:00Z"/>
          <w:sz w:val="22"/>
          <w:szCs w:val="20"/>
        </w:rPr>
      </w:pPr>
      <w:moveFrom w:id="2622" w:author="Ben Fels" w:date="2024-12-21T12:01:00Z" w16du:dateUtc="2024-12-21T11:01:00Z">
        <w:del w:id="2623"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624" w:author="Ben Fels" w:date="2024-12-21T12:02:00Z" w16du:dateUtc="2024-12-21T11:02:00Z"/>
          <w:moveFrom w:id="2625" w:author="Ben Fels" w:date="2024-12-21T12:01:00Z" w16du:dateUtc="2024-12-21T11:01:00Z"/>
          <w:sz w:val="22"/>
          <w:szCs w:val="20"/>
        </w:rPr>
      </w:pPr>
      <w:moveFrom w:id="2626" w:author="Ben Fels" w:date="2024-12-21T12:01:00Z" w16du:dateUtc="2024-12-21T11:01:00Z">
        <w:del w:id="2627"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628" w:author="Ben Fels" w:date="2024-12-21T12:02:00Z" w16du:dateUtc="2024-12-21T11:02:00Z"/>
          <w:moveFrom w:id="2629" w:author="Ben Fels" w:date="2024-12-21T12:01:00Z" w16du:dateUtc="2024-12-21T11:01:00Z"/>
          <w:sz w:val="22"/>
          <w:szCs w:val="20"/>
        </w:rPr>
      </w:pPr>
    </w:p>
    <w:p w14:paraId="1FE1A3ED" w14:textId="3450A51A" w:rsidR="004806B5" w:rsidRPr="0098098B" w:rsidDel="004328D8" w:rsidRDefault="004806B5" w:rsidP="004806B5">
      <w:pPr>
        <w:rPr>
          <w:del w:id="2630" w:author="Ben Fels" w:date="2024-12-21T12:02:00Z" w16du:dateUtc="2024-12-21T11:02:00Z"/>
          <w:moveFrom w:id="2631" w:author="Ben Fels" w:date="2024-12-21T12:01:00Z" w16du:dateUtc="2024-12-21T11:01:00Z"/>
        </w:rPr>
      </w:pPr>
    </w:p>
    <w:p w14:paraId="16C28B75" w14:textId="2743E10C" w:rsidR="00DF6B25" w:rsidDel="004328D8" w:rsidRDefault="000A4B0E" w:rsidP="00CF7AE6">
      <w:pPr>
        <w:rPr>
          <w:del w:id="2632" w:author="Ben Fels" w:date="2024-12-21T12:02:00Z" w16du:dateUtc="2024-12-21T11:02:00Z"/>
          <w:moveFrom w:id="2633" w:author="Ben Fels" w:date="2024-12-21T12:01:00Z" w16du:dateUtc="2024-12-21T11:01:00Z"/>
        </w:rPr>
      </w:pPr>
      <w:moveFrom w:id="2634" w:author="Ben Fels" w:date="2024-12-21T12:01:00Z" w16du:dateUtc="2024-12-21T11:01:00Z">
        <w:del w:id="2635"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636" w:author="Ben Fels" w:date="2024-12-21T12:02:00Z" w16du:dateUtc="2024-12-21T11:02:00Z"/>
          <w:moveFrom w:id="2637" w:author="Ben Fels" w:date="2024-12-21T12:01:00Z" w16du:dateUtc="2024-12-21T11:01:00Z"/>
        </w:rPr>
      </w:pPr>
      <w:moveFrom w:id="2638" w:author="Ben Fels" w:date="2024-12-21T12:01:00Z" w16du:dateUtc="2024-12-21T11:01:00Z">
        <w:del w:id="2639"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640" w:author="Ben Fels" w:date="2024-12-21T12:02:00Z" w16du:dateUtc="2024-12-21T11:02:00Z"/>
          <w:moveFrom w:id="2641" w:author="Ben Fels" w:date="2024-12-21T12:01:00Z" w16du:dateUtc="2024-12-21T11:01:00Z"/>
        </w:rPr>
      </w:pPr>
      <w:moveFrom w:id="2642" w:author="Ben Fels" w:date="2024-12-21T12:01:00Z" w16du:dateUtc="2024-12-21T11:01:00Z">
        <w:del w:id="2643"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644" w:author="Ben Fels" w:date="2024-12-21T12:02:00Z" w16du:dateUtc="2024-12-21T11:02:00Z"/>
          <w:moveFrom w:id="2645" w:author="Ben Fels" w:date="2024-12-21T12:01:00Z" w16du:dateUtc="2024-12-21T11:01:00Z"/>
        </w:rPr>
      </w:pPr>
      <w:moveFrom w:id="2646" w:author="Ben Fels" w:date="2024-12-21T12:01:00Z" w16du:dateUtc="2024-12-21T11:01:00Z">
        <w:del w:id="2647"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648" w:author="Ben Fels" w:date="2024-12-21T12:02:00Z" w16du:dateUtc="2024-12-21T11:02:00Z"/>
          <w:moveFrom w:id="2649" w:author="Ben Fels" w:date="2024-12-21T12:01:00Z" w16du:dateUtc="2024-12-21T11:01:00Z"/>
        </w:rPr>
      </w:pPr>
      <w:moveFrom w:id="2650" w:author="Ben Fels" w:date="2024-12-21T12:01:00Z" w16du:dateUtc="2024-12-21T11:01:00Z">
        <w:del w:id="2651"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652" w:author="Ben Fels" w:date="2024-12-21T12:02:00Z" w16du:dateUtc="2024-12-21T11:02:00Z"/>
          <w:moveFrom w:id="2653" w:author="Ben Fels" w:date="2024-12-21T12:01:00Z" w16du:dateUtc="2024-12-21T11:01:00Z"/>
          <w:i/>
          <w:u w:val="single"/>
        </w:rPr>
      </w:pPr>
      <w:moveFrom w:id="2654" w:author="Ben Fels" w:date="2024-12-21T12:01:00Z" w16du:dateUtc="2024-12-21T11:01:00Z">
        <w:del w:id="2655"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656" w:author="Ben Fels" w:date="2024-12-21T12:02:00Z" w16du:dateUtc="2024-12-21T11:02:00Z"/>
          <w:moveFrom w:id="2657" w:author="Ben Fels" w:date="2024-12-21T12:01:00Z" w16du:dateUtc="2024-12-21T11:01:00Z"/>
        </w:rPr>
      </w:pPr>
      <w:moveFrom w:id="2658" w:author="Ben Fels" w:date="2024-12-21T12:01:00Z" w16du:dateUtc="2024-12-21T11:01:00Z">
        <w:del w:id="2659"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660" w:author="Ben Fels" w:date="2024-12-21T12:02:00Z" w16du:dateUtc="2024-12-21T11:02:00Z"/>
          <w:moveFrom w:id="2661" w:author="Ben Fels" w:date="2024-12-21T12:01:00Z" w16du:dateUtc="2024-12-21T11:01:00Z"/>
        </w:rPr>
      </w:pPr>
      <w:moveFrom w:id="2662" w:author="Ben Fels" w:date="2024-12-21T12:01:00Z" w16du:dateUtc="2024-12-21T11:01:00Z">
        <w:del w:id="2663"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664" w:author="Ben Fels" w:date="2024-12-21T12:02:00Z" w16du:dateUtc="2024-12-21T11:02:00Z"/>
          <w:moveFrom w:id="2665" w:author="Ben Fels" w:date="2024-12-21T12:01:00Z" w16du:dateUtc="2024-12-21T11:01:00Z"/>
        </w:rPr>
      </w:pPr>
      <w:moveFrom w:id="2666" w:author="Ben Fels" w:date="2024-12-21T12:01:00Z" w16du:dateUtc="2024-12-21T11:01:00Z">
        <w:del w:id="2667"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668" w:author="Ben Fels" w:date="2024-12-21T12:02:00Z" w16du:dateUtc="2024-12-21T11:02:00Z"/>
          <w:moveFrom w:id="2669" w:author="Ben Fels" w:date="2024-12-21T12:01:00Z" w16du:dateUtc="2024-12-21T11:01:00Z"/>
        </w:rPr>
      </w:pPr>
      <w:moveFrom w:id="2670" w:author="Ben Fels" w:date="2024-12-21T12:01:00Z" w16du:dateUtc="2024-12-21T11:01:00Z">
        <w:del w:id="2671"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672" w:author="Ben Fels" w:date="2024-12-21T12:02:00Z" w16du:dateUtc="2024-12-21T11:02:00Z"/>
          <w:moveFrom w:id="2673" w:author="Ben Fels" w:date="2024-12-21T12:01:00Z" w16du:dateUtc="2024-12-21T11:01:00Z"/>
        </w:rPr>
      </w:pPr>
      <w:moveFrom w:id="2674" w:author="Ben Fels" w:date="2024-12-21T12:01:00Z" w16du:dateUtc="2024-12-21T11:01:00Z">
        <w:del w:id="2675"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2361"/>
    <w:p w14:paraId="7D6DB4AD" w14:textId="00A030F7" w:rsidR="00E02FED" w:rsidRPr="0088488E" w:rsidDel="004328D8" w:rsidRDefault="00E02FED" w:rsidP="009A54C3">
      <w:pPr>
        <w:pStyle w:val="berschrift2"/>
        <w:rPr>
          <w:del w:id="2676" w:author="Ben Fels" w:date="2024-12-21T12:02:00Z" w16du:dateUtc="2024-12-21T11:02:00Z"/>
        </w:rPr>
      </w:pPr>
      <w:del w:id="2677"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678" w:author="Ben Fels" w:date="2024-12-21T12:02:00Z" w16du:dateUtc="2024-12-21T11:02:00Z"/>
        </w:rPr>
      </w:pPr>
      <w:del w:id="2679"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680" w:author="Ben Fels" w:date="2024-12-21T12:02:00Z" w16du:dateUtc="2024-12-21T11:02:00Z"/>
        </w:rPr>
      </w:pPr>
      <w:del w:id="2681"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682" w:author="Ben Fels" w:date="2024-12-21T12:02:00Z" w16du:dateUtc="2024-12-21T11:02:00Z"/>
          <w:highlight w:val="cyan"/>
          <w:rPrChange w:id="2683" w:author="Ben Fels" w:date="2024-12-21T18:08:00Z" w16du:dateUtc="2024-12-21T17:08:00Z">
            <w:rPr>
              <w:del w:id="2684" w:author="Ben Fels" w:date="2024-12-21T12:02:00Z" w16du:dateUtc="2024-12-21T11:02:00Z"/>
              <w:highlight w:val="cyan"/>
              <w:lang w:val="en-US"/>
            </w:rPr>
          </w:rPrChange>
        </w:rPr>
      </w:pPr>
      <w:del w:id="2685" w:author="Ben Fels" w:date="2024-12-21T12:02:00Z" w16du:dateUtc="2024-12-21T11:02:00Z">
        <w:r w:rsidRPr="00664C71" w:rsidDel="004328D8">
          <w:rPr>
            <w:highlight w:val="cyan"/>
            <w:rPrChange w:id="2686"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687" w:author="Ben Fels" w:date="2024-12-21T12:02:00Z" w16du:dateUtc="2024-12-21T11:02:00Z"/>
          <w:highlight w:val="cyan"/>
          <w:rPrChange w:id="2688" w:author="Ben Fels" w:date="2024-12-21T18:08:00Z" w16du:dateUtc="2024-12-21T17:08:00Z">
            <w:rPr>
              <w:del w:id="2689" w:author="Ben Fels" w:date="2024-12-21T12:02:00Z" w16du:dateUtc="2024-12-21T11:02:00Z"/>
              <w:highlight w:val="cyan"/>
              <w:lang w:val="en-US"/>
            </w:rPr>
          </w:rPrChange>
        </w:rPr>
      </w:pPr>
      <w:del w:id="2690" w:author="Ben Fels" w:date="2024-12-21T12:02:00Z" w16du:dateUtc="2024-12-21T11:02:00Z">
        <w:r w:rsidRPr="00664C71" w:rsidDel="004328D8">
          <w:rPr>
            <w:highlight w:val="cyan"/>
            <w:rPrChange w:id="2691"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692" w:author="Ben Fels" w:date="2024-12-21T12:02:00Z" w16du:dateUtc="2024-12-21T11:02:00Z"/>
          <w:rPrChange w:id="2693" w:author="Ben Fels" w:date="2024-12-21T18:08:00Z" w16du:dateUtc="2024-12-21T17:08:00Z">
            <w:rPr>
              <w:del w:id="2694" w:author="Ben Fels" w:date="2024-12-21T12:02:00Z" w16du:dateUtc="2024-12-21T11:02:00Z"/>
              <w:lang w:val="en-US"/>
            </w:rPr>
          </w:rPrChange>
        </w:rPr>
      </w:pPr>
    </w:p>
    <w:p w14:paraId="6E72EDCF" w14:textId="6A26F087" w:rsidR="004B4E35" w:rsidDel="007A763E" w:rsidRDefault="004B4E35" w:rsidP="009A54C3">
      <w:pPr>
        <w:pStyle w:val="berschrift2"/>
        <w:rPr>
          <w:del w:id="2695" w:author="Ben Fels" w:date="2024-12-16T22:06:00Z" w16du:dateUtc="2024-12-16T21:06:00Z"/>
        </w:rPr>
      </w:pPr>
      <w:del w:id="2696" w:author="Ben Fels" w:date="2024-12-16T22:06:00Z" w16du:dateUtc="2024-12-16T21:06:00Z">
        <w:r w:rsidRPr="00D93EB3" w:rsidDel="007A763E">
          <w:delText>Datensatz</w:delText>
        </w:r>
      </w:del>
    </w:p>
    <w:p w14:paraId="6E930610" w14:textId="24C22B13" w:rsidR="00FD1E0F" w:rsidDel="007A763E" w:rsidRDefault="00AC654E" w:rsidP="00CF7AE6">
      <w:pPr>
        <w:rPr>
          <w:del w:id="2697" w:author="Ben Fels" w:date="2024-12-16T22:06:00Z" w16du:dateUtc="2024-12-16T21:06:00Z"/>
        </w:rPr>
      </w:pPr>
      <w:del w:id="2698"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699" w:author="Ben Fels" w:date="2024-12-16T22:06:00Z" w16du:dateUtc="2024-12-16T21:06:00Z"/>
          <w:i/>
        </w:rPr>
      </w:pPr>
      <w:del w:id="2700"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701"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702"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703"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704"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705"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706" w:author="Ben Fels" w:date="2024-12-21T18:08:00Z" w16du:dateUtc="2024-12-21T17:08:00Z">
              <w:rPr>
                <w:lang w:val="en-US"/>
              </w:rPr>
            </w:rPrChange>
          </w:rPr>
          <w:delText xml:space="preserve"> </w:delText>
        </w:r>
        <w:r w:rsidR="00804DEE" w:rsidRPr="00664C71" w:rsidDel="007A763E">
          <w:rPr>
            <w:rPrChange w:id="2707"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708" w:author="Ben Fels" w:date="2024-12-16T22:06:00Z" w16du:dateUtc="2024-12-16T21:06:00Z"/>
        </w:rPr>
      </w:pPr>
      <w:del w:id="2709"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710" w:author="Ben Fels" w:date="2024-12-16T22:06:00Z" w16du:dateUtc="2024-12-16T21:06:00Z"/>
        </w:rPr>
      </w:pPr>
      <w:del w:id="2711"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712" w:author="Ben Fels" w:date="2024-12-16T22:06:00Z" w16du:dateUtc="2024-12-16T21:06:00Z"/>
          <w:i/>
        </w:rPr>
      </w:pPr>
      <w:del w:id="2713"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714" w:author="Ben Fels" w:date="2024-12-16T22:06:00Z" w16du:dateUtc="2024-12-16T21:06:00Z"/>
        </w:rPr>
      </w:pPr>
      <w:del w:id="2715"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716" w:author="Ben Fels" w:date="2024-12-16T22:06:00Z" w16du:dateUtc="2024-12-16T21:06:00Z"/>
        </w:rPr>
      </w:pPr>
      <w:del w:id="2717"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718" w:author="Ben Fels" w:date="2024-12-16T22:06:00Z" w16du:dateUtc="2024-12-16T21:06:00Z"/>
          <w:i/>
        </w:rPr>
      </w:pPr>
      <w:del w:id="2719"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720" w:author="Ben Fels" w:date="2024-12-16T22:06:00Z" w16du:dateUtc="2024-12-16T21:06:00Z"/>
        </w:rPr>
      </w:pPr>
      <w:del w:id="2721"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722" w:author="Ben Fels" w:date="2024-12-16T22:06:00Z" w16du:dateUtc="2024-12-16T21:06:00Z"/>
        </w:rPr>
      </w:pPr>
      <w:del w:id="2723"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724" w:author="Ben Fels" w:date="2024-12-16T22:06:00Z" w16du:dateUtc="2024-12-16T21:06:00Z"/>
          <w:rPrChange w:id="2725" w:author="Ben Fels" w:date="2024-12-21T18:08:00Z" w16du:dateUtc="2024-12-21T17:08:00Z">
            <w:rPr>
              <w:del w:id="2726" w:author="Ben Fels" w:date="2024-12-16T22:06:00Z" w16du:dateUtc="2024-12-16T21:06:00Z"/>
              <w:lang w:val="en-US"/>
            </w:rPr>
          </w:rPrChange>
        </w:rPr>
      </w:pPr>
      <w:del w:id="2727"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728"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729" w:author="Ben Fels" w:date="2024-12-16T22:05:00Z" w16du:dateUtc="2024-12-16T21:05:00Z"/>
          <w:rPrChange w:id="2730" w:author="Ben Fels" w:date="2024-12-21T18:08:00Z" w16du:dateUtc="2024-12-21T17:08:00Z">
            <w:rPr>
              <w:del w:id="2731" w:author="Ben Fels" w:date="2024-12-16T22:05:00Z" w16du:dateUtc="2024-12-16T21:05:00Z"/>
              <w:lang w:val="en-US"/>
            </w:rPr>
          </w:rPrChange>
        </w:rPr>
      </w:pPr>
      <w:del w:id="2732" w:author="Ben Fels" w:date="2024-12-16T22:05:00Z" w16du:dateUtc="2024-12-16T21:05:00Z">
        <w:r w:rsidRPr="00664C71" w:rsidDel="00651FF7">
          <w:rPr>
            <w:rPrChange w:id="2733" w:author="Ben Fels" w:date="2024-12-21T18:08:00Z" w16du:dateUtc="2024-12-21T17:08:00Z">
              <w:rPr>
                <w:lang w:val="en-US"/>
              </w:rPr>
            </w:rPrChange>
          </w:rPr>
          <w:delText xml:space="preserve">1: </w:delText>
        </w:r>
        <w:r w:rsidR="00210B38" w:rsidRPr="00664C71" w:rsidDel="00651FF7">
          <w:rPr>
            <w:rPrChange w:id="2734"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735" w:author="Ben Fels" w:date="2024-12-16T22:05:00Z" w16du:dateUtc="2024-12-16T21:05:00Z"/>
          <w:rPrChange w:id="2736" w:author="Ben Fels" w:date="2024-12-21T18:08:00Z" w16du:dateUtc="2024-12-21T17:08:00Z">
            <w:rPr>
              <w:del w:id="2737" w:author="Ben Fels" w:date="2024-12-16T22:05:00Z" w16du:dateUtc="2024-12-16T21:05:00Z"/>
              <w:lang w:val="en-US"/>
            </w:rPr>
          </w:rPrChange>
        </w:rPr>
      </w:pPr>
      <w:del w:id="2738" w:author="Ben Fels" w:date="2024-12-16T22:05:00Z" w16du:dateUtc="2024-12-16T21:05:00Z">
        <w:r w:rsidRPr="00664C71" w:rsidDel="00651FF7">
          <w:rPr>
            <w:rPrChange w:id="2739"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740" w:author="Ben Fels" w:date="2024-12-16T22:05:00Z" w16du:dateUtc="2024-12-16T21:05:00Z"/>
          <w:rPrChange w:id="2741" w:author="Ben Fels" w:date="2024-12-21T18:08:00Z" w16du:dateUtc="2024-12-21T17:08:00Z">
            <w:rPr>
              <w:del w:id="2742" w:author="Ben Fels" w:date="2024-12-16T22:05:00Z" w16du:dateUtc="2024-12-16T21:05:00Z"/>
              <w:lang w:val="en-US"/>
            </w:rPr>
          </w:rPrChange>
        </w:rPr>
      </w:pPr>
      <w:del w:id="2743" w:author="Ben Fels" w:date="2024-12-16T22:05:00Z" w16du:dateUtc="2024-12-16T21:05:00Z">
        <w:r w:rsidRPr="00664C71" w:rsidDel="00651FF7">
          <w:rPr>
            <w:rPrChange w:id="2744" w:author="Ben Fels" w:date="2024-12-21T18:08:00Z" w16du:dateUtc="2024-12-21T17:08:00Z">
              <w:rPr>
                <w:lang w:val="en-US"/>
              </w:rPr>
            </w:rPrChange>
          </w:rPr>
          <w:delText>annotation of claims, premises, support and attack relation</w:delText>
        </w:r>
        <w:r w:rsidR="00010C75" w:rsidRPr="00664C71" w:rsidDel="00651FF7">
          <w:rPr>
            <w:rPrChange w:id="2745" w:author="Ben Fels" w:date="2024-12-21T18:08:00Z" w16du:dateUtc="2024-12-21T17:08:00Z">
              <w:rPr>
                <w:lang w:val="en-US"/>
              </w:rPr>
            </w:rPrChange>
          </w:rPr>
          <w:delText xml:space="preserve"> (argument components and argumentative relations)</w:delText>
        </w:r>
        <w:r w:rsidRPr="00664C71" w:rsidDel="00651FF7">
          <w:rPr>
            <w:rPrChange w:id="2746"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747"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748"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749"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750"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751"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752" w:author="Ben Fels" w:date="2024-12-16T22:05:00Z" w16du:dateUtc="2024-12-16T21:05:00Z"/>
          <w:rPrChange w:id="2753" w:author="Ben Fels" w:date="2024-12-21T18:08:00Z" w16du:dateUtc="2024-12-21T17:08:00Z">
            <w:rPr>
              <w:del w:id="2754" w:author="Ben Fels" w:date="2024-12-16T22:05:00Z" w16du:dateUtc="2024-12-16T21:05:00Z"/>
              <w:lang w:val="en-US"/>
            </w:rPr>
          </w:rPrChange>
        </w:rPr>
      </w:pPr>
      <w:del w:id="2755" w:author="Ben Fels" w:date="2024-12-16T22:05:00Z" w16du:dateUtc="2024-12-16T21:05:00Z">
        <w:r w:rsidRPr="00664C71" w:rsidDel="00651FF7">
          <w:rPr>
            <w:rPrChange w:id="2756" w:author="Ben Fels" w:date="2024-12-21T18:08:00Z" w16du:dateUtc="2024-12-21T17:08:00Z">
              <w:rPr>
                <w:lang w:val="en-US"/>
              </w:rPr>
            </w:rPrChange>
          </w:rPr>
          <w:delText>3 annotators, 90 persuasive essays</w:delText>
        </w:r>
        <w:r w:rsidR="006011D7" w:rsidRPr="00664C71" w:rsidDel="00651FF7">
          <w:rPr>
            <w:rPrChange w:id="2757"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758"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759"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760" w:author="Ben Fels" w:date="2024-12-16T22:05:00Z" w16du:dateUtc="2024-12-16T21:05:00Z"/>
        </w:rPr>
      </w:pPr>
      <w:del w:id="2761"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762" w:author="Ben Fels" w:date="2024-12-16T22:05:00Z" w16du:dateUtc="2024-12-16T21:05:00Z"/>
        </w:rPr>
      </w:pPr>
      <w:del w:id="2763"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764" w:author="Ben Fels" w:date="2024-12-16T22:05:00Z" w16du:dateUtc="2024-12-16T21:05:00Z"/>
          <w:highlight w:val="magenta"/>
        </w:rPr>
      </w:pPr>
      <w:del w:id="2765"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766" w:author="Ben Fels" w:date="2024-12-16T22:06:00Z" w16du:dateUtc="2024-12-16T21:06:00Z"/>
          <w:highlight w:val="magenta"/>
        </w:rPr>
      </w:pPr>
      <w:del w:id="2767"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768" w:author="Ben Fels" w:date="2024-12-16T22:06:00Z" w16du:dateUtc="2024-12-16T21:06:00Z"/>
          <w:rPrChange w:id="2769" w:author="Ben Fels" w:date="2024-12-21T18:08:00Z" w16du:dateUtc="2024-12-21T17:08:00Z">
            <w:rPr>
              <w:del w:id="2770" w:author="Ben Fels" w:date="2024-12-16T22:06:00Z" w16du:dateUtc="2024-12-16T21:06:00Z"/>
              <w:lang w:val="en-US"/>
            </w:rPr>
          </w:rPrChange>
        </w:rPr>
      </w:pPr>
      <w:del w:id="2771" w:author="Ben Fels" w:date="2024-12-16T22:06:00Z" w16du:dateUtc="2024-12-16T21:06:00Z">
        <w:r w:rsidRPr="00664C71" w:rsidDel="007A763E">
          <w:rPr>
            <w:rPrChange w:id="2772" w:author="Ben Fels" w:date="2024-12-21T18:08:00Z" w16du:dateUtc="2024-12-21T17:08:00Z">
              <w:rPr>
                <w:lang w:val="en-US"/>
              </w:rPr>
            </w:rPrChange>
          </w:rPr>
          <w:delText xml:space="preserve">2: </w:delText>
        </w:r>
        <w:r w:rsidR="00EC4AFB" w:rsidRPr="00664C71" w:rsidDel="007A763E">
          <w:rPr>
            <w:rPrChange w:id="2773" w:author="Ben Fels" w:date="2024-12-21T18:08:00Z" w16du:dateUtc="2024-12-21T17:08:00Z">
              <w:rPr>
                <w:lang w:val="en-US"/>
              </w:rPr>
            </w:rPrChange>
          </w:rPr>
          <w:delText>Argument Annotated Essay</w:delText>
        </w:r>
        <w:r w:rsidR="00DE1063" w:rsidRPr="00664C71" w:rsidDel="007A763E">
          <w:rPr>
            <w:rPrChange w:id="2774" w:author="Ben Fels" w:date="2024-12-21T18:08:00Z" w16du:dateUtc="2024-12-21T17:08:00Z">
              <w:rPr>
                <w:lang w:val="en-US"/>
              </w:rPr>
            </w:rPrChange>
          </w:rPr>
          <w:delText xml:space="preserve"> Corpus</w:delText>
        </w:r>
        <w:r w:rsidR="00EC4AFB" w:rsidRPr="00664C71" w:rsidDel="007A763E">
          <w:rPr>
            <w:rPrChange w:id="2775" w:author="Ben Fels" w:date="2024-12-21T18:08:00Z" w16du:dateUtc="2024-12-21T17:08:00Z">
              <w:rPr>
                <w:lang w:val="en-US"/>
              </w:rPr>
            </w:rPrChange>
          </w:rPr>
          <w:delText xml:space="preserve"> (version 2)</w:delText>
        </w:r>
        <w:r w:rsidR="00DE1063" w:rsidRPr="00664C71" w:rsidDel="007A763E">
          <w:rPr>
            <w:rPrChange w:id="2776" w:author="Ben Fels" w:date="2024-12-21T18:08:00Z" w16du:dateUtc="2024-12-21T17:08:00Z">
              <w:rPr>
                <w:lang w:val="en-US"/>
              </w:rPr>
            </w:rPrChange>
          </w:rPr>
          <w:delText xml:space="preserve"> AAEC</w:delText>
        </w:r>
        <w:r w:rsidR="00EC4AFB" w:rsidRPr="00664C71" w:rsidDel="007A763E">
          <w:rPr>
            <w:rPrChange w:id="2777"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778"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779"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780" w:author="Ben Fels" w:date="2024-12-16T22:05:00Z" w16du:dateUtc="2024-12-16T21:05:00Z"/>
        </w:rPr>
      </w:pPr>
      <w:del w:id="2781"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782" w:author="Ben Fels" w:date="2024-12-16T22:06:00Z" w16du:dateUtc="2024-12-16T21:06:00Z"/>
        </w:rPr>
      </w:pPr>
      <w:del w:id="2783"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784" w:author="Ben Fels" w:date="2024-12-16T22:06:00Z" w16du:dateUtc="2024-12-16T21:06:00Z"/>
        </w:rPr>
      </w:pPr>
      <w:del w:id="2785"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786" w:author="Ben Fels" w:date="2024-12-16T22:06:00Z" w16du:dateUtc="2024-12-16T21:06:00Z"/>
          <w:rPrChange w:id="2787" w:author="Ben Fels" w:date="2024-12-21T18:08:00Z" w16du:dateUtc="2024-12-21T17:08:00Z">
            <w:rPr>
              <w:del w:id="2788" w:author="Ben Fels" w:date="2024-12-16T22:06:00Z" w16du:dateUtc="2024-12-16T21:06:00Z"/>
              <w:lang w:val="en-US"/>
            </w:rPr>
          </w:rPrChange>
        </w:rPr>
      </w:pPr>
      <w:del w:id="2789" w:author="Ben Fels" w:date="2024-12-16T22:06:00Z" w16du:dateUtc="2024-12-16T21:06:00Z">
        <w:r w:rsidRPr="00664C71" w:rsidDel="007A763E">
          <w:rPr>
            <w:rPrChange w:id="2790"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791" w:author="Ben Fels" w:date="2024-12-16T22:06:00Z" w16du:dateUtc="2024-12-16T21:06:00Z"/>
        </w:rPr>
      </w:pPr>
      <w:del w:id="2792"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793" w:author="Ben Fels" w:date="2024-12-16T22:06:00Z" w16du:dateUtc="2024-12-16T21:06:00Z"/>
          <w:rPrChange w:id="2794" w:author="Ben Fels" w:date="2024-12-21T18:08:00Z" w16du:dateUtc="2024-12-21T17:08:00Z">
            <w:rPr>
              <w:del w:id="2795" w:author="Ben Fels" w:date="2024-12-16T22:06:00Z" w16du:dateUtc="2024-12-16T21:06:00Z"/>
              <w:lang w:val="en-US"/>
            </w:rPr>
          </w:rPrChange>
        </w:rPr>
      </w:pPr>
      <w:del w:id="2796" w:author="Ben Fels" w:date="2024-12-16T22:06:00Z" w16du:dateUtc="2024-12-16T21:06:00Z">
        <w:r w:rsidRPr="00664C71" w:rsidDel="007A763E">
          <w:rPr>
            <w:rPrChange w:id="2797"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798" w:author="Ben Fels" w:date="2024-12-16T22:06:00Z" w16du:dateUtc="2024-12-16T21:06:00Z"/>
        </w:rPr>
      </w:pPr>
      <w:del w:id="2799"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800" w:author="Ben Fels" w:date="2024-12-16T22:06:00Z" w16du:dateUtc="2024-12-16T21:06:00Z"/>
        </w:rPr>
      </w:pPr>
      <w:del w:id="2801"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802" w:author="Ben Fels" w:date="2024-12-16T22:06:00Z" w16du:dateUtc="2024-12-16T21:06:00Z"/>
        </w:rPr>
      </w:pPr>
      <w:del w:id="2803"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804" w:author="Ben Fels" w:date="2024-12-16T22:06:00Z" w16du:dateUtc="2024-12-16T21:06:00Z"/>
          <w:rPrChange w:id="2805" w:author="Ben Fels" w:date="2024-12-21T18:08:00Z" w16du:dateUtc="2024-12-21T17:08:00Z">
            <w:rPr>
              <w:del w:id="2806" w:author="Ben Fels" w:date="2024-12-16T22:06:00Z" w16du:dateUtc="2024-12-16T21:06:00Z"/>
              <w:lang w:val="en-US"/>
            </w:rPr>
          </w:rPrChange>
        </w:rPr>
      </w:pPr>
      <w:del w:id="2807" w:author="Ben Fels" w:date="2024-12-16T22:06:00Z" w16du:dateUtc="2024-12-16T21:06:00Z">
        <w:r w:rsidRPr="00664C71" w:rsidDel="007A763E">
          <w:rPr>
            <w:rPrChange w:id="2808" w:author="Ben Fels" w:date="2024-12-21T18:08:00Z" w16du:dateUtc="2024-12-21T17:08:00Z">
              <w:rPr>
                <w:lang w:val="en-US"/>
              </w:rPr>
            </w:rPrChange>
          </w:rPr>
          <w:delText xml:space="preserve">  </w:delText>
        </w:r>
        <w:r w:rsidR="00E9195C" w:rsidRPr="00664C71" w:rsidDel="007A763E">
          <w:rPr>
            <w:rPrChange w:id="2809" w:author="Ben Fels" w:date="2024-12-21T18:08:00Z" w16du:dateUtc="2024-12-21T17:08:00Z">
              <w:rPr>
                <w:lang w:val="en-US"/>
              </w:rPr>
            </w:rPrChange>
          </w:rPr>
          <w:delText>Essays annotated by the expert annotator were used as training data (80%)</w:delText>
        </w:r>
        <w:r w:rsidR="00FA20B9" w:rsidRPr="00664C71" w:rsidDel="007A763E">
          <w:rPr>
            <w:rPrChange w:id="2810"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811" w:author="Ben Fels" w:date="2024-12-16T22:06:00Z" w16du:dateUtc="2024-12-16T21:06:00Z"/>
          <w:rPrChange w:id="2812" w:author="Ben Fels" w:date="2024-12-21T18:08:00Z" w16du:dateUtc="2024-12-21T17:08:00Z">
            <w:rPr>
              <w:del w:id="2813" w:author="Ben Fels" w:date="2024-12-16T22:06:00Z" w16du:dateUtc="2024-12-16T21:06:00Z"/>
              <w:lang w:val="en-US"/>
            </w:rPr>
          </w:rPrChange>
        </w:rPr>
      </w:pPr>
      <w:del w:id="2814" w:author="Ben Fels" w:date="2024-12-16T22:06:00Z" w16du:dateUtc="2024-12-16T21:06:00Z">
        <w:r w:rsidRPr="00664C71" w:rsidDel="007A763E">
          <w:rPr>
            <w:rPrChange w:id="2815"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816"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817"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818" w:author="Ben Fels" w:date="2024-12-21T18:08:00Z" w16du:dateUtc="2024-12-21T17:08:00Z">
              <w:rPr>
                <w:lang w:val="en-US"/>
              </w:rPr>
            </w:rPrChange>
          </w:rPr>
          <w:delText xml:space="preserve"> </w:delText>
        </w:r>
        <w:r w:rsidRPr="00664C71" w:rsidDel="007A763E">
          <w:rPr>
            <w:rPrChange w:id="2819"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820" w:author="Ben Fels" w:date="2024-12-16T22:06:00Z" w16du:dateUtc="2024-12-16T21:06:00Z"/>
          <w:i/>
        </w:rPr>
      </w:pPr>
      <w:del w:id="2821"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822" w:author="Ben Fels" w:date="2024-12-16T22:06:00Z" w16du:dateUtc="2024-12-16T21:06:00Z"/>
        </w:rPr>
      </w:pPr>
      <w:del w:id="2823"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824" w:author="Ben Fels" w:date="2024-12-16T22:06:00Z" w16du:dateUtc="2024-12-16T21:06:00Z"/>
        </w:rPr>
      </w:pPr>
      <w:del w:id="2825"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826" w:author="Ben Fels" w:date="2024-12-16T22:06:00Z" w16du:dateUtc="2024-12-16T21:06:00Z"/>
          <w:rPrChange w:id="2827" w:author="Ben Fels" w:date="2024-12-21T18:08:00Z" w16du:dateUtc="2024-12-21T17:08:00Z">
            <w:rPr>
              <w:del w:id="2828" w:author="Ben Fels" w:date="2024-12-16T22:06:00Z" w16du:dateUtc="2024-12-16T21:06:00Z"/>
              <w:lang w:val="en-US"/>
            </w:rPr>
          </w:rPrChange>
        </w:rPr>
      </w:pPr>
      <w:del w:id="2829" w:author="Ben Fels" w:date="2024-12-16T22:06:00Z" w16du:dateUtc="2024-12-16T21:06:00Z">
        <w:r w:rsidRPr="00664C71" w:rsidDel="007A763E">
          <w:rPr>
            <w:rPrChange w:id="2830" w:author="Ben Fels" w:date="2024-12-21T18:08:00Z" w16du:dateUtc="2024-12-21T17:08:00Z">
              <w:rPr>
                <w:lang w:val="en-US"/>
              </w:rPr>
            </w:rPrChange>
          </w:rPr>
          <w:delText xml:space="preserve">123 </w:delText>
        </w:r>
        <w:r w:rsidR="0053346D" w:rsidRPr="00664C71" w:rsidDel="007A763E">
          <w:rPr>
            <w:rPrChange w:id="2831"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832" w:author="Ben Fels" w:date="2024-12-16T22:06:00Z" w16du:dateUtc="2024-12-16T21:06:00Z"/>
        </w:rPr>
      </w:pPr>
      <w:del w:id="2833"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834" w:author="Ben Fels" w:date="2024-12-16T22:06:00Z" w16du:dateUtc="2024-12-16T21:06:00Z"/>
        </w:rPr>
      </w:pPr>
      <w:del w:id="2835"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836" w:author="Ben Fels" w:date="2024-12-16T22:06:00Z" w16du:dateUtc="2024-12-16T21:06:00Z"/>
        </w:rPr>
      </w:pPr>
      <w:del w:id="2837"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838" w:author="Ben Fels" w:date="2024-12-16T22:06:00Z" w16du:dateUtc="2024-12-16T21:06:00Z"/>
        </w:rPr>
      </w:pPr>
      <w:del w:id="2839"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840" w:author="Ben Fels" w:date="2024-12-16T22:06:00Z" w16du:dateUtc="2024-12-16T21:06:00Z"/>
        </w:rPr>
      </w:pPr>
      <w:del w:id="2841"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842" w:author="Ben Fels" w:date="2024-12-16T22:06:00Z" w16du:dateUtc="2024-12-16T21:06:00Z"/>
        </w:rPr>
      </w:pPr>
      <w:del w:id="2843"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844"/>
        <w:r w:rsidR="00F22D69" w:rsidDel="007A763E">
          <w:delText>Cohen</w:delText>
        </w:r>
        <w:r w:rsidR="006628EB" w:rsidDel="007A763E">
          <w:delText>´s kappa</w:delText>
        </w:r>
        <w:commentRangeEnd w:id="2844"/>
        <w:r w:rsidR="00196550" w:rsidDel="007A763E">
          <w:rPr>
            <w:rStyle w:val="Kommentarzeichen"/>
          </w:rPr>
          <w:commentReference w:id="2844"/>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845" w:author="Ben Fels" w:date="2024-12-16T22:06:00Z" w16du:dateUtc="2024-12-16T21:06:00Z"/>
        </w:rPr>
      </w:pPr>
      <w:del w:id="2846"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847" w:author="Ben Fels" w:date="2024-12-16T22:06:00Z" w16du:dateUtc="2024-12-16T21:06:00Z"/>
        </w:rPr>
      </w:pPr>
      <w:del w:id="2848"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849" w:author="Ben Fels" w:date="2024-12-16T22:06:00Z" w16du:dateUtc="2024-12-16T21:06:00Z"/>
        </w:rPr>
      </w:pPr>
      <w:del w:id="2850"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851" w:author="Ben Fels" w:date="2024-12-16T22:14:00Z" w16du:dateUtc="2024-12-16T21:14:00Z"/>
        </w:rPr>
      </w:pPr>
    </w:p>
    <w:p w14:paraId="6B48C4C6" w14:textId="6DF6A9A2" w:rsidR="00246FB5" w:rsidRPr="00664C71" w:rsidDel="00C06D73" w:rsidRDefault="00916D7C" w:rsidP="009A54C3">
      <w:pPr>
        <w:pStyle w:val="berschrift2"/>
        <w:rPr>
          <w:del w:id="2852" w:author="Ben Fels" w:date="2024-12-16T22:14:00Z" w16du:dateUtc="2024-12-16T21:14:00Z"/>
          <w:rPrChange w:id="2853" w:author="Ben Fels" w:date="2024-12-21T18:08:00Z" w16du:dateUtc="2024-12-21T17:08:00Z">
            <w:rPr>
              <w:del w:id="2854" w:author="Ben Fels" w:date="2024-12-16T22:14:00Z" w16du:dateUtc="2024-12-16T21:14:00Z"/>
              <w:lang w:val="en-US"/>
            </w:rPr>
          </w:rPrChange>
        </w:rPr>
      </w:pPr>
      <w:del w:id="2855" w:author="Ben Fels" w:date="2024-12-16T22:14:00Z" w16du:dateUtc="2024-12-16T21:14:00Z">
        <w:r w:rsidRPr="00664C71" w:rsidDel="00C06D73">
          <w:rPr>
            <w:rPrChange w:id="2856"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857" w:author="Ben Fels" w:date="2024-12-16T22:14:00Z" w16du:dateUtc="2024-12-16T21:14:00Z"/>
          <w:rPrChange w:id="2858" w:author="Ben Fels" w:date="2024-12-21T18:08:00Z" w16du:dateUtc="2024-12-21T17:08:00Z">
            <w:rPr>
              <w:del w:id="2859" w:author="Ben Fels" w:date="2024-12-16T22:14:00Z" w16du:dateUtc="2024-12-16T21:14:00Z"/>
              <w:lang w:val="en-US"/>
            </w:rPr>
          </w:rPrChange>
        </w:rPr>
      </w:pPr>
      <w:del w:id="2860" w:author="Ben Fels" w:date="2024-12-16T22:14:00Z" w16du:dateUtc="2024-12-16T21:14:00Z">
        <w:r w:rsidRPr="00664C71" w:rsidDel="00C06D73">
          <w:rPr>
            <w:rPrChange w:id="2861"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862"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863"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864"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865" w:author="Ben Fels" w:date="2024-12-16T22:14:00Z" w16du:dateUtc="2024-12-16T21:14:00Z"/>
          <w:rPrChange w:id="2866" w:author="Ben Fels" w:date="2024-12-21T18:08:00Z" w16du:dateUtc="2024-12-21T17:08:00Z">
            <w:rPr>
              <w:del w:id="2867" w:author="Ben Fels" w:date="2024-12-16T22:14:00Z" w16du:dateUtc="2024-12-16T21:14:00Z"/>
              <w:lang w:val="en-US"/>
            </w:rPr>
          </w:rPrChange>
        </w:rPr>
      </w:pPr>
      <w:del w:id="2868" w:author="Ben Fels" w:date="2024-12-16T22:14:00Z" w16du:dateUtc="2024-12-16T21:14:00Z">
        <w:r w:rsidRPr="00664C71" w:rsidDel="00C06D73">
          <w:rPr>
            <w:highlight w:val="cyan"/>
            <w:rPrChange w:id="2869" w:author="Ben Fels" w:date="2024-12-21T18:08:00Z" w16du:dateUtc="2024-12-21T17:08:00Z">
              <w:rPr>
                <w:highlight w:val="cyan"/>
                <w:lang w:val="en-US"/>
              </w:rPr>
            </w:rPrChange>
          </w:rPr>
          <w:delText>Mochales Palau, R., &amp; Moens, M.-F</w:delText>
        </w:r>
        <w:commentRangeStart w:id="2870"/>
        <w:r w:rsidRPr="00664C71" w:rsidDel="00C06D73">
          <w:rPr>
            <w:highlight w:val="cyan"/>
            <w:rPrChange w:id="2871" w:author="Ben Fels" w:date="2024-12-21T18:08:00Z" w16du:dateUtc="2024-12-21T17:08:00Z">
              <w:rPr>
                <w:highlight w:val="cyan"/>
                <w:lang w:val="en-US"/>
              </w:rPr>
            </w:rPrChange>
          </w:rPr>
          <w:delText xml:space="preserve">. (2009). </w:delText>
        </w:r>
        <w:commentRangeEnd w:id="2870"/>
        <w:r w:rsidR="00650BC2" w:rsidDel="00C06D73">
          <w:rPr>
            <w:rStyle w:val="Kommentarzeichen"/>
          </w:rPr>
          <w:commentReference w:id="2870"/>
        </w:r>
        <w:r w:rsidRPr="00664C71" w:rsidDel="00C06D73">
          <w:rPr>
            <w:highlight w:val="cyan"/>
            <w:rPrChange w:id="2872"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873" w:author="Ben Fels" w:date="2024-12-16T22:14:00Z" w16du:dateUtc="2024-12-16T21:14:00Z"/>
          <w:rPrChange w:id="2874" w:author="Ben Fels" w:date="2024-12-16T22:10:00Z" w16du:dateUtc="2024-12-16T21:10:00Z">
            <w:rPr>
              <w:del w:id="2875" w:author="Ben Fels" w:date="2024-12-16T22:14:00Z" w16du:dateUtc="2024-12-16T21:14:00Z"/>
              <w:lang w:val="en-US"/>
            </w:rPr>
          </w:rPrChange>
        </w:rPr>
      </w:pPr>
      <w:del w:id="2876" w:author="Ben Fels" w:date="2024-12-16T22:14:00Z" w16du:dateUtc="2024-12-16T21:14:00Z">
        <w:r w:rsidRPr="001A4072" w:rsidDel="00C06D73">
          <w:rPr>
            <w:rPrChange w:id="2877" w:author="Ben Fels" w:date="2024-12-16T22:10:00Z" w16du:dateUtc="2024-12-16T21:10:00Z">
              <w:rPr>
                <w:lang w:val="en-US"/>
              </w:rPr>
            </w:rPrChange>
          </w:rPr>
          <w:delText>F</w:delText>
        </w:r>
        <w:r w:rsidR="00981C70" w:rsidRPr="001A4072" w:rsidDel="00C06D73">
          <w:rPr>
            <w:rPrChange w:id="2878"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879"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880"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881" w:author="Ben Fels" w:date="2024-12-16T22:14:00Z" w16du:dateUtc="2024-12-16T21:14:00Z"/>
        </w:rPr>
      </w:pPr>
      <w:del w:id="2882"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883" w:name="_Toc185697478"/>
      <w:r>
        <w:t>Fragestellung</w:t>
      </w:r>
      <w:bookmarkEnd w:id="2883"/>
    </w:p>
    <w:p w14:paraId="105BCF30" w14:textId="32485173" w:rsidR="00A2162F" w:rsidRPr="00022D06" w:rsidDel="003F455C" w:rsidRDefault="00A2162F" w:rsidP="00A2162F">
      <w:pPr>
        <w:autoSpaceDE w:val="0"/>
        <w:autoSpaceDN w:val="0"/>
        <w:adjustRightInd w:val="0"/>
        <w:spacing w:after="0" w:line="240" w:lineRule="auto"/>
        <w:rPr>
          <w:del w:id="2884" w:author="Ben Fels" w:date="2024-12-16T22:14:00Z" w16du:dateUtc="2024-12-16T21:14:00Z"/>
          <w:rFonts w:ascii="IBMPlexSans-Regular" w:hAnsi="IBMPlexSans-Regular" w:cs="IBMPlexSans-Regular"/>
          <w:sz w:val="28"/>
          <w:szCs w:val="28"/>
          <w:highlight w:val="cyan"/>
          <w:lang w:val="en-US"/>
        </w:rPr>
      </w:pPr>
      <w:del w:id="2885"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886" w:author="Ben Fels" w:date="2024-12-16T22:14:00Z" w16du:dateUtc="2024-12-16T21:14:00Z"/>
          <w:lang w:val="en-US"/>
        </w:rPr>
      </w:pPr>
    </w:p>
    <w:p w14:paraId="60AD669A" w14:textId="2D98670A" w:rsidR="00F13E2D" w:rsidRPr="009464AD" w:rsidDel="003F455C" w:rsidRDefault="00F13E2D" w:rsidP="00AC796D">
      <w:pPr>
        <w:rPr>
          <w:del w:id="2887" w:author="Ben Fels" w:date="2024-12-16T22:14:00Z" w16du:dateUtc="2024-12-16T21:14:00Z"/>
          <w:b/>
          <w:lang w:val="en-US"/>
        </w:rPr>
      </w:pPr>
      <w:del w:id="2888"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889"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890"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891" w:author="Ben Fels" w:date="2024-12-21T12:02:00Z" w16du:dateUtc="2024-12-21T11:02:00Z"/>
        </w:rPr>
      </w:pPr>
    </w:p>
    <w:p w14:paraId="52B92A07" w14:textId="39AA5423" w:rsidR="00CF7AE6" w:rsidRPr="00CF7AE6" w:rsidDel="00EB3762" w:rsidRDefault="00CF7AE6" w:rsidP="00CF7AE6">
      <w:pPr>
        <w:rPr>
          <w:del w:id="2892" w:author="Ben Fels" w:date="2024-12-21T12:02:00Z" w16du:dateUtc="2024-12-21T11:02:00Z"/>
        </w:rPr>
      </w:pPr>
    </w:p>
    <w:p w14:paraId="248E40D0" w14:textId="7A55141F" w:rsidR="002379BD" w:rsidDel="00EB3762" w:rsidRDefault="002379BD" w:rsidP="00CF7AE6">
      <w:pPr>
        <w:rPr>
          <w:del w:id="2893"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894" w:name="_Toc185697479"/>
      <w:r>
        <w:lastRenderedPageBreak/>
        <w:t>Literaturverzeichnis / Quellenverzeichnis</w:t>
      </w:r>
      <w:bookmarkEnd w:id="2894"/>
    </w:p>
    <w:p w14:paraId="401F8832" w14:textId="77777777" w:rsidR="000E19D8" w:rsidRPr="00857555" w:rsidRDefault="002F409C" w:rsidP="000E19D8">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0E19D8" w:rsidRPr="000E19D8">
        <w:rPr>
          <w:rFonts w:cs="Arial"/>
        </w:rPr>
        <w:t xml:space="preserve">Brown, T. B., Mann, B., Ryder, N., </w:t>
      </w:r>
      <w:proofErr w:type="spellStart"/>
      <w:r w:rsidR="000E19D8" w:rsidRPr="000E19D8">
        <w:rPr>
          <w:rFonts w:cs="Arial"/>
        </w:rPr>
        <w:t>Subbiah</w:t>
      </w:r>
      <w:proofErr w:type="spellEnd"/>
      <w:r w:rsidR="000E19D8" w:rsidRPr="000E19D8">
        <w:rPr>
          <w:rFonts w:cs="Arial"/>
        </w:rPr>
        <w:t xml:space="preserve">, M., Kaplan, J., </w:t>
      </w:r>
      <w:proofErr w:type="spellStart"/>
      <w:r w:rsidR="000E19D8" w:rsidRPr="000E19D8">
        <w:rPr>
          <w:rFonts w:cs="Arial"/>
        </w:rPr>
        <w:t>Dhariwal</w:t>
      </w:r>
      <w:proofErr w:type="spellEnd"/>
      <w:r w:rsidR="000E19D8" w:rsidRPr="000E19D8">
        <w:rPr>
          <w:rFonts w:cs="Arial"/>
        </w:rPr>
        <w:t xml:space="preserve">, P., </w:t>
      </w:r>
      <w:proofErr w:type="spellStart"/>
      <w:r w:rsidR="000E19D8" w:rsidRPr="000E19D8">
        <w:rPr>
          <w:rFonts w:cs="Arial"/>
        </w:rPr>
        <w:t>Neelakantan</w:t>
      </w:r>
      <w:proofErr w:type="spellEnd"/>
      <w:r w:rsidR="000E19D8" w:rsidRPr="000E19D8">
        <w:rPr>
          <w:rFonts w:cs="Arial"/>
        </w:rPr>
        <w:t xml:space="preserve">, A., Shyam, P., </w:t>
      </w:r>
      <w:proofErr w:type="spellStart"/>
      <w:r w:rsidR="000E19D8" w:rsidRPr="000E19D8">
        <w:rPr>
          <w:rFonts w:cs="Arial"/>
        </w:rPr>
        <w:t>Sastry</w:t>
      </w:r>
      <w:proofErr w:type="spellEnd"/>
      <w:r w:rsidR="000E19D8" w:rsidRPr="000E19D8">
        <w:rPr>
          <w:rFonts w:cs="Arial"/>
        </w:rPr>
        <w:t xml:space="preserve">, G., </w:t>
      </w:r>
      <w:proofErr w:type="spellStart"/>
      <w:r w:rsidR="000E19D8" w:rsidRPr="000E19D8">
        <w:rPr>
          <w:rFonts w:cs="Arial"/>
        </w:rPr>
        <w:t>Askell</w:t>
      </w:r>
      <w:proofErr w:type="spellEnd"/>
      <w:r w:rsidR="000E19D8" w:rsidRPr="000E19D8">
        <w:rPr>
          <w:rFonts w:cs="Arial"/>
        </w:rPr>
        <w:t xml:space="preserve">, A., </w:t>
      </w:r>
      <w:proofErr w:type="spellStart"/>
      <w:r w:rsidR="000E19D8" w:rsidRPr="000E19D8">
        <w:rPr>
          <w:rFonts w:cs="Arial"/>
        </w:rPr>
        <w:t>Agarwal</w:t>
      </w:r>
      <w:proofErr w:type="spellEnd"/>
      <w:r w:rsidR="000E19D8" w:rsidRPr="000E19D8">
        <w:rPr>
          <w:rFonts w:cs="Arial"/>
        </w:rPr>
        <w:t xml:space="preserve">, S., Herbert-Voss, A., Krueger, G., </w:t>
      </w:r>
      <w:proofErr w:type="spellStart"/>
      <w:r w:rsidR="000E19D8" w:rsidRPr="000E19D8">
        <w:rPr>
          <w:rFonts w:cs="Arial"/>
        </w:rPr>
        <w:t>Henighan</w:t>
      </w:r>
      <w:proofErr w:type="spellEnd"/>
      <w:r w:rsidR="000E19D8" w:rsidRPr="000E19D8">
        <w:rPr>
          <w:rFonts w:cs="Arial"/>
        </w:rPr>
        <w:t xml:space="preserve">, T., Child, R., Ramesh, A., Ziegler, D. M., Wu, J., Winter, C., … </w:t>
      </w:r>
      <w:r w:rsidR="000E19D8" w:rsidRPr="00857555">
        <w:rPr>
          <w:rFonts w:cs="Arial"/>
          <w:lang w:val="en-US"/>
        </w:rPr>
        <w:t xml:space="preserve">Amodei, D. (2020). </w:t>
      </w:r>
      <w:r w:rsidR="000E19D8" w:rsidRPr="00857555">
        <w:rPr>
          <w:rFonts w:cs="Arial"/>
          <w:i/>
          <w:iCs/>
          <w:lang w:val="en-US"/>
        </w:rPr>
        <w:t>Language Models are Few-Shot Learners</w:t>
      </w:r>
      <w:r w:rsidR="000E19D8" w:rsidRPr="00857555">
        <w:rPr>
          <w:rFonts w:cs="Arial"/>
          <w:lang w:val="en-US"/>
        </w:rPr>
        <w:t xml:space="preserve"> (arXiv:2005.14165). </w:t>
      </w:r>
      <w:proofErr w:type="spellStart"/>
      <w:r w:rsidR="000E19D8" w:rsidRPr="00857555">
        <w:rPr>
          <w:rFonts w:cs="Arial"/>
          <w:lang w:val="en-US"/>
        </w:rPr>
        <w:t>arXiv</w:t>
      </w:r>
      <w:proofErr w:type="spellEnd"/>
      <w:r w:rsidR="000E19D8" w:rsidRPr="00857555">
        <w:rPr>
          <w:rFonts w:cs="Arial"/>
          <w:lang w:val="en-US"/>
        </w:rPr>
        <w:t>. http://arxiv.org/abs/2005.14165</w:t>
      </w:r>
    </w:p>
    <w:p w14:paraId="14B8AC3A" w14:textId="77777777" w:rsidR="000E19D8" w:rsidRPr="00857555" w:rsidRDefault="000E19D8" w:rsidP="000E19D8">
      <w:pPr>
        <w:pStyle w:val="Literaturverzeichnis"/>
        <w:rPr>
          <w:rFonts w:cs="Arial"/>
          <w:lang w:val="en-US"/>
        </w:rPr>
      </w:pPr>
      <w:r w:rsidRPr="00857555">
        <w:rPr>
          <w:rFonts w:cs="Arial"/>
          <w:lang w:val="en-US"/>
        </w:rPr>
        <w:t xml:space="preserve">Cabrio, E., &amp; Villata, S. (2018). Five Years of Argument Mining: A Data-driven Analysis. </w:t>
      </w:r>
      <w:r w:rsidRPr="00857555">
        <w:rPr>
          <w:rFonts w:cs="Arial"/>
          <w:i/>
          <w:iCs/>
          <w:lang w:val="en-US"/>
        </w:rPr>
        <w:t>Proceedings of the Twenty-Seventh International Joint Conference on Artificial Intelligence</w:t>
      </w:r>
      <w:r w:rsidRPr="00857555">
        <w:rPr>
          <w:rFonts w:cs="Arial"/>
          <w:lang w:val="en-US"/>
        </w:rPr>
        <w:t>, 5427–5433. https://doi.org/10.24963/ijcai.2018/766</w:t>
      </w:r>
    </w:p>
    <w:p w14:paraId="0BB3DA2E" w14:textId="77777777" w:rsidR="000E19D8" w:rsidRPr="00857555" w:rsidRDefault="000E19D8" w:rsidP="000E19D8">
      <w:pPr>
        <w:pStyle w:val="Literaturverzeichnis"/>
        <w:rPr>
          <w:rFonts w:cs="Arial"/>
          <w:lang w:val="en-US"/>
        </w:rPr>
      </w:pPr>
      <w:r w:rsidRPr="00857555">
        <w:rPr>
          <w:rFonts w:cs="Arial"/>
          <w:lang w:val="en-US"/>
        </w:rPr>
        <w:t xml:space="preserve">Cheng, L., Bing, L., He, R., Yu, Q., Zhang, Y., &amp; Si, L. (2022). IAM: A Comprehensive and Large-Scale Dataset for Integrated Argument Mining Tasks. </w:t>
      </w:r>
      <w:r w:rsidRPr="00857555">
        <w:rPr>
          <w:rFonts w:cs="Arial"/>
          <w:i/>
          <w:iCs/>
          <w:lang w:val="en-US"/>
        </w:rPr>
        <w:t>Proceedings of the 60th Annual Meeting of the Association for Computational Linguistics (Volume 1: Long Papers)</w:t>
      </w:r>
      <w:r w:rsidRPr="00857555">
        <w:rPr>
          <w:rFonts w:cs="Arial"/>
          <w:lang w:val="en-US"/>
        </w:rPr>
        <w:t>, 2277–2287. https://doi.org/10.18653/v1/2022.acl-long.162</w:t>
      </w:r>
    </w:p>
    <w:p w14:paraId="0DC5D787" w14:textId="77777777" w:rsidR="000E19D8" w:rsidRPr="00857555" w:rsidRDefault="000E19D8" w:rsidP="000E19D8">
      <w:pPr>
        <w:pStyle w:val="Literaturverzeichnis"/>
        <w:rPr>
          <w:rFonts w:cs="Arial"/>
          <w:lang w:val="en-US"/>
        </w:rPr>
      </w:pPr>
      <w:proofErr w:type="spellStart"/>
      <w:r w:rsidRPr="00857555">
        <w:rPr>
          <w:rFonts w:cs="Arial"/>
          <w:lang w:val="en-US"/>
        </w:rPr>
        <w:t>Géron</w:t>
      </w:r>
      <w:proofErr w:type="spellEnd"/>
      <w:r w:rsidRPr="00857555">
        <w:rPr>
          <w:rFonts w:cs="Arial"/>
          <w:lang w:val="en-US"/>
        </w:rPr>
        <w:t xml:space="preserve">, A. (2022). </w:t>
      </w:r>
      <w:r w:rsidRPr="00857555">
        <w:rPr>
          <w:rFonts w:cs="Arial"/>
          <w:i/>
          <w:iCs/>
          <w:lang w:val="en-US"/>
        </w:rPr>
        <w:t xml:space="preserve">Hands-On Machine Learning with Scikit-Learn, </w:t>
      </w:r>
      <w:proofErr w:type="spellStart"/>
      <w:r w:rsidRPr="00857555">
        <w:rPr>
          <w:rFonts w:cs="Arial"/>
          <w:i/>
          <w:iCs/>
          <w:lang w:val="en-US"/>
        </w:rPr>
        <w:t>Keras</w:t>
      </w:r>
      <w:proofErr w:type="spellEnd"/>
      <w:r w:rsidRPr="00857555">
        <w:rPr>
          <w:rFonts w:cs="Arial"/>
          <w:i/>
          <w:iCs/>
          <w:lang w:val="en-US"/>
        </w:rPr>
        <w:t>, and TensorFlow</w:t>
      </w:r>
      <w:r w:rsidRPr="00857555">
        <w:rPr>
          <w:rFonts w:cs="Arial"/>
          <w:lang w:val="en-US"/>
        </w:rPr>
        <w:t xml:space="preserve"> (3. </w:t>
      </w:r>
      <w:proofErr w:type="spellStart"/>
      <w:r w:rsidRPr="00857555">
        <w:rPr>
          <w:rFonts w:cs="Arial"/>
          <w:lang w:val="en-US"/>
        </w:rPr>
        <w:t>Aufl</w:t>
      </w:r>
      <w:proofErr w:type="spellEnd"/>
      <w:r w:rsidRPr="00857555">
        <w:rPr>
          <w:rFonts w:cs="Arial"/>
          <w:lang w:val="en-US"/>
        </w:rPr>
        <w:t>.). O’Reilly Media, Inc.</w:t>
      </w:r>
    </w:p>
    <w:p w14:paraId="79EA0E16" w14:textId="77777777" w:rsidR="000E19D8" w:rsidRPr="00857555" w:rsidRDefault="000E19D8" w:rsidP="000E19D8">
      <w:pPr>
        <w:pStyle w:val="Literaturverzeichnis"/>
        <w:rPr>
          <w:rFonts w:cs="Arial"/>
          <w:lang w:val="en-US"/>
        </w:rPr>
      </w:pPr>
      <w:r w:rsidRPr="00857555">
        <w:rPr>
          <w:rFonts w:cs="Arial"/>
          <w:lang w:val="en-US"/>
        </w:rPr>
        <w:t xml:space="preserve">Kochmar, E. (2022). </w:t>
      </w:r>
      <w:r w:rsidRPr="00857555">
        <w:rPr>
          <w:rFonts w:cs="Arial"/>
          <w:i/>
          <w:iCs/>
          <w:lang w:val="en-US"/>
        </w:rPr>
        <w:t>Getting started with Natural Language Processing</w:t>
      </w:r>
      <w:r w:rsidRPr="00857555">
        <w:rPr>
          <w:rFonts w:cs="Arial"/>
          <w:lang w:val="en-US"/>
        </w:rPr>
        <w:t>. Manning Publications.</w:t>
      </w:r>
    </w:p>
    <w:p w14:paraId="232B5D1A" w14:textId="77777777" w:rsidR="000E19D8" w:rsidRPr="00857555" w:rsidRDefault="000E19D8" w:rsidP="000E19D8">
      <w:pPr>
        <w:pStyle w:val="Literaturverzeichnis"/>
        <w:rPr>
          <w:rFonts w:cs="Arial"/>
          <w:lang w:val="en-US"/>
        </w:rPr>
      </w:pPr>
      <w:r w:rsidRPr="00857555">
        <w:rPr>
          <w:rFonts w:cs="Arial"/>
          <w:lang w:val="en-US"/>
        </w:rPr>
        <w:t xml:space="preserve">Lawrence, J., &amp; Reed, C. (2020). Argument Mining: A Survey. </w:t>
      </w:r>
      <w:r w:rsidRPr="00857555">
        <w:rPr>
          <w:rFonts w:cs="Arial"/>
          <w:i/>
          <w:iCs/>
          <w:lang w:val="en-US"/>
        </w:rPr>
        <w:t>Computational Linguistics</w:t>
      </w:r>
      <w:r w:rsidRPr="00857555">
        <w:rPr>
          <w:rFonts w:cs="Arial"/>
          <w:lang w:val="en-US"/>
        </w:rPr>
        <w:t xml:space="preserve">, </w:t>
      </w:r>
      <w:r w:rsidRPr="00857555">
        <w:rPr>
          <w:rFonts w:cs="Arial"/>
          <w:i/>
          <w:iCs/>
          <w:lang w:val="en-US"/>
        </w:rPr>
        <w:t>45</w:t>
      </w:r>
      <w:r w:rsidRPr="00857555">
        <w:rPr>
          <w:rFonts w:cs="Arial"/>
          <w:lang w:val="en-US"/>
        </w:rPr>
        <w:t>(4), 765–818. https://doi.org/10.1162/coli_a_00364</w:t>
      </w:r>
    </w:p>
    <w:p w14:paraId="519F72B4" w14:textId="77777777" w:rsidR="000E19D8" w:rsidRPr="00857555" w:rsidRDefault="000E19D8" w:rsidP="000E19D8">
      <w:pPr>
        <w:pStyle w:val="Literaturverzeichnis"/>
        <w:rPr>
          <w:rFonts w:cs="Arial"/>
          <w:lang w:val="en-US"/>
        </w:rPr>
      </w:pPr>
      <w:r w:rsidRPr="000E19D8">
        <w:rPr>
          <w:rFonts w:cs="Arial"/>
        </w:rPr>
        <w:t xml:space="preserve">Lu, R.-S., Lin, C.-C., &amp; </w:t>
      </w:r>
      <w:proofErr w:type="spellStart"/>
      <w:r w:rsidRPr="000E19D8">
        <w:rPr>
          <w:rFonts w:cs="Arial"/>
        </w:rPr>
        <w:t>Tsao</w:t>
      </w:r>
      <w:proofErr w:type="spellEnd"/>
      <w:r w:rsidRPr="000E19D8">
        <w:rPr>
          <w:rFonts w:cs="Arial"/>
        </w:rPr>
        <w:t xml:space="preserve">, H.-Y. (2024). </w:t>
      </w:r>
      <w:r w:rsidRPr="00857555">
        <w:rPr>
          <w:rFonts w:cs="Arial"/>
          <w:lang w:val="en-US"/>
        </w:rPr>
        <w:t xml:space="preserve">Empowering Large Language Models to Leverage Domain-Specific Knowledge in E-Learning. </w:t>
      </w:r>
      <w:r w:rsidRPr="00857555">
        <w:rPr>
          <w:rFonts w:cs="Arial"/>
          <w:i/>
          <w:iCs/>
          <w:lang w:val="en-US"/>
        </w:rPr>
        <w:t>Applied Sciences</w:t>
      </w:r>
      <w:r w:rsidRPr="00857555">
        <w:rPr>
          <w:rFonts w:cs="Arial"/>
          <w:lang w:val="en-US"/>
        </w:rPr>
        <w:t xml:space="preserve">, </w:t>
      </w:r>
      <w:r w:rsidRPr="00857555">
        <w:rPr>
          <w:rFonts w:cs="Arial"/>
          <w:i/>
          <w:iCs/>
          <w:lang w:val="en-US"/>
        </w:rPr>
        <w:t>14</w:t>
      </w:r>
      <w:r w:rsidRPr="00857555">
        <w:rPr>
          <w:rFonts w:cs="Arial"/>
          <w:lang w:val="en-US"/>
        </w:rPr>
        <w:t>(12), 5264. https://doi.org/10.3390/app14125264</w:t>
      </w:r>
    </w:p>
    <w:p w14:paraId="6D004F6F" w14:textId="77777777" w:rsidR="000E19D8" w:rsidRPr="00857555" w:rsidRDefault="000E19D8" w:rsidP="000E19D8">
      <w:pPr>
        <w:pStyle w:val="Literaturverzeichnis"/>
        <w:rPr>
          <w:rFonts w:cs="Arial"/>
          <w:lang w:val="en-US"/>
        </w:rPr>
      </w:pPr>
      <w:r w:rsidRPr="00857555">
        <w:rPr>
          <w:rFonts w:cs="Arial"/>
          <w:lang w:val="en-US"/>
        </w:rPr>
        <w:t xml:space="preserve">Maharjan, J., </w:t>
      </w:r>
      <w:proofErr w:type="spellStart"/>
      <w:r w:rsidRPr="00857555">
        <w:rPr>
          <w:rFonts w:cs="Arial"/>
          <w:lang w:val="en-US"/>
        </w:rPr>
        <w:t>Garikipati</w:t>
      </w:r>
      <w:proofErr w:type="spellEnd"/>
      <w:r w:rsidRPr="00857555">
        <w:rPr>
          <w:rFonts w:cs="Arial"/>
          <w:lang w:val="en-US"/>
        </w:rPr>
        <w:t xml:space="preserve">, A., Singh, N. P., Cyrus, L., Sharma, M., Ciobanu, M., Barnes, G., Thapa, R., Mao, Q., &amp; Das, R. (2024). </w:t>
      </w:r>
      <w:proofErr w:type="spellStart"/>
      <w:r w:rsidRPr="00857555">
        <w:rPr>
          <w:rFonts w:cs="Arial"/>
          <w:lang w:val="en-US"/>
        </w:rPr>
        <w:t>OpenMedLM</w:t>
      </w:r>
      <w:proofErr w:type="spellEnd"/>
      <w:r w:rsidRPr="00857555">
        <w:rPr>
          <w:rFonts w:cs="Arial"/>
          <w:lang w:val="en-US"/>
        </w:rPr>
        <w:t xml:space="preserve">: Prompt engineering can out-perform fine-tuning in medical question-answering with open-source large language models. </w:t>
      </w:r>
      <w:r w:rsidRPr="00857555">
        <w:rPr>
          <w:rFonts w:cs="Arial"/>
          <w:i/>
          <w:iCs/>
          <w:lang w:val="en-US"/>
        </w:rPr>
        <w:t>Scientific Reports</w:t>
      </w:r>
      <w:r w:rsidRPr="00857555">
        <w:rPr>
          <w:rFonts w:cs="Arial"/>
          <w:lang w:val="en-US"/>
        </w:rPr>
        <w:t xml:space="preserve">, </w:t>
      </w:r>
      <w:r w:rsidRPr="00857555">
        <w:rPr>
          <w:rFonts w:cs="Arial"/>
          <w:i/>
          <w:iCs/>
          <w:lang w:val="en-US"/>
        </w:rPr>
        <w:t>14</w:t>
      </w:r>
      <w:r w:rsidRPr="00857555">
        <w:rPr>
          <w:rFonts w:cs="Arial"/>
          <w:lang w:val="en-US"/>
        </w:rPr>
        <w:t>(1), 14156. https://doi.org/10.1038/s41598-024-64827-6</w:t>
      </w:r>
    </w:p>
    <w:p w14:paraId="3FF452AE" w14:textId="77777777" w:rsidR="000E19D8" w:rsidRPr="000E19D8" w:rsidRDefault="000E19D8" w:rsidP="000E19D8">
      <w:pPr>
        <w:pStyle w:val="Literaturverzeichnis"/>
        <w:rPr>
          <w:rFonts w:cs="Arial"/>
        </w:rPr>
      </w:pPr>
      <w:r w:rsidRPr="00857555">
        <w:rPr>
          <w:rFonts w:cs="Arial"/>
          <w:lang w:val="en-US"/>
        </w:rPr>
        <w:t xml:space="preserve">OpenAI. (o. J.-a). </w:t>
      </w:r>
      <w:r w:rsidRPr="00857555">
        <w:rPr>
          <w:rFonts w:cs="Arial"/>
          <w:i/>
          <w:iCs/>
          <w:lang w:val="en-US"/>
        </w:rPr>
        <w:t>Chat. Temperature</w:t>
      </w:r>
      <w:r w:rsidRPr="00857555">
        <w:rPr>
          <w:rFonts w:cs="Arial"/>
          <w:lang w:val="en-US"/>
        </w:rPr>
        <w:t xml:space="preserve">. OpenAI Platform. API Reference. </w:t>
      </w:r>
      <w:r w:rsidRPr="000E19D8">
        <w:rPr>
          <w:rFonts w:cs="Arial"/>
        </w:rPr>
        <w:t>Abgerufen 20. Dezember 2024, von https://platform.openai.com/docs/api-reference/chat/create</w:t>
      </w:r>
    </w:p>
    <w:p w14:paraId="1B14B2B5" w14:textId="77777777" w:rsidR="000E19D8" w:rsidRPr="000E19D8" w:rsidRDefault="000E19D8" w:rsidP="000E19D8">
      <w:pPr>
        <w:pStyle w:val="Literaturverzeichnis"/>
        <w:rPr>
          <w:rFonts w:cs="Arial"/>
        </w:rPr>
      </w:pPr>
      <w:r w:rsidRPr="000E19D8">
        <w:rPr>
          <w:rFonts w:cs="Arial"/>
        </w:rPr>
        <w:t xml:space="preserve">OpenAI. (o. J.-b). </w:t>
      </w:r>
      <w:r w:rsidRPr="000E19D8">
        <w:rPr>
          <w:rFonts w:cs="Arial"/>
          <w:i/>
          <w:iCs/>
        </w:rPr>
        <w:t>Models</w:t>
      </w:r>
      <w:r w:rsidRPr="000E19D8">
        <w:rPr>
          <w:rFonts w:cs="Arial"/>
        </w:rPr>
        <w:t xml:space="preserve">. OpenAI </w:t>
      </w:r>
      <w:proofErr w:type="spellStart"/>
      <w:r w:rsidRPr="000E19D8">
        <w:rPr>
          <w:rFonts w:cs="Arial"/>
        </w:rPr>
        <w:t>Platform</w:t>
      </w:r>
      <w:proofErr w:type="spellEnd"/>
      <w:r w:rsidRPr="000E19D8">
        <w:rPr>
          <w:rFonts w:cs="Arial"/>
        </w:rPr>
        <w:t>. Abgerufen 22. Dezember 2024, von https://platform.openai.com/docs/models/</w:t>
      </w:r>
    </w:p>
    <w:p w14:paraId="041886E6" w14:textId="77777777" w:rsidR="000E19D8" w:rsidRPr="000E19D8" w:rsidRDefault="000E19D8" w:rsidP="000E19D8">
      <w:pPr>
        <w:pStyle w:val="Literaturverzeichnis"/>
        <w:rPr>
          <w:rFonts w:cs="Arial"/>
        </w:rPr>
      </w:pPr>
      <w:r w:rsidRPr="00857555">
        <w:rPr>
          <w:rFonts w:cs="Arial"/>
          <w:lang w:val="en-US"/>
        </w:rPr>
        <w:t xml:space="preserve">OpenAI. (o. J.-c). </w:t>
      </w:r>
      <w:r w:rsidRPr="00857555">
        <w:rPr>
          <w:rFonts w:cs="Arial"/>
          <w:i/>
          <w:iCs/>
          <w:lang w:val="en-US"/>
        </w:rPr>
        <w:t>Optimizing LLM Accuracy</w:t>
      </w:r>
      <w:r w:rsidRPr="00857555">
        <w:rPr>
          <w:rFonts w:cs="Arial"/>
          <w:lang w:val="en-US"/>
        </w:rPr>
        <w:t xml:space="preserve">. </w:t>
      </w:r>
      <w:r w:rsidRPr="000E19D8">
        <w:rPr>
          <w:rFonts w:cs="Arial"/>
        </w:rPr>
        <w:t xml:space="preserve">OpenAI </w:t>
      </w:r>
      <w:proofErr w:type="spellStart"/>
      <w:r w:rsidRPr="000E19D8">
        <w:rPr>
          <w:rFonts w:cs="Arial"/>
        </w:rPr>
        <w:t>Platform</w:t>
      </w:r>
      <w:proofErr w:type="spellEnd"/>
      <w:r w:rsidRPr="000E19D8">
        <w:rPr>
          <w:rFonts w:cs="Arial"/>
        </w:rPr>
        <w:t>. Docs. Abgerufen 20. Dezember 2024, von https://platform.openai.com/docs/guides/optimizing-llm-accuracy</w:t>
      </w:r>
    </w:p>
    <w:p w14:paraId="3BFBE16C" w14:textId="77777777" w:rsidR="000E19D8" w:rsidRPr="000E19D8" w:rsidRDefault="000E19D8" w:rsidP="000E19D8">
      <w:pPr>
        <w:pStyle w:val="Literaturverzeichnis"/>
        <w:rPr>
          <w:rFonts w:cs="Arial"/>
        </w:rPr>
      </w:pPr>
      <w:r w:rsidRPr="00857555">
        <w:rPr>
          <w:rFonts w:cs="Arial"/>
          <w:lang w:val="en-US"/>
        </w:rPr>
        <w:t xml:space="preserve">OpenAI. (o. J.-d). </w:t>
      </w:r>
      <w:r w:rsidRPr="00857555">
        <w:rPr>
          <w:rFonts w:cs="Arial"/>
          <w:i/>
          <w:iCs/>
          <w:lang w:val="en-US"/>
        </w:rPr>
        <w:t>Prompt engineering</w:t>
      </w:r>
      <w:r w:rsidRPr="00857555">
        <w:rPr>
          <w:rFonts w:cs="Arial"/>
          <w:lang w:val="en-US"/>
        </w:rPr>
        <w:t xml:space="preserve">. </w:t>
      </w:r>
      <w:r w:rsidRPr="000E19D8">
        <w:rPr>
          <w:rFonts w:cs="Arial"/>
        </w:rPr>
        <w:t xml:space="preserve">OpenAI </w:t>
      </w:r>
      <w:proofErr w:type="spellStart"/>
      <w:r w:rsidRPr="000E19D8">
        <w:rPr>
          <w:rFonts w:cs="Arial"/>
        </w:rPr>
        <w:t>Platform</w:t>
      </w:r>
      <w:proofErr w:type="spellEnd"/>
      <w:r w:rsidRPr="000E19D8">
        <w:rPr>
          <w:rFonts w:cs="Arial"/>
        </w:rPr>
        <w:t>. Docs. Abgerufen 20. Dezember 2024, von https://platform.openai.com/docs/guides/prompt-engineering</w:t>
      </w:r>
    </w:p>
    <w:p w14:paraId="4903CB18" w14:textId="77777777" w:rsidR="000E19D8" w:rsidRPr="00857555" w:rsidRDefault="000E19D8" w:rsidP="000E19D8">
      <w:pPr>
        <w:pStyle w:val="Literaturverzeichnis"/>
        <w:rPr>
          <w:rFonts w:cs="Arial"/>
          <w:lang w:val="en-US"/>
        </w:rPr>
      </w:pPr>
      <w:proofErr w:type="spellStart"/>
      <w:r w:rsidRPr="000E19D8">
        <w:rPr>
          <w:rFonts w:cs="Arial"/>
        </w:rPr>
        <w:t>Ozdemir</w:t>
      </w:r>
      <w:proofErr w:type="spellEnd"/>
      <w:r w:rsidRPr="000E19D8">
        <w:rPr>
          <w:rFonts w:cs="Arial"/>
        </w:rPr>
        <w:t xml:space="preserve">, S. (2024). </w:t>
      </w:r>
      <w:r w:rsidRPr="000E19D8">
        <w:rPr>
          <w:rFonts w:cs="Arial"/>
          <w:i/>
          <w:iCs/>
        </w:rPr>
        <w:t>Praxiseinstieg Large Language Models: Strategien und Best Practices für den Einsatz von ChatGPT und anderen LLMs</w:t>
      </w:r>
      <w:r w:rsidRPr="000E19D8">
        <w:rPr>
          <w:rFonts w:cs="Arial"/>
        </w:rPr>
        <w:t xml:space="preserve"> (F. Langenau, Übers.; 1. </w:t>
      </w:r>
      <w:proofErr w:type="spellStart"/>
      <w:r w:rsidRPr="00857555">
        <w:rPr>
          <w:rFonts w:cs="Arial"/>
          <w:lang w:val="en-US"/>
        </w:rPr>
        <w:t>Aufl</w:t>
      </w:r>
      <w:proofErr w:type="spellEnd"/>
      <w:r w:rsidRPr="00857555">
        <w:rPr>
          <w:rFonts w:cs="Arial"/>
          <w:lang w:val="en-US"/>
        </w:rPr>
        <w:t xml:space="preserve">., deutsche </w:t>
      </w:r>
      <w:proofErr w:type="spellStart"/>
      <w:r w:rsidRPr="00857555">
        <w:rPr>
          <w:rFonts w:cs="Arial"/>
          <w:lang w:val="en-US"/>
        </w:rPr>
        <w:t>Ausgabe</w:t>
      </w:r>
      <w:proofErr w:type="spellEnd"/>
      <w:r w:rsidRPr="00857555">
        <w:rPr>
          <w:rFonts w:cs="Arial"/>
          <w:lang w:val="en-US"/>
        </w:rPr>
        <w:t>). O’Reilly.</w:t>
      </w:r>
    </w:p>
    <w:p w14:paraId="31932FE9" w14:textId="77777777" w:rsidR="000E19D8" w:rsidRPr="00857555" w:rsidRDefault="000E19D8" w:rsidP="000E19D8">
      <w:pPr>
        <w:pStyle w:val="Literaturverzeichnis"/>
        <w:rPr>
          <w:rFonts w:cs="Arial"/>
          <w:lang w:val="en-US"/>
        </w:rPr>
      </w:pPr>
      <w:r w:rsidRPr="00857555">
        <w:rPr>
          <w:rFonts w:cs="Arial"/>
          <w:lang w:val="en-US"/>
        </w:rPr>
        <w:t xml:space="preserve">Patil, R., &amp; Gudivada, V. (2024). A Review of Current Trends, Techniques, and Challenges in Large Language Models (LLMs). </w:t>
      </w:r>
      <w:r w:rsidRPr="00857555">
        <w:rPr>
          <w:rFonts w:cs="Arial"/>
          <w:i/>
          <w:iCs/>
          <w:lang w:val="en-US"/>
        </w:rPr>
        <w:t>Applied Sciences</w:t>
      </w:r>
      <w:r w:rsidRPr="00857555">
        <w:rPr>
          <w:rFonts w:cs="Arial"/>
          <w:lang w:val="en-US"/>
        </w:rPr>
        <w:t xml:space="preserve">, </w:t>
      </w:r>
      <w:r w:rsidRPr="00857555">
        <w:rPr>
          <w:rFonts w:cs="Arial"/>
          <w:i/>
          <w:iCs/>
          <w:lang w:val="en-US"/>
        </w:rPr>
        <w:t>14</w:t>
      </w:r>
      <w:r w:rsidRPr="00857555">
        <w:rPr>
          <w:rFonts w:cs="Arial"/>
          <w:lang w:val="en-US"/>
        </w:rPr>
        <w:t>(5), 2074. https://doi.org/10.3390/app14052074</w:t>
      </w:r>
    </w:p>
    <w:p w14:paraId="76A1CF77" w14:textId="77777777" w:rsidR="000E19D8" w:rsidRPr="00857555" w:rsidRDefault="000E19D8" w:rsidP="000E19D8">
      <w:pPr>
        <w:pStyle w:val="Literaturverzeichnis"/>
        <w:rPr>
          <w:rFonts w:cs="Arial"/>
          <w:lang w:val="en-US"/>
        </w:rPr>
      </w:pPr>
      <w:proofErr w:type="spellStart"/>
      <w:r w:rsidRPr="00857555">
        <w:rPr>
          <w:rFonts w:cs="Arial"/>
          <w:lang w:val="en-US"/>
        </w:rPr>
        <w:t>Peldszus</w:t>
      </w:r>
      <w:proofErr w:type="spellEnd"/>
      <w:r w:rsidRPr="00857555">
        <w:rPr>
          <w:rFonts w:cs="Arial"/>
          <w:lang w:val="en-US"/>
        </w:rPr>
        <w:t xml:space="preserve">, A., &amp; </w:t>
      </w:r>
      <w:proofErr w:type="spellStart"/>
      <w:r w:rsidRPr="00857555">
        <w:rPr>
          <w:rFonts w:cs="Arial"/>
          <w:lang w:val="en-US"/>
        </w:rPr>
        <w:t>Stede</w:t>
      </w:r>
      <w:proofErr w:type="spellEnd"/>
      <w:r w:rsidRPr="00857555">
        <w:rPr>
          <w:rFonts w:cs="Arial"/>
          <w:lang w:val="en-US"/>
        </w:rPr>
        <w:t xml:space="preserve">, M. (2013). From Argument Diagrams to Argumentation Mining in Texts: A Survey. </w:t>
      </w:r>
      <w:r w:rsidRPr="00857555">
        <w:rPr>
          <w:rFonts w:cs="Arial"/>
          <w:i/>
          <w:iCs/>
          <w:lang w:val="en-US"/>
        </w:rPr>
        <w:t>International Journal of Cognitive Informatics and Natural Intelligence</w:t>
      </w:r>
      <w:r w:rsidRPr="00857555">
        <w:rPr>
          <w:rFonts w:cs="Arial"/>
          <w:lang w:val="en-US"/>
        </w:rPr>
        <w:t xml:space="preserve">, </w:t>
      </w:r>
      <w:r w:rsidRPr="00857555">
        <w:rPr>
          <w:rFonts w:cs="Arial"/>
          <w:i/>
          <w:iCs/>
          <w:lang w:val="en-US"/>
        </w:rPr>
        <w:t>7</w:t>
      </w:r>
      <w:r w:rsidRPr="00857555">
        <w:rPr>
          <w:rFonts w:cs="Arial"/>
          <w:lang w:val="en-US"/>
        </w:rPr>
        <w:t>(1), 1–31. https://doi.org/10.4018/jcini.2013010101</w:t>
      </w:r>
    </w:p>
    <w:p w14:paraId="38A0EF8F" w14:textId="77777777" w:rsidR="000E19D8" w:rsidRPr="00857555" w:rsidRDefault="000E19D8" w:rsidP="000E19D8">
      <w:pPr>
        <w:pStyle w:val="Literaturverzeichnis"/>
        <w:rPr>
          <w:rFonts w:cs="Arial"/>
          <w:lang w:val="en-US"/>
        </w:rPr>
      </w:pPr>
      <w:r w:rsidRPr="00857555">
        <w:rPr>
          <w:rFonts w:cs="Arial"/>
          <w:lang w:val="en-US"/>
        </w:rPr>
        <w:t xml:space="preserve">Stab, C., &amp; </w:t>
      </w:r>
      <w:proofErr w:type="spellStart"/>
      <w:r w:rsidRPr="00857555">
        <w:rPr>
          <w:rFonts w:cs="Arial"/>
          <w:lang w:val="en-US"/>
        </w:rPr>
        <w:t>Gurevych</w:t>
      </w:r>
      <w:proofErr w:type="spellEnd"/>
      <w:r w:rsidRPr="00857555">
        <w:rPr>
          <w:rFonts w:cs="Arial"/>
          <w:lang w:val="en-US"/>
        </w:rPr>
        <w:t xml:space="preserve">, I. (2014). </w:t>
      </w:r>
      <w:r w:rsidRPr="00857555">
        <w:rPr>
          <w:rFonts w:cs="Arial"/>
          <w:i/>
          <w:iCs/>
          <w:lang w:val="en-US"/>
        </w:rPr>
        <w:t>Annotating Argument Components and Relations in Persuasive Essays</w:t>
      </w:r>
      <w:r w:rsidRPr="00857555">
        <w:rPr>
          <w:rFonts w:cs="Arial"/>
          <w:lang w:val="en-US"/>
        </w:rPr>
        <w:t>.</w:t>
      </w:r>
    </w:p>
    <w:p w14:paraId="11130703" w14:textId="77777777" w:rsidR="000E19D8" w:rsidRPr="00857555" w:rsidRDefault="000E19D8" w:rsidP="000E19D8">
      <w:pPr>
        <w:pStyle w:val="Literaturverzeichnis"/>
        <w:rPr>
          <w:rFonts w:cs="Arial"/>
          <w:lang w:val="en-US"/>
        </w:rPr>
      </w:pPr>
      <w:r w:rsidRPr="00857555">
        <w:rPr>
          <w:rFonts w:cs="Arial"/>
          <w:lang w:val="en-US"/>
        </w:rPr>
        <w:t xml:space="preserve">Stab, C., &amp; </w:t>
      </w:r>
      <w:proofErr w:type="spellStart"/>
      <w:r w:rsidRPr="00857555">
        <w:rPr>
          <w:rFonts w:cs="Arial"/>
          <w:lang w:val="en-US"/>
        </w:rPr>
        <w:t>Gurevych</w:t>
      </w:r>
      <w:proofErr w:type="spellEnd"/>
      <w:r w:rsidRPr="00857555">
        <w:rPr>
          <w:rFonts w:cs="Arial"/>
          <w:lang w:val="en-US"/>
        </w:rPr>
        <w:t xml:space="preserve">, I. (2017a). </w:t>
      </w:r>
      <w:r w:rsidRPr="00857555">
        <w:rPr>
          <w:rFonts w:cs="Arial"/>
          <w:i/>
          <w:iCs/>
          <w:lang w:val="en-US"/>
        </w:rPr>
        <w:t>Argument Annotated Essays (version 2)</w:t>
      </w:r>
      <w:r w:rsidRPr="00857555">
        <w:rPr>
          <w:rFonts w:cs="Arial"/>
          <w:lang w:val="en-US"/>
        </w:rPr>
        <w:t xml:space="preserve"> [Dataset]. https://tudatalib.ulb.tu-darmstadt.de/handle/tudatalib/2422</w:t>
      </w:r>
    </w:p>
    <w:p w14:paraId="2200AB33" w14:textId="77777777" w:rsidR="000E19D8" w:rsidRPr="00857555" w:rsidRDefault="000E19D8" w:rsidP="000E19D8">
      <w:pPr>
        <w:pStyle w:val="Literaturverzeichnis"/>
        <w:rPr>
          <w:rFonts w:cs="Arial"/>
          <w:lang w:val="en-US"/>
        </w:rPr>
      </w:pPr>
      <w:r w:rsidRPr="00857555">
        <w:rPr>
          <w:rFonts w:cs="Arial"/>
          <w:lang w:val="en-US"/>
        </w:rPr>
        <w:t xml:space="preserve">Stab, C., &amp; </w:t>
      </w:r>
      <w:proofErr w:type="spellStart"/>
      <w:r w:rsidRPr="00857555">
        <w:rPr>
          <w:rFonts w:cs="Arial"/>
          <w:lang w:val="en-US"/>
        </w:rPr>
        <w:t>Gurevych</w:t>
      </w:r>
      <w:proofErr w:type="spellEnd"/>
      <w:r w:rsidRPr="00857555">
        <w:rPr>
          <w:rFonts w:cs="Arial"/>
          <w:lang w:val="en-US"/>
        </w:rPr>
        <w:t xml:space="preserve">, I. (2017b). Parsing Argumentation Structures in Persuasive Essays. </w:t>
      </w:r>
      <w:r w:rsidRPr="00857555">
        <w:rPr>
          <w:rFonts w:cs="Arial"/>
          <w:i/>
          <w:iCs/>
          <w:lang w:val="en-US"/>
        </w:rPr>
        <w:t>Computational Linguistics</w:t>
      </w:r>
      <w:r w:rsidRPr="00857555">
        <w:rPr>
          <w:rFonts w:cs="Arial"/>
          <w:lang w:val="en-US"/>
        </w:rPr>
        <w:t xml:space="preserve">, </w:t>
      </w:r>
      <w:r w:rsidRPr="00857555">
        <w:rPr>
          <w:rFonts w:cs="Arial"/>
          <w:i/>
          <w:iCs/>
          <w:lang w:val="en-US"/>
        </w:rPr>
        <w:t>43</w:t>
      </w:r>
      <w:r w:rsidRPr="00857555">
        <w:rPr>
          <w:rFonts w:cs="Arial"/>
          <w:lang w:val="en-US"/>
        </w:rPr>
        <w:t>(3), 619–659. https://doi.org/10.1162/COLI_a_00295</w:t>
      </w:r>
    </w:p>
    <w:p w14:paraId="0EB48458" w14:textId="77777777" w:rsidR="000E19D8" w:rsidRPr="00857555" w:rsidRDefault="000E19D8" w:rsidP="000E19D8">
      <w:pPr>
        <w:pStyle w:val="Literaturverzeichnis"/>
        <w:rPr>
          <w:rFonts w:cs="Arial"/>
          <w:lang w:val="en-US"/>
        </w:rPr>
      </w:pPr>
      <w:r w:rsidRPr="00857555">
        <w:rPr>
          <w:rFonts w:cs="Arial"/>
          <w:lang w:val="en-US"/>
        </w:rPr>
        <w:t xml:space="preserve">Trad, F., &amp; Chehab, A. (2024). Prompt Engineering or Fine-Tuning? A Case Study on Phishing Detection with Large Language Models. </w:t>
      </w:r>
      <w:r w:rsidRPr="00857555">
        <w:rPr>
          <w:rFonts w:cs="Arial"/>
          <w:i/>
          <w:iCs/>
          <w:lang w:val="en-US"/>
        </w:rPr>
        <w:t>Machine Learning and Knowledge Extraction</w:t>
      </w:r>
      <w:r w:rsidRPr="00857555">
        <w:rPr>
          <w:rFonts w:cs="Arial"/>
          <w:lang w:val="en-US"/>
        </w:rPr>
        <w:t xml:space="preserve">, </w:t>
      </w:r>
      <w:r w:rsidRPr="00857555">
        <w:rPr>
          <w:rFonts w:cs="Arial"/>
          <w:i/>
          <w:iCs/>
          <w:lang w:val="en-US"/>
        </w:rPr>
        <w:t>6</w:t>
      </w:r>
      <w:r w:rsidRPr="00857555">
        <w:rPr>
          <w:rFonts w:cs="Arial"/>
          <w:lang w:val="en-US"/>
        </w:rPr>
        <w:t>(1), 367–384. https://doi.org/10.3390/make6010018</w:t>
      </w:r>
    </w:p>
    <w:p w14:paraId="3E45DC04" w14:textId="77777777" w:rsidR="000E19D8" w:rsidRPr="000E19D8" w:rsidRDefault="000E19D8" w:rsidP="000E19D8">
      <w:pPr>
        <w:pStyle w:val="Literaturverzeichnis"/>
        <w:rPr>
          <w:rFonts w:cs="Arial"/>
        </w:rPr>
      </w:pPr>
      <w:r w:rsidRPr="00857555">
        <w:rPr>
          <w:rFonts w:cs="Arial"/>
          <w:lang w:val="en-US"/>
        </w:rPr>
        <w:t xml:space="preserve">Tunstall, L., Werra, L. von, Wolf, T., &amp; </w:t>
      </w:r>
      <w:proofErr w:type="spellStart"/>
      <w:r w:rsidRPr="00857555">
        <w:rPr>
          <w:rFonts w:cs="Arial"/>
          <w:lang w:val="en-US"/>
        </w:rPr>
        <w:t>Géron</w:t>
      </w:r>
      <w:proofErr w:type="spellEnd"/>
      <w:r w:rsidRPr="00857555">
        <w:rPr>
          <w:rFonts w:cs="Arial"/>
          <w:lang w:val="en-US"/>
        </w:rPr>
        <w:t xml:space="preserve">, A. (2023). </w:t>
      </w:r>
      <w:r w:rsidRPr="000E19D8">
        <w:rPr>
          <w:rFonts w:cs="Arial"/>
          <w:i/>
          <w:iCs/>
        </w:rPr>
        <w:t xml:space="preserve">Natural Language Processing mit Transformern: Sprachanwendungen mit </w:t>
      </w:r>
      <w:proofErr w:type="spellStart"/>
      <w:r w:rsidRPr="000E19D8">
        <w:rPr>
          <w:rFonts w:cs="Arial"/>
          <w:i/>
          <w:iCs/>
        </w:rPr>
        <w:t>Hugging</w:t>
      </w:r>
      <w:proofErr w:type="spellEnd"/>
      <w:r w:rsidRPr="000E19D8">
        <w:rPr>
          <w:rFonts w:cs="Arial"/>
          <w:i/>
          <w:iCs/>
        </w:rPr>
        <w:t xml:space="preserve"> Face erstellen</w:t>
      </w:r>
      <w:r w:rsidRPr="000E19D8">
        <w:rPr>
          <w:rFonts w:cs="Arial"/>
        </w:rPr>
        <w:t xml:space="preserve"> (M. </w:t>
      </w:r>
      <w:proofErr w:type="spellStart"/>
      <w:r w:rsidRPr="000E19D8">
        <w:rPr>
          <w:rFonts w:cs="Arial"/>
        </w:rPr>
        <w:t>Fraaß</w:t>
      </w:r>
      <w:proofErr w:type="spellEnd"/>
      <w:r w:rsidRPr="000E19D8">
        <w:rPr>
          <w:rFonts w:cs="Arial"/>
        </w:rPr>
        <w:t>, Übers.; 2. Aufl.). O’Reilly.</w:t>
      </w:r>
    </w:p>
    <w:p w14:paraId="19165A33" w14:textId="77777777" w:rsidR="000E19D8" w:rsidRPr="00857555" w:rsidRDefault="000E19D8" w:rsidP="000E19D8">
      <w:pPr>
        <w:pStyle w:val="Literaturverzeichnis"/>
        <w:rPr>
          <w:rFonts w:cs="Arial"/>
          <w:lang w:val="en-US"/>
        </w:rPr>
      </w:pPr>
      <w:r w:rsidRPr="000E19D8">
        <w:rPr>
          <w:rFonts w:cs="Arial"/>
        </w:rPr>
        <w:t xml:space="preserve">Wei, J., Wang, X., Schuurmans, D., </w:t>
      </w:r>
      <w:proofErr w:type="spellStart"/>
      <w:r w:rsidRPr="000E19D8">
        <w:rPr>
          <w:rFonts w:cs="Arial"/>
        </w:rPr>
        <w:t>Bosma</w:t>
      </w:r>
      <w:proofErr w:type="spellEnd"/>
      <w:r w:rsidRPr="000E19D8">
        <w:rPr>
          <w:rFonts w:cs="Arial"/>
        </w:rPr>
        <w:t xml:space="preserve">, M., </w:t>
      </w:r>
      <w:proofErr w:type="spellStart"/>
      <w:r w:rsidRPr="000E19D8">
        <w:rPr>
          <w:rFonts w:cs="Arial"/>
        </w:rPr>
        <w:t>Ichter</w:t>
      </w:r>
      <w:proofErr w:type="spellEnd"/>
      <w:r w:rsidRPr="000E19D8">
        <w:rPr>
          <w:rFonts w:cs="Arial"/>
        </w:rPr>
        <w:t xml:space="preserve">, B., Xia, F., Chi, E., Le, Q., &amp; Zhou, D. (2023). </w:t>
      </w:r>
      <w:r w:rsidRPr="00857555">
        <w:rPr>
          <w:rFonts w:cs="Arial"/>
          <w:i/>
          <w:iCs/>
          <w:lang w:val="en-US"/>
        </w:rPr>
        <w:t>Chain-of-Thought Prompting Elicits Reasoning in Large Language Models</w:t>
      </w:r>
      <w:r w:rsidRPr="00857555">
        <w:rPr>
          <w:rFonts w:cs="Arial"/>
          <w:lang w:val="en-US"/>
        </w:rPr>
        <w:t xml:space="preserve"> (arXiv:2201.11903). </w:t>
      </w:r>
      <w:proofErr w:type="spellStart"/>
      <w:r w:rsidRPr="00857555">
        <w:rPr>
          <w:rFonts w:cs="Arial"/>
          <w:lang w:val="en-US"/>
        </w:rPr>
        <w:t>arXiv</w:t>
      </w:r>
      <w:proofErr w:type="spellEnd"/>
      <w:r w:rsidRPr="00857555">
        <w:rPr>
          <w:rFonts w:cs="Arial"/>
          <w:lang w:val="en-US"/>
        </w:rPr>
        <w:t>. http://arxiv.org/abs/2201.11903</w:t>
      </w:r>
    </w:p>
    <w:p w14:paraId="098F1AB7" w14:textId="77777777" w:rsidR="000E19D8" w:rsidRPr="00857555" w:rsidRDefault="000E19D8" w:rsidP="000E19D8">
      <w:pPr>
        <w:pStyle w:val="Literaturverzeichnis"/>
        <w:rPr>
          <w:rFonts w:cs="Arial"/>
          <w:lang w:val="en-US"/>
        </w:rPr>
      </w:pPr>
      <w:proofErr w:type="spellStart"/>
      <w:r w:rsidRPr="000E19D8">
        <w:rPr>
          <w:rFonts w:cs="Arial"/>
        </w:rPr>
        <w:t>Yeginbergen</w:t>
      </w:r>
      <w:proofErr w:type="spellEnd"/>
      <w:r w:rsidRPr="000E19D8">
        <w:rPr>
          <w:rFonts w:cs="Arial"/>
        </w:rPr>
        <w:t xml:space="preserve">, A., </w:t>
      </w:r>
      <w:proofErr w:type="spellStart"/>
      <w:r w:rsidRPr="000E19D8">
        <w:rPr>
          <w:rFonts w:cs="Arial"/>
        </w:rPr>
        <w:t>Oronoz</w:t>
      </w:r>
      <w:proofErr w:type="spellEnd"/>
      <w:r w:rsidRPr="000E19D8">
        <w:rPr>
          <w:rFonts w:cs="Arial"/>
        </w:rPr>
        <w:t xml:space="preserve">, M., &amp; </w:t>
      </w:r>
      <w:proofErr w:type="spellStart"/>
      <w:r w:rsidRPr="000E19D8">
        <w:rPr>
          <w:rFonts w:cs="Arial"/>
        </w:rPr>
        <w:t>Agerri</w:t>
      </w:r>
      <w:proofErr w:type="spellEnd"/>
      <w:r w:rsidRPr="000E19D8">
        <w:rPr>
          <w:rFonts w:cs="Arial"/>
        </w:rPr>
        <w:t xml:space="preserve">, R. (2024). </w:t>
      </w:r>
      <w:r w:rsidRPr="00857555">
        <w:rPr>
          <w:rFonts w:cs="Arial"/>
          <w:lang w:val="en-US"/>
        </w:rPr>
        <w:t xml:space="preserve">Argument Mining in Data Scarce Settings: Cross-lingual Transfer and Few-shot Techniques. </w:t>
      </w:r>
      <w:r w:rsidRPr="00857555">
        <w:rPr>
          <w:rFonts w:cs="Arial"/>
          <w:i/>
          <w:iCs/>
          <w:lang w:val="en-US"/>
        </w:rPr>
        <w:t>Proceedings of the 62nd Annual Meeting of the Association for Computational Linguistics (Volume 1: Long Papers)</w:t>
      </w:r>
      <w:r w:rsidRPr="00857555">
        <w:rPr>
          <w:rFonts w:cs="Arial"/>
          <w:lang w:val="en-US"/>
        </w:rPr>
        <w:t>, 11687–11699. https://doi.org/10.18653/v1/2024.acl-long.628</w:t>
      </w:r>
    </w:p>
    <w:p w14:paraId="71AE7E49" w14:textId="701612D5"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895" w:name="_Toc185697480"/>
      <w:r w:rsidRPr="00D44F48">
        <w:lastRenderedPageBreak/>
        <w:t>Anhänge &amp; Projektdokumentation</w:t>
      </w:r>
      <w:bookmarkEnd w:id="2895"/>
    </w:p>
    <w:p w14:paraId="1A1AB6CB" w14:textId="6384CA5A" w:rsidR="002E1F8F" w:rsidRDefault="002E1F8F" w:rsidP="002E1F8F">
      <w:r w:rsidRPr="004B4879">
        <w:rPr>
          <w:highlight w:val="yellow"/>
          <w:rPrChange w:id="2896"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897" w:name="_Toc185697481"/>
      <w:r>
        <w:t>Modellvergleich</w:t>
      </w:r>
      <w:bookmarkEnd w:id="2897"/>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5"/>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26"/>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lastRenderedPageBreak/>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Claude 3.5 Sonnet</w:t>
            </w:r>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27"/>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28"/>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29"/>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30"/>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proofErr w:type="spellStart"/>
            <w:r>
              <w:t>Llama</w:t>
            </w:r>
            <w:proofErr w:type="spellEnd"/>
            <w:r>
              <w:t xml:space="preserve"> </w:t>
            </w:r>
            <w:proofErr w:type="spellStart"/>
            <w:r>
              <w:t>small</w:t>
            </w:r>
            <w:proofErr w:type="spellEnd"/>
            <w:r>
              <w:t xml:space="preserve"> 0B-8B</w:t>
            </w:r>
          </w:p>
        </w:tc>
        <w:tc>
          <w:tcPr>
            <w:tcW w:w="2194" w:type="dxa"/>
          </w:tcPr>
          <w:p w14:paraId="03CA3CC7" w14:textId="77777777" w:rsidR="00BC4A8F" w:rsidRDefault="00BC4A8F" w:rsidP="000B66DA">
            <w:r w:rsidRPr="003E4762">
              <w:t xml:space="preserve">$0.0004 /1K </w:t>
            </w:r>
            <w:proofErr w:type="spellStart"/>
            <w:r w:rsidRPr="003E4762">
              <w:t>tokens</w:t>
            </w:r>
            <w:proofErr w:type="spellEnd"/>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proofErr w:type="spellStart"/>
            <w:r>
              <w:t>Llama</w:t>
            </w:r>
            <w:proofErr w:type="spellEnd"/>
            <w:r>
              <w:t xml:space="preserve"> </w:t>
            </w:r>
            <w:proofErr w:type="spellStart"/>
            <w:r>
              <w:t>small</w:t>
            </w:r>
            <w:proofErr w:type="spellEnd"/>
            <w:r>
              <w:t xml:space="preserve"> 8B-30B</w:t>
            </w:r>
          </w:p>
        </w:tc>
        <w:tc>
          <w:tcPr>
            <w:tcW w:w="2194" w:type="dxa"/>
          </w:tcPr>
          <w:p w14:paraId="42FBE22E" w14:textId="77777777" w:rsidR="00BC4A8F" w:rsidRDefault="00BC4A8F" w:rsidP="000B66DA">
            <w:r w:rsidRPr="003E4762">
              <w:t xml:space="preserve">$0.0016 /1K </w:t>
            </w:r>
            <w:proofErr w:type="spellStart"/>
            <w:r w:rsidRPr="003E4762">
              <w:t>tokens</w:t>
            </w:r>
            <w:proofErr w:type="spellEnd"/>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proofErr w:type="spellStart"/>
            <w:r>
              <w:t>Llama</w:t>
            </w:r>
            <w:proofErr w:type="spellEnd"/>
            <w:r>
              <w:t xml:space="preserve"> </w:t>
            </w:r>
            <w:proofErr w:type="spellStart"/>
            <w:r>
              <w:t>small</w:t>
            </w:r>
            <w:proofErr w:type="spellEnd"/>
            <w:r>
              <w:t xml:space="preserve"> &gt;30B</w:t>
            </w:r>
          </w:p>
        </w:tc>
        <w:tc>
          <w:tcPr>
            <w:tcW w:w="2194" w:type="dxa"/>
          </w:tcPr>
          <w:p w14:paraId="7BE27755" w14:textId="77777777" w:rsidR="00BC4A8F" w:rsidRDefault="00BC4A8F" w:rsidP="000B66DA">
            <w:r w:rsidRPr="003E4762">
              <w:t xml:space="preserve">$0.0028 / 1K </w:t>
            </w:r>
            <w:proofErr w:type="spellStart"/>
            <w:r w:rsidRPr="003E4762">
              <w:t>tokens</w:t>
            </w:r>
            <w:proofErr w:type="spellEnd"/>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Default="00BC4A8F" w:rsidP="00BC4A8F">
      <w:pPr>
        <w:rPr>
          <w:ins w:id="2898" w:author="Ben Fels" w:date="2024-12-22T11:41:00Z" w16du:dateUtc="2024-12-22T10:41:00Z"/>
        </w:rPr>
      </w:pPr>
    </w:p>
    <w:p w14:paraId="22CF2F80" w14:textId="16BEF577" w:rsidR="005F44ED" w:rsidRDefault="005F44ED">
      <w:pPr>
        <w:pStyle w:val="berschrift2"/>
        <w:rPr>
          <w:ins w:id="2899" w:author="Ben Fels" w:date="2024-12-22T11:41:00Z" w16du:dateUtc="2024-12-22T10:41:00Z"/>
        </w:rPr>
        <w:pPrChange w:id="2900" w:author="Ben Fels" w:date="2024-12-22T11:41:00Z" w16du:dateUtc="2024-12-22T10:41:00Z">
          <w:pPr/>
        </w:pPrChange>
      </w:pPr>
      <w:ins w:id="2901" w:author="Ben Fels" w:date="2024-12-22T11:41:00Z" w16du:dateUtc="2024-12-22T10:41:00Z">
        <w:r>
          <w:t xml:space="preserve">Prompt </w:t>
        </w:r>
        <w:r w:rsidR="007F7952">
          <w:t>Templates</w:t>
        </w:r>
      </w:ins>
    </w:p>
    <w:p w14:paraId="1E923E30" w14:textId="77777777" w:rsidR="007F7952" w:rsidRPr="002E1F8F" w:rsidRDefault="007F7952" w:rsidP="00BC4A8F"/>
    <w:sectPr w:rsidR="007F7952" w:rsidRPr="002E1F8F" w:rsidSect="00EC6426">
      <w:headerReference w:type="first" r:id="rId31"/>
      <w:footerReference w:type="first" r:id="rId32"/>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300"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56"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64"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519"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617"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1027" w:author="Ben Fels" w:date="2024-09-24T19:13:00Z" w:initials="BF">
    <w:p w14:paraId="3728A82C" w14:textId="77777777" w:rsidR="00FB56BB" w:rsidRDefault="00FB56BB" w:rsidP="00FB56BB">
      <w:pPr>
        <w:pStyle w:val="Kommentartext"/>
      </w:pPr>
      <w:r>
        <w:rPr>
          <w:rStyle w:val="Kommentarzeichen"/>
        </w:rPr>
        <w:annotationRef/>
      </w:r>
      <w:r>
        <w:t>Mehr Beispiele nennen</w:t>
      </w:r>
    </w:p>
  </w:comment>
  <w:comment w:id="1106"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86"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440"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657" w:author="Ben Fels" w:date="2024-12-16T21:53:00Z" w:initials="BF">
    <w:p w14:paraId="68EF623F" w14:textId="077C49BF" w:rsidR="006E44DC" w:rsidRDefault="006E44DC" w:rsidP="006E44DC">
      <w:pPr>
        <w:pStyle w:val="Kommentartext"/>
      </w:pPr>
      <w:r>
        <w:rPr>
          <w:rStyle w:val="Kommentarzeichen"/>
        </w:rPr>
        <w:annotationRef/>
      </w:r>
      <w:r>
        <w:t>Erläuterung inkl. Quelle zu Kontext-Fenster anführen.</w:t>
      </w:r>
    </w:p>
  </w:comment>
  <w:comment w:id="1655"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719"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838"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884"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1934"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956"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2313"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2364"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844"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870"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3728A82C" w15:done="0"/>
  <w15:commentEx w15:paraId="29599C2D" w15:done="0"/>
  <w15:commentEx w15:paraId="3E342C31" w15:done="0"/>
  <w15:commentEx w15:paraId="3D124D8F" w15:done="0"/>
  <w15:commentEx w15:paraId="68EF623F" w15:done="0"/>
  <w15:commentEx w15:paraId="624F70EE" w15:done="0"/>
  <w15:commentEx w15:paraId="01E8F5CB"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6347F712" w16cex:dateUtc="2024-09-24T17:13:00Z"/>
  <w16cex:commentExtensible w16cex:durableId="48240B8E" w16cex:dateUtc="2024-12-20T15:55:00Z"/>
  <w16cex:commentExtensible w16cex:durableId="768114D2" w16cex:dateUtc="2024-12-21T10:19:00Z"/>
  <w16cex:commentExtensible w16cex:durableId="5388CD03" w16cex:dateUtc="2024-12-22T09: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3728A82C" w16cid:durableId="6347F712"/>
  <w16cid:commentId w16cid:paraId="29599C2D" w16cid:durableId="48240B8E"/>
  <w16cid:commentId w16cid:paraId="3E342C31" w16cid:durableId="768114D2"/>
  <w16cid:commentId w16cid:paraId="3D124D8F" w16cid:durableId="5388CD03"/>
  <w16cid:commentId w16cid:paraId="68EF623F" w16cid:durableId="7B016E8E"/>
  <w16cid:commentId w16cid:paraId="624F70EE" w16cid:durableId="601BE6E2"/>
  <w16cid:commentId w16cid:paraId="01E8F5CB" w16cid:durableId="6C6B8973"/>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D5C3E" w14:textId="77777777" w:rsidR="008C13C6" w:rsidRDefault="008C13C6" w:rsidP="00FD56D1">
      <w:pPr>
        <w:spacing w:after="0" w:line="240" w:lineRule="auto"/>
      </w:pPr>
      <w:r>
        <w:separator/>
      </w:r>
    </w:p>
  </w:endnote>
  <w:endnote w:type="continuationSeparator" w:id="0">
    <w:p w14:paraId="69D2148F" w14:textId="77777777" w:rsidR="008C13C6" w:rsidRDefault="008C13C6"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121DA" w14:textId="77777777" w:rsidR="008C13C6" w:rsidRDefault="008C13C6" w:rsidP="00FD56D1">
      <w:pPr>
        <w:spacing w:after="0" w:line="240" w:lineRule="auto"/>
      </w:pPr>
      <w:r>
        <w:separator/>
      </w:r>
    </w:p>
  </w:footnote>
  <w:footnote w:type="continuationSeparator" w:id="0">
    <w:p w14:paraId="2BEAF403" w14:textId="77777777" w:rsidR="008C13C6" w:rsidRDefault="008C13C6"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7"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1"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4"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1"/>
  </w:num>
  <w:num w:numId="2" w16cid:durableId="2046178012">
    <w:abstractNumId w:val="21"/>
    <w:lvlOverride w:ilvl="0">
      <w:startOverride w:val="1"/>
    </w:lvlOverride>
  </w:num>
  <w:num w:numId="3" w16cid:durableId="359935943">
    <w:abstractNumId w:val="21"/>
  </w:num>
  <w:num w:numId="4" w16cid:durableId="337511543">
    <w:abstractNumId w:val="21"/>
  </w:num>
  <w:num w:numId="5" w16cid:durableId="1617329229">
    <w:abstractNumId w:val="21"/>
  </w:num>
  <w:num w:numId="6" w16cid:durableId="1814370697">
    <w:abstractNumId w:val="21"/>
  </w:num>
  <w:num w:numId="7" w16cid:durableId="2038501985">
    <w:abstractNumId w:val="18"/>
  </w:num>
  <w:num w:numId="8" w16cid:durableId="1032078438">
    <w:abstractNumId w:val="29"/>
  </w:num>
  <w:num w:numId="9" w16cid:durableId="89936933">
    <w:abstractNumId w:val="24"/>
  </w:num>
  <w:num w:numId="10" w16cid:durableId="276184515">
    <w:abstractNumId w:val="10"/>
  </w:num>
  <w:num w:numId="11" w16cid:durableId="135994511">
    <w:abstractNumId w:val="19"/>
  </w:num>
  <w:num w:numId="12" w16cid:durableId="1972324509">
    <w:abstractNumId w:val="18"/>
  </w:num>
  <w:num w:numId="13" w16cid:durableId="1911648308">
    <w:abstractNumId w:val="18"/>
  </w:num>
  <w:num w:numId="14" w16cid:durableId="1916429761">
    <w:abstractNumId w:val="33"/>
  </w:num>
  <w:num w:numId="15" w16cid:durableId="1498228147">
    <w:abstractNumId w:val="22"/>
  </w:num>
  <w:num w:numId="16" w16cid:durableId="2010517787">
    <w:abstractNumId w:val="1"/>
  </w:num>
  <w:num w:numId="17" w16cid:durableId="2019186091">
    <w:abstractNumId w:val="17"/>
  </w:num>
  <w:num w:numId="18" w16cid:durableId="1764296155">
    <w:abstractNumId w:val="6"/>
  </w:num>
  <w:num w:numId="19" w16cid:durableId="1605458113">
    <w:abstractNumId w:val="7"/>
  </w:num>
  <w:num w:numId="20" w16cid:durableId="1690180806">
    <w:abstractNumId w:val="0"/>
  </w:num>
  <w:num w:numId="21" w16cid:durableId="140276234">
    <w:abstractNumId w:val="9"/>
  </w:num>
  <w:num w:numId="22" w16cid:durableId="1354333634">
    <w:abstractNumId w:val="15"/>
  </w:num>
  <w:num w:numId="23" w16cid:durableId="1010254555">
    <w:abstractNumId w:val="34"/>
  </w:num>
  <w:num w:numId="24" w16cid:durableId="1207567488">
    <w:abstractNumId w:val="18"/>
  </w:num>
  <w:num w:numId="25" w16cid:durableId="1728724944">
    <w:abstractNumId w:val="14"/>
  </w:num>
  <w:num w:numId="26" w16cid:durableId="439571368">
    <w:abstractNumId w:val="31"/>
  </w:num>
  <w:num w:numId="27" w16cid:durableId="612326416">
    <w:abstractNumId w:val="5"/>
  </w:num>
  <w:num w:numId="28" w16cid:durableId="1964263734">
    <w:abstractNumId w:val="26"/>
  </w:num>
  <w:num w:numId="29" w16cid:durableId="1627198994">
    <w:abstractNumId w:val="28"/>
  </w:num>
  <w:num w:numId="30" w16cid:durableId="756444286">
    <w:abstractNumId w:val="30"/>
  </w:num>
  <w:num w:numId="31" w16cid:durableId="1744718437">
    <w:abstractNumId w:val="27"/>
  </w:num>
  <w:num w:numId="32" w16cid:durableId="989363084">
    <w:abstractNumId w:val="32"/>
  </w:num>
  <w:num w:numId="33" w16cid:durableId="1262686292">
    <w:abstractNumId w:val="8"/>
  </w:num>
  <w:num w:numId="34" w16cid:durableId="39785757">
    <w:abstractNumId w:val="4"/>
  </w:num>
  <w:num w:numId="35" w16cid:durableId="1663242361">
    <w:abstractNumId w:val="11"/>
  </w:num>
  <w:num w:numId="36" w16cid:durableId="718406644">
    <w:abstractNumId w:val="20"/>
  </w:num>
  <w:num w:numId="37" w16cid:durableId="702557090">
    <w:abstractNumId w:val="23"/>
  </w:num>
  <w:num w:numId="38" w16cid:durableId="334454838">
    <w:abstractNumId w:val="13"/>
  </w:num>
  <w:num w:numId="39" w16cid:durableId="61565964">
    <w:abstractNumId w:val="18"/>
  </w:num>
  <w:num w:numId="40" w16cid:durableId="957831328">
    <w:abstractNumId w:val="18"/>
  </w:num>
  <w:num w:numId="41" w16cid:durableId="1155217636">
    <w:abstractNumId w:val="18"/>
  </w:num>
  <w:num w:numId="42" w16cid:durableId="377511696">
    <w:abstractNumId w:val="18"/>
  </w:num>
  <w:num w:numId="43" w16cid:durableId="408624007">
    <w:abstractNumId w:val="18"/>
  </w:num>
  <w:num w:numId="44" w16cid:durableId="1820148448">
    <w:abstractNumId w:val="18"/>
  </w:num>
  <w:num w:numId="45" w16cid:durableId="13114798">
    <w:abstractNumId w:val="18"/>
  </w:num>
  <w:num w:numId="46" w16cid:durableId="1925147370">
    <w:abstractNumId w:val="18"/>
  </w:num>
  <w:num w:numId="47" w16cid:durableId="1879465115">
    <w:abstractNumId w:val="18"/>
  </w:num>
  <w:num w:numId="48" w16cid:durableId="1300499437">
    <w:abstractNumId w:val="18"/>
  </w:num>
  <w:num w:numId="49" w16cid:durableId="494344809">
    <w:abstractNumId w:val="25"/>
  </w:num>
  <w:num w:numId="50" w16cid:durableId="1938904600">
    <w:abstractNumId w:val="2"/>
  </w:num>
  <w:num w:numId="51" w16cid:durableId="1707876114">
    <w:abstractNumId w:val="12"/>
  </w:num>
  <w:num w:numId="52" w16cid:durableId="1173103392">
    <w:abstractNumId w:val="16"/>
  </w:num>
  <w:num w:numId="53" w16cid:durableId="322976955">
    <w:abstractNumId w:val="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2664"/>
    <w:rsid w:val="0000360D"/>
    <w:rsid w:val="000041EE"/>
    <w:rsid w:val="00004A87"/>
    <w:rsid w:val="00007222"/>
    <w:rsid w:val="0000785A"/>
    <w:rsid w:val="00010C75"/>
    <w:rsid w:val="00010F4B"/>
    <w:rsid w:val="000133BA"/>
    <w:rsid w:val="00013A37"/>
    <w:rsid w:val="00013E68"/>
    <w:rsid w:val="00013F2A"/>
    <w:rsid w:val="00014402"/>
    <w:rsid w:val="000149EE"/>
    <w:rsid w:val="00014C5E"/>
    <w:rsid w:val="00014E85"/>
    <w:rsid w:val="00016195"/>
    <w:rsid w:val="000216EE"/>
    <w:rsid w:val="00021991"/>
    <w:rsid w:val="000219A5"/>
    <w:rsid w:val="00022D06"/>
    <w:rsid w:val="00024793"/>
    <w:rsid w:val="00025B9B"/>
    <w:rsid w:val="00027FDA"/>
    <w:rsid w:val="00030EE8"/>
    <w:rsid w:val="00032A2A"/>
    <w:rsid w:val="00035AC5"/>
    <w:rsid w:val="00040C64"/>
    <w:rsid w:val="000428B9"/>
    <w:rsid w:val="0004322C"/>
    <w:rsid w:val="0004336D"/>
    <w:rsid w:val="0004433F"/>
    <w:rsid w:val="00044487"/>
    <w:rsid w:val="00045A1D"/>
    <w:rsid w:val="00046B78"/>
    <w:rsid w:val="00047A7E"/>
    <w:rsid w:val="00047C35"/>
    <w:rsid w:val="00047CC3"/>
    <w:rsid w:val="00047DAB"/>
    <w:rsid w:val="0005186A"/>
    <w:rsid w:val="00052927"/>
    <w:rsid w:val="000537B9"/>
    <w:rsid w:val="00053FB2"/>
    <w:rsid w:val="0005574F"/>
    <w:rsid w:val="00055888"/>
    <w:rsid w:val="000573DC"/>
    <w:rsid w:val="000574A8"/>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BF2"/>
    <w:rsid w:val="0008322E"/>
    <w:rsid w:val="00083590"/>
    <w:rsid w:val="00083E0F"/>
    <w:rsid w:val="00083FB4"/>
    <w:rsid w:val="000840B1"/>
    <w:rsid w:val="00084175"/>
    <w:rsid w:val="00085FC8"/>
    <w:rsid w:val="0008610D"/>
    <w:rsid w:val="00086605"/>
    <w:rsid w:val="0009088C"/>
    <w:rsid w:val="000914DE"/>
    <w:rsid w:val="00092076"/>
    <w:rsid w:val="00092367"/>
    <w:rsid w:val="00092BD9"/>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42"/>
    <w:rsid w:val="000B0F57"/>
    <w:rsid w:val="000B14C2"/>
    <w:rsid w:val="000B2AA6"/>
    <w:rsid w:val="000B300D"/>
    <w:rsid w:val="000B4D81"/>
    <w:rsid w:val="000B663E"/>
    <w:rsid w:val="000B675A"/>
    <w:rsid w:val="000B6E62"/>
    <w:rsid w:val="000B7DE9"/>
    <w:rsid w:val="000C2133"/>
    <w:rsid w:val="000C21AE"/>
    <w:rsid w:val="000C4BC6"/>
    <w:rsid w:val="000C60B0"/>
    <w:rsid w:val="000C6572"/>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8E6"/>
    <w:rsid w:val="000F692C"/>
    <w:rsid w:val="000F7FD6"/>
    <w:rsid w:val="00100876"/>
    <w:rsid w:val="0010307C"/>
    <w:rsid w:val="00103EFE"/>
    <w:rsid w:val="001042DE"/>
    <w:rsid w:val="00104485"/>
    <w:rsid w:val="00104E07"/>
    <w:rsid w:val="00104FE4"/>
    <w:rsid w:val="0010585D"/>
    <w:rsid w:val="0010647F"/>
    <w:rsid w:val="0010727E"/>
    <w:rsid w:val="00111AF6"/>
    <w:rsid w:val="00111EBC"/>
    <w:rsid w:val="00113685"/>
    <w:rsid w:val="00115251"/>
    <w:rsid w:val="001153A8"/>
    <w:rsid w:val="001208D6"/>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A69"/>
    <w:rsid w:val="001329BF"/>
    <w:rsid w:val="00133230"/>
    <w:rsid w:val="00136BD8"/>
    <w:rsid w:val="00137AE3"/>
    <w:rsid w:val="00137CF7"/>
    <w:rsid w:val="001401C9"/>
    <w:rsid w:val="00141E19"/>
    <w:rsid w:val="00143082"/>
    <w:rsid w:val="00143A9F"/>
    <w:rsid w:val="00145999"/>
    <w:rsid w:val="00146E3C"/>
    <w:rsid w:val="001470C4"/>
    <w:rsid w:val="001506B1"/>
    <w:rsid w:val="0015168D"/>
    <w:rsid w:val="00152062"/>
    <w:rsid w:val="0015214C"/>
    <w:rsid w:val="0015221D"/>
    <w:rsid w:val="0015399A"/>
    <w:rsid w:val="00153AA3"/>
    <w:rsid w:val="001545AA"/>
    <w:rsid w:val="0015490B"/>
    <w:rsid w:val="00154BD4"/>
    <w:rsid w:val="00156262"/>
    <w:rsid w:val="00156934"/>
    <w:rsid w:val="00160361"/>
    <w:rsid w:val="001606D2"/>
    <w:rsid w:val="00160F3F"/>
    <w:rsid w:val="001627B0"/>
    <w:rsid w:val="00163016"/>
    <w:rsid w:val="00163182"/>
    <w:rsid w:val="001657E9"/>
    <w:rsid w:val="00165A68"/>
    <w:rsid w:val="001666F8"/>
    <w:rsid w:val="0017354B"/>
    <w:rsid w:val="00174375"/>
    <w:rsid w:val="001746D3"/>
    <w:rsid w:val="001752A7"/>
    <w:rsid w:val="00176129"/>
    <w:rsid w:val="001765A7"/>
    <w:rsid w:val="00176B77"/>
    <w:rsid w:val="00177DEE"/>
    <w:rsid w:val="00177E4F"/>
    <w:rsid w:val="001801D0"/>
    <w:rsid w:val="001809EC"/>
    <w:rsid w:val="001813C5"/>
    <w:rsid w:val="00182050"/>
    <w:rsid w:val="00184380"/>
    <w:rsid w:val="0018602D"/>
    <w:rsid w:val="00186BD7"/>
    <w:rsid w:val="001908E1"/>
    <w:rsid w:val="00190BFD"/>
    <w:rsid w:val="00191E34"/>
    <w:rsid w:val="00192FEB"/>
    <w:rsid w:val="00194345"/>
    <w:rsid w:val="001945F0"/>
    <w:rsid w:val="00195415"/>
    <w:rsid w:val="00196550"/>
    <w:rsid w:val="00196EB3"/>
    <w:rsid w:val="00197B16"/>
    <w:rsid w:val="001A0219"/>
    <w:rsid w:val="001A313A"/>
    <w:rsid w:val="001A4072"/>
    <w:rsid w:val="001A6B7E"/>
    <w:rsid w:val="001A7B78"/>
    <w:rsid w:val="001B0D18"/>
    <w:rsid w:val="001B1120"/>
    <w:rsid w:val="001B12EC"/>
    <w:rsid w:val="001B2749"/>
    <w:rsid w:val="001B2BD6"/>
    <w:rsid w:val="001B306D"/>
    <w:rsid w:val="001B42DE"/>
    <w:rsid w:val="001B4C3F"/>
    <w:rsid w:val="001B50DB"/>
    <w:rsid w:val="001B52DD"/>
    <w:rsid w:val="001B66CF"/>
    <w:rsid w:val="001B6EE0"/>
    <w:rsid w:val="001B7031"/>
    <w:rsid w:val="001B75BB"/>
    <w:rsid w:val="001C0107"/>
    <w:rsid w:val="001C10EA"/>
    <w:rsid w:val="001C15B8"/>
    <w:rsid w:val="001C2A47"/>
    <w:rsid w:val="001C2A8B"/>
    <w:rsid w:val="001C420E"/>
    <w:rsid w:val="001C424C"/>
    <w:rsid w:val="001C4D81"/>
    <w:rsid w:val="001C665B"/>
    <w:rsid w:val="001C7C39"/>
    <w:rsid w:val="001C7D53"/>
    <w:rsid w:val="001D1CC0"/>
    <w:rsid w:val="001D3063"/>
    <w:rsid w:val="001D4679"/>
    <w:rsid w:val="001D5EA7"/>
    <w:rsid w:val="001D6870"/>
    <w:rsid w:val="001D6B97"/>
    <w:rsid w:val="001D6C31"/>
    <w:rsid w:val="001D71FD"/>
    <w:rsid w:val="001D7334"/>
    <w:rsid w:val="001D7418"/>
    <w:rsid w:val="001D755E"/>
    <w:rsid w:val="001E095B"/>
    <w:rsid w:val="001E3F46"/>
    <w:rsid w:val="001E49C3"/>
    <w:rsid w:val="001E4AA4"/>
    <w:rsid w:val="001E4CD2"/>
    <w:rsid w:val="001E4D8D"/>
    <w:rsid w:val="001E5FC5"/>
    <w:rsid w:val="001F04C6"/>
    <w:rsid w:val="001F0DCB"/>
    <w:rsid w:val="001F18FE"/>
    <w:rsid w:val="001F1C49"/>
    <w:rsid w:val="001F21AA"/>
    <w:rsid w:val="001F2257"/>
    <w:rsid w:val="001F5379"/>
    <w:rsid w:val="001F6B85"/>
    <w:rsid w:val="001F7216"/>
    <w:rsid w:val="001F77F9"/>
    <w:rsid w:val="001F7CA5"/>
    <w:rsid w:val="001F7D20"/>
    <w:rsid w:val="0020041F"/>
    <w:rsid w:val="00201E41"/>
    <w:rsid w:val="00202808"/>
    <w:rsid w:val="0020310B"/>
    <w:rsid w:val="00203269"/>
    <w:rsid w:val="00204D6A"/>
    <w:rsid w:val="00206467"/>
    <w:rsid w:val="00206631"/>
    <w:rsid w:val="00210484"/>
    <w:rsid w:val="00210B38"/>
    <w:rsid w:val="00210CAE"/>
    <w:rsid w:val="00212B8C"/>
    <w:rsid w:val="0021345F"/>
    <w:rsid w:val="002152C9"/>
    <w:rsid w:val="002179EF"/>
    <w:rsid w:val="002206C5"/>
    <w:rsid w:val="00221593"/>
    <w:rsid w:val="00221D08"/>
    <w:rsid w:val="00223852"/>
    <w:rsid w:val="00223F9C"/>
    <w:rsid w:val="00224014"/>
    <w:rsid w:val="00224939"/>
    <w:rsid w:val="002250BA"/>
    <w:rsid w:val="00226A4E"/>
    <w:rsid w:val="002312C7"/>
    <w:rsid w:val="002318B2"/>
    <w:rsid w:val="002326DA"/>
    <w:rsid w:val="00232C87"/>
    <w:rsid w:val="002337A3"/>
    <w:rsid w:val="00233881"/>
    <w:rsid w:val="00234B77"/>
    <w:rsid w:val="00234D17"/>
    <w:rsid w:val="002351E4"/>
    <w:rsid w:val="00235A25"/>
    <w:rsid w:val="002361A0"/>
    <w:rsid w:val="0023740C"/>
    <w:rsid w:val="002379BD"/>
    <w:rsid w:val="00240221"/>
    <w:rsid w:val="00240495"/>
    <w:rsid w:val="002407B3"/>
    <w:rsid w:val="0024263B"/>
    <w:rsid w:val="00243D8B"/>
    <w:rsid w:val="002451AF"/>
    <w:rsid w:val="00245240"/>
    <w:rsid w:val="002453C8"/>
    <w:rsid w:val="00246FB5"/>
    <w:rsid w:val="0025116F"/>
    <w:rsid w:val="00251A9F"/>
    <w:rsid w:val="00253FBA"/>
    <w:rsid w:val="002545E8"/>
    <w:rsid w:val="00255B91"/>
    <w:rsid w:val="00255FC0"/>
    <w:rsid w:val="00256D66"/>
    <w:rsid w:val="00257579"/>
    <w:rsid w:val="00260826"/>
    <w:rsid w:val="0026226E"/>
    <w:rsid w:val="00264D07"/>
    <w:rsid w:val="002659AB"/>
    <w:rsid w:val="00267470"/>
    <w:rsid w:val="002674EF"/>
    <w:rsid w:val="002718BF"/>
    <w:rsid w:val="0027434F"/>
    <w:rsid w:val="00274D8E"/>
    <w:rsid w:val="0027570F"/>
    <w:rsid w:val="00275ED0"/>
    <w:rsid w:val="002769FE"/>
    <w:rsid w:val="00276A0B"/>
    <w:rsid w:val="002803D0"/>
    <w:rsid w:val="00282C76"/>
    <w:rsid w:val="00283A6D"/>
    <w:rsid w:val="00283FA4"/>
    <w:rsid w:val="00284288"/>
    <w:rsid w:val="002854F4"/>
    <w:rsid w:val="0028784F"/>
    <w:rsid w:val="002908AB"/>
    <w:rsid w:val="00292375"/>
    <w:rsid w:val="002925C0"/>
    <w:rsid w:val="0029383E"/>
    <w:rsid w:val="00293F5C"/>
    <w:rsid w:val="00296609"/>
    <w:rsid w:val="002968B5"/>
    <w:rsid w:val="002973DD"/>
    <w:rsid w:val="0029799E"/>
    <w:rsid w:val="002A15E8"/>
    <w:rsid w:val="002A1C45"/>
    <w:rsid w:val="002A2237"/>
    <w:rsid w:val="002A357A"/>
    <w:rsid w:val="002A4580"/>
    <w:rsid w:val="002A459F"/>
    <w:rsid w:val="002A520F"/>
    <w:rsid w:val="002A664A"/>
    <w:rsid w:val="002A6B77"/>
    <w:rsid w:val="002A7347"/>
    <w:rsid w:val="002A784E"/>
    <w:rsid w:val="002A79C7"/>
    <w:rsid w:val="002B040B"/>
    <w:rsid w:val="002B0CEF"/>
    <w:rsid w:val="002B21CD"/>
    <w:rsid w:val="002B2730"/>
    <w:rsid w:val="002B27E3"/>
    <w:rsid w:val="002B52F5"/>
    <w:rsid w:val="002B7542"/>
    <w:rsid w:val="002B7E15"/>
    <w:rsid w:val="002C0F04"/>
    <w:rsid w:val="002C1227"/>
    <w:rsid w:val="002C2C95"/>
    <w:rsid w:val="002C461A"/>
    <w:rsid w:val="002C683F"/>
    <w:rsid w:val="002C6A20"/>
    <w:rsid w:val="002C7F11"/>
    <w:rsid w:val="002D0ABE"/>
    <w:rsid w:val="002D0D56"/>
    <w:rsid w:val="002D26E5"/>
    <w:rsid w:val="002D38EF"/>
    <w:rsid w:val="002D3BB6"/>
    <w:rsid w:val="002D5191"/>
    <w:rsid w:val="002D71B9"/>
    <w:rsid w:val="002D753F"/>
    <w:rsid w:val="002D75F1"/>
    <w:rsid w:val="002E08B8"/>
    <w:rsid w:val="002E1F8F"/>
    <w:rsid w:val="002E4449"/>
    <w:rsid w:val="002E517C"/>
    <w:rsid w:val="002E638C"/>
    <w:rsid w:val="002E65AD"/>
    <w:rsid w:val="002F0878"/>
    <w:rsid w:val="002F1C43"/>
    <w:rsid w:val="002F2FE7"/>
    <w:rsid w:val="002F33D6"/>
    <w:rsid w:val="002F409C"/>
    <w:rsid w:val="002F4B5A"/>
    <w:rsid w:val="002F5DA5"/>
    <w:rsid w:val="002F7D2B"/>
    <w:rsid w:val="00300A11"/>
    <w:rsid w:val="00300B7B"/>
    <w:rsid w:val="003047CE"/>
    <w:rsid w:val="00304809"/>
    <w:rsid w:val="003057B4"/>
    <w:rsid w:val="00307FE2"/>
    <w:rsid w:val="003100FD"/>
    <w:rsid w:val="0031042E"/>
    <w:rsid w:val="0031133C"/>
    <w:rsid w:val="003143FC"/>
    <w:rsid w:val="00315594"/>
    <w:rsid w:val="00317323"/>
    <w:rsid w:val="00317B39"/>
    <w:rsid w:val="00317C9D"/>
    <w:rsid w:val="00317FC6"/>
    <w:rsid w:val="00320909"/>
    <w:rsid w:val="003228A7"/>
    <w:rsid w:val="003232BA"/>
    <w:rsid w:val="003247EC"/>
    <w:rsid w:val="003249D0"/>
    <w:rsid w:val="00324C50"/>
    <w:rsid w:val="00324F58"/>
    <w:rsid w:val="00326B9C"/>
    <w:rsid w:val="00327194"/>
    <w:rsid w:val="00327316"/>
    <w:rsid w:val="00327D55"/>
    <w:rsid w:val="00327E8E"/>
    <w:rsid w:val="003305CA"/>
    <w:rsid w:val="00330867"/>
    <w:rsid w:val="003315E2"/>
    <w:rsid w:val="00333219"/>
    <w:rsid w:val="00333813"/>
    <w:rsid w:val="0033434B"/>
    <w:rsid w:val="00335921"/>
    <w:rsid w:val="00340487"/>
    <w:rsid w:val="00340813"/>
    <w:rsid w:val="003430DE"/>
    <w:rsid w:val="003433B2"/>
    <w:rsid w:val="0034351F"/>
    <w:rsid w:val="00344A2C"/>
    <w:rsid w:val="00345A7E"/>
    <w:rsid w:val="00345B85"/>
    <w:rsid w:val="00346616"/>
    <w:rsid w:val="00347296"/>
    <w:rsid w:val="0035080A"/>
    <w:rsid w:val="00350C47"/>
    <w:rsid w:val="00352C91"/>
    <w:rsid w:val="003537B9"/>
    <w:rsid w:val="00353B4D"/>
    <w:rsid w:val="00353D3B"/>
    <w:rsid w:val="00354012"/>
    <w:rsid w:val="003544B6"/>
    <w:rsid w:val="0035462B"/>
    <w:rsid w:val="00354A42"/>
    <w:rsid w:val="00356AB6"/>
    <w:rsid w:val="0036067B"/>
    <w:rsid w:val="00360F0F"/>
    <w:rsid w:val="00361F02"/>
    <w:rsid w:val="003626B5"/>
    <w:rsid w:val="0036396C"/>
    <w:rsid w:val="00363DDF"/>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6CD0"/>
    <w:rsid w:val="00386FF1"/>
    <w:rsid w:val="00387EC2"/>
    <w:rsid w:val="003929D4"/>
    <w:rsid w:val="00393B58"/>
    <w:rsid w:val="00393D94"/>
    <w:rsid w:val="00394FA3"/>
    <w:rsid w:val="003973C1"/>
    <w:rsid w:val="0039768F"/>
    <w:rsid w:val="003A0108"/>
    <w:rsid w:val="003A08DE"/>
    <w:rsid w:val="003A2571"/>
    <w:rsid w:val="003A274E"/>
    <w:rsid w:val="003A5172"/>
    <w:rsid w:val="003A58D4"/>
    <w:rsid w:val="003A5C51"/>
    <w:rsid w:val="003A5EC9"/>
    <w:rsid w:val="003A61D8"/>
    <w:rsid w:val="003A64B5"/>
    <w:rsid w:val="003A6852"/>
    <w:rsid w:val="003A6B6F"/>
    <w:rsid w:val="003A6CA4"/>
    <w:rsid w:val="003A7433"/>
    <w:rsid w:val="003A79CB"/>
    <w:rsid w:val="003B0C20"/>
    <w:rsid w:val="003B3024"/>
    <w:rsid w:val="003B5091"/>
    <w:rsid w:val="003B5CAB"/>
    <w:rsid w:val="003B675C"/>
    <w:rsid w:val="003B7C1E"/>
    <w:rsid w:val="003C1254"/>
    <w:rsid w:val="003C2FAA"/>
    <w:rsid w:val="003C332D"/>
    <w:rsid w:val="003C4443"/>
    <w:rsid w:val="003C44B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762"/>
    <w:rsid w:val="003E4C2A"/>
    <w:rsid w:val="003E5C66"/>
    <w:rsid w:val="003E7056"/>
    <w:rsid w:val="003E7A71"/>
    <w:rsid w:val="003F15F7"/>
    <w:rsid w:val="003F347A"/>
    <w:rsid w:val="003F455C"/>
    <w:rsid w:val="003F5885"/>
    <w:rsid w:val="003F58AC"/>
    <w:rsid w:val="003F72C9"/>
    <w:rsid w:val="003F7823"/>
    <w:rsid w:val="0040077F"/>
    <w:rsid w:val="00401A7E"/>
    <w:rsid w:val="00401BC9"/>
    <w:rsid w:val="0040283F"/>
    <w:rsid w:val="00403177"/>
    <w:rsid w:val="00403757"/>
    <w:rsid w:val="004040DC"/>
    <w:rsid w:val="00404850"/>
    <w:rsid w:val="00405207"/>
    <w:rsid w:val="004055DF"/>
    <w:rsid w:val="00407E05"/>
    <w:rsid w:val="004102B3"/>
    <w:rsid w:val="004150A5"/>
    <w:rsid w:val="00415299"/>
    <w:rsid w:val="004166BE"/>
    <w:rsid w:val="004168F4"/>
    <w:rsid w:val="00416C96"/>
    <w:rsid w:val="00417E1B"/>
    <w:rsid w:val="0042203E"/>
    <w:rsid w:val="00422C52"/>
    <w:rsid w:val="004237FD"/>
    <w:rsid w:val="00423F50"/>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67B4"/>
    <w:rsid w:val="0043725F"/>
    <w:rsid w:val="00437BD8"/>
    <w:rsid w:val="00437D23"/>
    <w:rsid w:val="0044010D"/>
    <w:rsid w:val="004408DC"/>
    <w:rsid w:val="00440A71"/>
    <w:rsid w:val="00440DFC"/>
    <w:rsid w:val="00440FCC"/>
    <w:rsid w:val="00441632"/>
    <w:rsid w:val="00441F7E"/>
    <w:rsid w:val="004434BA"/>
    <w:rsid w:val="00443575"/>
    <w:rsid w:val="0044415A"/>
    <w:rsid w:val="00444207"/>
    <w:rsid w:val="00444C71"/>
    <w:rsid w:val="00444E83"/>
    <w:rsid w:val="00444F03"/>
    <w:rsid w:val="00445FF5"/>
    <w:rsid w:val="00446345"/>
    <w:rsid w:val="00446DFE"/>
    <w:rsid w:val="00447506"/>
    <w:rsid w:val="00450B47"/>
    <w:rsid w:val="00451821"/>
    <w:rsid w:val="00451B4C"/>
    <w:rsid w:val="004565A3"/>
    <w:rsid w:val="004602C5"/>
    <w:rsid w:val="00461154"/>
    <w:rsid w:val="00462225"/>
    <w:rsid w:val="00462532"/>
    <w:rsid w:val="004630A6"/>
    <w:rsid w:val="00463615"/>
    <w:rsid w:val="004638F4"/>
    <w:rsid w:val="00464117"/>
    <w:rsid w:val="00464A75"/>
    <w:rsid w:val="00464E6E"/>
    <w:rsid w:val="00466F6F"/>
    <w:rsid w:val="00467FA5"/>
    <w:rsid w:val="00471CA1"/>
    <w:rsid w:val="0047224E"/>
    <w:rsid w:val="004722C8"/>
    <w:rsid w:val="004723EB"/>
    <w:rsid w:val="004732D9"/>
    <w:rsid w:val="00473CBA"/>
    <w:rsid w:val="00474A7F"/>
    <w:rsid w:val="00474C2C"/>
    <w:rsid w:val="00475EAE"/>
    <w:rsid w:val="00475F7D"/>
    <w:rsid w:val="00477856"/>
    <w:rsid w:val="004806B5"/>
    <w:rsid w:val="00480A26"/>
    <w:rsid w:val="00481400"/>
    <w:rsid w:val="00481F0C"/>
    <w:rsid w:val="004826A0"/>
    <w:rsid w:val="0048290F"/>
    <w:rsid w:val="00485B60"/>
    <w:rsid w:val="0048688E"/>
    <w:rsid w:val="00490397"/>
    <w:rsid w:val="00491188"/>
    <w:rsid w:val="00491A04"/>
    <w:rsid w:val="00493D6C"/>
    <w:rsid w:val="00495002"/>
    <w:rsid w:val="00495748"/>
    <w:rsid w:val="00495912"/>
    <w:rsid w:val="00495AC8"/>
    <w:rsid w:val="00497347"/>
    <w:rsid w:val="004A0037"/>
    <w:rsid w:val="004A0F4F"/>
    <w:rsid w:val="004A1650"/>
    <w:rsid w:val="004A2F86"/>
    <w:rsid w:val="004A42B8"/>
    <w:rsid w:val="004A4CFE"/>
    <w:rsid w:val="004A5A26"/>
    <w:rsid w:val="004A756C"/>
    <w:rsid w:val="004B015A"/>
    <w:rsid w:val="004B0377"/>
    <w:rsid w:val="004B0945"/>
    <w:rsid w:val="004B0C84"/>
    <w:rsid w:val="004B0F1C"/>
    <w:rsid w:val="004B1DD2"/>
    <w:rsid w:val="004B308A"/>
    <w:rsid w:val="004B4879"/>
    <w:rsid w:val="004B4C69"/>
    <w:rsid w:val="004B4E35"/>
    <w:rsid w:val="004B5435"/>
    <w:rsid w:val="004B5C23"/>
    <w:rsid w:val="004B6FFF"/>
    <w:rsid w:val="004B793E"/>
    <w:rsid w:val="004C0243"/>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242B"/>
    <w:rsid w:val="004D2B32"/>
    <w:rsid w:val="004D3157"/>
    <w:rsid w:val="004D39E9"/>
    <w:rsid w:val="004D4462"/>
    <w:rsid w:val="004D475F"/>
    <w:rsid w:val="004D47EA"/>
    <w:rsid w:val="004D4F35"/>
    <w:rsid w:val="004D5DFC"/>
    <w:rsid w:val="004D5E3E"/>
    <w:rsid w:val="004D720D"/>
    <w:rsid w:val="004E043E"/>
    <w:rsid w:val="004E058D"/>
    <w:rsid w:val="004E0E12"/>
    <w:rsid w:val="004E15B9"/>
    <w:rsid w:val="004E2915"/>
    <w:rsid w:val="004E412F"/>
    <w:rsid w:val="004E4527"/>
    <w:rsid w:val="004E4CDE"/>
    <w:rsid w:val="004E5B9A"/>
    <w:rsid w:val="004E628A"/>
    <w:rsid w:val="004E67C8"/>
    <w:rsid w:val="004E6E08"/>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1AEC"/>
    <w:rsid w:val="005032B9"/>
    <w:rsid w:val="00503AE4"/>
    <w:rsid w:val="00504AF3"/>
    <w:rsid w:val="00505C0E"/>
    <w:rsid w:val="00506019"/>
    <w:rsid w:val="00507136"/>
    <w:rsid w:val="005074E6"/>
    <w:rsid w:val="005111F8"/>
    <w:rsid w:val="0051228A"/>
    <w:rsid w:val="00513527"/>
    <w:rsid w:val="00513C8B"/>
    <w:rsid w:val="00514362"/>
    <w:rsid w:val="00514B14"/>
    <w:rsid w:val="005172B0"/>
    <w:rsid w:val="005206A8"/>
    <w:rsid w:val="00520740"/>
    <w:rsid w:val="005207DE"/>
    <w:rsid w:val="00520A8F"/>
    <w:rsid w:val="005212EB"/>
    <w:rsid w:val="00522618"/>
    <w:rsid w:val="00522C11"/>
    <w:rsid w:val="00523284"/>
    <w:rsid w:val="005241CB"/>
    <w:rsid w:val="0052498E"/>
    <w:rsid w:val="00524F8C"/>
    <w:rsid w:val="00525734"/>
    <w:rsid w:val="00525BF5"/>
    <w:rsid w:val="005313F9"/>
    <w:rsid w:val="005325B7"/>
    <w:rsid w:val="005326D2"/>
    <w:rsid w:val="0053346D"/>
    <w:rsid w:val="00533BC3"/>
    <w:rsid w:val="00533C4C"/>
    <w:rsid w:val="005346B3"/>
    <w:rsid w:val="005349C8"/>
    <w:rsid w:val="00534D5D"/>
    <w:rsid w:val="0053517D"/>
    <w:rsid w:val="0053598A"/>
    <w:rsid w:val="00536240"/>
    <w:rsid w:val="00537411"/>
    <w:rsid w:val="0053759A"/>
    <w:rsid w:val="00537ABB"/>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734C"/>
    <w:rsid w:val="00567591"/>
    <w:rsid w:val="005675EE"/>
    <w:rsid w:val="00570712"/>
    <w:rsid w:val="00571197"/>
    <w:rsid w:val="00571EEF"/>
    <w:rsid w:val="00574189"/>
    <w:rsid w:val="00574BE6"/>
    <w:rsid w:val="005755D9"/>
    <w:rsid w:val="00577172"/>
    <w:rsid w:val="00580D82"/>
    <w:rsid w:val="0058138E"/>
    <w:rsid w:val="00582761"/>
    <w:rsid w:val="00582E31"/>
    <w:rsid w:val="00582F57"/>
    <w:rsid w:val="00584AEA"/>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C5D"/>
    <w:rsid w:val="005A0685"/>
    <w:rsid w:val="005A1231"/>
    <w:rsid w:val="005A2894"/>
    <w:rsid w:val="005A42C1"/>
    <w:rsid w:val="005A5189"/>
    <w:rsid w:val="005A520C"/>
    <w:rsid w:val="005A5829"/>
    <w:rsid w:val="005A6315"/>
    <w:rsid w:val="005A6832"/>
    <w:rsid w:val="005A6EBA"/>
    <w:rsid w:val="005A72CE"/>
    <w:rsid w:val="005A76D0"/>
    <w:rsid w:val="005A7749"/>
    <w:rsid w:val="005B059B"/>
    <w:rsid w:val="005B217C"/>
    <w:rsid w:val="005B23A1"/>
    <w:rsid w:val="005B4DB1"/>
    <w:rsid w:val="005B5944"/>
    <w:rsid w:val="005B5D37"/>
    <w:rsid w:val="005B614A"/>
    <w:rsid w:val="005B641B"/>
    <w:rsid w:val="005B691C"/>
    <w:rsid w:val="005B721D"/>
    <w:rsid w:val="005B7EA7"/>
    <w:rsid w:val="005C0688"/>
    <w:rsid w:val="005C2ECA"/>
    <w:rsid w:val="005C5518"/>
    <w:rsid w:val="005C558E"/>
    <w:rsid w:val="005C613C"/>
    <w:rsid w:val="005C66C3"/>
    <w:rsid w:val="005C70B0"/>
    <w:rsid w:val="005C777C"/>
    <w:rsid w:val="005C7BC5"/>
    <w:rsid w:val="005D07DC"/>
    <w:rsid w:val="005D2684"/>
    <w:rsid w:val="005D29CB"/>
    <w:rsid w:val="005D2EE6"/>
    <w:rsid w:val="005D34AC"/>
    <w:rsid w:val="005D3E4E"/>
    <w:rsid w:val="005D479D"/>
    <w:rsid w:val="005D5EBF"/>
    <w:rsid w:val="005D660A"/>
    <w:rsid w:val="005D7475"/>
    <w:rsid w:val="005E17A1"/>
    <w:rsid w:val="005E25E7"/>
    <w:rsid w:val="005E2FBA"/>
    <w:rsid w:val="005E3FBE"/>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46DB"/>
    <w:rsid w:val="006150AA"/>
    <w:rsid w:val="00615417"/>
    <w:rsid w:val="00615AF5"/>
    <w:rsid w:val="0061650C"/>
    <w:rsid w:val="00617FD7"/>
    <w:rsid w:val="006202D8"/>
    <w:rsid w:val="0062142E"/>
    <w:rsid w:val="006219D8"/>
    <w:rsid w:val="0062214A"/>
    <w:rsid w:val="0062282A"/>
    <w:rsid w:val="00622CDA"/>
    <w:rsid w:val="006234AC"/>
    <w:rsid w:val="00626695"/>
    <w:rsid w:val="00631D42"/>
    <w:rsid w:val="00632B5F"/>
    <w:rsid w:val="00633544"/>
    <w:rsid w:val="006337D1"/>
    <w:rsid w:val="0063400D"/>
    <w:rsid w:val="006364A3"/>
    <w:rsid w:val="00636B7C"/>
    <w:rsid w:val="00636E9B"/>
    <w:rsid w:val="006421C1"/>
    <w:rsid w:val="00643A9C"/>
    <w:rsid w:val="00643F0B"/>
    <w:rsid w:val="00645987"/>
    <w:rsid w:val="00645B67"/>
    <w:rsid w:val="006462FF"/>
    <w:rsid w:val="00646FC8"/>
    <w:rsid w:val="00650BC2"/>
    <w:rsid w:val="00651842"/>
    <w:rsid w:val="00651FF7"/>
    <w:rsid w:val="00652AF6"/>
    <w:rsid w:val="006549B7"/>
    <w:rsid w:val="00655010"/>
    <w:rsid w:val="00655AF2"/>
    <w:rsid w:val="00656DDC"/>
    <w:rsid w:val="0065756F"/>
    <w:rsid w:val="006601D2"/>
    <w:rsid w:val="00661818"/>
    <w:rsid w:val="006628EB"/>
    <w:rsid w:val="00662BF2"/>
    <w:rsid w:val="00664378"/>
    <w:rsid w:val="00664BE6"/>
    <w:rsid w:val="00664C71"/>
    <w:rsid w:val="00666244"/>
    <w:rsid w:val="00666B23"/>
    <w:rsid w:val="0067136C"/>
    <w:rsid w:val="006715D2"/>
    <w:rsid w:val="006800D1"/>
    <w:rsid w:val="00680618"/>
    <w:rsid w:val="006820FB"/>
    <w:rsid w:val="0068271B"/>
    <w:rsid w:val="006827AF"/>
    <w:rsid w:val="00682993"/>
    <w:rsid w:val="00684E08"/>
    <w:rsid w:val="00684E23"/>
    <w:rsid w:val="006867EB"/>
    <w:rsid w:val="00686B86"/>
    <w:rsid w:val="00686C06"/>
    <w:rsid w:val="00687653"/>
    <w:rsid w:val="00687D4A"/>
    <w:rsid w:val="00690A2C"/>
    <w:rsid w:val="00690DDC"/>
    <w:rsid w:val="00691CC8"/>
    <w:rsid w:val="006921D3"/>
    <w:rsid w:val="0069356D"/>
    <w:rsid w:val="00693EF0"/>
    <w:rsid w:val="0069646E"/>
    <w:rsid w:val="00696711"/>
    <w:rsid w:val="006976CD"/>
    <w:rsid w:val="00697ED8"/>
    <w:rsid w:val="006A26C1"/>
    <w:rsid w:val="006A427F"/>
    <w:rsid w:val="006A5767"/>
    <w:rsid w:val="006A5F0A"/>
    <w:rsid w:val="006B0454"/>
    <w:rsid w:val="006B219E"/>
    <w:rsid w:val="006B2411"/>
    <w:rsid w:val="006B2B9F"/>
    <w:rsid w:val="006B328D"/>
    <w:rsid w:val="006B32E4"/>
    <w:rsid w:val="006B3770"/>
    <w:rsid w:val="006B3EFC"/>
    <w:rsid w:val="006B5225"/>
    <w:rsid w:val="006B7AB8"/>
    <w:rsid w:val="006C0364"/>
    <w:rsid w:val="006C08E7"/>
    <w:rsid w:val="006C18DB"/>
    <w:rsid w:val="006C3123"/>
    <w:rsid w:val="006C5FDF"/>
    <w:rsid w:val="006C710F"/>
    <w:rsid w:val="006C73DC"/>
    <w:rsid w:val="006D09EF"/>
    <w:rsid w:val="006D11FC"/>
    <w:rsid w:val="006D23F4"/>
    <w:rsid w:val="006D25DD"/>
    <w:rsid w:val="006D260E"/>
    <w:rsid w:val="006D2E3D"/>
    <w:rsid w:val="006D2F66"/>
    <w:rsid w:val="006D3C6D"/>
    <w:rsid w:val="006D4130"/>
    <w:rsid w:val="006D51E6"/>
    <w:rsid w:val="006D5CD2"/>
    <w:rsid w:val="006D63D5"/>
    <w:rsid w:val="006E070A"/>
    <w:rsid w:val="006E14BF"/>
    <w:rsid w:val="006E2516"/>
    <w:rsid w:val="006E4467"/>
    <w:rsid w:val="006E44DC"/>
    <w:rsid w:val="006E7B3E"/>
    <w:rsid w:val="006F0952"/>
    <w:rsid w:val="006F0ABB"/>
    <w:rsid w:val="006F2570"/>
    <w:rsid w:val="006F2765"/>
    <w:rsid w:val="006F28A6"/>
    <w:rsid w:val="006F3392"/>
    <w:rsid w:val="006F373F"/>
    <w:rsid w:val="006F3879"/>
    <w:rsid w:val="006F5C2D"/>
    <w:rsid w:val="00701821"/>
    <w:rsid w:val="007031B4"/>
    <w:rsid w:val="007035E1"/>
    <w:rsid w:val="007041E2"/>
    <w:rsid w:val="00706616"/>
    <w:rsid w:val="00706842"/>
    <w:rsid w:val="00706D0A"/>
    <w:rsid w:val="00710366"/>
    <w:rsid w:val="0071067D"/>
    <w:rsid w:val="007159F2"/>
    <w:rsid w:val="00715EC1"/>
    <w:rsid w:val="0071647B"/>
    <w:rsid w:val="00717851"/>
    <w:rsid w:val="007200C4"/>
    <w:rsid w:val="007209D0"/>
    <w:rsid w:val="00720ABB"/>
    <w:rsid w:val="00720ACE"/>
    <w:rsid w:val="00720AD6"/>
    <w:rsid w:val="00720D6D"/>
    <w:rsid w:val="00722631"/>
    <w:rsid w:val="00724BAD"/>
    <w:rsid w:val="00725279"/>
    <w:rsid w:val="007252E1"/>
    <w:rsid w:val="00730409"/>
    <w:rsid w:val="007317C2"/>
    <w:rsid w:val="0073273D"/>
    <w:rsid w:val="00732C52"/>
    <w:rsid w:val="0073318E"/>
    <w:rsid w:val="00733976"/>
    <w:rsid w:val="007377D8"/>
    <w:rsid w:val="007378FE"/>
    <w:rsid w:val="00737CD8"/>
    <w:rsid w:val="00745F72"/>
    <w:rsid w:val="00746B2B"/>
    <w:rsid w:val="00746CF9"/>
    <w:rsid w:val="00747E63"/>
    <w:rsid w:val="007509B8"/>
    <w:rsid w:val="00750A22"/>
    <w:rsid w:val="00751D23"/>
    <w:rsid w:val="00754E88"/>
    <w:rsid w:val="0075552C"/>
    <w:rsid w:val="007568B8"/>
    <w:rsid w:val="00756AB6"/>
    <w:rsid w:val="00756B41"/>
    <w:rsid w:val="007602A7"/>
    <w:rsid w:val="00760B27"/>
    <w:rsid w:val="00765575"/>
    <w:rsid w:val="00771845"/>
    <w:rsid w:val="0077256B"/>
    <w:rsid w:val="007727C9"/>
    <w:rsid w:val="00772A69"/>
    <w:rsid w:val="007757CB"/>
    <w:rsid w:val="00775FD8"/>
    <w:rsid w:val="00777574"/>
    <w:rsid w:val="00777B05"/>
    <w:rsid w:val="00777C95"/>
    <w:rsid w:val="007809C7"/>
    <w:rsid w:val="00781552"/>
    <w:rsid w:val="00781968"/>
    <w:rsid w:val="007838F4"/>
    <w:rsid w:val="00783DE7"/>
    <w:rsid w:val="00784126"/>
    <w:rsid w:val="00786835"/>
    <w:rsid w:val="00787132"/>
    <w:rsid w:val="0078714C"/>
    <w:rsid w:val="007917CD"/>
    <w:rsid w:val="007932BC"/>
    <w:rsid w:val="00793D0C"/>
    <w:rsid w:val="00795665"/>
    <w:rsid w:val="007965FC"/>
    <w:rsid w:val="00796D84"/>
    <w:rsid w:val="007A0665"/>
    <w:rsid w:val="007A1156"/>
    <w:rsid w:val="007A1731"/>
    <w:rsid w:val="007A1BC1"/>
    <w:rsid w:val="007A20C7"/>
    <w:rsid w:val="007A244F"/>
    <w:rsid w:val="007A39F8"/>
    <w:rsid w:val="007A763E"/>
    <w:rsid w:val="007B054C"/>
    <w:rsid w:val="007B1F1C"/>
    <w:rsid w:val="007B22AB"/>
    <w:rsid w:val="007B3584"/>
    <w:rsid w:val="007B4646"/>
    <w:rsid w:val="007B4A42"/>
    <w:rsid w:val="007B4D9C"/>
    <w:rsid w:val="007B51EE"/>
    <w:rsid w:val="007B6F5C"/>
    <w:rsid w:val="007B7220"/>
    <w:rsid w:val="007B78D1"/>
    <w:rsid w:val="007B7C10"/>
    <w:rsid w:val="007C03E1"/>
    <w:rsid w:val="007C1863"/>
    <w:rsid w:val="007C4829"/>
    <w:rsid w:val="007C4F32"/>
    <w:rsid w:val="007C6A28"/>
    <w:rsid w:val="007C76BA"/>
    <w:rsid w:val="007D0580"/>
    <w:rsid w:val="007D0DC0"/>
    <w:rsid w:val="007D0E91"/>
    <w:rsid w:val="007D2881"/>
    <w:rsid w:val="007D3860"/>
    <w:rsid w:val="007D39D6"/>
    <w:rsid w:val="007D3EC3"/>
    <w:rsid w:val="007D45AF"/>
    <w:rsid w:val="007D716E"/>
    <w:rsid w:val="007D71F8"/>
    <w:rsid w:val="007E052B"/>
    <w:rsid w:val="007F495B"/>
    <w:rsid w:val="007F5483"/>
    <w:rsid w:val="007F570E"/>
    <w:rsid w:val="007F7952"/>
    <w:rsid w:val="0080055D"/>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316DD"/>
    <w:rsid w:val="00831D0A"/>
    <w:rsid w:val="00832341"/>
    <w:rsid w:val="00836AA8"/>
    <w:rsid w:val="00837CFE"/>
    <w:rsid w:val="0084052A"/>
    <w:rsid w:val="0084071B"/>
    <w:rsid w:val="00841AB3"/>
    <w:rsid w:val="0084296D"/>
    <w:rsid w:val="00842B9D"/>
    <w:rsid w:val="00842EB0"/>
    <w:rsid w:val="00844391"/>
    <w:rsid w:val="008464D1"/>
    <w:rsid w:val="00850934"/>
    <w:rsid w:val="008520FB"/>
    <w:rsid w:val="00852873"/>
    <w:rsid w:val="008543B9"/>
    <w:rsid w:val="0085445A"/>
    <w:rsid w:val="008554E4"/>
    <w:rsid w:val="00856224"/>
    <w:rsid w:val="0085671A"/>
    <w:rsid w:val="00856BB1"/>
    <w:rsid w:val="00856E5A"/>
    <w:rsid w:val="00857555"/>
    <w:rsid w:val="00860FE8"/>
    <w:rsid w:val="008631F4"/>
    <w:rsid w:val="00863536"/>
    <w:rsid w:val="00864274"/>
    <w:rsid w:val="00864502"/>
    <w:rsid w:val="00865810"/>
    <w:rsid w:val="00865CD2"/>
    <w:rsid w:val="00870646"/>
    <w:rsid w:val="0087088B"/>
    <w:rsid w:val="00871260"/>
    <w:rsid w:val="0087427B"/>
    <w:rsid w:val="00875D6A"/>
    <w:rsid w:val="00875E62"/>
    <w:rsid w:val="00876D8A"/>
    <w:rsid w:val="00877C70"/>
    <w:rsid w:val="008809E9"/>
    <w:rsid w:val="008814F7"/>
    <w:rsid w:val="008821C5"/>
    <w:rsid w:val="008833CB"/>
    <w:rsid w:val="00884756"/>
    <w:rsid w:val="0088486E"/>
    <w:rsid w:val="0088488E"/>
    <w:rsid w:val="00884B80"/>
    <w:rsid w:val="0088629F"/>
    <w:rsid w:val="00886386"/>
    <w:rsid w:val="00886AD1"/>
    <w:rsid w:val="008870DE"/>
    <w:rsid w:val="0088721D"/>
    <w:rsid w:val="00887B44"/>
    <w:rsid w:val="00893D7A"/>
    <w:rsid w:val="00894C2F"/>
    <w:rsid w:val="00894CAA"/>
    <w:rsid w:val="00895A9C"/>
    <w:rsid w:val="00896368"/>
    <w:rsid w:val="00896565"/>
    <w:rsid w:val="008972E7"/>
    <w:rsid w:val="008A1502"/>
    <w:rsid w:val="008A3331"/>
    <w:rsid w:val="008A3763"/>
    <w:rsid w:val="008A5983"/>
    <w:rsid w:val="008A5CF9"/>
    <w:rsid w:val="008A60F7"/>
    <w:rsid w:val="008A63F8"/>
    <w:rsid w:val="008A7451"/>
    <w:rsid w:val="008B1328"/>
    <w:rsid w:val="008B22DB"/>
    <w:rsid w:val="008B2C96"/>
    <w:rsid w:val="008B47E2"/>
    <w:rsid w:val="008B4CC4"/>
    <w:rsid w:val="008B59AA"/>
    <w:rsid w:val="008B5C65"/>
    <w:rsid w:val="008B5F26"/>
    <w:rsid w:val="008B602D"/>
    <w:rsid w:val="008B7431"/>
    <w:rsid w:val="008B78C2"/>
    <w:rsid w:val="008B7DA6"/>
    <w:rsid w:val="008C13C6"/>
    <w:rsid w:val="008C2CDB"/>
    <w:rsid w:val="008C38A4"/>
    <w:rsid w:val="008C3B7F"/>
    <w:rsid w:val="008C48E5"/>
    <w:rsid w:val="008C58E6"/>
    <w:rsid w:val="008C5A50"/>
    <w:rsid w:val="008C679F"/>
    <w:rsid w:val="008C77A4"/>
    <w:rsid w:val="008D1A12"/>
    <w:rsid w:val="008D2310"/>
    <w:rsid w:val="008D4021"/>
    <w:rsid w:val="008D4040"/>
    <w:rsid w:val="008D40AE"/>
    <w:rsid w:val="008D437C"/>
    <w:rsid w:val="008D4D1D"/>
    <w:rsid w:val="008D50AB"/>
    <w:rsid w:val="008D58F8"/>
    <w:rsid w:val="008D6647"/>
    <w:rsid w:val="008D67C0"/>
    <w:rsid w:val="008D682B"/>
    <w:rsid w:val="008E046B"/>
    <w:rsid w:val="008E1D91"/>
    <w:rsid w:val="008E4A0A"/>
    <w:rsid w:val="008E4A9B"/>
    <w:rsid w:val="008E72DB"/>
    <w:rsid w:val="008E76B3"/>
    <w:rsid w:val="008E7A15"/>
    <w:rsid w:val="008F00ED"/>
    <w:rsid w:val="008F025E"/>
    <w:rsid w:val="008F07D8"/>
    <w:rsid w:val="008F0DD9"/>
    <w:rsid w:val="008F232E"/>
    <w:rsid w:val="008F3E79"/>
    <w:rsid w:val="008F49B9"/>
    <w:rsid w:val="008F5B4B"/>
    <w:rsid w:val="008F5E79"/>
    <w:rsid w:val="008F608A"/>
    <w:rsid w:val="0090011F"/>
    <w:rsid w:val="00900676"/>
    <w:rsid w:val="00900872"/>
    <w:rsid w:val="009019EC"/>
    <w:rsid w:val="00902374"/>
    <w:rsid w:val="00902E73"/>
    <w:rsid w:val="0090441E"/>
    <w:rsid w:val="009057B0"/>
    <w:rsid w:val="0090739D"/>
    <w:rsid w:val="009077CD"/>
    <w:rsid w:val="00907B43"/>
    <w:rsid w:val="0091105B"/>
    <w:rsid w:val="00911979"/>
    <w:rsid w:val="00911C80"/>
    <w:rsid w:val="00912043"/>
    <w:rsid w:val="009144FF"/>
    <w:rsid w:val="0091537B"/>
    <w:rsid w:val="0091580D"/>
    <w:rsid w:val="00915CF8"/>
    <w:rsid w:val="009160AF"/>
    <w:rsid w:val="009167E9"/>
    <w:rsid w:val="00916D7C"/>
    <w:rsid w:val="009201B3"/>
    <w:rsid w:val="009205AA"/>
    <w:rsid w:val="00920C6A"/>
    <w:rsid w:val="00922B92"/>
    <w:rsid w:val="00922DF5"/>
    <w:rsid w:val="0092531F"/>
    <w:rsid w:val="00925718"/>
    <w:rsid w:val="00926BA5"/>
    <w:rsid w:val="009309B1"/>
    <w:rsid w:val="00931568"/>
    <w:rsid w:val="00931A51"/>
    <w:rsid w:val="00931E7D"/>
    <w:rsid w:val="00932D03"/>
    <w:rsid w:val="00932D82"/>
    <w:rsid w:val="00934AF5"/>
    <w:rsid w:val="00934D6E"/>
    <w:rsid w:val="00934DE6"/>
    <w:rsid w:val="00935926"/>
    <w:rsid w:val="00936112"/>
    <w:rsid w:val="00936E8E"/>
    <w:rsid w:val="00936F59"/>
    <w:rsid w:val="0093702E"/>
    <w:rsid w:val="009370FC"/>
    <w:rsid w:val="009378DB"/>
    <w:rsid w:val="00937DF2"/>
    <w:rsid w:val="009414DD"/>
    <w:rsid w:val="00941F9C"/>
    <w:rsid w:val="00941FE8"/>
    <w:rsid w:val="00942177"/>
    <w:rsid w:val="00942466"/>
    <w:rsid w:val="009432A6"/>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7999"/>
    <w:rsid w:val="00961A84"/>
    <w:rsid w:val="0096348C"/>
    <w:rsid w:val="00963AD3"/>
    <w:rsid w:val="009643B4"/>
    <w:rsid w:val="00965EE8"/>
    <w:rsid w:val="00966511"/>
    <w:rsid w:val="00966754"/>
    <w:rsid w:val="009674D3"/>
    <w:rsid w:val="00967801"/>
    <w:rsid w:val="00970549"/>
    <w:rsid w:val="00970B50"/>
    <w:rsid w:val="0097103E"/>
    <w:rsid w:val="009715B6"/>
    <w:rsid w:val="00971EC0"/>
    <w:rsid w:val="00973A45"/>
    <w:rsid w:val="009743F5"/>
    <w:rsid w:val="00974A7D"/>
    <w:rsid w:val="00976E6E"/>
    <w:rsid w:val="00976EBE"/>
    <w:rsid w:val="009771F7"/>
    <w:rsid w:val="009801E2"/>
    <w:rsid w:val="0098098B"/>
    <w:rsid w:val="00981C70"/>
    <w:rsid w:val="00981E1A"/>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2600"/>
    <w:rsid w:val="00992FF2"/>
    <w:rsid w:val="00993E5E"/>
    <w:rsid w:val="00995E10"/>
    <w:rsid w:val="00995E39"/>
    <w:rsid w:val="00996D37"/>
    <w:rsid w:val="009A1C4F"/>
    <w:rsid w:val="009A1F58"/>
    <w:rsid w:val="009A222C"/>
    <w:rsid w:val="009A3330"/>
    <w:rsid w:val="009A54C3"/>
    <w:rsid w:val="009A6005"/>
    <w:rsid w:val="009B0495"/>
    <w:rsid w:val="009B1874"/>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E1531"/>
    <w:rsid w:val="009E27CB"/>
    <w:rsid w:val="009E3F92"/>
    <w:rsid w:val="009E427A"/>
    <w:rsid w:val="009E4573"/>
    <w:rsid w:val="009E5C33"/>
    <w:rsid w:val="009E662C"/>
    <w:rsid w:val="009E6789"/>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22A1"/>
    <w:rsid w:val="00A22644"/>
    <w:rsid w:val="00A24036"/>
    <w:rsid w:val="00A243E1"/>
    <w:rsid w:val="00A248FB"/>
    <w:rsid w:val="00A26169"/>
    <w:rsid w:val="00A26CE4"/>
    <w:rsid w:val="00A26D4A"/>
    <w:rsid w:val="00A2795A"/>
    <w:rsid w:val="00A30D5C"/>
    <w:rsid w:val="00A30EAF"/>
    <w:rsid w:val="00A32655"/>
    <w:rsid w:val="00A326A8"/>
    <w:rsid w:val="00A349F3"/>
    <w:rsid w:val="00A35335"/>
    <w:rsid w:val="00A35D5E"/>
    <w:rsid w:val="00A3619D"/>
    <w:rsid w:val="00A37621"/>
    <w:rsid w:val="00A407DB"/>
    <w:rsid w:val="00A40E53"/>
    <w:rsid w:val="00A40ED6"/>
    <w:rsid w:val="00A411C4"/>
    <w:rsid w:val="00A42756"/>
    <w:rsid w:val="00A428D9"/>
    <w:rsid w:val="00A42C0D"/>
    <w:rsid w:val="00A43830"/>
    <w:rsid w:val="00A43DF9"/>
    <w:rsid w:val="00A43E50"/>
    <w:rsid w:val="00A45BC1"/>
    <w:rsid w:val="00A464A9"/>
    <w:rsid w:val="00A47D51"/>
    <w:rsid w:val="00A5057D"/>
    <w:rsid w:val="00A50D30"/>
    <w:rsid w:val="00A51F5C"/>
    <w:rsid w:val="00A54018"/>
    <w:rsid w:val="00A5523C"/>
    <w:rsid w:val="00A56463"/>
    <w:rsid w:val="00A56700"/>
    <w:rsid w:val="00A57587"/>
    <w:rsid w:val="00A614F6"/>
    <w:rsid w:val="00A62A3A"/>
    <w:rsid w:val="00A63503"/>
    <w:rsid w:val="00A64F40"/>
    <w:rsid w:val="00A655DD"/>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29F6"/>
    <w:rsid w:val="00A82BB9"/>
    <w:rsid w:val="00A8436A"/>
    <w:rsid w:val="00A86392"/>
    <w:rsid w:val="00A87680"/>
    <w:rsid w:val="00A90446"/>
    <w:rsid w:val="00A90974"/>
    <w:rsid w:val="00A91254"/>
    <w:rsid w:val="00A91531"/>
    <w:rsid w:val="00A92607"/>
    <w:rsid w:val="00A9353C"/>
    <w:rsid w:val="00A936C6"/>
    <w:rsid w:val="00A9439E"/>
    <w:rsid w:val="00A951CF"/>
    <w:rsid w:val="00A9557E"/>
    <w:rsid w:val="00A96EF6"/>
    <w:rsid w:val="00AA08F3"/>
    <w:rsid w:val="00AA1D07"/>
    <w:rsid w:val="00AA2CFC"/>
    <w:rsid w:val="00AA3048"/>
    <w:rsid w:val="00AA48B8"/>
    <w:rsid w:val="00AA5703"/>
    <w:rsid w:val="00AA604F"/>
    <w:rsid w:val="00AA71FB"/>
    <w:rsid w:val="00AA74AE"/>
    <w:rsid w:val="00AB147D"/>
    <w:rsid w:val="00AB38A4"/>
    <w:rsid w:val="00AB5CFC"/>
    <w:rsid w:val="00AB65F2"/>
    <w:rsid w:val="00AB67DD"/>
    <w:rsid w:val="00AB7B46"/>
    <w:rsid w:val="00AB7DA7"/>
    <w:rsid w:val="00AC2C04"/>
    <w:rsid w:val="00AC3B7D"/>
    <w:rsid w:val="00AC3EA7"/>
    <w:rsid w:val="00AC475E"/>
    <w:rsid w:val="00AC483F"/>
    <w:rsid w:val="00AC494A"/>
    <w:rsid w:val="00AC4F51"/>
    <w:rsid w:val="00AC5057"/>
    <w:rsid w:val="00AC5562"/>
    <w:rsid w:val="00AC654E"/>
    <w:rsid w:val="00AC7805"/>
    <w:rsid w:val="00AC796D"/>
    <w:rsid w:val="00AD0F77"/>
    <w:rsid w:val="00AD25ED"/>
    <w:rsid w:val="00AD2E5F"/>
    <w:rsid w:val="00AD550E"/>
    <w:rsid w:val="00AD5E49"/>
    <w:rsid w:val="00AD6DC7"/>
    <w:rsid w:val="00AD764C"/>
    <w:rsid w:val="00AD7B99"/>
    <w:rsid w:val="00AE1F44"/>
    <w:rsid w:val="00AE23F6"/>
    <w:rsid w:val="00AE35B2"/>
    <w:rsid w:val="00AE4917"/>
    <w:rsid w:val="00AE6A3C"/>
    <w:rsid w:val="00AF45D9"/>
    <w:rsid w:val="00AF55F9"/>
    <w:rsid w:val="00AF6152"/>
    <w:rsid w:val="00AF699E"/>
    <w:rsid w:val="00AF7D22"/>
    <w:rsid w:val="00B03719"/>
    <w:rsid w:val="00B03A70"/>
    <w:rsid w:val="00B057C2"/>
    <w:rsid w:val="00B05C49"/>
    <w:rsid w:val="00B06592"/>
    <w:rsid w:val="00B06639"/>
    <w:rsid w:val="00B06D3D"/>
    <w:rsid w:val="00B1066B"/>
    <w:rsid w:val="00B13CBF"/>
    <w:rsid w:val="00B14C0A"/>
    <w:rsid w:val="00B15028"/>
    <w:rsid w:val="00B1740E"/>
    <w:rsid w:val="00B1789E"/>
    <w:rsid w:val="00B20BF7"/>
    <w:rsid w:val="00B20F82"/>
    <w:rsid w:val="00B21691"/>
    <w:rsid w:val="00B226A5"/>
    <w:rsid w:val="00B22711"/>
    <w:rsid w:val="00B229F3"/>
    <w:rsid w:val="00B22A20"/>
    <w:rsid w:val="00B22C69"/>
    <w:rsid w:val="00B232B7"/>
    <w:rsid w:val="00B236E8"/>
    <w:rsid w:val="00B30CD8"/>
    <w:rsid w:val="00B30CF1"/>
    <w:rsid w:val="00B31CAE"/>
    <w:rsid w:val="00B3513B"/>
    <w:rsid w:val="00B365FE"/>
    <w:rsid w:val="00B36738"/>
    <w:rsid w:val="00B40715"/>
    <w:rsid w:val="00B40D6B"/>
    <w:rsid w:val="00B428C1"/>
    <w:rsid w:val="00B449A1"/>
    <w:rsid w:val="00B451F9"/>
    <w:rsid w:val="00B46597"/>
    <w:rsid w:val="00B465DD"/>
    <w:rsid w:val="00B46BF1"/>
    <w:rsid w:val="00B51C27"/>
    <w:rsid w:val="00B52EE3"/>
    <w:rsid w:val="00B54E65"/>
    <w:rsid w:val="00B55D92"/>
    <w:rsid w:val="00B56EBA"/>
    <w:rsid w:val="00B57C52"/>
    <w:rsid w:val="00B60677"/>
    <w:rsid w:val="00B60C81"/>
    <w:rsid w:val="00B617FC"/>
    <w:rsid w:val="00B61886"/>
    <w:rsid w:val="00B61CC0"/>
    <w:rsid w:val="00B62541"/>
    <w:rsid w:val="00B62A7A"/>
    <w:rsid w:val="00B62C78"/>
    <w:rsid w:val="00B64870"/>
    <w:rsid w:val="00B652BA"/>
    <w:rsid w:val="00B65402"/>
    <w:rsid w:val="00B6546B"/>
    <w:rsid w:val="00B65B42"/>
    <w:rsid w:val="00B65B6E"/>
    <w:rsid w:val="00B6667C"/>
    <w:rsid w:val="00B66FF4"/>
    <w:rsid w:val="00B675FA"/>
    <w:rsid w:val="00B70058"/>
    <w:rsid w:val="00B719E9"/>
    <w:rsid w:val="00B72C1C"/>
    <w:rsid w:val="00B72C60"/>
    <w:rsid w:val="00B74904"/>
    <w:rsid w:val="00B75B46"/>
    <w:rsid w:val="00B76E08"/>
    <w:rsid w:val="00B77F67"/>
    <w:rsid w:val="00B80272"/>
    <w:rsid w:val="00B81A72"/>
    <w:rsid w:val="00B8286A"/>
    <w:rsid w:val="00B84554"/>
    <w:rsid w:val="00B858F0"/>
    <w:rsid w:val="00B876DB"/>
    <w:rsid w:val="00B90517"/>
    <w:rsid w:val="00B90A58"/>
    <w:rsid w:val="00B90B72"/>
    <w:rsid w:val="00B910E6"/>
    <w:rsid w:val="00B93810"/>
    <w:rsid w:val="00B9408B"/>
    <w:rsid w:val="00B95E54"/>
    <w:rsid w:val="00B967F4"/>
    <w:rsid w:val="00B96CE1"/>
    <w:rsid w:val="00BA0039"/>
    <w:rsid w:val="00BA1230"/>
    <w:rsid w:val="00BA13AE"/>
    <w:rsid w:val="00BA194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8F9"/>
    <w:rsid w:val="00BC49C5"/>
    <w:rsid w:val="00BC4A8F"/>
    <w:rsid w:val="00BC4F1B"/>
    <w:rsid w:val="00BC6475"/>
    <w:rsid w:val="00BC6555"/>
    <w:rsid w:val="00BC700B"/>
    <w:rsid w:val="00BC7E6E"/>
    <w:rsid w:val="00BD0F8A"/>
    <w:rsid w:val="00BD226D"/>
    <w:rsid w:val="00BD2EA6"/>
    <w:rsid w:val="00BD4F7E"/>
    <w:rsid w:val="00BD5A34"/>
    <w:rsid w:val="00BD6FAD"/>
    <w:rsid w:val="00BD79FB"/>
    <w:rsid w:val="00BD7A6F"/>
    <w:rsid w:val="00BD7A9D"/>
    <w:rsid w:val="00BE0296"/>
    <w:rsid w:val="00BE2782"/>
    <w:rsid w:val="00BE2856"/>
    <w:rsid w:val="00BE2FD7"/>
    <w:rsid w:val="00BE36DB"/>
    <w:rsid w:val="00BE4644"/>
    <w:rsid w:val="00BE5DB2"/>
    <w:rsid w:val="00BE79F9"/>
    <w:rsid w:val="00BE7C81"/>
    <w:rsid w:val="00BF1970"/>
    <w:rsid w:val="00BF28D3"/>
    <w:rsid w:val="00BF3405"/>
    <w:rsid w:val="00BF3432"/>
    <w:rsid w:val="00BF3CE8"/>
    <w:rsid w:val="00BF3FDB"/>
    <w:rsid w:val="00BF4381"/>
    <w:rsid w:val="00BF5009"/>
    <w:rsid w:val="00BF6D43"/>
    <w:rsid w:val="00C00D8D"/>
    <w:rsid w:val="00C00FA0"/>
    <w:rsid w:val="00C014C1"/>
    <w:rsid w:val="00C027C1"/>
    <w:rsid w:val="00C02EE7"/>
    <w:rsid w:val="00C040BE"/>
    <w:rsid w:val="00C04B4E"/>
    <w:rsid w:val="00C04D8E"/>
    <w:rsid w:val="00C04E7B"/>
    <w:rsid w:val="00C0539F"/>
    <w:rsid w:val="00C06AA3"/>
    <w:rsid w:val="00C06D73"/>
    <w:rsid w:val="00C073F1"/>
    <w:rsid w:val="00C07AD6"/>
    <w:rsid w:val="00C10EC2"/>
    <w:rsid w:val="00C1194F"/>
    <w:rsid w:val="00C12D1F"/>
    <w:rsid w:val="00C1568C"/>
    <w:rsid w:val="00C179FA"/>
    <w:rsid w:val="00C20390"/>
    <w:rsid w:val="00C21BBA"/>
    <w:rsid w:val="00C22C5A"/>
    <w:rsid w:val="00C22F4F"/>
    <w:rsid w:val="00C2335C"/>
    <w:rsid w:val="00C26483"/>
    <w:rsid w:val="00C267E4"/>
    <w:rsid w:val="00C3385B"/>
    <w:rsid w:val="00C343C4"/>
    <w:rsid w:val="00C34F32"/>
    <w:rsid w:val="00C351F4"/>
    <w:rsid w:val="00C407CD"/>
    <w:rsid w:val="00C40CE5"/>
    <w:rsid w:val="00C41407"/>
    <w:rsid w:val="00C41474"/>
    <w:rsid w:val="00C41553"/>
    <w:rsid w:val="00C42F66"/>
    <w:rsid w:val="00C439F1"/>
    <w:rsid w:val="00C44C58"/>
    <w:rsid w:val="00C44F06"/>
    <w:rsid w:val="00C45C14"/>
    <w:rsid w:val="00C46722"/>
    <w:rsid w:val="00C46A35"/>
    <w:rsid w:val="00C47C68"/>
    <w:rsid w:val="00C50AC8"/>
    <w:rsid w:val="00C512A5"/>
    <w:rsid w:val="00C54CDD"/>
    <w:rsid w:val="00C551CC"/>
    <w:rsid w:val="00C61D4E"/>
    <w:rsid w:val="00C63E66"/>
    <w:rsid w:val="00C64DCA"/>
    <w:rsid w:val="00C675CD"/>
    <w:rsid w:val="00C719BE"/>
    <w:rsid w:val="00C73095"/>
    <w:rsid w:val="00C73330"/>
    <w:rsid w:val="00C74548"/>
    <w:rsid w:val="00C76172"/>
    <w:rsid w:val="00C81FC9"/>
    <w:rsid w:val="00C839AA"/>
    <w:rsid w:val="00C83B3D"/>
    <w:rsid w:val="00C85ADA"/>
    <w:rsid w:val="00C908D7"/>
    <w:rsid w:val="00C90B0A"/>
    <w:rsid w:val="00C92758"/>
    <w:rsid w:val="00C967ED"/>
    <w:rsid w:val="00C96BD6"/>
    <w:rsid w:val="00CA0B2C"/>
    <w:rsid w:val="00CA2E78"/>
    <w:rsid w:val="00CA365E"/>
    <w:rsid w:val="00CA3856"/>
    <w:rsid w:val="00CA3BAD"/>
    <w:rsid w:val="00CA40E3"/>
    <w:rsid w:val="00CA41E9"/>
    <w:rsid w:val="00CA509E"/>
    <w:rsid w:val="00CA7B99"/>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CBE"/>
    <w:rsid w:val="00CC2F6E"/>
    <w:rsid w:val="00CC31C4"/>
    <w:rsid w:val="00CC387B"/>
    <w:rsid w:val="00CC6B3F"/>
    <w:rsid w:val="00CC7BBC"/>
    <w:rsid w:val="00CD0164"/>
    <w:rsid w:val="00CD1725"/>
    <w:rsid w:val="00CD387E"/>
    <w:rsid w:val="00CD3A06"/>
    <w:rsid w:val="00CD4345"/>
    <w:rsid w:val="00CD4994"/>
    <w:rsid w:val="00CD5DC0"/>
    <w:rsid w:val="00CD5DDA"/>
    <w:rsid w:val="00CD6CBE"/>
    <w:rsid w:val="00CE0014"/>
    <w:rsid w:val="00CE0CB3"/>
    <w:rsid w:val="00CE1061"/>
    <w:rsid w:val="00CE1D5C"/>
    <w:rsid w:val="00CE1F63"/>
    <w:rsid w:val="00CE2B20"/>
    <w:rsid w:val="00CE516B"/>
    <w:rsid w:val="00CE60B4"/>
    <w:rsid w:val="00CE6D44"/>
    <w:rsid w:val="00CF00D2"/>
    <w:rsid w:val="00CF0648"/>
    <w:rsid w:val="00CF0848"/>
    <w:rsid w:val="00CF2774"/>
    <w:rsid w:val="00CF2CE8"/>
    <w:rsid w:val="00CF2D8F"/>
    <w:rsid w:val="00CF3100"/>
    <w:rsid w:val="00CF754A"/>
    <w:rsid w:val="00CF7AE6"/>
    <w:rsid w:val="00CF7D3F"/>
    <w:rsid w:val="00D014BC"/>
    <w:rsid w:val="00D0179B"/>
    <w:rsid w:val="00D01822"/>
    <w:rsid w:val="00D01EB3"/>
    <w:rsid w:val="00D01EBE"/>
    <w:rsid w:val="00D01F8E"/>
    <w:rsid w:val="00D03B53"/>
    <w:rsid w:val="00D04A38"/>
    <w:rsid w:val="00D04D70"/>
    <w:rsid w:val="00D05ADC"/>
    <w:rsid w:val="00D06F32"/>
    <w:rsid w:val="00D07F52"/>
    <w:rsid w:val="00D10B73"/>
    <w:rsid w:val="00D12477"/>
    <w:rsid w:val="00D13052"/>
    <w:rsid w:val="00D139F4"/>
    <w:rsid w:val="00D1402E"/>
    <w:rsid w:val="00D149A3"/>
    <w:rsid w:val="00D16D3F"/>
    <w:rsid w:val="00D17305"/>
    <w:rsid w:val="00D207C6"/>
    <w:rsid w:val="00D21C8D"/>
    <w:rsid w:val="00D2576A"/>
    <w:rsid w:val="00D27617"/>
    <w:rsid w:val="00D302C5"/>
    <w:rsid w:val="00D30B49"/>
    <w:rsid w:val="00D31470"/>
    <w:rsid w:val="00D3152B"/>
    <w:rsid w:val="00D31E52"/>
    <w:rsid w:val="00D3251E"/>
    <w:rsid w:val="00D358CF"/>
    <w:rsid w:val="00D40C37"/>
    <w:rsid w:val="00D41AB8"/>
    <w:rsid w:val="00D4250D"/>
    <w:rsid w:val="00D42F0F"/>
    <w:rsid w:val="00D43596"/>
    <w:rsid w:val="00D4435C"/>
    <w:rsid w:val="00D44F48"/>
    <w:rsid w:val="00D4541A"/>
    <w:rsid w:val="00D45CE2"/>
    <w:rsid w:val="00D46024"/>
    <w:rsid w:val="00D460FE"/>
    <w:rsid w:val="00D47172"/>
    <w:rsid w:val="00D47D87"/>
    <w:rsid w:val="00D47ED8"/>
    <w:rsid w:val="00D5092C"/>
    <w:rsid w:val="00D50C0A"/>
    <w:rsid w:val="00D52C12"/>
    <w:rsid w:val="00D53177"/>
    <w:rsid w:val="00D538BE"/>
    <w:rsid w:val="00D53DFB"/>
    <w:rsid w:val="00D54ECB"/>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446A"/>
    <w:rsid w:val="00D75510"/>
    <w:rsid w:val="00D75655"/>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5B3A"/>
    <w:rsid w:val="00DA77AF"/>
    <w:rsid w:val="00DB048D"/>
    <w:rsid w:val="00DB0843"/>
    <w:rsid w:val="00DB0D79"/>
    <w:rsid w:val="00DB1C89"/>
    <w:rsid w:val="00DB20AB"/>
    <w:rsid w:val="00DB413D"/>
    <w:rsid w:val="00DB5682"/>
    <w:rsid w:val="00DB5737"/>
    <w:rsid w:val="00DB6600"/>
    <w:rsid w:val="00DB78BC"/>
    <w:rsid w:val="00DB7D10"/>
    <w:rsid w:val="00DC0016"/>
    <w:rsid w:val="00DC1B09"/>
    <w:rsid w:val="00DC2739"/>
    <w:rsid w:val="00DC2D99"/>
    <w:rsid w:val="00DC30B8"/>
    <w:rsid w:val="00DC44C7"/>
    <w:rsid w:val="00DC5AB9"/>
    <w:rsid w:val="00DC6F65"/>
    <w:rsid w:val="00DD16B4"/>
    <w:rsid w:val="00DD4BAF"/>
    <w:rsid w:val="00DD4BC2"/>
    <w:rsid w:val="00DD5C7C"/>
    <w:rsid w:val="00DD6E1A"/>
    <w:rsid w:val="00DE1063"/>
    <w:rsid w:val="00DE1E6E"/>
    <w:rsid w:val="00DE37AE"/>
    <w:rsid w:val="00DE3B1F"/>
    <w:rsid w:val="00DE4065"/>
    <w:rsid w:val="00DE4A7C"/>
    <w:rsid w:val="00DE7AB2"/>
    <w:rsid w:val="00DE7EA5"/>
    <w:rsid w:val="00DF0B9D"/>
    <w:rsid w:val="00DF11B3"/>
    <w:rsid w:val="00DF12BF"/>
    <w:rsid w:val="00DF1370"/>
    <w:rsid w:val="00DF15F7"/>
    <w:rsid w:val="00DF1B58"/>
    <w:rsid w:val="00DF28F2"/>
    <w:rsid w:val="00DF2E22"/>
    <w:rsid w:val="00DF4A1D"/>
    <w:rsid w:val="00DF4E90"/>
    <w:rsid w:val="00DF5396"/>
    <w:rsid w:val="00DF5A40"/>
    <w:rsid w:val="00DF5B0B"/>
    <w:rsid w:val="00DF5C96"/>
    <w:rsid w:val="00DF5E54"/>
    <w:rsid w:val="00DF6B25"/>
    <w:rsid w:val="00DF7436"/>
    <w:rsid w:val="00DF7867"/>
    <w:rsid w:val="00DF79FF"/>
    <w:rsid w:val="00DF7A0F"/>
    <w:rsid w:val="00DF7E30"/>
    <w:rsid w:val="00E001C8"/>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BB0"/>
    <w:rsid w:val="00E150E2"/>
    <w:rsid w:val="00E1564B"/>
    <w:rsid w:val="00E176CA"/>
    <w:rsid w:val="00E20AAD"/>
    <w:rsid w:val="00E21016"/>
    <w:rsid w:val="00E217CB"/>
    <w:rsid w:val="00E25235"/>
    <w:rsid w:val="00E256F4"/>
    <w:rsid w:val="00E25BB4"/>
    <w:rsid w:val="00E26042"/>
    <w:rsid w:val="00E26A8E"/>
    <w:rsid w:val="00E31236"/>
    <w:rsid w:val="00E31B4D"/>
    <w:rsid w:val="00E32262"/>
    <w:rsid w:val="00E32A33"/>
    <w:rsid w:val="00E33CF6"/>
    <w:rsid w:val="00E34579"/>
    <w:rsid w:val="00E357DC"/>
    <w:rsid w:val="00E36CB2"/>
    <w:rsid w:val="00E3790C"/>
    <w:rsid w:val="00E4126F"/>
    <w:rsid w:val="00E414C6"/>
    <w:rsid w:val="00E415FB"/>
    <w:rsid w:val="00E41FD3"/>
    <w:rsid w:val="00E4367C"/>
    <w:rsid w:val="00E441C2"/>
    <w:rsid w:val="00E44D6C"/>
    <w:rsid w:val="00E461E9"/>
    <w:rsid w:val="00E4634A"/>
    <w:rsid w:val="00E46632"/>
    <w:rsid w:val="00E50642"/>
    <w:rsid w:val="00E50F69"/>
    <w:rsid w:val="00E51536"/>
    <w:rsid w:val="00E51A1B"/>
    <w:rsid w:val="00E51C09"/>
    <w:rsid w:val="00E520CB"/>
    <w:rsid w:val="00E5227E"/>
    <w:rsid w:val="00E525C3"/>
    <w:rsid w:val="00E52A3D"/>
    <w:rsid w:val="00E53301"/>
    <w:rsid w:val="00E53C1E"/>
    <w:rsid w:val="00E56322"/>
    <w:rsid w:val="00E5746A"/>
    <w:rsid w:val="00E57DD4"/>
    <w:rsid w:val="00E63A1A"/>
    <w:rsid w:val="00E64385"/>
    <w:rsid w:val="00E64792"/>
    <w:rsid w:val="00E66081"/>
    <w:rsid w:val="00E6693D"/>
    <w:rsid w:val="00E669D3"/>
    <w:rsid w:val="00E66A2F"/>
    <w:rsid w:val="00E676E7"/>
    <w:rsid w:val="00E67D8D"/>
    <w:rsid w:val="00E70C18"/>
    <w:rsid w:val="00E71A73"/>
    <w:rsid w:val="00E72220"/>
    <w:rsid w:val="00E7236E"/>
    <w:rsid w:val="00E72D5D"/>
    <w:rsid w:val="00E73147"/>
    <w:rsid w:val="00E73A3D"/>
    <w:rsid w:val="00E75183"/>
    <w:rsid w:val="00E75601"/>
    <w:rsid w:val="00E7668F"/>
    <w:rsid w:val="00E768BF"/>
    <w:rsid w:val="00E769E5"/>
    <w:rsid w:val="00E76B7E"/>
    <w:rsid w:val="00E76E9B"/>
    <w:rsid w:val="00E76F0F"/>
    <w:rsid w:val="00E80773"/>
    <w:rsid w:val="00E814BE"/>
    <w:rsid w:val="00E83545"/>
    <w:rsid w:val="00E83C43"/>
    <w:rsid w:val="00E8418B"/>
    <w:rsid w:val="00E84D2E"/>
    <w:rsid w:val="00E85249"/>
    <w:rsid w:val="00E8661F"/>
    <w:rsid w:val="00E86D62"/>
    <w:rsid w:val="00E87A82"/>
    <w:rsid w:val="00E904C6"/>
    <w:rsid w:val="00E90D59"/>
    <w:rsid w:val="00E91317"/>
    <w:rsid w:val="00E91881"/>
    <w:rsid w:val="00E9195C"/>
    <w:rsid w:val="00E91F66"/>
    <w:rsid w:val="00E91FD3"/>
    <w:rsid w:val="00E92839"/>
    <w:rsid w:val="00E93172"/>
    <w:rsid w:val="00E93AA8"/>
    <w:rsid w:val="00E93B5E"/>
    <w:rsid w:val="00E94DED"/>
    <w:rsid w:val="00E94F6F"/>
    <w:rsid w:val="00E95864"/>
    <w:rsid w:val="00E965FE"/>
    <w:rsid w:val="00E96AFB"/>
    <w:rsid w:val="00EA01CB"/>
    <w:rsid w:val="00EA07E6"/>
    <w:rsid w:val="00EA0835"/>
    <w:rsid w:val="00EA1149"/>
    <w:rsid w:val="00EA1592"/>
    <w:rsid w:val="00EA1B50"/>
    <w:rsid w:val="00EA2695"/>
    <w:rsid w:val="00EA32E7"/>
    <w:rsid w:val="00EA53B4"/>
    <w:rsid w:val="00EA53E6"/>
    <w:rsid w:val="00EA53EB"/>
    <w:rsid w:val="00EA62FA"/>
    <w:rsid w:val="00EA7E90"/>
    <w:rsid w:val="00EB1314"/>
    <w:rsid w:val="00EB3762"/>
    <w:rsid w:val="00EB396C"/>
    <w:rsid w:val="00EB3CB5"/>
    <w:rsid w:val="00EB409F"/>
    <w:rsid w:val="00EB4438"/>
    <w:rsid w:val="00EB48AB"/>
    <w:rsid w:val="00EB4D37"/>
    <w:rsid w:val="00EB544A"/>
    <w:rsid w:val="00EB61E6"/>
    <w:rsid w:val="00EB64D7"/>
    <w:rsid w:val="00EB6D76"/>
    <w:rsid w:val="00EB7FBF"/>
    <w:rsid w:val="00EC0810"/>
    <w:rsid w:val="00EC0E95"/>
    <w:rsid w:val="00EC17E9"/>
    <w:rsid w:val="00EC2817"/>
    <w:rsid w:val="00EC4AFB"/>
    <w:rsid w:val="00EC5F7B"/>
    <w:rsid w:val="00EC6426"/>
    <w:rsid w:val="00EC6710"/>
    <w:rsid w:val="00EC68F3"/>
    <w:rsid w:val="00ED055E"/>
    <w:rsid w:val="00ED16D4"/>
    <w:rsid w:val="00ED1C40"/>
    <w:rsid w:val="00ED2D33"/>
    <w:rsid w:val="00ED7173"/>
    <w:rsid w:val="00EE07C6"/>
    <w:rsid w:val="00EE19A3"/>
    <w:rsid w:val="00EE1F71"/>
    <w:rsid w:val="00EE229F"/>
    <w:rsid w:val="00EE332F"/>
    <w:rsid w:val="00EE3522"/>
    <w:rsid w:val="00EE501B"/>
    <w:rsid w:val="00EE541B"/>
    <w:rsid w:val="00EE59EE"/>
    <w:rsid w:val="00EE5D09"/>
    <w:rsid w:val="00EE7946"/>
    <w:rsid w:val="00EE7F2F"/>
    <w:rsid w:val="00EF0290"/>
    <w:rsid w:val="00EF0683"/>
    <w:rsid w:val="00EF177C"/>
    <w:rsid w:val="00EF199B"/>
    <w:rsid w:val="00EF1B0F"/>
    <w:rsid w:val="00EF1E6A"/>
    <w:rsid w:val="00EF2061"/>
    <w:rsid w:val="00EF241D"/>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72E1"/>
    <w:rsid w:val="00F07BB9"/>
    <w:rsid w:val="00F07DC8"/>
    <w:rsid w:val="00F1146E"/>
    <w:rsid w:val="00F13E2D"/>
    <w:rsid w:val="00F1478E"/>
    <w:rsid w:val="00F156DC"/>
    <w:rsid w:val="00F15CFB"/>
    <w:rsid w:val="00F2255E"/>
    <w:rsid w:val="00F22992"/>
    <w:rsid w:val="00F22D69"/>
    <w:rsid w:val="00F23849"/>
    <w:rsid w:val="00F238EF"/>
    <w:rsid w:val="00F268C7"/>
    <w:rsid w:val="00F26AC1"/>
    <w:rsid w:val="00F302FA"/>
    <w:rsid w:val="00F310BC"/>
    <w:rsid w:val="00F318C3"/>
    <w:rsid w:val="00F325A4"/>
    <w:rsid w:val="00F32EC3"/>
    <w:rsid w:val="00F33A89"/>
    <w:rsid w:val="00F34383"/>
    <w:rsid w:val="00F34A39"/>
    <w:rsid w:val="00F355F4"/>
    <w:rsid w:val="00F35FFD"/>
    <w:rsid w:val="00F3669C"/>
    <w:rsid w:val="00F36718"/>
    <w:rsid w:val="00F36B46"/>
    <w:rsid w:val="00F37239"/>
    <w:rsid w:val="00F40A0C"/>
    <w:rsid w:val="00F41933"/>
    <w:rsid w:val="00F42E5E"/>
    <w:rsid w:val="00F44ADF"/>
    <w:rsid w:val="00F450C4"/>
    <w:rsid w:val="00F451BA"/>
    <w:rsid w:val="00F4528D"/>
    <w:rsid w:val="00F457D6"/>
    <w:rsid w:val="00F45FA3"/>
    <w:rsid w:val="00F46E71"/>
    <w:rsid w:val="00F47263"/>
    <w:rsid w:val="00F50CAF"/>
    <w:rsid w:val="00F516E2"/>
    <w:rsid w:val="00F522A6"/>
    <w:rsid w:val="00F52645"/>
    <w:rsid w:val="00F53492"/>
    <w:rsid w:val="00F53632"/>
    <w:rsid w:val="00F55534"/>
    <w:rsid w:val="00F55F7B"/>
    <w:rsid w:val="00F5684F"/>
    <w:rsid w:val="00F56C6A"/>
    <w:rsid w:val="00F570C9"/>
    <w:rsid w:val="00F57718"/>
    <w:rsid w:val="00F57D8E"/>
    <w:rsid w:val="00F622EA"/>
    <w:rsid w:val="00F62781"/>
    <w:rsid w:val="00F63DCF"/>
    <w:rsid w:val="00F64949"/>
    <w:rsid w:val="00F65257"/>
    <w:rsid w:val="00F65FF2"/>
    <w:rsid w:val="00F661C1"/>
    <w:rsid w:val="00F67749"/>
    <w:rsid w:val="00F67D46"/>
    <w:rsid w:val="00F7074C"/>
    <w:rsid w:val="00F707BF"/>
    <w:rsid w:val="00F709F5"/>
    <w:rsid w:val="00F70C8D"/>
    <w:rsid w:val="00F70C99"/>
    <w:rsid w:val="00F7126C"/>
    <w:rsid w:val="00F71787"/>
    <w:rsid w:val="00F7333D"/>
    <w:rsid w:val="00F7358F"/>
    <w:rsid w:val="00F74FD5"/>
    <w:rsid w:val="00F75F5F"/>
    <w:rsid w:val="00F7782D"/>
    <w:rsid w:val="00F8066B"/>
    <w:rsid w:val="00F80FE5"/>
    <w:rsid w:val="00F824D5"/>
    <w:rsid w:val="00F84302"/>
    <w:rsid w:val="00F85647"/>
    <w:rsid w:val="00F8641A"/>
    <w:rsid w:val="00F86991"/>
    <w:rsid w:val="00F8755F"/>
    <w:rsid w:val="00F87933"/>
    <w:rsid w:val="00F8793F"/>
    <w:rsid w:val="00F91F36"/>
    <w:rsid w:val="00F92199"/>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3031"/>
    <w:rsid w:val="00FB3A1F"/>
    <w:rsid w:val="00FB4F96"/>
    <w:rsid w:val="00FB5617"/>
    <w:rsid w:val="00FB56BB"/>
    <w:rsid w:val="00FB6B31"/>
    <w:rsid w:val="00FC1C03"/>
    <w:rsid w:val="00FC2420"/>
    <w:rsid w:val="00FC71F3"/>
    <w:rsid w:val="00FC7268"/>
    <w:rsid w:val="00FC7946"/>
    <w:rsid w:val="00FD0941"/>
    <w:rsid w:val="00FD19B2"/>
    <w:rsid w:val="00FD1ACC"/>
    <w:rsid w:val="00FD1E0F"/>
    <w:rsid w:val="00FD2583"/>
    <w:rsid w:val="00FD2B42"/>
    <w:rsid w:val="00FD3752"/>
    <w:rsid w:val="00FD376A"/>
    <w:rsid w:val="00FD4264"/>
    <w:rsid w:val="00FD4697"/>
    <w:rsid w:val="00FD4A72"/>
    <w:rsid w:val="00FD56D1"/>
    <w:rsid w:val="00FD62B3"/>
    <w:rsid w:val="00FE177A"/>
    <w:rsid w:val="00FE42A7"/>
    <w:rsid w:val="00FE4F86"/>
    <w:rsid w:val="00FE54E5"/>
    <w:rsid w:val="00FE6C24"/>
    <w:rsid w:val="00FE70CD"/>
    <w:rsid w:val="00FE7113"/>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17CB"/>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gpt-4o-mini"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37</Pages>
  <Words>98436</Words>
  <Characters>620154</Characters>
  <Application>Microsoft Office Word</Application>
  <DocSecurity>0</DocSecurity>
  <Lines>5167</Lines>
  <Paragraphs>1434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1634</cp:revision>
  <dcterms:created xsi:type="dcterms:W3CDTF">2024-10-11T08:26:00Z</dcterms:created>
  <dcterms:modified xsi:type="dcterms:W3CDTF">2024-12-22T20:18:00Z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id="eiU8fXPy"/&gt;&lt;style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