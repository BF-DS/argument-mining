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136DC06E" w14:textId="5C803348" w:rsidR="00F34A39" w:rsidRPr="00503748" w:rsidRDefault="00C040BE" w:rsidP="00F34A39">
      <w:pPr>
        <w:rPr>
          <w:ins w:id="2" w:author="Ben Fels" w:date="2024-12-21T12:41:00Z" w16du:dateUtc="2024-12-21T11:41:00Z"/>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4D461955" w14:textId="3391BD3E" w:rsidR="00D70BE7" w:rsidRDefault="003A7433" w:rsidP="00D70BE7">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2:41:00Z" w16du:dateUtc="2024-12-21T11:41:00Z">
        <w:r w:rsidRPr="00970FE2">
          <w:rPr>
            <w:rFonts w:cs="Arial"/>
            <w:highlight w:val="magenta"/>
            <w:lang w:val="en-US"/>
            <w:rPrChange w:id="34" w:author="Ben Fels" w:date="2024-12-22T09:02:00Z" w16du:dateUtc="2024-12-22T08:02:00Z">
              <w:rPr>
                <w:rFonts w:cs="Arial"/>
              </w:rPr>
            </w:rPrChange>
          </w:rPr>
          <w:t xml:space="preserve">Stab &amp; Gurevych </w:t>
        </w:r>
        <w:r w:rsidRPr="003A7433">
          <w:rPr>
            <w:highlight w:val="magenta"/>
            <w:rPrChange w:id="35" w:author="Ben Fels" w:date="2024-12-21T12:42:00Z" w16du:dateUtc="2024-12-21T11:42:00Z">
              <w:rPr/>
            </w:rPrChange>
          </w:rPr>
          <w:fldChar w:fldCharType="begin"/>
        </w:r>
        <w:r w:rsidRPr="00970FE2">
          <w:rPr>
            <w:highlight w:val="magenta"/>
            <w:lang w:val="en-US"/>
            <w:rPrChange w:id="36"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7" w:author="Ben Fels" w:date="2024-12-21T12:42:00Z" w16du:dateUtc="2024-12-21T11:42:00Z">
              <w:rPr/>
            </w:rPrChange>
          </w:rPr>
          <w:instrText>α</w:instrText>
        </w:r>
        <w:r w:rsidRPr="00970FE2">
          <w:rPr>
            <w:highlight w:val="magenta"/>
            <w:lang w:val="en-US"/>
            <w:rPrChange w:id="38" w:author="Ben Fels" w:date="2024-12-22T09:02:00Z" w16du:dateUtc="2024-12-22T08:02:00Z">
              <w:rPr/>
            </w:rPrChange>
          </w:rPr>
          <w:instrText xml:space="preserve">U = 0.72 for argument components and </w:instrText>
        </w:r>
        <w:r w:rsidRPr="003A7433">
          <w:rPr>
            <w:highlight w:val="magenta"/>
            <w:rPrChange w:id="39" w:author="Ben Fels" w:date="2024-12-21T12:42:00Z" w16du:dateUtc="2024-12-21T11:42:00Z">
              <w:rPr/>
            </w:rPrChange>
          </w:rPr>
          <w:instrText>α</w:instrText>
        </w:r>
        <w:r w:rsidRPr="00970FE2">
          <w:rPr>
            <w:highlight w:val="magenta"/>
            <w:lang w:val="en-US"/>
            <w:rPrChange w:id="40"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1" w:author="Ben Fels" w:date="2024-12-21T12:42:00Z" w16du:dateUtc="2024-12-21T11:42:00Z">
              <w:rPr/>
            </w:rPrChange>
          </w:rPr>
          <w:instrText>ﬁ</w:instrText>
        </w:r>
        <w:r w:rsidRPr="00970FE2">
          <w:rPr>
            <w:highlight w:val="magenta"/>
            <w:lang w:val="en-US"/>
            <w:rPrChange w:id="42"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3" w:author="Ben Fels" w:date="2024-12-21T12:42:00Z" w16du:dateUtc="2024-12-21T11:42:00Z">
              <w:rPr/>
            </w:rPrChange>
          </w:rPr>
          <w:fldChar w:fldCharType="separate"/>
        </w:r>
        <w:r w:rsidRPr="00970FE2">
          <w:rPr>
            <w:rFonts w:cs="Arial"/>
            <w:highlight w:val="magenta"/>
            <w:lang w:val="en-US"/>
            <w:rPrChange w:id="44" w:author="Ben Fels" w:date="2024-12-22T09:02:00Z" w16du:dateUtc="2024-12-22T08:02:00Z">
              <w:rPr>
                <w:rFonts w:cs="Arial"/>
              </w:rPr>
            </w:rPrChange>
          </w:rPr>
          <w:t>(2014, S. 1501)</w:t>
        </w:r>
        <w:r w:rsidRPr="003A7433">
          <w:rPr>
            <w:highlight w:val="magenta"/>
            <w:rPrChange w:id="45" w:author="Ben Fels" w:date="2024-12-21T12:42:00Z" w16du:dateUtc="2024-12-21T11:42:00Z">
              <w:rPr/>
            </w:rPrChange>
          </w:rPr>
          <w:fldChar w:fldCharType="end"/>
        </w:r>
        <w:r w:rsidRPr="00970FE2">
          <w:rPr>
            <w:lang w:val="en-US"/>
          </w:rPr>
          <w:t xml:space="preserve"> führen an, dass die automatisierte Erkennung von Argumenten in Texten dazu beitragen kann, die Plausibilität der Argumentationsführung zu prüfen.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6"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7" w:author="Ben Fels" w:date="2024-12-21T12:41:00Z" w16du:dateUtc="2024-12-21T11:41:00Z">
        <w:r w:rsidRPr="00232C87">
          <w:rPr>
            <w:highlight w:val="magenta"/>
            <w:rPrChange w:id="48" w:author="Ben Fels" w:date="2024-12-21T12:42:00Z" w16du:dateUtc="2024-12-21T11:42:00Z">
              <w:rPr/>
            </w:rPrChange>
          </w:rPr>
          <w:fldChar w:fldCharType="separate"/>
        </w:r>
      </w:ins>
      <w:r w:rsidR="008833CB" w:rsidRPr="008833CB">
        <w:rPr>
          <w:rFonts w:cs="Arial"/>
          <w:highlight w:val="magenta"/>
        </w:rPr>
        <w:t>(Lawrence &amp; Reed, 2020; Stab &amp; Gurevych, 2017b)</w:t>
      </w:r>
      <w:ins w:id="49" w:author="Ben Fels" w:date="2024-12-21T12:41:00Z" w16du:dateUtc="2024-12-21T11:41:00Z">
        <w:r w:rsidRPr="00232C87">
          <w:rPr>
            <w:highlight w:val="magenta"/>
            <w:rPrChange w:id="50" w:author="Ben Fels" w:date="2024-12-21T12:42:00Z" w16du:dateUtc="2024-12-21T11:42:00Z">
              <w:rPr/>
            </w:rPrChange>
          </w:rPr>
          <w:fldChar w:fldCharType="end"/>
        </w:r>
        <w:r w:rsidRPr="00245094">
          <w:t xml:space="preserve">. Diese Ansätze sind oft zeit- und kostenintensiv und erfordern Fachexpertise. </w:t>
        </w:r>
        <w:r w:rsidRPr="00503748">
          <w:rPr>
            <w:highlight w:val="green"/>
          </w:rPr>
          <w:t>Große Sprachmodelle</w:t>
        </w:r>
        <w:r w:rsidRPr="00245094">
          <w:t xml:space="preserve"> (</w:t>
        </w:r>
        <w:r w:rsidRPr="00981E1A">
          <w:rPr>
            <w:highlight w:val="red"/>
            <w:rPrChange w:id="51"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52" w:author="Ben Fels" w:date="2024-12-21T12:43:00Z" w16du:dateUtc="2024-12-21T11:43:00Z">
              <w:rPr/>
            </w:rPrChange>
          </w:rPr>
          <w:t>Natural Language Processing (NLP</w:t>
        </w:r>
        <w:r w:rsidRPr="00245094">
          <w:t xml:space="preserve">) </w:t>
        </w:r>
        <w:r w:rsidRPr="00E70EC4">
          <w:rPr>
            <w:rPrChange w:id="53" w:author="Ben Fels" w:date="2024-12-21T12:42:00Z" w16du:dateUtc="2024-12-21T11:42:00Z">
              <w:rPr/>
            </w:rPrChange>
          </w:rPr>
          <w:t>Aufgaben</w:t>
        </w:r>
        <w:r w:rsidRPr="00232C87">
          <w:rPr>
            <w:highlight w:val="magenta"/>
            <w:rPrChange w:id="54" w:author="Ben Fels" w:date="2024-12-21T12:42:00Z" w16du:dateUtc="2024-12-21T11:42:00Z">
              <w:rPr/>
            </w:rPrChange>
          </w:rPr>
          <w:t xml:space="preserve"> </w:t>
        </w:r>
        <w:r w:rsidRPr="00232C87">
          <w:rPr>
            <w:highlight w:val="magenta"/>
            <w:rPrChange w:id="55" w:author="Ben Fels" w:date="2024-12-21T12:42:00Z" w16du:dateUtc="2024-12-21T11:42:00Z">
              <w:rPr/>
            </w:rPrChange>
          </w:rPr>
          <w:fldChar w:fldCharType="begin"/>
        </w:r>
        <w:r w:rsidRPr="00232C87">
          <w:rPr>
            <w:highlight w:val="magenta"/>
            <w:rPrChange w:id="56"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7" w:author="Ben Fels" w:date="2024-12-21T12:42:00Z" w16du:dateUtc="2024-12-21T11:42:00Z">
              <w:rPr/>
            </w:rPrChange>
          </w:rPr>
          <w:fldChar w:fldCharType="separate"/>
        </w:r>
        <w:r w:rsidRPr="00232C87">
          <w:rPr>
            <w:rFonts w:cs="Arial"/>
            <w:highlight w:val="magenta"/>
            <w:rPrChange w:id="58" w:author="Ben Fels" w:date="2024-12-21T12:42:00Z" w16du:dateUtc="2024-12-21T11:42:00Z">
              <w:rPr>
                <w:rFonts w:cs="Arial"/>
              </w:rPr>
            </w:rPrChange>
          </w:rPr>
          <w:t>(Ozdemir, 2024, S. 46; Patil &amp; Gudivada, 2024, S. 1)</w:t>
        </w:r>
        <w:r w:rsidRPr="00232C87">
          <w:rPr>
            <w:highlight w:val="magenta"/>
            <w:rPrChange w:id="59"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60" w:author="Ben Fels" w:date="2024-12-21T12:41:00Z" w16du:dateUtc="2024-12-21T11:41:00Z">
        <w:r w:rsidRPr="00245094">
          <w:t xml:space="preserve"> </w:t>
        </w:r>
        <w:r w:rsidRPr="00232C87">
          <w:rPr>
            <w:highlight w:val="magenta"/>
            <w:rPrChange w:id="61" w:author="Ben Fels" w:date="2024-12-21T12:42:00Z" w16du:dateUtc="2024-12-21T11:42:00Z">
              <w:rPr/>
            </w:rPrChange>
          </w:rPr>
          <w:fldChar w:fldCharType="begin"/>
        </w:r>
      </w:ins>
      <w:r w:rsidR="005B43CE">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2" w:author="Ben Fels" w:date="2024-12-21T12:41:00Z" w16du:dateUtc="2024-12-21T11:41:00Z">
        <w:r w:rsidRPr="00232C87">
          <w:rPr>
            <w:highlight w:val="magenta"/>
            <w:rPrChange w:id="63" w:author="Ben Fels" w:date="2024-12-21T12:42:00Z" w16du:dateUtc="2024-12-21T11:42:00Z">
              <w:rPr/>
            </w:rPrChange>
          </w:rPr>
          <w:fldChar w:fldCharType="separate"/>
        </w:r>
      </w:ins>
      <w:r w:rsidR="005B43CE" w:rsidRPr="005B43CE">
        <w:rPr>
          <w:rFonts w:cs="Arial"/>
          <w:highlight w:val="magenta"/>
        </w:rPr>
        <w:t>(Han et al., 2024, S. 5; Kochmar, 2022)</w:t>
      </w:r>
      <w:ins w:id="64" w:author="Ben Fels" w:date="2024-12-21T12:41:00Z" w16du:dateUtc="2024-12-21T11:41:00Z">
        <w:r w:rsidRPr="00232C87">
          <w:rPr>
            <w:highlight w:val="magenta"/>
            <w:rPrChange w:id="65" w:author="Ben Fels" w:date="2024-12-21T12:42:00Z" w16du:dateUtc="2024-12-21T11:42:00Z">
              <w:rPr/>
            </w:rPrChange>
          </w:rPr>
          <w:fldChar w:fldCharType="end"/>
        </w:r>
        <w:r w:rsidRPr="00245094">
          <w:t>.</w:t>
        </w:r>
      </w:ins>
      <w:r w:rsidR="00992989">
        <w:t xml:space="preserve"> </w:t>
      </w:r>
      <w:ins w:id="66"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67" w:author="Ben Fels" w:date="2024-12-21T11:55:00Z" w16du:dateUtc="2024-12-21T10:55:00Z">
        <w:r w:rsidR="00D70BE7" w:rsidRPr="00E70EC4">
          <w:rPr>
            <w:highlight w:val="green"/>
          </w:rPr>
          <w:t>Modelle</w:t>
        </w:r>
      </w:ins>
      <w:r w:rsidR="00D70BE7" w:rsidRPr="00E70EC4">
        <w:rPr>
          <w:highlight w:val="green"/>
        </w:rPr>
        <w:t xml:space="preserve"> verstanden werden</w:t>
      </w:r>
      <w:ins w:id="68"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69"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70"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71"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G</w:t>
      </w:r>
      <w:ins w:id="72" w:author="Ben Fels" w:date="2024-12-21T11:55:00Z" w16du:dateUtc="2024-12-21T10:55:00Z">
        <w:r w:rsidR="00D70BE7">
          <w:t>roßen Sprachmodelle</w:t>
        </w:r>
      </w:ins>
      <w:r w:rsidR="00D70BE7">
        <w:t xml:space="preserve"> sind eine </w:t>
      </w:r>
      <w:ins w:id="73" w:author="Ben Fels" w:date="2024-12-21T11:55:00Z" w16du:dateUtc="2024-12-21T10:55:00Z">
        <w:r w:rsidR="00D70BE7">
          <w:t xml:space="preserve">spezielle Form </w:t>
        </w:r>
      </w:ins>
      <w:r w:rsidR="00D70BE7">
        <w:t xml:space="preserve">der Sprachmodelle, welche </w:t>
      </w:r>
      <w:ins w:id="74" w:author="Ben Fels" w:date="2024-12-21T11:55:00Z" w16du:dateUtc="2024-12-21T10:55:00Z">
        <w:r w:rsidR="00D70BE7">
          <w:t xml:space="preserve">auf einem großen Textkorpus </w:t>
        </w:r>
        <w:r w:rsidR="00D70BE7" w:rsidRPr="007F7270">
          <w:t xml:space="preserve">trainiert </w:t>
        </w:r>
      </w:ins>
      <w:r w:rsidR="00D70BE7">
        <w:t xml:space="preserve">und eine </w:t>
      </w:r>
      <w:ins w:id="75" w:author="Ben Fels" w:date="2024-12-21T11:55:00Z" w16du:dateUtc="2024-12-21T10:55:00Z">
        <w:r w:rsidR="00D70BE7">
          <w:t>größere Anzahl an Parametern</w:t>
        </w:r>
      </w:ins>
      <w:r w:rsidR="00517600">
        <w:t xml:space="preserve"> besitzen</w:t>
      </w:r>
      <w:r w:rsidR="00D70BE7">
        <w:t xml:space="preserve">, weshalb sie </w:t>
      </w:r>
      <w:ins w:id="76" w:author="Ben Fels" w:date="2024-12-21T11:55:00Z" w16du:dateUtc="2024-12-21T10:55:00Z">
        <w:r w:rsidR="00D70BE7">
          <w:t xml:space="preserve">eine Vielzahl </w:t>
        </w:r>
      </w:ins>
      <w:r w:rsidR="00D70BE7">
        <w:t xml:space="preserve">der zuvor genannten </w:t>
      </w:r>
      <w:ins w:id="77" w:author="Ben Fels" w:date="2024-12-21T11:55:00Z" w16du:dateUtc="2024-12-21T10:55:00Z">
        <w:r w:rsidR="00D70BE7">
          <w:t>sprachbasierten Aufgaben durchführen</w:t>
        </w:r>
      </w:ins>
      <w:r w:rsidR="00D70BE7">
        <w:t xml:space="preserve"> können</w:t>
      </w:r>
      <w:ins w:id="78" w:author="Ben Fels" w:date="2024-12-21T11:55:00Z" w16du:dateUtc="2024-12-21T10:55:00Z">
        <w:r w:rsidR="00D70BE7">
          <w:t xml:space="preserve"> </w:t>
        </w:r>
        <w:commentRangeStart w:id="79"/>
        <w:r w:rsidR="00D70BE7" w:rsidRPr="007D3860">
          <w:rPr>
            <w:highlight w:val="magenta"/>
          </w:rPr>
          <w:lastRenderedPageBreak/>
          <w:fldChar w:fldCharType="begin"/>
        </w:r>
        <w:r w:rsidR="00D70BE7">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ins>
      <w:commentRangeEnd w:id="79"/>
      <w:r w:rsidR="00D70BE7">
        <w:rPr>
          <w:rStyle w:val="Kommentarzeichen"/>
        </w:rPr>
        <w:commentReference w:id="79"/>
      </w:r>
      <w:r w:rsidR="00D70BE7" w:rsidRPr="00BC46DA">
        <w:t xml:space="preserve"> </w:t>
      </w:r>
      <w:r w:rsidR="00517600">
        <w:t xml:space="preserve">Solche </w:t>
      </w:r>
      <w:ins w:id="80" w:author="Ben Fels" w:date="2024-12-21T11:55:00Z" w16du:dateUtc="2024-12-21T10:55:00Z">
        <w:r w:rsidR="00D70BE7">
          <w:t xml:space="preserve">LLMs </w:t>
        </w:r>
      </w:ins>
      <w:r w:rsidR="00D70BE7">
        <w:t xml:space="preserve">bestehen üblicherweise aus tiefen neuronalen Netzen, mit Billionen von Parametern </w:t>
      </w:r>
      <w:r w:rsidR="00D70BE7" w:rsidRPr="003553DE">
        <w:rPr>
          <w:highlight w:val="magenta"/>
        </w:rPr>
        <w:fldChar w:fldCharType="begin"/>
      </w:r>
      <w:r w:rsidR="00D70BE7"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D70BE7" w:rsidRPr="003553DE">
        <w:rPr>
          <w:highlight w:val="magenta"/>
        </w:rPr>
        <w:fldChar w:fldCharType="separate"/>
      </w:r>
      <w:r w:rsidR="00D70BE7" w:rsidRPr="003553DE">
        <w:rPr>
          <w:rFonts w:cs="Arial"/>
          <w:highlight w:val="magenta"/>
        </w:rPr>
        <w:t>(Han et al., 2024, S. 2)</w:t>
      </w:r>
      <w:r w:rsidR="00D70BE7" w:rsidRPr="003553DE">
        <w:rPr>
          <w:highlight w:val="magenta"/>
        </w:rPr>
        <w:fldChar w:fldCharType="end"/>
      </w:r>
      <w:r w:rsidR="00D70BE7">
        <w:t>.</w:t>
      </w:r>
    </w:p>
    <w:p w14:paraId="723B18DE" w14:textId="77777777" w:rsidR="005B1783" w:rsidRDefault="003A7433" w:rsidP="003A7433">
      <w:pPr>
        <w:jc w:val="both"/>
      </w:pPr>
      <w:ins w:id="81" w:author="Ben Fels" w:date="2024-12-21T12:41:00Z" w16du:dateUtc="2024-12-21T11:41:00Z">
        <w:r w:rsidRPr="00245094">
          <w:t>Bekannte LLMs sind die Generative Pre-trained Transformer (GPT) von OpenAI.</w:t>
        </w:r>
      </w:ins>
    </w:p>
    <w:p w14:paraId="6035E925" w14:textId="77777777" w:rsidR="005B1783" w:rsidRDefault="005B1783" w:rsidP="005B1783">
      <w:pPr>
        <w:jc w:val="both"/>
        <w:rPr>
          <w:ins w:id="82" w:author="Ben Fels" w:date="2024-12-21T11:55:00Z" w16du:dateUtc="2024-12-21T10:55:00Z"/>
        </w:rPr>
      </w:pPr>
      <w:r>
        <w:t xml:space="preserve">Bei LLMs ist die Transformer-Architektur gemeint. </w:t>
      </w:r>
    </w:p>
    <w:p w14:paraId="39198F29" w14:textId="50D9CC7B" w:rsidR="00FB56BB" w:rsidRDefault="003A7433" w:rsidP="00FB56BB">
      <w:pPr>
        <w:jc w:val="both"/>
        <w:rPr>
          <w:moveTo w:id="83" w:author="Ben Fels" w:date="2024-12-21T13:16:00Z" w16du:dateUtc="2024-12-21T12:16:00Z"/>
        </w:rPr>
      </w:pPr>
      <w:ins w:id="84" w:author="Ben Fels" w:date="2024-12-21T12:41:00Z" w16du:dateUtc="2024-12-21T11:41:00Z">
        <w:r>
          <w:t xml:space="preserve"> </w:t>
        </w:r>
      </w:ins>
      <w:moveToRangeStart w:id="85" w:author="Ben Fels" w:date="2024-12-21T13:16:00Z" w:name="move185679391"/>
      <w:moveTo w:id="86" w:author="Ben Fels" w:date="2024-12-21T13:16:00Z" w16du:dateUtc="2024-12-21T12:16:00Z">
        <w:r w:rsidR="00FB56BB" w:rsidRPr="00915CF8">
          <w:rPr>
            <w:highlight w:val="cyan"/>
          </w:rPr>
          <w:t>Warum Training eines eigenen Models und fine-tuning keine Alternativen sind:</w:t>
        </w:r>
      </w:moveTo>
    </w:p>
    <w:moveToRangeEnd w:id="85"/>
    <w:p w14:paraId="4E685DAA" w14:textId="77777777" w:rsidR="00D31E52" w:rsidRDefault="00D31E52" w:rsidP="00D31E52">
      <w:pPr>
        <w:jc w:val="both"/>
        <w:rPr>
          <w:ins w:id="87" w:author="Ben Fels" w:date="2024-12-21T13:17:00Z" w16du:dateUtc="2024-12-21T12:17:00Z"/>
        </w:rPr>
      </w:pPr>
      <w:ins w:id="88"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89" w:author="Ben Fels" w:date="2024-12-22T17:43:00Z" w16du:dateUtc="2024-12-22T16:43:00Z">
        <w:r>
          <w:t>Zur Orientierung, f</w:t>
        </w:r>
      </w:ins>
      <w:ins w:id="90" w:author="Ben Fels" w:date="2024-12-22T17:40:00Z" w16du:dateUtc="2024-12-22T16:40:00Z">
        <w:r w:rsidR="008A5CF9">
          <w:t xml:space="preserve">ür das Training des Llama 3.2-3B instruct </w:t>
        </w:r>
      </w:ins>
      <w:ins w:id="91" w:author="Ben Fels" w:date="2024-12-22T17:42:00Z" w16du:dateUtc="2024-12-22T16:42:00Z">
        <w:r w:rsidR="00234B77">
          <w:t xml:space="preserve">/ GPT 4o-mini </w:t>
        </w:r>
      </w:ins>
      <w:ins w:id="92" w:author="Ben Fels" w:date="2024-12-22T17:40:00Z" w16du:dateUtc="2024-12-22T16:40:00Z">
        <w:r w:rsidR="008A5CF9">
          <w:t xml:space="preserve">Models wurden x …Grafikkarten verwendet. </w:t>
        </w:r>
      </w:ins>
      <w:ins w:id="93" w:author="Ben Fels" w:date="2024-12-22T17:41:00Z" w16du:dateUtc="2024-12-22T16:41:00Z">
        <w:r w:rsidR="003A274E">
          <w:t xml:space="preserve">Eine einzelne solcher </w:t>
        </w:r>
      </w:ins>
      <w:ins w:id="94" w:author="Ben Fels" w:date="2024-12-22T17:40:00Z" w16du:dateUtc="2024-12-22T16:40:00Z">
        <w:r w:rsidR="008A5CF9">
          <w:t>Grafikkarte</w:t>
        </w:r>
      </w:ins>
      <w:ins w:id="95" w:author="Ben Fels" w:date="2024-12-22T17:41:00Z" w16du:dateUtc="2024-12-22T16:41:00Z">
        <w:r w:rsidR="003A274E">
          <w:t>n</w:t>
        </w:r>
      </w:ins>
      <w:ins w:id="96" w:author="Ben Fels" w:date="2024-12-22T17:40:00Z" w16du:dateUtc="2024-12-22T16:40:00Z">
        <w:r w:rsidR="008A5CF9">
          <w:t xml:space="preserve"> kostet </w:t>
        </w:r>
      </w:ins>
      <w:ins w:id="97"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98" w:author="Ben Fels" w:date="2024-12-22T17:42:00Z" w16du:dateUtc="2024-12-22T16:42:00Z">
        <w:r w:rsidR="00234B77">
          <w:t xml:space="preserve">Die Kosten für </w:t>
        </w:r>
      </w:ins>
      <w:ins w:id="99" w:author="Ben Fels" w:date="2024-12-22T17:44:00Z" w16du:dateUtc="2024-12-22T16:44:00Z">
        <w:r w:rsidR="00560169">
          <w:t xml:space="preserve">den </w:t>
        </w:r>
      </w:ins>
      <w:ins w:id="100" w:author="Ben Fels" w:date="2024-12-22T17:42:00Z" w16du:dateUtc="2024-12-22T16:42:00Z">
        <w:r w:rsidR="00234B77">
          <w:t xml:space="preserve">Strom und </w:t>
        </w:r>
      </w:ins>
      <w:ins w:id="101" w:author="Ben Fels" w:date="2024-12-22T17:44:00Z" w16du:dateUtc="2024-12-22T16:44:00Z">
        <w:r w:rsidR="00560169">
          <w:t xml:space="preserve">das </w:t>
        </w:r>
      </w:ins>
      <w:ins w:id="102" w:author="Ben Fels" w:date="2024-12-22T17:42:00Z" w16du:dateUtc="2024-12-22T16:42:00Z">
        <w:r w:rsidR="00234B77">
          <w:t>Fach</w:t>
        </w:r>
      </w:ins>
      <w:ins w:id="103" w:author="Ben Fels" w:date="2024-12-22T17:44:00Z" w16du:dateUtc="2024-12-22T16:44:00Z">
        <w:r w:rsidR="00560169">
          <w:t>personal</w:t>
        </w:r>
      </w:ins>
      <w:ins w:id="104" w:author="Ben Fels" w:date="2024-12-22T17:43:00Z" w16du:dateUtc="2024-12-22T16:43:00Z">
        <w:r w:rsidR="00444C71">
          <w:t xml:space="preserve"> sind zusätzlich zu berücksichtigen</w:t>
        </w:r>
      </w:ins>
      <w:ins w:id="105" w:author="Ben Fels" w:date="2024-12-22T17:44:00Z" w16du:dateUtc="2024-12-22T16:44:00Z">
        <w:r w:rsidR="00560169">
          <w:t>.</w:t>
        </w:r>
      </w:ins>
    </w:p>
    <w:p w14:paraId="2F18D3BB" w14:textId="754CC8C5" w:rsidR="0011466B" w:rsidRPr="00F50FB5" w:rsidRDefault="00F50FB5" w:rsidP="00F34A39">
      <w:pPr>
        <w:rPr>
          <w:ins w:id="106"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7" w:author="Ben Fels" w:date="2024-12-21T12:40:00Z" w16du:dateUtc="2024-12-21T11:40:00Z"/>
          <w:lang w:val="en-US"/>
        </w:rPr>
      </w:pPr>
    </w:p>
    <w:p w14:paraId="35DD79E7" w14:textId="524549EA" w:rsidR="007965FC" w:rsidRDefault="00F34A39" w:rsidP="006E7B3E">
      <w:pPr>
        <w:jc w:val="both"/>
        <w:rPr>
          <w:ins w:id="108" w:author="Ben Fels" w:date="2024-12-21T12:57:00Z" w16du:dateUtc="2024-12-21T11:57:00Z"/>
        </w:rPr>
      </w:pPr>
      <w:moveToRangeStart w:id="109" w:author="Ben Fels" w:date="2024-12-21T11:50:00Z" w:name="move185674234"/>
      <w:moveTo w:id="110" w:author="Ben Fels" w:date="2024-12-21T11:50:00Z" w16du:dateUtc="2024-12-21T10:50:00Z">
        <w:del w:id="111"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61474F"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61474F" w:rsidDel="005A5829">
            <w:rPr>
              <w:highlight w:val="magenta"/>
            </w:rPr>
            <w:delInstrText xml:space="preserve">U = 0.72 for argument components and </w:delInstrText>
          </w:r>
          <w:r w:rsidDel="005A5829">
            <w:rPr>
              <w:highlight w:val="magenta"/>
            </w:rPr>
            <w:delInstrText>α</w:delInstrText>
          </w:r>
          <w:r w:rsidRPr="0061474F"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61474F"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2"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3" w:author="Ben Fels" w:date="2024-12-21T12:44:00Z" w16du:dateUtc="2024-12-21T11:44:00Z">
              <w:rPr>
                <w:bCs/>
                <w:i/>
              </w:rPr>
            </w:rPrChange>
          </w:rPr>
          <w:fldChar w:fldCharType="begin"/>
        </w:r>
        <w:r w:rsidR="006E7B3E" w:rsidRPr="006E7B3E">
          <w:rPr>
            <w:bCs/>
            <w:i/>
            <w:highlight w:val="magenta"/>
            <w:rPrChange w:id="114"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5" w:author="Ben Fels" w:date="2024-12-21T12:44:00Z" w16du:dateUtc="2024-12-21T11:44:00Z">
              <w:rPr>
                <w:bCs/>
                <w:i/>
              </w:rPr>
            </w:rPrChange>
          </w:rPr>
          <w:fldChar w:fldCharType="separate"/>
        </w:r>
        <w:r w:rsidR="006E7B3E" w:rsidRPr="006E7B3E">
          <w:rPr>
            <w:rFonts w:cs="Arial"/>
            <w:highlight w:val="magenta"/>
            <w:rPrChange w:id="116" w:author="Ben Fels" w:date="2024-12-21T12:44:00Z" w16du:dateUtc="2024-12-21T11:44:00Z">
              <w:rPr>
                <w:rFonts w:cs="Arial"/>
              </w:rPr>
            </w:rPrChange>
          </w:rPr>
          <w:t>(Brown et al., 2020, S. 3)</w:t>
        </w:r>
        <w:r w:rsidR="006E7B3E" w:rsidRPr="006E7B3E">
          <w:rPr>
            <w:bCs/>
            <w:i/>
            <w:highlight w:val="magenta"/>
            <w:rPrChange w:id="117"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18" w:author="Ben Fels" w:date="2024-12-21T12:44:00Z" w16du:dateUtc="2024-12-21T11:44:00Z">
              <w:rPr/>
            </w:rPrChange>
          </w:rPr>
          <w:fldChar w:fldCharType="begin"/>
        </w:r>
        <w:r w:rsidR="006E7B3E" w:rsidRPr="006E7B3E">
          <w:rPr>
            <w:highlight w:val="magenta"/>
            <w:rPrChange w:id="119"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0" w:author="Ben Fels" w:date="2024-12-21T12:44:00Z" w16du:dateUtc="2024-12-21T11:44:00Z">
              <w:rPr/>
            </w:rPrChange>
          </w:rPr>
          <w:fldChar w:fldCharType="separate"/>
        </w:r>
        <w:r w:rsidR="006E7B3E" w:rsidRPr="006E7B3E">
          <w:rPr>
            <w:rFonts w:cs="Arial"/>
            <w:highlight w:val="magenta"/>
            <w:rPrChange w:id="121" w:author="Ben Fels" w:date="2024-12-21T12:44:00Z" w16du:dateUtc="2024-12-21T11:44:00Z">
              <w:rPr>
                <w:rFonts w:cs="Arial"/>
              </w:rPr>
            </w:rPrChange>
          </w:rPr>
          <w:t>(Brown et al., 2020, S. 6; Patil &amp; Gudivada, 2024, S. 18)</w:t>
        </w:r>
        <w:r w:rsidR="006E7B3E" w:rsidRPr="006E7B3E">
          <w:rPr>
            <w:highlight w:val="magenta"/>
            <w:rPrChange w:id="122"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3" w:author="Ben Fels" w:date="2024-12-21T13:16:00Z" w16du:dateUtc="2024-12-21T12:16:00Z"/>
        </w:rPr>
      </w:pPr>
      <w:ins w:id="124"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5" w:author="Ben Fels" w:date="2024-12-22T18:00:00Z" w16du:dateUtc="2024-12-22T17:00:00Z"/>
          <w:lang w:val="en-US"/>
        </w:rPr>
      </w:pPr>
      <w:del w:id="126" w:author="Ben Fels" w:date="2024-12-22T18:00:00Z" w16du:dateUtc="2024-12-22T17:00:00Z">
        <w:r w:rsidRPr="006B5225" w:rsidDel="00176B77">
          <w:rPr>
            <w:highlight w:val="magenta"/>
            <w:rPrChange w:id="127"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28"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29" w:author="Ben Fels" w:date="2024-12-22T17:53:00Z" w16du:dateUtc="2024-12-22T16:53:00Z">
              <w:rPr/>
            </w:rPrChange>
          </w:rPr>
          <w:fldChar w:fldCharType="end"/>
        </w:r>
      </w:del>
      <w:ins w:id="130" w:author="Ben Fels" w:date="2024-12-21T12:44:00Z" w16du:dateUtc="2024-12-21T11:44:00Z">
        <w:r w:rsidR="006E7B3E" w:rsidRPr="005A4558">
          <w:rPr>
            <w:rFonts w:cs="Arial"/>
          </w:rPr>
          <w:t xml:space="preserve">Die Ressourcen hierzu stehen nicht jedem zur Verfügung. Eine Alternative stellt das </w:t>
        </w:r>
      </w:ins>
      <w:ins w:id="131" w:author="Ben Fels" w:date="2024-12-22T17:58:00Z" w16du:dateUtc="2024-12-22T16:58:00Z">
        <w:r w:rsidR="009160AF">
          <w:rPr>
            <w:rFonts w:cs="Arial"/>
          </w:rPr>
          <w:t>Prompt Engineering bz</w:t>
        </w:r>
        <w:r w:rsidR="009160AF" w:rsidRPr="008464D1">
          <w:rPr>
            <w:rFonts w:cs="Arial"/>
          </w:rPr>
          <w:t xml:space="preserve">w. </w:t>
        </w:r>
      </w:ins>
      <w:ins w:id="132" w:author="Ben Fels" w:date="2024-12-21T12:44:00Z" w16du:dateUtc="2024-12-21T11:44:00Z">
        <w:r w:rsidR="006E7B3E" w:rsidRPr="008464D1">
          <w:t>Prompting</w:t>
        </w:r>
        <w:r w:rsidR="006E7B3E" w:rsidRPr="005A4558">
          <w:t xml:space="preserve"> dar, welches sich auf die Methode</w:t>
        </w:r>
      </w:ins>
      <w:ins w:id="133" w:author="Ben Fels" w:date="2024-12-22T18:00:00Z" w16du:dateUtc="2024-12-22T17:00:00Z">
        <w:r w:rsidR="00176B77">
          <w:t>/</w:t>
        </w:r>
        <w:commentRangeStart w:id="134"/>
        <w:r w:rsidR="00176B77">
          <w:t>Prozess</w:t>
        </w:r>
      </w:ins>
      <w:commentRangeEnd w:id="134"/>
      <w:r w:rsidR="000D5F2E">
        <w:rPr>
          <w:rStyle w:val="Kommentarzeichen"/>
        </w:rPr>
        <w:commentReference w:id="134"/>
      </w:r>
      <w:ins w:id="135" w:author="Ben Fels" w:date="2024-12-21T12:44:00Z" w16du:dateUtc="2024-12-21T11:44:00Z">
        <w:r w:rsidR="006E7B3E" w:rsidRPr="005A4558">
          <w:t xml:space="preserve"> bezieht, einem LLM </w:t>
        </w:r>
      </w:ins>
      <w:ins w:id="136" w:author="Ben Fels" w:date="2024-12-22T17:58:00Z" w16du:dateUtc="2024-12-22T16:58:00Z">
        <w:r w:rsidR="009160AF">
          <w:t xml:space="preserve">präzise </w:t>
        </w:r>
      </w:ins>
      <w:ins w:id="137" w:author="Ben Fels" w:date="2024-12-21T12:44:00Z" w16du:dateUtc="2024-12-21T11:44:00Z">
        <w:r w:rsidR="006E7B3E" w:rsidRPr="005A4558">
          <w:t xml:space="preserve">Eingabeaufforderungen </w:t>
        </w:r>
      </w:ins>
      <w:ins w:id="138" w:author="Ben Fels" w:date="2024-12-22T17:59:00Z" w16du:dateUtc="2024-12-22T16:59:00Z">
        <w:r w:rsidR="00E75183">
          <w:t xml:space="preserve">(engl. prompt) </w:t>
        </w:r>
      </w:ins>
      <w:ins w:id="139" w:author="Ben Fels" w:date="2024-12-21T12:44:00Z" w16du:dateUtc="2024-12-21T11:44:00Z">
        <w:r w:rsidR="006E7B3E" w:rsidRPr="005A4558">
          <w:t xml:space="preserve">zu übergeben, um eine gewünschte </w:t>
        </w:r>
      </w:ins>
      <w:ins w:id="140" w:author="Ben Fels" w:date="2024-12-22T17:59:00Z" w16du:dateUtc="2024-12-22T16:59:00Z">
        <w:r w:rsidR="00E75183">
          <w:t xml:space="preserve">Antwort des LLMs zu erhalten </w:t>
        </w:r>
      </w:ins>
      <w:ins w:id="141" w:author="Ben Fels" w:date="2024-12-21T12:44:00Z" w16du:dateUtc="2024-12-21T11:44:00Z">
        <w:r w:rsidR="006E7B3E" w:rsidRPr="001908E1">
          <w:rPr>
            <w:highlight w:val="magenta"/>
            <w:rPrChange w:id="142"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3" w:author="Ben Fels" w:date="2024-12-21T12:44:00Z" w16du:dateUtc="2024-12-21T11:44:00Z">
        <w:r w:rsidR="006E7B3E" w:rsidRPr="001908E1">
          <w:rPr>
            <w:highlight w:val="magenta"/>
            <w:rPrChange w:id="144"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5" w:author="Ben Fels" w:date="2024-12-21T12:44:00Z" w16du:dateUtc="2024-12-21T11:44:00Z">
        <w:r w:rsidR="006E7B3E" w:rsidRPr="001908E1">
          <w:rPr>
            <w:highlight w:val="magenta"/>
            <w:rPrChange w:id="146" w:author="Ben Fels" w:date="2024-12-22T10:59:00Z" w16du:dateUtc="2024-12-22T09:59:00Z">
              <w:rPr/>
            </w:rPrChange>
          </w:rPr>
          <w:fldChar w:fldCharType="end"/>
        </w:r>
        <w:r w:rsidR="006E7B3E" w:rsidRPr="00552BDB">
          <w:rPr>
            <w:highlight w:val="magenta"/>
            <w:lang w:val="en-US"/>
            <w:rPrChange w:id="147" w:author="Ben Fels" w:date="2024-12-22T10:59:00Z" w16du:dateUtc="2024-12-22T09:59:00Z">
              <w:rPr/>
            </w:rPrChange>
          </w:rPr>
          <w:t>.</w:t>
        </w:r>
        <w:r w:rsidR="006E7B3E" w:rsidRPr="00552BDB">
          <w:rPr>
            <w:lang w:val="en-US"/>
          </w:rPr>
          <w:t xml:space="preserve"> </w:t>
        </w:r>
      </w:ins>
    </w:p>
    <w:p w14:paraId="6720BD8F" w14:textId="586A1154" w:rsidR="007965FC" w:rsidRPr="00494AED" w:rsidRDefault="00494AED" w:rsidP="006E7B3E">
      <w:pPr>
        <w:jc w:val="both"/>
        <w:rPr>
          <w:ins w:id="148" w:author="Ben Fels" w:date="2024-12-21T12:57:00Z" w16du:dateUtc="2024-12-21T11:57:00Z"/>
          <w:b/>
        </w:rPr>
      </w:pPr>
      <w:r w:rsidRPr="00494AED">
        <w:rPr>
          <w:b/>
        </w:rPr>
        <w:t>Ziel</w:t>
      </w:r>
      <w:r>
        <w:rPr>
          <w:b/>
        </w:rPr>
        <w:t xml:space="preserve"> / Forschungsfrage</w:t>
      </w:r>
    </w:p>
    <w:p w14:paraId="771F39A9" w14:textId="05E53FC7" w:rsidR="006E7B3E" w:rsidDel="00A72529" w:rsidRDefault="006E7B3E" w:rsidP="00890FC0">
      <w:pPr>
        <w:jc w:val="both"/>
        <w:rPr>
          <w:del w:id="149" w:author="Ben Fels" w:date="2024-12-21T12:45:00Z" w16du:dateUtc="2024-12-21T11:45:00Z"/>
          <w:moveTo w:id="150" w:author="Ben Fels" w:date="2024-12-21T11:50:00Z" w16du:dateUtc="2024-12-21T10:50:00Z"/>
        </w:rPr>
      </w:pPr>
      <w:ins w:id="151" w:author="Ben Fels" w:date="2024-12-21T12:44:00Z" w16du:dateUtc="2024-12-21T11:44:00Z">
        <w:r w:rsidRPr="005A4558">
          <w:lastRenderedPageBreak/>
          <w:t xml:space="preserve">In der geplanten Untersuchung soll die Wirksamkeit dieser </w:t>
        </w:r>
      </w:ins>
      <w:r w:rsidR="00E02F3C">
        <w:t>Prompting-</w:t>
      </w:r>
      <w:ins w:id="152" w:author="Ben Fels" w:date="2024-12-21T12:44:00Z" w16du:dateUtc="2024-12-21T11:44:00Z">
        <w:r w:rsidRPr="005A4558">
          <w:t xml:space="preserve">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w:t>
        </w:r>
      </w:ins>
      <w:r w:rsidR="00A738F3">
        <w:t xml:space="preserve">nach meinem Kenntnisstand zum jetzigen Zeitpunkt </w:t>
      </w:r>
      <w:commentRangeStart w:id="153"/>
      <w:r w:rsidR="00A267A8">
        <w:t xml:space="preserve">nur </w:t>
      </w:r>
      <w:r w:rsidR="005F077E">
        <w:t>einzelne</w:t>
      </w:r>
      <w:ins w:id="154" w:author="Ben Fels" w:date="2024-12-21T12:44:00Z" w16du:dateUtc="2024-12-21T11:44:00Z">
        <w:r w:rsidRPr="005A4558">
          <w:t xml:space="preserve"> systematische Studien, d</w:t>
        </w:r>
      </w:ins>
      <w:commentRangeEnd w:id="153"/>
      <w:r w:rsidR="008440EA">
        <w:rPr>
          <w:rStyle w:val="Kommentarzeichen"/>
        </w:rPr>
        <w:commentReference w:id="153"/>
      </w:r>
      <w:ins w:id="155"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rsidR="00040628">
        <w:t xml:space="preserve">se </w:t>
      </w:r>
      <w:ins w:id="156" w:author="Ben Fels" w:date="2024-12-21T12:44:00Z" w16du:dateUtc="2024-12-21T11:44:00Z">
        <w:r w:rsidRPr="005A4558">
          <w:t>Untersuchung ansetzen.</w:t>
        </w:r>
      </w:ins>
    </w:p>
    <w:p w14:paraId="67BC759D" w14:textId="790E3068" w:rsidR="00F34A39" w:rsidDel="00A72529" w:rsidRDefault="00F34A39" w:rsidP="00890FC0">
      <w:pPr>
        <w:jc w:val="both"/>
        <w:rPr>
          <w:del w:id="157" w:author="Ben Fels" w:date="2024-12-21T12:45:00Z" w16du:dateUtc="2024-12-21T11:45:00Z"/>
          <w:moveTo w:id="158" w:author="Ben Fels" w:date="2024-12-21T11:50:00Z" w16du:dateUtc="2024-12-21T10:50:00Z"/>
        </w:rPr>
      </w:pPr>
      <w:moveTo w:id="159" w:author="Ben Fels" w:date="2024-12-21T11:50:00Z" w16du:dateUtc="2024-12-21T10:50:00Z">
        <w:del w:id="160"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09"/>
    <w:p w14:paraId="310D24ED" w14:textId="2E677403" w:rsidR="00491A04" w:rsidDel="00A72529" w:rsidRDefault="00E14BB0" w:rsidP="00890FC0">
      <w:pPr>
        <w:jc w:val="both"/>
        <w:rPr>
          <w:del w:id="161" w:author="Ben Fels" w:date="2024-12-21T12:45:00Z" w16du:dateUtc="2024-12-21T11:45:00Z"/>
        </w:rPr>
      </w:pPr>
      <w:del w:id="162" w:author="Ben Fels" w:date="2024-12-21T12:45:00Z" w16du:dateUtc="2024-12-21T11:45:00Z">
        <w:r w:rsidRPr="00E14BB0" w:rsidDel="00A72529">
          <w:delText xml:space="preserve">Peldszus </w:delText>
        </w:r>
        <w:commentRangeStart w:id="16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3"/>
        <w:r w:rsidR="003F72C9" w:rsidDel="00A72529">
          <w:rPr>
            <w:rStyle w:val="Kommentarzeichen"/>
          </w:rPr>
          <w:commentReference w:id="163"/>
        </w:r>
      </w:del>
    </w:p>
    <w:p w14:paraId="09764F2C" w14:textId="6661EAF5" w:rsidR="003A5172" w:rsidRPr="00A66707" w:rsidRDefault="009C2379" w:rsidP="00890FC0">
      <w:pPr>
        <w:jc w:val="both"/>
        <w:rPr>
          <w:ins w:id="164" w:author="Ben Fels" w:date="2024-12-21T12:46:00Z" w16du:dateUtc="2024-12-21T11:46:00Z"/>
        </w:rPr>
      </w:pPr>
      <w:moveToRangeStart w:id="165" w:author="Ben Fels" w:date="2024-12-21T11:51:00Z" w:name="move185674280"/>
      <w:moveTo w:id="166" w:author="Ben Fels" w:date="2024-12-21T11:51:00Z" w16du:dateUtc="2024-12-21T10:51:00Z">
        <w:del w:id="16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68" w:author="Ben Fels" w:date="2024-12-21T12:54:00Z" w16du:dateUtc="2024-12-21T11:54:00Z">
          <w:r w:rsidDel="00AC3B7D">
            <w:delText xml:space="preserve"> </w:delText>
          </w:r>
        </w:del>
      </w:moveTo>
      <w:r w:rsidR="00D26E43">
        <w:t xml:space="preserve"> </w:t>
      </w:r>
      <w:ins w:id="169" w:author="Ben Fels" w:date="2024-12-21T12:46:00Z" w16du:dateUtc="2024-12-21T11:46:00Z">
        <w:r w:rsidR="003A5172" w:rsidRPr="00A66707">
          <w:t>Die</w:t>
        </w:r>
      </w:ins>
      <w:r w:rsidR="00D26E43">
        <w:t xml:space="preserve"> vorliegende</w:t>
      </w:r>
      <w:ins w:id="170" w:author="Ben Fels" w:date="2024-12-21T12:46:00Z" w16du:dateUtc="2024-12-21T11:46:00Z">
        <w:r w:rsidR="003A5172" w:rsidRPr="00A66707">
          <w:t xml:space="preserve"> Masterarbeit zielt darauf ab, die Potenziale und Herausforderungen großer Sprachmodelle im Kontext des </w:t>
        </w:r>
        <w:r w:rsidR="003A5172">
          <w:t>Argument Mining</w:t>
        </w:r>
        <w:r w:rsidR="003A5172" w:rsidRPr="00A66707">
          <w:t xml:space="preserve">s zu erforschen. Der Fokus liegt dabei auf der Anwendung von </w:t>
        </w:r>
        <w:r w:rsidR="003A5172">
          <w:rPr>
            <w:iCs/>
          </w:rPr>
          <w:t>Prompt Engineering</w:t>
        </w:r>
        <w:r w:rsidR="003A5172" w:rsidRPr="00A66707">
          <w:t xml:space="preserve">, um die Generalisierungsfähigkeiten dieser Modelle gezielt zu steuern und deren Leistung ohne Fine-Tuning </w:t>
        </w:r>
      </w:ins>
      <w:r w:rsidR="00914E4E">
        <w:t>für das Argument</w:t>
      </w:r>
      <w:r w:rsidR="00C7600E">
        <w:t xml:space="preserve"> Mi</w:t>
      </w:r>
      <w:r w:rsidR="008440EA">
        <w:t>n</w:t>
      </w:r>
      <w:r w:rsidR="00C7600E">
        <w:t xml:space="preserve">ing </w:t>
      </w:r>
      <w:r w:rsidR="008440EA">
        <w:t xml:space="preserve">zu </w:t>
      </w:r>
      <w:r w:rsidR="00914E4E">
        <w:t>verbessern</w:t>
      </w:r>
      <w:ins w:id="171" w:author="Ben Fels" w:date="2024-12-21T12:46:00Z" w16du:dateUtc="2024-12-21T11:46:00Z">
        <w:r w:rsidR="003A5172" w:rsidRPr="00A66707">
          <w:t xml:space="preserve">. Die zentrale </w:t>
        </w:r>
        <w:r w:rsidR="003A5172" w:rsidRPr="003E7999">
          <w:t>Forschungsfrage</w:t>
        </w:r>
        <w:r w:rsidR="003A5172" w:rsidRPr="00A66707">
          <w:t xml:space="preserve"> lautet: </w:t>
        </w:r>
        <w:r w:rsidR="003A5172" w:rsidRPr="003A5172">
          <w:rPr>
            <w:highlight w:val="yellow"/>
            <w:rPrChange w:id="172"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890FC0">
      <w:pPr>
        <w:jc w:val="both"/>
        <w:rPr>
          <w:del w:id="173" w:author="Ben Fels" w:date="2024-12-21T12:47:00Z" w16du:dateUtc="2024-12-21T11:47:00Z"/>
          <w:moveTo w:id="174" w:author="Ben Fels" w:date="2024-12-21T11:51:00Z" w16du:dateUtc="2024-12-21T10:51:00Z"/>
        </w:rPr>
      </w:pPr>
    </w:p>
    <w:p w14:paraId="68B84C80" w14:textId="1DC4833E" w:rsidR="009C2379" w:rsidDel="0084052A" w:rsidRDefault="009C2379" w:rsidP="00890FC0">
      <w:pPr>
        <w:jc w:val="both"/>
        <w:rPr>
          <w:del w:id="175" w:author="Ben Fels" w:date="2024-12-21T12:46:00Z" w16du:dateUtc="2024-12-21T11:46:00Z"/>
          <w:moveTo w:id="176" w:author="Ben Fels" w:date="2024-12-21T11:51:00Z" w16du:dateUtc="2024-12-21T10:51:00Z"/>
        </w:rPr>
      </w:pPr>
      <w:moveTo w:id="177" w:author="Ben Fels" w:date="2024-12-21T11:51:00Z" w16du:dateUtc="2024-12-21T10:51:00Z">
        <w:del w:id="178"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90FC0">
      <w:pPr>
        <w:jc w:val="both"/>
        <w:rPr>
          <w:ins w:id="179" w:author="Ben Fels" w:date="2024-12-21T12:46:00Z" w16du:dateUtc="2024-12-21T11:46:00Z"/>
        </w:rPr>
      </w:pPr>
      <w:moveToRangeStart w:id="180" w:author="Ben Fels" w:date="2024-12-21T11:52:00Z" w:name="move185674394"/>
      <w:moveToRangeEnd w:id="165"/>
      <w:moveTo w:id="181" w:author="Ben Fels" w:date="2024-12-21T11:52:00Z" w16du:dateUtc="2024-12-21T10:52:00Z">
        <w:del w:id="182" w:author="Ben Fels" w:date="2024-12-21T12:47:00Z" w16du:dateUtc="2024-12-21T11:47:00Z">
          <w:r w:rsidDel="003A5172">
            <w:delText>Ziel dieser Masterarbeit ist es</w:delText>
          </w:r>
        </w:del>
        <w:del w:id="183"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4" w:author="Ben Fels" w:date="2024-12-21T12:46:00Z" w16du:dateUtc="2024-12-21T11:46:00Z">
        <w:r w:rsidR="0084052A">
          <w:t>Ansatz zum automatisieren des Prozesses, zum Überführen von unstrukturierten daten (Text) in strukturierte Argumente.</w:t>
        </w:r>
      </w:ins>
    </w:p>
    <w:p w14:paraId="30121EA2" w14:textId="416AD166" w:rsidR="005C0688" w:rsidRDefault="00E26981" w:rsidP="00890FC0">
      <w:pPr>
        <w:jc w:val="both"/>
        <w:rPr>
          <w:moveTo w:id="185" w:author="Ben Fels" w:date="2024-12-21T11:52:00Z" w16du:dateUtc="2024-12-21T10:52:00Z"/>
        </w:rPr>
      </w:pPr>
      <w:r>
        <w:t xml:space="preserve">Davon wird sich erhofft </w:t>
      </w:r>
      <w:moveTo w:id="186" w:author="Ben Fels" w:date="2024-12-21T11:52:00Z" w16du:dateUtc="2024-12-21T10:52:00Z">
        <w:r w:rsidR="005C0688">
          <w:t xml:space="preserve">die Verständlichkeit und Nachvollziehbarkeit der Texte erhöhen und die Effizienz der Informationsverarbeitung </w:t>
        </w:r>
      </w:moveTo>
      <w:r>
        <w:t xml:space="preserve">zu </w:t>
      </w:r>
      <w:moveTo w:id="187" w:author="Ben Fels" w:date="2024-12-21T11:52:00Z" w16du:dateUtc="2024-12-21T10:52:00Z">
        <w:r w:rsidR="005C0688">
          <w:t>verbessern.</w:t>
        </w:r>
      </w:moveTo>
    </w:p>
    <w:p w14:paraId="422E05CB" w14:textId="1F01B6AF" w:rsidR="005C0688" w:rsidRDefault="008527A6" w:rsidP="00890FC0">
      <w:pPr>
        <w:jc w:val="both"/>
      </w:pPr>
      <w:ins w:id="188" w:author="Ben Fels" w:date="2024-12-21T13:13:00Z" w16du:dateUtc="2024-12-21T12:13:00Z">
        <w:r w:rsidRPr="00DF79FF">
          <w:rPr>
            <w:highlight w:val="cyan"/>
            <w:rPrChange w:id="189" w:author="Ben Fels" w:date="2024-12-21T13:13:00Z" w16du:dateUtc="2024-12-21T12:13:00Z">
              <w:rPr/>
            </w:rPrChange>
          </w:rPr>
          <w:t>Aufbau der Untersuchung beschreiben</w:t>
        </w:r>
      </w:ins>
      <w:moveTo w:id="190" w:author="Ben Fels" w:date="2024-12-21T11:52:00Z" w16du:dateUtc="2024-12-21T10:52:00Z">
        <w:del w:id="191" w:author="Ben Fels" w:date="2024-12-21T12:46:00Z" w16du:dateUtc="2024-12-21T11:46:00Z">
          <w:r w:rsidR="005C0688" w:rsidDel="0084052A">
            <w:delText>Ansatz zum automatisieren des Prozesses, zum Überführen von unstrukturierten daten (Text) in strukturierte Argumente.</w:delText>
          </w:r>
        </w:del>
      </w:moveTo>
    </w:p>
    <w:p w14:paraId="4EB16D18" w14:textId="77777777" w:rsidR="008527A6" w:rsidDel="006F0952" w:rsidRDefault="008527A6" w:rsidP="005C0688">
      <w:pPr>
        <w:rPr>
          <w:del w:id="192" w:author="Ben Fels" w:date="2024-12-21T12:46:00Z" w16du:dateUtc="2024-12-21T11:46:00Z"/>
        </w:rPr>
      </w:pPr>
    </w:p>
    <w:p w14:paraId="333BAAA4" w14:textId="3D90B20A" w:rsidR="0051071F" w:rsidRDefault="006F0952" w:rsidP="00890FC0">
      <w:pPr>
        <w:jc w:val="both"/>
      </w:pPr>
      <w:ins w:id="193" w:author="Ben Fels" w:date="2024-12-21T13:12:00Z" w16du:dateUtc="2024-12-21T12:12:00Z">
        <w:r>
          <w:t xml:space="preserve">Zur Beantwortung der Forschungsfrage bedarf es </w:t>
        </w:r>
      </w:ins>
      <w:r w:rsidR="005F312E">
        <w:t xml:space="preserve">zunächst einiger </w:t>
      </w:r>
      <w:ins w:id="194" w:author="Ben Fels" w:date="2024-12-21T13:12:00Z" w16du:dateUtc="2024-12-21T12:12:00Z">
        <w:r>
          <w:t>Begriffsde</w:t>
        </w:r>
      </w:ins>
      <w:ins w:id="195" w:author="Ben Fels" w:date="2024-12-21T13:13:00Z" w16du:dateUtc="2024-12-21T12:13:00Z">
        <w:r>
          <w:t>finition</w:t>
        </w:r>
      </w:ins>
      <w:r w:rsidR="005F312E">
        <w:t xml:space="preserve"> sowie der Beleuchtung des aktuelle </w:t>
      </w:r>
      <w:ins w:id="196" w:author="Ben Fels" w:date="2024-12-21T13:13:00Z" w16du:dateUtc="2024-12-21T12:13:00Z">
        <w:r w:rsidR="00DF79FF">
          <w:t>Forschung</w:t>
        </w:r>
      </w:ins>
      <w:r w:rsidR="00F327FF">
        <w:t xml:space="preserve">sstands. </w:t>
      </w:r>
      <w:r w:rsidR="008527A6">
        <w:t xml:space="preserve">Anschließend </w:t>
      </w:r>
      <w:r w:rsidR="00C66EC3">
        <w:t>wird in dem Kapitel</w:t>
      </w:r>
      <w:r w:rsidR="00FC36BC">
        <w:t xml:space="preserve"> </w:t>
      </w:r>
      <w:r w:rsidR="008906DC">
        <w:fldChar w:fldCharType="begin"/>
      </w:r>
      <w:r w:rsidR="008906DC">
        <w:instrText xml:space="preserve"> REF _Ref188081959 \n \h </w:instrText>
      </w:r>
      <w:r w:rsidR="00890FC0">
        <w:instrText xml:space="preserve"> \* MERGEFORMAT </w:instrText>
      </w:r>
      <w:r w:rsidR="008906DC">
        <w:fldChar w:fldCharType="separate"/>
      </w:r>
      <w:r w:rsidR="008906DC">
        <w:t>2</w:t>
      </w:r>
      <w:r w:rsidR="008906DC">
        <w:fldChar w:fldCharType="end"/>
      </w:r>
      <w:r w:rsidR="008906DC">
        <w:t xml:space="preserve"> </w:t>
      </w:r>
      <w:r w:rsidR="00C66EC3">
        <w:t xml:space="preserve">das </w:t>
      </w:r>
      <w:r w:rsidR="00FC36BC">
        <w:t xml:space="preserve">ausgewählte </w:t>
      </w:r>
      <w:r w:rsidR="00C66EC3">
        <w:t>Modell</w:t>
      </w:r>
      <w:r w:rsidR="00FC36BC">
        <w:t>, die verwendeten Daten</w:t>
      </w:r>
      <w:r w:rsidR="008507A9">
        <w:t xml:space="preserve"> sowie die Vorgehensweise und Methode der Datenanalyse erläutert.</w:t>
      </w:r>
      <w:r w:rsidR="00715C14">
        <w:t xml:space="preserve"> Darauf aufbauend</w:t>
      </w:r>
      <w:r w:rsidR="00A81C43">
        <w:t xml:space="preserve"> werden in Kapitel </w:t>
      </w:r>
      <w:r w:rsidR="00A81C43">
        <w:fldChar w:fldCharType="begin"/>
      </w:r>
      <w:r w:rsidR="00A81C43">
        <w:instrText xml:space="preserve"> REF _Ref188082210 \n \h </w:instrText>
      </w:r>
      <w:r w:rsidR="00890FC0">
        <w:instrText xml:space="preserve"> \* MERGEFORMAT </w:instrText>
      </w:r>
      <w:r w:rsidR="00A81C43">
        <w:fldChar w:fldCharType="separate"/>
      </w:r>
      <w:r w:rsidR="00A81C43">
        <w:t>3</w:t>
      </w:r>
      <w:r w:rsidR="00A81C43">
        <w:fldChar w:fldCharType="end"/>
      </w:r>
      <w:r w:rsidR="00A81C43">
        <w:t xml:space="preserve"> </w:t>
      </w:r>
      <w:r w:rsidR="003F4B2A">
        <w:t>die Ergebnisse</w:t>
      </w:r>
      <w:r w:rsidR="00D42419">
        <w:t xml:space="preserve"> der Untersuchung</w:t>
      </w:r>
      <w:r w:rsidR="003F4B2A">
        <w:t xml:space="preserve"> dargestellt</w:t>
      </w:r>
      <w:r w:rsidR="0022073C">
        <w:t xml:space="preserve">, sodass diese in Kapitel </w:t>
      </w:r>
      <w:r w:rsidR="0022073C">
        <w:fldChar w:fldCharType="begin"/>
      </w:r>
      <w:r w:rsidR="0022073C">
        <w:instrText xml:space="preserve"> REF _Ref188082387 \n \h </w:instrText>
      </w:r>
      <w:r w:rsidR="00890FC0">
        <w:instrText xml:space="preserve"> \* MERGEFORMAT </w:instrText>
      </w:r>
      <w:r w:rsidR="0022073C">
        <w:fldChar w:fldCharType="separate"/>
      </w:r>
      <w:r w:rsidR="0022073C">
        <w:t>4</w:t>
      </w:r>
      <w:r w:rsidR="0022073C">
        <w:fldChar w:fldCharType="end"/>
      </w:r>
      <w:r w:rsidR="0022073C">
        <w:t xml:space="preserve"> diskutiert und </w:t>
      </w:r>
      <w:r w:rsidR="007E535F">
        <w:t>mögliche Handlungsempfehlungen abgeleitet werden können.</w:t>
      </w:r>
    </w:p>
    <w:p w14:paraId="03A30209" w14:textId="27F4D87C" w:rsidR="00A35D5E" w:rsidDel="00722631" w:rsidRDefault="00A35D5E" w:rsidP="00A35D5E">
      <w:pPr>
        <w:rPr>
          <w:del w:id="197" w:author="Ben Fels" w:date="2024-12-21T13:05:00Z" w16du:dateUtc="2024-12-21T12:05:00Z"/>
          <w:moveTo w:id="198" w:author="Ben Fels" w:date="2024-12-21T11:53:00Z" w16du:dateUtc="2024-12-21T10:53:00Z"/>
        </w:rPr>
      </w:pPr>
      <w:moveToRangeStart w:id="199" w:author="Ben Fels" w:date="2024-12-21T11:53:00Z" w:name="move185674422"/>
      <w:moveToRangeEnd w:id="180"/>
      <w:moveTo w:id="200" w:author="Ben Fels" w:date="2024-12-21T11:53:00Z" w16du:dateUtc="2024-12-21T10:53:00Z">
        <w:del w:id="201"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2" w:author="Ben Fels" w:date="2024-12-21T13:06:00Z" w16du:dateUtc="2024-12-21T12:06:00Z"/>
          <w:moveTo w:id="203" w:author="Ben Fels" w:date="2024-12-21T11:53:00Z" w16du:dateUtc="2024-12-21T10:53:00Z"/>
        </w:rPr>
      </w:pPr>
      <w:moveTo w:id="204" w:author="Ben Fels" w:date="2024-12-21T11:53:00Z" w16du:dateUtc="2024-12-21T10:53:00Z">
        <w:del w:id="205"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06" w:author="Ben Fels" w:date="2024-12-21T13:06:00Z" w16du:dateUtc="2024-12-21T12:06:00Z"/>
          <w:moveTo w:id="207" w:author="Ben Fels" w:date="2024-12-21T11:53:00Z" w16du:dateUtc="2024-12-21T10:53:00Z"/>
        </w:rPr>
      </w:pPr>
      <w:moveTo w:id="208" w:author="Ben Fels" w:date="2024-12-21T11:53:00Z" w16du:dateUtc="2024-12-21T10:53:00Z">
        <w:del w:id="209"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0" w:author="Ben Fels" w:date="2024-12-21T13:06:00Z" w16du:dateUtc="2024-12-21T12:06:00Z"/>
          <w:moveTo w:id="211" w:author="Ben Fels" w:date="2024-12-21T11:53:00Z" w16du:dateUtc="2024-12-21T10:53:00Z"/>
        </w:rPr>
      </w:pPr>
      <w:moveTo w:id="212" w:author="Ben Fels" w:date="2024-12-21T11:53:00Z" w16du:dateUtc="2024-12-21T10:53:00Z">
        <w:del w:id="213" w:author="Ben Fels" w:date="2024-12-21T13:06:00Z" w16du:dateUtc="2024-12-21T12:06:00Z">
          <w:r w:rsidRPr="006F0952" w:rsidDel="006820FB">
            <w:rPr>
              <w:rPrChange w:id="214"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5"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16" w:author="Ben Fels" w:date="2024-12-21T13:07:00Z" w16du:dateUtc="2024-12-21T12:07:00Z"/>
          <w:moveTo w:id="217" w:author="Ben Fels" w:date="2024-12-21T11:53:00Z" w16du:dateUtc="2024-12-21T10:53:00Z"/>
        </w:rPr>
      </w:pPr>
      <w:moveTo w:id="218" w:author="Ben Fels" w:date="2024-12-21T11:53:00Z" w16du:dateUtc="2024-12-21T10:53:00Z">
        <w:del w:id="219"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0"/>
          <w:r w:rsidRPr="006820FB" w:rsidDel="00FB56BB">
            <w:rPr>
              <w:highlight w:val="magenta"/>
              <w:rPrChange w:id="221" w:author="Ben Fels" w:date="2024-12-21T13:07:00Z" w16du:dateUtc="2024-12-21T12:07:00Z">
                <w:rPr/>
              </w:rPrChange>
            </w:rPr>
            <w:delText xml:space="preserve">Lu et al. </w:delText>
          </w:r>
          <w:r w:rsidRPr="006820FB" w:rsidDel="00FB56BB">
            <w:rPr>
              <w:highlight w:val="magenta"/>
              <w:rPrChange w:id="222" w:author="Ben Fels" w:date="2024-12-21T13:07:00Z" w16du:dateUtc="2024-12-21T12:07:00Z">
                <w:rPr/>
              </w:rPrChange>
            </w:rPr>
            <w:fldChar w:fldCharType="begin"/>
          </w:r>
          <w:r w:rsidRPr="006820FB" w:rsidDel="00FB56BB">
            <w:rPr>
              <w:highlight w:val="magenta"/>
              <w:rPrChange w:id="223"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4" w:author="Ben Fels" w:date="2024-12-21T13:07:00Z" w16du:dateUtc="2024-12-21T12:07:00Z">
                <w:rPr/>
              </w:rPrChange>
            </w:rPr>
            <w:fldChar w:fldCharType="separate"/>
          </w:r>
          <w:r w:rsidRPr="006820FB" w:rsidDel="00FB56BB">
            <w:rPr>
              <w:rFonts w:cs="Arial"/>
              <w:highlight w:val="magenta"/>
              <w:rPrChange w:id="225" w:author="Ben Fels" w:date="2024-12-21T13:07:00Z" w16du:dateUtc="2024-12-21T12:07:00Z">
                <w:rPr>
                  <w:rFonts w:cs="Arial"/>
                </w:rPr>
              </w:rPrChange>
            </w:rPr>
            <w:delText>(2024)</w:delText>
          </w:r>
          <w:r w:rsidRPr="006820FB" w:rsidDel="00FB56BB">
            <w:rPr>
              <w:highlight w:val="magenta"/>
              <w:rPrChange w:id="226" w:author="Ben Fels" w:date="2024-12-21T13:07:00Z" w16du:dateUtc="2024-12-21T12:07:00Z">
                <w:rPr/>
              </w:rPrChange>
            </w:rPr>
            <w:fldChar w:fldCharType="end"/>
          </w:r>
          <w:commentRangeEnd w:id="220"/>
          <w:r w:rsidRPr="006820FB" w:rsidDel="00FB56BB">
            <w:rPr>
              <w:rStyle w:val="Kommentarzeichen"/>
              <w:highlight w:val="magenta"/>
              <w:rPrChange w:id="227" w:author="Ben Fels" w:date="2024-12-21T13:07:00Z" w16du:dateUtc="2024-12-21T12:07:00Z">
                <w:rPr>
                  <w:rStyle w:val="Kommentarzeichen"/>
                </w:rPr>
              </w:rPrChange>
            </w:rPr>
            <w:commentReference w:id="220"/>
          </w:r>
          <w:r w:rsidDel="00FB56BB">
            <w:delText xml:space="preserve"> zu entnehmen. </w:delText>
          </w:r>
        </w:del>
      </w:moveTo>
    </w:p>
    <w:p w14:paraId="210BF37C" w14:textId="5BB58638" w:rsidR="00A35D5E" w:rsidDel="00446345" w:rsidRDefault="00A35D5E" w:rsidP="00A35D5E">
      <w:pPr>
        <w:rPr>
          <w:del w:id="228" w:author="Ben Fels" w:date="2024-12-21T13:07:00Z" w16du:dateUtc="2024-12-21T12:07:00Z"/>
          <w:moveTo w:id="229" w:author="Ben Fels" w:date="2024-12-21T11:53:00Z" w16du:dateUtc="2024-12-21T10:53:00Z"/>
        </w:rPr>
      </w:pPr>
      <w:moveTo w:id="230" w:author="Ben Fels" w:date="2024-12-21T11:53:00Z" w16du:dateUtc="2024-12-21T10:53:00Z">
        <w:del w:id="231"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2" w:author="Ben Fels" w:date="2024-12-21T13:07:00Z" w16du:dateUtc="2024-12-21T12:07:00Z">
          <w:r w:rsidDel="006820FB">
            <w:delText>-</w:delText>
          </w:r>
        </w:del>
        <w:del w:id="233"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4" w:author="Ben Fels" w:date="2024-12-21T13:15:00Z" w16du:dateUtc="2024-12-21T12:15:00Z"/>
          <w:moveTo w:id="235" w:author="Ben Fels" w:date="2024-12-21T11:53:00Z" w16du:dateUtc="2024-12-21T10:53:00Z"/>
          <w:rPrChange w:id="236" w:author="Ben Fels" w:date="2024-12-21T18:19:00Z" w16du:dateUtc="2024-12-21T17:19:00Z">
            <w:rPr>
              <w:del w:id="237" w:author="Ben Fels" w:date="2024-12-21T13:15:00Z" w16du:dateUtc="2024-12-21T12:15:00Z"/>
              <w:moveTo w:id="238" w:author="Ben Fels" w:date="2024-12-21T11:53:00Z" w16du:dateUtc="2024-12-21T10:53:00Z"/>
              <w:lang w:val="en-US"/>
            </w:rPr>
          </w:rPrChange>
        </w:rPr>
      </w:pPr>
      <w:moveTo w:id="239" w:author="Ben Fels" w:date="2024-12-21T11:53:00Z" w16du:dateUtc="2024-12-21T10:53:00Z">
        <w:del w:id="240" w:author="Ben Fels" w:date="2024-12-21T13:07:00Z" w16du:dateUtc="2024-12-21T12:07:00Z">
          <w:r w:rsidRPr="002F4B5A" w:rsidDel="00446345">
            <w:rPr>
              <w:rPrChange w:id="241"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2" w:author="Ben Fels" w:date="2024-12-21T13:08:00Z" w16du:dateUtc="2024-12-21T12:08:00Z"/>
          <w:moveTo w:id="243" w:author="Ben Fels" w:date="2024-12-21T11:53:00Z" w16du:dateUtc="2024-12-21T10:53:00Z"/>
        </w:rPr>
      </w:pPr>
      <w:moveTo w:id="244" w:author="Ben Fels" w:date="2024-12-21T11:53:00Z" w16du:dateUtc="2024-12-21T10:53:00Z">
        <w:del w:id="245"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46" w:author="Ben Fels" w:date="2024-12-21T13:08:00Z" w16du:dateUtc="2024-12-21T12:08:00Z"/>
          <w:moveTo w:id="247" w:author="Ben Fels" w:date="2024-12-21T11:53:00Z" w16du:dateUtc="2024-12-21T10:53:00Z"/>
        </w:rPr>
      </w:pPr>
      <w:moveTo w:id="248" w:author="Ben Fels" w:date="2024-12-21T11:53:00Z" w16du:dateUtc="2024-12-21T10:53:00Z">
        <w:del w:id="249"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0" w:author="Ben Fels" w:date="2024-12-21T13:08:00Z" w16du:dateUtc="2024-12-21T12:08:00Z"/>
          <w:moveTo w:id="251" w:author="Ben Fels" w:date="2024-12-21T11:53:00Z" w16du:dateUtc="2024-12-21T10:53:00Z"/>
        </w:rPr>
      </w:pPr>
      <w:moveTo w:id="252" w:author="Ben Fels" w:date="2024-12-21T11:53:00Z" w16du:dateUtc="2024-12-21T10:53:00Z">
        <w:del w:id="253"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4" w:author="Ben Fels" w:date="2024-12-21T13:14:00Z" w16du:dateUtc="2024-12-21T12:14:00Z"/>
          <w:moveTo w:id="255" w:author="Ben Fels" w:date="2024-12-21T11:53:00Z" w16du:dateUtc="2024-12-21T10:53:00Z"/>
        </w:rPr>
      </w:pPr>
      <w:moveTo w:id="256" w:author="Ben Fels" w:date="2024-12-21T11:53:00Z" w16du:dateUtc="2024-12-21T10:53:00Z">
        <w:del w:id="257"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58" w:author="Ben Fels" w:date="2024-12-21T19:35:00Z" w16du:dateUtc="2024-12-21T18:35:00Z"/>
          <w:moveTo w:id="259" w:author="Ben Fels" w:date="2024-12-21T11:53:00Z" w16du:dateUtc="2024-12-21T10:53:00Z"/>
        </w:rPr>
      </w:pPr>
      <w:moveTo w:id="260" w:author="Ben Fels" w:date="2024-12-21T11:53:00Z" w16du:dateUtc="2024-12-21T10:53:00Z">
        <w:del w:id="261"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2" w:author="Ben Fels" w:date="2024-12-21T13:12:00Z" w16du:dateUtc="2024-12-21T12:12:00Z"/>
          <w:moveTo w:id="263" w:author="Ben Fels" w:date="2024-12-21T11:53:00Z" w16du:dateUtc="2024-12-21T10:53:00Z"/>
        </w:rPr>
      </w:pPr>
      <w:moveTo w:id="264" w:author="Ben Fels" w:date="2024-12-21T11:53:00Z" w16du:dateUtc="2024-12-21T10:53:00Z">
        <w:del w:id="265"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66" w:author="Ben Fels" w:date="2024-12-21T13:14:00Z" w16du:dateUtc="2024-12-21T12:14:00Z"/>
          <w:moveTo w:id="267" w:author="Ben Fels" w:date="2024-12-21T11:53:00Z" w16du:dateUtc="2024-12-21T10:53:00Z"/>
        </w:rPr>
      </w:pPr>
      <w:moveTo w:id="268" w:author="Ben Fels" w:date="2024-12-21T11:53:00Z" w16du:dateUtc="2024-12-21T10:53:00Z">
        <w:del w:id="269"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199"/>
    <w:p w14:paraId="5CF45C21" w14:textId="77777777" w:rsidR="009C2379" w:rsidRDefault="009C2379" w:rsidP="001F7CA5">
      <w:pPr>
        <w:jc w:val="both"/>
        <w:rPr>
          <w:ins w:id="270" w:author="Ben Fels" w:date="2024-12-17T07:55:00Z" w16du:dateUtc="2024-12-17T06:55:00Z"/>
          <w:highlight w:val="cyan"/>
        </w:rPr>
      </w:pPr>
    </w:p>
    <w:p w14:paraId="407C4F16" w14:textId="0322F467" w:rsidR="00CB5525" w:rsidDel="00FB56BB" w:rsidRDefault="00915CF8" w:rsidP="001F7CA5">
      <w:pPr>
        <w:jc w:val="both"/>
        <w:rPr>
          <w:moveFrom w:id="271" w:author="Ben Fels" w:date="2024-12-21T13:16:00Z" w16du:dateUtc="2024-12-21T12:16:00Z"/>
        </w:rPr>
      </w:pPr>
      <w:moveFromRangeStart w:id="272" w:author="Ben Fels" w:date="2024-12-21T13:16:00Z" w:name="move185679391"/>
      <w:moveFrom w:id="273" w:author="Ben Fels" w:date="2024-12-21T13:16:00Z" w16du:dateUtc="2024-12-21T12:16:00Z">
        <w:r w:rsidRPr="00915CF8" w:rsidDel="00FB56BB">
          <w:rPr>
            <w:highlight w:val="cyan"/>
          </w:rPr>
          <w:t>Warum Training eines eigenen Models und fine-tuning keine Alternativen sind:</w:t>
        </w:r>
        <w:bookmarkStart w:id="274" w:name="_Toc185697448"/>
        <w:bookmarkStart w:id="275" w:name="_Toc186791522"/>
        <w:bookmarkStart w:id="276" w:name="_Toc187929375"/>
        <w:bookmarkEnd w:id="274"/>
        <w:bookmarkEnd w:id="275"/>
        <w:bookmarkEnd w:id="276"/>
      </w:moveFrom>
    </w:p>
    <w:moveFromRangeEnd w:id="272"/>
    <w:p w14:paraId="3D1E055F" w14:textId="09063E36" w:rsidR="00437BD8" w:rsidRPr="00BB2D45" w:rsidDel="00D31E52" w:rsidRDefault="00D538BE" w:rsidP="001F7CA5">
      <w:pPr>
        <w:jc w:val="both"/>
        <w:rPr>
          <w:del w:id="277" w:author="Ben Fels" w:date="2024-12-21T13:16:00Z" w16du:dateUtc="2024-12-21T12:16:00Z"/>
        </w:rPr>
      </w:pPr>
      <w:del w:id="278" w:author="Ben Fels" w:date="2024-12-21T13:16:00Z" w16du:dateUtc="2024-12-21T12:16:00Z">
        <w:r w:rsidRPr="002312C7" w:rsidDel="00D31E52">
          <w:rPr>
            <w:highlight w:val="magenta"/>
            <w:lang w:val="en-US"/>
            <w:rPrChange w:id="279"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0"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1" w:author="Ben Fels" w:date="2024-12-20T12:31:00Z" w16du:dateUtc="2024-12-20T11:31:00Z">
              <w:rPr>
                <w:lang w:val="en-US"/>
              </w:rPr>
            </w:rPrChange>
          </w:rPr>
          <w:fldChar w:fldCharType="end"/>
        </w:r>
        <w:bookmarkStart w:id="282" w:name="_Toc185697449"/>
        <w:bookmarkStart w:id="283" w:name="_Toc186791523"/>
        <w:bookmarkStart w:id="284" w:name="_Toc187929376"/>
        <w:bookmarkEnd w:id="282"/>
        <w:bookmarkEnd w:id="283"/>
        <w:bookmarkEnd w:id="284"/>
      </w:del>
    </w:p>
    <w:p w14:paraId="20582599" w14:textId="2EF8DDBC" w:rsidR="00AD550E" w:rsidDel="00AD550E" w:rsidRDefault="00491A04" w:rsidP="001F7CA5">
      <w:pPr>
        <w:jc w:val="both"/>
        <w:rPr>
          <w:del w:id="285" w:author="Ben Fels" w:date="2024-12-16T22:04:00Z" w16du:dateUtc="2024-12-16T21:04:00Z"/>
        </w:rPr>
      </w:pPr>
      <w:del w:id="286" w:author="Ben Fels" w:date="2024-12-21T12:47:00Z" w16du:dateUtc="2024-12-21T11:47:00Z">
        <w:r w:rsidRPr="00143A9F" w:rsidDel="00E676E7">
          <w:delText>Forschungsfrage</w:delText>
        </w:r>
        <w:r w:rsidDel="00E676E7">
          <w:delText xml:space="preserve">: </w:delText>
        </w:r>
        <w:r w:rsidRPr="00B13CBF" w:rsidDel="00E676E7">
          <w:rPr>
            <w:highlight w:val="yellow"/>
            <w:rPrChange w:id="287"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88" w:name="_Toc185697450"/>
      <w:bookmarkStart w:id="289" w:name="_Toc186791524"/>
      <w:bookmarkStart w:id="290" w:name="_Toc187929377"/>
      <w:bookmarkEnd w:id="288"/>
      <w:bookmarkEnd w:id="289"/>
      <w:bookmarkEnd w:id="290"/>
    </w:p>
    <w:p w14:paraId="18F3FB5D" w14:textId="208C2C48" w:rsidR="00AC5562" w:rsidRPr="00AC5562" w:rsidRDefault="00AC5562">
      <w:pPr>
        <w:pStyle w:val="berschrift2"/>
        <w:pPrChange w:id="291" w:author="Ben Fels" w:date="2024-12-21T09:10:00Z" w16du:dateUtc="2024-12-21T08:10:00Z">
          <w:pPr>
            <w:jc w:val="both"/>
          </w:pPr>
        </w:pPrChange>
      </w:pPr>
      <w:bookmarkStart w:id="292" w:name="_Toc187929378"/>
      <w:r w:rsidRPr="00AC5562">
        <w:t>Begriffsdefinition</w:t>
      </w:r>
      <w:ins w:id="293" w:author="Ben Fels" w:date="2024-12-21T19:36:00Z" w16du:dateUtc="2024-12-21T18:36:00Z">
        <w:r w:rsidR="00004A87">
          <w:t xml:space="preserve"> + Stand der Forschung</w:t>
        </w:r>
      </w:ins>
      <w:bookmarkEnd w:id="292"/>
    </w:p>
    <w:p w14:paraId="2709E15D" w14:textId="51893CF2" w:rsidR="00844391" w:rsidRPr="00873AEB" w:rsidRDefault="00844391" w:rsidP="001F7CA5">
      <w:pPr>
        <w:jc w:val="both"/>
        <w:rPr>
          <w:highlight w:val="cyan"/>
        </w:rPr>
      </w:pPr>
      <w:r w:rsidRPr="00873AEB">
        <w:rPr>
          <w:highlight w:val="cyan"/>
        </w:rPr>
        <w:t>Definition von wesentlichen Begriffen aus der Forschungsfrage:</w:t>
      </w:r>
    </w:p>
    <w:p w14:paraId="686DCBAB" w14:textId="77777777" w:rsidR="00E90DC0" w:rsidRPr="00873AEB" w:rsidRDefault="00E90DC0" w:rsidP="00CA037A">
      <w:pPr>
        <w:pStyle w:val="Listenabsatz"/>
        <w:numPr>
          <w:ilvl w:val="0"/>
          <w:numId w:val="65"/>
        </w:numPr>
        <w:jc w:val="both"/>
        <w:rPr>
          <w:ins w:id="294" w:author="Ben Fels" w:date="2024-12-21T12:00:00Z" w16du:dateUtc="2024-12-21T11:00:00Z"/>
          <w:highlight w:val="cyan"/>
        </w:rPr>
      </w:pPr>
      <w:r w:rsidRPr="00873AEB">
        <w:rPr>
          <w:highlight w:val="cyan"/>
          <w:lang w:val="en-US"/>
        </w:rPr>
        <w:t>Argument Mining / Argumentationskomponenten</w:t>
      </w:r>
    </w:p>
    <w:p w14:paraId="560C9125" w14:textId="77777777" w:rsidR="007B28C4" w:rsidRPr="00873AEB" w:rsidRDefault="007B28C4" w:rsidP="00CA037A">
      <w:pPr>
        <w:pStyle w:val="Listenabsatz"/>
        <w:numPr>
          <w:ilvl w:val="0"/>
          <w:numId w:val="65"/>
        </w:numPr>
        <w:jc w:val="both"/>
        <w:rPr>
          <w:highlight w:val="cyan"/>
          <w:lang w:val="en-US"/>
        </w:rPr>
      </w:pPr>
      <w:r w:rsidRPr="00873AEB">
        <w:rPr>
          <w:highlight w:val="cyan"/>
          <w:lang w:val="en-US"/>
        </w:rPr>
        <w:t>Large Language Models</w:t>
      </w:r>
    </w:p>
    <w:p w14:paraId="7472AC9D" w14:textId="0486D186" w:rsidR="00844391" w:rsidRPr="00873AEB" w:rsidRDefault="00844391" w:rsidP="00CA037A">
      <w:pPr>
        <w:pStyle w:val="Listenabsatz"/>
        <w:numPr>
          <w:ilvl w:val="0"/>
          <w:numId w:val="65"/>
        </w:numPr>
        <w:jc w:val="both"/>
        <w:rPr>
          <w:highlight w:val="cyan"/>
          <w:lang w:val="en-US"/>
        </w:rPr>
      </w:pPr>
      <w:r w:rsidRPr="00873AEB">
        <w:rPr>
          <w:highlight w:val="cyan"/>
          <w:lang w:val="en-US"/>
        </w:rPr>
        <w:lastRenderedPageBreak/>
        <w:t>Prompt Engineering &amp; Prompt Engineering Techniken</w:t>
      </w:r>
      <w:ins w:id="295" w:author="Ben Fels" w:date="2024-12-20T12:33:00Z" w16du:dateUtc="2024-12-20T11:33:00Z">
        <w:r w:rsidR="00C21BBA" w:rsidRPr="00873AEB">
          <w:rPr>
            <w:highlight w:val="cyan"/>
            <w:lang w:val="en-US"/>
          </w:rPr>
          <w:t xml:space="preserve">. </w:t>
        </w:r>
      </w:ins>
    </w:p>
    <w:p w14:paraId="3563A635" w14:textId="51D980BF" w:rsidR="004328D8" w:rsidRDefault="004328D8">
      <w:pPr>
        <w:pStyle w:val="berschrift3"/>
        <w:rPr>
          <w:ins w:id="296" w:author="Ben Fels" w:date="2024-12-21T12:00:00Z" w16du:dateUtc="2024-12-21T11:00:00Z"/>
        </w:rPr>
        <w:pPrChange w:id="297" w:author="Ben Fels" w:date="2024-12-21T12:01:00Z" w16du:dateUtc="2024-12-21T11:01:00Z">
          <w:pPr/>
        </w:pPrChange>
      </w:pPr>
      <w:bookmarkStart w:id="298" w:name="_Toc187929379"/>
      <w:moveToRangeStart w:id="299" w:author="Ben Fels" w:date="2024-12-21T11:53:00Z" w:name="move185674449"/>
      <w:ins w:id="300" w:author="Ben Fels" w:date="2024-12-21T12:00:00Z" w16du:dateUtc="2024-12-21T11:00:00Z">
        <w:r>
          <w:t xml:space="preserve">Argumente </w:t>
        </w:r>
      </w:ins>
      <w:ins w:id="301" w:author="Ben Fels" w:date="2024-12-21T13:25:00Z" w16du:dateUtc="2024-12-21T12:25:00Z">
        <w:r w:rsidR="009F4187">
          <w:t>und Argument Mining</w:t>
        </w:r>
      </w:ins>
      <w:bookmarkEnd w:id="298"/>
    </w:p>
    <w:p w14:paraId="4398F85E" w14:textId="28619A09" w:rsidR="006B219E" w:rsidRDefault="00AA2CFC">
      <w:pPr>
        <w:jc w:val="both"/>
        <w:rPr>
          <w:ins w:id="302" w:author="Ben Fels" w:date="2024-12-21T19:40:00Z" w16du:dateUtc="2024-12-21T18:40:00Z"/>
        </w:rPr>
      </w:pPr>
      <w:ins w:id="303" w:author="Ben Fels" w:date="2024-12-21T13:22:00Z" w16du:dateUtc="2024-12-21T12:22:00Z">
        <w:r w:rsidRPr="005918DB">
          <w:t xml:space="preserve">Nach </w:t>
        </w:r>
        <w:r w:rsidRPr="006827AF">
          <w:rPr>
            <w:rFonts w:cs="Arial"/>
            <w:highlight w:val="magenta"/>
            <w:rPrChange w:id="304" w:author="Ben Fels" w:date="2024-12-21T13:22:00Z" w16du:dateUtc="2024-12-21T12:22:00Z">
              <w:rPr>
                <w:rFonts w:cs="Arial"/>
              </w:rPr>
            </w:rPrChange>
          </w:rPr>
          <w:t>Peldszus &amp; Stede</w:t>
        </w:r>
        <w:r w:rsidRPr="006827AF">
          <w:rPr>
            <w:highlight w:val="magenta"/>
            <w:rPrChange w:id="305" w:author="Ben Fels" w:date="2024-12-21T13:22:00Z" w16du:dateUtc="2024-12-21T12:22:00Z">
              <w:rPr/>
            </w:rPrChange>
          </w:rPr>
          <w:t xml:space="preserve"> </w:t>
        </w:r>
        <w:r w:rsidRPr="006827AF">
          <w:rPr>
            <w:highlight w:val="magenta"/>
            <w:rPrChange w:id="306" w:author="Ben Fels" w:date="2024-12-21T13:22:00Z" w16du:dateUtc="2024-12-21T12:22:00Z">
              <w:rPr/>
            </w:rPrChange>
          </w:rPr>
          <w:fldChar w:fldCharType="begin"/>
        </w:r>
        <w:r w:rsidRPr="006827AF">
          <w:rPr>
            <w:highlight w:val="magenta"/>
            <w:rPrChange w:id="30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08" w:author="Ben Fels" w:date="2024-12-21T13:22:00Z" w16du:dateUtc="2024-12-21T12:22:00Z">
              <w:rPr/>
            </w:rPrChange>
          </w:rPr>
          <w:fldChar w:fldCharType="separate"/>
        </w:r>
        <w:r w:rsidRPr="006827AF">
          <w:rPr>
            <w:rFonts w:cs="Arial"/>
            <w:highlight w:val="magenta"/>
            <w:rPrChange w:id="309" w:author="Ben Fels" w:date="2024-12-21T13:22:00Z" w16du:dateUtc="2024-12-21T12:22:00Z">
              <w:rPr>
                <w:rFonts w:cs="Arial"/>
              </w:rPr>
            </w:rPrChange>
          </w:rPr>
          <w:t>(2013)</w:t>
        </w:r>
        <w:r w:rsidRPr="006827AF">
          <w:rPr>
            <w:highlight w:val="magenta"/>
            <w:rPrChange w:id="310" w:author="Ben Fels" w:date="2024-12-21T13:22:00Z" w16du:dateUtc="2024-12-21T12:22:00Z">
              <w:rPr/>
            </w:rPrChange>
          </w:rPr>
          <w:fldChar w:fldCharType="end"/>
        </w:r>
        <w:r w:rsidRPr="005918DB">
          <w:t xml:space="preserve"> sowie </w:t>
        </w:r>
        <w:r w:rsidRPr="006827AF">
          <w:rPr>
            <w:rFonts w:cs="Arial"/>
            <w:highlight w:val="magenta"/>
            <w:rPrChange w:id="311" w:author="Ben Fels" w:date="2024-12-21T13:23:00Z" w16du:dateUtc="2024-12-21T12:23:00Z">
              <w:rPr>
                <w:rFonts w:cs="Arial"/>
              </w:rPr>
            </w:rPrChange>
          </w:rPr>
          <w:t>Stab &amp; Gurevych</w:t>
        </w:r>
        <w:r w:rsidRPr="006827AF">
          <w:rPr>
            <w:highlight w:val="magenta"/>
            <w:rPrChange w:id="312" w:author="Ben Fels" w:date="2024-12-21T13:23:00Z" w16du:dateUtc="2024-12-21T12:23:00Z">
              <w:rPr/>
            </w:rPrChange>
          </w:rPr>
          <w:t xml:space="preserve"> </w:t>
        </w:r>
        <w:r w:rsidRPr="006827AF">
          <w:rPr>
            <w:highlight w:val="magenta"/>
            <w:rPrChange w:id="313"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4" w:author="Ben Fels" w:date="2024-12-21T13:22:00Z" w16du:dateUtc="2024-12-21T12:22:00Z">
        <w:r w:rsidRPr="006827AF">
          <w:rPr>
            <w:highlight w:val="magenta"/>
            <w:rPrChange w:id="315" w:author="Ben Fels" w:date="2024-12-21T13:23:00Z" w16du:dateUtc="2024-12-21T12:23:00Z">
              <w:rPr/>
            </w:rPrChange>
          </w:rPr>
          <w:fldChar w:fldCharType="separate"/>
        </w:r>
      </w:ins>
      <w:r w:rsidR="008833CB" w:rsidRPr="008833CB">
        <w:rPr>
          <w:rFonts w:cs="Arial"/>
          <w:highlight w:val="magenta"/>
        </w:rPr>
        <w:t>(2017b)</w:t>
      </w:r>
      <w:ins w:id="316" w:author="Ben Fels" w:date="2024-12-21T13:22:00Z" w16du:dateUtc="2024-12-21T12:22:00Z">
        <w:r w:rsidRPr="006827AF">
          <w:rPr>
            <w:highlight w:val="magenta"/>
            <w:rPrChange w:id="317" w:author="Ben Fels" w:date="2024-12-21T13:23:00Z" w16du:dateUtc="2024-12-21T12:23:00Z">
              <w:rPr/>
            </w:rPrChange>
          </w:rPr>
          <w:fldChar w:fldCharType="end"/>
        </w:r>
        <w:r w:rsidRPr="005918DB">
          <w:t xml:space="preserve"> </w:t>
        </w:r>
        <w:r w:rsidRPr="005E17A1">
          <w:rPr>
            <w:highlight w:val="yellow"/>
            <w:rPrChange w:id="31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19" w:author="Ben Fels" w:date="2024-12-21T13:24:00Z" w16du:dateUtc="2024-12-21T12:24:00Z">
              <w:rPr/>
            </w:rPrChange>
          </w:rPr>
          <w:fldChar w:fldCharType="begin"/>
        </w:r>
        <w:r w:rsidRPr="005E17A1">
          <w:rPr>
            <w:highlight w:val="magenta"/>
            <w:rPrChange w:id="320"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1" w:author="Ben Fels" w:date="2024-12-21T13:24:00Z" w16du:dateUtc="2024-12-21T12:24:00Z">
              <w:rPr/>
            </w:rPrChange>
          </w:rPr>
          <w:fldChar w:fldCharType="separate"/>
        </w:r>
        <w:r w:rsidRPr="005E17A1">
          <w:rPr>
            <w:rFonts w:cs="Arial"/>
            <w:highlight w:val="magenta"/>
            <w:rPrChange w:id="322"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3" w:author="Ben Fels" w:date="2024-12-21T13:24:00Z" w16du:dateUtc="2024-12-21T12:24:00Z">
              <w:rPr/>
            </w:rPrChange>
          </w:rPr>
          <w:fldChar w:fldCharType="end"/>
        </w:r>
        <w:r w:rsidRPr="005918DB">
          <w:t xml:space="preserve"> </w:t>
        </w:r>
        <w:r w:rsidRPr="005E17A1">
          <w:rPr>
            <w:highlight w:val="yellow"/>
            <w:rPrChange w:id="324" w:author="Ben Fels" w:date="2024-12-21T13:24:00Z" w16du:dateUtc="2024-12-21T12:24:00Z">
              <w:rPr/>
            </w:rPrChange>
          </w:rPr>
          <w:t xml:space="preserve">die automatische Identifikation und Extraktion der Argumentationskomponenten und deren Beziehungen zueinander </w:t>
        </w:r>
        <w:commentRangeStart w:id="325"/>
        <w:commentRangeStart w:id="326"/>
        <w:r w:rsidRPr="005E17A1">
          <w:rPr>
            <w:highlight w:val="yellow"/>
            <w:rPrChange w:id="327" w:author="Ben Fels" w:date="2024-12-21T13:24:00Z" w16du:dateUtc="2024-12-21T12:24:00Z">
              <w:rPr/>
            </w:rPrChange>
          </w:rPr>
          <w:t xml:space="preserve">aus Texten </w:t>
        </w:r>
      </w:ins>
      <w:commentRangeEnd w:id="325"/>
      <w:ins w:id="328" w:author="Ben Fels" w:date="2024-12-21T13:27:00Z" w16du:dateUtc="2024-12-21T12:27:00Z">
        <w:r w:rsidR="00EF77C8">
          <w:rPr>
            <w:rStyle w:val="Kommentarzeichen"/>
          </w:rPr>
          <w:commentReference w:id="325"/>
        </w:r>
      </w:ins>
      <w:commentRangeEnd w:id="326"/>
      <w:r w:rsidR="00252304">
        <w:rPr>
          <w:rStyle w:val="Kommentarzeichen"/>
        </w:rPr>
        <w:commentReference w:id="326"/>
      </w:r>
      <w:ins w:id="329" w:author="Ben Fels" w:date="2024-12-21T13:22:00Z" w16du:dateUtc="2024-12-21T12:22:00Z">
        <w:r w:rsidRPr="005E17A1">
          <w:rPr>
            <w:highlight w:val="yellow"/>
            <w:rPrChange w:id="330" w:author="Ben Fels" w:date="2024-12-21T13:24:00Z" w16du:dateUtc="2024-12-21T12:24:00Z">
              <w:rPr/>
            </w:rPrChange>
          </w:rPr>
          <w:t>verstanden werden.</w:t>
        </w:r>
        <w:r w:rsidRPr="005918DB">
          <w:t xml:space="preserve"> Argument Mining stammt aus dem Bereich des NLP </w:t>
        </w:r>
        <w:r w:rsidRPr="005E17A1">
          <w:rPr>
            <w:highlight w:val="magenta"/>
            <w:rPrChange w:id="331" w:author="Ben Fels" w:date="2024-12-21T13:24:00Z" w16du:dateUtc="2024-12-21T12:24:00Z">
              <w:rPr/>
            </w:rPrChange>
          </w:rPr>
          <w:fldChar w:fldCharType="begin"/>
        </w:r>
        <w:r w:rsidRPr="005E17A1">
          <w:rPr>
            <w:highlight w:val="magenta"/>
            <w:rPrChange w:id="332"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3" w:author="Ben Fels" w:date="2024-12-21T13:24:00Z" w16du:dateUtc="2024-12-21T12:24:00Z">
              <w:rPr/>
            </w:rPrChange>
          </w:rPr>
          <w:fldChar w:fldCharType="separate"/>
        </w:r>
        <w:r w:rsidRPr="005E17A1">
          <w:rPr>
            <w:rFonts w:cs="Arial"/>
            <w:highlight w:val="magenta"/>
            <w:rPrChange w:id="334" w:author="Ben Fels" w:date="2024-12-21T13:24:00Z" w16du:dateUtc="2024-12-21T12:24:00Z">
              <w:rPr>
                <w:rFonts w:cs="Arial"/>
              </w:rPr>
            </w:rPrChange>
          </w:rPr>
          <w:t>(Yeginbergen et al., 2024, S. 11687)</w:t>
        </w:r>
        <w:r w:rsidRPr="005E17A1">
          <w:rPr>
            <w:highlight w:val="magenta"/>
            <w:rPrChange w:id="335" w:author="Ben Fels" w:date="2024-12-21T13:24:00Z" w16du:dateUtc="2024-12-21T12:24:00Z">
              <w:rPr/>
            </w:rPrChange>
          </w:rPr>
          <w:fldChar w:fldCharType="end"/>
        </w:r>
      </w:ins>
      <w:ins w:id="336" w:author="Ben Fels" w:date="2024-12-21T13:24:00Z" w16du:dateUtc="2024-12-21T12:24:00Z">
        <w:r w:rsidR="005E17A1">
          <w:t xml:space="preserve">, </w:t>
        </w:r>
      </w:ins>
      <w:ins w:id="337" w:author="Ben Fels" w:date="2024-12-21T13:22:00Z" w16du:dateUtc="2024-12-21T12:22:00Z">
        <w:r w:rsidRPr="005918DB">
          <w:t xml:space="preserve">welcher wiederum ein Teil aus dem Bereich der künstlichen Intelligenz ist </w:t>
        </w:r>
        <w:r w:rsidRPr="005E17A1">
          <w:rPr>
            <w:highlight w:val="magenta"/>
            <w:rPrChange w:id="338" w:author="Ben Fels" w:date="2024-12-21T13:24:00Z" w16du:dateUtc="2024-12-21T12:24:00Z">
              <w:rPr/>
            </w:rPrChange>
          </w:rPr>
          <w:fldChar w:fldCharType="begin"/>
        </w:r>
        <w:r w:rsidRPr="005E17A1">
          <w:rPr>
            <w:highlight w:val="magenta"/>
            <w:rPrChange w:id="339"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0" w:author="Ben Fels" w:date="2024-12-21T13:24:00Z" w16du:dateUtc="2024-12-21T12:24:00Z">
              <w:rPr/>
            </w:rPrChange>
          </w:rPr>
          <w:fldChar w:fldCharType="separate"/>
        </w:r>
        <w:r w:rsidRPr="005E17A1">
          <w:rPr>
            <w:rFonts w:cs="Arial"/>
            <w:highlight w:val="magenta"/>
            <w:rPrChange w:id="341" w:author="Ben Fels" w:date="2024-12-21T13:24:00Z" w16du:dateUtc="2024-12-21T12:24:00Z">
              <w:rPr>
                <w:rFonts w:cs="Arial"/>
              </w:rPr>
            </w:rPrChange>
          </w:rPr>
          <w:t>(Kochmar, 2022; Lu et al., 2024, S. 2)</w:t>
        </w:r>
        <w:r w:rsidRPr="005E17A1">
          <w:rPr>
            <w:highlight w:val="magenta"/>
            <w:rPrChange w:id="342" w:author="Ben Fels" w:date="2024-12-21T13:24:00Z" w16du:dateUtc="2024-12-21T12:24:00Z">
              <w:rPr/>
            </w:rPrChange>
          </w:rPr>
          <w:fldChar w:fldCharType="end"/>
        </w:r>
        <w:r w:rsidRPr="005E17A1">
          <w:rPr>
            <w:highlight w:val="magenta"/>
            <w:rPrChange w:id="343" w:author="Ben Fels" w:date="2024-12-21T13:24:00Z" w16du:dateUtc="2024-12-21T12:24:00Z">
              <w:rPr/>
            </w:rPrChange>
          </w:rPr>
          <w:t>.</w:t>
        </w:r>
      </w:ins>
      <w:ins w:id="344" w:author="Ben Fels" w:date="2024-12-21T13:25:00Z" w16du:dateUtc="2024-12-21T12:25:00Z">
        <w:r w:rsidR="00204D6A">
          <w:t xml:space="preserve"> </w:t>
        </w:r>
        <w:r w:rsidR="00204D6A" w:rsidRPr="00204D6A">
          <w:rPr>
            <w:highlight w:val="cyan"/>
            <w:rPrChange w:id="345" w:author="Ben Fels" w:date="2024-12-21T13:25:00Z" w16du:dateUtc="2024-12-21T12:25:00Z">
              <w:rPr/>
            </w:rPrChange>
          </w:rPr>
          <w:t>Hier ggf. künstliche Intelligenz definieren</w:t>
        </w:r>
      </w:ins>
    </w:p>
    <w:p w14:paraId="1242DDEA" w14:textId="3C632D5E" w:rsidR="006B219E" w:rsidDel="00A8436A" w:rsidRDefault="006B219E">
      <w:pPr>
        <w:jc w:val="both"/>
        <w:rPr>
          <w:del w:id="346" w:author="Ben Fels" w:date="2024-12-21T19:43:00Z" w16du:dateUtc="2024-12-21T18:43:00Z"/>
          <w:moveTo w:id="347" w:author="Ben Fels" w:date="2024-12-21T11:53:00Z" w16du:dateUtc="2024-12-21T10:53:00Z"/>
        </w:rPr>
        <w:pPrChange w:id="348" w:author="Ben Fels" w:date="2024-12-21T13:23:00Z" w16du:dateUtc="2024-12-21T12:23:00Z">
          <w:pPr/>
        </w:pPrChange>
      </w:pPr>
    </w:p>
    <w:p w14:paraId="4D1E8235" w14:textId="5F59027A" w:rsidR="004328D8" w:rsidDel="00EF77C8" w:rsidRDefault="004328D8" w:rsidP="004328D8">
      <w:pPr>
        <w:rPr>
          <w:del w:id="349" w:author="Ben Fels" w:date="2024-12-21T13:27:00Z" w16du:dateUtc="2024-12-21T12:27:00Z"/>
        </w:rPr>
      </w:pPr>
      <w:moveToRangeStart w:id="350" w:author="Ben Fels" w:date="2024-12-21T12:00:00Z" w:name="move185674825"/>
      <w:moveToRangeEnd w:id="299"/>
      <w:moveTo w:id="351" w:author="Ben Fels" w:date="2024-12-21T12:00:00Z" w16du:dateUtc="2024-12-21T11:00:00Z">
        <w:del w:id="352"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3" w:author="Ben Fels" w:date="2024-12-21T13:36:00Z" w16du:dateUtc="2024-12-21T12:36:00Z"/>
          <w:moveTo w:id="354" w:author="Ben Fels" w:date="2024-12-21T12:00:00Z" w16du:dateUtc="2024-12-21T11:00:00Z"/>
        </w:rPr>
      </w:pPr>
      <w:moveTo w:id="355" w:author="Ben Fels" w:date="2024-12-21T12:00:00Z" w16du:dateUtc="2024-12-21T11:00:00Z">
        <w:del w:id="356"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57" w:author="Ben Fels" w:date="2024-12-21T19:40:00Z" w16du:dateUtc="2024-12-21T18:40:00Z"/>
          <w:moveTo w:id="358" w:author="Ben Fels" w:date="2024-12-21T12:00:00Z" w16du:dateUtc="2024-12-21T11:00:00Z"/>
          <w:i/>
        </w:rPr>
      </w:pPr>
      <w:moveTo w:id="359" w:author="Ben Fels" w:date="2024-12-21T12:00:00Z" w16du:dateUtc="2024-12-21T11:00:00Z">
        <w:del w:id="360" w:author="Ben Fels" w:date="2024-12-21T19:40:00Z" w16du:dateUtc="2024-12-21T18:40:00Z">
          <w:r w:rsidRPr="00EE07C6" w:rsidDel="006B219E">
            <w:rPr>
              <w:highlight w:val="magenta"/>
            </w:rPr>
            <w:fldChar w:fldCharType="begin"/>
          </w:r>
        </w:del>
      </w:moveTo>
      <w:del w:id="361"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62" w:author="Ben Fels" w:date="2024-12-21T12:00:00Z" w16du:dateUtc="2024-12-21T11:00:00Z">
        <w:del w:id="363" w:author="Ben Fels" w:date="2024-12-21T19:40:00Z" w16du:dateUtc="2024-12-21T18:40:00Z">
          <w:r w:rsidRPr="00EE07C6" w:rsidDel="006B219E">
            <w:rPr>
              <w:highlight w:val="magenta"/>
            </w:rPr>
            <w:fldChar w:fldCharType="separate"/>
          </w:r>
        </w:del>
      </w:moveTo>
      <w:del w:id="364" w:author="Ben Fels" w:date="2024-12-21T19:40:00Z" w16du:dateUtc="2024-12-21T18:40:00Z">
        <w:r w:rsidR="006B219E" w:rsidRPr="006B219E" w:rsidDel="006B219E">
          <w:rPr>
            <w:rFonts w:cs="Arial"/>
            <w:highlight w:val="magenta"/>
          </w:rPr>
          <w:delText>(2020)</w:delText>
        </w:r>
      </w:del>
      <w:moveTo w:id="365" w:author="Ben Fels" w:date="2024-12-21T12:00:00Z" w16du:dateUtc="2024-12-21T11:00:00Z">
        <w:del w:id="366"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67" w:author="Ben Fels" w:date="2024-12-21T13:38:00Z" w16du:dateUtc="2024-12-21T12:38:00Z"/>
          <w:moveTo w:id="368" w:author="Ben Fels" w:date="2024-12-21T12:00:00Z" w16du:dateUtc="2024-12-21T11:00:00Z"/>
          <w:i/>
        </w:rPr>
      </w:pPr>
      <w:moveTo w:id="369" w:author="Ben Fels" w:date="2024-12-21T12:00:00Z" w16du:dateUtc="2024-12-21T11:00:00Z">
        <w:del w:id="370"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71" w:author="Ben Fels" w:date="2024-12-21T13:39:00Z" w16du:dateUtc="2024-12-21T12:39:00Z"/>
          <w:moveTo w:id="372" w:author="Ben Fels" w:date="2024-12-21T12:00:00Z" w16du:dateUtc="2024-12-21T11:00:00Z"/>
          <w:b/>
          <w:rPrChange w:id="373" w:author="Ben Fels" w:date="2024-12-21T18:08:00Z" w16du:dateUtc="2024-12-21T17:08:00Z">
            <w:rPr>
              <w:del w:id="374" w:author="Ben Fels" w:date="2024-12-21T13:39:00Z" w16du:dateUtc="2024-12-21T12:39:00Z"/>
              <w:moveTo w:id="375" w:author="Ben Fels" w:date="2024-12-21T12:00:00Z" w16du:dateUtc="2024-12-21T11:00:00Z"/>
              <w:b/>
              <w:lang w:val="en-US"/>
            </w:rPr>
          </w:rPrChange>
        </w:rPr>
      </w:pPr>
      <w:moveTo w:id="376" w:author="Ben Fels" w:date="2024-12-21T12:00:00Z" w16du:dateUtc="2024-12-21T11:00:00Z">
        <w:del w:id="377"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78" w:author="Ben Fels" w:date="2024-12-21T12:00:00Z" w16du:dateUtc="2024-12-21T11:00:00Z"/>
          <w:moveTo w:id="379" w:author="Ben Fels" w:date="2024-12-21T12:00:00Z" w16du:dateUtc="2024-12-21T11:00:00Z"/>
        </w:rPr>
      </w:pPr>
      <w:moveTo w:id="380" w:author="Ben Fels" w:date="2024-12-21T12:00:00Z" w16du:dateUtc="2024-12-21T11:00:00Z">
        <w:del w:id="381"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82" w:author="Ben Fels" w:date="2024-12-21T13:39:00Z" w16du:dateUtc="2024-12-21T12:39:00Z"/>
          <w:moveTo w:id="383" w:author="Ben Fels" w:date="2024-12-21T12:00:00Z" w16du:dateUtc="2024-12-21T11:00:00Z"/>
        </w:rPr>
      </w:pPr>
      <w:moveTo w:id="384" w:author="Ben Fels" w:date="2024-12-21T12:00:00Z" w16du:dateUtc="2024-12-21T11:00:00Z">
        <w:del w:id="385" w:author="Ben Fels" w:date="2024-12-21T12:00:00Z" w16du:dateUtc="2024-12-21T11:00:00Z">
          <w:r w:rsidDel="004328D8">
            <w:delText>Doch was genau ist ein Argument?</w:delText>
          </w:r>
        </w:del>
      </w:moveTo>
    </w:p>
    <w:p w14:paraId="03AE9598" w14:textId="088A20D0" w:rsidR="004328D8" w:rsidRDefault="004328D8" w:rsidP="004328D8">
      <w:pPr>
        <w:pStyle w:val="berschrift3"/>
        <w:rPr>
          <w:ins w:id="386" w:author="Ben Fels" w:date="2024-12-21T13:34:00Z" w16du:dateUtc="2024-12-21T12:34:00Z"/>
        </w:rPr>
      </w:pPr>
      <w:bookmarkStart w:id="387" w:name="_Toc187929380"/>
      <w:moveToRangeEnd w:id="350"/>
      <w:ins w:id="388" w:author="Ben Fels" w:date="2024-12-21T12:01:00Z" w16du:dateUtc="2024-12-21T11:01:00Z">
        <w:r>
          <w:t>Aufgaben des Argument minings</w:t>
        </w:r>
      </w:ins>
      <w:bookmarkEnd w:id="387"/>
    </w:p>
    <w:p w14:paraId="0B39212C" w14:textId="77777777" w:rsidR="00026FF8" w:rsidRDefault="00E93172" w:rsidP="006E6972">
      <w:pPr>
        <w:jc w:val="both"/>
      </w:pPr>
      <w:ins w:id="389"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90" w:author="Ben Fels" w:date="2024-12-21T20:19:00Z" w16du:dateUtc="2024-12-21T19:19:00Z">
        <w:r w:rsidR="00CC21E1" w:rsidRPr="007B766F">
          <w:rPr>
            <w:highlight w:val="green"/>
          </w:rPr>
          <w:t xml:space="preserve">. Es werden sowohl </w:t>
        </w:r>
      </w:ins>
      <w:ins w:id="391" w:author="Ben Fels" w:date="2024-12-21T13:46:00Z" w16du:dateUtc="2024-12-21T12:46:00Z">
        <w:r w:rsidR="00D50C0A" w:rsidRPr="007B766F">
          <w:rPr>
            <w:highlight w:val="green"/>
            <w:rPrChange w:id="392" w:author="Ben Fels" w:date="2024-12-21T13:46:00Z" w16du:dateUtc="2024-12-21T12:46:00Z">
              <w:rPr>
                <w:lang w:val="en-US"/>
              </w:rPr>
            </w:rPrChange>
          </w:rPr>
          <w:t>zwei</w:t>
        </w:r>
      </w:ins>
      <w:ins w:id="393"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4"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395" w:author="Ben Fels" w:date="2024-12-21T13:49:00Z" w16du:dateUtc="2024-12-21T12:49:00Z">
        <w:r w:rsidR="00495AC8">
          <w:fldChar w:fldCharType="end"/>
        </w:r>
      </w:ins>
      <w:del w:id="396"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397" w:author="Ben Fels" w:date="2024-12-21T20:19:00Z" w16du:dateUtc="2024-12-21T19:19:00Z">
        <w:r w:rsidR="00CC21E1">
          <w:t xml:space="preserve"> a</w:t>
        </w:r>
        <w:r w:rsidR="00CC21E1" w:rsidRPr="007B766F">
          <w:rPr>
            <w:highlight w:val="green"/>
          </w:rPr>
          <w:t xml:space="preserve">ls auch </w:t>
        </w:r>
      </w:ins>
      <w:ins w:id="398" w:author="Ben Fels" w:date="2024-12-21T13:47:00Z" w16du:dateUtc="2024-12-21T12:47:00Z">
        <w:r w:rsidR="00D50C0A" w:rsidRPr="007B766F">
          <w:rPr>
            <w:highlight w:val="green"/>
          </w:rPr>
          <w:t>drei</w:t>
        </w:r>
        <w:r w:rsidR="00D50C0A" w:rsidRPr="00FF68C4">
          <w:t xml:space="preserve"> </w:t>
        </w:r>
      </w:ins>
      <w:ins w:id="399" w:author="Ben Fels" w:date="2024-12-21T13:49:00Z" w16du:dateUtc="2024-12-21T12:49:00Z">
        <w:r w:rsidR="00495AC8" w:rsidRPr="00877DAF">
          <w:rPr>
            <w:highlight w:val="magenta"/>
            <w:rPrChange w:id="400"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01" w:author="Ben Fels" w:date="2024-12-21T13:49:00Z" w16du:dateUtc="2024-12-21T12:49:00Z">
        <w:r w:rsidR="00495AC8" w:rsidRPr="00877DAF">
          <w:rPr>
            <w:highlight w:val="magenta"/>
            <w:rPrChange w:id="402"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3" w:author="Ben Fels" w:date="2024-12-21T13:49:00Z" w16du:dateUtc="2024-12-21T12:49:00Z">
        <w:r w:rsidR="00495AC8" w:rsidRPr="00877DAF">
          <w:rPr>
            <w:highlight w:val="magenta"/>
            <w:rPrChange w:id="404" w:author="Ben Fels" w:date="2024-12-21T18:36:00Z" w16du:dateUtc="2024-12-21T17:36:00Z">
              <w:rPr/>
            </w:rPrChange>
          </w:rPr>
          <w:fldChar w:fldCharType="end"/>
        </w:r>
        <w:r w:rsidR="00495AC8" w:rsidRPr="00FF68C4">
          <w:t xml:space="preserve"> </w:t>
        </w:r>
      </w:ins>
      <w:ins w:id="405" w:author="Ben Fels" w:date="2024-12-21T13:47:00Z" w16du:dateUtc="2024-12-21T12:47:00Z">
        <w:r w:rsidR="00D50C0A" w:rsidRPr="007B766F">
          <w:rPr>
            <w:highlight w:val="green"/>
          </w:rPr>
          <w:t>Teilaufgaben benannt.</w:t>
        </w:r>
      </w:ins>
      <w:r w:rsidR="00395122" w:rsidRPr="007B766F">
        <w:rPr>
          <w:highlight w:val="green"/>
        </w:rPr>
        <w:t xml:space="preserve"> </w:t>
      </w:r>
      <w:ins w:id="406"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07" w:author="Ben Fels" w:date="2024-12-21T13:40:00Z" w16du:dateUtc="2024-12-21T12:40:00Z">
        <w:r w:rsidR="007031B4" w:rsidRPr="008C679F">
          <w:rPr>
            <w:highlight w:val="green"/>
            <w:rPrChange w:id="408" w:author="Ben Fels" w:date="2024-12-21T14:12:00Z" w16du:dateUtc="2024-12-21T13:12:00Z">
              <w:rPr/>
            </w:rPrChange>
          </w:rPr>
          <w:t xml:space="preserve">Für diese Untersuchung wird die folgende </w:t>
        </w:r>
      </w:ins>
      <w:ins w:id="409" w:author="Ben Fels" w:date="2024-12-21T13:51:00Z" w16du:dateUtc="2024-12-21T12:51:00Z">
        <w:r w:rsidR="00D01EBE" w:rsidRPr="008C679F">
          <w:rPr>
            <w:highlight w:val="green"/>
            <w:rPrChange w:id="410" w:author="Ben Fels" w:date="2024-12-21T14:12:00Z" w16du:dateUtc="2024-12-21T13:12:00Z">
              <w:rPr/>
            </w:rPrChange>
          </w:rPr>
          <w:t xml:space="preserve">dreiteilige </w:t>
        </w:r>
        <w:r w:rsidR="00475EAE" w:rsidRPr="008C679F">
          <w:rPr>
            <w:highlight w:val="green"/>
            <w:rPrChange w:id="411" w:author="Ben Fels" w:date="2024-12-21T14:12:00Z" w16du:dateUtc="2024-12-21T13:12:00Z">
              <w:rPr/>
            </w:rPrChange>
          </w:rPr>
          <w:t xml:space="preserve">Gliederung der </w:t>
        </w:r>
      </w:ins>
      <w:ins w:id="412" w:author="Ben Fels" w:date="2024-12-21T13:34:00Z" w16du:dateUtc="2024-12-21T12:34:00Z">
        <w:r w:rsidRPr="008C679F">
          <w:rPr>
            <w:highlight w:val="green"/>
            <w:rPrChange w:id="413" w:author="Ben Fels" w:date="2024-12-21T14:12:00Z" w16du:dateUtc="2024-12-21T13:12:00Z">
              <w:rPr/>
            </w:rPrChange>
          </w:rPr>
          <w:t xml:space="preserve">Teilaufgaben </w:t>
        </w:r>
      </w:ins>
      <w:ins w:id="414" w:author="Ben Fels" w:date="2024-12-21T13:41:00Z" w16du:dateUtc="2024-12-21T12:41:00Z">
        <w:r w:rsidR="00B14C0A" w:rsidRPr="008C679F">
          <w:rPr>
            <w:highlight w:val="green"/>
            <w:rPrChange w:id="415" w:author="Ben Fels" w:date="2024-12-21T14:12:00Z" w16du:dateUtc="2024-12-21T13:12:00Z">
              <w:rPr/>
            </w:rPrChange>
          </w:rPr>
          <w:t>herangezogen</w:t>
        </w:r>
      </w:ins>
      <w:ins w:id="416" w:author="Ben Fels" w:date="2024-12-21T13:34:00Z" w16du:dateUtc="2024-12-21T12:34:00Z">
        <w:r w:rsidRPr="008C679F">
          <w:rPr>
            <w:highlight w:val="green"/>
            <w:rPrChange w:id="417" w:author="Ben Fels" w:date="2024-12-21T14:12:00Z" w16du:dateUtc="2024-12-21T13:12:00Z">
              <w:rPr/>
            </w:rPrChange>
          </w:rPr>
          <w:t xml:space="preserve">. Zunächst wird der argumentative Text von dem nicht-argumentativen Text getrennt, gefolgt von der Unterteilung der </w:t>
        </w:r>
        <w:commentRangeStart w:id="418"/>
        <w:r w:rsidRPr="008C679F">
          <w:rPr>
            <w:highlight w:val="green"/>
            <w:rPrChange w:id="419" w:author="Ben Fels" w:date="2024-12-21T14:12:00Z" w16du:dateUtc="2024-12-21T13:12:00Z">
              <w:rPr/>
            </w:rPrChange>
          </w:rPr>
          <w:t>Argumentationskomponenten in Behauptungen und Prämissen. Abschließend werden die argumentativen Bezie</w:t>
        </w:r>
      </w:ins>
      <w:commentRangeEnd w:id="418"/>
      <w:r w:rsidR="00EE61BF">
        <w:rPr>
          <w:rStyle w:val="Kommentarzeichen"/>
        </w:rPr>
        <w:commentReference w:id="418"/>
      </w:r>
      <w:ins w:id="420" w:author="Ben Fels" w:date="2024-12-21T13:34:00Z" w16du:dateUtc="2024-12-21T12:34:00Z">
        <w:r w:rsidRPr="008C679F">
          <w:rPr>
            <w:highlight w:val="green"/>
            <w:rPrChange w:id="421" w:author="Ben Fels" w:date="2024-12-21T14:12:00Z" w16du:dateUtc="2024-12-21T13:12:00Z">
              <w:rPr/>
            </w:rPrChange>
          </w:rPr>
          <w:t xml:space="preserve">hungen </w:t>
        </w:r>
      </w:ins>
      <w:r w:rsidR="00E62394">
        <w:rPr>
          <w:highlight w:val="green"/>
        </w:rPr>
        <w:t xml:space="preserve">zwischen den Argumentationskomponenten </w:t>
      </w:r>
      <w:ins w:id="422" w:author="Ben Fels" w:date="2024-12-21T13:34:00Z" w16du:dateUtc="2024-12-21T12:34:00Z">
        <w:r w:rsidRPr="008C679F">
          <w:rPr>
            <w:highlight w:val="green"/>
            <w:rPrChange w:id="423"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4"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25" w:author="Ben Fels" w:date="2024-12-21T13:46:00Z" w16du:dateUtc="2024-12-21T12:46:00Z">
        <w:r>
          <w:t>.</w:t>
        </w:r>
      </w:ins>
      <w:ins w:id="426" w:author="Ben Fels" w:date="2024-12-21T14:01:00Z" w16du:dateUtc="2024-12-21T13:01:00Z">
        <w:r>
          <w:t xml:space="preserve"> </w:t>
        </w:r>
      </w:ins>
    </w:p>
    <w:p w14:paraId="2E2B9C8A" w14:textId="486C5CE1" w:rsidR="00F86CE9" w:rsidRDefault="00035068" w:rsidP="009816B9">
      <w:pPr>
        <w:jc w:val="both"/>
      </w:pPr>
      <w:r>
        <w:t xml:space="preserve">Zur Bearbeitung der Teilaufgaben werden nach </w:t>
      </w:r>
      <w:ins w:id="427"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28" w:author="Ben Fels" w:date="2024-12-21T19:41:00Z" w16du:dateUtc="2024-12-21T18:41:00Z">
        <w:r w:rsidR="00BC3DF2" w:rsidRPr="00D23882">
          <w:t xml:space="preserve">diverse </w:t>
        </w:r>
      </w:ins>
      <w:ins w:id="429" w:author="Ben Fels" w:date="2024-12-21T19:40:00Z" w16du:dateUtc="2024-12-21T18:40:00Z">
        <w:r w:rsidR="00BC3DF2" w:rsidRPr="00D23882">
          <w:t xml:space="preserve">Techniken, einschließlich statistischer und linguistischer Methoden </w:t>
        </w:r>
      </w:ins>
      <w:r w:rsidR="00164717">
        <w:t>genutzt</w:t>
      </w:r>
      <w:ins w:id="430" w:author="Ben Fels" w:date="2024-12-21T19:40:00Z" w16du:dateUtc="2024-12-21T18:40:00Z">
        <w:r w:rsidR="00BC3DF2" w:rsidRPr="00D23882">
          <w:t>.</w:t>
        </w:r>
      </w:ins>
      <w:r w:rsidR="00965CED">
        <w:t xml:space="preserve"> </w:t>
      </w:r>
      <w:ins w:id="431" w:author="Ben Fels" w:date="2024-12-21T13:56:00Z" w16du:dateUtc="2024-12-21T12:56:00Z">
        <w:r w:rsidR="0020785D" w:rsidRPr="000A16D0">
          <w:t xml:space="preserve">Neuere </w:t>
        </w:r>
        <w:r w:rsidR="0020785D" w:rsidRPr="000A16D0">
          <w:lastRenderedPageBreak/>
          <w:t xml:space="preserve">Argument Mining Ansätze betrachten die </w:t>
        </w:r>
      </w:ins>
      <w:r w:rsidR="0020785D" w:rsidRPr="000A16D0">
        <w:t xml:space="preserve">Extraktion der Argumente </w:t>
      </w:r>
      <w:r w:rsidR="00965CED">
        <w:t xml:space="preserve">hingegen </w:t>
      </w:r>
      <w:ins w:id="432" w:author="Ben Fels" w:date="2024-12-21T13:56:00Z" w16du:dateUtc="2024-12-21T12:56:00Z">
        <w:r w:rsidR="0020785D" w:rsidRPr="000A16D0">
          <w:t>als</w:t>
        </w:r>
      </w:ins>
      <w:ins w:id="433" w:author="Ben Fels" w:date="2024-12-21T13:57:00Z" w16du:dateUtc="2024-12-21T12:57:00Z">
        <w:r w:rsidR="0020785D" w:rsidRPr="000A16D0">
          <w:t xml:space="preserve"> eine Sequenzetikettierungsaufgabe</w:t>
        </w:r>
      </w:ins>
      <w:ins w:id="434" w:author="Ben Fels" w:date="2024-12-21T13:56:00Z" w16du:dateUtc="2024-12-21T12:56:00Z">
        <w:r w:rsidR="0020785D" w:rsidRPr="000A16D0">
          <w:t xml:space="preserve"> </w:t>
        </w:r>
      </w:ins>
      <w:ins w:id="435" w:author="Ben Fels" w:date="2024-12-21T13:57:00Z" w16du:dateUtc="2024-12-21T12:57:00Z">
        <w:r w:rsidR="0020785D" w:rsidRPr="000A16D0">
          <w:t>(</w:t>
        </w:r>
      </w:ins>
      <w:ins w:id="436" w:author="Ben Fels" w:date="2024-12-21T12:15:00Z" w16du:dateUtc="2024-12-21T11:15:00Z">
        <w:r w:rsidR="0020785D" w:rsidRPr="000A16D0">
          <w:rPr>
            <w:highlight w:val="darkGray"/>
          </w:rPr>
          <w:t>sequence labeling task</w:t>
        </w:r>
      </w:ins>
      <w:ins w:id="437" w:author="Ben Fels" w:date="2024-12-21T13:57:00Z" w16du:dateUtc="2024-12-21T12:57:00Z">
        <w:r w:rsidR="0020785D" w:rsidRPr="000A16D0">
          <w:t>)</w:t>
        </w:r>
      </w:ins>
      <w:r w:rsidR="0020785D">
        <w:t>,</w:t>
      </w:r>
      <w:r w:rsidR="0020785D" w:rsidRPr="00C07F2A">
        <w:t xml:space="preserve"> </w:t>
      </w:r>
      <w:r w:rsidR="0020785D">
        <w:t xml:space="preserve">vergleichbar mit der Named Entity Recognition </w:t>
      </w:r>
      <w:ins w:id="438"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39"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0" w:author="Ben Fels" w:date="2024-12-21T12:15:00Z" w16du:dateUtc="2024-12-21T11:15:00Z">
        <w:r w:rsidR="0020785D" w:rsidRPr="0062282A">
          <w:rPr>
            <w:highlight w:val="magenta"/>
          </w:rPr>
          <w:fldChar w:fldCharType="end"/>
        </w:r>
      </w:ins>
      <w:r w:rsidR="00965CED">
        <w:t>.</w:t>
      </w:r>
    </w:p>
    <w:p w14:paraId="018F52D6" w14:textId="77777777" w:rsidR="00BB17BB" w:rsidRDefault="00BB17BB" w:rsidP="00BB17BB">
      <w:pPr>
        <w:jc w:val="both"/>
      </w:pPr>
      <w:ins w:id="441" w:author="Ben Fels" w:date="2024-12-21T11:56:00Z" w16du:dateUtc="2024-12-21T10:56:00Z">
        <w:r w:rsidRPr="00C34F32">
          <w:rPr>
            <w:rFonts w:cs="Arial"/>
            <w:highlight w:val="magenta"/>
          </w:rPr>
          <w:t>Cabrio &amp; Villat</w:t>
        </w:r>
        <w:r w:rsidRPr="00165108">
          <w:rPr>
            <w:rFonts w:cs="Arial"/>
            <w:highlight w:val="magenta"/>
          </w:rPr>
          <w:t>a</w:t>
        </w:r>
      </w:ins>
      <w:r w:rsidRPr="00165108">
        <w:rPr>
          <w:rFonts w:cs="Arial"/>
          <w:highlight w:val="magenta"/>
        </w:rPr>
        <w:t xml:space="preserve"> </w:t>
      </w:r>
      <w:ins w:id="442"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443" w:author="Ben Fels" w:date="2024-12-21T11:56:00Z" w16du:dateUtc="2024-12-21T10:56:00Z">
        <w:r w:rsidRPr="00165108">
          <w:rPr>
            <w:highlight w:val="magenta"/>
          </w:rPr>
          <w:fldChar w:fldCharType="separate"/>
        </w:r>
      </w:ins>
      <w:r w:rsidRPr="00165108">
        <w:rPr>
          <w:rFonts w:cs="Arial"/>
          <w:highlight w:val="magenta"/>
        </w:rPr>
        <w:t>(2018, S. 5431)</w:t>
      </w:r>
      <w:ins w:id="444" w:author="Ben Fels" w:date="2024-12-21T11:56:00Z" w16du:dateUtc="2024-12-21T10:56:00Z">
        <w:r w:rsidRPr="00165108">
          <w:rPr>
            <w:highlight w:val="magenta"/>
          </w:rPr>
          <w:fldChar w:fldCharType="end"/>
        </w:r>
        <w:r w:rsidRPr="00C34F32">
          <w:t xml:space="preserve"> </w:t>
        </w:r>
        <w:commentRangeStart w:id="445"/>
        <w:r w:rsidRPr="00C34F32">
          <w:t>tragen die leistungsfähigsten Algorithmen</w:t>
        </w:r>
      </w:ins>
      <w:r>
        <w:t xml:space="preserve"> und </w:t>
      </w:r>
      <w:ins w:id="446"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445"/>
      <w:r>
        <w:rPr>
          <w:rStyle w:val="Kommentarzeichen"/>
        </w:rPr>
        <w:commentReference w:id="445"/>
      </w:r>
    </w:p>
    <w:p w14:paraId="76DFC4D7" w14:textId="77777777" w:rsidR="00BB17BB" w:rsidRPr="00010F4B" w:rsidDel="002F0878" w:rsidRDefault="00BB17BB" w:rsidP="0020785D">
      <w:pPr>
        <w:rPr>
          <w:ins w:id="447" w:author="Ben Fels" w:date="2024-12-21T12:01:00Z" w16du:dateUtc="2024-12-21T11:01:00Z"/>
          <w:del w:id="448" w:author="Ben Fels" w:date="2024-12-21T12:16:00Z" w16du:dateUtc="2024-12-21T11:16:00Z"/>
        </w:rPr>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9" w:author="Ben Fels" w:date="2024-12-21T14:02:00Z" w16du:dateUtc="2024-12-21T13:02:00Z">
        <w:r w:rsidR="00B22C69">
          <w:t xml:space="preserve">beispielsweise </w:t>
        </w:r>
      </w:ins>
      <w:r w:rsidR="009816B9">
        <w:t xml:space="preserve">aus </w:t>
      </w:r>
      <w:ins w:id="450" w:author="Ben Fels" w:date="2024-12-21T14:02:00Z" w16du:dateUtc="2024-12-21T13:02:00Z">
        <w:r w:rsidR="009E5C33" w:rsidRPr="00895A9C">
          <w:rPr>
            <w:rFonts w:cs="Arial"/>
            <w:highlight w:val="magenta"/>
          </w:rPr>
          <w:t>Stab &amp; Gurevych</w:t>
        </w:r>
        <w:r w:rsidR="00B22C69">
          <w:t xml:space="preserve"> </w:t>
        </w:r>
      </w:ins>
      <w:r w:rsidR="009E5C33" w:rsidRPr="00E92839">
        <w:rPr>
          <w:highlight w:val="magenta"/>
          <w:rPrChange w:id="451" w:author="Ben Fels" w:date="2024-12-21T14:02:00Z" w16du:dateUtc="2024-12-21T13:02:00Z">
            <w:rPr/>
          </w:rPrChange>
        </w:rPr>
        <w:fldChar w:fldCharType="begin"/>
      </w:r>
      <w:r w:rsidR="009E5C33" w:rsidRPr="00E92839">
        <w:rPr>
          <w:highlight w:val="magenta"/>
          <w:rPrChange w:id="452"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53" w:author="Ben Fels" w:date="2024-12-21T14:02:00Z" w16du:dateUtc="2024-12-21T13:02:00Z">
            <w:rPr/>
          </w:rPrChange>
        </w:rPr>
        <w:fldChar w:fldCharType="separate"/>
      </w:r>
      <w:r w:rsidR="009E5C33" w:rsidRPr="00E92839">
        <w:rPr>
          <w:rFonts w:cs="Arial"/>
          <w:highlight w:val="magenta"/>
          <w:rPrChange w:id="454" w:author="Ben Fels" w:date="2024-12-21T14:02:00Z" w16du:dateUtc="2024-12-21T13:02:00Z">
            <w:rPr>
              <w:rFonts w:cs="Arial"/>
            </w:rPr>
          </w:rPrChange>
        </w:rPr>
        <w:t>(2017b)</w:t>
      </w:r>
      <w:r w:rsidR="009E5C33" w:rsidRPr="00E92839">
        <w:rPr>
          <w:highlight w:val="magenta"/>
          <w:rPrChange w:id="455" w:author="Ben Fels" w:date="2024-12-21T14:02:00Z" w16du:dateUtc="2024-12-21T13:02:00Z">
            <w:rPr/>
          </w:rPrChange>
        </w:rPr>
        <w:fldChar w:fldCharType="end"/>
      </w:r>
      <w:ins w:id="456" w:author="Ben Fels" w:date="2024-12-21T14:03:00Z" w16du:dateUtc="2024-12-21T13:03:00Z">
        <w:r w:rsidR="00E92839">
          <w:t xml:space="preserve"> </w:t>
        </w:r>
      </w:ins>
      <w:r w:rsidR="009816B9">
        <w:t xml:space="preserve">hervorgeht. </w:t>
      </w:r>
      <w:r w:rsidR="006E43E6">
        <w:t>Stattdessen</w:t>
      </w:r>
      <w:ins w:id="457" w:author="Ben Fels" w:date="2024-12-21T14:01:00Z" w16du:dateUtc="2024-12-21T13:01:00Z">
        <w:r w:rsidR="00B22C69">
          <w:t xml:space="preserve"> soll sich die </w:t>
        </w:r>
      </w:ins>
      <w:r w:rsidR="006E43E6">
        <w:t xml:space="preserve">gute Performance bei NLP-Aufgaben und die </w:t>
      </w:r>
      <w:ins w:id="458"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9" w:author="Ben Fels" w:date="2024-12-21T13:44:00Z" w16du:dateUtc="2024-12-21T12:44:00Z"/>
          <w:moveTo w:id="460" w:author="Ben Fels" w:date="2024-12-21T12:01:00Z" w16du:dateUtc="2024-12-21T11:01:00Z"/>
        </w:rPr>
      </w:pPr>
      <w:moveToRangeStart w:id="461" w:author="Ben Fels" w:date="2024-12-21T12:01:00Z" w:name="move185674925"/>
      <w:moveTo w:id="462" w:author="Ben Fels" w:date="2024-12-21T12:01:00Z" w16du:dateUtc="2024-12-21T11:01:00Z">
        <w:del w:id="463"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64" w:author="Ben Fels" w:date="2024-12-21T13:45:00Z" w16du:dateUtc="2024-12-21T12:45:00Z"/>
          <w:moveTo w:id="465" w:author="Ben Fels" w:date="2024-12-21T12:01:00Z" w16du:dateUtc="2024-12-21T11:01:00Z"/>
        </w:rPr>
      </w:pPr>
      <w:moveTo w:id="466" w:author="Ben Fels" w:date="2024-12-21T12:01:00Z" w16du:dateUtc="2024-12-21T11:01:00Z">
        <w:del w:id="467"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8"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9" w:author="Ben Fels" w:date="2024-12-21T13:48:00Z" w16du:dateUtc="2024-12-21T12:48:00Z"/>
          <w:moveTo w:id="470" w:author="Ben Fels" w:date="2024-12-21T12:01:00Z" w16du:dateUtc="2024-12-21T11:01:00Z"/>
        </w:rPr>
      </w:pPr>
      <w:moveTo w:id="471" w:author="Ben Fels" w:date="2024-12-21T12:01:00Z" w16du:dateUtc="2024-12-21T11:01:00Z">
        <w:del w:id="472"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73" w:author="Ben Fels" w:date="2024-12-21T13:53:00Z" w16du:dateUtc="2024-12-21T12:53:00Z"/>
          <w:moveTo w:id="474" w:author="Ben Fels" w:date="2024-12-21T12:01:00Z" w16du:dateUtc="2024-12-21T11:01:00Z"/>
        </w:rPr>
        <w:pPrChange w:id="475" w:author="Ben Fels" w:date="2024-12-21T13:50:00Z" w16du:dateUtc="2024-12-21T12:50:00Z">
          <w:pPr>
            <w:pStyle w:val="Listenabsatz"/>
            <w:numPr>
              <w:numId w:val="37"/>
            </w:numPr>
            <w:ind w:left="1068" w:hanging="360"/>
          </w:pPr>
        </w:pPrChange>
      </w:pPr>
      <w:moveTo w:id="476" w:author="Ben Fels" w:date="2024-12-21T12:01:00Z" w16du:dateUtc="2024-12-21T11:01:00Z">
        <w:del w:id="477" w:author="Ben Fels" w:date="2024-12-21T13:53:00Z" w16du:dateUtc="2024-12-21T12:53:00Z">
          <w:r w:rsidDel="00CE516B">
            <w:delText xml:space="preserve">Anhand </w:delText>
          </w:r>
        </w:del>
        <w:del w:id="478" w:author="Ben Fels" w:date="2024-12-21T13:50:00Z" w16du:dateUtc="2024-12-21T12:50:00Z">
          <w:r w:rsidDel="00503AE4">
            <w:delText xml:space="preserve">dieser </w:delText>
          </w:r>
        </w:del>
        <w:del w:id="479" w:author="Ben Fels" w:date="2024-12-21T13:53:00Z" w16du:dateUtc="2024-12-21T12:53:00Z">
          <w:r w:rsidDel="00CE516B">
            <w:delText xml:space="preserve">Beziehungen können Argumentationsgraphen </w:delText>
          </w:r>
        </w:del>
        <w:del w:id="480" w:author="Ben Fels" w:date="2024-12-21T13:50:00Z" w16du:dateUtc="2024-12-21T12:50:00Z">
          <w:r w:rsidDel="00503AE4">
            <w:delText xml:space="preserve">gebaut </w:delText>
          </w:r>
        </w:del>
        <w:del w:id="481"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82" w:author="Ben Fels" w:date="2024-12-21T12:14:00Z" w16du:dateUtc="2024-12-21T11:14:00Z"/>
          <w:moveTo w:id="483" w:author="Ben Fels" w:date="2024-12-21T12:01:00Z" w16du:dateUtc="2024-12-21T11:01:00Z"/>
        </w:rPr>
      </w:pPr>
      <w:moveTo w:id="484" w:author="Ben Fels" w:date="2024-12-21T12:01:00Z" w16du:dateUtc="2024-12-21T11:01:00Z">
        <w:del w:id="485"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86"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87" w:author="Ben Fels" w:date="2024-12-21T12:14:00Z" w16du:dateUtc="2024-12-21T11:14:00Z"/>
          <w:moveTo w:id="488" w:author="Ben Fels" w:date="2024-12-21T12:01:00Z" w16du:dateUtc="2024-12-21T11:01:00Z"/>
        </w:rPr>
      </w:pPr>
      <w:moveTo w:id="489" w:author="Ben Fels" w:date="2024-12-21T12:01:00Z" w16du:dateUtc="2024-12-21T11:01:00Z">
        <w:del w:id="490"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91" w:author="Ben Fels" w:date="2024-12-21T12:14:00Z" w16du:dateUtc="2024-12-21T11:14:00Z"/>
          <w:moveTo w:id="492" w:author="Ben Fels" w:date="2024-12-21T12:01:00Z" w16du:dateUtc="2024-12-21T11:01:00Z"/>
        </w:rPr>
      </w:pPr>
      <w:moveTo w:id="493" w:author="Ben Fels" w:date="2024-12-21T12:01:00Z" w16du:dateUtc="2024-12-21T11:01:00Z">
        <w:del w:id="494"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95" w:author="Ben Fels" w:date="2024-12-21T12:14:00Z" w16du:dateUtc="2024-12-21T11:14:00Z"/>
          <w:moveTo w:id="496" w:author="Ben Fels" w:date="2024-12-21T12:01:00Z" w16du:dateUtc="2024-12-21T11:01:00Z"/>
        </w:rPr>
      </w:pPr>
      <w:moveTo w:id="497" w:author="Ben Fels" w:date="2024-12-21T12:01:00Z" w16du:dateUtc="2024-12-21T11:01:00Z">
        <w:del w:id="498"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9" w:author="Ben Fels" w:date="2024-12-21T12:14:00Z" w16du:dateUtc="2024-12-21T11:14:00Z"/>
          <w:moveTo w:id="500" w:author="Ben Fels" w:date="2024-12-21T12:01:00Z" w16du:dateUtc="2024-12-21T11:01:00Z"/>
        </w:rPr>
      </w:pPr>
      <w:moveTo w:id="501" w:author="Ben Fels" w:date="2024-12-21T12:01:00Z" w16du:dateUtc="2024-12-21T11:01:00Z">
        <w:del w:id="502"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03" w:author="Ben Fels" w:date="2024-12-21T12:14:00Z" w16du:dateUtc="2024-12-21T11:14:00Z"/>
          <w:moveTo w:id="504" w:author="Ben Fels" w:date="2024-12-21T12:01:00Z" w16du:dateUtc="2024-12-21T11:01:00Z"/>
        </w:rPr>
        <w:pPrChange w:id="505" w:author="Ben Fels" w:date="2024-12-21T12:14:00Z" w16du:dateUtc="2024-12-21T11:14:00Z">
          <w:pPr>
            <w:pStyle w:val="Listenabsatz"/>
            <w:numPr>
              <w:ilvl w:val="1"/>
              <w:numId w:val="21"/>
            </w:numPr>
            <w:ind w:left="1440" w:hanging="360"/>
          </w:pPr>
        </w:pPrChange>
      </w:pPr>
      <w:moveTo w:id="506" w:author="Ben Fels" w:date="2024-12-21T12:01:00Z" w16du:dateUtc="2024-12-21T11:01:00Z">
        <w:del w:id="507"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8" w:author="Ben Fels" w:date="2024-12-21T12:14:00Z" w16du:dateUtc="2024-12-21T11:14:00Z"/>
          <w:moveTo w:id="509" w:author="Ben Fels" w:date="2024-12-21T12:01:00Z" w16du:dateUtc="2024-12-21T11:01:00Z"/>
          <w:b/>
        </w:rPr>
        <w:pPrChange w:id="510" w:author="Ben Fels" w:date="2024-12-21T12:14:00Z" w16du:dateUtc="2024-12-21T11:14:00Z">
          <w:pPr>
            <w:pStyle w:val="Listenabsatz"/>
            <w:numPr>
              <w:ilvl w:val="1"/>
              <w:numId w:val="21"/>
            </w:numPr>
            <w:ind w:left="1440" w:hanging="360"/>
          </w:pPr>
        </w:pPrChange>
      </w:pPr>
      <w:moveTo w:id="511" w:author="Ben Fels" w:date="2024-12-21T12:01:00Z" w16du:dateUtc="2024-12-21T11:01:00Z">
        <w:del w:id="512"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13" w:author="Ben Fels" w:date="2024-12-21T12:14:00Z" w16du:dateUtc="2024-12-21T11:14:00Z"/>
          <w:moveTo w:id="514" w:author="Ben Fels" w:date="2024-12-21T12:01:00Z" w16du:dateUtc="2024-12-21T11:01:00Z"/>
          <w:b/>
        </w:rPr>
        <w:pPrChange w:id="515" w:author="Ben Fels" w:date="2024-12-21T12:14:00Z" w16du:dateUtc="2024-12-21T11:14:00Z">
          <w:pPr>
            <w:pStyle w:val="Listenabsatz"/>
            <w:numPr>
              <w:numId w:val="21"/>
            </w:numPr>
            <w:ind w:hanging="360"/>
          </w:pPr>
        </w:pPrChange>
      </w:pPr>
      <w:moveTo w:id="516" w:author="Ben Fels" w:date="2024-12-21T12:01:00Z" w16du:dateUtc="2024-12-21T11:01:00Z">
        <w:del w:id="517"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8" w:author="Ben Fels" w:date="2024-12-21T12:15:00Z" w16du:dateUtc="2024-12-21T11:15:00Z"/>
          <w:moveTo w:id="519" w:author="Ben Fels" w:date="2024-12-21T12:01:00Z" w16du:dateUtc="2024-12-21T11:01:00Z"/>
        </w:rPr>
      </w:pPr>
      <w:moveTo w:id="520" w:author="Ben Fels" w:date="2024-12-21T12:01:00Z" w16du:dateUtc="2024-12-21T11:01:00Z">
        <w:del w:id="521"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22" w:author="Ben Fels" w:date="2024-12-21T12:15:00Z" w16du:dateUtc="2024-12-21T11:15:00Z"/>
          <w:moveTo w:id="523" w:author="Ben Fels" w:date="2024-12-21T12:01:00Z" w16du:dateUtc="2024-12-21T11:01:00Z"/>
        </w:rPr>
      </w:pPr>
      <w:moveTo w:id="524" w:author="Ben Fels" w:date="2024-12-21T12:01:00Z" w16du:dateUtc="2024-12-21T11:01:00Z">
        <w:del w:id="525"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26" w:author="Ben Fels" w:date="2024-12-21T14:13:00Z" w16du:dateUtc="2024-12-21T13:13:00Z"/>
          <w:moveTo w:id="527" w:author="Ben Fels" w:date="2024-12-21T12:01:00Z" w16du:dateUtc="2024-12-21T11:01:00Z"/>
        </w:rPr>
      </w:pPr>
      <w:moveTo w:id="528" w:author="Ben Fels" w:date="2024-12-21T12:01:00Z" w16du:dateUtc="2024-12-21T11:01:00Z">
        <w:del w:id="529"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30" w:author="Ben Fels" w:date="2024-12-21T12:16:00Z" w16du:dateUtc="2024-12-21T11:16:00Z"/>
          <w:moveTo w:id="531" w:author="Ben Fels" w:date="2024-12-21T12:01:00Z" w16du:dateUtc="2024-12-21T11:01:00Z"/>
        </w:rPr>
      </w:pPr>
      <w:moveTo w:id="532" w:author="Ben Fels" w:date="2024-12-21T12:01:00Z" w16du:dateUtc="2024-12-21T11:01:00Z">
        <w:del w:id="533"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34" w:author="Ben Fels" w:date="2024-12-21T12:16:00Z" w16du:dateUtc="2024-12-21T11:16:00Z"/>
          <w:moveTo w:id="535" w:author="Ben Fels" w:date="2024-12-21T12:01:00Z" w16du:dateUtc="2024-12-21T11:01:00Z"/>
        </w:rPr>
      </w:pPr>
      <w:moveTo w:id="536" w:author="Ben Fels" w:date="2024-12-21T12:01:00Z" w16du:dateUtc="2024-12-21T11:01:00Z">
        <w:del w:id="537"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8" w:author="Ben Fels" w:date="2024-12-21T12:16:00Z" w16du:dateUtc="2024-12-21T11:16:00Z"/>
          <w:moveTo w:id="539" w:author="Ben Fels" w:date="2024-12-21T12:01:00Z" w16du:dateUtc="2024-12-21T11:01:00Z"/>
          <w:rPrChange w:id="540" w:author="Ben Fels" w:date="2024-12-21T13:57:00Z" w16du:dateUtc="2024-12-21T12:57:00Z">
            <w:rPr>
              <w:del w:id="541" w:author="Ben Fels" w:date="2024-12-21T12:16:00Z" w16du:dateUtc="2024-12-21T11:16:00Z"/>
              <w:moveTo w:id="542" w:author="Ben Fels" w:date="2024-12-21T12:01:00Z" w16du:dateUtc="2024-12-21T11:01:00Z"/>
              <w:lang w:val="en-US"/>
            </w:rPr>
          </w:rPrChange>
        </w:rPr>
        <w:pPrChange w:id="543" w:author="Ben Fels" w:date="2024-12-21T12:16:00Z" w16du:dateUtc="2024-12-21T11:16:00Z">
          <w:pPr>
            <w:pStyle w:val="Listenabsatz"/>
            <w:numPr>
              <w:numId w:val="21"/>
            </w:numPr>
            <w:ind w:hanging="360"/>
          </w:pPr>
        </w:pPrChange>
      </w:pPr>
      <w:moveTo w:id="544" w:author="Ben Fels" w:date="2024-12-21T12:01:00Z" w16du:dateUtc="2024-12-21T11:01:00Z">
        <w:del w:id="545" w:author="Ben Fels" w:date="2024-12-21T12:16:00Z" w16du:dateUtc="2024-12-21T11:16:00Z">
          <w:r w:rsidRPr="00AD5E49" w:rsidDel="002F0878">
            <w:rPr>
              <w:rPrChange w:id="546"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47" w:author="Ben Fels" w:date="2024-12-21T12:16:00Z" w16du:dateUtc="2024-12-21T11:16:00Z"/>
          <w:moveTo w:id="548" w:author="Ben Fels" w:date="2024-12-21T12:01:00Z" w16du:dateUtc="2024-12-21T11:01:00Z"/>
          <w:rPrChange w:id="549" w:author="Ben Fels" w:date="2024-12-21T13:57:00Z" w16du:dateUtc="2024-12-21T12:57:00Z">
            <w:rPr>
              <w:del w:id="550" w:author="Ben Fels" w:date="2024-12-21T12:16:00Z" w16du:dateUtc="2024-12-21T11:16:00Z"/>
              <w:moveTo w:id="551" w:author="Ben Fels" w:date="2024-12-21T12:01:00Z" w16du:dateUtc="2024-12-21T11:01:00Z"/>
              <w:lang w:val="en-US"/>
            </w:rPr>
          </w:rPrChange>
        </w:rPr>
        <w:pPrChange w:id="552" w:author="Ben Fels" w:date="2024-12-21T12:16:00Z" w16du:dateUtc="2024-12-21T11:16:00Z">
          <w:pPr>
            <w:pStyle w:val="Listenabsatz"/>
            <w:numPr>
              <w:numId w:val="21"/>
            </w:numPr>
            <w:ind w:hanging="360"/>
          </w:pPr>
        </w:pPrChange>
      </w:pPr>
      <w:moveTo w:id="553" w:author="Ben Fels" w:date="2024-12-21T12:01:00Z" w16du:dateUtc="2024-12-21T11:01:00Z">
        <w:del w:id="554" w:author="Ben Fels" w:date="2024-12-21T12:16:00Z" w16du:dateUtc="2024-12-21T11:16:00Z">
          <w:r w:rsidRPr="00AD5E49" w:rsidDel="002F0878">
            <w:rPr>
              <w:rPrChange w:id="555"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56" w:author="Ben Fels" w:date="2024-12-21T12:21:00Z" w16du:dateUtc="2024-12-21T11:21:00Z"/>
          <w:moveTo w:id="557" w:author="Ben Fels" w:date="2024-12-21T12:01:00Z" w16du:dateUtc="2024-12-21T11:01:00Z"/>
        </w:rPr>
        <w:pPrChange w:id="558" w:author="Ben Fels" w:date="2024-12-21T12:21:00Z" w16du:dateUtc="2024-12-21T11:21:00Z">
          <w:pPr>
            <w:pStyle w:val="Listenabsatz"/>
            <w:numPr>
              <w:numId w:val="33"/>
            </w:numPr>
            <w:ind w:hanging="360"/>
          </w:pPr>
        </w:pPrChange>
      </w:pPr>
      <w:moveTo w:id="559" w:author="Ben Fels" w:date="2024-12-21T12:01:00Z" w16du:dateUtc="2024-12-21T11:01:00Z">
        <w:del w:id="560"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61" w:author="Ben Fels" w:date="2024-12-21T12:21:00Z" w16du:dateUtc="2024-12-21T11:21:00Z"/>
          <w:moveTo w:id="562" w:author="Ben Fels" w:date="2024-12-21T12:01:00Z" w16du:dateUtc="2024-12-21T11:01:00Z"/>
        </w:rPr>
        <w:pPrChange w:id="563" w:author="Ben Fels" w:date="2024-12-21T12:21:00Z" w16du:dateUtc="2024-12-21T11:21:00Z">
          <w:pPr>
            <w:pStyle w:val="Listenabsatz"/>
            <w:numPr>
              <w:numId w:val="33"/>
            </w:numPr>
            <w:ind w:hanging="360"/>
          </w:pPr>
        </w:pPrChange>
      </w:pPr>
      <w:moveTo w:id="564" w:author="Ben Fels" w:date="2024-12-21T12:01:00Z" w16du:dateUtc="2024-12-21T11:01:00Z">
        <w:del w:id="565"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66" w:author="Ben Fels" w:date="2024-12-21T18:55:00Z" w16du:dateUtc="2024-12-21T17:55:00Z"/>
          <w:moveTo w:id="567" w:author="Ben Fels" w:date="2024-12-21T12:01:00Z" w16du:dateUtc="2024-12-21T11:01:00Z"/>
          <w:sz w:val="22"/>
          <w:szCs w:val="20"/>
        </w:rPr>
      </w:pPr>
      <w:moveTo w:id="568" w:author="Ben Fels" w:date="2024-12-21T12:01:00Z" w16du:dateUtc="2024-12-21T11:01:00Z">
        <w:del w:id="569"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70" w:author="Ben Fels" w:date="2024-12-21T18:55:00Z" w16du:dateUtc="2024-12-21T17:55:00Z"/>
          <w:moveTo w:id="571" w:author="Ben Fels" w:date="2024-12-21T12:01:00Z" w16du:dateUtc="2024-12-21T11:01:00Z"/>
        </w:rPr>
      </w:pPr>
    </w:p>
    <w:p w14:paraId="457DDD12" w14:textId="102B5A52" w:rsidR="004328D8" w:rsidRDefault="004328D8" w:rsidP="004328D8">
      <w:pPr>
        <w:rPr>
          <w:ins w:id="572" w:author="Ben Fels" w:date="2024-12-21T12:02:00Z" w16du:dateUtc="2024-12-21T11:02:00Z"/>
        </w:rPr>
      </w:pPr>
      <w:moveTo w:id="573" w:author="Ben Fels" w:date="2024-12-21T12:01:00Z" w16du:dateUtc="2024-12-21T11:01:00Z">
        <w:del w:id="574" w:author="Ben Fels" w:date="2024-12-21T18:55:00Z" w16du:dateUtc="2024-12-21T17:55:00Z">
          <w:r w:rsidRPr="00C72A2A" w:rsidDel="00462532">
            <w:delText>Um die Argumente zu extrahieren wird Prompt Engineering verwendet.</w:delText>
          </w:r>
        </w:del>
        <w:del w:id="575"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461"/>
    </w:p>
    <w:p w14:paraId="0896E69E" w14:textId="77777777" w:rsidR="004328D8" w:rsidRPr="00BC40CC" w:rsidRDefault="004328D8">
      <w:pPr>
        <w:pStyle w:val="berschrift3"/>
        <w:rPr>
          <w:ins w:id="576" w:author="Ben Fels" w:date="2024-12-21T12:02:00Z" w16du:dateUtc="2024-12-21T11:02:00Z"/>
          <w:lang w:val="en-US"/>
        </w:rPr>
        <w:pPrChange w:id="577" w:author="Ben Fels" w:date="2024-12-21T12:02:00Z" w16du:dateUtc="2024-12-21T11:02:00Z">
          <w:pPr>
            <w:pStyle w:val="berschrift2"/>
          </w:pPr>
        </w:pPrChange>
      </w:pPr>
      <w:bookmarkStart w:id="578" w:name="_Toc187929381"/>
      <w:ins w:id="579" w:author="Ben Fels" w:date="2024-12-21T12:02:00Z" w16du:dateUtc="2024-12-21T11:02:00Z">
        <w:r w:rsidRPr="00BC40CC">
          <w:rPr>
            <w:lang w:val="en-US"/>
          </w:rPr>
          <w:t>Argument diagramming techniques / Argument Schemes</w:t>
        </w:r>
        <w:bookmarkEnd w:id="578"/>
      </w:ins>
    </w:p>
    <w:p w14:paraId="1B6CD5E4" w14:textId="0B6BB887" w:rsidR="004328D8" w:rsidRDefault="004328D8" w:rsidP="006F5D81">
      <w:pPr>
        <w:jc w:val="both"/>
        <w:rPr>
          <w:ins w:id="580" w:author="Ben Fels" w:date="2024-12-21T12:02:00Z" w16du:dateUtc="2024-12-21T11:02:00Z"/>
        </w:rPr>
      </w:pPr>
      <w:ins w:id="58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82" w:author="Ben Fels" w:date="2024-12-21T12:02:00Z" w16du:dateUtc="2024-12-21T11:02:00Z">
        <w:r>
          <w:t xml:space="preserve"> in einem </w:t>
        </w:r>
        <w:commentRangeStart w:id="583"/>
        <w:r>
          <w:t xml:space="preserve">Argument-Graphen </w:t>
        </w:r>
      </w:ins>
      <w:commentRangeEnd w:id="583"/>
      <w:r w:rsidR="001801E3">
        <w:rPr>
          <w:rStyle w:val="Kommentarzeichen"/>
        </w:rPr>
        <w:commentReference w:id="583"/>
      </w:r>
      <w:ins w:id="584" w:author="Ben Fels" w:date="2024-12-21T12:02:00Z" w16du:dateUtc="2024-12-21T11:02:00Z">
        <w:r>
          <w:t>abgebildet werden, mit dem Prämissen und Schl</w:t>
        </w:r>
      </w:ins>
      <w:r w:rsidR="00980541">
        <w:t>u</w:t>
      </w:r>
      <w:ins w:id="585"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86"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87"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8" w:author="Ben Fels" w:date="2024-12-21T11:53:00Z" w16du:dateUtc="2024-12-21T10:53:00Z">
            <w:rPr>
              <w:lang w:val="en-US"/>
            </w:rPr>
          </w:rPrChange>
        </w:rPr>
        <w:pPrChange w:id="589" w:author="Ben Fels" w:date="2024-12-21T11:53:00Z" w16du:dateUtc="2024-12-21T10:53:00Z">
          <w:pPr>
            <w:jc w:val="both"/>
          </w:pPr>
        </w:pPrChange>
      </w:pPr>
    </w:p>
    <w:p w14:paraId="72AFB885" w14:textId="77777777" w:rsidR="00B9084A" w:rsidRPr="002C461A" w:rsidRDefault="00B9084A" w:rsidP="00F41933">
      <w:pPr>
        <w:rPr>
          <w:ins w:id="590" w:author="Ben Fels" w:date="2024-12-21T09:22:00Z" w16du:dateUtc="2024-12-21T08:22:00Z"/>
        </w:rPr>
      </w:pPr>
    </w:p>
    <w:p w14:paraId="719F866C" w14:textId="60E39057" w:rsidR="00F41933" w:rsidRPr="00CF00D2" w:rsidRDefault="00F41933">
      <w:pPr>
        <w:pStyle w:val="berschrift3"/>
        <w:rPr>
          <w:ins w:id="591" w:author="Ben Fels" w:date="2024-12-21T09:22:00Z" w16du:dateUtc="2024-12-21T08:22:00Z"/>
          <w:lang w:val="en-US"/>
          <w:rPrChange w:id="592" w:author="Ben Fels" w:date="2024-12-21T09:58:00Z" w16du:dateUtc="2024-12-21T08:58:00Z">
            <w:rPr>
              <w:ins w:id="593" w:author="Ben Fels" w:date="2024-12-21T09:22:00Z" w16du:dateUtc="2024-12-21T08:22:00Z"/>
            </w:rPr>
          </w:rPrChange>
        </w:rPr>
        <w:pPrChange w:id="594" w:author="Ben Fels" w:date="2024-12-21T11:55:00Z" w16du:dateUtc="2024-12-21T10:55:00Z">
          <w:pPr/>
        </w:pPrChange>
      </w:pPr>
      <w:bookmarkStart w:id="595" w:name="_Toc187929383"/>
      <w:ins w:id="596" w:author="Ben Fels" w:date="2024-12-21T09:22:00Z" w16du:dateUtc="2024-12-21T08:22:00Z">
        <w:r w:rsidRPr="00CF00D2">
          <w:rPr>
            <w:lang w:val="en-US"/>
            <w:rPrChange w:id="597" w:author="Ben Fels" w:date="2024-12-21T09:58:00Z" w16du:dateUtc="2024-12-21T08:58:00Z">
              <w:rPr/>
            </w:rPrChange>
          </w:rPr>
          <w:t>Large Language Models</w:t>
        </w:r>
        <w:bookmarkEnd w:id="595"/>
      </w:ins>
    </w:p>
    <w:p w14:paraId="1909E1DC" w14:textId="4813D1B3" w:rsidR="00E444D6" w:rsidRPr="00E444D6" w:rsidRDefault="00E444D6" w:rsidP="00BC46DA">
      <w:pPr>
        <w:jc w:val="both"/>
        <w:rPr>
          <w:ins w:id="598" w:author="Ben Fels" w:date="2024-12-21T11:58:00Z" w16du:dateUtc="2024-12-21T10:58:00Z"/>
        </w:rPr>
      </w:pPr>
      <w:moveToRangeStart w:id="599" w:author="Ben Fels" w:date="2024-12-21T11:55:00Z" w:name="move185674546"/>
      <w:r w:rsidRPr="00920EC0">
        <w:rPr>
          <w:highlight w:val="cyan"/>
        </w:rPr>
        <w:t>Einordnung von LLMs in den Kontext KI</w:t>
      </w:r>
    </w:p>
    <w:p w14:paraId="759E3213" w14:textId="17661795" w:rsidR="0062504F" w:rsidRDefault="006767DB" w:rsidP="002F066A">
      <w:pPr>
        <w:jc w:val="both"/>
      </w:pPr>
      <w:r>
        <w:rPr>
          <w:rFonts w:cs="Arial"/>
          <w:highlight w:val="magenta"/>
        </w:rPr>
        <w:t xml:space="preserve">Patil &amp; </w:t>
      </w:r>
      <w:ins w:id="600" w:author="Ben Fels" w:date="2024-12-21T11:58:00Z" w16du:dateUtc="2024-12-21T10:58:00Z">
        <w:r w:rsidR="00B95707" w:rsidRPr="00E50642">
          <w:rPr>
            <w:rFonts w:cs="Arial"/>
            <w:highlight w:val="magenta"/>
          </w:rPr>
          <w:t xml:space="preserve">Gudivada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01"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602" w:author="Ben Fels" w:date="2024-12-21T11:58:00Z" w16du:dateUtc="2024-12-21T10:58:00Z">
        <w:r w:rsidR="002A5784">
          <w:rPr>
            <w:rFonts w:cs="Arial"/>
          </w:rPr>
          <w:t>transformerbasierten LLMs</w:t>
        </w:r>
        <w:r w:rsidR="007036F9">
          <w:rPr>
            <w:rFonts w:cs="Arial"/>
          </w:rPr>
          <w:t xml:space="preserve">: </w:t>
        </w:r>
      </w:ins>
      <w:r w:rsidR="007036F9" w:rsidRPr="00C36A6B">
        <w:rPr>
          <w:rFonts w:cs="Arial"/>
          <w:highlight w:val="yellow"/>
        </w:rPr>
        <w:t>P</w:t>
      </w:r>
      <w:ins w:id="603" w:author="Ben Fels" w:date="2024-12-21T11:58:00Z" w16du:dateUtc="2024-12-21T10:58:00Z">
        <w:r w:rsidR="007036F9" w:rsidRPr="00C36A6B">
          <w:rPr>
            <w:rFonts w:cs="Arial"/>
            <w:i/>
            <w:highlight w:val="yellow"/>
          </w:rPr>
          <w:t>re</w:t>
        </w:r>
      </w:ins>
      <w:r w:rsidR="007D64BB" w:rsidRPr="00C36A6B">
        <w:rPr>
          <w:rFonts w:cs="Arial"/>
          <w:i/>
          <w:highlight w:val="yellow"/>
        </w:rPr>
        <w:t>-</w:t>
      </w:r>
      <w:ins w:id="604" w:author="Ben Fels" w:date="2024-12-21T11:58:00Z" w16du:dateUtc="2024-12-21T10:58:00Z">
        <w:r w:rsidR="007036F9" w:rsidRPr="00C36A6B">
          <w:rPr>
            <w:rFonts w:cs="Arial"/>
            <w:i/>
            <w:highlight w:val="yellow"/>
          </w:rPr>
          <w:t>training</w:t>
        </w:r>
      </w:ins>
      <w:r w:rsidR="00EC732D" w:rsidRPr="00C36A6B">
        <w:rPr>
          <w:rFonts w:cs="Arial"/>
          <w:highlight w:val="yellow"/>
        </w:rPr>
        <w:t>, T</w:t>
      </w:r>
      <w:ins w:id="605"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06"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In-Context-Learning</w:t>
      </w:r>
      <w:r w:rsidR="00EC732D">
        <w:rPr>
          <w:rFonts w:cs="Arial"/>
          <w:i/>
        </w:rPr>
        <w:t xml:space="preserve"> </w:t>
      </w:r>
      <w:ins w:id="607"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(Patil &amp; Gudivada,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Pre-training</w:t>
      </w:r>
      <w:r w:rsidR="00DB17A0" w:rsidRPr="00590A49">
        <w:rPr>
          <w:rFonts w:cs="Arial"/>
          <w:highlight w:val="green"/>
        </w:rPr>
        <w:t xml:space="preserve"> das Model </w:t>
      </w:r>
      <w:r w:rsidR="00384116" w:rsidRPr="00590A49">
        <w:rPr>
          <w:rFonts w:cs="Arial"/>
          <w:highlight w:val="green"/>
        </w:rPr>
        <w:t xml:space="preserve">auf </w:t>
      </w:r>
      <w:r w:rsidR="00384116" w:rsidRPr="00590A49">
        <w:rPr>
          <w:rFonts w:cs="Arial"/>
          <w:highlight w:val="green"/>
        </w:rPr>
        <w:lastRenderedPageBreak/>
        <w:t xml:space="preserve">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In-Context Learning (ICL)</w:t>
      </w:r>
      <w:r w:rsidR="00081A6C">
        <w:rPr>
          <w:bCs/>
        </w:rPr>
        <w:t xml:space="preserve"> </w:t>
      </w:r>
      <w:r w:rsidR="00645B20" w:rsidRPr="003C1983">
        <w:rPr>
          <w:bCs/>
          <w:highlight w:val="green"/>
        </w:rPr>
        <w:t xml:space="preserve">wird </w:t>
      </w:r>
      <w:r w:rsidR="00081A6C" w:rsidRPr="003C1983">
        <w:rPr>
          <w:bCs/>
          <w:highlight w:val="green"/>
        </w:rPr>
        <w:t xml:space="preserve">sich die Generalisierungsfähigkeit eines LLMs </w:t>
      </w:r>
      <w:r w:rsidR="00645B20" w:rsidRPr="003C1983">
        <w:rPr>
          <w:bCs/>
          <w:highlight w:val="green"/>
        </w:rPr>
        <w:t>zunutze gemacht</w:t>
      </w:r>
      <w:r w:rsidR="00645B20">
        <w:rPr>
          <w:bCs/>
        </w:rPr>
        <w:t xml:space="preserve">.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w:t>
      </w:r>
      <w:r w:rsidR="007D2933" w:rsidRPr="003C1983">
        <w:rPr>
          <w:bCs/>
          <w:highlight w:val="green"/>
        </w:rPr>
        <w:t xml:space="preserve">, </w:t>
      </w:r>
      <w:r w:rsidR="005B7A4A" w:rsidRPr="003C1983">
        <w:rPr>
          <w:bCs/>
          <w:highlight w:val="green"/>
        </w:rPr>
        <w:t xml:space="preserve">das mittels </w:t>
      </w:r>
      <w:commentRangeStart w:id="608"/>
      <w:r w:rsidR="00E32753" w:rsidRPr="003C1983">
        <w:rPr>
          <w:bCs/>
          <w:highlight w:val="green"/>
        </w:rPr>
        <w:t>P</w:t>
      </w:r>
      <w:r w:rsidR="00E32753" w:rsidRPr="008C13B7">
        <w:rPr>
          <w:bCs/>
          <w:highlight w:val="cyan"/>
        </w:rPr>
        <w:t>rompts</w:t>
      </w:r>
      <w:r w:rsidR="00E32753" w:rsidRPr="003C1983">
        <w:rPr>
          <w:bCs/>
          <w:highlight w:val="green"/>
        </w:rPr>
        <w:t xml:space="preserve"> </w:t>
      </w:r>
      <w:commentRangeEnd w:id="608"/>
      <w:r w:rsidR="00F07482">
        <w:rPr>
          <w:rStyle w:val="Kommentarzeichen"/>
        </w:rPr>
        <w:commentReference w:id="608"/>
      </w:r>
      <w:r w:rsidR="007D2933" w:rsidRPr="003C1983">
        <w:rPr>
          <w:bCs/>
          <w:highlight w:val="green"/>
        </w:rPr>
        <w:t xml:space="preserve">das Modell anhand von Beispielen an die gewünschte Aufgabe </w:t>
      </w:r>
      <w:r w:rsidR="00EA19B3" w:rsidRPr="003C1983">
        <w:rPr>
          <w:bCs/>
          <w:highlight w:val="green"/>
        </w:rPr>
        <w:t>angepasst werden kann</w:t>
      </w:r>
      <w:r w:rsidR="007D2933" w:rsidRPr="003C1983">
        <w:rPr>
          <w:bCs/>
          <w:highlight w:val="green"/>
        </w:rPr>
        <w:t xml:space="preserve">. Die </w:t>
      </w:r>
      <w:r w:rsidR="003A1F47" w:rsidRPr="003C1983">
        <w:rPr>
          <w:bCs/>
          <w:highlight w:val="green"/>
        </w:rPr>
        <w:t xml:space="preserve">Parameter </w:t>
      </w:r>
      <w:r w:rsidR="007D2933" w:rsidRPr="003C1983">
        <w:rPr>
          <w:bCs/>
          <w:highlight w:val="green"/>
        </w:rPr>
        <w:t xml:space="preserve">des Modells werden dabei nicht verändert. </w:t>
      </w:r>
      <w:r w:rsidR="007D2933" w:rsidRPr="003C1983">
        <w:rPr>
          <w:bCs/>
          <w:highlight w:val="green"/>
          <w:lang w:val="en-US"/>
        </w:rPr>
        <w:t>ICL kann in Zero-Shot Learning, One-Shot Learning und Few-Shot Learning unterschieden werden</w:t>
      </w:r>
      <w:r w:rsidR="007D2933" w:rsidRPr="0061474F">
        <w:rPr>
          <w:bCs/>
          <w:lang w:val="en-US"/>
        </w:rPr>
        <w:t xml:space="preserve"> </w:t>
      </w:r>
      <w:r w:rsidR="007D2933" w:rsidRPr="002A79C7">
        <w:rPr>
          <w:bCs/>
          <w:highlight w:val="magenta"/>
          <w:lang w:val="en-US"/>
        </w:rPr>
        <w:fldChar w:fldCharType="begin"/>
      </w:r>
      <w:r w:rsidR="007D2933" w:rsidRPr="0061474F">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09" w:author="Ben Fels" w:date="2024-12-22T11:04:00Z" w16du:dateUtc="2024-12-22T10:04:00Z">
            <w:rPr>
              <w:rFonts w:cs="Arial"/>
            </w:rPr>
          </w:rPrChange>
        </w:rPr>
        <w:t>(Patil &amp; Gudivada, 2024, S. 23–25; Tunstall et al., 2023, S. 189)</w:t>
      </w:r>
      <w:r w:rsidR="007D2933" w:rsidRPr="002A79C7">
        <w:rPr>
          <w:bCs/>
          <w:highlight w:val="magenta"/>
        </w:rPr>
        <w:fldChar w:fldCharType="end"/>
      </w:r>
      <w:r w:rsidR="007D2933" w:rsidRPr="00451847">
        <w:rPr>
          <w:bCs/>
        </w:rPr>
        <w:t xml:space="preserve">. </w:t>
      </w:r>
      <w:r w:rsidR="007D2933" w:rsidRPr="003C1983">
        <w:rPr>
          <w:bCs/>
          <w:highlight w:val="green"/>
        </w:rPr>
        <w:t>Die Unterscheidung richtet sich danach, wie viele Beispiele in der Eingabeaufforderung übergeben werden</w:t>
      </w:r>
      <w:r w:rsidR="007D2933" w:rsidRPr="00451847">
        <w:rPr>
          <w:bCs/>
        </w:rPr>
        <w:t xml:space="preserve">.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(Trad &amp; Chehab,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10" w:author="Ben Fels" w:date="2024-12-21T11:57:00Z" w16du:dateUtc="2024-12-21T10:57:00Z">
        <w:r w:rsidRPr="001F7D20">
          <w:rPr>
            <w:rFonts w:cs="Arial"/>
            <w:highlight w:val="magenta"/>
          </w:rPr>
          <w:t>Lu et al.</w:t>
        </w:r>
      </w:ins>
      <w:r>
        <w:rPr>
          <w:rFonts w:cs="Arial"/>
        </w:rPr>
        <w:t xml:space="preserve"> </w:t>
      </w:r>
      <w:ins w:id="611"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12" w:author="Ben Fels" w:date="2024-12-21T11:57:00Z" w16du:dateUtc="2024-12-21T10:57:00Z">
        <w:r w:rsidRPr="001F7D20">
          <w:rPr>
            <w:highlight w:val="magenta"/>
          </w:rPr>
          <w:fldChar w:fldCharType="separate"/>
        </w:r>
      </w:ins>
      <w:r w:rsidR="00092F4E" w:rsidRPr="00092F4E">
        <w:rPr>
          <w:rFonts w:cs="Arial"/>
          <w:highlight w:val="magenta"/>
        </w:rPr>
        <w:t>(2024, S. 2)</w:t>
      </w:r>
      <w:ins w:id="613" w:author="Ben Fels" w:date="2024-12-21T11:57:00Z" w16du:dateUtc="2024-12-21T10:57:00Z">
        <w:r w:rsidRPr="001F7D20">
          <w:rPr>
            <w:highlight w:val="magenta"/>
          </w:rPr>
          <w:fldChar w:fldCharType="end"/>
        </w:r>
      </w:ins>
      <w:r w:rsidR="00092F4E">
        <w:t xml:space="preserve"> </w:t>
      </w:r>
      <w:r>
        <w:rPr>
          <w:rFonts w:cs="Arial"/>
        </w:rPr>
        <w:t>sind e</w:t>
      </w:r>
      <w:ins w:id="614" w:author="Ben Fels" w:date="2024-12-21T11:57:00Z" w16du:dateUtc="2024-12-21T10:57:00Z">
        <w:r w:rsidRPr="00267C65">
          <w:t xml:space="preserve">inige Organisationen sind der Auffassung, dass das Training eines eigenen Modells nicht rentabel ist. </w:t>
        </w:r>
      </w:ins>
      <w:r w:rsidR="002F066A">
        <w:t>Die e</w:t>
      </w:r>
      <w:ins w:id="615" w:author="Ben Fels" w:date="2024-12-21T11:46:00Z" w16du:dateUtc="2024-12-21T10:46:00Z">
        <w:r w:rsidR="00841FA3">
          <w:t>norme</w:t>
        </w:r>
      </w:ins>
      <w:r w:rsidR="002F066A">
        <w:t>n</w:t>
      </w:r>
      <w:ins w:id="616"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r>
        <w:t>s.</w:t>
      </w:r>
      <w:ins w:id="617" w:author="Ben Fels" w:date="2024-12-21T11:46:00Z" w16du:dateUtc="2024-12-21T10:46:00Z">
        <w:r w:rsidR="00841FA3">
          <w:t xml:space="preserve">Table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(Patil &amp; Gudivada,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4930E1" w:rsidRDefault="008A06AE" w:rsidP="00BA1CE8">
      <w:pPr>
        <w:jc w:val="both"/>
        <w:rPr>
          <w:ins w:id="618" w:author="Ben Fels" w:date="2024-12-21T11:57:00Z" w16du:dateUtc="2024-12-21T10:57:00Z"/>
          <w:lang w:val="en-US"/>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19" w:author="Ben Fels" w:date="2024-12-21T11:57:00Z" w16du:dateUtc="2024-12-21T10:57:00Z">
        <w:r w:rsidR="00FD5253" w:rsidRPr="00267C65">
          <w:t>ine-</w:t>
        </w:r>
      </w:ins>
      <w:r w:rsidR="009E1404">
        <w:t>T</w:t>
      </w:r>
      <w:ins w:id="620"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21" w:author="Ben Fels" w:date="2024-12-21T11:57:00Z" w16du:dateUtc="2024-12-21T10:57:00Z">
        <w:r w:rsidR="00FC1DEA" w:rsidRPr="00D66BEB">
          <w:rPr>
            <w:rFonts w:cs="Arial"/>
            <w:highlight w:val="magenta"/>
          </w:rPr>
          <w:t>(Patil &amp; Gudivada</w:t>
        </w:r>
      </w:ins>
      <w:r w:rsidR="008E1C19">
        <w:t xml:space="preserve"> </w:t>
      </w:r>
      <w:ins w:id="622"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23"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24"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w:t>
      </w:r>
      <w:r w:rsidR="003147E4" w:rsidRPr="0015571F">
        <w:lastRenderedPageBreak/>
        <w:t xml:space="preserve">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61474F">
        <w:rPr>
          <w:highlight w:val="magenta"/>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4930E1">
        <w:rPr>
          <w:highlight w:val="magenta"/>
          <w:lang w:val="en-US"/>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4930E1">
        <w:rPr>
          <w:rFonts w:cs="Arial"/>
          <w:highlight w:val="magenta"/>
          <w:lang w:val="en-US"/>
        </w:rPr>
        <w:t>(Lawrence &amp; Reed, 2020, S. 780)</w:t>
      </w:r>
      <w:r w:rsidR="003147E4" w:rsidRPr="007377F7">
        <w:rPr>
          <w:highlight w:val="magenta"/>
        </w:rPr>
        <w:fldChar w:fldCharType="end"/>
      </w:r>
      <w:r w:rsidR="003147E4" w:rsidRPr="004930E1">
        <w:rPr>
          <w:lang w:val="en-US"/>
        </w:rPr>
        <w:t>.</w:t>
      </w:r>
      <w:moveToRangeStart w:id="625" w:author="Ben Fels" w:date="2024-12-21T11:57:00Z" w:name="move185674655"/>
    </w:p>
    <w:p w14:paraId="390127F6" w14:textId="1F4CD3B8" w:rsidR="00DC79DE" w:rsidRPr="00CB0890" w:rsidRDefault="00DC79DE" w:rsidP="00DC79DE">
      <w:pPr>
        <w:jc w:val="both"/>
        <w:rPr>
          <w:rFonts w:cs="Arial"/>
        </w:rPr>
      </w:pPr>
      <w:moveToRangeStart w:id="626" w:author="Ben Fels" w:date="2024-12-21T11:56:00Z" w:name="move185674583"/>
      <w:moveToRangeEnd w:id="599"/>
      <w:moveToRangeEnd w:id="625"/>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Pr="0061474F">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61474F">
        <w:rPr>
          <w:rFonts w:cs="Arial"/>
          <w:highlight w:val="magenta"/>
        </w:rPr>
        <w:t>(2024)</w:t>
      </w:r>
      <w:r w:rsidRPr="007377F7">
        <w:rPr>
          <w:highlight w:val="magenta"/>
        </w:rPr>
        <w:fldChar w:fldCharType="end"/>
      </w:r>
      <w:r w:rsidRPr="0061474F">
        <w:t xml:space="preserve"> </w:t>
      </w:r>
      <w:r w:rsidRPr="0061474F">
        <w:rPr>
          <w:highlight w:val="green"/>
        </w:rPr>
        <w:t>konnten für medizinische Benchmarks zeigen, dass mittels Prompt Engineering Techniken ohne Fine-Tuning dem Stand der Technik entsprechende Ergebnisse für Open-Source Modelle erzielt werden können. Dem gegenüber stehen Untersuchungen wie</w:t>
      </w:r>
      <w:r w:rsidRPr="0051071F">
        <w:t xml:space="preserve"> </w:t>
      </w:r>
      <w:r w:rsidRPr="0051071F">
        <w:rPr>
          <w:rFonts w:cs="Arial"/>
          <w:highlight w:val="magenta"/>
        </w:rPr>
        <w:t xml:space="preserve">Trad und Chehab </w:t>
      </w:r>
      <w:r w:rsidRPr="007377F7">
        <w:rPr>
          <w:rFonts w:cs="Arial"/>
          <w:highlight w:val="magenta"/>
        </w:rPr>
        <w:fldChar w:fldCharType="begin"/>
      </w:r>
      <w:r w:rsidRPr="0051071F">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8C2DCD">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w:t>
      </w:r>
      <w:r w:rsidRPr="0061474F">
        <w:rPr>
          <w:rFonts w:cs="Arial"/>
          <w:highlight w:val="green"/>
        </w:rPr>
        <w:t>der</w:t>
      </w:r>
      <w:r w:rsidRPr="00451847">
        <w:rPr>
          <w:rFonts w:cs="Arial"/>
        </w:rPr>
        <w:t xml:space="preserve">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t>
      </w:r>
      <w:r w:rsidRPr="0061474F">
        <w:rPr>
          <w:rFonts w:cs="Arial"/>
          <w:highlight w:val="green"/>
        </w:rPr>
        <w:t xml:space="preserve">welche zu dem Ergebnis kommen, dass Prompt Engineering eine schlechtere Leistung hervorbringt als Fine-Tuning. </w:t>
      </w:r>
      <w:r w:rsidR="00D264F3" w:rsidRPr="0061474F">
        <w:rPr>
          <w:rFonts w:cs="Arial"/>
          <w:highlight w:val="green"/>
        </w:rPr>
        <w:t>Auch</w:t>
      </w:r>
      <w:r w:rsidR="00D264F3">
        <w:rPr>
          <w:rFonts w:cs="Arial"/>
        </w:rPr>
        <w:t xml:space="preserve">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sidRPr="0061474F">
        <w:rPr>
          <w:rFonts w:cs="Arial"/>
          <w:highlight w:val="green"/>
        </w:rPr>
        <w:t xml:space="preserve">führen an, dass die </w:t>
      </w:r>
      <w:r w:rsidR="00FC3248" w:rsidRPr="0061474F">
        <w:rPr>
          <w:highlight w:val="green"/>
        </w:rPr>
        <w:t xml:space="preserve">Ergebnisse des </w:t>
      </w:r>
      <w:r w:rsidR="00D264F3" w:rsidRPr="0061474F">
        <w:rPr>
          <w:highlight w:val="green"/>
        </w:rPr>
        <w:t xml:space="preserve">ICL </w:t>
      </w:r>
      <w:r w:rsidR="00FC3248" w:rsidRPr="0061474F">
        <w:rPr>
          <w:highlight w:val="green"/>
        </w:rPr>
        <w:t>in der Regel schlechter</w:t>
      </w:r>
      <w:r w:rsidR="00D264F3" w:rsidRPr="0061474F">
        <w:rPr>
          <w:highlight w:val="green"/>
        </w:rPr>
        <w:t xml:space="preserve"> sind,</w:t>
      </w:r>
      <w:r w:rsidR="00FC3248" w:rsidRPr="0061474F">
        <w:rPr>
          <w:highlight w:val="green"/>
        </w:rPr>
        <w:t xml:space="preserve"> als </w:t>
      </w:r>
      <w:r w:rsidR="00096089" w:rsidRPr="0061474F">
        <w:rPr>
          <w:highlight w:val="green"/>
        </w:rPr>
        <w:t>die eines Fine-Tuned LLMs</w:t>
      </w:r>
      <w:r w:rsidR="00FC3248" w:rsidRPr="0061474F">
        <w:rPr>
          <w:highlight w:val="green"/>
        </w:rPr>
        <w:t xml:space="preserve">, jedoch </w:t>
      </w:r>
      <w:r w:rsidR="00096089" w:rsidRPr="0061474F">
        <w:rPr>
          <w:highlight w:val="green"/>
        </w:rPr>
        <w:t xml:space="preserve">mit dem Hinweis, dass </w:t>
      </w:r>
      <w:r w:rsidR="00FC3248" w:rsidRPr="0061474F">
        <w:rPr>
          <w:highlight w:val="green"/>
        </w:rPr>
        <w:t>weniger aufgabenspezifische Daten benötigt</w:t>
      </w:r>
      <w:r w:rsidR="00FA3616" w:rsidRPr="0061474F">
        <w:rPr>
          <w:highlight w:val="green"/>
        </w:rPr>
        <w:t xml:space="preserve"> werden</w:t>
      </w:r>
      <w:r w:rsidR="00FC3248">
        <w:t>.</w:t>
      </w:r>
      <w:r w:rsidR="00FA3616">
        <w:t xml:space="preserve"> </w:t>
      </w:r>
      <w:r w:rsidR="00625650">
        <w:t xml:space="preserve">Folglich </w:t>
      </w:r>
      <w:r w:rsidRPr="00451847">
        <w:rPr>
          <w:rFonts w:cs="Arial"/>
        </w:rPr>
        <w:t xml:space="preserve">bleibt </w:t>
      </w:r>
      <w:r w:rsidR="00391D91">
        <w:rPr>
          <w:rFonts w:cs="Arial"/>
        </w:rPr>
        <w:t>Prompt Engineering</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w:t>
      </w:r>
      <w:r w:rsidR="00334167" w:rsidRPr="00E6355B">
        <w:rPr>
          <w:rFonts w:cs="Arial"/>
          <w:highlight w:val="magenta"/>
        </w:rPr>
        <w:t xml:space="preserve">OpenAI </w:t>
      </w:r>
      <w:r w:rsidR="00334167" w:rsidRPr="00E6355B">
        <w:rPr>
          <w:rFonts w:cs="Arial"/>
          <w:highlight w:val="magenta"/>
        </w:rPr>
        <w:fldChar w:fldCharType="begin"/>
      </w:r>
      <w:r w:rsidR="00E6355B"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334167" w:rsidRPr="00E6355B">
        <w:rPr>
          <w:rFonts w:cs="Arial"/>
          <w:highlight w:val="magenta"/>
        </w:rPr>
        <w:fldChar w:fldCharType="separate"/>
      </w:r>
      <w:r w:rsidR="00E6355B" w:rsidRPr="00E6355B">
        <w:rPr>
          <w:rFonts w:cs="Arial"/>
          <w:highlight w:val="magenta"/>
        </w:rPr>
        <w:t>(2024d)</w:t>
      </w:r>
      <w:r w:rsidR="00334167" w:rsidRPr="00E6355B">
        <w:rPr>
          <w:rFonts w:cs="Arial"/>
          <w:highlight w:val="magenta"/>
        </w:rPr>
        <w:fldChar w:fldCharType="end"/>
      </w:r>
      <w:r w:rsidR="00E6355B" w:rsidRPr="00E6355B">
        <w:rPr>
          <w:rFonts w:cs="Arial"/>
        </w:rPr>
        <w:t xml:space="preserve"> </w:t>
      </w:r>
      <w:r w:rsidR="009006E9">
        <w:rPr>
          <w:rFonts w:cs="Arial"/>
        </w:rPr>
        <w:t xml:space="preserve">betont, dass es </w:t>
      </w:r>
      <w:r w:rsidR="00E6355B" w:rsidRPr="00E6355B">
        <w:rPr>
          <w:rFonts w:cs="Arial"/>
        </w:rPr>
        <w:t>als erste</w:t>
      </w:r>
      <w:r w:rsidR="002B4C15">
        <w:rPr>
          <w:rFonts w:cs="Arial"/>
        </w:rPr>
        <w:t>n</w:t>
      </w:r>
      <w:r w:rsidR="00E6355B" w:rsidRPr="00E6355B">
        <w:rPr>
          <w:rFonts w:cs="Arial"/>
        </w:rPr>
        <w:t xml:space="preserve"> An</w:t>
      </w:r>
      <w:r w:rsidR="00E6355B">
        <w:rPr>
          <w:rFonts w:cs="Arial"/>
        </w:rPr>
        <w:t>satz</w:t>
      </w:r>
      <w:r w:rsidR="009006E9">
        <w:rPr>
          <w:rFonts w:cs="Arial"/>
        </w:rPr>
        <w:t xml:space="preserve"> gewählt werden sollte</w:t>
      </w:r>
      <w:r w:rsidR="009659C5">
        <w:rPr>
          <w:rFonts w:cs="Arial"/>
        </w:rPr>
        <w:t xml:space="preserve">. </w:t>
      </w:r>
      <w:r w:rsidR="006F32AA">
        <w:rPr>
          <w:rFonts w:cs="Arial"/>
        </w:rPr>
        <w:t>Erst s</w:t>
      </w:r>
      <w:r w:rsidR="009659C5">
        <w:rPr>
          <w:rFonts w:cs="Arial"/>
        </w:rPr>
        <w:t>ofern die Ergebnisse</w:t>
      </w:r>
      <w:r w:rsidR="00646F98">
        <w:rPr>
          <w:rFonts w:cs="Arial"/>
        </w:rPr>
        <w:t xml:space="preserve"> </w:t>
      </w:r>
      <w:r w:rsidR="009659C5">
        <w:rPr>
          <w:rFonts w:cs="Arial"/>
        </w:rPr>
        <w:t>nicht ausreichend</w:t>
      </w:r>
      <w:r w:rsidR="0027307E">
        <w:rPr>
          <w:rFonts w:cs="Arial"/>
        </w:rPr>
        <w:t xml:space="preserve"> sind</w:t>
      </w:r>
      <w:r w:rsidR="009659C5">
        <w:rPr>
          <w:rFonts w:cs="Arial"/>
        </w:rPr>
        <w:t xml:space="preserve">, </w:t>
      </w:r>
      <w:r w:rsidR="0027307E">
        <w:rPr>
          <w:rFonts w:cs="Arial"/>
        </w:rPr>
        <w:t xml:space="preserve">sollten </w:t>
      </w:r>
      <w:r w:rsidR="00B9311A">
        <w:rPr>
          <w:rFonts w:cs="Arial"/>
        </w:rPr>
        <w:t xml:space="preserve">demnach </w:t>
      </w:r>
      <w:r w:rsidR="008A5AD2">
        <w:rPr>
          <w:rFonts w:cs="Arial"/>
        </w:rPr>
        <w:t xml:space="preserve">im Anschluss </w:t>
      </w:r>
      <w:r w:rsidR="009659C5">
        <w:rPr>
          <w:rFonts w:cs="Arial"/>
        </w:rPr>
        <w:t xml:space="preserve">komplexere Methoden </w:t>
      </w:r>
      <w:r w:rsidR="00DF69CB">
        <w:rPr>
          <w:rFonts w:cs="Arial"/>
        </w:rPr>
        <w:t xml:space="preserve">zur </w:t>
      </w:r>
      <w:r w:rsidR="00CB0890">
        <w:rPr>
          <w:rFonts w:cs="Arial"/>
        </w:rPr>
        <w:t xml:space="preserve">Optimierung des übergebenen Kontexts </w:t>
      </w:r>
      <w:r w:rsidR="00B9311A">
        <w:rPr>
          <w:rFonts w:cs="Arial"/>
        </w:rPr>
        <w:t xml:space="preserve">oder der Optimierung des </w:t>
      </w:r>
      <w:r w:rsidR="00DF69CB">
        <w:rPr>
          <w:rFonts w:cs="Arial"/>
        </w:rPr>
        <w:t>LLM</w:t>
      </w:r>
      <w:r w:rsidR="00B9311A">
        <w:rPr>
          <w:rFonts w:cs="Arial"/>
        </w:rPr>
        <w:t xml:space="preserve">s </w:t>
      </w:r>
      <w:r w:rsidR="009659C5">
        <w:rPr>
          <w:rFonts w:cs="Arial"/>
        </w:rPr>
        <w:t>angewendet werden.</w:t>
      </w:r>
      <w:r w:rsidR="00CB0890">
        <w:rPr>
          <w:rFonts w:cs="Arial"/>
        </w:rPr>
        <w:t xml:space="preserve"> </w:t>
      </w:r>
      <w:r w:rsidR="006B3EFF">
        <w:rPr>
          <w:rFonts w:cs="Arial"/>
        </w:rPr>
        <w:t xml:space="preserve">Für einen ersten Einstieg in dieses Forschungsfeld soll das </w:t>
      </w:r>
      <w:r w:rsidRPr="00451847">
        <w:rPr>
          <w:rFonts w:cs="Arial"/>
        </w:rPr>
        <w:t>Potential von Prompt Engineering speziell für das Argument Mining untersucht werden, um zu evaluieren, ob es trotz der beschriebenen Einschränkungen eine praktikable und ressourcenschonende Lösung für diese Aufgabe bieten kann</w:t>
      </w:r>
      <w:r w:rsidR="00812CB0">
        <w:rPr>
          <w:rFonts w:cs="Arial"/>
        </w:rPr>
        <w:t xml:space="preserve"> oder </w:t>
      </w:r>
      <w:r w:rsidR="0020716E">
        <w:rPr>
          <w:rFonts w:cs="Arial"/>
        </w:rPr>
        <w:t xml:space="preserve">die Anwendung </w:t>
      </w:r>
      <w:r w:rsidR="00812CB0">
        <w:rPr>
          <w:rFonts w:cs="Arial"/>
        </w:rPr>
        <w:t>weiterführende</w:t>
      </w:r>
      <w:r w:rsidR="0020716E">
        <w:rPr>
          <w:rFonts w:cs="Arial"/>
        </w:rPr>
        <w:t>r</w:t>
      </w:r>
      <w:r w:rsidR="00812CB0">
        <w:rPr>
          <w:rFonts w:cs="Arial"/>
        </w:rPr>
        <w:t xml:space="preserve"> Methoden notwendig </w:t>
      </w:r>
      <w:r w:rsidR="0020716E">
        <w:rPr>
          <w:rFonts w:cs="Arial"/>
        </w:rPr>
        <w:t>ist</w:t>
      </w:r>
      <w:r w:rsidR="00812CB0">
        <w:rPr>
          <w:rFonts w:cs="Arial"/>
        </w:rPr>
        <w:t>.</w:t>
      </w:r>
    </w:p>
    <w:moveToRangeEnd w:id="626"/>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27" w:name="_Toc187929384"/>
      <w:bookmarkStart w:id="628" w:name="_Ref188081953"/>
      <w:bookmarkStart w:id="629" w:name="_Ref188081954"/>
      <w:bookmarkStart w:id="630" w:name="_Ref188081959"/>
      <w:bookmarkStart w:id="631" w:name="_Ref188081963"/>
      <w:r w:rsidRPr="001F3F1D">
        <w:rPr>
          <w:lang w:val="en-US"/>
        </w:rPr>
        <w:t>Daten und Methoden</w:t>
      </w:r>
      <w:bookmarkEnd w:id="627"/>
      <w:bookmarkEnd w:id="628"/>
      <w:bookmarkEnd w:id="629"/>
      <w:bookmarkEnd w:id="630"/>
      <w:bookmarkEnd w:id="631"/>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632" w:name="_Toc187929385"/>
      <w:ins w:id="633" w:author="Ben Fels" w:date="2024-12-17T09:00:00Z" w16du:dateUtc="2024-12-17T08:00:00Z">
        <w:r w:rsidRPr="001F3F1D">
          <w:rPr>
            <w:lang w:val="en-US"/>
          </w:rPr>
          <w:t>Modell</w:t>
        </w:r>
      </w:ins>
      <w:r w:rsidR="00292A16">
        <w:rPr>
          <w:lang w:val="en-US"/>
        </w:rPr>
        <w:t xml:space="preserve"> / LLM / Large Language Model</w:t>
      </w:r>
      <w:bookmarkEnd w:id="632"/>
    </w:p>
    <w:p w14:paraId="698D6A0F" w14:textId="04771D2A" w:rsidR="0080055D" w:rsidRDefault="0080055D" w:rsidP="001F7CA5">
      <w:pPr>
        <w:autoSpaceDE w:val="0"/>
        <w:autoSpaceDN w:val="0"/>
        <w:adjustRightInd w:val="0"/>
        <w:spacing w:after="0"/>
        <w:jc w:val="both"/>
        <w:rPr>
          <w:ins w:id="634" w:author="Ben Fels" w:date="2024-12-21T20:44:00Z" w16du:dateUtc="2024-12-21T19:44:00Z"/>
        </w:rPr>
      </w:pPr>
      <w:ins w:id="635"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36" w:author="Ben Fels" w:date="2024-12-20T16:54:00Z" w16du:dateUtc="2024-12-20T15:54:00Z"/>
        </w:rPr>
      </w:pPr>
      <w:ins w:id="637" w:author="Ben Fels" w:date="2024-12-22T12:34:00Z" w16du:dateUtc="2024-12-22T11:34:00Z">
        <w:r w:rsidRPr="00B30CF1">
          <w:rPr>
            <w:highlight w:val="cyan"/>
            <w:rPrChange w:id="638" w:author="Ben Fels" w:date="2024-12-22T12:34:00Z" w16du:dateUtc="2024-12-22T11:34:00Z">
              <w:rPr/>
            </w:rPrChange>
          </w:rPr>
          <w:t>Modellbeschreibung</w:t>
        </w:r>
      </w:ins>
    </w:p>
    <w:p w14:paraId="144E9556" w14:textId="5ACFBD30" w:rsidR="00E25817" w:rsidRDefault="002D5E78" w:rsidP="0052749B">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lastRenderedPageBreak/>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Das</w:t>
      </w:r>
      <w:r w:rsidR="00B1398E">
        <w:t xml:space="preserve"> ebenfalls von OpenAI</w:t>
      </w:r>
      <w:r w:rsidR="00CC7EB5">
        <w:t xml:space="preserve">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w:t>
      </w:r>
      <w:r w:rsidR="005A4A64">
        <w:t xml:space="preserve">geringeren </w:t>
      </w:r>
      <w:r w:rsidR="008B186B" w:rsidRPr="00407C0C">
        <w:t>Anfragebegrenzungen</w:t>
      </w:r>
      <w:r w:rsidR="0052749B" w:rsidRPr="00FC3BA4">
        <w:rPr>
          <w:highlight w:val="magenta"/>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im Hinblick auf den begrenzten Bearbeitungszeitraum und </w:t>
      </w:r>
      <w:r w:rsidR="008107DD">
        <w:t xml:space="preserve">das </w:t>
      </w:r>
      <w:r w:rsidR="007C69BA">
        <w:t xml:space="preserve">Budget </w:t>
      </w:r>
      <w:r w:rsidR="008D1E47">
        <w:t>nicht ausgewählt</w:t>
      </w:r>
      <w:r w:rsidR="008107DD">
        <w:t xml:space="preserve">. </w:t>
      </w:r>
      <w:r w:rsidR="004C38F0">
        <w:t>Eine ausführliche Dokumentation bekräftigt die Entscheidung</w:t>
      </w:r>
      <w:r w:rsidR="00153BBA">
        <w:t>.</w:t>
      </w:r>
      <w:r w:rsidR="00E25817">
        <w:t xml:space="preserve"> </w:t>
      </w:r>
    </w:p>
    <w:p w14:paraId="1A36EB43" w14:textId="2927A283" w:rsidR="003A108F" w:rsidRDefault="008A6D0A" w:rsidP="003A108F">
      <w:pPr>
        <w:jc w:val="both"/>
        <w:rPr>
          <w:b/>
        </w:rPr>
      </w:pPr>
      <w:r>
        <w:t>Die Kosten von GPT-4o</w:t>
      </w:r>
      <w:r>
        <w:t xml:space="preserve"> </w:t>
      </w:r>
      <w:r w:rsidR="00986A34">
        <w:t xml:space="preserve">mini </w:t>
      </w:r>
      <w:r>
        <w:t xml:space="preserve">betragen </w:t>
      </w:r>
      <w:r>
        <w:t>zum derzeitigen Stand (01/2025)</w:t>
      </w:r>
      <w:r w:rsidR="00977A98">
        <w:t xml:space="preserve"> </w:t>
      </w:r>
      <w:r w:rsidR="002F4948">
        <w:t>0</w:t>
      </w:r>
      <w:r w:rsidR="00977A98">
        <w:t>,</w:t>
      </w:r>
      <w:r w:rsidR="002F4948">
        <w:t>1</w:t>
      </w:r>
      <w:r w:rsidR="00977A98">
        <w:t xml:space="preserve">5 USD pro einer Million </w:t>
      </w:r>
      <w:r w:rsidR="00D74946">
        <w:t>Input</w:t>
      </w:r>
      <w:r w:rsidR="00D74946">
        <w:t>-</w:t>
      </w:r>
      <w:r w:rsidR="00977A98">
        <w:t>Tokens</w:t>
      </w:r>
      <w:r w:rsidR="00CB70FA">
        <w:t xml:space="preserve">, wohingegen die </w:t>
      </w:r>
      <w:r w:rsidR="002D3E0A">
        <w:t xml:space="preserve">Kosten für GPT-4o bei </w:t>
      </w:r>
      <w:r w:rsidR="00986A34">
        <w:t>2</w:t>
      </w:r>
      <w:r w:rsidR="002D3E0A">
        <w:t>,</w:t>
      </w:r>
      <w:r w:rsidR="00986A34">
        <w:t>5</w:t>
      </w:r>
      <w:r w:rsidR="002D3E0A">
        <w:t xml:space="preserve"> USD </w:t>
      </w:r>
      <w:r w:rsidR="002D3E0A">
        <w:t>pro einer Million Tokens</w:t>
      </w:r>
      <w:r w:rsidR="002D3E0A">
        <w:t xml:space="preserve"> lieg</w:t>
      </w:r>
      <w:r w:rsidR="00986A34">
        <w:t xml:space="preserve">en </w:t>
      </w:r>
      <w:r w:rsidR="006E32F9" w:rsidRPr="006E32F9">
        <w:rPr>
          <w:highlight w:val="magenta"/>
        </w:rPr>
        <w:fldChar w:fldCharType="begin"/>
      </w:r>
      <w:r w:rsidR="006E32F9" w:rsidRPr="006E32F9">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6E32F9">
        <w:rPr>
          <w:highlight w:val="magenta"/>
        </w:rPr>
        <w:fldChar w:fldCharType="separate"/>
      </w:r>
      <w:r w:rsidR="006E32F9" w:rsidRPr="006E32F9">
        <w:rPr>
          <w:rFonts w:cs="Arial"/>
          <w:highlight w:val="magenta"/>
        </w:rPr>
        <w:t>(OpenAI, 2025c)</w:t>
      </w:r>
      <w:r w:rsidR="006E32F9" w:rsidRPr="006E32F9">
        <w:rPr>
          <w:highlight w:val="magenta"/>
        </w:rPr>
        <w:fldChar w:fldCharType="end"/>
      </w:r>
      <w:r w:rsidR="00AC07E3">
        <w:t xml:space="preserve"> </w:t>
      </w:r>
      <w:r w:rsidR="00AC07E3">
        <w:t>und somit</w:t>
      </w:r>
      <w:r w:rsidR="00AC07E3">
        <w:t xml:space="preserve"> </w:t>
      </w:r>
      <w:r w:rsidR="003A108F" w:rsidRPr="003A108F">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lastRenderedPageBreak/>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39"/>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39"/>
      <w:r w:rsidR="00B63A6E" w:rsidRPr="00B63A6E">
        <w:rPr>
          <w:rStyle w:val="Kommentarzeichen"/>
          <w:highlight w:val="magenta"/>
        </w:rPr>
        <w:commentReference w:id="639"/>
      </w:r>
      <w:r w:rsidR="009563E0" w:rsidRPr="00B63A6E">
        <w:rPr>
          <w:highlight w:val="magenta"/>
        </w:rPr>
        <w:t>.</w:t>
      </w:r>
      <w:r w:rsidR="009563E0">
        <w:t xml:space="preserve"> </w:t>
      </w:r>
      <w:ins w:id="640" w:author="Ben Fels" w:date="2024-12-21T09:18:00Z" w16du:dateUtc="2024-12-21T08:18:00Z">
        <w:r w:rsidR="00131A69" w:rsidRPr="00FB1A1A">
          <w:rPr>
            <w:highlight w:val="green"/>
          </w:rPr>
          <w:t xml:space="preserve">Um die </w:t>
        </w:r>
      </w:ins>
      <w:ins w:id="641" w:author="Ben Fels" w:date="2024-12-21T09:19:00Z" w16du:dateUtc="2024-12-21T08:19:00Z">
        <w:r w:rsidR="007317C2" w:rsidRPr="00FB1A1A">
          <w:rPr>
            <w:highlight w:val="green"/>
          </w:rPr>
          <w:t xml:space="preserve">Ausgaben des LLMs </w:t>
        </w:r>
      </w:ins>
      <w:ins w:id="642" w:author="Ben Fels" w:date="2024-12-21T09:18:00Z" w16du:dateUtc="2024-12-21T08:18:00Z">
        <w:r w:rsidR="00B365FE" w:rsidRPr="00FB1A1A">
          <w:rPr>
            <w:highlight w:val="green"/>
          </w:rPr>
          <w:t xml:space="preserve">möglichst </w:t>
        </w:r>
      </w:ins>
      <w:ins w:id="643"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44"/>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644"/>
      <w:r w:rsidR="004E6251">
        <w:rPr>
          <w:rStyle w:val="Kommentarzeichen"/>
        </w:rPr>
        <w:commentReference w:id="644"/>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645" w:author="Ben Fels" w:date="2024-12-21T09:19:00Z" w16du:dateUtc="2024-12-21T08:19:00Z">
        <w:r w:rsidR="006B1593" w:rsidRPr="002E38EC">
          <w:rPr>
            <w:i/>
            <w:rPrChange w:id="646" w:author="Ben Fels" w:date="2024-12-21T09:19:00Z" w16du:dateUtc="2024-12-21T08:19:00Z">
              <w:rPr>
                <w:lang w:val="en-US"/>
              </w:rPr>
            </w:rPrChange>
          </w:rPr>
          <w:t>emp</w:t>
        </w:r>
        <w:r w:rsidR="006B1593" w:rsidRPr="002E38EC">
          <w:rPr>
            <w:i/>
          </w:rPr>
          <w:t>eratur</w:t>
        </w:r>
      </w:ins>
      <w:r w:rsidR="006B1593" w:rsidRPr="002E38EC">
        <w:rPr>
          <w:i/>
        </w:rPr>
        <w:t>e</w:t>
      </w:r>
      <w:ins w:id="647"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48"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49"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50" w:author="Ben Fels" w:date="2024-12-20T16:54:00Z" w16du:dateUtc="2024-12-20T15:54:00Z">
            <w:rPr>
              <w:lang w:val="en-US"/>
            </w:rPr>
          </w:rPrChange>
        </w:rPr>
        <w:fldChar w:fldCharType="end"/>
      </w:r>
      <w:r w:rsidR="006B1593">
        <w:t xml:space="preserve">. Er wurde für weniger zufällige Ausgaben folglich auf </w:t>
      </w:r>
      <w:ins w:id="651" w:author="Ben Fels" w:date="2024-12-21T09:20:00Z" w16du:dateUtc="2024-12-21T08:20:00Z">
        <w:r w:rsidR="006B1593">
          <w:t>Null festgelegt</w:t>
        </w:r>
        <w:r w:rsidR="006B1593" w:rsidRPr="00E022D3">
          <w:rPr>
            <w:rPrChange w:id="652"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653"/>
      <w:r w:rsidR="00CF49FF" w:rsidRPr="007F13B6">
        <w:rPr>
          <w:highlight w:val="green"/>
        </w:rPr>
        <w:t>JSON-Schema</w:t>
      </w:r>
      <w:r w:rsidR="002C0744" w:rsidRPr="007F13B6">
        <w:rPr>
          <w:highlight w:val="green"/>
        </w:rPr>
        <w:t xml:space="preserve"> </w:t>
      </w:r>
      <w:commentRangeEnd w:id="653"/>
      <w:r w:rsidR="00422FB9" w:rsidRPr="007F13B6">
        <w:rPr>
          <w:rStyle w:val="Kommentarzeichen"/>
          <w:highlight w:val="green"/>
        </w:rPr>
        <w:commentReference w:id="653"/>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654" w:author="Ben Fels" w:date="2024-12-22T12:34:00Z" w16du:dateUtc="2024-12-22T11:34:00Z">
        <w:r>
          <w:t xml:space="preserve">Das Modell wird über die OpenAI </w:t>
        </w:r>
      </w:ins>
      <w:r>
        <w:t xml:space="preserve">Batch </w:t>
      </w:r>
      <w:ins w:id="655"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w:t>
      </w:r>
      <w:r>
        <w:lastRenderedPageBreak/>
        <w:t xml:space="preserve">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6F5170DE" w14:textId="580581E3" w:rsidR="00063B35" w:rsidRPr="0067136C" w:rsidRDefault="00063B35">
      <w:pPr>
        <w:pStyle w:val="berschrift3"/>
        <w:rPr>
          <w:ins w:id="656" w:author="Ben Fels" w:date="2024-12-21T09:11:00Z" w16du:dateUtc="2024-12-21T08:11:00Z"/>
          <w:lang w:val="en-US"/>
        </w:rPr>
        <w:pPrChange w:id="657" w:author="Ben Fels" w:date="2024-12-21T11:55:00Z" w16du:dateUtc="2024-12-21T10:55:00Z">
          <w:pPr>
            <w:jc w:val="both"/>
          </w:pPr>
        </w:pPrChange>
      </w:pPr>
      <w:bookmarkStart w:id="658" w:name="_Toc187929382"/>
      <w:ins w:id="659" w:author="Ben Fels" w:date="2024-12-21T09:10:00Z" w16du:dateUtc="2024-12-21T08:10:00Z">
        <w:r w:rsidRPr="0067136C">
          <w:rPr>
            <w:lang w:val="en-US"/>
          </w:rPr>
          <w:t>Daten</w:t>
        </w:r>
      </w:ins>
      <w:bookmarkEnd w:id="658"/>
      <w:r>
        <w:rPr>
          <w:lang w:val="en-US"/>
        </w:rPr>
        <w:t>lage und -qualität</w:t>
      </w:r>
    </w:p>
    <w:p w14:paraId="6B4B73D7" w14:textId="5259D8EC" w:rsidR="00063B35" w:rsidRDefault="00063B35" w:rsidP="00063B35">
      <w:pPr>
        <w:jc w:val="both"/>
      </w:pPr>
      <w:r>
        <w:t xml:space="preserve">Der Mangel an </w:t>
      </w:r>
      <w:ins w:id="660" w:author="Ben Fels" w:date="2024-12-21T09:22:00Z" w16du:dateUtc="2024-12-21T08:22:00Z">
        <w:r w:rsidRPr="00217233">
          <w:t>große</w:t>
        </w:r>
      </w:ins>
      <w:r>
        <w:t xml:space="preserve">n </w:t>
      </w:r>
      <w:ins w:id="661" w:author="Ben Fels" w:date="2024-12-21T09:22:00Z" w16du:dateUtc="2024-12-21T08:22:00Z">
        <w:r w:rsidRPr="00217233">
          <w:t xml:space="preserve">Mengen entsprechend annotierter Trainingsdaten </w:t>
        </w:r>
      </w:ins>
      <w:r w:rsidRPr="00217233">
        <w:t xml:space="preserve">stellt </w:t>
      </w:r>
      <w:r>
        <w:t xml:space="preserve">nach </w:t>
      </w:r>
      <w:ins w:id="662" w:author="Ben Fels" w:date="2024-12-21T09:22:00Z" w16du:dateUtc="2024-12-21T08:22:00Z">
        <w:r w:rsidRPr="004C02FA">
          <w:rPr>
            <w:rFonts w:cs="Arial"/>
            <w:highlight w:val="magenta"/>
          </w:rPr>
          <w:t>Lawrence &amp; Reed</w:t>
        </w:r>
      </w:ins>
      <w:r w:rsidRPr="00217233">
        <w:t xml:space="preserve"> </w:t>
      </w:r>
      <w:ins w:id="663" w:author="Ben Fels" w:date="2024-12-21T09:22:00Z" w16du:dateUtc="2024-12-21T08:22:00Z">
        <w:r w:rsidRPr="004C02FA">
          <w:rPr>
            <w:i/>
            <w:highlight w:val="magenta"/>
          </w:rPr>
          <w:fldChar w:fldCharType="begin"/>
        </w:r>
      </w:ins>
      <w:r>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664" w:author="Ben Fels" w:date="2024-12-21T09:22:00Z" w16du:dateUtc="2024-12-21T08:22:00Z">
        <w:r w:rsidRPr="004C02FA">
          <w:rPr>
            <w:i/>
            <w:highlight w:val="magenta"/>
          </w:rPr>
          <w:fldChar w:fldCharType="separate"/>
        </w:r>
      </w:ins>
      <w:r w:rsidRPr="00165108">
        <w:rPr>
          <w:rFonts w:cs="Arial"/>
          <w:highlight w:val="magenta"/>
        </w:rPr>
        <w:t>(2020, S. 798)</w:t>
      </w:r>
      <w:ins w:id="665" w:author="Ben Fels" w:date="2024-12-21T09:22:00Z" w16du:dateUtc="2024-12-21T08:22:00Z">
        <w:r w:rsidRPr="004C02FA">
          <w:rPr>
            <w:i/>
            <w:highlight w:val="magenta"/>
          </w:rPr>
          <w:fldChar w:fldCharType="end"/>
        </w:r>
      </w:ins>
      <w:r>
        <w:rPr>
          <w:i/>
        </w:rPr>
        <w:t xml:space="preserve"> </w:t>
      </w:r>
      <w:ins w:id="666" w:author="Ben Fels" w:date="2024-12-21T09:22:00Z" w16du:dateUtc="2024-12-21T08:22:00Z">
        <w:r w:rsidRPr="00217233">
          <w:t xml:space="preserve">eine große Herausforderung </w:t>
        </w:r>
      </w:ins>
      <w:r w:rsidRPr="00217233">
        <w:t>für das Argument Mining dar</w:t>
      </w:r>
      <w:r>
        <w:rPr>
          <w:i/>
        </w:rPr>
        <w:t>.</w:t>
      </w:r>
      <w:ins w:id="667" w:author="Ben Fels" w:date="2024-12-21T09:22:00Z" w16du:dateUtc="2024-12-21T08:22:00Z">
        <w:r w:rsidRPr="00F750C2">
          <w:t xml:space="preserve"> </w:t>
        </w:r>
      </w:ins>
      <w:r>
        <w:t>Sie führen jedoch an, dass u</w:t>
      </w:r>
      <w:ins w:id="668" w:author="Ben Fels" w:date="2024-12-21T09:23:00Z" w16du:dateUtc="2024-12-21T08:23:00Z">
        <w:r>
          <w:t xml:space="preserve">m </w:t>
        </w:r>
      </w:ins>
      <w:r>
        <w:t xml:space="preserve">diesem </w:t>
      </w:r>
      <w:ins w:id="669" w:author="Ben Fels" w:date="2024-12-21T09:23:00Z" w16du:dateUtc="2024-12-21T08:23:00Z">
        <w:r>
          <w:t xml:space="preserve">Mangel entgegenzuwirken, </w:t>
        </w:r>
      </w:ins>
      <w:r>
        <w:t xml:space="preserve">sich einige Untersuchungen </w:t>
      </w:r>
      <w:ins w:id="670" w:author="Ben Fels" w:date="2024-12-21T09:23:00Z" w16du:dateUtc="2024-12-21T08:23:00Z">
        <w:r>
          <w:t>mit der Erstellung von Annotations-Richtlinien beschäftigen</w:t>
        </w:r>
      </w:ins>
      <w:r>
        <w:t>, mit dem Hinweis, dass d</w:t>
      </w:r>
      <w:ins w:id="671" w:author="Ben Fels" w:date="2024-12-21T09:23:00Z" w16du:dateUtc="2024-12-21T08:23:00Z">
        <w:r>
          <w:t>i</w:t>
        </w:r>
      </w:ins>
      <w:r>
        <w:t>e</w:t>
      </w:r>
      <w:ins w:id="672" w:author="Ben Fels" w:date="2024-12-21T09:23:00Z" w16du:dateUtc="2024-12-21T08:23:00Z">
        <w:r>
          <w:t xml:space="preserve"> Verwendung </w:t>
        </w:r>
      </w:ins>
      <w:r>
        <w:t>von</w:t>
      </w:r>
      <w:ins w:id="673" w:author="Ben Fels" w:date="2024-12-21T09:23:00Z" w16du:dateUtc="2024-12-21T08:23:00Z">
        <w:r>
          <w:t xml:space="preserve"> spezifischen Annotations-Richtlinien bedeutet, dass sich </w:t>
        </w:r>
      </w:ins>
      <w:r>
        <w:t xml:space="preserve">diese </w:t>
      </w:r>
      <w:ins w:id="674" w:author="Ben Fels" w:date="2024-12-21T09:23:00Z" w16du:dateUtc="2024-12-21T08:23:00Z">
        <w:r>
          <w:t xml:space="preserve">auf den jeweiligen Bereich </w:t>
        </w:r>
      </w:ins>
      <w:r>
        <w:t xml:space="preserve">beschränken, </w:t>
      </w:r>
      <w:ins w:id="675" w:author="Ben Fels" w:date="2024-12-21T09:23:00Z" w16du:dateUtc="2024-12-21T08:23:00Z">
        <w:r>
          <w:t>i</w:t>
        </w:r>
      </w:ins>
      <w:r>
        <w:t>n d</w:t>
      </w:r>
      <w:ins w:id="676" w:author="Ben Fels" w:date="2024-12-21T09:23:00Z" w16du:dateUtc="2024-12-21T08:23:00Z">
        <w:r>
          <w:t xml:space="preserve">em sie entwickelt wurden </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w:t>
        </w:r>
      </w:ins>
      <w:r>
        <w:t>Zudem kann es t</w:t>
      </w:r>
      <w:ins w:id="677" w:author="Ben Fels" w:date="2024-12-21T12:56:00Z" w16du:dateUtc="2024-12-21T11:56:00Z">
        <w:r>
          <w:t xml:space="preserve">rotz dieser Richtlinien zu Abweichungen aufgrund </w:t>
        </w:r>
      </w:ins>
      <w:r>
        <w:t>subjektiver Einschätzungen</w:t>
      </w:r>
      <w:ins w:id="678" w:author="Ben Fels" w:date="2024-12-21T12:56:00Z" w16du:dateUtc="2024-12-21T11:56:00Z">
        <w:r>
          <w:t xml:space="preserve"> kommen</w:t>
        </w:r>
      </w:ins>
      <w:r>
        <w:t xml:space="preserve"> </w:t>
      </w:r>
      <w:ins w:id="679" w:author="Ben Fels" w:date="2024-12-21T12:01:00Z" w16du:dateUtc="2024-12-21T11:01:00Z">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ins>
      <w:r>
        <w:t xml:space="preserve">. Die </w:t>
      </w:r>
      <w:commentRangeStart w:id="680"/>
      <w:r>
        <w:t>Übereinstimmung zwischen den Annotatoren kann als Gütemaß für die Zuverlässi</w:t>
      </w:r>
      <w:commentRangeEnd w:id="680"/>
      <w:r>
        <w:rPr>
          <w:rStyle w:val="Kommentarzeichen"/>
        </w:rPr>
        <w:commentReference w:id="680"/>
      </w:r>
      <w:r>
        <w:t xml:space="preserve">gkeit der Annotation herangezogen werden </w:t>
      </w:r>
      <w:ins w:id="681" w:author="Ben Fels" w:date="2024-12-21T09:11:00Z" w16du:dateUtc="2024-12-21T08:11:00Z">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61474F">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B8431D">
          <w:rPr>
            <w:rFonts w:cs="Arial"/>
            <w:highlight w:val="magenta"/>
            <w:lang w:val="en-US"/>
          </w:rPr>
          <w:t>(Cabrio &amp; Villata, 2018, S. 5428)</w:t>
        </w:r>
        <w:r w:rsidRPr="00104FE4">
          <w:rPr>
            <w:i/>
            <w:highlight w:val="magenta"/>
          </w:rPr>
          <w:fldChar w:fldCharType="end"/>
        </w:r>
      </w:ins>
      <w:r>
        <w:rPr>
          <w:i/>
          <w:lang w:val="en-US"/>
        </w:rPr>
        <w:t xml:space="preserve">. </w:t>
      </w:r>
      <w:ins w:id="682" w:author="Ben Fels" w:date="2024-12-21T09:11:00Z" w16du:dateUtc="2024-12-21T08:11:00Z">
        <w:r w:rsidRPr="0063569E">
          <w:rPr>
            <w:rFonts w:cs="Arial"/>
            <w:highlight w:val="magenta"/>
            <w:lang w:val="en-US"/>
          </w:rPr>
          <w:t>Cabrio &amp; Villata</w:t>
        </w:r>
      </w:ins>
      <w:r w:rsidRPr="0063569E">
        <w:rPr>
          <w:highlight w:val="magenta"/>
          <w:lang w:val="en-US"/>
        </w:rPr>
        <w:t xml:space="preserve"> </w:t>
      </w:r>
      <w:ins w:id="683" w:author="Ben Fels" w:date="2024-12-21T09:11:00Z" w16du:dateUtc="2024-12-21T08:11:00Z">
        <w:r w:rsidRPr="00BF1970">
          <w:rPr>
            <w:highlight w:val="magenta"/>
          </w:rPr>
          <w:fldChar w:fldCharType="begin"/>
        </w:r>
      </w:ins>
      <w:r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84" w:author="Ben Fels" w:date="2024-12-21T09:11:00Z" w16du:dateUtc="2024-12-21T08:11:00Z">
        <w:r w:rsidRPr="00BF1970">
          <w:rPr>
            <w:highlight w:val="magenta"/>
          </w:rPr>
          <w:fldChar w:fldCharType="separate"/>
        </w:r>
      </w:ins>
      <w:r w:rsidRPr="0063569E">
        <w:rPr>
          <w:rFonts w:cs="Arial"/>
          <w:highlight w:val="magenta"/>
          <w:lang w:val="en-US"/>
        </w:rPr>
        <w:t>(2018, S. 5432)</w:t>
      </w:r>
      <w:ins w:id="685" w:author="Ben Fels" w:date="2024-12-21T09:11:00Z" w16du:dateUtc="2024-12-21T08:11:00Z">
        <w:r w:rsidRPr="00BF1970">
          <w:rPr>
            <w:highlight w:val="magenta"/>
          </w:rPr>
          <w:fldChar w:fldCharType="end"/>
        </w:r>
      </w:ins>
      <w:r w:rsidRPr="0063569E">
        <w:rPr>
          <w:lang w:val="en-US"/>
        </w:rPr>
        <w:t xml:space="preserve"> bieten in Ihrer Arbeit einen </w:t>
      </w:r>
      <w:ins w:id="686" w:author="Ben Fels" w:date="2024-12-21T09:11:00Z" w16du:dateUtc="2024-12-21T08:11:00Z">
        <w:r w:rsidRPr="0063569E">
          <w:rPr>
            <w:lang w:val="en-US"/>
          </w:rPr>
          <w:t xml:space="preserve">Vergleich </w:t>
        </w:r>
      </w:ins>
      <w:r w:rsidRPr="0063569E">
        <w:rPr>
          <w:lang w:val="en-US"/>
        </w:rPr>
        <w:t xml:space="preserve">von </w:t>
      </w:r>
      <w:ins w:id="687" w:author="Ben Fels" w:date="2024-12-21T09:11:00Z" w16du:dateUtc="2024-12-21T08:11:00Z">
        <w:r w:rsidRPr="0063569E">
          <w:rPr>
            <w:lang w:val="en-US"/>
          </w:rPr>
          <w:t>verfügbarer Datensätze</w:t>
        </w:r>
      </w:ins>
      <w:r w:rsidRPr="0063569E">
        <w:rPr>
          <w:lang w:val="en-US"/>
        </w:rPr>
        <w:t xml:space="preserve">n für das Argument Mining. </w:t>
      </w:r>
      <w:r>
        <w:t>Sie weisen in diesem Zusammenhang darauf hin, dass aufgrund keiner eindeutigen Definition die Argumente in den Datensätze unterschiedlich annotiert werden und sich somit auch nicht für jede Teilaufgabe eignen.</w:t>
      </w:r>
      <w:r w:rsidR="00E74A05">
        <w:t xml:space="preserve"> </w:t>
      </w:r>
      <w:r>
        <w:t xml:space="preserve">Der Mangel an qualitativ hochwertigen annotierten Daten für das Argument Mining unterstreicht die Verwendung von </w:t>
      </w:r>
      <w:commentRangeStart w:id="688"/>
      <w:r>
        <w:t>Prompt Engineering</w:t>
      </w:r>
      <w:commentRangeEnd w:id="688"/>
      <w:r w:rsidR="000379CF">
        <w:rPr>
          <w:rStyle w:val="Kommentarzeichen"/>
        </w:rPr>
        <w:commentReference w:id="688"/>
      </w:r>
      <w:r>
        <w:t>, da hierfür nur wenige annotierte Daten benötigt werden.</w:t>
      </w:r>
    </w:p>
    <w:p w14:paraId="7D342C80" w14:textId="77777777" w:rsidR="00063B35" w:rsidRPr="00BB2D45" w:rsidRDefault="00063B35" w:rsidP="00DB2053">
      <w:pPr>
        <w:autoSpaceDE w:val="0"/>
        <w:autoSpaceDN w:val="0"/>
        <w:adjustRightInd w:val="0"/>
        <w:spacing w:after="0"/>
        <w:jc w:val="both"/>
        <w:rPr>
          <w:ins w:id="689" w:author="Ben Fels" w:date="2024-12-16T22:07:00Z" w16du:dateUtc="2024-12-16T21:07:00Z"/>
        </w:rPr>
      </w:pPr>
    </w:p>
    <w:p w14:paraId="189BB60C" w14:textId="3326A256" w:rsidR="007A763E" w:rsidRPr="002A664A" w:rsidRDefault="007A763E">
      <w:pPr>
        <w:pStyle w:val="berschrift2"/>
        <w:rPr>
          <w:ins w:id="690" w:author="Ben Fels" w:date="2024-12-16T22:07:00Z" w16du:dateUtc="2024-12-16T21:07:00Z"/>
        </w:rPr>
        <w:pPrChange w:id="691" w:author="Ben Fels" w:date="2024-12-21T09:25:00Z" w16du:dateUtc="2024-12-21T08:25:00Z">
          <w:pPr>
            <w:autoSpaceDE w:val="0"/>
            <w:autoSpaceDN w:val="0"/>
            <w:adjustRightInd w:val="0"/>
            <w:spacing w:after="0"/>
            <w:jc w:val="both"/>
          </w:pPr>
        </w:pPrChange>
      </w:pPr>
      <w:bookmarkStart w:id="692" w:name="_Toc187929386"/>
      <w:ins w:id="693" w:author="Ben Fels" w:date="2024-12-16T22:07:00Z" w16du:dateUtc="2024-12-16T21:07:00Z">
        <w:r w:rsidRPr="002A664A">
          <w:t>Datensatzbeschreibung</w:t>
        </w:r>
        <w:bookmarkEnd w:id="692"/>
      </w:ins>
    </w:p>
    <w:p w14:paraId="7E64F350" w14:textId="11BCF553" w:rsidR="00E965FE" w:rsidDel="004732D9" w:rsidRDefault="00E4634A" w:rsidP="004732D9">
      <w:pPr>
        <w:jc w:val="both"/>
        <w:rPr>
          <w:del w:id="694" w:author="Ben Fels" w:date="2024-12-21T09:29:00Z" w16du:dateUtc="2024-12-21T08:29:00Z"/>
          <w:rFonts w:cs="Arial"/>
        </w:rPr>
      </w:pPr>
      <w:ins w:id="695"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696" w:author="Ben Fels" w:date="2024-12-21T11:21:00Z" w16du:dateUtc="2024-12-21T10:21:00Z">
        <w:r w:rsidR="00356AB6">
          <w:t>Für die Auswahl eines geeigneten Datensatzes wurden diverse Kriterien heran</w:t>
        </w:r>
      </w:ins>
      <w:ins w:id="697" w:author="Ben Fels" w:date="2024-12-21T11:22:00Z" w16du:dateUtc="2024-12-21T10:22:00Z">
        <w:r w:rsidR="00356AB6">
          <w:t xml:space="preserve">gezogen. Zunächst sollte der </w:t>
        </w:r>
      </w:ins>
      <w:ins w:id="698" w:author="Ben Fels" w:date="2024-12-21T09:24:00Z" w16du:dateUtc="2024-12-21T08:24:00Z">
        <w:r w:rsidR="003E3441">
          <w:t>Datensatz vorab nicht bereits von dem nicht-argumentativen Text befreit worden sein</w:t>
        </w:r>
      </w:ins>
      <w:ins w:id="699" w:author="Ben Fels" w:date="2024-12-21T11:22:00Z" w16du:dateUtc="2024-12-21T10:22:00Z">
        <w:r w:rsidR="00852873">
          <w:t xml:space="preserve">, um die Realität bestmöglich abzubilden </w:t>
        </w:r>
      </w:ins>
      <w:ins w:id="70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01" w:author="Ben Fels" w:date="2024-12-21T11:22:00Z" w16du:dateUtc="2024-12-21T10:22:00Z">
        <w:r w:rsidR="00A76B67">
          <w:t xml:space="preserve">Desweiten wird der Ansatz verfolgt, nicht </w:t>
        </w:r>
      </w:ins>
      <w:ins w:id="702" w:author="Ben Fels" w:date="2024-12-16T22:07:00Z" w16du:dateUtc="2024-12-16T21:07:00Z">
        <w:r w:rsidR="00887B44">
          <w:t xml:space="preserve">für jede Teilaufgabe </w:t>
        </w:r>
      </w:ins>
      <w:ins w:id="703" w:author="Ben Fels" w:date="2024-12-21T11:23:00Z" w16du:dateUtc="2024-12-21T10:23:00Z">
        <w:r w:rsidR="00A76B67">
          <w:t xml:space="preserve">des </w:t>
        </w:r>
      </w:ins>
      <w:r w:rsidR="00674340">
        <w:t>Argument</w:t>
      </w:r>
      <w:ins w:id="704" w:author="Ben Fels" w:date="2024-12-21T11:23:00Z" w16du:dateUtc="2024-12-21T10:23:00Z">
        <w:r w:rsidR="00A76B67">
          <w:t xml:space="preserve"> Minings </w:t>
        </w:r>
      </w:ins>
      <w:ins w:id="705" w:author="Ben Fels" w:date="2024-12-16T22:07:00Z" w16du:dateUtc="2024-12-16T21:07:00Z">
        <w:r w:rsidR="00887B44">
          <w:t xml:space="preserve">einen eigenen Datensatz </w:t>
        </w:r>
      </w:ins>
      <w:ins w:id="706" w:author="Ben Fels" w:date="2024-12-21T11:23:00Z" w16du:dateUtc="2024-12-21T10:23:00Z">
        <w:r w:rsidR="00A76B67">
          <w:t xml:space="preserve">zu </w:t>
        </w:r>
      </w:ins>
      <w:ins w:id="707" w:author="Ben Fels" w:date="2024-12-16T22:07:00Z" w16du:dateUtc="2024-12-16T21:07:00Z">
        <w:r w:rsidR="00887B44">
          <w:t xml:space="preserve">verwenden. </w:t>
        </w:r>
      </w:ins>
      <w:ins w:id="708" w:author="Ben Fels" w:date="2024-12-21T11:23:00Z" w16du:dateUtc="2024-12-21T10:23:00Z">
        <w:r w:rsidR="00E56322">
          <w:t xml:space="preserve">Stattdessen soll sich der Datensatz über </w:t>
        </w:r>
        <w:r w:rsidR="00DF7A0F">
          <w:t xml:space="preserve">die </w:t>
        </w:r>
      </w:ins>
      <w:ins w:id="709" w:author="Ben Fels" w:date="2024-12-16T22:07:00Z" w16du:dateUtc="2024-12-16T21:07:00Z">
        <w:r w:rsidR="00887B44" w:rsidRPr="00EB48AB">
          <w:rPr>
            <w:highlight w:val="cyan"/>
            <w:rPrChange w:id="710" w:author="Ben Fels" w:date="2024-12-21T09:28:00Z" w16du:dateUtc="2024-12-21T08:28:00Z">
              <w:rPr/>
            </w:rPrChange>
          </w:rPr>
          <w:t>drei</w:t>
        </w:r>
        <w:r w:rsidR="00887B44">
          <w:t xml:space="preserve"> Teilaufgaben </w:t>
        </w:r>
      </w:ins>
      <w:ins w:id="711" w:author="Ben Fels" w:date="2024-12-21T11:24:00Z" w16du:dateUtc="2024-12-21T10:24:00Z">
        <w:r w:rsidR="00DF7A0F">
          <w:t xml:space="preserve">hinweg </w:t>
        </w:r>
      </w:ins>
      <w:ins w:id="712" w:author="Ben Fels" w:date="2024-12-16T22:07:00Z" w16du:dateUtc="2024-12-16T21:07:00Z">
        <w:r w:rsidR="00887B44">
          <w:t xml:space="preserve">verwenden </w:t>
        </w:r>
      </w:ins>
      <w:ins w:id="713" w:author="Ben Fels" w:date="2024-12-21T11:24:00Z" w16du:dateUtc="2024-12-21T10:24:00Z">
        <w:r w:rsidR="00DF7A0F">
          <w:t>lassen</w:t>
        </w:r>
      </w:ins>
      <w:ins w:id="714" w:author="Ben Fels" w:date="2024-12-16T22:07:00Z" w16du:dateUtc="2024-12-16T21:07:00Z">
        <w:r w:rsidR="00887B44">
          <w:t>.</w:t>
        </w:r>
      </w:ins>
      <w:ins w:id="715" w:author="Ben Fels" w:date="2024-12-21T11:24:00Z" w16du:dateUtc="2024-12-21T10:24:00Z">
        <w:r w:rsidR="00A42C0D">
          <w:t xml:space="preserve"> Es </w:t>
        </w:r>
      </w:ins>
      <w:ins w:id="716" w:author="Ben Fels" w:date="2024-12-16T22:07:00Z" w16du:dateUtc="2024-12-16T21:07:00Z">
        <w:r w:rsidR="00887B44">
          <w:t xml:space="preserve">bedarf </w:t>
        </w:r>
      </w:ins>
      <w:ins w:id="717" w:author="Ben Fels" w:date="2024-12-21T11:24:00Z" w16du:dateUtc="2024-12-21T10:24:00Z">
        <w:r w:rsidR="00A42C0D">
          <w:t xml:space="preserve">folglich </w:t>
        </w:r>
      </w:ins>
      <w:ins w:id="718" w:author="Ben Fels" w:date="2024-12-16T22:07:00Z" w16du:dateUtc="2024-12-16T21:07:00Z">
        <w:r w:rsidR="00887B44">
          <w:t xml:space="preserve">eines annotierten Datensatzes, in dem die </w:t>
        </w:r>
      </w:ins>
      <w:ins w:id="719" w:author="Ben Fels" w:date="2024-12-21T09:21:00Z" w16du:dateUtc="2024-12-21T08:21:00Z">
        <w:r w:rsidR="00E3790C">
          <w:t>A</w:t>
        </w:r>
      </w:ins>
      <w:ins w:id="720" w:author="Ben Fels" w:date="2024-12-16T22:07:00Z" w16du:dateUtc="2024-12-16T21:07:00Z">
        <w:r w:rsidR="00887B44">
          <w:t>rgument</w:t>
        </w:r>
      </w:ins>
      <w:ins w:id="721" w:author="Ben Fels" w:date="2024-12-21T09:08:00Z" w16du:dateUtc="2024-12-21T08:08:00Z">
        <w:r w:rsidR="00961A84">
          <w:t>ationsk</w:t>
        </w:r>
      </w:ins>
      <w:ins w:id="722" w:author="Ben Fels" w:date="2024-12-16T22:07:00Z" w16du:dateUtc="2024-12-16T21:07:00Z">
        <w:r w:rsidR="00887B44">
          <w:t>omponenten und d</w:t>
        </w:r>
      </w:ins>
      <w:ins w:id="723" w:author="Ben Fels" w:date="2024-12-21T11:24:00Z" w16du:dateUtc="2024-12-21T10:24:00Z">
        <w:r w:rsidR="00A42C0D">
          <w:t>ie</w:t>
        </w:r>
      </w:ins>
      <w:ins w:id="724" w:author="Ben Fels" w:date="2024-12-16T22:07:00Z" w16du:dateUtc="2024-12-16T21:07:00Z">
        <w:r w:rsidR="00887B44">
          <w:t xml:space="preserve"> argumentativen Beziehungen ausgewiesen werden. </w:t>
        </w:r>
      </w:ins>
      <w:ins w:id="725" w:author="Ben Fels" w:date="2024-12-21T11:24:00Z" w16du:dateUtc="2024-12-21T10:24:00Z">
        <w:r w:rsidR="00563F3A">
          <w:t xml:space="preserve">Ein bereits annotierter Datensatz </w:t>
        </w:r>
        <w:r w:rsidR="00563F3A">
          <w:lastRenderedPageBreak/>
          <w:t>er</w:t>
        </w:r>
      </w:ins>
      <w:ins w:id="726" w:author="Ben Fels" w:date="2024-12-21T11:25:00Z" w16du:dateUtc="2024-12-21T10:25:00Z">
        <w:r w:rsidR="00563F3A">
          <w:t>möglicht es a</w:t>
        </w:r>
      </w:ins>
      <w:ins w:id="727" w:author="Ben Fels" w:date="2024-12-16T22:07:00Z" w16du:dateUtc="2024-12-16T21:07:00Z">
        <w:r w:rsidR="00887B44">
          <w:t>nhand der Grundwahrheit die Ausgabe</w:t>
        </w:r>
      </w:ins>
      <w:ins w:id="728" w:author="Ben Fels" w:date="2024-12-21T11:25:00Z" w16du:dateUtc="2024-12-21T10:25:00Z">
        <w:r w:rsidR="00563F3A">
          <w:t>n</w:t>
        </w:r>
      </w:ins>
      <w:ins w:id="729" w:author="Ben Fels" w:date="2024-12-16T22:07:00Z" w16du:dateUtc="2024-12-16T21:07:00Z">
        <w:r w:rsidR="00887B44">
          <w:t xml:space="preserve"> des LLMs </w:t>
        </w:r>
      </w:ins>
      <w:ins w:id="730" w:author="Ben Fels" w:date="2024-12-21T11:25:00Z" w16du:dateUtc="2024-12-21T10:25:00Z">
        <w:r w:rsidR="00563F3A">
          <w:t>zu evaluieren</w:t>
        </w:r>
      </w:ins>
      <w:ins w:id="731" w:author="Ben Fels" w:date="2024-12-16T22:07:00Z" w16du:dateUtc="2024-12-16T21:07:00Z">
        <w:r w:rsidR="00887B44">
          <w:t>.</w:t>
        </w:r>
      </w:ins>
      <w:ins w:id="732" w:author="Ben Fels" w:date="2024-12-21T09:26:00Z" w16du:dateUtc="2024-12-21T08:26:00Z">
        <w:r w:rsidR="00B22711">
          <w:t xml:space="preserve"> Sofern kein passender Datensatz verfügbar ist, </w:t>
        </w:r>
        <w:r w:rsidR="0033434B">
          <w:t>be</w:t>
        </w:r>
      </w:ins>
      <w:ins w:id="733" w:author="Ben Fels" w:date="2024-12-21T09:27:00Z" w16du:dateUtc="2024-12-21T08:27:00Z">
        <w:r w:rsidR="0033434B">
          <w:t>stünde die Möglichkeit einen eigenen Datensatz zu erstellen.</w:t>
        </w:r>
      </w:ins>
      <w:del w:id="734" w:author="Ben Fels" w:date="2024-12-21T08:55:00Z" w16du:dateUtc="2024-12-21T07:55:00Z">
        <w:r w:rsidR="008B78C2" w:rsidRPr="00A04669" w:rsidDel="004B0C84">
          <w:rPr>
            <w:highlight w:val="magenta"/>
            <w:rPrChange w:id="735"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36"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37" w:author="Ben Fels" w:date="2024-12-21T08:22:00Z" w16du:dateUtc="2024-12-21T07:22:00Z">
              <w:rPr/>
            </w:rPrChange>
          </w:rPr>
          <w:fldChar w:fldCharType="end"/>
        </w:r>
      </w:del>
      <w:ins w:id="738" w:author="Ben Fels" w:date="2024-12-21T09:27:00Z" w16du:dateUtc="2024-12-21T08:27:00Z">
        <w:r w:rsidR="0033434B">
          <w:t xml:space="preserve"> </w:t>
        </w:r>
      </w:ins>
      <w:ins w:id="739" w:author="Ben Fels" w:date="2024-12-22T10:46:00Z" w16du:dateUtc="2024-12-22T09:46:00Z">
        <w:r w:rsidR="00E72D5D">
          <w:t xml:space="preserve">Der </w:t>
        </w:r>
        <w:r w:rsidR="00E72D5D" w:rsidRPr="00F917E0">
          <w:t xml:space="preserve">Schwerpunkt </w:t>
        </w:r>
        <w:r w:rsidR="00E72D5D">
          <w:t>der Un</w:t>
        </w:r>
      </w:ins>
      <w:ins w:id="740" w:author="Ben Fels" w:date="2024-12-22T10:47:00Z" w16du:dateUtc="2024-12-22T09:47:00Z">
        <w:r w:rsidR="00E72D5D">
          <w:t xml:space="preserve">tersuchung liegt </w:t>
        </w:r>
      </w:ins>
      <w:ins w:id="741"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42" w:author="Ben Fels" w:date="2024-12-22T10:47:00Z" w16du:dateUtc="2024-12-22T09:47:00Z">
        <w:r w:rsidR="00E72D5D">
          <w:t>. In Kombination</w:t>
        </w:r>
      </w:ins>
      <w:ins w:id="743" w:author="Ben Fels" w:date="2024-12-22T10:46:00Z" w16du:dateUtc="2024-12-22T09:46:00Z">
        <w:r w:rsidR="00E72D5D" w:rsidRPr="00A64CCD">
          <w:t xml:space="preserve"> </w:t>
        </w:r>
      </w:ins>
      <w:del w:id="744" w:author="Ben Fels" w:date="2024-12-22T10:47:00Z" w16du:dateUtc="2024-12-22T09:47:00Z">
        <w:r w:rsidR="00513527" w:rsidDel="00CB0D53">
          <w:delText xml:space="preserve">Aufgrund der </w:delText>
        </w:r>
      </w:del>
      <w:ins w:id="745" w:author="Ben Fels" w:date="2024-12-22T10:47:00Z" w16du:dateUtc="2024-12-22T09:47:00Z">
        <w:r w:rsidR="00CB0D53">
          <w:t xml:space="preserve">mit der </w:t>
        </w:r>
      </w:ins>
      <w:r w:rsidR="00513527">
        <w:t>Komplexität</w:t>
      </w:r>
      <w:r w:rsidR="00966754">
        <w:t xml:space="preserve"> </w:t>
      </w:r>
      <w:del w:id="746" w:author="Ben Fels" w:date="2024-12-22T10:47:00Z" w16du:dateUtc="2024-12-22T09:47:00Z">
        <w:r w:rsidR="00966754" w:rsidDel="00CB0D53">
          <w:delText xml:space="preserve">bei </w:delText>
        </w:r>
      </w:del>
      <w:r w:rsidR="00966754">
        <w:t xml:space="preserve">der Datenbeschriftung </w:t>
      </w:r>
      <w:del w:id="747" w:author="Ben Fels" w:date="2024-12-21T09:28:00Z" w16du:dateUtc="2024-12-21T08:28:00Z">
        <w:r w:rsidR="00966754" w:rsidDel="004732D9">
          <w:delText xml:space="preserve">wurde </w:delText>
        </w:r>
      </w:del>
      <w:ins w:id="748" w:author="Ben Fels" w:date="2024-12-21T09:28:00Z" w16du:dateUtc="2024-12-21T08:28:00Z">
        <w:r w:rsidR="004732D9">
          <w:t xml:space="preserve">wird </w:t>
        </w:r>
      </w:ins>
      <w:r w:rsidR="00966754">
        <w:t xml:space="preserve">sich </w:t>
      </w:r>
      <w:del w:id="749" w:author="Ben Fels" w:date="2024-12-21T09:27:00Z" w16du:dateUtc="2024-12-21T08:27:00Z">
        <w:r w:rsidR="00966754" w:rsidDel="0033434B">
          <w:delText xml:space="preserve">gegen die Erstellung eines eigenen Datensatzes </w:delText>
        </w:r>
      </w:del>
      <w:ins w:id="750" w:author="Ben Fels" w:date="2024-12-21T09:27:00Z" w16du:dateUtc="2024-12-21T08:27:00Z">
        <w:r w:rsidR="0033434B">
          <w:t xml:space="preserve">dagegen </w:t>
        </w:r>
      </w:ins>
      <w:ins w:id="751" w:author="Ben Fels" w:date="2024-12-22T10:47:00Z" w16du:dateUtc="2024-12-22T09:47:00Z">
        <w:r w:rsidR="00CB0D53">
          <w:t>die Erstellung e</w:t>
        </w:r>
      </w:ins>
      <w:ins w:id="752" w:author="Ben Fels" w:date="2024-12-22T10:48:00Z" w16du:dateUtc="2024-12-22T09:48:00Z">
        <w:r w:rsidR="00CB0D53">
          <w:t xml:space="preserve">ines eigenen Datensatzes </w:t>
        </w:r>
      </w:ins>
      <w:r w:rsidR="00966754">
        <w:t xml:space="preserve">entschieden. </w:t>
      </w:r>
      <w:ins w:id="753" w:author="Ben Fels" w:date="2024-12-21T08:42:00Z" w16du:dateUtc="2024-12-21T07:42:00Z">
        <w:r w:rsidR="00B72C1C">
          <w:t xml:space="preserve">Zur Orientierung: </w:t>
        </w:r>
      </w:ins>
      <w:ins w:id="754" w:author="Ben Fels" w:date="2024-12-21T08:43:00Z" w16du:dateUtc="2024-12-21T07:43:00Z">
        <w:r w:rsidR="00F32EC3">
          <w:t xml:space="preserve">Die Annotations-Richtlinien von </w:t>
        </w:r>
        <w:r w:rsidR="00F32EC3" w:rsidRPr="00463615">
          <w:rPr>
            <w:rFonts w:cs="Arial"/>
            <w:highlight w:val="magenta"/>
            <w:rPrChange w:id="755" w:author="Ben Fels" w:date="2024-12-21T08:43:00Z" w16du:dateUtc="2024-12-21T07:43:00Z">
              <w:rPr>
                <w:rFonts w:cs="Arial"/>
                <w:highlight w:val="magenta"/>
                <w:lang w:val="en-US"/>
              </w:rPr>
            </w:rPrChange>
          </w:rPr>
          <w:t>Stab &amp; Gurevych</w:t>
        </w:r>
        <w:r w:rsidR="00F32EC3" w:rsidRPr="00463615">
          <w:rPr>
            <w:rFonts w:cs="Arial"/>
            <w:rPrChange w:id="756" w:author="Ben Fels" w:date="2024-12-21T08:43:00Z" w16du:dateUtc="2024-12-21T07:43:00Z">
              <w:rPr>
                <w:rFonts w:cs="Arial"/>
                <w:lang w:val="en-US"/>
              </w:rPr>
            </w:rPrChange>
          </w:rPr>
          <w:t xml:space="preserve"> </w:t>
        </w:r>
      </w:ins>
      <w:r w:rsidR="00F32EC3" w:rsidRPr="00463615">
        <w:rPr>
          <w:rFonts w:cs="Arial"/>
          <w:highlight w:val="magenta"/>
          <w:lang w:val="en-US"/>
          <w:rPrChange w:id="757"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58"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59" w:author="Ben Fels" w:date="2024-12-21T08:43:00Z" w16du:dateUtc="2024-12-21T07:43:00Z">
            <w:rPr>
              <w:rFonts w:cs="Arial"/>
              <w:lang w:val="en-US"/>
            </w:rPr>
          </w:rPrChange>
        </w:rPr>
        <w:fldChar w:fldCharType="end"/>
      </w:r>
      <w:ins w:id="760" w:author="Ben Fels" w:date="2024-12-21T08:43:00Z" w16du:dateUtc="2024-12-21T07:43:00Z">
        <w:r w:rsidR="00463615" w:rsidRPr="00463615">
          <w:rPr>
            <w:rFonts w:cs="Arial"/>
            <w:rPrChange w:id="761" w:author="Ben Fels" w:date="2024-12-21T08:43:00Z" w16du:dateUtc="2024-12-21T07:43:00Z">
              <w:rPr>
                <w:rFonts w:cs="Arial"/>
                <w:lang w:val="en-US"/>
              </w:rPr>
            </w:rPrChange>
          </w:rPr>
          <w:t xml:space="preserve"> um</w:t>
        </w:r>
        <w:r w:rsidR="00463615">
          <w:rPr>
            <w:rFonts w:cs="Arial"/>
          </w:rPr>
          <w:t>fassen 31 Seiten.</w:t>
        </w:r>
      </w:ins>
      <w:ins w:id="762" w:author="Ben Fels" w:date="2024-12-21T11:35:00Z" w16du:dateUtc="2024-12-21T10:35:00Z">
        <w:r w:rsidR="00537411">
          <w:rPr>
            <w:rFonts w:cs="Arial"/>
          </w:rPr>
          <w:t xml:space="preserve"> </w:t>
        </w:r>
      </w:ins>
      <w:ins w:id="763" w:author="Ben Fels" w:date="2024-12-21T09:29:00Z" w16du:dateUtc="2024-12-21T08:29:00Z">
        <w:r w:rsidR="00AC475E">
          <w:rPr>
            <w:rFonts w:cs="Arial"/>
          </w:rPr>
          <w:t>E</w:t>
        </w:r>
      </w:ins>
      <w:ins w:id="764"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65" w:author="Ben Fels" w:date="2024-12-21T18:57:00Z" w16du:dateUtc="2024-12-21T17:57:00Z"/>
          <w:rFonts w:cs="Arial"/>
        </w:rPr>
      </w:pPr>
      <w:del w:id="766" w:author="Ben Fels" w:date="2024-12-21T09:06:00Z" w16du:dateUtc="2024-12-21T08:06:00Z">
        <w:r w:rsidRPr="004266E6" w:rsidDel="00E965FE">
          <w:rPr>
            <w:highlight w:val="red"/>
          </w:rPr>
          <w:delText xml:space="preserve">Es wurde </w:delText>
        </w:r>
      </w:del>
      <w:del w:id="767" w:author="Ben Fels" w:date="2024-12-21T09:30:00Z" w16du:dateUtc="2024-12-21T08:30:00Z">
        <w:r w:rsidRPr="004266E6" w:rsidDel="001F0DCB">
          <w:rPr>
            <w:highlight w:val="red"/>
          </w:rPr>
          <w:delText xml:space="preserve">der </w:delText>
        </w:r>
      </w:del>
      <w:ins w:id="768" w:author="Ben Fels" w:date="2024-12-21T08:45:00Z" w16du:dateUtc="2024-12-21T07:45:00Z">
        <w:r w:rsidR="00EA7E90" w:rsidRPr="004266E6">
          <w:rPr>
            <w:highlight w:val="red"/>
          </w:rPr>
          <w:t>Argument Annotated Essays (</w:t>
        </w:r>
      </w:ins>
      <w:ins w:id="769" w:author="Ben Fels" w:date="2024-12-21T09:30:00Z" w16du:dateUtc="2024-12-21T08:30:00Z">
        <w:r w:rsidR="001F0DCB" w:rsidRPr="004266E6">
          <w:rPr>
            <w:highlight w:val="red"/>
          </w:rPr>
          <w:t>V</w:t>
        </w:r>
      </w:ins>
      <w:ins w:id="770" w:author="Ben Fels" w:date="2024-12-21T08:45:00Z" w16du:dateUtc="2024-12-21T07:45:00Z">
        <w:r w:rsidR="00EA7E90" w:rsidRPr="004266E6">
          <w:rPr>
            <w:highlight w:val="red"/>
          </w:rPr>
          <w:t>ersion 2)</w:t>
        </w:r>
        <w:r w:rsidR="009F4724" w:rsidRPr="004266E6">
          <w:rPr>
            <w:highlight w:val="red"/>
          </w:rPr>
          <w:t xml:space="preserve"> </w:t>
        </w:r>
      </w:ins>
      <w:del w:id="771" w:author="Ben Fels" w:date="2024-12-21T08:45:00Z" w16du:dateUtc="2024-12-21T07:45:00Z">
        <w:r w:rsidR="00954FFB" w:rsidRPr="004266E6" w:rsidDel="00EA7E90">
          <w:rPr>
            <w:highlight w:val="red"/>
          </w:rPr>
          <w:delText xml:space="preserve">… </w:delText>
        </w:r>
      </w:del>
      <w:r w:rsidRPr="004266E6">
        <w:rPr>
          <w:highlight w:val="red"/>
        </w:rPr>
        <w:t>Datensatz</w:t>
      </w:r>
      <w:ins w:id="772" w:author="Ben Fels" w:date="2024-12-21T08:45:00Z" w16du:dateUtc="2024-12-21T07:45:00Z">
        <w:r w:rsidR="00BC6555" w:rsidRPr="004266E6">
          <w:rPr>
            <w:highlight w:val="red"/>
          </w:rPr>
          <w:t xml:space="preserve"> </w:t>
        </w:r>
      </w:ins>
      <w:ins w:id="773" w:author="Ben Fels" w:date="2024-12-21T08:54:00Z" w16du:dateUtc="2024-12-21T07:54:00Z">
        <w:r w:rsidR="00440A71" w:rsidRPr="004266E6">
          <w:rPr>
            <w:highlight w:val="red"/>
          </w:rPr>
          <w:t>(</w:t>
        </w:r>
      </w:ins>
      <w:ins w:id="774"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75"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76" w:author="Ben Fels" w:date="2024-12-21T08:46:00Z" w16du:dateUtc="2024-12-21T07:46:00Z">
            <w:rPr>
              <w:rFonts w:cs="Arial"/>
            </w:rPr>
          </w:rPrChange>
        </w:rPr>
        <w:t>2017a)</w:t>
      </w:r>
      <w:r w:rsidR="00895A9C">
        <w:fldChar w:fldCharType="end"/>
      </w:r>
      <w:r>
        <w:t xml:space="preserve"> </w:t>
      </w:r>
      <w:del w:id="777" w:author="Ben Fels" w:date="2024-12-21T09:31:00Z" w16du:dateUtc="2024-12-21T08:31:00Z">
        <w:r w:rsidDel="001F0DCB">
          <w:delText>herangezogen</w:delText>
        </w:r>
      </w:del>
      <w:ins w:id="778" w:author="Ben Fels" w:date="2024-12-21T09:31:00Z" w16du:dateUtc="2024-12-21T08:31:00Z">
        <w:r w:rsidR="001F0DCB">
          <w:t>als geeignet betrachtet</w:t>
        </w:r>
      </w:ins>
      <w:del w:id="779"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80" w:author="Ben Fels" w:date="2024-12-21T08:47:00Z" w16du:dateUtc="2024-12-21T07:47:00Z">
        <w:r w:rsidR="00615AF5">
          <w:t xml:space="preserve">Dieser Datensatz </w:t>
        </w:r>
      </w:ins>
      <w:ins w:id="781" w:author="Ben Fels" w:date="2024-12-21T08:49:00Z" w16du:dateUtc="2024-12-21T07:49:00Z">
        <w:r w:rsidR="00076BD0">
          <w:t>ist das Ergebnis der Arbeit vo</w:t>
        </w:r>
        <w:r w:rsidR="00076BD0" w:rsidRPr="00DA5B3A">
          <w:rPr>
            <w:highlight w:val="magenta"/>
            <w:rPrChange w:id="782" w:author="Ben Fels" w:date="2024-12-21T08:53:00Z" w16du:dateUtc="2024-12-21T07:53:00Z">
              <w:rPr/>
            </w:rPrChange>
          </w:rPr>
          <w:t xml:space="preserve">n </w:t>
        </w:r>
      </w:ins>
      <w:ins w:id="783" w:author="Ben Fels" w:date="2024-12-21T08:47:00Z" w16du:dateUtc="2024-12-21T07:47:00Z">
        <w:r w:rsidR="00615AF5" w:rsidRPr="00DA5B3A">
          <w:rPr>
            <w:rFonts w:cs="Arial"/>
            <w:highlight w:val="magenta"/>
            <w:rPrChange w:id="784" w:author="Ben Fels" w:date="2024-12-21T08:53:00Z" w16du:dateUtc="2024-12-21T07:53:00Z">
              <w:rPr>
                <w:rFonts w:cs="Arial"/>
              </w:rPr>
            </w:rPrChange>
          </w:rPr>
          <w:t xml:space="preserve">Stab &amp; Gurevych </w:t>
        </w:r>
      </w:ins>
      <w:r w:rsidR="00076BD0" w:rsidRPr="00DA5B3A">
        <w:rPr>
          <w:rFonts w:cs="Arial"/>
          <w:highlight w:val="magenta"/>
          <w:rPrChange w:id="785" w:author="Ben Fels" w:date="2024-12-21T08:53:00Z" w16du:dateUtc="2024-12-21T07:53:00Z">
            <w:rPr>
              <w:rFonts w:cs="Arial"/>
            </w:rPr>
          </w:rPrChange>
        </w:rPr>
        <w:fldChar w:fldCharType="begin"/>
      </w:r>
      <w:r w:rsidR="00076BD0" w:rsidRPr="00DA5B3A">
        <w:rPr>
          <w:rFonts w:cs="Arial"/>
          <w:highlight w:val="magenta"/>
          <w:rPrChange w:id="786"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787" w:author="Ben Fels" w:date="2024-12-21T08:53:00Z" w16du:dateUtc="2024-12-21T07:53:00Z">
            <w:rPr>
              <w:rFonts w:cs="Arial"/>
            </w:rPr>
          </w:rPrChange>
        </w:rPr>
        <w:fldChar w:fldCharType="separate"/>
      </w:r>
      <w:r w:rsidR="00076BD0" w:rsidRPr="00DA5B3A">
        <w:rPr>
          <w:rFonts w:cs="Arial"/>
          <w:highlight w:val="magenta"/>
          <w:rPrChange w:id="788" w:author="Ben Fels" w:date="2024-12-21T08:53:00Z" w16du:dateUtc="2024-12-21T07:53:00Z">
            <w:rPr>
              <w:rFonts w:cs="Arial"/>
            </w:rPr>
          </w:rPrChange>
        </w:rPr>
        <w:t>(2017b)</w:t>
      </w:r>
      <w:r w:rsidR="00076BD0" w:rsidRPr="00DA5B3A">
        <w:rPr>
          <w:rFonts w:cs="Arial"/>
          <w:highlight w:val="magenta"/>
          <w:rPrChange w:id="789" w:author="Ben Fels" w:date="2024-12-21T08:53:00Z" w16du:dateUtc="2024-12-21T07:53:00Z">
            <w:rPr>
              <w:rFonts w:cs="Arial"/>
            </w:rPr>
          </w:rPrChange>
        </w:rPr>
        <w:fldChar w:fldCharType="end"/>
      </w:r>
      <w:ins w:id="790"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791" w:author="Ben Fels" w:date="2024-12-21T08:47:00Z" w16du:dateUtc="2024-12-21T07:47:00Z">
        <w:r w:rsidR="0028784F">
          <w:rPr>
            <w:rFonts w:cs="Arial"/>
          </w:rPr>
          <w:t>.</w:t>
        </w:r>
      </w:ins>
      <w:ins w:id="792" w:author="Ben Fels" w:date="2024-12-21T08:53:00Z" w16du:dateUtc="2024-12-21T07:53:00Z">
        <w:r w:rsidR="00DA5B3A">
          <w:rPr>
            <w:rFonts w:cs="Arial"/>
          </w:rPr>
          <w:t xml:space="preserve"> </w:t>
        </w:r>
      </w:ins>
    </w:p>
    <w:p w14:paraId="7C38992E" w14:textId="77777777" w:rsidR="00B8286A" w:rsidRDefault="00B8286A" w:rsidP="00B8286A">
      <w:pPr>
        <w:rPr>
          <w:ins w:id="793" w:author="Ben Fels" w:date="2024-12-21T18:57:00Z" w16du:dateUtc="2024-12-21T17:57:00Z"/>
        </w:rPr>
      </w:pPr>
      <w:ins w:id="794" w:author="Ben Fels" w:date="2024-12-21T18:57:00Z" w16du:dateUtc="2024-12-21T17:57:00Z">
        <w:r>
          <w:t xml:space="preserve">Neben dem geringeren zeitlichen Aufwand ist auch die eine höhere Qualität der Annotation von Vorteil. </w:t>
        </w:r>
      </w:ins>
    </w:p>
    <w:p w14:paraId="41766C93" w14:textId="1765FB1F" w:rsidR="004B0C84" w:rsidRDefault="004B0C84">
      <w:pPr>
        <w:jc w:val="both"/>
        <w:rPr>
          <w:ins w:id="795" w:author="Ben Fels" w:date="2024-12-21T09:04:00Z" w16du:dateUtc="2024-12-21T08:04:00Z"/>
        </w:rPr>
        <w:pPrChange w:id="796" w:author="Ben Fels" w:date="2024-12-21T09:29:00Z" w16du:dateUtc="2024-12-21T08:29:00Z">
          <w:pPr>
            <w:autoSpaceDE w:val="0"/>
            <w:autoSpaceDN w:val="0"/>
            <w:adjustRightInd w:val="0"/>
            <w:spacing w:after="0"/>
            <w:jc w:val="both"/>
          </w:pPr>
        </w:pPrChange>
      </w:pPr>
      <w:ins w:id="797" w:author="Ben Fels" w:date="2024-12-21T08:56:00Z" w16du:dateUtc="2024-12-21T07:56:00Z">
        <w:r>
          <w:t xml:space="preserve">Der Datensatz besteht aus </w:t>
        </w:r>
        <w:r w:rsidRPr="00375107">
          <w:t>40</w:t>
        </w:r>
      </w:ins>
      <w:r w:rsidR="00C506A3">
        <w:t>2</w:t>
      </w:r>
      <w:ins w:id="798" w:author="Ben Fels" w:date="2024-12-21T08:56:00Z" w16du:dateUtc="2024-12-21T07:56:00Z">
        <w:r w:rsidRPr="00375107">
          <w:t xml:space="preserve">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799"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00" w:author="Ben Fels" w:date="2024-12-21T08:56:00Z" w16du:dateUtc="2024-12-21T07:56:00Z"/>
        </w:rPr>
        <w:pPrChange w:id="801" w:author="Ben Fels" w:date="2024-12-21T08:56:00Z" w16du:dateUtc="2024-12-21T07:56:00Z">
          <w:pPr/>
        </w:pPrChange>
      </w:pPr>
      <w:ins w:id="802" w:author="Ben Fels" w:date="2024-12-21T09:04:00Z" w16du:dateUtc="2024-12-21T08:04:00Z">
        <w:r w:rsidRPr="00DB6600">
          <w:rPr>
            <w:highlight w:val="cyan"/>
            <w:rPrChange w:id="803"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04" w:author="Ben Fels" w:date="2024-12-21T09:04:00Z" w16du:dateUtc="2024-12-21T08:04:00Z"/>
          <w:highlight w:val="cyan"/>
          <w:rPrChange w:id="805" w:author="Ben Fels" w:date="2024-12-21T09:04:00Z" w16du:dateUtc="2024-12-21T08:04:00Z">
            <w:rPr>
              <w:ins w:id="806" w:author="Ben Fels" w:date="2024-12-21T09:04:00Z" w16du:dateUtc="2024-12-21T08:04:00Z"/>
            </w:rPr>
          </w:rPrChange>
        </w:rPr>
      </w:pPr>
      <w:ins w:id="807" w:author="Ben Fels" w:date="2024-12-21T09:04:00Z" w16du:dateUtc="2024-12-21T08:04:00Z">
        <w:r w:rsidRPr="00DB6600">
          <w:rPr>
            <w:highlight w:val="cyan"/>
            <w:rPrChange w:id="808" w:author="Ben Fels" w:date="2024-12-21T09:04:00Z" w16du:dateUtc="2024-12-21T08:04:00Z">
              <w:rPr/>
            </w:rPrChange>
          </w:rPr>
          <w:t xml:space="preserve">Korpus und Annotation-Guidelines frei verfügbar. </w:t>
        </w:r>
      </w:ins>
    </w:p>
    <w:p w14:paraId="4F0ED007" w14:textId="77777777" w:rsidR="00DB6600" w:rsidRPr="00BE0B20" w:rsidRDefault="00DB6600" w:rsidP="00DB6600">
      <w:pPr>
        <w:rPr>
          <w:ins w:id="809" w:author="Ben Fels" w:date="2024-12-21T09:04:00Z" w16du:dateUtc="2024-12-21T08:04:00Z"/>
        </w:rPr>
      </w:pPr>
      <w:ins w:id="810" w:author="Ben Fels" w:date="2024-12-21T09:04:00Z" w16du:dateUtc="2024-12-21T08:04:00Z">
        <w:r w:rsidRPr="00BE0B20">
          <w:rPr>
            <w:highlight w:val="cyan"/>
            <w:rPrChange w:id="811" w:author="Ben Fels" w:date="2024-12-21T09:04:00Z" w16du:dateUtc="2024-12-21T08:04:00Z">
              <w:rPr>
                <w:lang w:val="en-US"/>
              </w:rPr>
            </w:rPrChange>
          </w:rPr>
          <w:t xml:space="preserve">Die Auswahl dieses Datensatzes wird von </w:t>
        </w:r>
        <w:r w:rsidRPr="00DB6600">
          <w:rPr>
            <w:highlight w:val="cyan"/>
            <w:lang w:val="en-US"/>
            <w:rPrChange w:id="812" w:author="Ben Fels" w:date="2024-12-21T09:04:00Z" w16du:dateUtc="2024-12-21T08:04:00Z">
              <w:rPr>
                <w:highlight w:val="magenta"/>
                <w:lang w:val="en-US"/>
              </w:rPr>
            </w:rPrChange>
          </w:rPr>
          <w:fldChar w:fldCharType="begin"/>
        </w:r>
        <w:r w:rsidRPr="00BE0B20">
          <w:rPr>
            <w:highlight w:val="cyan"/>
            <w:rPrChange w:id="813"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14" w:author="Ben Fels" w:date="2024-12-21T09:04:00Z" w16du:dateUtc="2024-12-21T08:04:00Z">
              <w:rPr>
                <w:highlight w:val="magenta"/>
                <w:lang w:val="en-US"/>
              </w:rPr>
            </w:rPrChange>
          </w:rPr>
          <w:fldChar w:fldCharType="separate"/>
        </w:r>
        <w:r w:rsidRPr="00BE0B20">
          <w:rPr>
            <w:rFonts w:cs="Arial"/>
            <w:highlight w:val="cyan"/>
            <w:rPrChange w:id="815" w:author="Ben Fels" w:date="2024-12-21T09:04:00Z" w16du:dateUtc="2024-12-21T08:04:00Z">
              <w:rPr>
                <w:rFonts w:cs="Arial"/>
                <w:highlight w:val="magenta"/>
                <w:lang w:val="en-US"/>
              </w:rPr>
            </w:rPrChange>
          </w:rPr>
          <w:t>(Yeginbergen et al., 2024, S. 11688)</w:t>
        </w:r>
        <w:r w:rsidRPr="00DB6600">
          <w:rPr>
            <w:highlight w:val="cyan"/>
            <w:lang w:val="en-US"/>
            <w:rPrChange w:id="816" w:author="Ben Fels" w:date="2024-12-21T09:04:00Z" w16du:dateUtc="2024-12-21T08:04:00Z">
              <w:rPr>
                <w:highlight w:val="magenta"/>
                <w:lang w:val="en-US"/>
              </w:rPr>
            </w:rPrChange>
          </w:rPr>
          <w:fldChar w:fldCharType="end"/>
        </w:r>
        <w:r w:rsidRPr="00BE0B20">
          <w:rPr>
            <w:highlight w:val="cyan"/>
            <w:rPrChange w:id="817"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818" w:author="Ben Fels" w:date="2024-12-21T08:53:00Z" w16du:dateUtc="2024-12-21T07:53:00Z"/>
          <w:highlight w:val="green"/>
        </w:rPr>
      </w:pPr>
      <w:r>
        <w:t xml:space="preserve">Der Datensatz enthält </w:t>
      </w:r>
      <w:r w:rsidR="00800EFE">
        <w:t xml:space="preserve">sowohl die vollständigen </w:t>
      </w:r>
      <w:del w:id="819" w:author="Ben Fels" w:date="2024-12-21T08:50:00Z" w16du:dateUtc="2024-12-21T07:50:00Z">
        <w:r w:rsidR="00800EFE" w:rsidDel="00C02EE7">
          <w:delText xml:space="preserve">Essays </w:delText>
        </w:r>
      </w:del>
      <w:ins w:id="820" w:author="Ben Fels" w:date="2024-12-21T08:50:00Z" w16du:dateUtc="2024-12-21T07:50:00Z">
        <w:r w:rsidR="00C02EE7">
          <w:t xml:space="preserve">Aufsätze </w:t>
        </w:r>
      </w:ins>
      <w:r w:rsidR="00800EFE">
        <w:t xml:space="preserve">als </w:t>
      </w:r>
      <w:r>
        <w:t>Text-Datei</w:t>
      </w:r>
      <w:ins w:id="821" w:author="Ben Fels" w:date="2024-12-21T08:50:00Z" w16du:dateUtc="2024-12-21T07:50:00Z">
        <w:r w:rsidR="00EE501B">
          <w:t>en</w:t>
        </w:r>
      </w:ins>
      <w:r>
        <w:t xml:space="preserve">, als </w:t>
      </w:r>
      <w:r w:rsidR="00800EFE">
        <w:t>auch die Annotationen als ann-Dateien</w:t>
      </w:r>
      <w:r w:rsidR="00800EFE" w:rsidRPr="00CD387E">
        <w:rPr>
          <w:highlight w:val="yellow"/>
          <w:rPrChange w:id="822" w:author="Ben Fels" w:date="2024-12-21T10:15:00Z" w16du:dateUtc="2024-12-21T09:15:00Z">
            <w:rPr/>
          </w:rPrChange>
        </w:rPr>
        <w:t xml:space="preserve">. </w:t>
      </w:r>
      <w:del w:id="823" w:author="Ben Fels" w:date="2024-12-21T08:50:00Z" w16du:dateUtc="2024-12-21T07:50:00Z">
        <w:r w:rsidR="0091105B" w:rsidRPr="00CD387E" w:rsidDel="00EE501B">
          <w:rPr>
            <w:highlight w:val="yellow"/>
            <w:rPrChange w:id="824" w:author="Ben Fels" w:date="2024-12-21T10:15:00Z" w16du:dateUtc="2024-12-21T09:15:00Z">
              <w:rPr/>
            </w:rPrChange>
          </w:rPr>
          <w:delText xml:space="preserve">Es </w:delText>
        </w:r>
      </w:del>
      <w:ins w:id="825" w:author="Ben Fels" w:date="2024-12-21T08:51:00Z" w16du:dateUtc="2024-12-21T07:51:00Z">
        <w:r w:rsidR="000B14C2" w:rsidRPr="00CD387E">
          <w:rPr>
            <w:highlight w:val="yellow"/>
            <w:rPrChange w:id="826" w:author="Ben Fels" w:date="2024-12-21T10:15:00Z" w16du:dateUtc="2024-12-21T09:15:00Z">
              <w:rPr/>
            </w:rPrChange>
          </w:rPr>
          <w:t xml:space="preserve">Bei den </w:t>
        </w:r>
      </w:ins>
      <w:ins w:id="827" w:author="Ben Fels" w:date="2024-12-21T08:50:00Z" w16du:dateUtc="2024-12-21T07:50:00Z">
        <w:r w:rsidR="00EE501B" w:rsidRPr="00CD387E">
          <w:rPr>
            <w:highlight w:val="yellow"/>
            <w:rPrChange w:id="828" w:author="Ben Fels" w:date="2024-12-21T10:15:00Z" w16du:dateUtc="2024-12-21T09:15:00Z">
              <w:rPr/>
            </w:rPrChange>
          </w:rPr>
          <w:t xml:space="preserve">Annotationen </w:t>
        </w:r>
      </w:ins>
      <w:del w:id="829" w:author="Ben Fels" w:date="2024-12-21T08:51:00Z" w16du:dateUtc="2024-12-21T07:51:00Z">
        <w:r w:rsidR="0091105B" w:rsidRPr="00CD387E" w:rsidDel="00EE501B">
          <w:rPr>
            <w:highlight w:val="yellow"/>
            <w:rPrChange w:id="830" w:author="Ben Fels" w:date="2024-12-21T10:15:00Z" w16du:dateUtc="2024-12-21T09:15:00Z">
              <w:rPr/>
            </w:rPrChange>
          </w:rPr>
          <w:delText xml:space="preserve">wird </w:delText>
        </w:r>
      </w:del>
      <w:ins w:id="831" w:author="Ben Fels" w:date="2024-12-21T08:51:00Z" w16du:dateUtc="2024-12-21T07:51:00Z">
        <w:r w:rsidR="000B14C2" w:rsidRPr="00CD387E">
          <w:rPr>
            <w:highlight w:val="yellow"/>
            <w:rPrChange w:id="832" w:author="Ben Fels" w:date="2024-12-21T10:15:00Z" w16du:dateUtc="2024-12-21T09:15:00Z">
              <w:rPr/>
            </w:rPrChange>
          </w:rPr>
          <w:t xml:space="preserve">werden </w:t>
        </w:r>
        <w:r w:rsidR="000F522D" w:rsidRPr="00CD387E">
          <w:rPr>
            <w:highlight w:val="yellow"/>
            <w:rPrChange w:id="833" w:author="Ben Fels" w:date="2024-12-21T10:15:00Z" w16du:dateUtc="2024-12-21T09:15:00Z">
              <w:rPr/>
            </w:rPrChange>
          </w:rPr>
          <w:t xml:space="preserve">die Argumentationskomponenten </w:t>
        </w:r>
      </w:ins>
      <w:del w:id="834" w:author="Ben Fels" w:date="2024-12-21T08:51:00Z" w16du:dateUtc="2024-12-21T07:51:00Z">
        <w:r w:rsidR="0091105B" w:rsidRPr="00CD387E" w:rsidDel="000F522D">
          <w:rPr>
            <w:highlight w:val="yellow"/>
            <w:rPrChange w:id="835" w:author="Ben Fels" w:date="2024-12-21T10:15:00Z" w16du:dateUtc="2024-12-21T09:15:00Z">
              <w:rPr/>
            </w:rPrChange>
          </w:rPr>
          <w:delText xml:space="preserve">zwischen </w:delText>
        </w:r>
      </w:del>
      <w:r w:rsidR="000B4D81" w:rsidRPr="00CD387E">
        <w:rPr>
          <w:highlight w:val="yellow"/>
          <w:rPrChange w:id="836" w:author="Ben Fels" w:date="2024-12-21T10:15:00Z" w16du:dateUtc="2024-12-21T09:15:00Z">
            <w:rPr/>
          </w:rPrChange>
        </w:rPr>
        <w:t>Hauptaussage (</w:t>
      </w:r>
      <w:r w:rsidR="00FA4398" w:rsidRPr="00CD387E">
        <w:rPr>
          <w:highlight w:val="yellow"/>
          <w:rPrChange w:id="837" w:author="Ben Fels" w:date="2024-12-21T10:15:00Z" w16du:dateUtc="2024-12-21T09:15:00Z">
            <w:rPr/>
          </w:rPrChange>
        </w:rPr>
        <w:t>MajorClaim</w:t>
      </w:r>
      <w:r w:rsidR="00B70058" w:rsidRPr="00CD387E">
        <w:rPr>
          <w:highlight w:val="yellow"/>
          <w:rPrChange w:id="838" w:author="Ben Fels" w:date="2024-12-21T10:15:00Z" w16du:dateUtc="2024-12-21T09:15:00Z">
            <w:rPr/>
          </w:rPrChange>
        </w:rPr>
        <w:t>s</w:t>
      </w:r>
      <w:r w:rsidR="000B4D81" w:rsidRPr="00CD387E">
        <w:rPr>
          <w:highlight w:val="yellow"/>
          <w:rPrChange w:id="839" w:author="Ben Fels" w:date="2024-12-21T10:15:00Z" w16du:dateUtc="2024-12-21T09:15:00Z">
            <w:rPr/>
          </w:rPrChange>
        </w:rPr>
        <w:t>)</w:t>
      </w:r>
      <w:r w:rsidR="00FA4398" w:rsidRPr="00CD387E">
        <w:rPr>
          <w:highlight w:val="yellow"/>
          <w:rPrChange w:id="840" w:author="Ben Fels" w:date="2024-12-21T10:15:00Z" w16du:dateUtc="2024-12-21T09:15:00Z">
            <w:rPr/>
          </w:rPrChange>
        </w:rPr>
        <w:t xml:space="preserve">, </w:t>
      </w:r>
      <w:r w:rsidR="000E6805" w:rsidRPr="00CD387E">
        <w:rPr>
          <w:highlight w:val="yellow"/>
          <w:rPrChange w:id="841" w:author="Ben Fels" w:date="2024-12-21T10:15:00Z" w16du:dateUtc="2024-12-21T09:15:00Z">
            <w:rPr/>
          </w:rPrChange>
        </w:rPr>
        <w:t xml:space="preserve">Behauptungen (claims) </w:t>
      </w:r>
      <w:r w:rsidR="00FA4398" w:rsidRPr="00CD387E">
        <w:rPr>
          <w:highlight w:val="yellow"/>
          <w:rPrChange w:id="842" w:author="Ben Fels" w:date="2024-12-21T10:15:00Z" w16du:dateUtc="2024-12-21T09:15:00Z">
            <w:rPr/>
          </w:rPrChange>
        </w:rPr>
        <w:t xml:space="preserve">und </w:t>
      </w:r>
      <w:r w:rsidR="00A243E1" w:rsidRPr="00CD387E">
        <w:rPr>
          <w:highlight w:val="yellow"/>
          <w:rPrChange w:id="843" w:author="Ben Fels" w:date="2024-12-21T10:15:00Z" w16du:dateUtc="2024-12-21T09:15:00Z">
            <w:rPr/>
          </w:rPrChange>
        </w:rPr>
        <w:t>Prämissen (p</w:t>
      </w:r>
      <w:r w:rsidR="00FA4398" w:rsidRPr="00CD387E">
        <w:rPr>
          <w:highlight w:val="yellow"/>
          <w:rPrChange w:id="844" w:author="Ben Fels" w:date="2024-12-21T10:15:00Z" w16du:dateUtc="2024-12-21T09:15:00Z">
            <w:rPr/>
          </w:rPrChange>
        </w:rPr>
        <w:t>remises</w:t>
      </w:r>
      <w:r w:rsidR="00A243E1" w:rsidRPr="00CD387E">
        <w:rPr>
          <w:highlight w:val="yellow"/>
          <w:rPrChange w:id="845" w:author="Ben Fels" w:date="2024-12-21T10:15:00Z" w16du:dateUtc="2024-12-21T09:15:00Z">
            <w:rPr/>
          </w:rPrChange>
        </w:rPr>
        <w:t>)</w:t>
      </w:r>
      <w:ins w:id="846" w:author="Ben Fels" w:date="2024-12-21T08:51:00Z" w16du:dateUtc="2024-12-21T07:51:00Z">
        <w:r w:rsidR="000B14C2" w:rsidRPr="00CD387E">
          <w:rPr>
            <w:highlight w:val="yellow"/>
            <w:rPrChange w:id="847" w:author="Ben Fels" w:date="2024-12-21T10:15:00Z" w16du:dateUtc="2024-12-21T09:15:00Z">
              <w:rPr/>
            </w:rPrChange>
          </w:rPr>
          <w:t xml:space="preserve"> unterschieden</w:t>
        </w:r>
      </w:ins>
      <w:del w:id="848" w:author="Ben Fels" w:date="2024-12-21T08:51:00Z" w16du:dateUtc="2024-12-21T07:51:00Z">
        <w:r w:rsidR="00FA4398" w:rsidDel="00EE501B">
          <w:delText xml:space="preserve"> </w:delText>
        </w:r>
        <w:r w:rsidR="00FA4398" w:rsidRPr="00427043" w:rsidDel="00EE501B">
          <w:rPr>
            <w:highlight w:val="green"/>
            <w:rPrChange w:id="849" w:author="Ben Fels" w:date="2024-12-21T08:54:00Z" w16du:dateUtc="2024-12-21T07:54:00Z">
              <w:rPr/>
            </w:rPrChange>
          </w:rPr>
          <w:delText>unterschieden</w:delText>
        </w:r>
      </w:del>
      <w:r w:rsidR="00FA4398" w:rsidRPr="00427043">
        <w:rPr>
          <w:highlight w:val="green"/>
          <w:rPrChange w:id="850" w:author="Ben Fels" w:date="2024-12-21T08:54:00Z" w16du:dateUtc="2024-12-21T07:54:00Z">
            <w:rPr/>
          </w:rPrChange>
        </w:rPr>
        <w:t>.</w:t>
      </w:r>
      <w:ins w:id="851" w:author="Ben Fels" w:date="2024-12-21T09:45:00Z" w16du:dateUtc="2024-12-21T08:45:00Z">
        <w:r w:rsidR="008E4A9B">
          <w:rPr>
            <w:highlight w:val="green"/>
          </w:rPr>
          <w:t xml:space="preserve"> </w:t>
        </w:r>
      </w:ins>
      <w:ins w:id="852" w:author="Ben Fels" w:date="2024-12-21T10:06:00Z" w16du:dateUtc="2024-12-21T09:06:00Z">
        <w:r w:rsidR="008631F4">
          <w:rPr>
            <w:highlight w:val="green"/>
          </w:rPr>
          <w:t>Nach</w:t>
        </w:r>
      </w:ins>
      <w:ins w:id="853" w:author="Ben Fels" w:date="2024-12-21T10:08:00Z" w16du:dateUtc="2024-12-21T09:08:00Z">
        <w:r w:rsidR="00F072E1">
          <w:rPr>
            <w:highlight w:val="green"/>
          </w:rPr>
          <w:t xml:space="preserve"> </w:t>
        </w:r>
        <w:r w:rsidR="00F072E1" w:rsidRPr="00895A9C">
          <w:rPr>
            <w:rFonts w:cs="Arial"/>
            <w:highlight w:val="magenta"/>
          </w:rPr>
          <w:t>Stab &amp; Gurevych</w:t>
        </w:r>
      </w:ins>
      <w:ins w:id="854" w:author="Ben Fels" w:date="2024-12-21T10:06:00Z" w16du:dateUtc="2024-12-21T09:06:00Z">
        <w:r w:rsidR="008631F4">
          <w:rPr>
            <w:highlight w:val="green"/>
          </w:rPr>
          <w:t xml:space="preserve"> </w:t>
        </w:r>
      </w:ins>
      <w:r w:rsidR="00A951CF" w:rsidRPr="00F072E1">
        <w:rPr>
          <w:highlight w:val="magenta"/>
          <w:rPrChange w:id="855" w:author="Ben Fels" w:date="2024-12-21T10:07:00Z" w16du:dateUtc="2024-12-21T09:07:00Z">
            <w:rPr>
              <w:highlight w:val="green"/>
            </w:rPr>
          </w:rPrChange>
        </w:rPr>
        <w:fldChar w:fldCharType="begin"/>
      </w:r>
      <w:r w:rsidR="00A951CF" w:rsidRPr="00F072E1">
        <w:rPr>
          <w:highlight w:val="magenta"/>
          <w:rPrChange w:id="856"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57" w:author="Ben Fels" w:date="2024-12-21T10:07:00Z" w16du:dateUtc="2024-12-21T09:07:00Z">
            <w:rPr>
              <w:highlight w:val="green"/>
            </w:rPr>
          </w:rPrChange>
        </w:rPr>
        <w:fldChar w:fldCharType="separate"/>
      </w:r>
      <w:r w:rsidR="00A951CF" w:rsidRPr="00F072E1">
        <w:rPr>
          <w:rFonts w:cs="Arial"/>
          <w:highlight w:val="magenta"/>
          <w:rPrChange w:id="858" w:author="Ben Fels" w:date="2024-12-21T10:07:00Z" w16du:dateUtc="2024-12-21T09:07:00Z">
            <w:rPr>
              <w:rFonts w:cs="Arial"/>
              <w:highlight w:val="green"/>
            </w:rPr>
          </w:rPrChange>
        </w:rPr>
        <w:t>(2017b, S. 627)</w:t>
      </w:r>
      <w:r w:rsidR="00A951CF" w:rsidRPr="00F072E1">
        <w:rPr>
          <w:highlight w:val="magenta"/>
          <w:rPrChange w:id="859" w:author="Ben Fels" w:date="2024-12-21T10:07:00Z" w16du:dateUtc="2024-12-21T09:07:00Z">
            <w:rPr>
              <w:highlight w:val="green"/>
            </w:rPr>
          </w:rPrChange>
        </w:rPr>
        <w:fldChar w:fldCharType="end"/>
      </w:r>
      <w:ins w:id="860" w:author="Ben Fels" w:date="2024-12-21T10:07:00Z" w16du:dateUtc="2024-12-21T09:07:00Z">
        <w:r w:rsidR="00F072E1">
          <w:rPr>
            <w:highlight w:val="green"/>
          </w:rPr>
          <w:t xml:space="preserve"> </w:t>
        </w:r>
      </w:ins>
      <w:ins w:id="861" w:author="Ben Fels" w:date="2024-12-21T10:14:00Z" w16du:dateUtc="2024-12-21T09:14:00Z">
        <w:r w:rsidR="001B0D18">
          <w:rPr>
            <w:highlight w:val="green"/>
          </w:rPr>
          <w:t xml:space="preserve">beinhalten </w:t>
        </w:r>
      </w:ins>
      <w:ins w:id="862" w:author="Ben Fels" w:date="2024-12-21T11:11:00Z" w16du:dateUtc="2024-12-21T10:11:00Z">
        <w:r w:rsidR="00AD7B99">
          <w:rPr>
            <w:highlight w:val="green"/>
          </w:rPr>
          <w:t>solche</w:t>
        </w:r>
      </w:ins>
      <w:ins w:id="863" w:author="Ben Fels" w:date="2024-12-21T10:14:00Z" w16du:dateUtc="2024-12-21T09:14:00Z">
        <w:r w:rsidR="001B0D18">
          <w:rPr>
            <w:highlight w:val="green"/>
          </w:rPr>
          <w:t xml:space="preserve"> Aufsätze</w:t>
        </w:r>
      </w:ins>
      <w:ins w:id="864" w:author="Ben Fels" w:date="2024-12-21T10:15:00Z" w16du:dateUtc="2024-12-21T09:15:00Z">
        <w:r w:rsidR="00CD387E">
          <w:rPr>
            <w:highlight w:val="green"/>
          </w:rPr>
          <w:t xml:space="preserve"> folgende argumentative Struktur. </w:t>
        </w:r>
        <w:r w:rsidR="001B0D18">
          <w:rPr>
            <w:highlight w:val="green"/>
          </w:rPr>
          <w:t xml:space="preserve">Eine </w:t>
        </w:r>
      </w:ins>
      <w:ins w:id="865" w:author="Ben Fels" w:date="2024-12-21T10:07:00Z" w16du:dateUtc="2024-12-21T09:07:00Z">
        <w:r w:rsidR="00A951CF" w:rsidRPr="00CC31C4">
          <w:rPr>
            <w:highlight w:val="green"/>
          </w:rPr>
          <w:t xml:space="preserve">Hauptaussage </w:t>
        </w:r>
      </w:ins>
      <w:ins w:id="866" w:author="Ben Fels" w:date="2024-12-21T10:15:00Z" w16du:dateUtc="2024-12-21T09:15:00Z">
        <w:r w:rsidR="001B0D18">
          <w:rPr>
            <w:highlight w:val="green"/>
          </w:rPr>
          <w:t xml:space="preserve">spiegelt </w:t>
        </w:r>
      </w:ins>
      <w:ins w:id="867" w:author="Ben Fels" w:date="2024-12-21T09:45:00Z" w16du:dateUtc="2024-12-21T08:45:00Z">
        <w:r w:rsidR="008E4A9B" w:rsidRPr="00CC31C4">
          <w:rPr>
            <w:highlight w:val="green"/>
          </w:rPr>
          <w:t>d</w:t>
        </w:r>
      </w:ins>
      <w:ins w:id="868" w:author="Ben Fels" w:date="2024-12-21T09:46:00Z" w16du:dateUtc="2024-12-21T08:46:00Z">
        <w:r w:rsidR="005645A2" w:rsidRPr="00CC31C4">
          <w:rPr>
            <w:highlight w:val="green"/>
          </w:rPr>
          <w:t>en Standpunkt des Autoren wider</w:t>
        </w:r>
      </w:ins>
      <w:ins w:id="869" w:author="Ben Fels" w:date="2024-12-21T10:09:00Z" w16du:dateUtc="2024-12-21T09:09:00Z">
        <w:r w:rsidR="00D27617" w:rsidRPr="00CC31C4">
          <w:rPr>
            <w:rPrChange w:id="870"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71" w:author="Ben Fels" w:date="2024-12-21T10:10:00Z" w16du:dateUtc="2024-12-21T09:10:00Z">
        <w:r w:rsidR="00500497" w:rsidRPr="004C0C7E">
          <w:rPr>
            <w:highlight w:val="green"/>
          </w:rPr>
          <w:lastRenderedPageBreak/>
          <w:t>unterstützt oder angegriffen werden</w:t>
        </w:r>
      </w:ins>
      <w:ins w:id="872" w:author="Ben Fels" w:date="2024-12-21T10:09:00Z" w16du:dateUtc="2024-12-21T09:09:00Z">
        <w:r w:rsidR="00D27617" w:rsidRPr="004C0C7E">
          <w:rPr>
            <w:highlight w:val="green"/>
          </w:rPr>
          <w:t xml:space="preserve">. </w:t>
        </w:r>
      </w:ins>
      <w:del w:id="873" w:author="Ben Fels" w:date="2024-12-21T10:09:00Z" w16du:dateUtc="2024-12-21T09:09:00Z">
        <w:r w:rsidR="00FA4398" w:rsidRPr="004C0C7E" w:rsidDel="00D27617">
          <w:rPr>
            <w:highlight w:val="green"/>
            <w:rPrChange w:id="874" w:author="Ben Fels" w:date="2024-12-21T11:18:00Z" w16du:dateUtc="2024-12-21T10:18:00Z">
              <w:rPr/>
            </w:rPrChange>
          </w:rPr>
          <w:delText xml:space="preserve"> </w:delText>
        </w:r>
      </w:del>
      <w:ins w:id="875" w:author="Ben Fels" w:date="2024-12-21T10:06:00Z" w16du:dateUtc="2024-12-21T09:06:00Z">
        <w:r w:rsidR="008631F4" w:rsidRPr="004C0C7E">
          <w:rPr>
            <w:highlight w:val="green"/>
          </w:rPr>
          <w:t xml:space="preserve">Ein Argument besteht aus einer Behauptung und </w:t>
        </w:r>
      </w:ins>
      <w:ins w:id="876" w:author="Ben Fels" w:date="2024-12-21T10:11:00Z" w16du:dateUtc="2024-12-21T09:11:00Z">
        <w:r w:rsidR="00BF4381" w:rsidRPr="004C0C7E">
          <w:rPr>
            <w:highlight w:val="green"/>
            <w:rPrChange w:id="877" w:author="Ben Fels" w:date="2024-12-21T11:18:00Z" w16du:dateUtc="2024-12-21T10:18:00Z">
              <w:rPr/>
            </w:rPrChange>
          </w:rPr>
          <w:t xml:space="preserve">mindestens </w:t>
        </w:r>
      </w:ins>
      <w:ins w:id="878" w:author="Ben Fels" w:date="2024-12-21T10:06:00Z" w16du:dateUtc="2024-12-21T09:06:00Z">
        <w:r w:rsidR="008631F4" w:rsidRPr="004C0C7E">
          <w:rPr>
            <w:highlight w:val="green"/>
          </w:rPr>
          <w:t>einer Prämisse.</w:t>
        </w:r>
      </w:ins>
      <w:ins w:id="879" w:author="Ben Fels" w:date="2024-12-21T10:12:00Z" w16du:dateUtc="2024-12-21T09:12:00Z">
        <w:r w:rsidR="001D6B97" w:rsidRPr="004C0C7E">
          <w:rPr>
            <w:highlight w:val="green"/>
            <w:rPrChange w:id="880" w:author="Ben Fels" w:date="2024-12-21T11:18:00Z" w16du:dateUtc="2024-12-21T10:18:00Z">
              <w:rPr/>
            </w:rPrChange>
          </w:rPr>
          <w:t xml:space="preserve"> </w:t>
        </w:r>
      </w:ins>
      <w:ins w:id="881" w:author="Ben Fels" w:date="2024-12-21T10:18:00Z" w16du:dateUtc="2024-12-21T09:18:00Z">
        <w:r w:rsidR="009B3010" w:rsidRPr="004C0C7E">
          <w:rPr>
            <w:highlight w:val="green"/>
            <w:rPrChange w:id="882" w:author="Ben Fels" w:date="2024-12-21T11:18:00Z" w16du:dateUtc="2024-12-21T10:18:00Z">
              <w:rPr/>
            </w:rPrChange>
          </w:rPr>
          <w:t>Prämisse</w:t>
        </w:r>
      </w:ins>
      <w:ins w:id="883" w:author="Ben Fels" w:date="2024-12-21T11:13:00Z" w16du:dateUtc="2024-12-21T10:13:00Z">
        <w:r w:rsidR="00666B23" w:rsidRPr="004C0C7E">
          <w:rPr>
            <w:highlight w:val="green"/>
            <w:rPrChange w:id="884" w:author="Ben Fels" w:date="2024-12-21T11:18:00Z" w16du:dateUtc="2024-12-21T10:18:00Z">
              <w:rPr/>
            </w:rPrChange>
          </w:rPr>
          <w:t>n</w:t>
        </w:r>
      </w:ins>
      <w:ins w:id="885" w:author="Ben Fels" w:date="2024-12-21T10:18:00Z" w16du:dateUtc="2024-12-21T09:18:00Z">
        <w:r w:rsidR="009B3010" w:rsidRPr="004C0C7E">
          <w:rPr>
            <w:highlight w:val="green"/>
            <w:rPrChange w:id="886" w:author="Ben Fels" w:date="2024-12-21T11:18:00Z" w16du:dateUtc="2024-12-21T10:18:00Z">
              <w:rPr/>
            </w:rPrChange>
          </w:rPr>
          <w:t xml:space="preserve"> </w:t>
        </w:r>
      </w:ins>
      <w:ins w:id="887" w:author="Ben Fels" w:date="2024-12-21T11:13:00Z" w16du:dateUtc="2024-12-21T10:13:00Z">
        <w:r w:rsidR="00666B23" w:rsidRPr="004C0C7E">
          <w:rPr>
            <w:highlight w:val="green"/>
            <w:rPrChange w:id="888" w:author="Ben Fels" w:date="2024-12-21T11:18:00Z" w16du:dateUtc="2024-12-21T10:18:00Z">
              <w:rPr/>
            </w:rPrChange>
          </w:rPr>
          <w:t xml:space="preserve">sind </w:t>
        </w:r>
      </w:ins>
      <w:ins w:id="889" w:author="Ben Fels" w:date="2024-12-21T10:18:00Z" w16du:dateUtc="2024-12-21T09:18:00Z">
        <w:r w:rsidR="009B3010" w:rsidRPr="004C0C7E">
          <w:rPr>
            <w:highlight w:val="green"/>
            <w:rPrChange w:id="890" w:author="Ben Fels" w:date="2024-12-21T11:18:00Z" w16du:dateUtc="2024-12-21T10:18:00Z">
              <w:rPr/>
            </w:rPrChange>
          </w:rPr>
          <w:t xml:space="preserve">dabei </w:t>
        </w:r>
      </w:ins>
      <w:ins w:id="891" w:author="Ben Fels" w:date="2024-12-21T11:13:00Z" w16du:dateUtc="2024-12-21T10:13:00Z">
        <w:r w:rsidR="00666B23" w:rsidRPr="004C0C7E">
          <w:rPr>
            <w:highlight w:val="green"/>
            <w:rPrChange w:id="892" w:author="Ben Fels" w:date="2024-12-21T11:18:00Z" w16du:dateUtc="2024-12-21T10:18:00Z">
              <w:rPr/>
            </w:rPrChange>
          </w:rPr>
          <w:t xml:space="preserve">die Gründe </w:t>
        </w:r>
      </w:ins>
      <w:ins w:id="893" w:author="Ben Fels" w:date="2024-12-21T10:18:00Z" w16du:dateUtc="2024-12-21T09:18:00Z">
        <w:r w:rsidR="009B3010" w:rsidRPr="004C0C7E">
          <w:rPr>
            <w:highlight w:val="green"/>
            <w:rPrChange w:id="894" w:author="Ben Fels" w:date="2024-12-21T11:18:00Z" w16du:dateUtc="2024-12-21T10:18:00Z">
              <w:rPr/>
            </w:rPrChange>
          </w:rPr>
          <w:t>für</w:t>
        </w:r>
      </w:ins>
      <w:ins w:id="895" w:author="Ben Fels" w:date="2024-12-21T10:19:00Z" w16du:dateUtc="2024-12-21T09:19:00Z">
        <w:r w:rsidR="009B3010" w:rsidRPr="004C0C7E">
          <w:rPr>
            <w:highlight w:val="green"/>
            <w:rPrChange w:id="896" w:author="Ben Fels" w:date="2024-12-21T11:18:00Z" w16du:dateUtc="2024-12-21T10:18:00Z">
              <w:rPr/>
            </w:rPrChange>
          </w:rPr>
          <w:t xml:space="preserve"> </w:t>
        </w:r>
      </w:ins>
      <w:ins w:id="897" w:author="Ben Fels" w:date="2024-12-21T11:13:00Z" w16du:dateUtc="2024-12-21T10:13:00Z">
        <w:r w:rsidR="00C1194F" w:rsidRPr="004C0C7E">
          <w:rPr>
            <w:highlight w:val="green"/>
            <w:rPrChange w:id="898" w:author="Ben Fels" w:date="2024-12-21T11:18:00Z" w16du:dateUtc="2024-12-21T10:18:00Z">
              <w:rPr/>
            </w:rPrChange>
          </w:rPr>
          <w:t xml:space="preserve">ein </w:t>
        </w:r>
      </w:ins>
      <w:ins w:id="899" w:author="Ben Fels" w:date="2024-12-21T10:19:00Z" w16du:dateUtc="2024-12-21T09:19:00Z">
        <w:r w:rsidR="009B3010" w:rsidRPr="004C0C7E">
          <w:rPr>
            <w:highlight w:val="green"/>
            <w:rPrChange w:id="900" w:author="Ben Fels" w:date="2024-12-21T11:18:00Z" w16du:dateUtc="2024-12-21T10:18:00Z">
              <w:rPr/>
            </w:rPrChange>
          </w:rPr>
          <w:t>Argument.</w:t>
        </w:r>
      </w:ins>
      <w:ins w:id="901" w:author="Ben Fels" w:date="2024-12-21T11:13:00Z" w16du:dateUtc="2024-12-21T10:13:00Z">
        <w:r w:rsidR="004237FD" w:rsidRPr="004C0C7E">
          <w:rPr>
            <w:highlight w:val="green"/>
            <w:rPrChange w:id="902" w:author="Ben Fels" w:date="2024-12-21T11:18:00Z" w16du:dateUtc="2024-12-21T10:18:00Z">
              <w:rPr/>
            </w:rPrChange>
          </w:rPr>
          <w:t xml:space="preserve"> </w:t>
        </w:r>
      </w:ins>
      <w:ins w:id="903" w:author="Ben Fels" w:date="2024-12-21T10:12:00Z" w16du:dateUtc="2024-12-21T09:12:00Z">
        <w:r w:rsidR="001D6B97" w:rsidRPr="004C0C7E">
          <w:rPr>
            <w:highlight w:val="green"/>
            <w:rPrChange w:id="904" w:author="Ben Fels" w:date="2024-12-21T11:18:00Z" w16du:dateUtc="2024-12-21T10:18:00Z">
              <w:rPr/>
            </w:rPrChange>
          </w:rPr>
          <w:t xml:space="preserve">Um die Haltung der Argumente </w:t>
        </w:r>
      </w:ins>
      <w:ins w:id="905" w:author="Ben Fels" w:date="2024-12-21T11:15:00Z" w16du:dateUtc="2024-12-21T10:15:00Z">
        <w:r w:rsidR="000219A5" w:rsidRPr="004C0C7E">
          <w:rPr>
            <w:highlight w:val="green"/>
            <w:rPrChange w:id="906" w:author="Ben Fels" w:date="2024-12-21T11:18:00Z" w16du:dateUtc="2024-12-21T10:18:00Z">
              <w:rPr/>
            </w:rPrChange>
          </w:rPr>
          <w:t xml:space="preserve">zu </w:t>
        </w:r>
      </w:ins>
      <w:ins w:id="907" w:author="Ben Fels" w:date="2024-12-21T11:16:00Z" w16du:dateUtc="2024-12-21T10:16:00Z">
        <w:r w:rsidR="009019EC" w:rsidRPr="004C0C7E">
          <w:rPr>
            <w:highlight w:val="green"/>
            <w:rPrChange w:id="908" w:author="Ben Fels" w:date="2024-12-21T11:18:00Z" w16du:dateUtc="2024-12-21T10:18:00Z">
              <w:rPr/>
            </w:rPrChange>
          </w:rPr>
          <w:t xml:space="preserve">unterscheiden, </w:t>
        </w:r>
      </w:ins>
      <w:ins w:id="909" w:author="Ben Fels" w:date="2024-12-21T11:14:00Z" w16du:dateUtc="2024-12-21T10:14:00Z">
        <w:r w:rsidR="003D3ACB" w:rsidRPr="004C0C7E">
          <w:rPr>
            <w:highlight w:val="green"/>
            <w:rPrChange w:id="910" w:author="Ben Fels" w:date="2024-12-21T11:18:00Z" w16du:dateUtc="2024-12-21T10:18:00Z">
              <w:rPr/>
            </w:rPrChange>
          </w:rPr>
          <w:t xml:space="preserve">sind </w:t>
        </w:r>
      </w:ins>
      <w:ins w:id="911" w:author="Ben Fels" w:date="2024-12-21T11:15:00Z" w16du:dateUtc="2024-12-21T10:15:00Z">
        <w:r w:rsidR="000219A5" w:rsidRPr="004C0C7E">
          <w:rPr>
            <w:highlight w:val="green"/>
            <w:rPrChange w:id="912"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13" w:author="Ben Fels" w:date="2024-12-21T10:02:00Z" w16du:dateUtc="2024-12-21T09:02:00Z"/>
        </w:rPr>
      </w:pPr>
      <w:del w:id="914" w:author="Ben Fels" w:date="2024-12-21T11:14:00Z" w16du:dateUtc="2024-12-21T10:14:00Z">
        <w:r w:rsidRPr="004C0C7E" w:rsidDel="003D3ACB">
          <w:rPr>
            <w:highlight w:val="green"/>
            <w:rPrChange w:id="915" w:author="Ben Fels" w:date="2024-12-21T11:18:00Z" w16du:dateUtc="2024-12-21T10:18:00Z">
              <w:rPr/>
            </w:rPrChange>
          </w:rPr>
          <w:delText xml:space="preserve">Behauptungen </w:delText>
        </w:r>
      </w:del>
      <w:del w:id="916" w:author="Ben Fels" w:date="2024-12-21T10:13:00Z" w16du:dateUtc="2024-12-21T09:13:00Z">
        <w:r w:rsidRPr="004C0C7E" w:rsidDel="00C41407">
          <w:rPr>
            <w:highlight w:val="green"/>
            <w:rPrChange w:id="917" w:author="Ben Fels" w:date="2024-12-21T11:18:00Z" w16du:dateUtc="2024-12-21T10:18:00Z">
              <w:rPr/>
            </w:rPrChange>
          </w:rPr>
          <w:delText xml:space="preserve">können </w:delText>
        </w:r>
      </w:del>
      <w:ins w:id="918" w:author="Ben Fels" w:date="2024-12-21T11:14:00Z" w16du:dateUtc="2024-12-21T10:14:00Z">
        <w:r w:rsidR="003D3ACB" w:rsidRPr="004C0C7E">
          <w:rPr>
            <w:highlight w:val="green"/>
            <w:rPrChange w:id="919" w:author="Ben Fels" w:date="2024-12-21T11:18:00Z" w16du:dateUtc="2024-12-21T10:18:00Z">
              <w:rPr/>
            </w:rPrChange>
          </w:rPr>
          <w:t xml:space="preserve">als </w:t>
        </w:r>
      </w:ins>
      <w:r w:rsidRPr="004C0C7E">
        <w:rPr>
          <w:highlight w:val="green"/>
          <w:rPrChange w:id="920" w:author="Ben Fels" w:date="2024-12-21T11:18:00Z" w16du:dateUtc="2024-12-21T10:18:00Z">
            <w:rPr/>
          </w:rPrChange>
        </w:rPr>
        <w:t xml:space="preserve">für oder gegen </w:t>
      </w:r>
      <w:del w:id="921" w:author="Ben Fels" w:date="2024-12-21T10:13:00Z" w16du:dateUtc="2024-12-21T09:13:00Z">
        <w:r w:rsidRPr="004C0C7E" w:rsidDel="00FB6B31">
          <w:rPr>
            <w:highlight w:val="green"/>
            <w:rPrChange w:id="922" w:author="Ben Fels" w:date="2024-12-21T11:18:00Z" w16du:dateUtc="2024-12-21T10:18:00Z">
              <w:rPr/>
            </w:rPrChange>
          </w:rPr>
          <w:delText>die Hauptaussage sein</w:delText>
        </w:r>
      </w:del>
      <w:ins w:id="923" w:author="Ben Fels" w:date="2024-12-21T10:13:00Z" w16du:dateUtc="2024-12-21T09:13:00Z">
        <w:r w:rsidR="00FB6B31" w:rsidRPr="004C0C7E">
          <w:rPr>
            <w:highlight w:val="green"/>
            <w:rPrChange w:id="924" w:author="Ben Fels" w:date="2024-12-21T11:18:00Z" w16du:dateUtc="2024-12-21T10:18:00Z">
              <w:rPr/>
            </w:rPrChange>
          </w:rPr>
          <w:t>markiert</w:t>
        </w:r>
      </w:ins>
      <w:r w:rsidRPr="004C0C7E">
        <w:rPr>
          <w:highlight w:val="green"/>
          <w:rPrChange w:id="925"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26" w:author="Ben Fels" w:date="2024-12-21T11:18:00Z" w16du:dateUtc="2024-12-21T10:18:00Z">
            <w:rPr/>
          </w:rPrChange>
        </w:rPr>
        <w:t>a</w:t>
      </w:r>
      <w:r w:rsidRPr="004C0C7E">
        <w:rPr>
          <w:highlight w:val="green"/>
          <w:rPrChange w:id="927" w:author="Ben Fels" w:date="2024-12-21T11:18:00Z" w16du:dateUtc="2024-12-21T10:18:00Z">
            <w:rPr/>
          </w:rPrChange>
        </w:rPr>
        <w:t xml:space="preserve">ngreifen. Es ist möglich, dass es mehrere Hauptaussagen </w:t>
      </w:r>
      <w:r w:rsidR="00E51A1B" w:rsidRPr="004C0C7E">
        <w:rPr>
          <w:highlight w:val="green"/>
          <w:rPrChange w:id="928" w:author="Ben Fels" w:date="2024-12-21T11:18:00Z" w16du:dateUtc="2024-12-21T10:18:00Z">
            <w:rPr/>
          </w:rPrChange>
        </w:rPr>
        <w:t xml:space="preserve">zu einem Text </w:t>
      </w:r>
      <w:r w:rsidRPr="004C0C7E">
        <w:rPr>
          <w:highlight w:val="green"/>
          <w:rPrChange w:id="929" w:author="Ben Fels" w:date="2024-12-21T11:18:00Z" w16du:dateUtc="2024-12-21T10:18:00Z">
            <w:rPr/>
          </w:rPrChange>
        </w:rPr>
        <w:t>gibt.</w:t>
      </w:r>
      <w:r w:rsidR="003840ED" w:rsidRPr="004C0C7E">
        <w:rPr>
          <w:highlight w:val="green"/>
          <w:rPrChange w:id="930" w:author="Ben Fels" w:date="2024-12-21T11:18:00Z" w16du:dateUtc="2024-12-21T10:18:00Z">
            <w:rPr/>
          </w:rPrChange>
        </w:rPr>
        <w:t xml:space="preserve"> Hierbei wurde jedoch nicht annotiert, auf welche </w:t>
      </w:r>
      <w:r w:rsidR="00E51A1B" w:rsidRPr="004C0C7E">
        <w:rPr>
          <w:highlight w:val="green"/>
          <w:rPrChange w:id="931"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32" w:author="Ben Fels" w:date="2024-12-21T11:17:00Z" w16du:dateUtc="2024-12-21T10:17:00Z"/>
        </w:rPr>
      </w:pPr>
      <w:commentRangeStart w:id="933"/>
      <w:ins w:id="934" w:author="Ben Fels" w:date="2024-12-21T10:02:00Z" w16du:dateUtc="2024-12-21T09:02:00Z">
        <w:r w:rsidRPr="00D4435C">
          <w:rPr>
            <w:highlight w:val="cyan"/>
            <w:rPrChange w:id="935" w:author="Ben Fels" w:date="2024-12-21T10:02:00Z" w16du:dateUtc="2024-12-21T09:02:00Z">
              <w:rPr/>
            </w:rPrChange>
          </w:rPr>
          <w:t>Beschriftung einfügen</w:t>
        </w:r>
      </w:ins>
      <w:ins w:id="936" w:author="Ben Fels" w:date="2024-12-21T11:18:00Z" w16du:dateUtc="2024-12-21T10:18:00Z">
        <w:r w:rsidR="00B61886">
          <w:t xml:space="preserve">: </w:t>
        </w:r>
      </w:ins>
      <w:commentRangeEnd w:id="933"/>
      <w:ins w:id="937" w:author="Ben Fels" w:date="2024-12-21T11:19:00Z" w16du:dateUtc="2024-12-21T10:19:00Z">
        <w:r w:rsidR="00B62541">
          <w:rPr>
            <w:rStyle w:val="Kommentarzeichen"/>
          </w:rPr>
          <w:commentReference w:id="933"/>
        </w:r>
      </w:ins>
      <w:ins w:id="938" w:author="Ben Fels" w:date="2024-12-21T11:18:00Z" w16du:dateUtc="2024-12-21T10:18:00Z">
        <w:r w:rsidR="00B61886">
          <w:t>Argumentationskomponenten und deren Strukturen.</w:t>
        </w:r>
      </w:ins>
      <w:ins w:id="939" w:author="Ben Fels" w:date="2024-12-21T10:02:00Z" w16du:dateUtc="2024-12-21T09:02:00Z">
        <w:r>
          <w:t xml:space="preserve"> </w:t>
        </w:r>
        <w:r w:rsidRPr="00D4435C">
          <w:rPr>
            <w:highlight w:val="cyan"/>
            <w:rPrChange w:id="940"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41" w:author="Ben Fels" w:date="2024-12-21T10:02:00Z" w16du:dateUtc="2024-12-21T09:02:00Z"/>
        </w:rPr>
      </w:pPr>
      <w:ins w:id="942"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43" w:author="Ben Fels" w:date="2024-12-21T10:02:00Z" w16du:dateUtc="2024-12-21T09:02:00Z"/>
          <w:sz w:val="22"/>
          <w:szCs w:val="20"/>
          <w:rPrChange w:id="944" w:author="Ben Fels" w:date="2024-12-21T10:02:00Z" w16du:dateUtc="2024-12-21T09:02:00Z">
            <w:rPr>
              <w:ins w:id="945" w:author="Ben Fels" w:date="2024-12-21T10:02:00Z" w16du:dateUtc="2024-12-21T09:02:00Z"/>
            </w:rPr>
          </w:rPrChange>
        </w:rPr>
      </w:pPr>
      <w:ins w:id="946" w:author="Ben Fels" w:date="2024-12-21T10:02:00Z" w16du:dateUtc="2024-12-21T09:02:00Z">
        <w:r w:rsidRPr="00D4435C">
          <w:rPr>
            <w:sz w:val="22"/>
            <w:szCs w:val="20"/>
            <w:rPrChange w:id="947" w:author="Ben Fels" w:date="2024-12-21T10:02:00Z" w16du:dateUtc="2024-12-21T09:02:00Z">
              <w:rPr/>
            </w:rPrChange>
          </w:rPr>
          <w:t>Eigene Darstellung nach</w:t>
        </w:r>
      </w:ins>
      <w:ins w:id="948" w:author="Ben Fels" w:date="2024-12-21T11:18:00Z" w16du:dateUtc="2024-12-21T10:18:00Z">
        <w:r w:rsidR="00C351F4">
          <w:rPr>
            <w:sz w:val="22"/>
            <w:szCs w:val="20"/>
          </w:rPr>
          <w:t xml:space="preserve"> </w:t>
        </w:r>
        <w:r w:rsidR="00C351F4" w:rsidRPr="00FD2583">
          <w:rPr>
            <w:sz w:val="22"/>
            <w:szCs w:val="20"/>
            <w:rPrChange w:id="949" w:author="Ben Fels" w:date="2024-12-21T11:19:00Z" w16du:dateUtc="2024-12-21T10:19:00Z">
              <w:rPr>
                <w:rFonts w:cs="Arial"/>
                <w:highlight w:val="magenta"/>
              </w:rPr>
            </w:rPrChange>
          </w:rPr>
          <w:t>Stab &amp; Gurevych</w:t>
        </w:r>
        <w:r w:rsidR="00C351F4" w:rsidRPr="00FD2583">
          <w:rPr>
            <w:sz w:val="22"/>
            <w:szCs w:val="20"/>
            <w:rPrChange w:id="950" w:author="Ben Fels" w:date="2024-12-21T11:19:00Z" w16du:dateUtc="2024-12-21T10:19:00Z">
              <w:rPr>
                <w:highlight w:val="green"/>
              </w:rPr>
            </w:rPrChange>
          </w:rPr>
          <w:t xml:space="preserve"> </w:t>
        </w:r>
        <w:r w:rsidR="00C351F4" w:rsidRPr="00FD2583">
          <w:rPr>
            <w:sz w:val="22"/>
            <w:szCs w:val="20"/>
            <w:rPrChange w:id="951" w:author="Ben Fels" w:date="2024-12-21T11:19:00Z" w16du:dateUtc="2024-12-21T10:19:00Z">
              <w:rPr>
                <w:highlight w:val="magenta"/>
              </w:rPr>
            </w:rPrChange>
          </w:rPr>
          <w:fldChar w:fldCharType="begin"/>
        </w:r>
      </w:ins>
      <w:r w:rsidR="00FD2583" w:rsidRPr="00FD2583">
        <w:rPr>
          <w:sz w:val="22"/>
          <w:szCs w:val="20"/>
          <w:rPrChange w:id="95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53" w:author="Ben Fels" w:date="2024-12-21T11:18:00Z" w16du:dateUtc="2024-12-21T10:18:00Z">
        <w:r w:rsidR="00C351F4" w:rsidRPr="00FD2583">
          <w:rPr>
            <w:sz w:val="22"/>
            <w:szCs w:val="20"/>
            <w:rPrChange w:id="954" w:author="Ben Fels" w:date="2024-12-21T11:19:00Z" w16du:dateUtc="2024-12-21T10:19:00Z">
              <w:rPr>
                <w:highlight w:val="magenta"/>
              </w:rPr>
            </w:rPrChange>
          </w:rPr>
          <w:fldChar w:fldCharType="separate"/>
        </w:r>
      </w:ins>
      <w:r w:rsidR="00FD2583" w:rsidRPr="00FD2583">
        <w:rPr>
          <w:sz w:val="22"/>
          <w:szCs w:val="20"/>
          <w:rPrChange w:id="955" w:author="Ben Fels" w:date="2024-12-21T11:19:00Z" w16du:dateUtc="2024-12-21T10:19:00Z">
            <w:rPr>
              <w:rFonts w:cs="Arial"/>
              <w:highlight w:val="magenta"/>
            </w:rPr>
          </w:rPrChange>
        </w:rPr>
        <w:t>(2017b)</w:t>
      </w:r>
      <w:ins w:id="956" w:author="Ben Fels" w:date="2024-12-21T11:18:00Z" w16du:dateUtc="2024-12-21T10:18:00Z">
        <w:r w:rsidR="00C351F4" w:rsidRPr="00FD2583">
          <w:rPr>
            <w:sz w:val="22"/>
            <w:szCs w:val="20"/>
            <w:rPrChange w:id="957" w:author="Ben Fels" w:date="2024-12-21T11:19:00Z" w16du:dateUtc="2024-12-21T10:19:00Z">
              <w:rPr>
                <w:highlight w:val="magenta"/>
              </w:rPr>
            </w:rPrChange>
          </w:rPr>
          <w:fldChar w:fldCharType="end"/>
        </w:r>
      </w:ins>
      <w:ins w:id="958"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66FB7DE1" w14:textId="77777777" w:rsidR="009606D1" w:rsidRPr="002F1C43" w:rsidRDefault="009606D1" w:rsidP="009606D1">
      <w:pPr>
        <w:jc w:val="both"/>
      </w:pPr>
      <w:r w:rsidRPr="002F1C43">
        <w:rPr>
          <w:rFonts w:cs="Arial"/>
          <w:highlight w:val="magenta"/>
        </w:rPr>
        <w:t>Yeginbergen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5E1F0479" w14:textId="77777777" w:rsidR="009606D1" w:rsidRDefault="009606D1"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959"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w:t>
      </w:r>
      <w:r w:rsidR="00963AD3" w:rsidRPr="00C3078D">
        <w:rPr>
          <w:highlight w:val="green"/>
        </w:rPr>
        <w:lastRenderedPageBreak/>
        <w:t xml:space="preserve">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60" w:author="Ben Fels" w:date="2024-12-21T19:09:00Z" w16du:dateUtc="2024-12-21T18:09:00Z"/>
        </w:rPr>
      </w:pPr>
      <w:bookmarkStart w:id="961" w:name="_Toc187929387"/>
      <w:r w:rsidRPr="00911C80">
        <w:rPr>
          <w:rPrChange w:id="962" w:author="Ben Fels" w:date="2024-12-17T07:55:00Z" w16du:dateUtc="2024-12-17T06:55:00Z">
            <w:rPr>
              <w:rFonts w:eastAsiaTheme="minorHAnsi" w:cstheme="minorBidi"/>
              <w:b/>
              <w:color w:val="auto"/>
              <w:sz w:val="24"/>
              <w:szCs w:val="22"/>
              <w:lang w:val="en-US"/>
            </w:rPr>
          </w:rPrChange>
        </w:rPr>
        <w:t>Methode</w:t>
      </w:r>
      <w:bookmarkEnd w:id="961"/>
    </w:p>
    <w:p w14:paraId="370DDD7D" w14:textId="77777777" w:rsidR="00BB7A91" w:rsidRDefault="009E27CB" w:rsidP="009E27CB">
      <w:pPr>
        <w:jc w:val="both"/>
        <w:rPr>
          <w:ins w:id="963" w:author="Ben Fels" w:date="2024-12-22T10:43:00Z" w16du:dateUtc="2024-12-22T09:43:00Z"/>
        </w:rPr>
      </w:pPr>
      <w:ins w:id="964"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965" w:author="Ben Fels" w:date="2024-12-21T19:13:00Z" w16du:dateUtc="2024-12-21T18:13:00Z">
        <w:r w:rsidR="005C2ECA">
          <w:t xml:space="preserve">werden einem Modell </w:t>
        </w:r>
      </w:ins>
      <w:ins w:id="966"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967" w:author="Ben Fels" w:date="2024-12-22T10:43:00Z" w16du:dateUtc="2024-12-22T09:43:00Z">
        <w:r>
          <w:t xml:space="preserve">Der zuvor beschriebene </w:t>
        </w:r>
      </w:ins>
      <w:ins w:id="968"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969" w:author="Ben Fels" w:date="2024-12-22T10:44:00Z" w16du:dateUtc="2024-12-22T09:44:00Z">
        <w:r w:rsidR="00EC2817">
          <w:t xml:space="preserve"> </w:t>
        </w:r>
        <w:r w:rsidR="00EC2817" w:rsidRPr="00EC2817">
          <w:rPr>
            <w:highlight w:val="cyan"/>
            <w:rPrChange w:id="970" w:author="Ben Fels" w:date="2024-12-22T10:44:00Z" w16du:dateUtc="2024-12-22T09:44:00Z">
              <w:rPr/>
            </w:rPrChange>
          </w:rPr>
          <w:t>Begründung dafür</w:t>
        </w:r>
      </w:ins>
      <w:ins w:id="971" w:author="Ben Fels" w:date="2024-12-21T19:09:00Z" w16du:dateUtc="2024-12-21T18:09:00Z">
        <w:r w:rsidR="009E27CB" w:rsidRPr="00A64CCD">
          <w:t xml:space="preserve"> Die Ausgaben des LLMs </w:t>
        </w:r>
      </w:ins>
      <w:ins w:id="972" w:author="Ben Fels" w:date="2024-12-22T10:45:00Z" w16du:dateUtc="2024-12-22T09:45:00Z">
        <w:r w:rsidR="00F7358F">
          <w:t>werden</w:t>
        </w:r>
      </w:ins>
      <w:ins w:id="973"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74" w:name="_Toc187929388"/>
      <w:r>
        <w:t>Tech Stack</w:t>
      </w:r>
      <w:bookmarkEnd w:id="974"/>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7B14D5B4" w14:textId="77777777" w:rsidR="0097711D" w:rsidRPr="0047224E" w:rsidRDefault="0097711D">
      <w:pPr>
        <w:rPr>
          <w:rPrChange w:id="975" w:author="Ben Fels" w:date="2024-12-21T19:09:00Z" w16du:dateUtc="2024-12-21T18:09:00Z">
            <w:rPr>
              <w:b/>
              <w:lang w:val="en-US"/>
            </w:rPr>
          </w:rPrChange>
        </w:rPr>
        <w:pPrChange w:id="976"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977" w:name="_Toc187929390"/>
      <w:r w:rsidRPr="00911C80">
        <w:rPr>
          <w:rPrChange w:id="978"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977"/>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6DD53458" w14:textId="5E17ED94" w:rsidR="003A08DE" w:rsidRPr="00D147DB" w:rsidRDefault="00724691" w:rsidP="00D147DB">
      <w:pPr>
        <w:jc w:val="both"/>
        <w:rPr>
          <w:ins w:id="979" w:author="Ben Fels" w:date="2024-12-21T11:41:00Z" w16du:dateUtc="2024-12-21T10:41:00Z"/>
          <w:bCs/>
        </w:rPr>
      </w:pPr>
      <w:r>
        <w:lastRenderedPageBreak/>
        <w:t xml:space="preserve">Wie zuvor beschrieben, können die Prompts </w:t>
      </w:r>
      <w:r w:rsidR="009731C3">
        <w:t xml:space="preserve">anhand der Anzahl der übergebenen Beispiele in </w:t>
      </w:r>
      <w:r w:rsidR="00244F65">
        <w:t>Zero-Shot Learning, One-Shot-Learning und Few-Shot Learning unterteilt werden</w:t>
      </w:r>
      <w:r w:rsidR="002921A8">
        <w:t xml:space="preserve">. </w:t>
      </w:r>
      <w:r w:rsidR="002921A8" w:rsidRPr="007041E2">
        <w:rPr>
          <w:bCs/>
          <w:rPrChange w:id="980"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981" w:author="Ben Fels" w:date="2024-12-22T17:45:00Z" w16du:dateUtc="2024-12-22T16:45:00Z">
            <w:rPr>
              <w:b/>
              <w:lang w:val="en-US"/>
            </w:rPr>
          </w:rPrChange>
        </w:rPr>
        <w:t>Chain-of-thought prompting</w:t>
      </w:r>
      <w:r w:rsidR="002921A8" w:rsidRPr="00935F4F">
        <w:t xml:space="preserve"> und </w:t>
      </w:r>
      <w:r w:rsidR="00D147DB">
        <w:rPr>
          <w:bCs/>
        </w:rPr>
        <w:t>die 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982" w:author="Ben Fels" w:date="2024-12-21T11:37:00Z" w16du:dateUtc="2024-12-21T10:37:00Z"/>
          <w:b/>
        </w:rPr>
      </w:pPr>
      <w:r>
        <w:rPr>
          <w:b/>
        </w:rPr>
        <w:t>Zero</w:t>
      </w:r>
      <w:ins w:id="983" w:author="Ben Fels" w:date="2024-12-21T11:41:00Z" w16du:dateUtc="2024-12-21T10:41:00Z">
        <w:r w:rsidRPr="00D05D1C">
          <w:rPr>
            <w:b/>
            <w:rPrChange w:id="984" w:author="Ben Fels" w:date="2024-12-21T18:19:00Z" w16du:dateUtc="2024-12-21T17:19:00Z">
              <w:rPr/>
            </w:rPrChange>
          </w:rPr>
          <w:t>-Shot Learning</w:t>
        </w:r>
      </w:ins>
      <w:r w:rsidRPr="00D05D1C">
        <w:rPr>
          <w:b/>
        </w:rPr>
        <w:t xml:space="preserve">/Prompting (ZS): </w:t>
      </w:r>
      <w:r w:rsidRPr="00D05D1C">
        <w:rPr>
          <w:highlight w:val="green"/>
        </w:rPr>
        <w:t>Beim ZS werden in dem Prompt k</w:t>
      </w:r>
      <w:ins w:id="985" w:author="Ben Fels" w:date="2024-12-21T11:46:00Z" w16du:dateUtc="2024-12-21T10:46:00Z">
        <w:r w:rsidRPr="00D05D1C">
          <w:rPr>
            <w:highlight w:val="green"/>
          </w:rPr>
          <w:t>ei</w:t>
        </w:r>
        <w:r w:rsidRPr="00D05D1C">
          <w:rPr>
            <w:highlight w:val="green"/>
            <w:rPrChange w:id="986"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987"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ins w:id="988" w:author="Ben Fels" w:date="2024-12-21T11:41:00Z" w16du:dateUtc="2024-12-21T10:41:00Z">
        <w:r w:rsidRPr="00D36626">
          <w:rPr>
            <w:b/>
            <w:rPrChange w:id="989" w:author="Ben Fels" w:date="2024-12-21T18:19:00Z" w16du:dateUtc="2024-12-21T17:19:00Z">
              <w:rPr/>
            </w:rPrChange>
          </w:rPr>
          <w:t>One-Shot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990" w:author="Ben Fels" w:date="2024-12-22T12:25:00Z" w16du:dateUtc="2024-12-22T11:25:00Z">
        <w:r w:rsidR="0068611E" w:rsidRPr="00D36626">
          <w:rPr>
            <w:highlight w:val="green"/>
          </w:rPr>
          <w:t>Input</w:t>
        </w:r>
      </w:ins>
      <w:r w:rsidR="009E1511" w:rsidRPr="00D36626">
        <w:rPr>
          <w:highlight w:val="green"/>
        </w:rPr>
        <w:t xml:space="preserve"> und gewünschtem </w:t>
      </w:r>
      <w:ins w:id="991"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992" w:author="Ben Fels" w:date="2024-12-21T11:40:00Z" w16du:dateUtc="2024-12-21T10:40:00Z"/>
          <w:highlight w:val="green"/>
          <w:lang w:val="en-US"/>
          <w:rPrChange w:id="993" w:author="Ben Fels" w:date="2024-12-21T11:41:00Z" w16du:dateUtc="2024-12-21T10:41:00Z">
            <w:rPr>
              <w:del w:id="994" w:author="Ben Fels" w:date="2024-12-21T11:40:00Z" w16du:dateUtc="2024-12-21T10:40:00Z"/>
            </w:rPr>
          </w:rPrChange>
        </w:rPr>
      </w:pPr>
      <w:ins w:id="995" w:author="Ben Fels" w:date="2024-12-21T11:41:00Z" w16du:dateUtc="2024-12-21T10:41:00Z">
        <w:r w:rsidRPr="00D36626">
          <w:rPr>
            <w:b/>
            <w:lang w:val="en-US"/>
            <w:rPrChange w:id="996" w:author="Ben Fels" w:date="2024-12-21T11:41:00Z" w16du:dateUtc="2024-12-21T10:41:00Z">
              <w:rPr/>
            </w:rPrChange>
          </w:rPr>
          <w:t>Few-shot Learning</w:t>
        </w:r>
      </w:ins>
      <w:r w:rsidR="00F93D27" w:rsidRPr="00D36626">
        <w:rPr>
          <w:b/>
          <w:lang w:val="en-US"/>
        </w:rPr>
        <w:t>/Promping (FS):</w:t>
      </w:r>
      <w:r w:rsidR="00D36626">
        <w:rPr>
          <w:b/>
          <w:lang w:val="en-US"/>
        </w:rPr>
        <w:t xml:space="preserve"> </w:t>
      </w:r>
      <w:del w:id="997" w:author="Ben Fels" w:date="2024-12-21T11:40:00Z" w16du:dateUtc="2024-12-21T10:40:00Z">
        <w:r w:rsidR="001A4072" w:rsidRPr="00B20D3A" w:rsidDel="0015399A">
          <w:rPr>
            <w:b/>
            <w:highlight w:val="green"/>
            <w:lang w:val="en-US"/>
            <w:rPrChange w:id="998"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999" w:author="Ben Fels" w:date="2024-12-21T11:41:00Z" w16du:dateUtc="2024-12-21T10:41:00Z">
              <w:rPr>
                <w:highlight w:val="magenta"/>
              </w:rPr>
            </w:rPrChange>
          </w:rPr>
          <w:fldChar w:fldCharType="begin"/>
        </w:r>
        <w:r w:rsidR="001A4072" w:rsidRPr="00B20D3A" w:rsidDel="0015399A">
          <w:rPr>
            <w:b/>
            <w:highlight w:val="green"/>
            <w:lang w:val="en-US"/>
            <w:rPrChange w:id="1000"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1001" w:author="Ben Fels" w:date="2024-12-21T11:41:00Z" w16du:dateUtc="2024-12-21T10:41:00Z">
              <w:rPr>
                <w:highlight w:val="magenta"/>
              </w:rPr>
            </w:rPrChange>
          </w:rPr>
          <w:fldChar w:fldCharType="separate"/>
        </w:r>
        <w:r w:rsidR="001A4072" w:rsidRPr="00B20D3A" w:rsidDel="0015399A">
          <w:rPr>
            <w:rFonts w:cs="Arial"/>
            <w:b/>
            <w:highlight w:val="green"/>
            <w:lang w:val="en-US"/>
            <w:rPrChange w:id="1002" w:author="Ben Fels" w:date="2024-12-21T11:41:00Z" w16du:dateUtc="2024-12-21T10:41:00Z">
              <w:rPr>
                <w:rFonts w:cs="Arial"/>
                <w:highlight w:val="magenta"/>
              </w:rPr>
            </w:rPrChange>
          </w:rPr>
          <w:delText>(Tunstall et al., 2023, S. 330)</w:delText>
        </w:r>
        <w:r w:rsidR="001A4072" w:rsidRPr="00B20D3A" w:rsidDel="0015399A">
          <w:rPr>
            <w:b/>
            <w:highlight w:val="green"/>
            <w:rPrChange w:id="1003" w:author="Ben Fels" w:date="2024-12-21T11:41:00Z" w16du:dateUtc="2024-12-21T10:41:00Z">
              <w:rPr>
                <w:highlight w:val="magenta"/>
              </w:rPr>
            </w:rPrChange>
          </w:rPr>
          <w:fldChar w:fldCharType="end"/>
        </w:r>
        <w:r w:rsidR="001A4072" w:rsidRPr="00B20D3A" w:rsidDel="0015399A">
          <w:rPr>
            <w:b/>
            <w:highlight w:val="green"/>
            <w:lang w:val="en-US"/>
            <w:rPrChange w:id="1004" w:author="Ben Fels" w:date="2024-12-21T11:41:00Z" w16du:dateUtc="2024-12-21T10:41:00Z">
              <w:rPr/>
            </w:rPrChange>
          </w:rPr>
          <w:delText>. Stimmt nicht ganz, da man bei few-shot-learning auch aus gelabelten Daten einen Nutzen ziehen kann.</w:delText>
        </w:r>
      </w:del>
    </w:p>
    <w:p w14:paraId="7E182BFF" w14:textId="6BC6038F" w:rsidR="006A7220" w:rsidRPr="002921A8" w:rsidRDefault="000C61A4" w:rsidP="00FB3AAD">
      <w:pPr>
        <w:pStyle w:val="Listenabsatz"/>
        <w:numPr>
          <w:ilvl w:val="0"/>
          <w:numId w:val="72"/>
        </w:numPr>
        <w:autoSpaceDE w:val="0"/>
        <w:autoSpaceDN w:val="0"/>
        <w:adjustRightInd w:val="0"/>
        <w:spacing w:after="0"/>
        <w:jc w:val="both"/>
        <w:rPr>
          <w:highlight w:val="green"/>
          <w:rPrChange w:id="1005" w:author="Ben Fels" w:date="2024-12-22T09:26:00Z" w16du:dateUtc="2024-12-22T08:26:00Z">
            <w:rPr>
              <w:bCs/>
              <w:i/>
              <w:lang w:val="en-US"/>
            </w:rPr>
          </w:rPrChange>
        </w:rPr>
      </w:pPr>
      <w:r w:rsidRPr="0069508D">
        <w:rPr>
          <w:highlight w:val="green"/>
        </w:rPr>
        <w:t>Auch hier werden wie beim OS d</w:t>
      </w:r>
      <w:ins w:id="1006"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1007" w:author="Ben Fels" w:date="2024-12-22T12:25:00Z" w16du:dateUtc="2024-12-22T11:25:00Z">
        <w:r w:rsidRPr="0069508D">
          <w:rPr>
            <w:highlight w:val="green"/>
          </w:rPr>
          <w:t xml:space="preserve">Input-Output Paare übergeben. </w:t>
        </w:r>
      </w:ins>
      <w:ins w:id="1008" w:author="Ben Fels" w:date="2024-12-21T11:47:00Z" w16du:dateUtc="2024-12-21T10:47:00Z">
        <w:r w:rsidRPr="0069508D">
          <w:rPr>
            <w:highlight w:val="green"/>
          </w:rPr>
          <w:t>Nach</w:t>
        </w:r>
        <w:r>
          <w:t xml:space="preserve"> </w:t>
        </w:r>
        <w:r w:rsidRPr="0069508D">
          <w:rPr>
            <w:rFonts w:cs="Arial"/>
            <w:highlight w:val="magenta"/>
          </w:rPr>
          <w:t xml:space="preserve">Brown et al. </w:t>
        </w:r>
        <w:commentRangeStart w:id="1009"/>
        <w:r w:rsidRPr="0069508D">
          <w:rPr>
            <w:highlight w:val="magenta"/>
          </w:rPr>
          <w:fldChar w:fldCharType="begin"/>
        </w:r>
      </w:ins>
      <w:r w:rsidR="00992457" w:rsidRPr="0069508D">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10" w:author="Ben Fels" w:date="2024-12-21T11:47:00Z" w16du:dateUtc="2024-12-21T10:47:00Z">
        <w:r w:rsidRPr="0069508D">
          <w:rPr>
            <w:highlight w:val="magenta"/>
          </w:rPr>
          <w:fldChar w:fldCharType="separate"/>
        </w:r>
      </w:ins>
      <w:r w:rsidR="00992457" w:rsidRPr="0069508D">
        <w:rPr>
          <w:rFonts w:cs="Arial"/>
          <w:highlight w:val="magenta"/>
        </w:rPr>
        <w:t>(2020, S. 6, 10)</w:t>
      </w:r>
      <w:ins w:id="1011" w:author="Ben Fels" w:date="2024-12-21T11:47:00Z" w16du:dateUtc="2024-12-21T10:47:00Z">
        <w:r w:rsidRPr="0069508D">
          <w:rPr>
            <w:highlight w:val="magenta"/>
          </w:rPr>
          <w:fldChar w:fldCharType="end"/>
        </w:r>
      </w:ins>
      <w:commentRangeEnd w:id="1009"/>
      <w:r w:rsidR="00992457">
        <w:rPr>
          <w:rStyle w:val="Kommentarzeichen"/>
        </w:rPr>
        <w:commentReference w:id="1009"/>
      </w:r>
      <w:ins w:id="1012" w:author="Ben Fels" w:date="2024-12-21T11:47:00Z" w16du:dateUtc="2024-12-21T10:47:00Z">
        <w:r>
          <w:t xml:space="preserve"> wer</w:t>
        </w:r>
        <w:r w:rsidRPr="0069508D">
          <w:rPr>
            <w:highlight w:val="green"/>
          </w:rPr>
          <w:t>den dabei in der Regel zwischen 10 und 100 Beispiele übergeben</w:t>
        </w:r>
      </w:ins>
      <w:r w:rsidR="00B8221D" w:rsidRPr="0069508D">
        <w:rPr>
          <w:highlight w:val="green"/>
        </w:rPr>
        <w:t xml:space="preserve">, je nach der Größe des Kontextfensters des </w:t>
      </w:r>
      <w:r w:rsidR="00A6543F" w:rsidRPr="0069508D">
        <w:rPr>
          <w:highlight w:val="green"/>
        </w:rPr>
        <w:t>LLMs</w:t>
      </w:r>
      <w:ins w:id="1013" w:author="Ben Fels" w:date="2024-12-21T11:47:00Z" w16du:dateUtc="2024-12-21T10:47:00Z">
        <w:r w:rsidRPr="0069508D">
          <w:rPr>
            <w:highlight w:val="green"/>
          </w:rPr>
          <w:t>.</w:t>
        </w:r>
      </w:ins>
      <w:r w:rsidR="006C3CFA" w:rsidRPr="0069508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1014"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1015"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1016"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1017"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Mit Hinblick auf die Tokenanzahl wurde d</w:t>
      </w:r>
      <w:r w:rsidR="00CA1C29" w:rsidRPr="002921A8">
        <w:rPr>
          <w:highlight w:val="green"/>
        </w:rPr>
        <w:t xml:space="preserve">ie Anzahl der Beispiele wurde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463375F2" w:rsidR="00F05175" w:rsidRPr="008805F2" w:rsidRDefault="001A4072">
      <w:pPr>
        <w:pStyle w:val="Listenabsatz"/>
        <w:numPr>
          <w:ilvl w:val="0"/>
          <w:numId w:val="58"/>
        </w:numPr>
        <w:jc w:val="both"/>
        <w:rPr>
          <w:highlight w:val="green"/>
        </w:rPr>
        <w:pPrChange w:id="1018" w:author="Ben Fels" w:date="2024-12-22T17:45:00Z" w16du:dateUtc="2024-12-22T16:45:00Z">
          <w:pPr>
            <w:pStyle w:val="berschrift3"/>
          </w:pPr>
        </w:pPrChange>
      </w:pPr>
      <w:r w:rsidRPr="005C290E">
        <w:rPr>
          <w:b/>
          <w:lang w:val="en-US"/>
          <w:rPrChange w:id="1019"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20"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21"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22"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4152E8">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1023" w:author="Ben Fels" w:date="2024-12-22T11:53:00Z" w16du:dateUtc="2024-12-22T10:53:00Z">
            <w:rPr>
              <w:rFonts w:cs="Arial"/>
            </w:rPr>
          </w:rPrChange>
        </w:rPr>
        <w:t xml:space="preserve">Wei et al. </w:t>
      </w:r>
      <w:r w:rsidR="00324F58" w:rsidRPr="005C290E">
        <w:rPr>
          <w:bCs/>
          <w:highlight w:val="magenta"/>
          <w:rPrChange w:id="1024"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25" w:author="Ben Fels" w:date="2024-12-22T11:53:00Z" w16du:dateUtc="2024-12-22T10:53:00Z">
            <w:rPr>
              <w:bCs/>
            </w:rPr>
          </w:rPrChange>
        </w:rPr>
        <w:fldChar w:fldCharType="separate"/>
      </w:r>
      <w:r w:rsidR="00ED055E" w:rsidRPr="005C290E">
        <w:rPr>
          <w:rFonts w:cs="Arial"/>
          <w:highlight w:val="magenta"/>
          <w:rPrChange w:id="1026" w:author="Ben Fels" w:date="2024-12-22T11:53:00Z" w16du:dateUtc="2024-12-22T10:53:00Z">
            <w:rPr>
              <w:rFonts w:cs="Arial"/>
            </w:rPr>
          </w:rPrChange>
        </w:rPr>
        <w:t>(2023)</w:t>
      </w:r>
      <w:r w:rsidR="00324F58" w:rsidRPr="005C290E">
        <w:rPr>
          <w:bCs/>
          <w:highlight w:val="magenta"/>
          <w:rPrChange w:id="1027"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fine-tuning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 xml:space="preserve">Auf den </w:t>
      </w:r>
      <w:r w:rsidR="0085671A" w:rsidRPr="008805F2">
        <w:rPr>
          <w:bCs/>
          <w:highlight w:val="green"/>
        </w:rPr>
        <w:lastRenderedPageBreak/>
        <w:t>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1028" w:author="Ben Fels" w:date="2024-12-22T11:51:00Z" w16du:dateUtc="2024-12-22T10:51:00Z"/>
          <w:bCs/>
          <w:highlight w:val="green"/>
        </w:rPr>
        <w:pPrChange w:id="1029"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1030" w:author="Ben Fels" w:date="2024-12-22T19:54:00Z" w16du:dateUtc="2024-12-22T18:54:00Z">
        <w:r w:rsidR="003C1254" w:rsidRPr="009A1D0F" w:rsidDel="004256BC">
          <w:rPr>
            <w:bCs/>
            <w:highlight w:val="green"/>
            <w:rPrChange w:id="1031"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1032" w:author="Ben Fels" w:date="2024-12-22T11:10:00Z" w16du:dateUtc="2024-12-22T10:10:00Z">
              <w:rPr>
                <w:bCs/>
              </w:rPr>
            </w:rPrChange>
          </w:rPr>
          <w:fldChar w:fldCharType="separate"/>
        </w:r>
        <w:r w:rsidR="003C1254" w:rsidRPr="009A1D0F" w:rsidDel="004256BC">
          <w:rPr>
            <w:rFonts w:cs="Arial"/>
            <w:highlight w:val="green"/>
            <w:rPrChange w:id="1033" w:author="Ben Fels" w:date="2024-12-22T11:10:00Z" w16du:dateUtc="2024-12-22T10:10:00Z">
              <w:rPr>
                <w:rFonts w:cs="Arial"/>
              </w:rPr>
            </w:rPrChange>
          </w:rPr>
          <w:delText>(Trad &amp; Chehab, 2024, S. 369)</w:delText>
        </w:r>
        <w:r w:rsidR="003C1254" w:rsidRPr="009A1D0F" w:rsidDel="004256BC">
          <w:rPr>
            <w:bCs/>
            <w:highlight w:val="green"/>
            <w:rPrChange w:id="1034" w:author="Ben Fels" w:date="2024-12-22T11:10:00Z" w16du:dateUtc="2024-12-22T10:10:00Z">
              <w:rPr>
                <w:bCs/>
              </w:rPr>
            </w:rPrChange>
          </w:rPr>
          <w:fldChar w:fldCharType="end"/>
        </w:r>
      </w:del>
    </w:p>
    <w:p w14:paraId="5AE96B26" w14:textId="6718F2DA" w:rsidR="004256BC" w:rsidRDefault="008E1D91">
      <w:pPr>
        <w:jc w:val="both"/>
        <w:rPr>
          <w:bCs/>
        </w:rPr>
      </w:pPr>
      <w:ins w:id="1035" w:author="Ben Fels" w:date="2024-12-22T18:16:00Z" w16du:dateUtc="2024-12-22T17:16:00Z">
        <w:r w:rsidRPr="00AC2170">
          <w:rPr>
            <w:bCs/>
            <w:rPrChange w:id="1036"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37" w:author="Ben Fels" w:date="2024-12-22T18:16:00Z" w16du:dateUtc="2024-12-22T17:16:00Z">
        <w:r>
          <w:rPr>
            <w:bCs/>
          </w:rPr>
          <w:t xml:space="preserve"> </w:t>
        </w:r>
      </w:ins>
      <w:ins w:id="1038" w:author="Ben Fels" w:date="2024-12-22T18:08:00Z" w16du:dateUtc="2024-12-22T17:08:00Z">
        <w:r w:rsidR="00D05ADC" w:rsidRPr="0039768F">
          <w:rPr>
            <w:bCs/>
            <w:highlight w:val="magenta"/>
            <w:rPrChange w:id="1039" w:author="Ben Fels" w:date="2024-12-22T18:10:00Z" w16du:dateUtc="2024-12-22T17:10:00Z">
              <w:rPr>
                <w:bCs/>
                <w:lang w:val="en-US"/>
              </w:rPr>
            </w:rPrChange>
          </w:rPr>
          <w:t xml:space="preserve">OpenAI </w:t>
        </w:r>
      </w:ins>
      <w:r w:rsidR="000F68E6" w:rsidRPr="008328FE">
        <w:rPr>
          <w:bCs/>
          <w:highlight w:val="magenta"/>
          <w:lang w:val="en-US"/>
          <w:rPrChange w:id="1040"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41"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42" w:author="Ben Fels" w:date="2024-12-22T18:10:00Z" w16du:dateUtc="2024-12-22T17:10:00Z">
            <w:rPr>
              <w:bCs/>
              <w:lang w:val="en-US"/>
            </w:rPr>
          </w:rPrChange>
        </w:rPr>
        <w:fldChar w:fldCharType="end"/>
      </w:r>
      <w:ins w:id="1043" w:author="Ben Fels" w:date="2024-12-22T18:08:00Z" w16du:dateUtc="2024-12-22T17:08:00Z">
        <w:r w:rsidR="00D05ADC" w:rsidRPr="00D05ADC">
          <w:rPr>
            <w:bCs/>
            <w:rPrChange w:id="1044"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1045" w:author="Ben Fels" w:date="2024-12-22T18:13:00Z" w16du:dateUtc="2024-12-22T17:13:00Z">
        <w:r w:rsidR="00427542" w:rsidRPr="00B76032">
          <w:rPr>
            <w:bCs/>
            <w:highlight w:val="green"/>
          </w:rPr>
          <w:t xml:space="preserve">beispielsweise </w:t>
        </w:r>
      </w:ins>
      <w:ins w:id="1046"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1047"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1048" w:author="Ben Fels" w:date="2024-12-22T20:42:00Z" w16du:dateUtc="2024-12-22T19:42:00Z">
        <w:r w:rsidR="00585481" w:rsidRPr="00B76032">
          <w:rPr>
            <w:bCs/>
            <w:highlight w:val="green"/>
          </w:rPr>
          <w:t xml:space="preserve"> </w:t>
        </w:r>
      </w:ins>
      <w:ins w:id="1049" w:author="Ben Fels" w:date="2024-12-22T20:05:00Z" w16du:dateUtc="2024-12-22T19:05:00Z">
        <w:r w:rsidR="00A77CE4" w:rsidRPr="00B76032">
          <w:rPr>
            <w:bCs/>
            <w:highlight w:val="green"/>
          </w:rPr>
          <w:t xml:space="preserve">und </w:t>
        </w:r>
      </w:ins>
      <w:ins w:id="1050" w:author="Ben Fels" w:date="2024-12-22T18:13:00Z" w16du:dateUtc="2024-12-22T17:13:00Z">
        <w:r w:rsidR="00A51F5C" w:rsidRPr="00B76032">
          <w:rPr>
            <w:bCs/>
            <w:highlight w:val="green"/>
          </w:rPr>
          <w:t xml:space="preserve">die Verwendung </w:t>
        </w:r>
      </w:ins>
      <w:ins w:id="1051" w:author="Ben Fels" w:date="2024-12-22T18:14:00Z" w16du:dateUtc="2024-12-22T17:14:00Z">
        <w:r w:rsidR="000A7B42" w:rsidRPr="00B76032">
          <w:rPr>
            <w:bCs/>
            <w:highlight w:val="green"/>
          </w:rPr>
          <w:t>von Begrenzungszeichen</w:t>
        </w:r>
      </w:ins>
      <w:ins w:id="1052" w:author="Ben Fels" w:date="2024-12-22T19:55:00Z" w16du:dateUtc="2024-12-22T18:55:00Z">
        <w:r w:rsidR="0085445A" w:rsidRPr="00B76032">
          <w:rPr>
            <w:bCs/>
            <w:highlight w:val="green"/>
          </w:rPr>
          <w:t xml:space="preserve"> </w:t>
        </w:r>
      </w:ins>
      <w:ins w:id="1053" w:author="Ben Fels" w:date="2024-12-22T19:11:00Z" w16du:dateUtc="2024-12-22T18:11:00Z">
        <w:r w:rsidR="00DC0016" w:rsidRPr="00B76032">
          <w:rPr>
            <w:bCs/>
            <w:highlight w:val="green"/>
          </w:rPr>
          <w:t>sowie den systematischen T</w:t>
        </w:r>
      </w:ins>
      <w:ins w:id="1054" w:author="Ben Fels" w:date="2024-12-22T19:12:00Z" w16du:dateUtc="2024-12-22T18:12:00Z">
        <w:r w:rsidR="00DC0016" w:rsidRPr="00B76032">
          <w:rPr>
            <w:bCs/>
            <w:highlight w:val="green"/>
          </w:rPr>
          <w:t>est von</w:t>
        </w:r>
        <w:r w:rsidR="00447506" w:rsidRPr="00B76032">
          <w:rPr>
            <w:bCs/>
            <w:highlight w:val="green"/>
          </w:rPr>
          <w:t xml:space="preserve"> Veränderungen</w:t>
        </w:r>
      </w:ins>
      <w:ins w:id="1055"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1056"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1057" w:author="Ben Fels" w:date="2024-12-22T11:05:00Z" w16du:dateUtc="2024-12-22T10:05:00Z">
        <w:r w:rsidR="00590195" w:rsidRPr="001541CE">
          <w:rPr>
            <w:highlight w:val="green"/>
          </w:rPr>
          <w:t xml:space="preserve">ie multilingualen Fähigkeiten </w:t>
        </w:r>
      </w:ins>
      <w:ins w:id="1058" w:author="Ben Fels" w:date="2024-12-22T11:50:00Z" w16du:dateUtc="2024-12-22T10:50:00Z">
        <w:r w:rsidR="00AA1D07" w:rsidRPr="001541CE">
          <w:rPr>
            <w:highlight w:val="green"/>
          </w:rPr>
          <w:t xml:space="preserve">des </w:t>
        </w:r>
      </w:ins>
      <w:ins w:id="1059" w:author="Ben Fels" w:date="2024-12-22T11:05:00Z" w16du:dateUtc="2024-12-22T10:05:00Z">
        <w:r w:rsidR="00590195" w:rsidRPr="001541CE">
          <w:rPr>
            <w:highlight w:val="green"/>
          </w:rPr>
          <w:t xml:space="preserve">LLMs nicht </w:t>
        </w:r>
      </w:ins>
      <w:ins w:id="1060" w:author="Ben Fels" w:date="2024-12-22T11:52:00Z" w16du:dateUtc="2024-12-22T10:52:00Z">
        <w:r w:rsidR="00DC30B8" w:rsidRPr="001541CE">
          <w:rPr>
            <w:highlight w:val="green"/>
          </w:rPr>
          <w:t>Teil dieser Untersuchung</w:t>
        </w:r>
      </w:ins>
      <w:r w:rsidR="00D802DF" w:rsidRPr="001541CE">
        <w:rPr>
          <w:highlight w:val="green"/>
        </w:rPr>
        <w:t xml:space="preserve"> sind</w:t>
      </w:r>
      <w:ins w:id="1061"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Pr="00D05ADC" w:rsidRDefault="00DE526B" w:rsidP="00DE526B">
      <w:pPr>
        <w:jc w:val="both"/>
        <w:rPr>
          <w:ins w:id="1062" w:author="Ben Fels" w:date="2024-12-16T22:10:00Z" w16du:dateUtc="2024-12-16T21:10:00Z"/>
          <w:bCs/>
        </w:rPr>
      </w:pPr>
      <w:r w:rsidRPr="004B49FF">
        <w:rPr>
          <w:bCs/>
          <w:highlight w:val="cyan"/>
        </w:rPr>
        <w:t>Hier ggf. irgendwo auf die steigende Tokenanzahl der Prompts mit zunehehmender Anzahl an Beispielen eingehen und die Tabelle mit den Infos in den Anhang packen</w:t>
      </w:r>
    </w:p>
    <w:p w14:paraId="74DEFE16" w14:textId="30ADD905" w:rsidR="00856F90" w:rsidRDefault="00932DAE" w:rsidP="00713DC0">
      <w:pPr>
        <w:autoSpaceDE w:val="0"/>
        <w:autoSpaceDN w:val="0"/>
        <w:adjustRightInd w:val="0"/>
        <w:spacing w:after="0"/>
        <w:jc w:val="both"/>
      </w:pPr>
      <w:r>
        <w:lastRenderedPageBreak/>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5D423CDE" w:rsidR="001A4072" w:rsidRDefault="00F04E46" w:rsidP="007C3A77">
      <w:pPr>
        <w:autoSpaceDE w:val="0"/>
        <w:autoSpaceDN w:val="0"/>
        <w:adjustRightInd w:val="0"/>
        <w:spacing w:after="0"/>
        <w:jc w:val="both"/>
      </w:pPr>
      <w:r w:rsidRPr="004152E8">
        <w:t xml:space="preserve">OpenAI </w:t>
      </w:r>
      <w:r w:rsidR="00621159" w:rsidRPr="00326563">
        <w:rPr>
          <w:highlight w:val="magenta"/>
        </w:rPr>
        <w:fldChar w:fldCharType="begin"/>
      </w:r>
      <w:r w:rsidR="00334167">
        <w:rPr>
          <w:highlight w:val="magenta"/>
        </w:rPr>
        <w:instrText xml:space="preserve"> ADDIN ZOTERO_ITEM CSL_CITATION {"citationID":"KRrSN8nE","properties":{"formattedCitation":"(OpenAI, 2025e)","plainCitation":"(OpenAI, 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schema":"https://github.com/citation-style-language/schema/raw/master/csl-citation.json"} </w:instrText>
      </w:r>
      <w:r w:rsidR="00621159" w:rsidRPr="00326563">
        <w:rPr>
          <w:highlight w:val="magenta"/>
        </w:rPr>
        <w:fldChar w:fldCharType="separate"/>
      </w:r>
      <w:r w:rsidR="00334167" w:rsidRPr="00334167">
        <w:rPr>
          <w:rFonts w:cs="Arial"/>
          <w:highlight w:val="magenta"/>
        </w:rPr>
        <w:t>(OpenAI, 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EA34BE" w:rsidRPr="00856F90">
        <w:rPr>
          <w:i/>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9A2D1F" w:rsidRPr="00856F90">
        <w:rPr>
          <w:i/>
          <w:highlight w:val="green"/>
        </w:rPr>
        <w:t xml:space="preserve">developer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r w:rsidR="00713DC0" w:rsidRPr="007C64DC">
        <w:rPr>
          <w:i/>
          <w:highlight w:val="green"/>
        </w:rPr>
        <w:t xml:space="preserve">developer </w:t>
      </w:r>
      <w:r w:rsidR="00713DC0" w:rsidRPr="007C64DC">
        <w:rPr>
          <w:highlight w:val="green"/>
        </w:rPr>
        <w:t xml:space="preserve"> und der Aufsatz </w:t>
      </w:r>
      <w:r w:rsidR="009736EA" w:rsidRPr="007C64DC">
        <w:rPr>
          <w:highlight w:val="green"/>
        </w:rPr>
        <w:t xml:space="preserve">der Rolle </w:t>
      </w:r>
      <w:r w:rsidR="00713DC0" w:rsidRPr="007C64DC">
        <w:rPr>
          <w:i/>
          <w:highlight w:val="green"/>
        </w:rPr>
        <w:t xml:space="preserve">user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r w:rsidR="00691980" w:rsidRPr="007C64DC">
        <w:rPr>
          <w:i/>
          <w:highlight w:val="green"/>
        </w:rPr>
        <w:t>developer</w:t>
      </w:r>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1063" w:author="Ben Fels" w:date="2024-12-21T19:09:00Z" w16du:dateUtc="2024-12-21T18:09:00Z"/>
        </w:rPr>
        <w:pPrChange w:id="1064" w:author="Ben Fels" w:date="2024-12-22T10:46:00Z" w16du:dateUtc="2024-12-22T09:46:00Z">
          <w:pPr>
            <w:jc w:val="both"/>
          </w:pPr>
        </w:pPrChange>
      </w:pPr>
      <w:bookmarkStart w:id="1065" w:name="_Toc187929389"/>
      <w:ins w:id="1066" w:author="Ben Fels" w:date="2024-12-22T10:45:00Z" w16du:dateUtc="2024-12-22T09:45:00Z">
        <w:r>
          <w:t>Metriken zur Evaluation</w:t>
        </w:r>
      </w:ins>
      <w:bookmarkEnd w:id="1065"/>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Klassifikationsmetriken wie Accuracy oder Precision würde ein Textabschnitt, welcher nicht vollständig mit der Grundwahrheit übereinstimmt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lastRenderedPageBreak/>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(Bilingual Evaluation Understudy)</w:t>
      </w:r>
      <w:r w:rsidRPr="00D43867">
        <w:t xml:space="preserve">: </w:t>
      </w:r>
      <w:r>
        <w:t xml:space="preserve">Die Metrik wurde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ähnliche Aufgaben angewendet werden. BLEU basiert auf der Metrik Precision und misst, wie ähnlich ein generierter Text zu einem Referenztext ist. Laut der Beschreibung von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1067"/>
      <w:commentRangeStart w:id="1068"/>
      <w:r>
        <w:t xml:space="preserve">Bei der Berechnung des BLEU-Scores besteht das Problem, dass wenn größere n-Gramme, wie bei n=4, für einen Satz eine Precision von 0 haben, der  BLEU-Score für den Satz ebenfalls 0 is,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1067"/>
      <w:r>
        <w:rPr>
          <w:rStyle w:val="Kommentarzeichen"/>
        </w:rPr>
        <w:commentReference w:id="1067"/>
      </w:r>
      <w:commentRangeEnd w:id="1068"/>
      <w:r>
        <w:rPr>
          <w:rStyle w:val="Kommentarzeichen"/>
        </w:rPr>
        <w:commentReference w:id="1068"/>
      </w:r>
      <w:r>
        <w:t xml:space="preserve">. </w:t>
      </w:r>
      <w:r w:rsidRPr="00D72379">
        <w:t xml:space="preserve">Die Implementierung von BLEU </w:t>
      </w:r>
      <w:commentRangeStart w:id="1069"/>
      <w:r w:rsidRPr="00F94E0E">
        <w:rPr>
          <w:highlight w:val="cyan"/>
        </w:rPr>
        <w:t>inklusive der Glättungsfunktion</w:t>
      </w:r>
      <w:r>
        <w:t xml:space="preserve"> </w:t>
      </w:r>
      <w:commentRangeEnd w:id="1069"/>
      <w:r>
        <w:rPr>
          <w:rStyle w:val="Kommentarzeichen"/>
        </w:rPr>
        <w:commentReference w:id="1069"/>
      </w:r>
      <w:r w:rsidRPr="00D72379">
        <w:t>erfolgt über NLTK</w:t>
      </w:r>
      <w:r>
        <w:t xml:space="preserve">. Damit zwei Texte für die Untersuchung als übereinstimmend gelten wird als Grenzwert ein BLEU-Score von </w:t>
      </w:r>
      <w:commentRangeStart w:id="1070"/>
      <w:r>
        <w:t xml:space="preserve">0,75 </w:t>
      </w:r>
      <w:commentRangeEnd w:id="1070"/>
      <w:r>
        <w:rPr>
          <w:rStyle w:val="Kommentarzeichen"/>
        </w:rPr>
        <w:commentReference w:id="1070"/>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xml:space="preserve">: Berechnung von True Positives (TP), False Positives (FP), False Negatives (FN) und True Negatives (TN), um daraus die Metriken wie </w:t>
      </w:r>
      <w:r>
        <w:lastRenderedPageBreak/>
        <w:t>Precision und Recall zu bestimmen. Dabei eine Grenze festlegen, ab wann ein Satz nahe genug der Grundwahrheit entspricht und damit als korrekt vorhergesagt gilt.</w:t>
      </w:r>
    </w:p>
    <w:p w14:paraId="1BD6F3B0" w14:textId="63223A40" w:rsidR="009B2AC2" w:rsidRPr="00AC5797" w:rsidRDefault="009B2AC2" w:rsidP="009B2AC2">
      <w:r>
        <w:t xml:space="preserve">Hier die </w:t>
      </w:r>
      <w:commentRangeStart w:id="1071"/>
      <w:r>
        <w:t xml:space="preserve">Bedeutung der Felder in der Konfusionsmatrix </w:t>
      </w:r>
      <w:commentRangeEnd w:id="1071"/>
      <w:r>
        <w:rPr>
          <w:rStyle w:val="Kommentarzeichen"/>
        </w:rPr>
        <w:commentReference w:id="1071"/>
      </w:r>
      <w:r>
        <w:t>an dem Beispiel von Behauptungen. Diese lassen sich sinngemäß auf die anderen Argumentationskomponenten übertr</w:t>
      </w:r>
      <w:r w:rsidR="00C923FD">
        <w:t>a</w:t>
      </w:r>
      <w: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p w14:paraId="14FA6E41" w14:textId="77777777" w:rsidR="009B2AC2" w:rsidRDefault="009B2AC2" w:rsidP="009B2AC2">
      <w:pPr>
        <w:jc w:val="both"/>
      </w:pPr>
      <w:r>
        <w:lastRenderedPageBreak/>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Klassifikationsmetriken berechnen, für die FN nicht benötigt werden. Somit können Precision, Recall und F1-Score berechnet werden. </w:t>
      </w:r>
    </w:p>
    <w:p w14:paraId="38E72015" w14:textId="77777777" w:rsidR="009B2AC2" w:rsidRPr="00B36212" w:rsidRDefault="009B2AC2" w:rsidP="009B2AC2">
      <w:pPr>
        <w:jc w:val="both"/>
        <w:rPr>
          <w:ins w:id="1072"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1073"/>
      <w:r w:rsidRPr="003E440C">
        <w:rPr>
          <w:highlight w:val="green"/>
        </w:rPr>
        <w:t>Eine hohe Precision allein könnte bedeuten, dass nur wenige tatsächliche Behauptungen vom LLM identifiziert werden</w:t>
      </w:r>
      <w:commentRangeEnd w:id="1073"/>
      <w:r w:rsidRPr="003E440C">
        <w:rPr>
          <w:rStyle w:val="Kommentarzeichen"/>
          <w:highlight w:val="green"/>
        </w:rPr>
        <w:commentReference w:id="1073"/>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1074" w:author="Ben Fels" w:date="2024-12-16T22:14:00Z" w16du:dateUtc="2024-12-16T21:14:00Z">
        <w:r w:rsidRPr="004A62D9">
          <w:rPr>
            <w:lang w:val="en-US"/>
          </w:rPr>
          <w:t>F1</w:t>
        </w:r>
      </w:ins>
      <w:r w:rsidRPr="004A62D9">
        <w:rPr>
          <w:lang w:val="en-US"/>
        </w:rPr>
        <w:t xml:space="preserve"> macro-averaged</w:t>
      </w:r>
      <w:r>
        <w:rPr>
          <w:lang w:val="en-US"/>
        </w:rPr>
        <w:t xml:space="preserve"> </w:t>
      </w:r>
      <w:ins w:id="1075" w:author="Ben Fels" w:date="2024-12-16T22:14:00Z" w16du:dateUtc="2024-12-16T21:14:00Z">
        <w:r w:rsidRPr="004A62D9">
          <w:rPr>
            <w:lang w:val="en-US"/>
          </w:rPr>
          <w:t>score</w:t>
        </w:r>
      </w:ins>
      <w:r>
        <w:rPr>
          <w:lang w:val="en-US"/>
        </w:rPr>
        <w:t xml:space="preserve"> calculated at sequence level</w:t>
      </w:r>
      <w:ins w:id="1076"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Meulder, 2003).</w:t>
      </w:r>
    </w:p>
    <w:p w14:paraId="7FD7F0A6" w14:textId="77777777" w:rsidR="009B2AC2" w:rsidRDefault="009B2AC2" w:rsidP="009B2AC2">
      <w:pPr>
        <w:pStyle w:val="Listenabsatz"/>
        <w:numPr>
          <w:ilvl w:val="0"/>
          <w:numId w:val="63"/>
        </w:numPr>
      </w:pPr>
      <w:r>
        <w:t xml:space="preserve">Stance Classification </w:t>
      </w:r>
      <w:r>
        <w:sym w:font="Wingdings" w:char="F0E0"/>
      </w:r>
      <w:r>
        <w:t xml:space="preserve"> Macro F1</w:t>
      </w:r>
    </w:p>
    <w:p w14:paraId="1A381C6C" w14:textId="77777777" w:rsidR="009B2AC2" w:rsidRPr="00FD1A46" w:rsidRDefault="009B2AC2" w:rsidP="009B2AC2">
      <w:pPr>
        <w:pStyle w:val="Listenabsatz"/>
        <w:numPr>
          <w:ilvl w:val="0"/>
          <w:numId w:val="63"/>
        </w:numPr>
        <w:rPr>
          <w:ins w:id="1077" w:author="Ben Fels" w:date="2024-12-16T22:14:00Z" w16du:dateUtc="2024-12-16T21:14:00Z"/>
          <w:lang w:val="en-US"/>
        </w:rPr>
      </w:pPr>
      <w:r w:rsidRPr="00FD1A46">
        <w:rPr>
          <w:lang w:val="en-US"/>
        </w:rPr>
        <w:t xml:space="preserve">Stab &amp; Gurevych (dataset) </w:t>
      </w:r>
      <w:r>
        <w:sym w:font="Wingdings" w:char="F0E0"/>
      </w:r>
      <w:r w:rsidRPr="00FD1A46">
        <w:rPr>
          <w:lang w:val="en-US"/>
        </w:rPr>
        <w:t xml:space="preserve"> </w:t>
      </w:r>
      <w:r>
        <w:rPr>
          <w:lang w:val="en-US"/>
        </w:rPr>
        <w:t xml:space="preserve">macro </w:t>
      </w:r>
      <w:r w:rsidRPr="00FD1A46">
        <w:rPr>
          <w:lang w:val="en-US"/>
        </w:rPr>
        <w:t>F1-S</w:t>
      </w:r>
      <w:r>
        <w:rPr>
          <w:lang w:val="en-US"/>
        </w:rPr>
        <w:t>core für Components (MC, C, Pr), Relations (Linked, not linked) und Stances (Support, Attack)</w:t>
      </w:r>
    </w:p>
    <w:p w14:paraId="75A7287C" w14:textId="77777777" w:rsidR="009B2AC2" w:rsidRDefault="009B2AC2" w:rsidP="009B2AC2">
      <w:pPr>
        <w:rPr>
          <w:ins w:id="1078" w:author="Ben Fels" w:date="2024-12-16T22:14:00Z" w16du:dateUtc="2024-12-16T21:14:00Z"/>
        </w:rPr>
      </w:pPr>
      <w:ins w:id="1079"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1080"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081" w:author="Ben Fels" w:date="2024-12-21T11:47:00Z" w16du:dateUtc="2024-12-21T10:47:00Z"/>
          <w:lang w:val="en-US"/>
          <w:rPrChange w:id="1082" w:author="Ben Fels" w:date="2024-12-21T18:24:00Z" w16du:dateUtc="2024-12-21T17:24:00Z">
            <w:rPr>
              <w:del w:id="1083" w:author="Ben Fels" w:date="2024-12-21T11:47:00Z" w16du:dateUtc="2024-12-21T10:47:00Z"/>
              <w:b/>
              <w:i/>
              <w:lang w:val="en-US"/>
            </w:rPr>
          </w:rPrChange>
        </w:rPr>
      </w:pPr>
      <w:bookmarkStart w:id="1084" w:name="_Toc185697462"/>
      <w:bookmarkStart w:id="1085" w:name="_Toc186791538"/>
      <w:bookmarkStart w:id="1086" w:name="_Toc187929391"/>
      <w:bookmarkEnd w:id="1084"/>
      <w:bookmarkEnd w:id="1085"/>
      <w:bookmarkEnd w:id="1086"/>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087" w:author="Ben Fels" w:date="2024-12-21T11:47:00Z" w16du:dateUtc="2024-12-21T10:47:00Z"/>
          <w:lang w:val="en-US"/>
          <w:rPrChange w:id="1088" w:author="Ben Fels" w:date="2024-12-21T18:24:00Z" w16du:dateUtc="2024-12-21T17:24:00Z">
            <w:rPr>
              <w:del w:id="1089" w:author="Ben Fels" w:date="2024-12-21T11:47:00Z" w16du:dateUtc="2024-12-21T10:47:00Z"/>
            </w:rPr>
          </w:rPrChange>
        </w:rPr>
      </w:pPr>
      <w:del w:id="1090" w:author="Ben Fels" w:date="2024-12-21T11:47:00Z" w16du:dateUtc="2024-12-21T10:47:00Z">
        <w:r w:rsidRPr="002F4B5A" w:rsidDel="002A4580">
          <w:rPr>
            <w:lang w:val="en-US"/>
            <w:rPrChange w:id="1091" w:author="Ben Fels" w:date="2024-12-21T18:24:00Z" w16du:dateUtc="2024-12-21T17:24:00Z">
              <w:rPr/>
            </w:rPrChange>
          </w:rPr>
          <w:delText>Zero-Shot</w:delText>
        </w:r>
        <w:r w:rsidR="00490397" w:rsidRPr="002F4B5A" w:rsidDel="002A4580">
          <w:rPr>
            <w:lang w:val="en-US"/>
            <w:rPrChange w:id="1092" w:author="Ben Fels" w:date="2024-12-21T18:24:00Z" w16du:dateUtc="2024-12-21T17:24:00Z">
              <w:rPr/>
            </w:rPrChange>
          </w:rPr>
          <w:delText>: Kein Beispiel übergeben</w:delText>
        </w:r>
        <w:bookmarkStart w:id="1093" w:name="_Toc185697463"/>
        <w:bookmarkStart w:id="1094" w:name="_Toc186791539"/>
        <w:bookmarkStart w:id="1095" w:name="_Toc187929392"/>
        <w:bookmarkEnd w:id="1093"/>
        <w:bookmarkEnd w:id="1094"/>
        <w:bookmarkEnd w:id="1095"/>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096" w:author="Ben Fels" w:date="2024-12-21T11:47:00Z" w16du:dateUtc="2024-12-21T10:47:00Z"/>
          <w:lang w:val="en-US"/>
          <w:rPrChange w:id="1097" w:author="Ben Fels" w:date="2024-12-21T18:24:00Z" w16du:dateUtc="2024-12-21T17:24:00Z">
            <w:rPr>
              <w:del w:id="1098" w:author="Ben Fels" w:date="2024-12-21T11:47:00Z" w16du:dateUtc="2024-12-21T10:47:00Z"/>
            </w:rPr>
          </w:rPrChange>
        </w:rPr>
      </w:pPr>
      <w:del w:id="1099" w:author="Ben Fels" w:date="2024-12-21T11:47:00Z" w16du:dateUtc="2024-12-21T10:47:00Z">
        <w:r w:rsidRPr="002F4B5A" w:rsidDel="002A4580">
          <w:rPr>
            <w:lang w:val="en-US"/>
            <w:rPrChange w:id="1100" w:author="Ben Fels" w:date="2024-12-21T18:24:00Z" w16du:dateUtc="2024-12-21T17:24:00Z">
              <w:rPr/>
            </w:rPrChange>
          </w:rPr>
          <w:delText>One-Shot</w:delText>
        </w:r>
        <w:r w:rsidR="00490397" w:rsidRPr="002F4B5A" w:rsidDel="002A4580">
          <w:rPr>
            <w:lang w:val="en-US"/>
            <w:rPrChange w:id="1101" w:author="Ben Fels" w:date="2024-12-21T18:24:00Z" w16du:dateUtc="2024-12-21T17:24:00Z">
              <w:rPr/>
            </w:rPrChange>
          </w:rPr>
          <w:delText>: ein Beispiel übergeben</w:delText>
        </w:r>
        <w:bookmarkStart w:id="1102" w:name="_Toc185697464"/>
        <w:bookmarkStart w:id="1103" w:name="_Toc186791540"/>
        <w:bookmarkStart w:id="1104" w:name="_Toc187929393"/>
        <w:bookmarkEnd w:id="1102"/>
        <w:bookmarkEnd w:id="1103"/>
        <w:bookmarkEnd w:id="1104"/>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05" w:author="Ben Fels" w:date="2024-12-21T11:47:00Z" w16du:dateUtc="2024-12-21T10:47:00Z"/>
          <w:lang w:val="en-US"/>
          <w:rPrChange w:id="1106" w:author="Ben Fels" w:date="2024-12-21T18:24:00Z" w16du:dateUtc="2024-12-21T17:24:00Z">
            <w:rPr>
              <w:del w:id="1107" w:author="Ben Fels" w:date="2024-12-21T11:47:00Z" w16du:dateUtc="2024-12-21T10:47:00Z"/>
            </w:rPr>
          </w:rPrChange>
        </w:rPr>
      </w:pPr>
      <w:del w:id="1108" w:author="Ben Fels" w:date="2024-12-21T11:47:00Z" w16du:dateUtc="2024-12-21T10:47:00Z">
        <w:r w:rsidRPr="002F4B5A" w:rsidDel="002A4580">
          <w:rPr>
            <w:lang w:val="en-US"/>
            <w:rPrChange w:id="1109" w:author="Ben Fels" w:date="2024-12-21T18:24:00Z" w16du:dateUtc="2024-12-21T17:24:00Z">
              <w:rPr/>
            </w:rPrChange>
          </w:rPr>
          <w:delText>Few-Shot</w:delText>
        </w:r>
        <w:r w:rsidR="00490397" w:rsidRPr="002F4B5A" w:rsidDel="002A4580">
          <w:rPr>
            <w:lang w:val="en-US"/>
            <w:rPrChange w:id="1110" w:author="Ben Fels" w:date="2024-12-21T18:24:00Z" w16du:dateUtc="2024-12-21T17:24:00Z">
              <w:rPr/>
            </w:rPrChange>
          </w:rPr>
          <w:delText xml:space="preserve">: </w:delText>
        </w:r>
        <w:r w:rsidR="00633544" w:rsidRPr="002F4B5A" w:rsidDel="002A4580">
          <w:rPr>
            <w:lang w:val="en-US"/>
            <w:rPrChange w:id="1111" w:author="Ben Fels" w:date="2024-12-21T18:24:00Z" w16du:dateUtc="2024-12-21T17:24:00Z">
              <w:rPr/>
            </w:rPrChange>
          </w:rPr>
          <w:delText xml:space="preserve">Wie viel Beispiele braucht es, damit es als Few-Shot Learning </w:delText>
        </w:r>
        <w:r w:rsidR="00163016" w:rsidRPr="002F4B5A" w:rsidDel="002A4580">
          <w:rPr>
            <w:lang w:val="en-US"/>
            <w:rPrChange w:id="1112" w:author="Ben Fels" w:date="2024-12-21T18:24:00Z" w16du:dateUtc="2024-12-21T17:24:00Z">
              <w:rPr/>
            </w:rPrChange>
          </w:rPr>
          <w:delText>zählt?</w:delText>
        </w:r>
        <w:bookmarkStart w:id="1113" w:name="_Toc185697465"/>
        <w:bookmarkStart w:id="1114" w:name="_Toc186791541"/>
        <w:bookmarkStart w:id="1115" w:name="_Toc187929394"/>
        <w:bookmarkEnd w:id="1113"/>
        <w:bookmarkEnd w:id="1114"/>
        <w:bookmarkEnd w:id="1115"/>
      </w:del>
    </w:p>
    <w:p w14:paraId="7E7209C7" w14:textId="13480A68" w:rsidR="00E150E2" w:rsidDel="002A4580" w:rsidRDefault="00E87A82" w:rsidP="00E150E2">
      <w:pPr>
        <w:autoSpaceDE w:val="0"/>
        <w:autoSpaceDN w:val="0"/>
        <w:adjustRightInd w:val="0"/>
        <w:spacing w:after="0"/>
        <w:ind w:left="360"/>
        <w:jc w:val="both"/>
        <w:rPr>
          <w:del w:id="1116" w:author="Ben Fels" w:date="2024-12-21T11:47:00Z" w16du:dateUtc="2024-12-21T10:47:00Z"/>
        </w:rPr>
      </w:pPr>
      <w:del w:id="1117" w:author="Ben Fels" w:date="2024-12-21T11:47:00Z" w16du:dateUtc="2024-12-21T10:47:00Z">
        <w:r w:rsidRPr="002F4B5A" w:rsidDel="002A4580">
          <w:rPr>
            <w:lang w:val="en-US"/>
            <w:rPrChange w:id="1118" w:author="Ben Fels" w:date="2024-12-21T18:24:00Z" w16du:dateUtc="2024-12-21T17:24:00Z">
              <w:rPr/>
            </w:rPrChange>
          </w:rPr>
          <w:delText xml:space="preserve">Nach </w:delText>
        </w:r>
        <w:r w:rsidRPr="002F4B5A" w:rsidDel="002A4580">
          <w:rPr>
            <w:rFonts w:cs="Arial"/>
            <w:highlight w:val="magenta"/>
            <w:lang w:val="en-US"/>
            <w:rPrChange w:id="1119"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20"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21"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22"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23"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24"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25" w:name="_Toc185697466"/>
        <w:bookmarkStart w:id="1126" w:name="_Toc186791542"/>
        <w:bookmarkStart w:id="1127" w:name="_Toc187929395"/>
        <w:bookmarkEnd w:id="1125"/>
        <w:bookmarkEnd w:id="1126"/>
        <w:bookmarkEnd w:id="1127"/>
      </w:del>
    </w:p>
    <w:p w14:paraId="0FA3FEE0" w14:textId="0404AE21" w:rsidR="003F347A" w:rsidDel="002A4580" w:rsidRDefault="00F74FD5" w:rsidP="00E150E2">
      <w:pPr>
        <w:autoSpaceDE w:val="0"/>
        <w:autoSpaceDN w:val="0"/>
        <w:adjustRightInd w:val="0"/>
        <w:spacing w:after="0"/>
        <w:ind w:left="360"/>
        <w:jc w:val="both"/>
        <w:rPr>
          <w:del w:id="1128" w:author="Ben Fels" w:date="2024-12-21T11:47:00Z" w16du:dateUtc="2024-12-21T10:47:00Z"/>
        </w:rPr>
      </w:pPr>
      <w:del w:id="1129"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30" w:name="_Toc185697467"/>
        <w:bookmarkStart w:id="1131" w:name="_Toc186791543"/>
        <w:bookmarkStart w:id="1132" w:name="_Toc187929396"/>
        <w:bookmarkEnd w:id="1130"/>
        <w:bookmarkEnd w:id="1131"/>
        <w:bookmarkEnd w:id="1132"/>
      </w:del>
    </w:p>
    <w:p w14:paraId="55A6E6F9" w14:textId="42D9A0F9" w:rsidR="00027FDA" w:rsidDel="002A4580" w:rsidRDefault="00027FDA" w:rsidP="00E150E2">
      <w:pPr>
        <w:autoSpaceDE w:val="0"/>
        <w:autoSpaceDN w:val="0"/>
        <w:adjustRightInd w:val="0"/>
        <w:spacing w:after="0"/>
        <w:ind w:left="360"/>
        <w:jc w:val="both"/>
        <w:rPr>
          <w:del w:id="1133" w:author="Ben Fels" w:date="2024-12-21T11:47:00Z" w16du:dateUtc="2024-12-21T10:47:00Z"/>
        </w:rPr>
      </w:pPr>
      <w:del w:id="1134"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35" w:name="_Toc185697468"/>
        <w:bookmarkStart w:id="1136" w:name="_Toc186791544"/>
        <w:bookmarkStart w:id="1137" w:name="_Toc187929397"/>
        <w:bookmarkEnd w:id="1135"/>
        <w:bookmarkEnd w:id="1136"/>
        <w:bookmarkEnd w:id="1137"/>
      </w:del>
    </w:p>
    <w:p w14:paraId="03AD6F39" w14:textId="4864511F" w:rsidR="00E150E2" w:rsidDel="002A4580" w:rsidRDefault="006B0454" w:rsidP="00E150E2">
      <w:pPr>
        <w:autoSpaceDE w:val="0"/>
        <w:autoSpaceDN w:val="0"/>
        <w:adjustRightInd w:val="0"/>
        <w:spacing w:after="0"/>
        <w:ind w:left="360"/>
        <w:jc w:val="both"/>
        <w:rPr>
          <w:del w:id="1138" w:author="Ben Fels" w:date="2024-12-21T11:47:00Z" w16du:dateUtc="2024-12-21T10:47:00Z"/>
        </w:rPr>
      </w:pPr>
      <w:del w:id="1139"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40"/>
        <w:r w:rsidR="002C1227" w:rsidDel="002A4580">
          <w:delText xml:space="preserve">Kontext-Fenster </w:delText>
        </w:r>
        <w:commentRangeEnd w:id="1140"/>
        <w:r w:rsidR="002B52F5" w:rsidDel="002A4580">
          <w:rPr>
            <w:rStyle w:val="Kommentarzeichen"/>
          </w:rPr>
          <w:commentReference w:id="1140"/>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41" w:name="_Toc185697469"/>
        <w:bookmarkStart w:id="1142" w:name="_Toc186791545"/>
        <w:bookmarkStart w:id="1143" w:name="_Toc187929398"/>
        <w:bookmarkEnd w:id="1141"/>
        <w:bookmarkEnd w:id="1142"/>
        <w:bookmarkEnd w:id="1143"/>
      </w:del>
    </w:p>
    <w:p w14:paraId="434B60CC" w14:textId="1E310227" w:rsidR="00CB7B5E" w:rsidDel="002A4580" w:rsidRDefault="000C21AE" w:rsidP="00E150E2">
      <w:pPr>
        <w:autoSpaceDE w:val="0"/>
        <w:autoSpaceDN w:val="0"/>
        <w:adjustRightInd w:val="0"/>
        <w:spacing w:after="0"/>
        <w:ind w:left="360"/>
        <w:jc w:val="both"/>
        <w:rPr>
          <w:del w:id="1144" w:author="Ben Fels" w:date="2024-12-21T11:47:00Z" w16du:dateUtc="2024-12-21T10:47:00Z"/>
        </w:rPr>
      </w:pPr>
      <w:del w:id="1145"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46" w:name="_Toc185697470"/>
        <w:bookmarkStart w:id="1147" w:name="_Toc186791546"/>
        <w:bookmarkStart w:id="1148" w:name="_Toc187929399"/>
        <w:bookmarkEnd w:id="1146"/>
        <w:bookmarkEnd w:id="1147"/>
        <w:bookmarkEnd w:id="1148"/>
      </w:del>
    </w:p>
    <w:p w14:paraId="244D8D59" w14:textId="68D27281" w:rsidR="00B62C78" w:rsidDel="002A4580" w:rsidRDefault="00CB7B5E" w:rsidP="00B62C78">
      <w:pPr>
        <w:autoSpaceDE w:val="0"/>
        <w:autoSpaceDN w:val="0"/>
        <w:adjustRightInd w:val="0"/>
        <w:spacing w:after="0"/>
        <w:ind w:left="360"/>
        <w:jc w:val="both"/>
        <w:rPr>
          <w:del w:id="1149" w:author="Ben Fels" w:date="2024-12-21T11:47:00Z" w16du:dateUtc="2024-12-21T10:47:00Z"/>
        </w:rPr>
      </w:pPr>
      <w:del w:id="1150"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51" w:name="_Toc185697471"/>
        <w:bookmarkStart w:id="1152" w:name="_Toc186791547"/>
        <w:bookmarkStart w:id="1153" w:name="_Toc187929400"/>
        <w:bookmarkEnd w:id="1151"/>
        <w:bookmarkEnd w:id="1152"/>
        <w:bookmarkEnd w:id="1153"/>
      </w:del>
    </w:p>
    <w:p w14:paraId="00088147" w14:textId="59709C11" w:rsidR="0043331A" w:rsidDel="002A4580" w:rsidRDefault="00174375" w:rsidP="00B62C78">
      <w:pPr>
        <w:autoSpaceDE w:val="0"/>
        <w:autoSpaceDN w:val="0"/>
        <w:adjustRightInd w:val="0"/>
        <w:spacing w:after="0"/>
        <w:ind w:left="360"/>
        <w:jc w:val="both"/>
        <w:rPr>
          <w:del w:id="1154" w:author="Ben Fels" w:date="2024-12-21T11:47:00Z" w16du:dateUtc="2024-12-21T10:47:00Z"/>
        </w:rPr>
      </w:pPr>
      <w:del w:id="1155"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156" w:name="_Toc185697472"/>
        <w:bookmarkStart w:id="1157" w:name="_Toc186791548"/>
        <w:bookmarkStart w:id="1158" w:name="_Toc187929401"/>
        <w:bookmarkEnd w:id="1156"/>
        <w:bookmarkEnd w:id="1157"/>
        <w:bookmarkEnd w:id="1158"/>
      </w:del>
    </w:p>
    <w:p w14:paraId="2B4492D6" w14:textId="77847175" w:rsidR="00EF602A" w:rsidDel="002A4580" w:rsidRDefault="00EF602A" w:rsidP="001F7CA5">
      <w:pPr>
        <w:autoSpaceDE w:val="0"/>
        <w:autoSpaceDN w:val="0"/>
        <w:adjustRightInd w:val="0"/>
        <w:spacing w:after="0"/>
        <w:jc w:val="both"/>
        <w:rPr>
          <w:del w:id="1159" w:author="Ben Fels" w:date="2024-12-21T11:48:00Z" w16du:dateUtc="2024-12-21T10:48:00Z"/>
        </w:rPr>
      </w:pPr>
      <w:bookmarkStart w:id="1160" w:name="_Toc185697473"/>
      <w:bookmarkStart w:id="1161" w:name="_Toc186791549"/>
      <w:bookmarkStart w:id="1162" w:name="_Toc187929402"/>
      <w:bookmarkEnd w:id="1160"/>
      <w:bookmarkEnd w:id="1161"/>
      <w:bookmarkEnd w:id="1162"/>
    </w:p>
    <w:p w14:paraId="7765E13A" w14:textId="4D07F36C" w:rsidR="0043331A" w:rsidDel="002A4580" w:rsidRDefault="0043331A" w:rsidP="001F7CA5">
      <w:pPr>
        <w:autoSpaceDE w:val="0"/>
        <w:autoSpaceDN w:val="0"/>
        <w:adjustRightInd w:val="0"/>
        <w:spacing w:after="0"/>
        <w:jc w:val="both"/>
        <w:rPr>
          <w:del w:id="1163" w:author="Ben Fels" w:date="2024-12-21T11:48:00Z" w16du:dateUtc="2024-12-21T10:48:00Z"/>
        </w:rPr>
      </w:pPr>
      <w:del w:id="1164"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165" w:name="_Toc185697474"/>
        <w:bookmarkStart w:id="1166" w:name="_Toc186791550"/>
        <w:bookmarkStart w:id="1167" w:name="_Toc187929403"/>
        <w:bookmarkEnd w:id="1165"/>
        <w:bookmarkEnd w:id="1166"/>
        <w:bookmarkEnd w:id="1167"/>
      </w:del>
    </w:p>
    <w:p w14:paraId="02B7F4D9" w14:textId="0797EA93" w:rsidR="0092531F" w:rsidRPr="0092531F" w:rsidDel="002A4580" w:rsidRDefault="0092531F" w:rsidP="001F7CA5">
      <w:pPr>
        <w:autoSpaceDE w:val="0"/>
        <w:autoSpaceDN w:val="0"/>
        <w:adjustRightInd w:val="0"/>
        <w:spacing w:after="0"/>
        <w:jc w:val="both"/>
        <w:rPr>
          <w:del w:id="1168" w:author="Ben Fels" w:date="2024-12-21T11:48:00Z" w16du:dateUtc="2024-12-21T10:48:00Z"/>
          <w:lang w:val="en-US"/>
        </w:rPr>
      </w:pPr>
      <w:del w:id="1169" w:author="Ben Fels" w:date="2024-12-21T11:48:00Z" w16du:dateUtc="2024-12-21T10:48:00Z">
        <w:r w:rsidRPr="0092531F" w:rsidDel="002A4580">
          <w:rPr>
            <w:lang w:val="en-US"/>
          </w:rPr>
          <w:delText>Temperatur = 0 predictable; Temp =1 more r</w:delText>
        </w:r>
        <w:r w:rsidDel="002A4580">
          <w:rPr>
            <w:lang w:val="en-US"/>
          </w:rPr>
          <w:delText>andom</w:delText>
        </w:r>
        <w:bookmarkStart w:id="1170" w:name="_Toc185697475"/>
        <w:bookmarkStart w:id="1171" w:name="_Toc186791551"/>
        <w:bookmarkStart w:id="1172" w:name="_Toc187929404"/>
        <w:bookmarkEnd w:id="1170"/>
        <w:bookmarkEnd w:id="1171"/>
        <w:bookmarkEnd w:id="1172"/>
      </w:del>
    </w:p>
    <w:p w14:paraId="35A1C4A1" w14:textId="42AF1975" w:rsidR="00690A2C" w:rsidRPr="001F04C6" w:rsidRDefault="00690A2C" w:rsidP="004A5A26">
      <w:pPr>
        <w:pStyle w:val="berschrift1"/>
      </w:pPr>
      <w:bookmarkStart w:id="1173" w:name="_Toc187929405"/>
      <w:bookmarkStart w:id="1174" w:name="_Ref188082210"/>
      <w:r w:rsidRPr="001F04C6">
        <w:t>Ergebnisse</w:t>
      </w:r>
      <w:bookmarkEnd w:id="1173"/>
      <w:bookmarkEnd w:id="1174"/>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555261">
      <w:ins w:id="1175" w:author="Ben Fels" w:date="2024-12-22T12:35:00Z" w16du:dateUtc="2024-12-22T11:35:00Z">
        <w:r>
          <w:t xml:space="preserve">Es wurde sich explizit für die Darstellung in Abhängigkeit der </w:t>
        </w:r>
      </w:ins>
      <w:ins w:id="1176" w:author="Ben Fels" w:date="2024-12-22T12:36:00Z" w16du:dateUtc="2024-12-22T11:36:00Z">
        <w:r>
          <w:t xml:space="preserve">Tokenanzahl anstelle der tatsächlichen kosten entschieden, </w:t>
        </w:r>
      </w:ins>
      <w:del w:id="1177" w:author="Ben Fels" w:date="2024-12-22T12:36:00Z" w16du:dateUtc="2024-12-22T11:36:00Z">
        <w:r w:rsidDel="00CB57F4">
          <w:delText xml:space="preserve">Auch wenn die </w:delText>
        </w:r>
      </w:del>
      <w:ins w:id="1178" w:author="Ben Fels" w:date="2024-12-22T12:36:00Z" w16du:dateUtc="2024-12-22T11:36:00Z">
        <w:r>
          <w:t xml:space="preserve">da die </w:t>
        </w:r>
      </w:ins>
      <w:r>
        <w:t xml:space="preserve">Kosten pro Token </w:t>
      </w:r>
      <w:del w:id="1179" w:author="Ben Fels" w:date="2024-12-22T12:36:00Z" w16du:dateUtc="2024-12-22T11:36:00Z">
        <w:r w:rsidDel="005B7EA7">
          <w:delText xml:space="preserve">pro </w:delText>
        </w:r>
      </w:del>
      <w:ins w:id="1180" w:author="Ben Fels" w:date="2024-12-22T12:36:00Z" w16du:dateUtc="2024-12-22T11:36:00Z">
        <w:r>
          <w:t xml:space="preserve">individuell für jedes </w:t>
        </w:r>
      </w:ins>
      <w:r>
        <w:t xml:space="preserve">Modell </w:t>
      </w:r>
      <w:del w:id="1181" w:author="Ben Fels" w:date="2024-12-22T12:36:00Z" w16du:dateUtc="2024-12-22T11:36:00Z">
        <w:r w:rsidDel="005B7EA7">
          <w:delText>abweichen</w:delText>
        </w:r>
      </w:del>
      <w:ins w:id="1182" w:author="Ben Fels" w:date="2024-12-22T12:36:00Z" w16du:dateUtc="2024-12-22T11:36:00Z">
        <w:r>
          <w:t>sind.</w:t>
        </w:r>
      </w:ins>
      <w:del w:id="1183" w:author="Ben Fels" w:date="2024-12-22T12:37:00Z" w16du:dateUtc="2024-12-22T11:37:00Z">
        <w:r w:rsidDel="005B7EA7">
          <w:delText>,</w:delText>
        </w:r>
      </w:del>
      <w:r>
        <w:t xml:space="preserve"> </w:t>
      </w:r>
      <w:del w:id="1184" w:author="Ben Fels" w:date="2024-12-22T12:37:00Z" w16du:dateUtc="2024-12-22T11:37:00Z">
        <w:r w:rsidDel="005B7EA7">
          <w:delText xml:space="preserve">können sie </w:delText>
        </w:r>
      </w:del>
      <w:ins w:id="1185" w:author="Ben Fels" w:date="2024-12-22T12:37:00Z" w16du:dateUtc="2024-12-22T11:37:00Z">
        <w:r>
          <w:t xml:space="preserve">Die Tokenanzahl kann als </w:t>
        </w:r>
      </w:ins>
      <w:del w:id="1186" w:author="Ben Fels" w:date="2024-12-22T12:37:00Z" w16du:dateUtc="2024-12-22T11:37:00Z">
        <w:r w:rsidDel="00C76172">
          <w:delText xml:space="preserve">als </w:delText>
        </w:r>
      </w:del>
      <w:r>
        <w:t xml:space="preserve">Kostentreiber </w:t>
      </w:r>
      <w:del w:id="1187" w:author="Ben Fels" w:date="2024-12-22T12:37:00Z" w16du:dateUtc="2024-12-22T11:37:00Z">
        <w:r w:rsidDel="00AC4F51">
          <w:delText xml:space="preserve">verstanden </w:delText>
        </w:r>
      </w:del>
      <w:ins w:id="1188"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189"/>
      <w:r w:rsidR="00147AB9">
        <w:t>Hauptaussage, Behauptungen, Prämissen und Beziehungen</w:t>
      </w:r>
      <w:commentRangeEnd w:id="1189"/>
      <w:r w:rsidR="00276390">
        <w:rPr>
          <w:rStyle w:val="Kommentarzeichen"/>
        </w:rPr>
        <w:commentReference w:id="1189"/>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E86EDA" w:rsidRDefault="004D5EF0" w:rsidP="000B6E62">
      <w:r>
        <w:lastRenderedPageBreak/>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190" w:author="Ben Fels" w:date="2024-12-21T12:01:00Z" w16du:dateUtc="2024-12-21T11:01:00Z"/>
        </w:rPr>
      </w:pPr>
      <w:ins w:id="1191"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192" w:author="Ben Fels" w:date="2024-12-21T12:01:00Z" w16du:dateUtc="2024-12-21T11:01:00Z"/>
        </w:rPr>
      </w:pPr>
      <w:ins w:id="1193"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194" w:author="Ben Fels" w:date="2024-12-21T12:01:00Z" w16du:dateUtc="2024-12-21T11:01:00Z"/>
        </w:rPr>
      </w:pPr>
      <w:ins w:id="1195"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196" w:name="_Toc187929406"/>
      <w:bookmarkStart w:id="1197" w:name="_Ref188082387"/>
      <w:r w:rsidRPr="001F04C6">
        <w:t>Diskussion und Handlungsempfehlungen</w:t>
      </w:r>
      <w:bookmarkEnd w:id="1196"/>
      <w:bookmarkEnd w:id="1197"/>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w:t>
      </w:r>
      <w:r w:rsidR="00670483">
        <w:lastRenderedPageBreak/>
        <w:t xml:space="preserve">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lastRenderedPageBreak/>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1198" w:author="Ben Fels" w:date="2024-12-21T19:09:00Z" w16du:dateUtc="2024-12-21T18:09:00Z"/>
          <w:b/>
          <w:u w:val="single"/>
        </w:rPr>
      </w:pPr>
      <w:ins w:id="1199"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1200"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1201"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1202"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03"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04" w:author="Ben Fels" w:date="2024-12-21T19:09:00Z" w16du:dateUtc="2024-12-21T18:09:00Z"/>
        </w:rPr>
      </w:pPr>
      <w:ins w:id="1205"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1206"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1207"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lastRenderedPageBreak/>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08"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209" w:author="Ben Fels" w:date="2024-12-16T22:07:00Z" w16du:dateUtc="2024-12-16T21:07:00Z"/>
        </w:rPr>
      </w:pPr>
    </w:p>
    <w:p w14:paraId="7B5EC7D0" w14:textId="15AFCE54" w:rsidR="00D5092C" w:rsidRDefault="00D5092C" w:rsidP="00777574">
      <w:pPr>
        <w:rPr>
          <w:b/>
        </w:rPr>
      </w:pPr>
      <w:ins w:id="1210" w:author="Ben Fels" w:date="2024-12-16T22:07:00Z" w16du:dateUtc="2024-12-16T21:07:00Z">
        <w:r w:rsidRPr="00D5092C">
          <w:rPr>
            <w:b/>
            <w:rPrChange w:id="1211" w:author="Ben Fels" w:date="2024-12-16T22:08:00Z" w16du:dateUtc="2024-12-16T21:08:00Z">
              <w:rPr/>
            </w:rPrChange>
          </w:rPr>
          <w:t>Ha</w:t>
        </w:r>
      </w:ins>
      <w:ins w:id="1212" w:author="Ben Fels" w:date="2024-12-16T22:08:00Z" w16du:dateUtc="2024-12-16T21:08:00Z">
        <w:r w:rsidRPr="00D5092C">
          <w:rPr>
            <w:b/>
            <w:rPrChange w:id="1213"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rPr>
          <w:rPrChange w:id="1214" w:author="Ben Fels" w:date="2024-12-16T22:08:00Z" w16du:dateUtc="2024-12-16T21:08:00Z">
            <w:rPr/>
          </w:rPrChange>
        </w:rPr>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1215" w:author="Ben Fels" w:date="2024-12-21T11:51:00Z" w16du:dateUtc="2024-12-21T10:51:00Z">
        <w:r w:rsidR="003228A7">
          <w:t xml:space="preserve">Argumentationsstrukturen in </w:t>
        </w:r>
      </w:ins>
      <w:r w:rsidR="00893143">
        <w:t xml:space="preserve">ein </w:t>
      </w:r>
      <w:ins w:id="1216" w:author="Ben Fels" w:date="2024-12-21T11:51:00Z" w16du:dateUtc="2024-12-21T10:51:00Z">
        <w:r w:rsidR="003228A7">
          <w:t>Strukt</w:t>
        </w:r>
        <w:r w:rsidR="00AB38A4">
          <w:t xml:space="preserve">urdiagrammen </w:t>
        </w:r>
      </w:ins>
      <w:r w:rsidR="00893143">
        <w:t xml:space="preserve">überführt </w:t>
      </w:r>
      <w:ins w:id="1217" w:author="Ben Fels" w:date="2024-12-21T11:51:00Z" w16du:dateUtc="2024-12-21T10:51:00Z">
        <w:r w:rsidR="00AB38A4">
          <w:t>werden</w:t>
        </w:r>
      </w:ins>
      <w:ins w:id="1218" w:author="Ben Fels" w:date="2024-12-21T11:52:00Z" w16du:dateUtc="2024-12-21T10:52:00Z">
        <w:r w:rsidR="00AB38A4">
          <w:t xml:space="preserve">, um die </w:t>
        </w:r>
      </w:ins>
      <w:r w:rsidR="00893143">
        <w:t xml:space="preserve">extrahierte Argumentation </w:t>
      </w:r>
      <w:ins w:id="1219"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1220"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lastRenderedPageBreak/>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21" w:author="Ben Fels" w:date="2024-12-21T11:53:00Z" w16du:dateUtc="2024-12-21T10:53:00Z"/>
        </w:rPr>
      </w:pPr>
    </w:p>
    <w:p w14:paraId="477E00C6" w14:textId="6C1710C7" w:rsidR="00FD56D1" w:rsidDel="00025B9B" w:rsidRDefault="006C0364" w:rsidP="00CF7AE6">
      <w:pPr>
        <w:pStyle w:val="berschrift1"/>
        <w:rPr>
          <w:del w:id="1222" w:author="Ben Fels" w:date="2024-12-21T11:53:00Z" w16du:dateUtc="2024-12-21T10:53:00Z"/>
        </w:rPr>
      </w:pPr>
      <w:del w:id="1223" w:author="Ben Fels" w:date="2024-12-21T11:53:00Z" w16du:dateUtc="2024-12-21T10:53:00Z">
        <w:r w:rsidRPr="00CF7AE6" w:rsidDel="00025B9B">
          <w:delText>Einleitung</w:delText>
        </w:r>
      </w:del>
    </w:p>
    <w:p w14:paraId="1AE165AD" w14:textId="7D232C11" w:rsidR="004A1650" w:rsidDel="00F34A39" w:rsidRDefault="00E02325" w:rsidP="00E02325">
      <w:pPr>
        <w:rPr>
          <w:del w:id="1224" w:author="Ben Fels" w:date="2024-12-21T11:50:00Z" w16du:dateUtc="2024-12-21T10:50:00Z"/>
        </w:rPr>
      </w:pPr>
      <w:del w:id="1225"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26" w:author="Ben Fels" w:date="2024-12-21T11:53:00Z" w16du:dateUtc="2024-12-21T10:53:00Z"/>
          <w:moveFrom w:id="1227" w:author="Ben Fels" w:date="2024-12-21T11:50:00Z" w16du:dateUtc="2024-12-21T10:50:00Z"/>
        </w:rPr>
      </w:pPr>
      <w:moveFromRangeStart w:id="1228" w:author="Ben Fels" w:date="2024-12-21T11:50:00Z" w:name="move185674234"/>
      <w:moveFrom w:id="1229" w:author="Ben Fels" w:date="2024-12-21T11:50:00Z" w16du:dateUtc="2024-12-21T10:50:00Z">
        <w:del w:id="1230"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31" w:author="Ben Fels" w:date="2024-12-21T11:53:00Z" w16du:dateUtc="2024-12-21T10:53:00Z"/>
          <w:moveFrom w:id="1232" w:author="Ben Fels" w:date="2024-12-21T11:50:00Z" w16du:dateUtc="2024-12-21T10:50:00Z"/>
        </w:rPr>
      </w:pPr>
      <w:moveFrom w:id="1233" w:author="Ben Fels" w:date="2024-12-21T11:50:00Z" w16du:dateUtc="2024-12-21T10:50:00Z">
        <w:del w:id="1234"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35" w:author="Ben Fels" w:date="2024-12-21T11:53:00Z" w16du:dateUtc="2024-12-21T10:53:00Z"/>
          <w:moveFrom w:id="1236" w:author="Ben Fels" w:date="2024-12-21T11:51:00Z" w16du:dateUtc="2024-12-21T10:51:00Z"/>
        </w:rPr>
      </w:pPr>
      <w:moveFromRangeStart w:id="1237" w:author="Ben Fels" w:date="2024-12-21T11:51:00Z" w:name="move185674280"/>
      <w:moveFromRangeEnd w:id="1228"/>
      <w:moveFrom w:id="1238" w:author="Ben Fels" w:date="2024-12-21T11:51:00Z" w16du:dateUtc="2024-12-21T10:51:00Z">
        <w:del w:id="1239"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40" w:author="Ben Fels" w:date="2024-12-21T11:53:00Z" w16du:dateUtc="2024-12-21T10:53:00Z"/>
          <w:moveFrom w:id="1241" w:author="Ben Fels" w:date="2024-12-21T11:51:00Z" w16du:dateUtc="2024-12-21T10:51:00Z"/>
        </w:rPr>
      </w:pPr>
      <w:moveFrom w:id="1242" w:author="Ben Fels" w:date="2024-12-21T11:51:00Z" w16du:dateUtc="2024-12-21T10:51:00Z">
        <w:del w:id="1243"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37"/>
    <w:p w14:paraId="70C0F28B" w14:textId="36D74A7D" w:rsidR="0010647F" w:rsidDel="009C2379" w:rsidRDefault="0010647F" w:rsidP="0010647F">
      <w:pPr>
        <w:rPr>
          <w:del w:id="1244" w:author="Ben Fels" w:date="2024-12-21T11:50:00Z" w16du:dateUtc="2024-12-21T10:50:00Z"/>
        </w:rPr>
      </w:pPr>
      <w:del w:id="1245" w:author="Ben Fels" w:date="2024-12-21T11:50:00Z" w16du:dateUtc="2024-12-21T10:50:00Z">
        <w:r w:rsidDel="009C2379">
          <w:delText xml:space="preserve">Dieser Beriech kann in die Teilaufgaben argument detection und argument stance classification unterschieden werden </w:delText>
        </w:r>
        <w:commentRangeStart w:id="1246"/>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46"/>
        <w:r w:rsidRPr="00C0539F" w:rsidDel="009C2379">
          <w:rPr>
            <w:rStyle w:val="Kommentarzeichen"/>
            <w:highlight w:val="magenta"/>
          </w:rPr>
          <w:commentReference w:id="1246"/>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47" w:author="Ben Fels" w:date="2024-12-21T11:53:00Z" w16du:dateUtc="2024-12-21T10:53:00Z"/>
        </w:rPr>
      </w:pPr>
    </w:p>
    <w:p w14:paraId="04C535D0" w14:textId="125255CA" w:rsidR="00E02325" w:rsidDel="005C0688" w:rsidRDefault="00E02325" w:rsidP="00E02325">
      <w:pPr>
        <w:rPr>
          <w:moveFrom w:id="1248" w:author="Ben Fels" w:date="2024-12-21T11:52:00Z" w16du:dateUtc="2024-12-21T10:52:00Z"/>
        </w:rPr>
      </w:pPr>
      <w:moveFromRangeStart w:id="1249" w:author="Ben Fels" w:date="2024-12-21T11:52:00Z" w:name="move185674394"/>
      <w:moveFrom w:id="1250"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251"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252" w:author="Ben Fels" w:date="2024-12-21T11:52:00Z" w16du:dateUtc="2024-12-21T10:52:00Z"/>
        </w:rPr>
      </w:pPr>
      <w:moveFrom w:id="1253" w:author="Ben Fels" w:date="2024-12-21T11:52:00Z" w16du:dateUtc="2024-12-21T10:52:00Z">
        <w:r w:rsidDel="005C0688">
          <w:t>Ansatz zum automatisieren des Prozesses, zum Überführen von unstrukturierten daten (Text) in strukturierte Argumente.</w:t>
        </w:r>
      </w:moveFrom>
    </w:p>
    <w:moveFromRangeEnd w:id="1249"/>
    <w:p w14:paraId="520E4361" w14:textId="353C4B0E" w:rsidR="0073273D" w:rsidDel="00A35D5E" w:rsidRDefault="0073273D" w:rsidP="00CF7AE6">
      <w:pPr>
        <w:rPr>
          <w:del w:id="1254" w:author="Ben Fels" w:date="2024-12-21T11:53:00Z" w16du:dateUtc="2024-12-21T10:53:00Z"/>
        </w:rPr>
      </w:pPr>
    </w:p>
    <w:p w14:paraId="0206FFF2" w14:textId="6465B599" w:rsidR="00D43596" w:rsidDel="00A35D5E" w:rsidRDefault="00601509" w:rsidP="00CF7AE6">
      <w:pPr>
        <w:rPr>
          <w:moveFrom w:id="1255" w:author="Ben Fels" w:date="2024-12-21T11:53:00Z" w16du:dateUtc="2024-12-21T10:53:00Z"/>
        </w:rPr>
      </w:pPr>
      <w:moveFromRangeStart w:id="1256" w:author="Ben Fels" w:date="2024-12-21T11:53:00Z" w:name="move185674422"/>
      <w:moveFrom w:id="1257"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258" w:author="Ben Fels" w:date="2024-12-21T11:53:00Z" w16du:dateUtc="2024-12-21T10:53:00Z"/>
        </w:rPr>
      </w:pPr>
      <w:moveFrom w:id="1259"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260" w:author="Ben Fels" w:date="2024-12-21T11:53:00Z" w16du:dateUtc="2024-12-21T10:53:00Z"/>
        </w:rPr>
      </w:pPr>
      <w:moveFrom w:id="1261"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262" w:author="Ben Fels" w:date="2024-12-21T11:53:00Z" w16du:dateUtc="2024-12-21T10:53:00Z"/>
        </w:rPr>
      </w:pPr>
      <w:moveFrom w:id="1263" w:author="Ben Fels" w:date="2024-12-21T11:53:00Z" w16du:dateUtc="2024-12-21T10:53:00Z">
        <w:r w:rsidRPr="00664C71" w:rsidDel="00A35D5E">
          <w:rPr>
            <w:rPrChange w:id="1264"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265"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266" w:author="Ben Fels" w:date="2024-12-21T11:53:00Z" w16du:dateUtc="2024-12-21T10:53:00Z"/>
        </w:rPr>
      </w:pPr>
      <w:moveFrom w:id="1267"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268"/>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268"/>
        <w:r w:rsidR="004D5E3E" w:rsidDel="00A35D5E">
          <w:rPr>
            <w:rStyle w:val="Kommentarzeichen"/>
          </w:rPr>
          <w:commentReference w:id="1268"/>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269" w:author="Ben Fels" w:date="2024-12-21T11:53:00Z" w16du:dateUtc="2024-12-21T10:53:00Z"/>
        </w:rPr>
      </w:pPr>
      <w:moveFrom w:id="1270"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271" w:author="Ben Fels" w:date="2024-12-21T11:53:00Z" w16du:dateUtc="2024-12-21T10:53:00Z"/>
          <w:rPrChange w:id="1272" w:author="Ben Fels" w:date="2024-12-21T18:08:00Z" w16du:dateUtc="2024-12-21T17:08:00Z">
            <w:rPr>
              <w:moveFrom w:id="1273" w:author="Ben Fels" w:date="2024-12-21T11:53:00Z" w16du:dateUtc="2024-12-21T10:53:00Z"/>
              <w:lang w:val="en-US"/>
            </w:rPr>
          </w:rPrChange>
        </w:rPr>
      </w:pPr>
      <w:moveFrom w:id="1274" w:author="Ben Fels" w:date="2024-12-21T11:53:00Z" w16du:dateUtc="2024-12-21T10:53:00Z">
        <w:r w:rsidRPr="00664C71" w:rsidDel="00A35D5E">
          <w:rPr>
            <w:rPrChange w:id="1275" w:author="Ben Fels" w:date="2024-12-21T18:08:00Z" w16du:dateUtc="2024-12-21T17:08:00Z">
              <w:rPr>
                <w:lang w:val="en-US"/>
              </w:rPr>
            </w:rPrChange>
          </w:rPr>
          <w:t>N-Shot Learning als Transfer Learning</w:t>
        </w:r>
        <w:r w:rsidR="009743F5" w:rsidRPr="00664C71" w:rsidDel="00A35D5E">
          <w:rPr>
            <w:rPrChange w:id="1276"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277" w:author="Ben Fels" w:date="2024-12-21T11:53:00Z" w16du:dateUtc="2024-12-21T10:53:00Z"/>
        </w:rPr>
      </w:pPr>
      <w:moveFrom w:id="1278"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279" w:author="Ben Fels" w:date="2024-12-21T11:53:00Z" w16du:dateUtc="2024-12-21T10:53:00Z"/>
        </w:rPr>
      </w:pPr>
      <w:moveFrom w:id="1280"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281" w:author="Ben Fels" w:date="2024-12-21T11:53:00Z" w16du:dateUtc="2024-12-21T10:53:00Z"/>
        </w:rPr>
      </w:pPr>
      <w:moveFrom w:id="1282"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283" w:author="Ben Fels" w:date="2024-12-21T11:53:00Z" w16du:dateUtc="2024-12-21T10:53:00Z"/>
        </w:rPr>
      </w:pPr>
      <w:moveFrom w:id="1284"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285" w:author="Ben Fels" w:date="2024-12-21T11:53:00Z" w16du:dateUtc="2024-12-21T10:53:00Z"/>
        </w:rPr>
      </w:pPr>
      <w:moveFrom w:id="1286"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287" w:author="Ben Fels" w:date="2024-12-21T11:53:00Z" w16du:dateUtc="2024-12-21T10:53:00Z"/>
        </w:rPr>
      </w:pPr>
      <w:moveFrom w:id="1288"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289" w:author="Ben Fels" w:date="2024-12-21T11:53:00Z" w16du:dateUtc="2024-12-21T10:53:00Z"/>
        </w:rPr>
      </w:pPr>
      <w:moveFrom w:id="1290"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256"/>
    <w:p w14:paraId="01CF3AF4" w14:textId="089EEC34" w:rsidR="00EF199B" w:rsidDel="004328D8" w:rsidRDefault="00EF199B" w:rsidP="00CF7AE6">
      <w:pPr>
        <w:rPr>
          <w:del w:id="1291" w:author="Ben Fels" w:date="2024-12-21T12:02:00Z" w16du:dateUtc="2024-12-21T11:02:00Z"/>
        </w:rPr>
      </w:pPr>
    </w:p>
    <w:p w14:paraId="53AA7E0C" w14:textId="53D83618" w:rsidR="00664378" w:rsidDel="00025B9B" w:rsidRDefault="00A2162F" w:rsidP="00A2162F">
      <w:pPr>
        <w:pStyle w:val="berschrift1"/>
        <w:rPr>
          <w:del w:id="1292" w:author="Ben Fels" w:date="2024-12-21T11:53:00Z" w16du:dateUtc="2024-12-21T10:53:00Z"/>
        </w:rPr>
      </w:pPr>
      <w:del w:id="1293"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294" w:author="Ben Fels" w:date="2024-12-21T12:02:00Z" w16du:dateUtc="2024-12-21T11:02:00Z"/>
          <w:rFonts w:ascii="IBMPlexSans-Regular" w:hAnsi="IBMPlexSans-Regular" w:cs="IBMPlexSans-Regular"/>
          <w:sz w:val="28"/>
          <w:szCs w:val="28"/>
          <w:highlight w:val="cyan"/>
          <w:rPrChange w:id="1295" w:author="Ben Fels" w:date="2024-12-21T11:53:00Z" w16du:dateUtc="2024-12-21T10:53:00Z">
            <w:rPr>
              <w:del w:id="1296" w:author="Ben Fels" w:date="2024-12-21T12:02:00Z" w16du:dateUtc="2024-12-21T11:02:00Z"/>
              <w:highlight w:val="cyan"/>
            </w:rPr>
          </w:rPrChange>
        </w:rPr>
        <w:pPrChange w:id="1297" w:author="Ben Fels" w:date="2024-12-21T11:53:00Z" w16du:dateUtc="2024-12-21T10:53:00Z">
          <w:pPr>
            <w:autoSpaceDE w:val="0"/>
            <w:autoSpaceDN w:val="0"/>
            <w:adjustRightInd w:val="0"/>
            <w:spacing w:after="0" w:line="240" w:lineRule="auto"/>
          </w:pPr>
        </w:pPrChange>
      </w:pPr>
      <w:del w:id="1298" w:author="Ben Fels" w:date="2024-12-21T11:53:00Z" w16du:dateUtc="2024-12-21T10:53:00Z">
        <w:r w:rsidRPr="00025B9B" w:rsidDel="00025B9B">
          <w:rPr>
            <w:rFonts w:ascii="IBMPlexSans-Regular" w:hAnsi="IBMPlexSans-Regular" w:cs="IBMPlexSans-Regular"/>
            <w:sz w:val="28"/>
            <w:szCs w:val="28"/>
            <w:highlight w:val="cyan"/>
            <w:rPrChange w:id="1299"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00" w:author="Ben Fels" w:date="2024-12-21T11:54:00Z" w16du:dateUtc="2024-12-21T10:54:00Z"/>
        </w:rPr>
      </w:pPr>
    </w:p>
    <w:p w14:paraId="0F32B505" w14:textId="5A459F10" w:rsidR="00047A7E" w:rsidDel="004328D8" w:rsidRDefault="00047A7E" w:rsidP="00CF7AE6">
      <w:pPr>
        <w:rPr>
          <w:del w:id="1301" w:author="Ben Fels" w:date="2024-12-21T12:02:00Z" w16du:dateUtc="2024-12-21T11:02:00Z"/>
          <w:moveFrom w:id="1302" w:author="Ben Fels" w:date="2024-12-21T11:53:00Z" w16du:dateUtc="2024-12-21T10:53:00Z"/>
        </w:rPr>
      </w:pPr>
      <w:moveFromRangeStart w:id="1303" w:author="Ben Fels" w:date="2024-12-21T11:53:00Z" w:name="move185674449"/>
      <w:moveFrom w:id="1304" w:author="Ben Fels" w:date="2024-12-21T11:53:00Z" w16du:dateUtc="2024-12-21T10:53:00Z">
        <w:del w:id="1305"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03"/>
    <w:p w14:paraId="12026CA5" w14:textId="34868899" w:rsidR="00DE7EA5" w:rsidDel="0067136C" w:rsidRDefault="00DE7EA5" w:rsidP="00CF7AE6">
      <w:pPr>
        <w:rPr>
          <w:del w:id="1306" w:author="Ben Fels" w:date="2024-12-21T11:54:00Z" w16du:dateUtc="2024-12-21T10:54:00Z"/>
        </w:rPr>
      </w:pPr>
    </w:p>
    <w:p w14:paraId="4867E893" w14:textId="044F5E10" w:rsidR="003305CA" w:rsidDel="00025B9B" w:rsidRDefault="00771845" w:rsidP="00CF7AE6">
      <w:pPr>
        <w:rPr>
          <w:del w:id="1307" w:author="Ben Fels" w:date="2024-12-21T11:54:00Z" w16du:dateUtc="2024-12-21T10:54:00Z"/>
        </w:rPr>
      </w:pPr>
      <w:del w:id="1308"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09" w:author="Ben Fels" w:date="2024-12-21T11:56:00Z" w16du:dateUtc="2024-12-21T10:56:00Z"/>
        </w:rPr>
      </w:pPr>
      <w:del w:id="1310" w:author="Ben Fels" w:date="2024-12-21T11:56:00Z" w16du:dateUtc="2024-12-21T10:56:00Z">
        <w:r w:rsidRPr="001666F8" w:rsidDel="002C461A">
          <w:delText>Allgemein</w:delText>
        </w:r>
      </w:del>
    </w:p>
    <w:p w14:paraId="5401044D" w14:textId="4086AC4F" w:rsidR="00BF3432" w:rsidDel="002C461A" w:rsidRDefault="00BF3432" w:rsidP="00BF3432">
      <w:pPr>
        <w:rPr>
          <w:del w:id="1311" w:author="Ben Fels" w:date="2024-12-21T11:56:00Z" w16du:dateUtc="2024-12-21T10:56:00Z"/>
          <w:moveFrom w:id="1312" w:author="Ben Fels" w:date="2024-12-21T11:55:00Z" w16du:dateUtc="2024-12-21T10:55:00Z"/>
        </w:rPr>
      </w:pPr>
      <w:moveFromRangeStart w:id="1313" w:author="Ben Fels" w:date="2024-12-21T11:55:00Z" w:name="move185674546"/>
      <w:moveFrom w:id="1314" w:author="Ben Fels" w:date="2024-12-21T11:55:00Z" w16du:dateUtc="2024-12-21T10:55:00Z">
        <w:del w:id="1315"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16" w:author="Ben Fels" w:date="2024-12-21T11:56:00Z" w16du:dateUtc="2024-12-21T10:56:00Z"/>
          <w:moveFrom w:id="1317" w:author="Ben Fels" w:date="2024-12-21T11:55:00Z" w16du:dateUtc="2024-12-21T10:55:00Z"/>
        </w:rPr>
      </w:pPr>
      <w:moveFrom w:id="1318" w:author="Ben Fels" w:date="2024-12-21T11:55:00Z" w16du:dateUtc="2024-12-21T10:55:00Z">
        <w:del w:id="1319"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20" w:author="Ben Fels" w:date="2024-12-21T11:56:00Z" w16du:dateUtc="2024-12-21T10:56:00Z"/>
          <w:moveFrom w:id="1321" w:author="Ben Fels" w:date="2024-12-21T11:56:00Z" w16du:dateUtc="2024-12-21T10:56:00Z"/>
        </w:rPr>
      </w:pPr>
      <w:moveFromRangeStart w:id="1322" w:author="Ben Fels" w:date="2024-12-21T11:56:00Z" w:name="move185674583"/>
      <w:moveFromRangeEnd w:id="1313"/>
      <w:moveFrom w:id="1323" w:author="Ben Fels" w:date="2024-12-21T11:56:00Z" w16du:dateUtc="2024-12-21T10:56:00Z">
        <w:del w:id="1324"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25" w:author="Ben Fels" w:date="2024-12-21T11:56:00Z" w16du:dateUtc="2024-12-21T10:56:00Z"/>
          <w:moveFrom w:id="1326" w:author="Ben Fels" w:date="2024-12-21T11:56:00Z" w16du:dateUtc="2024-12-21T10:56:00Z"/>
          <w:rFonts w:cs="Arial"/>
        </w:rPr>
      </w:pPr>
      <w:moveFrom w:id="1327" w:author="Ben Fels" w:date="2024-12-21T11:56:00Z" w16du:dateUtc="2024-12-21T10:56:00Z">
        <w:del w:id="1328"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29" w:author="Ben Fels" w:date="2024-12-21T11:56:00Z" w16du:dateUtc="2024-12-21T10:56:00Z"/>
          <w:moveFrom w:id="1330" w:author="Ben Fels" w:date="2024-12-21T11:56:00Z" w16du:dateUtc="2024-12-21T10:56:00Z"/>
          <w:rFonts w:cs="Arial"/>
        </w:rPr>
      </w:pPr>
      <w:moveFrom w:id="1331" w:author="Ben Fels" w:date="2024-12-21T11:56:00Z" w16du:dateUtc="2024-12-21T10:56:00Z">
        <w:del w:id="1332"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33" w:author="Ben Fels" w:date="2024-12-21T11:56:00Z" w16du:dateUtc="2024-12-21T10:56:00Z"/>
          <w:moveFrom w:id="1334" w:author="Ben Fels" w:date="2024-12-21T11:56:00Z" w16du:dateUtc="2024-12-21T10:56:00Z"/>
          <w:rFonts w:cs="Arial"/>
        </w:rPr>
      </w:pPr>
      <w:moveFrom w:id="1335" w:author="Ben Fels" w:date="2024-12-21T11:56:00Z" w16du:dateUtc="2024-12-21T10:56:00Z">
        <w:del w:id="1336"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22"/>
    <w:p w14:paraId="5B564796" w14:textId="465597FD" w:rsidR="00686B86" w:rsidDel="002C461A" w:rsidRDefault="00686B86" w:rsidP="00686B86">
      <w:pPr>
        <w:rPr>
          <w:del w:id="1337" w:author="Ben Fels" w:date="2024-12-21T11:56:00Z" w16du:dateUtc="2024-12-21T10:56:00Z"/>
        </w:rPr>
      </w:pPr>
    </w:p>
    <w:p w14:paraId="18052B06" w14:textId="33198D74" w:rsidR="00686B86" w:rsidDel="002C461A" w:rsidRDefault="00686B86" w:rsidP="00686B86">
      <w:pPr>
        <w:rPr>
          <w:del w:id="1338" w:author="Ben Fels" w:date="2024-12-21T11:56:00Z" w16du:dateUtc="2024-12-21T10:56:00Z"/>
        </w:rPr>
      </w:pPr>
      <w:del w:id="1339"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40" w:author="Ben Fels" w:date="2024-12-21T11:56:00Z" w16du:dateUtc="2024-12-21T10:56:00Z"/>
        </w:rPr>
      </w:pPr>
      <w:del w:id="1341"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42" w:author="Ben Fels" w:date="2024-12-21T11:57:00Z" w16du:dateUtc="2024-12-21T10:57:00Z"/>
        </w:rPr>
      </w:pPr>
    </w:p>
    <w:p w14:paraId="324D522D" w14:textId="31602989" w:rsidR="00686B86" w:rsidRPr="00C34F32" w:rsidDel="002C461A" w:rsidRDefault="00686B86" w:rsidP="00EE19A3">
      <w:pPr>
        <w:jc w:val="both"/>
        <w:rPr>
          <w:del w:id="1343" w:author="Ben Fels" w:date="2024-12-21T11:57:00Z" w16du:dateUtc="2024-12-21T10:57:00Z"/>
          <w:rFonts w:cs="Arial"/>
        </w:rPr>
      </w:pPr>
    </w:p>
    <w:p w14:paraId="2F195DD5" w14:textId="30D9BD78" w:rsidR="00462225" w:rsidRPr="00E02FED" w:rsidDel="002C461A" w:rsidRDefault="00462225" w:rsidP="00842EB0">
      <w:pPr>
        <w:pStyle w:val="berschrift2"/>
        <w:rPr>
          <w:del w:id="1344" w:author="Ben Fels" w:date="2024-12-21T11:57:00Z" w16du:dateUtc="2024-12-21T10:57:00Z"/>
        </w:rPr>
      </w:pPr>
      <w:del w:id="1345" w:author="Ben Fels" w:date="2024-12-21T11:57:00Z" w16du:dateUtc="2024-12-21T10:57:00Z">
        <w:r w:rsidRPr="00E02FED" w:rsidDel="002C461A">
          <w:delText>Transfer-Learning</w:delText>
        </w:r>
      </w:del>
    </w:p>
    <w:p w14:paraId="7B3170FE" w14:textId="53EDD3DE" w:rsidR="00462225" w:rsidDel="004328D8" w:rsidRDefault="00462225" w:rsidP="00462225">
      <w:pPr>
        <w:rPr>
          <w:del w:id="1346" w:author="Ben Fels" w:date="2024-12-21T11:57:00Z" w16du:dateUtc="2024-12-21T10:57:00Z"/>
        </w:rPr>
      </w:pPr>
      <w:del w:id="1347"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48" w:author="Ben Fels" w:date="2024-12-21T11:57:00Z" w16du:dateUtc="2024-12-21T10:57:00Z"/>
        </w:rPr>
      </w:pPr>
      <w:del w:id="1349"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50" w:author="Ben Fels" w:date="2024-12-21T11:57:00Z" w16du:dateUtc="2024-12-21T10:57:00Z"/>
          <w:rFonts w:cs="Arial"/>
        </w:rPr>
      </w:pPr>
      <w:del w:id="1351"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352" w:author="Ben Fels" w:date="2024-12-21T11:57:00Z" w16du:dateUtc="2024-12-21T10:57:00Z"/>
          <w:rFonts w:cs="Arial"/>
        </w:rPr>
      </w:pPr>
      <w:del w:id="1353"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354" w:author="Ben Fels" w:date="2024-12-21T11:57:00Z" w16du:dateUtc="2024-12-21T10:57:00Z"/>
          <w:rFonts w:cs="Arial"/>
        </w:rPr>
      </w:pPr>
      <w:del w:id="1355"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356" w:author="Ben Fels" w:date="2024-12-21T11:57:00Z" w16du:dateUtc="2024-12-21T10:57:00Z"/>
          <w:rFonts w:cs="Arial"/>
        </w:rPr>
      </w:pPr>
      <w:del w:id="1357"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358" w:author="Ben Fels" w:date="2024-12-21T11:58:00Z" w16du:dateUtc="2024-12-21T10:58:00Z"/>
        </w:rPr>
      </w:pPr>
      <w:del w:id="1359" w:author="Ben Fels" w:date="2024-12-21T11:58:00Z" w16du:dateUtc="2024-12-21T10:58:00Z">
        <w:r w:rsidRPr="00E06605" w:rsidDel="00E139BF">
          <w:delText>Infos zu LLMs</w:delText>
        </w:r>
      </w:del>
    </w:p>
    <w:p w14:paraId="7ECA3916" w14:textId="0D927DE4" w:rsidR="001240B0" w:rsidDel="00E139BF" w:rsidRDefault="001240B0" w:rsidP="001240B0">
      <w:pPr>
        <w:rPr>
          <w:del w:id="1360" w:author="Ben Fels" w:date="2024-12-21T11:58:00Z" w16du:dateUtc="2024-12-21T10:58:00Z"/>
          <w:rFonts w:cs="Arial"/>
        </w:rPr>
      </w:pPr>
      <w:del w:id="1361"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362" w:author="Ben Fels" w:date="2024-12-21T11:58:00Z" w16du:dateUtc="2024-12-21T10:58:00Z"/>
          <w:rFonts w:cs="Arial"/>
        </w:rPr>
      </w:pPr>
      <w:del w:id="1363"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364" w:author="Ben Fels" w:date="2024-12-21T11:58:00Z" w16du:dateUtc="2024-12-21T10:58:00Z"/>
          <w:rFonts w:cs="Arial"/>
        </w:rPr>
      </w:pPr>
      <w:del w:id="1365"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366" w:author="Ben Fels" w:date="2024-12-21T11:58:00Z" w16du:dateUtc="2024-12-21T10:58:00Z"/>
          <w:rFonts w:cs="Arial"/>
        </w:rPr>
      </w:pPr>
      <w:del w:id="1367" w:author="Ben Fels" w:date="2024-12-21T11:58:00Z" w16du:dateUtc="2024-12-21T10:58:00Z">
        <w:r w:rsidRPr="00664C71" w:rsidDel="00E139BF">
          <w:rPr>
            <w:rFonts w:cs="Arial"/>
            <w:rPrChange w:id="1368"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369"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370" w:author="Ben Fels" w:date="2024-12-21T11:58:00Z" w16du:dateUtc="2024-12-21T10:58:00Z"/>
        </w:rPr>
      </w:pPr>
      <w:del w:id="1371"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372" w:author="Ben Fels" w:date="2024-12-21T11:58:00Z" w16du:dateUtc="2024-12-21T10:58:00Z"/>
        </w:rPr>
      </w:pPr>
      <w:del w:id="1373"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374" w:author="Ben Fels" w:date="2024-12-21T11:58:00Z" w16du:dateUtc="2024-12-21T10:58:00Z"/>
          <w:rFonts w:cs="Arial"/>
        </w:rPr>
      </w:pPr>
    </w:p>
    <w:p w14:paraId="33755613" w14:textId="264AAA4B" w:rsidR="00255FC0" w:rsidDel="001A4072" w:rsidRDefault="00C00FA0" w:rsidP="00842EB0">
      <w:pPr>
        <w:pStyle w:val="berschrift2"/>
        <w:rPr>
          <w:del w:id="1375" w:author="Ben Fels" w:date="2024-12-16T22:10:00Z" w16du:dateUtc="2024-12-16T21:10:00Z"/>
        </w:rPr>
      </w:pPr>
      <w:del w:id="1376"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377" w:author="Ben Fels" w:date="2024-12-16T22:10:00Z" w16du:dateUtc="2024-12-16T21:10:00Z"/>
        </w:rPr>
      </w:pPr>
    </w:p>
    <w:p w14:paraId="4FDD2C86" w14:textId="38FBBB02" w:rsidR="00AC483F" w:rsidRPr="00911C80" w:rsidDel="001A4072" w:rsidRDefault="00255FC0" w:rsidP="00AC483F">
      <w:pPr>
        <w:pStyle w:val="berschrift3"/>
        <w:rPr>
          <w:del w:id="1378" w:author="Ben Fels" w:date="2024-12-16T22:10:00Z" w16du:dateUtc="2024-12-16T21:10:00Z"/>
          <w:rPrChange w:id="1379" w:author="Ben Fels" w:date="2024-12-17T07:55:00Z" w16du:dateUtc="2024-12-17T06:55:00Z">
            <w:rPr>
              <w:del w:id="1380" w:author="Ben Fels" w:date="2024-12-16T22:10:00Z" w16du:dateUtc="2024-12-16T21:10:00Z"/>
              <w:lang w:val="en-US"/>
            </w:rPr>
          </w:rPrChange>
        </w:rPr>
      </w:pPr>
      <w:del w:id="1381" w:author="Ben Fels" w:date="2024-12-16T22:10:00Z" w16du:dateUtc="2024-12-16T21:10:00Z">
        <w:r w:rsidRPr="00911C80" w:rsidDel="001A4072">
          <w:rPr>
            <w:rPrChange w:id="1382"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383" w:author="Ben Fels" w:date="2024-12-16T22:10:00Z" w16du:dateUtc="2024-12-16T21:10:00Z"/>
          <w:b/>
          <w:bCs/>
          <w:highlight w:val="cyan"/>
        </w:rPr>
      </w:pPr>
      <w:del w:id="1384" w:author="Ben Fels" w:date="2024-12-16T22:10:00Z" w16du:dateUtc="2024-12-16T21:10:00Z">
        <w:r w:rsidRPr="00AC483F" w:rsidDel="001A4072">
          <w:rPr>
            <w:highlight w:val="cyan"/>
          </w:rPr>
          <w:delText xml:space="preserve">Brown, T., Mann, B., Ryder, N., et al . </w:delText>
        </w:r>
        <w:r w:rsidRPr="00911C80" w:rsidDel="001A4072">
          <w:rPr>
            <w:highlight w:val="cyan"/>
            <w:rPrChange w:id="1385"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386" w:author="Ben Fels" w:date="2024-12-16T22:10:00Z" w16du:dateUtc="2024-12-16T21:10:00Z"/>
          <w:b/>
          <w:bCs/>
        </w:rPr>
      </w:pPr>
      <w:del w:id="1387"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388" w:author="Ben Fels" w:date="2024-12-16T22:10:00Z" w16du:dateUtc="2024-12-16T21:10:00Z"/>
          <w:b/>
          <w:bCs/>
        </w:rPr>
      </w:pPr>
      <w:del w:id="1389" w:author="Ben Fels" w:date="2024-12-16T22:10:00Z" w16du:dateUtc="2024-12-16T21:10:00Z">
        <w:r w:rsidDel="001A4072">
          <w:delText>Systematische Auswahl der Beispiele</w:delText>
        </w:r>
      </w:del>
    </w:p>
    <w:p w14:paraId="539EFA06" w14:textId="0FCB8C48" w:rsidR="00A778C3" w:rsidDel="001A4072" w:rsidRDefault="004E5B9A" w:rsidP="00A778C3">
      <w:pPr>
        <w:rPr>
          <w:del w:id="1390" w:author="Ben Fels" w:date="2024-12-16T22:10:00Z" w16du:dateUtc="2024-12-16T21:10:00Z"/>
          <w:bCs/>
        </w:rPr>
      </w:pPr>
      <w:del w:id="1391"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392" w:author="Ben Fels" w:date="2024-12-16T22:10:00Z" w16du:dateUtc="2024-12-16T21:10:00Z"/>
          <w:bCs/>
          <w:i/>
          <w:rPrChange w:id="1393" w:author="Ben Fels" w:date="2024-12-17T07:55:00Z" w16du:dateUtc="2024-12-17T06:55:00Z">
            <w:rPr>
              <w:del w:id="1394" w:author="Ben Fels" w:date="2024-12-16T22:10:00Z" w16du:dateUtc="2024-12-16T21:10:00Z"/>
              <w:bCs/>
              <w:i/>
              <w:lang w:val="en-US"/>
            </w:rPr>
          </w:rPrChange>
        </w:rPr>
      </w:pPr>
      <w:del w:id="1395" w:author="Ben Fels" w:date="2024-12-16T22:10:00Z" w16du:dateUtc="2024-12-16T21:10:00Z">
        <w:r w:rsidRPr="00911C80" w:rsidDel="001A4072">
          <w:rPr>
            <w:bCs/>
            <w:i/>
            <w:rPrChange w:id="1396"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397"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398" w:author="Ben Fels" w:date="2024-12-17T07:55:00Z" w16du:dateUtc="2024-12-17T06:55:00Z">
              <w:rPr>
                <w:lang w:val="en-US"/>
              </w:rPr>
            </w:rPrChange>
          </w:rPr>
          <w:delText xml:space="preserve"> </w:delText>
        </w:r>
        <w:r w:rsidR="000D17B5" w:rsidRPr="00911C80" w:rsidDel="001A4072">
          <w:rPr>
            <w:bCs/>
            <w:i/>
            <w:rPrChange w:id="1399"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00"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01" w:author="Ben Fels" w:date="2024-12-17T07:55:00Z" w16du:dateUtc="2024-12-17T06:55:00Z">
              <w:rPr>
                <w:bCs/>
                <w:i/>
                <w:highlight w:val="magenta"/>
                <w:lang w:val="en-US"/>
              </w:rPr>
            </w:rPrChange>
          </w:rPr>
          <w:delText>.</w:delText>
        </w:r>
        <w:r w:rsidR="000A38CD" w:rsidRPr="00911C80" w:rsidDel="001A4072">
          <w:rPr>
            <w:bCs/>
            <w:i/>
            <w:highlight w:val="magenta"/>
            <w:rPrChange w:id="1402"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03"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0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0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0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0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0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0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1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1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1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1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1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15"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16"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17" w:author="Ben Fels" w:date="2024-12-16T22:10:00Z" w16du:dateUtc="2024-12-16T21:10:00Z"/>
          <w:bCs/>
          <w:i/>
        </w:rPr>
      </w:pPr>
      <w:del w:id="1418" w:author="Ben Fels" w:date="2024-12-16T22:10:00Z" w16du:dateUtc="2024-12-16T21:10:00Z">
        <w:r w:rsidRPr="00911C80" w:rsidDel="001A4072">
          <w:rPr>
            <w:bCs/>
            <w:i/>
            <w:rPrChange w:id="1419"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20"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21"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22"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23"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24"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25"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26"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27"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28"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29"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30"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31"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32"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33"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34" w:author="Ben Fels" w:date="2024-12-16T22:10:00Z" w16du:dateUtc="2024-12-16T21:10:00Z"/>
          <w:bCs/>
          <w:i/>
        </w:rPr>
      </w:pPr>
    </w:p>
    <w:p w14:paraId="7DA1CF74" w14:textId="7C7BD9CA" w:rsidR="004E5B9A" w:rsidRPr="00A778C3" w:rsidDel="00FD62B3" w:rsidRDefault="004E5B9A" w:rsidP="00A778C3">
      <w:pPr>
        <w:rPr>
          <w:del w:id="1435" w:author="Ben Fels" w:date="2024-12-16T22:03:00Z" w16du:dateUtc="2024-12-16T21:03:00Z"/>
          <w:b/>
          <w:bCs/>
        </w:rPr>
      </w:pPr>
    </w:p>
    <w:p w14:paraId="497239B9" w14:textId="650C5E81" w:rsidR="00AC483F" w:rsidRPr="004E5B9A" w:rsidDel="001A4072" w:rsidRDefault="00255FC0" w:rsidP="00AC483F">
      <w:pPr>
        <w:pStyle w:val="berschrift3"/>
        <w:rPr>
          <w:del w:id="1436" w:author="Ben Fels" w:date="2024-12-16T22:10:00Z" w16du:dateUtc="2024-12-16T21:10:00Z"/>
        </w:rPr>
      </w:pPr>
      <w:del w:id="1437"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38" w:author="Ben Fels" w:date="2024-12-16T22:10:00Z" w16du:dateUtc="2024-12-16T21:10:00Z"/>
          <w:b/>
          <w:bCs/>
          <w:highlight w:val="cyan"/>
        </w:rPr>
      </w:pPr>
      <w:del w:id="1439"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40" w:author="Ben Fels" w:date="2024-12-16T22:10:00Z" w16du:dateUtc="2024-12-16T21:10:00Z"/>
        </w:rPr>
      </w:pPr>
      <w:del w:id="1441"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42" w:author="Ben Fels" w:date="2024-12-16T22:10:00Z" w16du:dateUtc="2024-12-16T21:10:00Z"/>
          <w:b/>
          <w:bCs/>
          <w:highlight w:val="cyan"/>
        </w:rPr>
      </w:pPr>
      <w:del w:id="1443"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44" w:author="Ben Fels" w:date="2024-12-16T22:10:00Z" w16du:dateUtc="2024-12-16T21:10:00Z"/>
          <w:bCs/>
        </w:rPr>
      </w:pPr>
      <w:del w:id="1445"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46" w:author="Ben Fels" w:date="2024-12-16T22:10:00Z" w16du:dateUtc="2024-12-16T21:10:00Z"/>
        </w:rPr>
      </w:pPr>
    </w:p>
    <w:p w14:paraId="4876537E" w14:textId="327E737A" w:rsidR="001B50DB" w:rsidRPr="001B50DB" w:rsidDel="001A4072" w:rsidRDefault="001B50DB" w:rsidP="00CF7AE6">
      <w:pPr>
        <w:rPr>
          <w:del w:id="1447" w:author="Ben Fels" w:date="2024-12-16T22:10:00Z" w16du:dateUtc="2024-12-16T21:10:00Z"/>
          <w:i/>
        </w:rPr>
      </w:pPr>
      <w:del w:id="1448"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49" w:author="Ben Fels" w:date="2024-12-16T22:03:00Z" w16du:dateUtc="2024-12-16T21:03:00Z"/>
        </w:rPr>
      </w:pPr>
    </w:p>
    <w:p w14:paraId="3CEABA39" w14:textId="0E38070F" w:rsidR="00047C35" w:rsidRPr="001B50DB" w:rsidDel="00FD62B3" w:rsidRDefault="00047C35" w:rsidP="00842EB0">
      <w:pPr>
        <w:pStyle w:val="berschrift2"/>
        <w:rPr>
          <w:del w:id="1450" w:author="Ben Fels" w:date="2024-12-16T22:03:00Z" w16du:dateUtc="2024-12-16T21:03:00Z"/>
        </w:rPr>
      </w:pPr>
      <w:del w:id="1451"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452" w:author="Ben Fels" w:date="2024-12-16T22:03:00Z" w16du:dateUtc="2024-12-16T21:03:00Z"/>
        </w:rPr>
      </w:pPr>
      <w:del w:id="1453"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454" w:author="Ben Fels" w:date="2024-12-16T22:03:00Z" w16du:dateUtc="2024-12-16T21:03:00Z"/>
        </w:rPr>
      </w:pPr>
      <w:del w:id="1455"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456" w:author="Ben Fels" w:date="2024-12-16T22:10:00Z" w16du:dateUtc="2024-12-16T21:10:00Z"/>
        </w:rPr>
      </w:pPr>
      <w:del w:id="1457"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458" w:author="Ben Fels" w:date="2024-12-21T12:00:00Z" w16du:dateUtc="2024-12-21T11:00:00Z"/>
        </w:rPr>
      </w:pPr>
    </w:p>
    <w:p w14:paraId="3B60CFA7" w14:textId="7F0B0648" w:rsidR="005241CB" w:rsidRPr="00E02FED" w:rsidDel="004328D8" w:rsidRDefault="005241CB" w:rsidP="00842EB0">
      <w:pPr>
        <w:pStyle w:val="berschrift2"/>
        <w:rPr>
          <w:del w:id="1459" w:author="Ben Fels" w:date="2024-12-21T12:00:00Z" w16du:dateUtc="2024-12-21T11:00:00Z"/>
        </w:rPr>
      </w:pPr>
      <w:del w:id="1460"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461" w:author="Ben Fels" w:date="2024-12-21T12:02:00Z" w16du:dateUtc="2024-12-21T11:02:00Z"/>
          <w:moveFrom w:id="1462" w:author="Ben Fels" w:date="2024-12-21T12:00:00Z" w16du:dateUtc="2024-12-21T11:00:00Z"/>
        </w:rPr>
      </w:pPr>
      <w:moveFromRangeStart w:id="1463" w:author="Ben Fels" w:date="2024-12-21T12:00:00Z" w:name="move185674825"/>
      <w:moveFrom w:id="1464" w:author="Ben Fels" w:date="2024-12-21T12:00:00Z" w16du:dateUtc="2024-12-21T11:00:00Z">
        <w:del w:id="1465"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466" w:author="Ben Fels" w:date="2024-12-21T12:02:00Z" w16du:dateUtc="2024-12-21T11:02:00Z"/>
          <w:moveFrom w:id="1467" w:author="Ben Fels" w:date="2024-12-21T12:00:00Z" w16du:dateUtc="2024-12-21T11:00:00Z"/>
        </w:rPr>
      </w:pPr>
      <w:moveFrom w:id="1468" w:author="Ben Fels" w:date="2024-12-21T12:00:00Z" w16du:dateUtc="2024-12-21T11:00:00Z">
        <w:del w:id="1469"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470" w:author="Ben Fels" w:date="2024-12-21T12:02:00Z" w16du:dateUtc="2024-12-21T11:02:00Z"/>
          <w:moveFrom w:id="1471" w:author="Ben Fels" w:date="2024-12-21T12:00:00Z" w16du:dateUtc="2024-12-21T11:00:00Z"/>
        </w:rPr>
      </w:pPr>
      <w:moveFrom w:id="1472" w:author="Ben Fels" w:date="2024-12-21T12:00:00Z" w16du:dateUtc="2024-12-21T11:00:00Z">
        <w:del w:id="1473"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474" w:author="Ben Fels" w:date="2024-12-21T12:02:00Z" w16du:dateUtc="2024-12-21T11:02:00Z"/>
          <w:moveFrom w:id="1475" w:author="Ben Fels" w:date="2024-12-21T12:00:00Z" w16du:dateUtc="2024-12-21T11:00:00Z"/>
        </w:rPr>
      </w:pPr>
      <w:moveFrom w:id="1476" w:author="Ben Fels" w:date="2024-12-21T12:00:00Z" w16du:dateUtc="2024-12-21T11:00:00Z">
        <w:del w:id="1477"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478" w:author="Ben Fels" w:date="2024-12-21T12:02:00Z" w16du:dateUtc="2024-12-21T11:02:00Z"/>
          <w:moveFrom w:id="1479" w:author="Ben Fels" w:date="2024-12-21T12:00:00Z" w16du:dateUtc="2024-12-21T11:00:00Z"/>
        </w:rPr>
      </w:pPr>
      <w:moveFrom w:id="1480" w:author="Ben Fels" w:date="2024-12-21T12:00:00Z" w16du:dateUtc="2024-12-21T11:00:00Z">
        <w:del w:id="1481"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482"/>
          <w:r w:rsidR="002E638C" w:rsidDel="004328D8">
            <w:delText>(</w:delText>
          </w:r>
          <w:r w:rsidR="004D5DFC" w:rsidRPr="004D5DFC" w:rsidDel="004328D8">
            <w:delText>Konzentration auf die Verortung von Argumenten und die Identifizierung ihrer Arten (z. B. Behauptungen und Prämissen)</w:delText>
          </w:r>
          <w:commentRangeEnd w:id="1482"/>
          <w:r w:rsidR="004D5DFC" w:rsidDel="004328D8">
            <w:rPr>
              <w:rStyle w:val="Kommentarzeichen"/>
            </w:rPr>
            <w:commentReference w:id="1482"/>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483" w:author="Ben Fels" w:date="2024-12-21T12:02:00Z" w16du:dateUtc="2024-12-21T11:02:00Z"/>
          <w:moveFrom w:id="1484" w:author="Ben Fels" w:date="2024-12-21T12:00:00Z" w16du:dateUtc="2024-12-21T11:00:00Z"/>
        </w:rPr>
      </w:pPr>
      <w:moveFrom w:id="1485" w:author="Ben Fels" w:date="2024-12-21T12:00:00Z" w16du:dateUtc="2024-12-21T11:00:00Z">
        <w:del w:id="1486"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487" w:author="Ben Fels" w:date="2024-12-21T12:02:00Z" w16du:dateUtc="2024-12-21T11:02:00Z"/>
          <w:moveFrom w:id="1488" w:author="Ben Fels" w:date="2024-12-21T12:00:00Z" w16du:dateUtc="2024-12-21T11:00:00Z"/>
        </w:rPr>
      </w:pPr>
    </w:p>
    <w:p w14:paraId="42FA2EB7" w14:textId="21035976" w:rsidR="00296609" w:rsidDel="004328D8" w:rsidRDefault="00296609" w:rsidP="00296609">
      <w:pPr>
        <w:rPr>
          <w:del w:id="1489" w:author="Ben Fels" w:date="2024-12-21T12:02:00Z" w16du:dateUtc="2024-12-21T11:02:00Z"/>
          <w:moveFrom w:id="1490" w:author="Ben Fels" w:date="2024-12-21T12:00:00Z" w16du:dateUtc="2024-12-21T11:00:00Z"/>
          <w:i/>
        </w:rPr>
      </w:pPr>
      <w:moveFrom w:id="1491" w:author="Ben Fels" w:date="2024-12-21T12:00:00Z" w16du:dateUtc="2024-12-21T11:00:00Z">
        <w:del w:id="1492"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493" w:author="Ben Fels" w:date="2024-12-21T12:02:00Z" w16du:dateUtc="2024-12-21T11:02:00Z"/>
          <w:moveFrom w:id="1494" w:author="Ben Fels" w:date="2024-12-21T12:00:00Z" w16du:dateUtc="2024-12-21T11:00:00Z"/>
          <w:i/>
        </w:rPr>
      </w:pPr>
      <w:moveFrom w:id="1495" w:author="Ben Fels" w:date="2024-12-21T12:00:00Z" w16du:dateUtc="2024-12-21T11:00:00Z">
        <w:del w:id="1496"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497" w:author="Ben Fels" w:date="2024-12-21T12:02:00Z" w16du:dateUtc="2024-12-21T11:02:00Z"/>
          <w:moveFrom w:id="1498" w:author="Ben Fels" w:date="2024-12-21T12:00:00Z" w16du:dateUtc="2024-12-21T11:00:00Z"/>
          <w:b/>
          <w:rPrChange w:id="1499" w:author="Ben Fels" w:date="2024-12-21T18:08:00Z" w16du:dateUtc="2024-12-21T17:08:00Z">
            <w:rPr>
              <w:del w:id="1500" w:author="Ben Fels" w:date="2024-12-21T12:02:00Z" w16du:dateUtc="2024-12-21T11:02:00Z"/>
              <w:moveFrom w:id="1501" w:author="Ben Fels" w:date="2024-12-21T12:00:00Z" w16du:dateUtc="2024-12-21T11:00:00Z"/>
              <w:b/>
              <w:lang w:val="en-US"/>
            </w:rPr>
          </w:rPrChange>
        </w:rPr>
      </w:pPr>
      <w:moveFrom w:id="1502" w:author="Ben Fels" w:date="2024-12-21T12:00:00Z" w16du:dateUtc="2024-12-21T11:00:00Z">
        <w:del w:id="1503"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04" w:author="Ben Fels" w:date="2024-12-21T12:02:00Z" w16du:dateUtc="2024-12-21T11:02:00Z"/>
          <w:moveFrom w:id="1505" w:author="Ben Fels" w:date="2024-12-21T12:00:00Z" w16du:dateUtc="2024-12-21T11:00:00Z"/>
        </w:rPr>
      </w:pPr>
      <w:moveFrom w:id="1506" w:author="Ben Fels" w:date="2024-12-21T12:00:00Z" w16du:dateUtc="2024-12-21T11:00:00Z">
        <w:del w:id="1507"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08" w:author="Ben Fels" w:date="2024-12-21T12:02:00Z" w16du:dateUtc="2024-12-21T11:02:00Z"/>
          <w:moveFrom w:id="1509" w:author="Ben Fels" w:date="2024-12-21T12:00:00Z" w16du:dateUtc="2024-12-21T11:00:00Z"/>
        </w:rPr>
      </w:pPr>
      <w:moveFrom w:id="1510" w:author="Ben Fels" w:date="2024-12-21T12:00:00Z" w16du:dateUtc="2024-12-21T11:00:00Z">
        <w:del w:id="1511" w:author="Ben Fels" w:date="2024-12-21T12:02:00Z" w16du:dateUtc="2024-12-21T11:02:00Z">
          <w:r w:rsidDel="004328D8">
            <w:delText>Doch was genau ist ein Argument?</w:delText>
          </w:r>
        </w:del>
      </w:moveFrom>
    </w:p>
    <w:moveFromRangeEnd w:id="1463"/>
    <w:p w14:paraId="2531ED4D" w14:textId="445A8A69" w:rsidR="00820B99" w:rsidRPr="00820B99" w:rsidDel="004328D8" w:rsidRDefault="00820B99" w:rsidP="009A54C3">
      <w:pPr>
        <w:pStyle w:val="berschrift2"/>
        <w:rPr>
          <w:del w:id="1512" w:author="Ben Fels" w:date="2024-12-21T12:00:00Z" w16du:dateUtc="2024-12-21T11:00:00Z"/>
        </w:rPr>
      </w:pPr>
      <w:del w:id="1513" w:author="Ben Fels" w:date="2024-12-21T12:00:00Z" w16du:dateUtc="2024-12-21T11:00:00Z">
        <w:r w:rsidRPr="00820B99" w:rsidDel="004328D8">
          <w:delText>Argument</w:delText>
        </w:r>
      </w:del>
    </w:p>
    <w:p w14:paraId="0DC96A23" w14:textId="05EE6C09" w:rsidR="0017354B" w:rsidDel="004328D8" w:rsidRDefault="00B22A20" w:rsidP="00CF7AE6">
      <w:pPr>
        <w:rPr>
          <w:del w:id="1514" w:author="Ben Fels" w:date="2024-12-21T12:00:00Z" w16du:dateUtc="2024-12-21T11:00:00Z"/>
        </w:rPr>
      </w:pPr>
      <w:del w:id="1515"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16" w:author="Ben Fels" w:date="2024-12-21T12:00:00Z" w16du:dateUtc="2024-12-21T11:00:00Z"/>
        </w:rPr>
      </w:pPr>
      <w:del w:id="1517"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18"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19" w:author="Ben Fels" w:date="2024-12-21T12:00:00Z" w16du:dateUtc="2024-12-21T11:00:00Z"/>
        </w:rPr>
      </w:pPr>
      <w:del w:id="1520"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21" w:author="Ben Fels" w:date="2024-12-21T12:00:00Z" w16du:dateUtc="2024-12-21T11:00:00Z"/>
        </w:rPr>
      </w:pPr>
      <w:del w:id="1522"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23" w:author="Ben Fels" w:date="2024-12-21T12:00:00Z" w16du:dateUtc="2024-12-21T11:00:00Z"/>
        </w:rPr>
      </w:pPr>
      <w:del w:id="1524"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25" w:author="Ben Fels" w:date="2024-12-21T12:02:00Z" w16du:dateUtc="2024-12-21T11:02:00Z"/>
        </w:rPr>
      </w:pPr>
    </w:p>
    <w:p w14:paraId="0E4F5B69" w14:textId="2D6C28B7" w:rsidR="00787132" w:rsidDel="004328D8" w:rsidRDefault="00787132" w:rsidP="00787132">
      <w:pPr>
        <w:pStyle w:val="berschrift2"/>
        <w:rPr>
          <w:del w:id="1526" w:author="Ben Fels" w:date="2024-12-21T12:02:00Z" w16du:dateUtc="2024-12-21T11:02:00Z"/>
        </w:rPr>
      </w:pPr>
      <w:del w:id="1527" w:author="Ben Fels" w:date="2024-12-21T12:02:00Z" w16du:dateUtc="2024-12-21T11:02:00Z">
        <w:r w:rsidDel="004328D8">
          <w:delText>Aufgaben des Argument Minings</w:delText>
        </w:r>
      </w:del>
    </w:p>
    <w:p w14:paraId="1246EA9D" w14:textId="4F7F9E5D" w:rsidR="00BD7A9D" w:rsidDel="004328D8" w:rsidRDefault="00F00E8F" w:rsidP="00CF7AE6">
      <w:pPr>
        <w:rPr>
          <w:del w:id="1528" w:author="Ben Fels" w:date="2024-12-21T12:02:00Z" w16du:dateUtc="2024-12-21T11:02:00Z"/>
          <w:moveFrom w:id="1529" w:author="Ben Fels" w:date="2024-12-21T12:01:00Z" w16du:dateUtc="2024-12-21T11:01:00Z"/>
        </w:rPr>
      </w:pPr>
      <w:moveFromRangeStart w:id="1530" w:author="Ben Fels" w:date="2024-12-21T12:01:00Z" w:name="move185674925"/>
      <w:moveFrom w:id="1531" w:author="Ben Fels" w:date="2024-12-21T12:01:00Z" w16du:dateUtc="2024-12-21T11:01:00Z">
        <w:del w:id="1532"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33"/>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33"/>
          <w:r w:rsidR="00485B60" w:rsidDel="004328D8">
            <w:rPr>
              <w:rStyle w:val="Kommentarzeichen"/>
            </w:rPr>
            <w:commentReference w:id="1533"/>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42" w:author="Ben Fels" w:date="2024-12-21T12:02:00Z" w16du:dateUtc="2024-12-21T11:02:00Z"/>
          <w:moveFrom w:id="1543" w:author="Ben Fels" w:date="2024-12-21T12:01:00Z" w16du:dateUtc="2024-12-21T11:01:00Z"/>
        </w:rPr>
      </w:pPr>
      <w:moveFrom w:id="1544" w:author="Ben Fels" w:date="2024-12-21T12:01:00Z" w16du:dateUtc="2024-12-21T11:01:00Z">
        <w:del w:id="1545"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46" w:author="Ben Fels" w:date="2024-12-21T12:02:00Z" w16du:dateUtc="2024-12-21T11:02:00Z"/>
          <w:moveFrom w:id="1547" w:author="Ben Fels" w:date="2024-12-21T12:01:00Z" w16du:dateUtc="2024-12-21T11:01:00Z"/>
        </w:rPr>
      </w:pPr>
      <w:moveFrom w:id="1548" w:author="Ben Fels" w:date="2024-12-21T12:01:00Z" w16du:dateUtc="2024-12-21T11:01:00Z">
        <w:del w:id="1549"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50" w:author="Ben Fels" w:date="2024-12-21T12:02:00Z" w16du:dateUtc="2024-12-21T11:02:00Z"/>
          <w:moveFrom w:id="1551" w:author="Ben Fels" w:date="2024-12-21T12:01:00Z" w16du:dateUtc="2024-12-21T11:01:00Z"/>
        </w:rPr>
      </w:pPr>
      <w:moveFrom w:id="1552" w:author="Ben Fels" w:date="2024-12-21T12:01:00Z" w16du:dateUtc="2024-12-21T11:01:00Z">
        <w:del w:id="1553"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554" w:author="Ben Fels" w:date="2024-12-21T12:02:00Z" w16du:dateUtc="2024-12-21T11:02:00Z"/>
          <w:moveFrom w:id="1555" w:author="Ben Fels" w:date="2024-12-21T12:01:00Z" w16du:dateUtc="2024-12-21T11:01:00Z"/>
        </w:rPr>
      </w:pPr>
      <w:moveFrom w:id="1556" w:author="Ben Fels" w:date="2024-12-21T12:01:00Z" w16du:dateUtc="2024-12-21T11:01:00Z">
        <w:del w:id="1557"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558" w:author="Ben Fels" w:date="2024-12-21T12:02:00Z" w16du:dateUtc="2024-12-21T11:02:00Z"/>
          <w:moveFrom w:id="1559" w:author="Ben Fels" w:date="2024-12-21T12:01:00Z" w16du:dateUtc="2024-12-21T11:01:00Z"/>
        </w:rPr>
      </w:pPr>
    </w:p>
    <w:p w14:paraId="4FD19C8E" w14:textId="7802FD41" w:rsidR="00156934" w:rsidDel="004328D8" w:rsidRDefault="00EA0835" w:rsidP="00CF7AE6">
      <w:pPr>
        <w:rPr>
          <w:del w:id="1560" w:author="Ben Fels" w:date="2024-12-21T12:02:00Z" w16du:dateUtc="2024-12-21T11:02:00Z"/>
          <w:moveFrom w:id="1561" w:author="Ben Fels" w:date="2024-12-21T12:01:00Z" w16du:dateUtc="2024-12-21T11:01:00Z"/>
        </w:rPr>
      </w:pPr>
      <w:moveFrom w:id="1562" w:author="Ben Fels" w:date="2024-12-21T12:01:00Z" w16du:dateUtc="2024-12-21T11:01:00Z">
        <w:del w:id="1563"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564" w:author="Ben Fels" w:date="2024-12-21T12:02:00Z" w16du:dateUtc="2024-12-21T11:02:00Z"/>
          <w:moveFrom w:id="1565" w:author="Ben Fels" w:date="2024-12-21T12:01:00Z" w16du:dateUtc="2024-12-21T11:01:00Z"/>
        </w:rPr>
      </w:pPr>
      <w:moveFrom w:id="1566" w:author="Ben Fels" w:date="2024-12-21T12:01:00Z" w16du:dateUtc="2024-12-21T11:01:00Z">
        <w:del w:id="1567"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568" w:author="Ben Fels" w:date="2024-12-21T12:02:00Z" w16du:dateUtc="2024-12-21T11:02:00Z"/>
          <w:moveFrom w:id="1569" w:author="Ben Fels" w:date="2024-12-21T12:01:00Z" w16du:dateUtc="2024-12-21T11:01:00Z"/>
        </w:rPr>
      </w:pPr>
      <w:moveFrom w:id="1570" w:author="Ben Fels" w:date="2024-12-21T12:01:00Z" w16du:dateUtc="2024-12-21T11:01:00Z">
        <w:del w:id="1571"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572" w:author="Ben Fels" w:date="2024-12-21T12:02:00Z" w16du:dateUtc="2024-12-21T11:02:00Z"/>
          <w:moveFrom w:id="1573" w:author="Ben Fels" w:date="2024-12-21T12:01:00Z" w16du:dateUtc="2024-12-21T11:01:00Z"/>
        </w:rPr>
      </w:pPr>
      <w:moveFrom w:id="1574" w:author="Ben Fels" w:date="2024-12-21T12:01:00Z" w16du:dateUtc="2024-12-21T11:01:00Z">
        <w:del w:id="1575"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576" w:author="Ben Fels" w:date="2024-12-21T12:02:00Z" w16du:dateUtc="2024-12-21T11:02:00Z"/>
          <w:moveFrom w:id="1577" w:author="Ben Fels" w:date="2024-12-21T12:01:00Z" w16du:dateUtc="2024-12-21T11:01:00Z"/>
        </w:rPr>
      </w:pPr>
      <w:moveFrom w:id="1578" w:author="Ben Fels" w:date="2024-12-21T12:01:00Z" w16du:dateUtc="2024-12-21T11:01:00Z">
        <w:del w:id="1579"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580" w:author="Ben Fels" w:date="2024-12-21T12:02:00Z" w16du:dateUtc="2024-12-21T11:02:00Z"/>
          <w:moveFrom w:id="1581" w:author="Ben Fels" w:date="2024-12-21T12:01:00Z" w16du:dateUtc="2024-12-21T11:01:00Z"/>
        </w:rPr>
      </w:pPr>
    </w:p>
    <w:p w14:paraId="560C6DC7" w14:textId="3508A237" w:rsidR="00053FB2" w:rsidDel="004328D8" w:rsidRDefault="00053FB2" w:rsidP="00CF7AE6">
      <w:pPr>
        <w:rPr>
          <w:del w:id="1582" w:author="Ben Fels" w:date="2024-12-21T12:02:00Z" w16du:dateUtc="2024-12-21T11:02:00Z"/>
          <w:moveFrom w:id="1583" w:author="Ben Fels" w:date="2024-12-21T12:01:00Z" w16du:dateUtc="2024-12-21T11:01:00Z"/>
          <w:rFonts w:cs="Arial"/>
        </w:rPr>
      </w:pPr>
      <w:moveFrom w:id="1584" w:author="Ben Fels" w:date="2024-12-21T12:01:00Z" w16du:dateUtc="2024-12-21T11:01:00Z">
        <w:del w:id="1585"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586" w:author="Ben Fels" w:date="2024-12-21T12:02:00Z" w16du:dateUtc="2024-12-21T11:02:00Z"/>
          <w:moveFrom w:id="1587" w:author="Ben Fels" w:date="2024-12-21T12:01:00Z" w16du:dateUtc="2024-12-21T11:01:00Z"/>
        </w:rPr>
      </w:pPr>
      <w:moveFrom w:id="1588" w:author="Ben Fels" w:date="2024-12-21T12:01:00Z" w16du:dateUtc="2024-12-21T11:01:00Z">
        <w:del w:id="1589"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590" w:author="Ben Fels" w:date="2024-12-21T12:02:00Z" w16du:dateUtc="2024-12-21T11:02:00Z"/>
          <w:moveFrom w:id="1591" w:author="Ben Fels" w:date="2024-12-21T12:01:00Z" w16du:dateUtc="2024-12-21T11:01:00Z"/>
        </w:rPr>
      </w:pPr>
      <w:moveFrom w:id="1592" w:author="Ben Fels" w:date="2024-12-21T12:01:00Z" w16du:dateUtc="2024-12-21T11:01:00Z">
        <w:del w:id="1593"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594" w:author="Ben Fels" w:date="2024-12-21T12:02:00Z" w16du:dateUtc="2024-12-21T11:02:00Z"/>
          <w:moveFrom w:id="1595" w:author="Ben Fels" w:date="2024-12-21T12:01:00Z" w16du:dateUtc="2024-12-21T11:01:00Z"/>
        </w:rPr>
      </w:pPr>
      <w:moveFrom w:id="1596" w:author="Ben Fels" w:date="2024-12-21T12:01:00Z" w16du:dateUtc="2024-12-21T11:01:00Z">
        <w:del w:id="1597"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598" w:author="Ben Fels" w:date="2024-12-21T12:02:00Z" w16du:dateUtc="2024-12-21T11:02:00Z"/>
          <w:moveFrom w:id="1599" w:author="Ben Fels" w:date="2024-12-21T12:01:00Z" w16du:dateUtc="2024-12-21T11:01:00Z"/>
        </w:rPr>
      </w:pPr>
      <w:moveFrom w:id="1600" w:author="Ben Fels" w:date="2024-12-21T12:01:00Z" w16du:dateUtc="2024-12-21T11:01:00Z">
        <w:del w:id="1601"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02" w:author="Ben Fels" w:date="2024-12-21T12:02:00Z" w16du:dateUtc="2024-12-21T11:02:00Z"/>
          <w:moveFrom w:id="1603" w:author="Ben Fels" w:date="2024-12-21T12:01:00Z" w16du:dateUtc="2024-12-21T11:01:00Z"/>
        </w:rPr>
      </w:pPr>
      <w:moveFrom w:id="1604" w:author="Ben Fels" w:date="2024-12-21T12:01:00Z" w16du:dateUtc="2024-12-21T11:01:00Z">
        <w:del w:id="1605"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06" w:author="Ben Fels" w:date="2024-12-21T12:02:00Z" w16du:dateUtc="2024-12-21T11:02:00Z"/>
          <w:moveFrom w:id="1607" w:author="Ben Fels" w:date="2024-12-21T12:01:00Z" w16du:dateUtc="2024-12-21T11:01:00Z"/>
        </w:rPr>
      </w:pPr>
      <w:moveFrom w:id="1608" w:author="Ben Fels" w:date="2024-12-21T12:01:00Z" w16du:dateUtc="2024-12-21T11:01:00Z">
        <w:del w:id="1609"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10" w:author="Ben Fels" w:date="2024-12-21T12:02:00Z" w16du:dateUtc="2024-12-21T11:02:00Z"/>
          <w:moveFrom w:id="1611" w:author="Ben Fels" w:date="2024-12-21T12:01:00Z" w16du:dateUtc="2024-12-21T11:01:00Z"/>
        </w:rPr>
      </w:pPr>
      <w:moveFrom w:id="1612" w:author="Ben Fels" w:date="2024-12-21T12:01:00Z" w16du:dateUtc="2024-12-21T11:01:00Z">
        <w:del w:id="1613"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14" w:author="Ben Fels" w:date="2024-12-21T12:02:00Z" w16du:dateUtc="2024-12-21T11:02:00Z"/>
          <w:moveFrom w:id="1615" w:author="Ben Fels" w:date="2024-12-21T12:01:00Z" w16du:dateUtc="2024-12-21T11:01:00Z"/>
        </w:rPr>
      </w:pPr>
      <w:moveFrom w:id="1616" w:author="Ben Fels" w:date="2024-12-21T12:01:00Z" w16du:dateUtc="2024-12-21T11:01:00Z">
        <w:del w:id="1617"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18" w:author="Ben Fels" w:date="2024-12-21T12:02:00Z" w16du:dateUtc="2024-12-21T11:02:00Z"/>
          <w:moveFrom w:id="1619" w:author="Ben Fels" w:date="2024-12-21T12:01:00Z" w16du:dateUtc="2024-12-21T11:01:00Z"/>
        </w:rPr>
      </w:pPr>
      <w:moveFrom w:id="1620" w:author="Ben Fels" w:date="2024-12-21T12:01:00Z" w16du:dateUtc="2024-12-21T11:01:00Z">
        <w:del w:id="1621"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22" w:author="Ben Fels" w:date="2024-12-21T12:02:00Z" w16du:dateUtc="2024-12-21T11:02:00Z"/>
          <w:moveFrom w:id="1623" w:author="Ben Fels" w:date="2024-12-21T12:01:00Z" w16du:dateUtc="2024-12-21T11:01:00Z"/>
        </w:rPr>
      </w:pPr>
      <w:moveFrom w:id="1624" w:author="Ben Fels" w:date="2024-12-21T12:01:00Z" w16du:dateUtc="2024-12-21T11:01:00Z">
        <w:del w:id="1625"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26" w:author="Ben Fels" w:date="2024-12-21T12:02:00Z" w16du:dateUtc="2024-12-21T11:02:00Z"/>
          <w:moveFrom w:id="1627" w:author="Ben Fels" w:date="2024-12-21T12:01:00Z" w16du:dateUtc="2024-12-21T11:01:00Z"/>
        </w:rPr>
      </w:pPr>
      <w:moveFrom w:id="1628" w:author="Ben Fels" w:date="2024-12-21T12:01:00Z" w16du:dateUtc="2024-12-21T11:01:00Z">
        <w:del w:id="1629"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30" w:author="Ben Fels" w:date="2024-12-21T12:02:00Z" w16du:dateUtc="2024-12-21T11:02:00Z"/>
          <w:moveFrom w:id="1631" w:author="Ben Fels" w:date="2024-12-21T12:01:00Z" w16du:dateUtc="2024-12-21T11:01:00Z"/>
        </w:rPr>
      </w:pPr>
      <w:moveFrom w:id="1632" w:author="Ben Fels" w:date="2024-12-21T12:01:00Z" w16du:dateUtc="2024-12-21T11:01:00Z">
        <w:del w:id="1633"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34" w:author="Ben Fels" w:date="2024-12-21T12:02:00Z" w16du:dateUtc="2024-12-21T11:02:00Z"/>
          <w:moveFrom w:id="1635" w:author="Ben Fels" w:date="2024-12-21T12:01:00Z" w16du:dateUtc="2024-12-21T11:01:00Z"/>
        </w:rPr>
      </w:pPr>
      <w:moveFrom w:id="1636" w:author="Ben Fels" w:date="2024-12-21T12:01:00Z" w16du:dateUtc="2024-12-21T11:01:00Z">
        <w:del w:id="1637"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38" w:author="Ben Fels" w:date="2024-12-21T12:02:00Z" w16du:dateUtc="2024-12-21T11:02:00Z"/>
          <w:moveFrom w:id="1639" w:author="Ben Fels" w:date="2024-12-21T12:01:00Z" w16du:dateUtc="2024-12-21T11:01:00Z"/>
          <w:b/>
        </w:rPr>
      </w:pPr>
      <w:moveFrom w:id="1640" w:author="Ben Fels" w:date="2024-12-21T12:01:00Z" w16du:dateUtc="2024-12-21T11:01:00Z">
        <w:del w:id="1641"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42" w:author="Ben Fels" w:date="2024-12-21T12:02:00Z" w16du:dateUtc="2024-12-21T11:02:00Z"/>
          <w:moveFrom w:id="1643" w:author="Ben Fels" w:date="2024-12-21T12:01:00Z" w16du:dateUtc="2024-12-21T11:01:00Z"/>
          <w:b/>
        </w:rPr>
      </w:pPr>
      <w:moveFrom w:id="1644" w:author="Ben Fels" w:date="2024-12-21T12:01:00Z" w16du:dateUtc="2024-12-21T11:01:00Z">
        <w:del w:id="1645"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46" w:author="Ben Fels" w:date="2024-12-21T12:02:00Z" w16du:dateUtc="2024-12-21T11:02:00Z"/>
          <w:moveFrom w:id="1647" w:author="Ben Fels" w:date="2024-12-21T12:01:00Z" w16du:dateUtc="2024-12-21T11:01:00Z"/>
          <w:b/>
        </w:rPr>
      </w:pPr>
    </w:p>
    <w:p w14:paraId="59FD6A33" w14:textId="2485C384" w:rsidR="00E4126F" w:rsidRPr="00ED7173" w:rsidDel="004328D8" w:rsidRDefault="00E4126F" w:rsidP="00E4126F">
      <w:pPr>
        <w:rPr>
          <w:del w:id="1648" w:author="Ben Fels" w:date="2024-12-21T12:02:00Z" w16du:dateUtc="2024-12-21T11:02:00Z"/>
          <w:moveFrom w:id="1649" w:author="Ben Fels" w:date="2024-12-21T12:01:00Z" w16du:dateUtc="2024-12-21T11:01:00Z"/>
          <w:b/>
        </w:rPr>
      </w:pPr>
    </w:p>
    <w:p w14:paraId="33AC776F" w14:textId="52DD52F0" w:rsidR="002A784E" w:rsidDel="004328D8" w:rsidRDefault="0010585D" w:rsidP="00E4126F">
      <w:pPr>
        <w:rPr>
          <w:del w:id="1650" w:author="Ben Fels" w:date="2024-12-21T12:02:00Z" w16du:dateUtc="2024-12-21T11:02:00Z"/>
          <w:moveFrom w:id="1651" w:author="Ben Fels" w:date="2024-12-21T12:01:00Z" w16du:dateUtc="2024-12-21T11:01:00Z"/>
          <w:b/>
        </w:rPr>
      </w:pPr>
      <w:moveFrom w:id="1652" w:author="Ben Fels" w:date="2024-12-21T12:01:00Z" w16du:dateUtc="2024-12-21T11:01:00Z">
        <w:del w:id="1653" w:author="Ben Fels" w:date="2024-12-21T12:02:00Z" w16du:dateUtc="2024-12-21T11:02:00Z">
          <w:r w:rsidRPr="00664C71" w:rsidDel="004328D8">
            <w:rPr>
              <w:rPrChange w:id="1654" w:author="Ben Fels" w:date="2024-12-21T18:08:00Z" w16du:dateUtc="2024-12-21T17:08:00Z">
                <w:rPr>
                  <w:lang w:val="en-US"/>
                </w:rPr>
              </w:rPrChange>
            </w:rPr>
            <w:delText xml:space="preserve">Argumente bestehen aus </w:delText>
          </w:r>
          <w:r w:rsidRPr="00664C71" w:rsidDel="004328D8">
            <w:rPr>
              <w:b/>
              <w:rPrChange w:id="1655"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656"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657"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658"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659" w:author="Ben Fels" w:date="2024-12-21T12:02:00Z" w16du:dateUtc="2024-12-21T11:02:00Z"/>
          <w:moveFrom w:id="1660" w:author="Ben Fels" w:date="2024-12-21T12:01:00Z" w16du:dateUtc="2024-12-21T11:01:00Z"/>
        </w:rPr>
      </w:pPr>
      <w:moveFrom w:id="1661" w:author="Ben Fels" w:date="2024-12-21T12:01:00Z" w16du:dateUtc="2024-12-21T11:01:00Z">
        <w:del w:id="1662"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663" w:author="Ben Fels" w:date="2024-12-21T12:02:00Z" w16du:dateUtc="2024-12-21T11:02:00Z"/>
          <w:moveFrom w:id="1664" w:author="Ben Fels" w:date="2024-12-21T12:01:00Z" w16du:dateUtc="2024-12-21T11:01:00Z"/>
        </w:rPr>
      </w:pPr>
      <w:moveFrom w:id="1665" w:author="Ben Fels" w:date="2024-12-21T12:01:00Z" w16du:dateUtc="2024-12-21T11:01:00Z">
        <w:del w:id="1666"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667" w:author="Ben Fels" w:date="2024-12-21T12:02:00Z" w16du:dateUtc="2024-12-21T11:02:00Z"/>
          <w:moveFrom w:id="1668" w:author="Ben Fels" w:date="2024-12-21T12:01:00Z" w16du:dateUtc="2024-12-21T11:01:00Z"/>
        </w:rPr>
      </w:pPr>
      <w:moveFrom w:id="1669" w:author="Ben Fels" w:date="2024-12-21T12:01:00Z" w16du:dateUtc="2024-12-21T11:01:00Z">
        <w:del w:id="1670"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671" w:author="Ben Fels" w:date="2024-12-21T12:02:00Z" w16du:dateUtc="2024-12-21T11:02:00Z"/>
          <w:moveFrom w:id="1672" w:author="Ben Fels" w:date="2024-12-21T12:01:00Z" w16du:dateUtc="2024-12-21T11:01:00Z"/>
        </w:rPr>
      </w:pPr>
      <w:moveFrom w:id="1673" w:author="Ben Fels" w:date="2024-12-21T12:01:00Z" w16du:dateUtc="2024-12-21T11:01:00Z">
        <w:del w:id="1674"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675" w:author="Ben Fels" w:date="2024-12-21T12:02:00Z" w16du:dateUtc="2024-12-21T11:02:00Z"/>
          <w:moveFrom w:id="1676" w:author="Ben Fels" w:date="2024-12-21T12:01:00Z" w16du:dateUtc="2024-12-21T11:01:00Z"/>
        </w:rPr>
      </w:pPr>
      <w:moveFrom w:id="1677" w:author="Ben Fels" w:date="2024-12-21T12:01:00Z" w16du:dateUtc="2024-12-21T11:01:00Z">
        <w:del w:id="1678"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679" w:author="Ben Fels" w:date="2024-12-21T12:02:00Z" w16du:dateUtc="2024-12-21T11:02:00Z"/>
          <w:moveFrom w:id="1680" w:author="Ben Fels" w:date="2024-12-21T12:01:00Z" w16du:dateUtc="2024-12-21T11:01:00Z"/>
        </w:rPr>
      </w:pPr>
      <w:moveFrom w:id="1681" w:author="Ben Fels" w:date="2024-12-21T12:01:00Z" w16du:dateUtc="2024-12-21T11:01:00Z">
        <w:del w:id="1682"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683" w:author="Ben Fels" w:date="2024-12-21T12:02:00Z" w16du:dateUtc="2024-12-21T11:02:00Z"/>
          <w:moveFrom w:id="1684" w:author="Ben Fels" w:date="2024-12-21T12:01:00Z" w16du:dateUtc="2024-12-21T11:01:00Z"/>
        </w:rPr>
      </w:pPr>
    </w:p>
    <w:p w14:paraId="372651CB" w14:textId="60E066AD" w:rsidR="00461154" w:rsidRPr="00F84302" w:rsidDel="004328D8" w:rsidRDefault="00A0667F" w:rsidP="00CF7AE6">
      <w:pPr>
        <w:rPr>
          <w:del w:id="1685" w:author="Ben Fels" w:date="2024-12-21T12:02:00Z" w16du:dateUtc="2024-12-21T11:02:00Z"/>
          <w:moveFrom w:id="1686" w:author="Ben Fels" w:date="2024-12-21T12:01:00Z" w16du:dateUtc="2024-12-21T11:01:00Z"/>
        </w:rPr>
      </w:pPr>
      <w:moveFrom w:id="1687" w:author="Ben Fels" w:date="2024-12-21T12:01:00Z" w16du:dateUtc="2024-12-21T11:01:00Z">
        <w:del w:id="1688"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689" w:author="Ben Fels" w:date="2024-12-21T12:02:00Z" w16du:dateUtc="2024-12-21T11:02:00Z"/>
          <w:moveFrom w:id="1690" w:author="Ben Fels" w:date="2024-12-21T12:01:00Z" w16du:dateUtc="2024-12-21T11:01:00Z"/>
        </w:rPr>
      </w:pPr>
      <w:moveFrom w:id="1691" w:author="Ben Fels" w:date="2024-12-21T12:01:00Z" w16du:dateUtc="2024-12-21T11:01:00Z">
        <w:del w:id="1692"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693" w:author="Ben Fels" w:date="2024-12-21T12:02:00Z" w16du:dateUtc="2024-12-21T11:02:00Z"/>
          <w:moveFrom w:id="1694" w:author="Ben Fels" w:date="2024-12-21T12:01:00Z" w16du:dateUtc="2024-12-21T11:01:00Z"/>
          <w:rPrChange w:id="1695" w:author="Ben Fels" w:date="2024-12-21T18:08:00Z" w16du:dateUtc="2024-12-21T17:08:00Z">
            <w:rPr>
              <w:del w:id="1696" w:author="Ben Fels" w:date="2024-12-21T12:02:00Z" w16du:dateUtc="2024-12-21T11:02:00Z"/>
              <w:moveFrom w:id="1697" w:author="Ben Fels" w:date="2024-12-21T12:01:00Z" w16du:dateUtc="2024-12-21T11:01:00Z"/>
              <w:lang w:val="en-US"/>
            </w:rPr>
          </w:rPrChange>
        </w:rPr>
      </w:pPr>
      <w:moveFrom w:id="1698" w:author="Ben Fels" w:date="2024-12-21T12:01:00Z" w16du:dateUtc="2024-12-21T11:01:00Z">
        <w:del w:id="1699" w:author="Ben Fels" w:date="2024-12-21T12:02:00Z" w16du:dateUtc="2024-12-21T11:02:00Z">
          <w:r w:rsidRPr="00664C71" w:rsidDel="004328D8">
            <w:rPr>
              <w:rPrChange w:id="1700" w:author="Ben Fels" w:date="2024-12-21T18:08:00Z" w16du:dateUtc="2024-12-21T17:08:00Z">
                <w:rPr>
                  <w:lang w:val="en-US"/>
                </w:rPr>
              </w:rPrChange>
            </w:rPr>
            <w:delText xml:space="preserve">Context </w:delText>
          </w:r>
          <w:r w:rsidR="00DB0843" w:rsidRPr="00664C71" w:rsidDel="004328D8">
            <w:rPr>
              <w:rPrChange w:id="1701" w:author="Ben Fels" w:date="2024-12-21T18:08:00Z" w16du:dateUtc="2024-12-21T17:08:00Z">
                <w:rPr>
                  <w:lang w:val="en-US"/>
                </w:rPr>
              </w:rPrChange>
            </w:rPr>
            <w:delText xml:space="preserve">dependent </w:delText>
          </w:r>
          <w:r w:rsidRPr="00664C71" w:rsidDel="004328D8">
            <w:rPr>
              <w:rPrChange w:id="1702" w:author="Ben Fels" w:date="2024-12-21T18:08:00Z" w16du:dateUtc="2024-12-21T17:08:00Z">
                <w:rPr>
                  <w:lang w:val="en-US"/>
                </w:rPr>
              </w:rPrChange>
            </w:rPr>
            <w:delText xml:space="preserve">claim detection </w:delText>
          </w:r>
          <w:r w:rsidR="00CF2774" w:rsidRPr="00664C71" w:rsidDel="004328D8">
            <w:rPr>
              <w:rPrChange w:id="1703" w:author="Ben Fels" w:date="2024-12-21T18:08:00Z" w16du:dateUtc="2024-12-21T17:08:00Z">
                <w:rPr>
                  <w:lang w:val="en-US"/>
                </w:rPr>
              </w:rPrChange>
            </w:rPr>
            <w:delText>–</w:delText>
          </w:r>
          <w:r w:rsidR="00991C10" w:rsidRPr="00664C71" w:rsidDel="004328D8">
            <w:rPr>
              <w:rPrChange w:id="1704" w:author="Ben Fels" w:date="2024-12-21T18:08:00Z" w16du:dateUtc="2024-12-21T17:08:00Z">
                <w:rPr>
                  <w:lang w:val="en-US"/>
                </w:rPr>
              </w:rPrChange>
            </w:rPr>
            <w:delText xml:space="preserve"> </w:delText>
          </w:r>
          <w:r w:rsidRPr="00664C71" w:rsidDel="004328D8">
            <w:rPr>
              <w:rPrChange w:id="1705" w:author="Ben Fels" w:date="2024-12-21T18:08:00Z" w16du:dateUtc="2024-12-21T17:08:00Z">
                <w:rPr>
                  <w:lang w:val="en-US"/>
                </w:rPr>
              </w:rPrChange>
            </w:rPr>
            <w:delText>CDCD</w:delText>
          </w:r>
          <w:r w:rsidR="00CF2774" w:rsidRPr="00664C71" w:rsidDel="004328D8">
            <w:rPr>
              <w:rPrChange w:id="1706"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07" w:author="Ben Fels" w:date="2024-12-21T12:02:00Z" w16du:dateUtc="2024-12-21T11:02:00Z"/>
          <w:moveFrom w:id="1708" w:author="Ben Fels" w:date="2024-12-21T12:01:00Z" w16du:dateUtc="2024-12-21T11:01:00Z"/>
          <w:rPrChange w:id="1709" w:author="Ben Fels" w:date="2024-12-21T18:08:00Z" w16du:dateUtc="2024-12-21T17:08:00Z">
            <w:rPr>
              <w:del w:id="1710" w:author="Ben Fels" w:date="2024-12-21T12:02:00Z" w16du:dateUtc="2024-12-21T11:02:00Z"/>
              <w:moveFrom w:id="1711" w:author="Ben Fels" w:date="2024-12-21T12:01:00Z" w16du:dateUtc="2024-12-21T11:01:00Z"/>
              <w:lang w:val="en-US"/>
            </w:rPr>
          </w:rPrChange>
        </w:rPr>
      </w:pPr>
      <w:moveFrom w:id="1712" w:author="Ben Fels" w:date="2024-12-21T12:01:00Z" w16du:dateUtc="2024-12-21T11:01:00Z">
        <w:del w:id="1713" w:author="Ben Fels" w:date="2024-12-21T12:02:00Z" w16du:dateUtc="2024-12-21T11:02:00Z">
          <w:r w:rsidRPr="00664C71" w:rsidDel="004328D8">
            <w:rPr>
              <w:rPrChange w:id="1714" w:author="Ben Fels" w:date="2024-12-21T18:08:00Z" w16du:dateUtc="2024-12-21T17:08:00Z">
                <w:rPr>
                  <w:lang w:val="en-US"/>
                </w:rPr>
              </w:rPrChange>
            </w:rPr>
            <w:delText>Claim stance classification</w:delText>
          </w:r>
          <w:r w:rsidR="00991C10" w:rsidRPr="00664C71" w:rsidDel="004328D8">
            <w:rPr>
              <w:rPrChange w:id="1715" w:author="Ben Fels" w:date="2024-12-21T18:08:00Z" w16du:dateUtc="2024-12-21T17:08:00Z">
                <w:rPr>
                  <w:lang w:val="en-US"/>
                </w:rPr>
              </w:rPrChange>
            </w:rPr>
            <w:delText xml:space="preserve"> </w:delText>
          </w:r>
          <w:r w:rsidR="00CF2774" w:rsidRPr="00664C71" w:rsidDel="004328D8">
            <w:rPr>
              <w:rPrChange w:id="1716"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17" w:author="Ben Fels" w:date="2024-12-21T12:02:00Z" w16du:dateUtc="2024-12-21T11:02:00Z"/>
          <w:moveFrom w:id="1718" w:author="Ben Fels" w:date="2024-12-21T12:01:00Z" w16du:dateUtc="2024-12-21T11:01:00Z"/>
          <w:rPrChange w:id="1719" w:author="Ben Fels" w:date="2024-12-21T18:08:00Z" w16du:dateUtc="2024-12-21T17:08:00Z">
            <w:rPr>
              <w:del w:id="1720" w:author="Ben Fels" w:date="2024-12-21T12:02:00Z" w16du:dateUtc="2024-12-21T11:02:00Z"/>
              <w:moveFrom w:id="1721" w:author="Ben Fels" w:date="2024-12-21T12:01:00Z" w16du:dateUtc="2024-12-21T11:01:00Z"/>
              <w:lang w:val="en-US"/>
            </w:rPr>
          </w:rPrChange>
        </w:rPr>
      </w:pPr>
      <w:moveFrom w:id="1722" w:author="Ben Fels" w:date="2024-12-21T12:01:00Z" w16du:dateUtc="2024-12-21T11:01:00Z">
        <w:del w:id="1723" w:author="Ben Fels" w:date="2024-12-21T12:02:00Z" w16du:dateUtc="2024-12-21T11:02:00Z">
          <w:r w:rsidRPr="00664C71" w:rsidDel="004328D8">
            <w:rPr>
              <w:rPrChange w:id="1724" w:author="Ben Fels" w:date="2024-12-21T18:08:00Z" w16du:dateUtc="2024-12-21T17:08:00Z">
                <w:rPr>
                  <w:lang w:val="en-US"/>
                </w:rPr>
              </w:rPrChange>
            </w:rPr>
            <w:delText xml:space="preserve">Context dependent evidence detection </w:delText>
          </w:r>
          <w:r w:rsidR="008267FA" w:rsidRPr="00664C71" w:rsidDel="004328D8">
            <w:rPr>
              <w:rPrChange w:id="1725" w:author="Ben Fels" w:date="2024-12-21T18:08:00Z" w16du:dateUtc="2024-12-21T17:08:00Z">
                <w:rPr>
                  <w:lang w:val="en-US"/>
                </w:rPr>
              </w:rPrChange>
            </w:rPr>
            <w:delText>–</w:delText>
          </w:r>
          <w:r w:rsidR="00991C10" w:rsidRPr="00664C71" w:rsidDel="004328D8">
            <w:rPr>
              <w:rPrChange w:id="1726" w:author="Ben Fels" w:date="2024-12-21T18:08:00Z" w16du:dateUtc="2024-12-21T17:08:00Z">
                <w:rPr>
                  <w:lang w:val="en-US"/>
                </w:rPr>
              </w:rPrChange>
            </w:rPr>
            <w:delText xml:space="preserve"> </w:delText>
          </w:r>
          <w:r w:rsidRPr="00664C71" w:rsidDel="004328D8">
            <w:rPr>
              <w:rPrChange w:id="1727" w:author="Ben Fels" w:date="2024-12-21T18:08:00Z" w16du:dateUtc="2024-12-21T17:08:00Z">
                <w:rPr>
                  <w:lang w:val="en-US"/>
                </w:rPr>
              </w:rPrChange>
            </w:rPr>
            <w:delText>CDED</w:delText>
          </w:r>
          <w:bookmarkStart w:id="1728" w:name="_Hlk179549401"/>
        </w:del>
      </w:moveFrom>
    </w:p>
    <w:bookmarkEnd w:id="1728"/>
    <w:p w14:paraId="7652B07B" w14:textId="758CF4CB" w:rsidR="00240221" w:rsidDel="004328D8" w:rsidRDefault="00E66081" w:rsidP="00CF7AE6">
      <w:pPr>
        <w:rPr>
          <w:del w:id="1729" w:author="Ben Fels" w:date="2024-12-21T12:02:00Z" w16du:dateUtc="2024-12-21T11:02:00Z"/>
          <w:moveFrom w:id="1730" w:author="Ben Fels" w:date="2024-12-21T12:01:00Z" w16du:dateUtc="2024-12-21T11:01:00Z"/>
        </w:rPr>
      </w:pPr>
      <w:moveFrom w:id="1731" w:author="Ben Fels" w:date="2024-12-21T12:01:00Z" w16du:dateUtc="2024-12-21T11:01:00Z">
        <w:del w:id="1732"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33" w:author="Ben Fels" w:date="2024-12-21T12:02:00Z" w16du:dateUtc="2024-12-21T11:02:00Z"/>
          <w:moveFrom w:id="1734" w:author="Ben Fels" w:date="2024-12-21T12:01:00Z" w16du:dateUtc="2024-12-21T11:01:00Z"/>
        </w:rPr>
      </w:pPr>
      <w:moveFrom w:id="1735" w:author="Ben Fels" w:date="2024-12-21T12:01:00Z" w16du:dateUtc="2024-12-21T11:01:00Z">
        <w:del w:id="1736"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37" w:author="Ben Fels" w:date="2024-12-21T12:02:00Z" w16du:dateUtc="2024-12-21T11:02:00Z"/>
          <w:moveFrom w:id="1738" w:author="Ben Fels" w:date="2024-12-21T12:01:00Z" w16du:dateUtc="2024-12-21T11:01:00Z"/>
        </w:rPr>
      </w:pPr>
      <w:moveFrom w:id="1739" w:author="Ben Fels" w:date="2024-12-21T12:01:00Z" w16du:dateUtc="2024-12-21T11:01:00Z">
        <w:del w:id="1740"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41" w:author="Ben Fels" w:date="2024-12-21T12:02:00Z" w16du:dateUtc="2024-12-21T11:02:00Z"/>
          <w:moveFrom w:id="1742" w:author="Ben Fels" w:date="2024-12-21T12:01:00Z" w16du:dateUtc="2024-12-21T11:01:00Z"/>
        </w:rPr>
      </w:pPr>
    </w:p>
    <w:p w14:paraId="52D9590B" w14:textId="6B49F99D" w:rsidR="00F310BC" w:rsidDel="004328D8" w:rsidRDefault="00D16D3F" w:rsidP="00CF7AE6">
      <w:pPr>
        <w:rPr>
          <w:del w:id="1743" w:author="Ben Fels" w:date="2024-12-21T12:02:00Z" w16du:dateUtc="2024-12-21T11:02:00Z"/>
          <w:moveFrom w:id="1744" w:author="Ben Fels" w:date="2024-12-21T12:01:00Z" w16du:dateUtc="2024-12-21T11:01:00Z"/>
        </w:rPr>
      </w:pPr>
      <w:moveFrom w:id="1745" w:author="Ben Fels" w:date="2024-12-21T12:01:00Z" w16du:dateUtc="2024-12-21T11:01:00Z">
        <w:del w:id="1746"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47" w:author="Ben Fels" w:date="2024-12-21T12:02:00Z" w16du:dateUtc="2024-12-21T11:02:00Z"/>
          <w:moveFrom w:id="1748" w:author="Ben Fels" w:date="2024-12-21T12:01:00Z" w16du:dateUtc="2024-12-21T11:01:00Z"/>
        </w:rPr>
      </w:pPr>
      <w:moveFrom w:id="1749" w:author="Ben Fels" w:date="2024-12-21T12:01:00Z" w16du:dateUtc="2024-12-21T11:01:00Z">
        <w:del w:id="1750"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751" w:author="Ben Fels" w:date="2024-12-21T12:02:00Z" w16du:dateUtc="2024-12-21T11:02:00Z"/>
          <w:moveFrom w:id="1752" w:author="Ben Fels" w:date="2024-12-21T12:01:00Z" w16du:dateUtc="2024-12-21T11:01:00Z"/>
        </w:rPr>
      </w:pPr>
      <w:moveFrom w:id="1753" w:author="Ben Fels" w:date="2024-12-21T12:01:00Z" w16du:dateUtc="2024-12-21T11:01:00Z">
        <w:del w:id="1754"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755" w:author="Ben Fels" w:date="2024-12-21T12:02:00Z" w16du:dateUtc="2024-12-21T11:02:00Z"/>
          <w:moveFrom w:id="1756" w:author="Ben Fels" w:date="2024-12-21T12:01:00Z" w16du:dateUtc="2024-12-21T11:01:00Z"/>
        </w:rPr>
      </w:pPr>
      <w:moveFrom w:id="1757" w:author="Ben Fels" w:date="2024-12-21T12:01:00Z" w16du:dateUtc="2024-12-21T11:01:00Z">
        <w:del w:id="1758"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759" w:author="Ben Fels" w:date="2024-12-21T12:02:00Z" w16du:dateUtc="2024-12-21T11:02:00Z"/>
          <w:moveFrom w:id="1760" w:author="Ben Fels" w:date="2024-12-21T12:01:00Z" w16du:dateUtc="2024-12-21T11:01:00Z"/>
        </w:rPr>
      </w:pPr>
      <w:moveFrom w:id="1761" w:author="Ben Fels" w:date="2024-12-21T12:01:00Z" w16du:dateUtc="2024-12-21T11:01:00Z">
        <w:del w:id="1762"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763" w:author="Ben Fels" w:date="2024-12-21T12:02:00Z" w16du:dateUtc="2024-12-21T11:02:00Z"/>
          <w:moveFrom w:id="1764" w:author="Ben Fels" w:date="2024-12-21T12:01:00Z" w16du:dateUtc="2024-12-21T11:01:00Z"/>
        </w:rPr>
      </w:pPr>
      <w:moveFrom w:id="1765" w:author="Ben Fels" w:date="2024-12-21T12:01:00Z" w16du:dateUtc="2024-12-21T11:01:00Z">
        <w:del w:id="1766"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767" w:author="Ben Fels" w:date="2024-12-21T12:02:00Z" w16du:dateUtc="2024-12-21T11:02:00Z"/>
          <w:moveFrom w:id="1768" w:author="Ben Fels" w:date="2024-12-21T12:01:00Z" w16du:dateUtc="2024-12-21T11:01:00Z"/>
        </w:rPr>
      </w:pPr>
      <w:moveFrom w:id="1769" w:author="Ben Fels" w:date="2024-12-21T12:01:00Z" w16du:dateUtc="2024-12-21T11:01:00Z">
        <w:del w:id="1770"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771" w:author="Ben Fels" w:date="2024-12-21T12:02:00Z" w16du:dateUtc="2024-12-21T11:02:00Z"/>
          <w:moveFrom w:id="1772" w:author="Ben Fels" w:date="2024-12-21T12:01:00Z" w16du:dateUtc="2024-12-21T11:01:00Z"/>
        </w:rPr>
      </w:pPr>
      <w:moveFrom w:id="1773" w:author="Ben Fels" w:date="2024-12-21T12:01:00Z" w16du:dateUtc="2024-12-21T11:01:00Z">
        <w:del w:id="1774"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775" w:author="Ben Fels" w:date="2024-12-21T12:02:00Z" w16du:dateUtc="2024-12-21T11:02:00Z"/>
          <w:moveFrom w:id="1776" w:author="Ben Fels" w:date="2024-12-21T12:01:00Z" w16du:dateUtc="2024-12-21T11:01:00Z"/>
        </w:rPr>
      </w:pPr>
    </w:p>
    <w:p w14:paraId="60F6C9AE" w14:textId="78467F77" w:rsidR="004806B5" w:rsidDel="004328D8" w:rsidRDefault="004040DC" w:rsidP="004806B5">
      <w:pPr>
        <w:rPr>
          <w:del w:id="1777" w:author="Ben Fels" w:date="2024-12-21T12:02:00Z" w16du:dateUtc="2024-12-21T11:02:00Z"/>
          <w:moveFrom w:id="1778" w:author="Ben Fels" w:date="2024-12-21T12:01:00Z" w16du:dateUtc="2024-12-21T11:01:00Z"/>
          <w:i/>
        </w:rPr>
      </w:pPr>
      <w:moveFrom w:id="1779" w:author="Ben Fels" w:date="2024-12-21T12:01:00Z" w16du:dateUtc="2024-12-21T11:01:00Z">
        <w:del w:id="1780"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781" w:author="Ben Fels" w:date="2024-12-21T12:02:00Z" w16du:dateUtc="2024-12-21T11:02:00Z"/>
          <w:moveFrom w:id="1782" w:author="Ben Fels" w:date="2024-12-21T12:01:00Z" w16du:dateUtc="2024-12-21T11:01:00Z"/>
          <w:i/>
          <w:sz w:val="22"/>
          <w:szCs w:val="20"/>
        </w:rPr>
      </w:pPr>
      <w:moveFrom w:id="1783" w:author="Ben Fels" w:date="2024-12-21T12:01:00Z" w16du:dateUtc="2024-12-21T11:01:00Z">
        <w:del w:id="1784"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785" w:author="Ben Fels" w:date="2024-12-21T12:02:00Z" w16du:dateUtc="2024-12-21T11:02:00Z"/>
          <w:moveFrom w:id="1786" w:author="Ben Fels" w:date="2024-12-21T12:01:00Z" w16du:dateUtc="2024-12-21T11:01:00Z"/>
          <w:sz w:val="22"/>
          <w:szCs w:val="20"/>
          <w:highlight w:val="magenta"/>
        </w:rPr>
      </w:pPr>
      <w:moveFrom w:id="1787" w:author="Ben Fels" w:date="2024-12-21T12:01:00Z" w16du:dateUtc="2024-12-21T11:01:00Z">
        <w:del w:id="1788"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789" w:author="Ben Fels" w:date="2024-12-21T12:02:00Z" w16du:dateUtc="2024-12-21T11:02:00Z"/>
          <w:moveFrom w:id="1790" w:author="Ben Fels" w:date="2024-12-21T12:01:00Z" w16du:dateUtc="2024-12-21T11:01:00Z"/>
          <w:sz w:val="22"/>
          <w:szCs w:val="20"/>
        </w:rPr>
      </w:pPr>
      <w:moveFrom w:id="1791" w:author="Ben Fels" w:date="2024-12-21T12:01:00Z" w16du:dateUtc="2024-12-21T11:01:00Z">
        <w:del w:id="1792"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793" w:author="Ben Fels" w:date="2024-12-21T12:02:00Z" w16du:dateUtc="2024-12-21T11:02:00Z"/>
          <w:moveFrom w:id="1794" w:author="Ben Fels" w:date="2024-12-21T12:01:00Z" w16du:dateUtc="2024-12-21T11:01:00Z"/>
          <w:sz w:val="22"/>
          <w:szCs w:val="20"/>
        </w:rPr>
      </w:pPr>
      <w:moveFrom w:id="1795" w:author="Ben Fels" w:date="2024-12-21T12:01:00Z" w16du:dateUtc="2024-12-21T11:01:00Z">
        <w:del w:id="1796"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797" w:author="Ben Fels" w:date="2024-12-21T12:02:00Z" w16du:dateUtc="2024-12-21T11:02:00Z"/>
          <w:moveFrom w:id="1798" w:author="Ben Fels" w:date="2024-12-21T12:01:00Z" w16du:dateUtc="2024-12-21T11:01:00Z"/>
          <w:sz w:val="22"/>
          <w:szCs w:val="20"/>
        </w:rPr>
      </w:pPr>
    </w:p>
    <w:p w14:paraId="1FE1A3ED" w14:textId="3450A51A" w:rsidR="004806B5" w:rsidRPr="0098098B" w:rsidDel="004328D8" w:rsidRDefault="004806B5" w:rsidP="004806B5">
      <w:pPr>
        <w:rPr>
          <w:del w:id="1799" w:author="Ben Fels" w:date="2024-12-21T12:02:00Z" w16du:dateUtc="2024-12-21T11:02:00Z"/>
          <w:moveFrom w:id="1800" w:author="Ben Fels" w:date="2024-12-21T12:01:00Z" w16du:dateUtc="2024-12-21T11:01:00Z"/>
        </w:rPr>
      </w:pPr>
    </w:p>
    <w:p w14:paraId="16C28B75" w14:textId="2743E10C" w:rsidR="00DF6B25" w:rsidDel="004328D8" w:rsidRDefault="000A4B0E" w:rsidP="00CF7AE6">
      <w:pPr>
        <w:rPr>
          <w:del w:id="1801" w:author="Ben Fels" w:date="2024-12-21T12:02:00Z" w16du:dateUtc="2024-12-21T11:02:00Z"/>
          <w:moveFrom w:id="1802" w:author="Ben Fels" w:date="2024-12-21T12:01:00Z" w16du:dateUtc="2024-12-21T11:01:00Z"/>
        </w:rPr>
      </w:pPr>
      <w:moveFrom w:id="1803" w:author="Ben Fels" w:date="2024-12-21T12:01:00Z" w16du:dateUtc="2024-12-21T11:01:00Z">
        <w:del w:id="1804"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05" w:author="Ben Fels" w:date="2024-12-21T12:02:00Z" w16du:dateUtc="2024-12-21T11:02:00Z"/>
          <w:moveFrom w:id="1806" w:author="Ben Fels" w:date="2024-12-21T12:01:00Z" w16du:dateUtc="2024-12-21T11:01:00Z"/>
        </w:rPr>
      </w:pPr>
      <w:moveFrom w:id="1807" w:author="Ben Fels" w:date="2024-12-21T12:01:00Z" w16du:dateUtc="2024-12-21T11:01:00Z">
        <w:del w:id="1808"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09" w:author="Ben Fels" w:date="2024-12-21T12:02:00Z" w16du:dateUtc="2024-12-21T11:02:00Z"/>
          <w:moveFrom w:id="1810" w:author="Ben Fels" w:date="2024-12-21T12:01:00Z" w16du:dateUtc="2024-12-21T11:01:00Z"/>
        </w:rPr>
      </w:pPr>
      <w:moveFrom w:id="1811" w:author="Ben Fels" w:date="2024-12-21T12:01:00Z" w16du:dateUtc="2024-12-21T11:01:00Z">
        <w:del w:id="1812"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13" w:author="Ben Fels" w:date="2024-12-21T12:02:00Z" w16du:dateUtc="2024-12-21T11:02:00Z"/>
          <w:moveFrom w:id="1814" w:author="Ben Fels" w:date="2024-12-21T12:01:00Z" w16du:dateUtc="2024-12-21T11:01:00Z"/>
        </w:rPr>
      </w:pPr>
      <w:moveFrom w:id="1815" w:author="Ben Fels" w:date="2024-12-21T12:01:00Z" w16du:dateUtc="2024-12-21T11:01:00Z">
        <w:del w:id="1816"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17" w:author="Ben Fels" w:date="2024-12-21T12:02:00Z" w16du:dateUtc="2024-12-21T11:02:00Z"/>
          <w:moveFrom w:id="1818" w:author="Ben Fels" w:date="2024-12-21T12:01:00Z" w16du:dateUtc="2024-12-21T11:01:00Z"/>
        </w:rPr>
      </w:pPr>
      <w:moveFrom w:id="1819" w:author="Ben Fels" w:date="2024-12-21T12:01:00Z" w16du:dateUtc="2024-12-21T11:01:00Z">
        <w:del w:id="1820"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21" w:author="Ben Fels" w:date="2024-12-21T12:02:00Z" w16du:dateUtc="2024-12-21T11:02:00Z"/>
          <w:moveFrom w:id="1822" w:author="Ben Fels" w:date="2024-12-21T12:01:00Z" w16du:dateUtc="2024-12-21T11:01:00Z"/>
          <w:i/>
          <w:u w:val="single"/>
        </w:rPr>
      </w:pPr>
      <w:moveFrom w:id="1823" w:author="Ben Fels" w:date="2024-12-21T12:01:00Z" w16du:dateUtc="2024-12-21T11:01:00Z">
        <w:del w:id="1824"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25" w:author="Ben Fels" w:date="2024-12-21T12:02:00Z" w16du:dateUtc="2024-12-21T11:02:00Z"/>
          <w:moveFrom w:id="1826" w:author="Ben Fels" w:date="2024-12-21T12:01:00Z" w16du:dateUtc="2024-12-21T11:01:00Z"/>
        </w:rPr>
      </w:pPr>
      <w:moveFrom w:id="1827" w:author="Ben Fels" w:date="2024-12-21T12:01:00Z" w16du:dateUtc="2024-12-21T11:01:00Z">
        <w:del w:id="1828"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29" w:author="Ben Fels" w:date="2024-12-21T12:02:00Z" w16du:dateUtc="2024-12-21T11:02:00Z"/>
          <w:moveFrom w:id="1830" w:author="Ben Fels" w:date="2024-12-21T12:01:00Z" w16du:dateUtc="2024-12-21T11:01:00Z"/>
        </w:rPr>
      </w:pPr>
      <w:moveFrom w:id="1831" w:author="Ben Fels" w:date="2024-12-21T12:01:00Z" w16du:dateUtc="2024-12-21T11:01:00Z">
        <w:del w:id="1832"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3" w:author="Ben Fels" w:date="2024-12-21T12:02:00Z" w16du:dateUtc="2024-12-21T11:02:00Z"/>
          <w:moveFrom w:id="1834" w:author="Ben Fels" w:date="2024-12-21T12:01:00Z" w16du:dateUtc="2024-12-21T11:01:00Z"/>
        </w:rPr>
      </w:pPr>
      <w:moveFrom w:id="1835" w:author="Ben Fels" w:date="2024-12-21T12:01:00Z" w16du:dateUtc="2024-12-21T11:01:00Z">
        <w:del w:id="1836"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37" w:author="Ben Fels" w:date="2024-12-21T12:02:00Z" w16du:dateUtc="2024-12-21T11:02:00Z"/>
          <w:moveFrom w:id="1838" w:author="Ben Fels" w:date="2024-12-21T12:01:00Z" w16du:dateUtc="2024-12-21T11:01:00Z"/>
        </w:rPr>
      </w:pPr>
      <w:moveFrom w:id="1839" w:author="Ben Fels" w:date="2024-12-21T12:01:00Z" w16du:dateUtc="2024-12-21T11:01:00Z">
        <w:del w:id="1840"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41" w:author="Ben Fels" w:date="2024-12-21T12:02:00Z" w16du:dateUtc="2024-12-21T11:02:00Z"/>
          <w:moveFrom w:id="1842" w:author="Ben Fels" w:date="2024-12-21T12:01:00Z" w16du:dateUtc="2024-12-21T11:01:00Z"/>
        </w:rPr>
      </w:pPr>
      <w:moveFrom w:id="1843" w:author="Ben Fels" w:date="2024-12-21T12:01:00Z" w16du:dateUtc="2024-12-21T11:01:00Z">
        <w:del w:id="1844"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30"/>
    <w:p w14:paraId="7D6DB4AD" w14:textId="00A030F7" w:rsidR="00E02FED" w:rsidRPr="0088488E" w:rsidDel="004328D8" w:rsidRDefault="00E02FED" w:rsidP="009A54C3">
      <w:pPr>
        <w:pStyle w:val="berschrift2"/>
        <w:rPr>
          <w:del w:id="1845" w:author="Ben Fels" w:date="2024-12-21T12:02:00Z" w16du:dateUtc="2024-12-21T11:02:00Z"/>
        </w:rPr>
      </w:pPr>
      <w:del w:id="1846"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47" w:author="Ben Fels" w:date="2024-12-21T12:02:00Z" w16du:dateUtc="2024-12-21T11:02:00Z"/>
        </w:rPr>
      </w:pPr>
      <w:del w:id="1848"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49" w:author="Ben Fels" w:date="2024-12-21T12:02:00Z" w16du:dateUtc="2024-12-21T11:02:00Z"/>
        </w:rPr>
      </w:pPr>
      <w:del w:id="1850"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851" w:author="Ben Fels" w:date="2024-12-21T12:02:00Z" w16du:dateUtc="2024-12-21T11:02:00Z"/>
          <w:highlight w:val="cyan"/>
          <w:rPrChange w:id="1852" w:author="Ben Fels" w:date="2024-12-21T18:08:00Z" w16du:dateUtc="2024-12-21T17:08:00Z">
            <w:rPr>
              <w:del w:id="1853" w:author="Ben Fels" w:date="2024-12-21T12:02:00Z" w16du:dateUtc="2024-12-21T11:02:00Z"/>
              <w:highlight w:val="cyan"/>
              <w:lang w:val="en-US"/>
            </w:rPr>
          </w:rPrChange>
        </w:rPr>
      </w:pPr>
      <w:del w:id="1854" w:author="Ben Fels" w:date="2024-12-21T12:02:00Z" w16du:dateUtc="2024-12-21T11:02:00Z">
        <w:r w:rsidRPr="00664C71" w:rsidDel="004328D8">
          <w:rPr>
            <w:highlight w:val="cyan"/>
            <w:rPrChange w:id="1855"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856" w:author="Ben Fels" w:date="2024-12-21T12:02:00Z" w16du:dateUtc="2024-12-21T11:02:00Z"/>
          <w:highlight w:val="cyan"/>
          <w:rPrChange w:id="1857" w:author="Ben Fels" w:date="2024-12-21T18:08:00Z" w16du:dateUtc="2024-12-21T17:08:00Z">
            <w:rPr>
              <w:del w:id="1858" w:author="Ben Fels" w:date="2024-12-21T12:02:00Z" w16du:dateUtc="2024-12-21T11:02:00Z"/>
              <w:highlight w:val="cyan"/>
              <w:lang w:val="en-US"/>
            </w:rPr>
          </w:rPrChange>
        </w:rPr>
      </w:pPr>
      <w:del w:id="1859" w:author="Ben Fels" w:date="2024-12-21T12:02:00Z" w16du:dateUtc="2024-12-21T11:02:00Z">
        <w:r w:rsidRPr="00664C71" w:rsidDel="004328D8">
          <w:rPr>
            <w:highlight w:val="cyan"/>
            <w:rPrChange w:id="1860"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861" w:author="Ben Fels" w:date="2024-12-21T12:02:00Z" w16du:dateUtc="2024-12-21T11:02:00Z"/>
          <w:rPrChange w:id="1862" w:author="Ben Fels" w:date="2024-12-21T18:08:00Z" w16du:dateUtc="2024-12-21T17:08:00Z">
            <w:rPr>
              <w:del w:id="1863" w:author="Ben Fels" w:date="2024-12-21T12:02:00Z" w16du:dateUtc="2024-12-21T11:02:00Z"/>
              <w:lang w:val="en-US"/>
            </w:rPr>
          </w:rPrChange>
        </w:rPr>
      </w:pPr>
    </w:p>
    <w:p w14:paraId="6E72EDCF" w14:textId="6A26F087" w:rsidR="004B4E35" w:rsidDel="007A763E" w:rsidRDefault="004B4E35" w:rsidP="009A54C3">
      <w:pPr>
        <w:pStyle w:val="berschrift2"/>
        <w:rPr>
          <w:del w:id="1864" w:author="Ben Fels" w:date="2024-12-16T22:06:00Z" w16du:dateUtc="2024-12-16T21:06:00Z"/>
        </w:rPr>
      </w:pPr>
      <w:del w:id="1865" w:author="Ben Fels" w:date="2024-12-16T22:06:00Z" w16du:dateUtc="2024-12-16T21:06:00Z">
        <w:r w:rsidRPr="00D93EB3" w:rsidDel="007A763E">
          <w:delText>Datensatz</w:delText>
        </w:r>
      </w:del>
    </w:p>
    <w:p w14:paraId="6E930610" w14:textId="24C22B13" w:rsidR="00FD1E0F" w:rsidDel="007A763E" w:rsidRDefault="00AC654E" w:rsidP="00CF7AE6">
      <w:pPr>
        <w:rPr>
          <w:del w:id="1866" w:author="Ben Fels" w:date="2024-12-16T22:06:00Z" w16du:dateUtc="2024-12-16T21:06:00Z"/>
        </w:rPr>
      </w:pPr>
      <w:del w:id="1867"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868" w:author="Ben Fels" w:date="2024-12-16T22:06:00Z" w16du:dateUtc="2024-12-16T21:06:00Z"/>
          <w:i/>
        </w:rPr>
      </w:pPr>
      <w:del w:id="1869"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870"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871"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872"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873"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874"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875" w:author="Ben Fels" w:date="2024-12-21T18:08:00Z" w16du:dateUtc="2024-12-21T17:08:00Z">
              <w:rPr>
                <w:lang w:val="en-US"/>
              </w:rPr>
            </w:rPrChange>
          </w:rPr>
          <w:delText xml:space="preserve"> </w:delText>
        </w:r>
        <w:r w:rsidR="00804DEE" w:rsidRPr="00664C71" w:rsidDel="007A763E">
          <w:rPr>
            <w:rPrChange w:id="1876"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877" w:author="Ben Fels" w:date="2024-12-16T22:06:00Z" w16du:dateUtc="2024-12-16T21:06:00Z"/>
        </w:rPr>
      </w:pPr>
      <w:del w:id="1878"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879" w:author="Ben Fels" w:date="2024-12-16T22:06:00Z" w16du:dateUtc="2024-12-16T21:06:00Z"/>
        </w:rPr>
      </w:pPr>
      <w:del w:id="1880"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881" w:author="Ben Fels" w:date="2024-12-16T22:06:00Z" w16du:dateUtc="2024-12-16T21:06:00Z"/>
          <w:i/>
        </w:rPr>
      </w:pPr>
      <w:del w:id="1882"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883" w:author="Ben Fels" w:date="2024-12-16T22:06:00Z" w16du:dateUtc="2024-12-16T21:06:00Z"/>
        </w:rPr>
      </w:pPr>
      <w:del w:id="1884"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885" w:author="Ben Fels" w:date="2024-12-16T22:06:00Z" w16du:dateUtc="2024-12-16T21:06:00Z"/>
        </w:rPr>
      </w:pPr>
      <w:del w:id="1886"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887" w:author="Ben Fels" w:date="2024-12-16T22:06:00Z" w16du:dateUtc="2024-12-16T21:06:00Z"/>
          <w:i/>
        </w:rPr>
      </w:pPr>
      <w:del w:id="1888"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889" w:author="Ben Fels" w:date="2024-12-16T22:06:00Z" w16du:dateUtc="2024-12-16T21:06:00Z"/>
        </w:rPr>
      </w:pPr>
      <w:del w:id="1890"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891" w:author="Ben Fels" w:date="2024-12-16T22:06:00Z" w16du:dateUtc="2024-12-16T21:06:00Z"/>
        </w:rPr>
      </w:pPr>
      <w:del w:id="1892"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893" w:author="Ben Fels" w:date="2024-12-16T22:06:00Z" w16du:dateUtc="2024-12-16T21:06:00Z"/>
          <w:rPrChange w:id="1894" w:author="Ben Fels" w:date="2024-12-21T18:08:00Z" w16du:dateUtc="2024-12-21T17:08:00Z">
            <w:rPr>
              <w:del w:id="1895" w:author="Ben Fels" w:date="2024-12-16T22:06:00Z" w16du:dateUtc="2024-12-16T21:06:00Z"/>
              <w:lang w:val="en-US"/>
            </w:rPr>
          </w:rPrChange>
        </w:rPr>
      </w:pPr>
      <w:del w:id="1896"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897"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898" w:author="Ben Fels" w:date="2024-12-16T22:05:00Z" w16du:dateUtc="2024-12-16T21:05:00Z"/>
          <w:rPrChange w:id="1899" w:author="Ben Fels" w:date="2024-12-21T18:08:00Z" w16du:dateUtc="2024-12-21T17:08:00Z">
            <w:rPr>
              <w:del w:id="1900" w:author="Ben Fels" w:date="2024-12-16T22:05:00Z" w16du:dateUtc="2024-12-16T21:05:00Z"/>
              <w:lang w:val="en-US"/>
            </w:rPr>
          </w:rPrChange>
        </w:rPr>
      </w:pPr>
      <w:del w:id="1901" w:author="Ben Fels" w:date="2024-12-16T22:05:00Z" w16du:dateUtc="2024-12-16T21:05:00Z">
        <w:r w:rsidRPr="00664C71" w:rsidDel="00651FF7">
          <w:rPr>
            <w:rPrChange w:id="1902" w:author="Ben Fels" w:date="2024-12-21T18:08:00Z" w16du:dateUtc="2024-12-21T17:08:00Z">
              <w:rPr>
                <w:lang w:val="en-US"/>
              </w:rPr>
            </w:rPrChange>
          </w:rPr>
          <w:delText xml:space="preserve">1: </w:delText>
        </w:r>
        <w:r w:rsidR="00210B38" w:rsidRPr="00664C71" w:rsidDel="00651FF7">
          <w:rPr>
            <w:rPrChange w:id="1903"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04" w:author="Ben Fels" w:date="2024-12-16T22:05:00Z" w16du:dateUtc="2024-12-16T21:05:00Z"/>
          <w:rPrChange w:id="1905" w:author="Ben Fels" w:date="2024-12-21T18:08:00Z" w16du:dateUtc="2024-12-21T17:08:00Z">
            <w:rPr>
              <w:del w:id="1906" w:author="Ben Fels" w:date="2024-12-16T22:05:00Z" w16du:dateUtc="2024-12-16T21:05:00Z"/>
              <w:lang w:val="en-US"/>
            </w:rPr>
          </w:rPrChange>
        </w:rPr>
      </w:pPr>
      <w:del w:id="1907" w:author="Ben Fels" w:date="2024-12-16T22:05:00Z" w16du:dateUtc="2024-12-16T21:05:00Z">
        <w:r w:rsidRPr="00664C71" w:rsidDel="00651FF7">
          <w:rPr>
            <w:rPrChange w:id="1908"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09" w:author="Ben Fels" w:date="2024-12-16T22:05:00Z" w16du:dateUtc="2024-12-16T21:05:00Z"/>
          <w:rPrChange w:id="1910" w:author="Ben Fels" w:date="2024-12-21T18:08:00Z" w16du:dateUtc="2024-12-21T17:08:00Z">
            <w:rPr>
              <w:del w:id="1911" w:author="Ben Fels" w:date="2024-12-16T22:05:00Z" w16du:dateUtc="2024-12-16T21:05:00Z"/>
              <w:lang w:val="en-US"/>
            </w:rPr>
          </w:rPrChange>
        </w:rPr>
      </w:pPr>
      <w:del w:id="1912" w:author="Ben Fels" w:date="2024-12-16T22:05:00Z" w16du:dateUtc="2024-12-16T21:05:00Z">
        <w:r w:rsidRPr="00664C71" w:rsidDel="00651FF7">
          <w:rPr>
            <w:rPrChange w:id="1913" w:author="Ben Fels" w:date="2024-12-21T18:08:00Z" w16du:dateUtc="2024-12-21T17:08:00Z">
              <w:rPr>
                <w:lang w:val="en-US"/>
              </w:rPr>
            </w:rPrChange>
          </w:rPr>
          <w:delText>annotation of claims, premises, support and attack relation</w:delText>
        </w:r>
        <w:r w:rsidR="00010C75" w:rsidRPr="00664C71" w:rsidDel="00651FF7">
          <w:rPr>
            <w:rPrChange w:id="1914" w:author="Ben Fels" w:date="2024-12-21T18:08:00Z" w16du:dateUtc="2024-12-21T17:08:00Z">
              <w:rPr>
                <w:lang w:val="en-US"/>
              </w:rPr>
            </w:rPrChange>
          </w:rPr>
          <w:delText xml:space="preserve"> (argument components and argumentative relations)</w:delText>
        </w:r>
        <w:r w:rsidRPr="00664C71" w:rsidDel="00651FF7">
          <w:rPr>
            <w:rPrChange w:id="1915"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16"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17"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18"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19"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20"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21" w:author="Ben Fels" w:date="2024-12-16T22:05:00Z" w16du:dateUtc="2024-12-16T21:05:00Z"/>
          <w:rPrChange w:id="1922" w:author="Ben Fels" w:date="2024-12-21T18:08:00Z" w16du:dateUtc="2024-12-21T17:08:00Z">
            <w:rPr>
              <w:del w:id="1923" w:author="Ben Fels" w:date="2024-12-16T22:05:00Z" w16du:dateUtc="2024-12-16T21:05:00Z"/>
              <w:lang w:val="en-US"/>
            </w:rPr>
          </w:rPrChange>
        </w:rPr>
      </w:pPr>
      <w:del w:id="1924" w:author="Ben Fels" w:date="2024-12-16T22:05:00Z" w16du:dateUtc="2024-12-16T21:05:00Z">
        <w:r w:rsidRPr="00664C71" w:rsidDel="00651FF7">
          <w:rPr>
            <w:rPrChange w:id="1925" w:author="Ben Fels" w:date="2024-12-21T18:08:00Z" w16du:dateUtc="2024-12-21T17:08:00Z">
              <w:rPr>
                <w:lang w:val="en-US"/>
              </w:rPr>
            </w:rPrChange>
          </w:rPr>
          <w:delText>3 annotators, 90 persuasive essays</w:delText>
        </w:r>
        <w:r w:rsidR="006011D7" w:rsidRPr="00664C71" w:rsidDel="00651FF7">
          <w:rPr>
            <w:rPrChange w:id="1926"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27"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28"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29" w:author="Ben Fels" w:date="2024-12-16T22:05:00Z" w16du:dateUtc="2024-12-16T21:05:00Z"/>
        </w:rPr>
      </w:pPr>
      <w:del w:id="1930"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31" w:author="Ben Fels" w:date="2024-12-16T22:05:00Z" w16du:dateUtc="2024-12-16T21:05:00Z"/>
        </w:rPr>
      </w:pPr>
      <w:del w:id="1932"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33" w:author="Ben Fels" w:date="2024-12-16T22:05:00Z" w16du:dateUtc="2024-12-16T21:05:00Z"/>
          <w:highlight w:val="magenta"/>
        </w:rPr>
      </w:pPr>
      <w:del w:id="1934"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35" w:author="Ben Fels" w:date="2024-12-16T22:06:00Z" w16du:dateUtc="2024-12-16T21:06:00Z"/>
          <w:highlight w:val="magenta"/>
        </w:rPr>
      </w:pPr>
      <w:del w:id="1936"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37" w:author="Ben Fels" w:date="2024-12-16T22:06:00Z" w16du:dateUtc="2024-12-16T21:06:00Z"/>
          <w:rPrChange w:id="1938" w:author="Ben Fels" w:date="2024-12-21T18:08:00Z" w16du:dateUtc="2024-12-21T17:08:00Z">
            <w:rPr>
              <w:del w:id="1939" w:author="Ben Fels" w:date="2024-12-16T22:06:00Z" w16du:dateUtc="2024-12-16T21:06:00Z"/>
              <w:lang w:val="en-US"/>
            </w:rPr>
          </w:rPrChange>
        </w:rPr>
      </w:pPr>
      <w:del w:id="1940" w:author="Ben Fels" w:date="2024-12-16T22:06:00Z" w16du:dateUtc="2024-12-16T21:06:00Z">
        <w:r w:rsidRPr="00664C71" w:rsidDel="007A763E">
          <w:rPr>
            <w:rPrChange w:id="1941" w:author="Ben Fels" w:date="2024-12-21T18:08:00Z" w16du:dateUtc="2024-12-21T17:08:00Z">
              <w:rPr>
                <w:lang w:val="en-US"/>
              </w:rPr>
            </w:rPrChange>
          </w:rPr>
          <w:delText xml:space="preserve">2: </w:delText>
        </w:r>
        <w:r w:rsidR="00EC4AFB" w:rsidRPr="00664C71" w:rsidDel="007A763E">
          <w:rPr>
            <w:rPrChange w:id="1942" w:author="Ben Fels" w:date="2024-12-21T18:08:00Z" w16du:dateUtc="2024-12-21T17:08:00Z">
              <w:rPr>
                <w:lang w:val="en-US"/>
              </w:rPr>
            </w:rPrChange>
          </w:rPr>
          <w:delText>Argument Annotated Essay</w:delText>
        </w:r>
        <w:r w:rsidR="00DE1063" w:rsidRPr="00664C71" w:rsidDel="007A763E">
          <w:rPr>
            <w:rPrChange w:id="1943" w:author="Ben Fels" w:date="2024-12-21T18:08:00Z" w16du:dateUtc="2024-12-21T17:08:00Z">
              <w:rPr>
                <w:lang w:val="en-US"/>
              </w:rPr>
            </w:rPrChange>
          </w:rPr>
          <w:delText xml:space="preserve"> Corpus</w:delText>
        </w:r>
        <w:r w:rsidR="00EC4AFB" w:rsidRPr="00664C71" w:rsidDel="007A763E">
          <w:rPr>
            <w:rPrChange w:id="1944" w:author="Ben Fels" w:date="2024-12-21T18:08:00Z" w16du:dateUtc="2024-12-21T17:08:00Z">
              <w:rPr>
                <w:lang w:val="en-US"/>
              </w:rPr>
            </w:rPrChange>
          </w:rPr>
          <w:delText xml:space="preserve"> (version 2)</w:delText>
        </w:r>
        <w:r w:rsidR="00DE1063" w:rsidRPr="00664C71" w:rsidDel="007A763E">
          <w:rPr>
            <w:rPrChange w:id="1945" w:author="Ben Fels" w:date="2024-12-21T18:08:00Z" w16du:dateUtc="2024-12-21T17:08:00Z">
              <w:rPr>
                <w:lang w:val="en-US"/>
              </w:rPr>
            </w:rPrChange>
          </w:rPr>
          <w:delText xml:space="preserve"> AAEC</w:delText>
        </w:r>
        <w:r w:rsidR="00EC4AFB" w:rsidRPr="00664C71" w:rsidDel="007A763E">
          <w:rPr>
            <w:rPrChange w:id="1946"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47"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48"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49" w:author="Ben Fels" w:date="2024-12-16T22:05:00Z" w16du:dateUtc="2024-12-16T21:05:00Z"/>
        </w:rPr>
      </w:pPr>
      <w:del w:id="1950"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951" w:author="Ben Fels" w:date="2024-12-16T22:06:00Z" w16du:dateUtc="2024-12-16T21:06:00Z"/>
        </w:rPr>
      </w:pPr>
      <w:del w:id="1952"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953" w:author="Ben Fels" w:date="2024-12-16T22:06:00Z" w16du:dateUtc="2024-12-16T21:06:00Z"/>
        </w:rPr>
      </w:pPr>
      <w:del w:id="1954"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955" w:author="Ben Fels" w:date="2024-12-16T22:06:00Z" w16du:dateUtc="2024-12-16T21:06:00Z"/>
          <w:rPrChange w:id="1956" w:author="Ben Fels" w:date="2024-12-21T18:08:00Z" w16du:dateUtc="2024-12-21T17:08:00Z">
            <w:rPr>
              <w:del w:id="1957" w:author="Ben Fels" w:date="2024-12-16T22:06:00Z" w16du:dateUtc="2024-12-16T21:06:00Z"/>
              <w:lang w:val="en-US"/>
            </w:rPr>
          </w:rPrChange>
        </w:rPr>
      </w:pPr>
      <w:del w:id="1958" w:author="Ben Fels" w:date="2024-12-16T22:06:00Z" w16du:dateUtc="2024-12-16T21:06:00Z">
        <w:r w:rsidRPr="00664C71" w:rsidDel="007A763E">
          <w:rPr>
            <w:rPrChange w:id="1959"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960" w:author="Ben Fels" w:date="2024-12-16T22:06:00Z" w16du:dateUtc="2024-12-16T21:06:00Z"/>
        </w:rPr>
      </w:pPr>
      <w:del w:id="1961"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962" w:author="Ben Fels" w:date="2024-12-16T22:06:00Z" w16du:dateUtc="2024-12-16T21:06:00Z"/>
          <w:rPrChange w:id="1963" w:author="Ben Fels" w:date="2024-12-21T18:08:00Z" w16du:dateUtc="2024-12-21T17:08:00Z">
            <w:rPr>
              <w:del w:id="1964" w:author="Ben Fels" w:date="2024-12-16T22:06:00Z" w16du:dateUtc="2024-12-16T21:06:00Z"/>
              <w:lang w:val="en-US"/>
            </w:rPr>
          </w:rPrChange>
        </w:rPr>
      </w:pPr>
      <w:del w:id="1965" w:author="Ben Fels" w:date="2024-12-16T22:06:00Z" w16du:dateUtc="2024-12-16T21:06:00Z">
        <w:r w:rsidRPr="00664C71" w:rsidDel="007A763E">
          <w:rPr>
            <w:rPrChange w:id="1966"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967" w:author="Ben Fels" w:date="2024-12-16T22:06:00Z" w16du:dateUtc="2024-12-16T21:06:00Z"/>
        </w:rPr>
      </w:pPr>
      <w:del w:id="1968"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969" w:author="Ben Fels" w:date="2024-12-16T22:06:00Z" w16du:dateUtc="2024-12-16T21:06:00Z"/>
        </w:rPr>
      </w:pPr>
      <w:del w:id="1970"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971" w:author="Ben Fels" w:date="2024-12-16T22:06:00Z" w16du:dateUtc="2024-12-16T21:06:00Z"/>
        </w:rPr>
      </w:pPr>
      <w:del w:id="1972"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973" w:author="Ben Fels" w:date="2024-12-16T22:06:00Z" w16du:dateUtc="2024-12-16T21:06:00Z"/>
          <w:rPrChange w:id="1974" w:author="Ben Fels" w:date="2024-12-21T18:08:00Z" w16du:dateUtc="2024-12-21T17:08:00Z">
            <w:rPr>
              <w:del w:id="1975" w:author="Ben Fels" w:date="2024-12-16T22:06:00Z" w16du:dateUtc="2024-12-16T21:06:00Z"/>
              <w:lang w:val="en-US"/>
            </w:rPr>
          </w:rPrChange>
        </w:rPr>
      </w:pPr>
      <w:del w:id="1976" w:author="Ben Fels" w:date="2024-12-16T22:06:00Z" w16du:dateUtc="2024-12-16T21:06:00Z">
        <w:r w:rsidRPr="00664C71" w:rsidDel="007A763E">
          <w:rPr>
            <w:rPrChange w:id="1977" w:author="Ben Fels" w:date="2024-12-21T18:08:00Z" w16du:dateUtc="2024-12-21T17:08:00Z">
              <w:rPr>
                <w:lang w:val="en-US"/>
              </w:rPr>
            </w:rPrChange>
          </w:rPr>
          <w:delText xml:space="preserve">  </w:delText>
        </w:r>
        <w:r w:rsidR="00E9195C" w:rsidRPr="00664C71" w:rsidDel="007A763E">
          <w:rPr>
            <w:rPrChange w:id="1978" w:author="Ben Fels" w:date="2024-12-21T18:08:00Z" w16du:dateUtc="2024-12-21T17:08:00Z">
              <w:rPr>
                <w:lang w:val="en-US"/>
              </w:rPr>
            </w:rPrChange>
          </w:rPr>
          <w:delText>Essays annotated by the expert annotator were used as training data (80%)</w:delText>
        </w:r>
        <w:r w:rsidR="00FA20B9" w:rsidRPr="00664C71" w:rsidDel="007A763E">
          <w:rPr>
            <w:rPrChange w:id="1979"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980" w:author="Ben Fels" w:date="2024-12-16T22:06:00Z" w16du:dateUtc="2024-12-16T21:06:00Z"/>
          <w:rPrChange w:id="1981" w:author="Ben Fels" w:date="2024-12-21T18:08:00Z" w16du:dateUtc="2024-12-21T17:08:00Z">
            <w:rPr>
              <w:del w:id="1982" w:author="Ben Fels" w:date="2024-12-16T22:06:00Z" w16du:dateUtc="2024-12-16T21:06:00Z"/>
              <w:lang w:val="en-US"/>
            </w:rPr>
          </w:rPrChange>
        </w:rPr>
      </w:pPr>
      <w:del w:id="1983" w:author="Ben Fels" w:date="2024-12-16T22:06:00Z" w16du:dateUtc="2024-12-16T21:06:00Z">
        <w:r w:rsidRPr="00664C71" w:rsidDel="007A763E">
          <w:rPr>
            <w:rPrChange w:id="1984"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985"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986"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987" w:author="Ben Fels" w:date="2024-12-21T18:08:00Z" w16du:dateUtc="2024-12-21T17:08:00Z">
              <w:rPr>
                <w:lang w:val="en-US"/>
              </w:rPr>
            </w:rPrChange>
          </w:rPr>
          <w:delText xml:space="preserve"> </w:delText>
        </w:r>
        <w:r w:rsidRPr="00664C71" w:rsidDel="007A763E">
          <w:rPr>
            <w:rPrChange w:id="1988"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989" w:author="Ben Fels" w:date="2024-12-16T22:06:00Z" w16du:dateUtc="2024-12-16T21:06:00Z"/>
          <w:i/>
        </w:rPr>
      </w:pPr>
      <w:del w:id="1990"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991" w:author="Ben Fels" w:date="2024-12-16T22:06:00Z" w16du:dateUtc="2024-12-16T21:06:00Z"/>
        </w:rPr>
      </w:pPr>
      <w:del w:id="1992"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993" w:author="Ben Fels" w:date="2024-12-16T22:06:00Z" w16du:dateUtc="2024-12-16T21:06:00Z"/>
        </w:rPr>
      </w:pPr>
      <w:del w:id="1994"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995" w:author="Ben Fels" w:date="2024-12-16T22:06:00Z" w16du:dateUtc="2024-12-16T21:06:00Z"/>
          <w:rPrChange w:id="1996" w:author="Ben Fels" w:date="2024-12-21T18:08:00Z" w16du:dateUtc="2024-12-21T17:08:00Z">
            <w:rPr>
              <w:del w:id="1997" w:author="Ben Fels" w:date="2024-12-16T22:06:00Z" w16du:dateUtc="2024-12-16T21:06:00Z"/>
              <w:lang w:val="en-US"/>
            </w:rPr>
          </w:rPrChange>
        </w:rPr>
      </w:pPr>
      <w:del w:id="1998" w:author="Ben Fels" w:date="2024-12-16T22:06:00Z" w16du:dateUtc="2024-12-16T21:06:00Z">
        <w:r w:rsidRPr="00664C71" w:rsidDel="007A763E">
          <w:rPr>
            <w:rPrChange w:id="1999" w:author="Ben Fels" w:date="2024-12-21T18:08:00Z" w16du:dateUtc="2024-12-21T17:08:00Z">
              <w:rPr>
                <w:lang w:val="en-US"/>
              </w:rPr>
            </w:rPrChange>
          </w:rPr>
          <w:delText xml:space="preserve">123 </w:delText>
        </w:r>
        <w:r w:rsidR="0053346D" w:rsidRPr="00664C71" w:rsidDel="007A763E">
          <w:rPr>
            <w:rPrChange w:id="2000"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01" w:author="Ben Fels" w:date="2024-12-16T22:06:00Z" w16du:dateUtc="2024-12-16T21:06:00Z"/>
        </w:rPr>
      </w:pPr>
      <w:del w:id="2002"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03" w:author="Ben Fels" w:date="2024-12-16T22:06:00Z" w16du:dateUtc="2024-12-16T21:06:00Z"/>
        </w:rPr>
      </w:pPr>
      <w:del w:id="2004"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05" w:author="Ben Fels" w:date="2024-12-16T22:06:00Z" w16du:dateUtc="2024-12-16T21:06:00Z"/>
        </w:rPr>
      </w:pPr>
      <w:del w:id="2006"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07" w:author="Ben Fels" w:date="2024-12-16T22:06:00Z" w16du:dateUtc="2024-12-16T21:06:00Z"/>
        </w:rPr>
      </w:pPr>
      <w:del w:id="2008"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09" w:author="Ben Fels" w:date="2024-12-16T22:06:00Z" w16du:dateUtc="2024-12-16T21:06:00Z"/>
        </w:rPr>
      </w:pPr>
      <w:del w:id="2010"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11" w:author="Ben Fels" w:date="2024-12-16T22:06:00Z" w16du:dateUtc="2024-12-16T21:06:00Z"/>
        </w:rPr>
      </w:pPr>
      <w:del w:id="2012"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13"/>
        <w:r w:rsidR="00F22D69" w:rsidDel="007A763E">
          <w:delText>Cohen</w:delText>
        </w:r>
        <w:r w:rsidR="006628EB" w:rsidDel="007A763E">
          <w:delText>´s kappa</w:delText>
        </w:r>
        <w:commentRangeEnd w:id="2013"/>
        <w:r w:rsidR="00196550" w:rsidDel="007A763E">
          <w:rPr>
            <w:rStyle w:val="Kommentarzeichen"/>
          </w:rPr>
          <w:commentReference w:id="2013"/>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14" w:author="Ben Fels" w:date="2024-12-16T22:06:00Z" w16du:dateUtc="2024-12-16T21:06:00Z"/>
        </w:rPr>
      </w:pPr>
      <w:del w:id="2015"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16" w:author="Ben Fels" w:date="2024-12-16T22:06:00Z" w16du:dateUtc="2024-12-16T21:06:00Z"/>
        </w:rPr>
      </w:pPr>
      <w:del w:id="2017"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18" w:author="Ben Fels" w:date="2024-12-16T22:06:00Z" w16du:dateUtc="2024-12-16T21:06:00Z"/>
        </w:rPr>
      </w:pPr>
      <w:del w:id="2019"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20" w:author="Ben Fels" w:date="2024-12-16T22:14:00Z" w16du:dateUtc="2024-12-16T21:14:00Z"/>
        </w:rPr>
      </w:pPr>
    </w:p>
    <w:p w14:paraId="6B48C4C6" w14:textId="6DF6A9A2" w:rsidR="00246FB5" w:rsidRPr="00664C71" w:rsidDel="00C06D73" w:rsidRDefault="00916D7C" w:rsidP="009A54C3">
      <w:pPr>
        <w:pStyle w:val="berschrift2"/>
        <w:rPr>
          <w:del w:id="2021" w:author="Ben Fels" w:date="2024-12-16T22:14:00Z" w16du:dateUtc="2024-12-16T21:14:00Z"/>
          <w:rPrChange w:id="2022" w:author="Ben Fels" w:date="2024-12-21T18:08:00Z" w16du:dateUtc="2024-12-21T17:08:00Z">
            <w:rPr>
              <w:del w:id="2023" w:author="Ben Fels" w:date="2024-12-16T22:14:00Z" w16du:dateUtc="2024-12-16T21:14:00Z"/>
              <w:lang w:val="en-US"/>
            </w:rPr>
          </w:rPrChange>
        </w:rPr>
      </w:pPr>
      <w:del w:id="2024" w:author="Ben Fels" w:date="2024-12-16T22:14:00Z" w16du:dateUtc="2024-12-16T21:14:00Z">
        <w:r w:rsidRPr="00664C71" w:rsidDel="00C06D73">
          <w:rPr>
            <w:rPrChange w:id="2025"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26" w:author="Ben Fels" w:date="2024-12-16T22:14:00Z" w16du:dateUtc="2024-12-16T21:14:00Z"/>
          <w:rPrChange w:id="2027" w:author="Ben Fels" w:date="2024-12-21T18:08:00Z" w16du:dateUtc="2024-12-21T17:08:00Z">
            <w:rPr>
              <w:del w:id="2028" w:author="Ben Fels" w:date="2024-12-16T22:14:00Z" w16du:dateUtc="2024-12-16T21:14:00Z"/>
              <w:lang w:val="en-US"/>
            </w:rPr>
          </w:rPrChange>
        </w:rPr>
      </w:pPr>
      <w:del w:id="2029" w:author="Ben Fels" w:date="2024-12-16T22:14:00Z" w16du:dateUtc="2024-12-16T21:14:00Z">
        <w:r w:rsidRPr="00664C71" w:rsidDel="00C06D73">
          <w:rPr>
            <w:rPrChange w:id="2030"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31"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32"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33"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34" w:author="Ben Fels" w:date="2024-12-16T22:14:00Z" w16du:dateUtc="2024-12-16T21:14:00Z"/>
          <w:rPrChange w:id="2035" w:author="Ben Fels" w:date="2024-12-21T18:08:00Z" w16du:dateUtc="2024-12-21T17:08:00Z">
            <w:rPr>
              <w:del w:id="2036" w:author="Ben Fels" w:date="2024-12-16T22:14:00Z" w16du:dateUtc="2024-12-16T21:14:00Z"/>
              <w:lang w:val="en-US"/>
            </w:rPr>
          </w:rPrChange>
        </w:rPr>
      </w:pPr>
      <w:del w:id="2037" w:author="Ben Fels" w:date="2024-12-16T22:14:00Z" w16du:dateUtc="2024-12-16T21:14:00Z">
        <w:r w:rsidRPr="00664C71" w:rsidDel="00C06D73">
          <w:rPr>
            <w:highlight w:val="cyan"/>
            <w:rPrChange w:id="2038" w:author="Ben Fels" w:date="2024-12-21T18:08:00Z" w16du:dateUtc="2024-12-21T17:08:00Z">
              <w:rPr>
                <w:highlight w:val="cyan"/>
                <w:lang w:val="en-US"/>
              </w:rPr>
            </w:rPrChange>
          </w:rPr>
          <w:delText>Mochales Palau, R., &amp; Moens, M.-F</w:delText>
        </w:r>
        <w:commentRangeStart w:id="2039"/>
        <w:r w:rsidRPr="00664C71" w:rsidDel="00C06D73">
          <w:rPr>
            <w:highlight w:val="cyan"/>
            <w:rPrChange w:id="2040" w:author="Ben Fels" w:date="2024-12-21T18:08:00Z" w16du:dateUtc="2024-12-21T17:08:00Z">
              <w:rPr>
                <w:highlight w:val="cyan"/>
                <w:lang w:val="en-US"/>
              </w:rPr>
            </w:rPrChange>
          </w:rPr>
          <w:delText xml:space="preserve">. (2009). </w:delText>
        </w:r>
        <w:commentRangeEnd w:id="2039"/>
        <w:r w:rsidR="00650BC2" w:rsidDel="00C06D73">
          <w:rPr>
            <w:rStyle w:val="Kommentarzeichen"/>
          </w:rPr>
          <w:commentReference w:id="2039"/>
        </w:r>
        <w:r w:rsidRPr="00664C71" w:rsidDel="00C06D73">
          <w:rPr>
            <w:highlight w:val="cyan"/>
            <w:rPrChange w:id="2041"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42" w:author="Ben Fels" w:date="2024-12-16T22:14:00Z" w16du:dateUtc="2024-12-16T21:14:00Z"/>
          <w:rPrChange w:id="2043" w:author="Ben Fels" w:date="2024-12-16T22:10:00Z" w16du:dateUtc="2024-12-16T21:10:00Z">
            <w:rPr>
              <w:del w:id="2044" w:author="Ben Fels" w:date="2024-12-16T22:14:00Z" w16du:dateUtc="2024-12-16T21:14:00Z"/>
              <w:lang w:val="en-US"/>
            </w:rPr>
          </w:rPrChange>
        </w:rPr>
      </w:pPr>
      <w:del w:id="2045" w:author="Ben Fels" w:date="2024-12-16T22:14:00Z" w16du:dateUtc="2024-12-16T21:14:00Z">
        <w:r w:rsidRPr="001A4072" w:rsidDel="00C06D73">
          <w:rPr>
            <w:rPrChange w:id="2046" w:author="Ben Fels" w:date="2024-12-16T22:10:00Z" w16du:dateUtc="2024-12-16T21:10:00Z">
              <w:rPr>
                <w:lang w:val="en-US"/>
              </w:rPr>
            </w:rPrChange>
          </w:rPr>
          <w:delText>F</w:delText>
        </w:r>
        <w:r w:rsidR="00981C70" w:rsidRPr="001A4072" w:rsidDel="00C06D73">
          <w:rPr>
            <w:rPrChange w:id="2047"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48"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49"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50" w:author="Ben Fels" w:date="2024-12-16T22:14:00Z" w16du:dateUtc="2024-12-16T21:14:00Z"/>
        </w:rPr>
      </w:pPr>
      <w:del w:id="2051"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052" w:name="_Toc187929407"/>
      <w:r>
        <w:t>Fragestellung</w:t>
      </w:r>
      <w:bookmarkEnd w:id="2052"/>
    </w:p>
    <w:p w14:paraId="105BCF30" w14:textId="32485173" w:rsidR="00A2162F" w:rsidRPr="00022D06" w:rsidDel="003F455C" w:rsidRDefault="00A2162F" w:rsidP="00A2162F">
      <w:pPr>
        <w:autoSpaceDE w:val="0"/>
        <w:autoSpaceDN w:val="0"/>
        <w:adjustRightInd w:val="0"/>
        <w:spacing w:after="0" w:line="240" w:lineRule="auto"/>
        <w:rPr>
          <w:del w:id="2053" w:author="Ben Fels" w:date="2024-12-16T22:14:00Z" w16du:dateUtc="2024-12-16T21:14:00Z"/>
          <w:rFonts w:ascii="IBMPlexSans-Regular" w:hAnsi="IBMPlexSans-Regular" w:cs="IBMPlexSans-Regular"/>
          <w:sz w:val="28"/>
          <w:szCs w:val="28"/>
          <w:highlight w:val="cyan"/>
          <w:lang w:val="en-US"/>
        </w:rPr>
      </w:pPr>
      <w:del w:id="2054"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055" w:author="Ben Fels" w:date="2024-12-16T22:14:00Z" w16du:dateUtc="2024-12-16T21:14:00Z"/>
          <w:lang w:val="en-US"/>
        </w:rPr>
      </w:pPr>
    </w:p>
    <w:p w14:paraId="60AD669A" w14:textId="2D98670A" w:rsidR="00F13E2D" w:rsidRPr="009464AD" w:rsidDel="003F455C" w:rsidRDefault="00F13E2D" w:rsidP="00AC796D">
      <w:pPr>
        <w:rPr>
          <w:del w:id="2056" w:author="Ben Fels" w:date="2024-12-16T22:14:00Z" w16du:dateUtc="2024-12-16T21:14:00Z"/>
          <w:b/>
          <w:lang w:val="en-US"/>
        </w:rPr>
      </w:pPr>
      <w:del w:id="2057"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058"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059"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060" w:author="Ben Fels" w:date="2024-12-21T12:02:00Z" w16du:dateUtc="2024-12-21T11:02:00Z"/>
        </w:rPr>
      </w:pPr>
    </w:p>
    <w:p w14:paraId="52B92A07" w14:textId="39AA5423" w:rsidR="00CF7AE6" w:rsidRPr="00CF7AE6" w:rsidDel="00EB3762" w:rsidRDefault="00CF7AE6" w:rsidP="00CF7AE6">
      <w:pPr>
        <w:rPr>
          <w:del w:id="2061" w:author="Ben Fels" w:date="2024-12-21T12:02:00Z" w16du:dateUtc="2024-12-21T11:02:00Z"/>
        </w:rPr>
      </w:pPr>
    </w:p>
    <w:p w14:paraId="248E40D0" w14:textId="7A55141F" w:rsidR="002379BD" w:rsidDel="00EB3762" w:rsidRDefault="002379BD" w:rsidP="00CF7AE6">
      <w:pPr>
        <w:rPr>
          <w:del w:id="2062"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063" w:name="_Toc187929408"/>
      <w:r>
        <w:t xml:space="preserve">Literaturverzeichnis / </w:t>
      </w:r>
      <w:commentRangeStart w:id="2064"/>
      <w:r>
        <w:t>Quellenv</w:t>
      </w:r>
      <w:commentRangeEnd w:id="2064"/>
      <w:r w:rsidR="000A16D0">
        <w:rPr>
          <w:rStyle w:val="Kommentarzeichen"/>
          <w:rFonts w:eastAsiaTheme="minorHAnsi" w:cstheme="minorBidi"/>
          <w:color w:val="auto"/>
        </w:rPr>
        <w:commentReference w:id="2064"/>
      </w:r>
      <w:r>
        <w:t>erzeichnis</w:t>
      </w:r>
      <w:bookmarkEnd w:id="2063"/>
    </w:p>
    <w:p w14:paraId="66B9F380" w14:textId="77777777" w:rsidR="006E32F9" w:rsidRPr="006E32F9" w:rsidRDefault="002F409C" w:rsidP="006E32F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E32F9" w:rsidRPr="006E32F9">
        <w:rPr>
          <w:rFonts w:cs="Arial"/>
          <w:lang w:val="en-US"/>
        </w:rPr>
        <w:t xml:space="preserve">Anadkat (OpenAI), S. (2023). </w:t>
      </w:r>
      <w:r w:rsidR="006E32F9" w:rsidRPr="006E32F9">
        <w:rPr>
          <w:rFonts w:cs="Arial"/>
          <w:i/>
          <w:iCs/>
          <w:lang w:val="en-US"/>
        </w:rPr>
        <w:t>How to make your completions outputs consistent with the new seed parameter</w:t>
      </w:r>
      <w:r w:rsidR="006E32F9" w:rsidRPr="006E32F9">
        <w:rPr>
          <w:rFonts w:cs="Arial"/>
          <w:lang w:val="en-US"/>
        </w:rPr>
        <w:t>. https://cookbook.openai.com/examples/reproducible_outputs_with_the_seed_parameter</w:t>
      </w:r>
    </w:p>
    <w:p w14:paraId="06BF6752" w14:textId="77777777" w:rsidR="006E32F9" w:rsidRPr="006E32F9" w:rsidRDefault="006E32F9" w:rsidP="006E32F9">
      <w:pPr>
        <w:pStyle w:val="Literaturverzeichnis"/>
        <w:rPr>
          <w:rFonts w:cs="Arial"/>
          <w:lang w:val="en-US"/>
        </w:rPr>
      </w:pPr>
      <w:r w:rsidRPr="006E32F9">
        <w:rPr>
          <w:rFonts w:cs="Arial"/>
          <w:lang w:val="en-US"/>
        </w:rPr>
        <w:t xml:space="preserve">Brown, T. B., Mann, B., Ryder, N., Subbiah, M., Kaplan, J., Dhariwal, P., Neelakantan, A., Shyam, P., Sastry, G., Askell, A., Agarwal, S., Herbert-Voss, A., Krueger, G., Henighan, T., Child, R., Ramesh, A., Ziegler, D. M., Wu, J., Winter, C., … Amodei, D. (2020). </w:t>
      </w:r>
      <w:r w:rsidRPr="006E32F9">
        <w:rPr>
          <w:rFonts w:cs="Arial"/>
          <w:i/>
          <w:iCs/>
          <w:lang w:val="en-US"/>
        </w:rPr>
        <w:t>Language Models are Few-Shot Learners</w:t>
      </w:r>
      <w:r w:rsidRPr="006E32F9">
        <w:rPr>
          <w:rFonts w:cs="Arial"/>
          <w:lang w:val="en-US"/>
        </w:rPr>
        <w:t xml:space="preserve"> (arXiv:2005.14165). arXiv. http://arxiv.org/abs/2005.14165</w:t>
      </w:r>
    </w:p>
    <w:p w14:paraId="77EB64E4" w14:textId="77777777" w:rsidR="006E32F9" w:rsidRPr="006E32F9" w:rsidRDefault="006E32F9" w:rsidP="006E32F9">
      <w:pPr>
        <w:pStyle w:val="Literaturverzeichnis"/>
        <w:rPr>
          <w:rFonts w:cs="Arial"/>
          <w:lang w:val="en-US"/>
        </w:rPr>
      </w:pPr>
      <w:r w:rsidRPr="006E32F9">
        <w:rPr>
          <w:rFonts w:cs="Arial"/>
          <w:lang w:val="en-US"/>
        </w:rPr>
        <w:t xml:space="preserve">Cabrio, E., &amp; Villata, S. (2018). Five Years of Argument Mining: A Data-driven Analysis. </w:t>
      </w:r>
      <w:r w:rsidRPr="006E32F9">
        <w:rPr>
          <w:rFonts w:cs="Arial"/>
          <w:i/>
          <w:iCs/>
          <w:lang w:val="en-US"/>
        </w:rPr>
        <w:t>Proceedings of the Twenty-Seventh International Joint Conference on Artificial Intelligence</w:t>
      </w:r>
      <w:r w:rsidRPr="006E32F9">
        <w:rPr>
          <w:rFonts w:cs="Arial"/>
          <w:lang w:val="en-US"/>
        </w:rPr>
        <w:t>, 5427–5433. https://doi.org/10.24963/ijcai.2018/766</w:t>
      </w:r>
    </w:p>
    <w:p w14:paraId="1C8A7032" w14:textId="77777777" w:rsidR="006E32F9" w:rsidRPr="006E32F9" w:rsidRDefault="006E32F9" w:rsidP="006E32F9">
      <w:pPr>
        <w:pStyle w:val="Literaturverzeichnis"/>
        <w:rPr>
          <w:rFonts w:cs="Arial"/>
          <w:lang w:val="en-US"/>
        </w:rPr>
      </w:pPr>
      <w:r w:rsidRPr="006E32F9">
        <w:rPr>
          <w:rFonts w:cs="Arial"/>
          <w:lang w:val="en-US"/>
        </w:rPr>
        <w:t xml:space="preserve">Chen, B., &amp; Cherry, C. (2014). A Systematic Comparison of Smoothing Techniques for Sentence-Level BLEU. </w:t>
      </w:r>
      <w:r w:rsidRPr="006E32F9">
        <w:rPr>
          <w:rFonts w:cs="Arial"/>
          <w:i/>
          <w:iCs/>
          <w:lang w:val="en-US"/>
        </w:rPr>
        <w:t>Proceedings of the Ninth Workshop on Statistical Machine Translation</w:t>
      </w:r>
      <w:r w:rsidRPr="006E32F9">
        <w:rPr>
          <w:rFonts w:cs="Arial"/>
          <w:lang w:val="en-US"/>
        </w:rPr>
        <w:t>, 362–367. https://doi.org/10.3115/v1/W14-3346</w:t>
      </w:r>
    </w:p>
    <w:p w14:paraId="05FF0143" w14:textId="77777777" w:rsidR="006E32F9" w:rsidRPr="006E32F9" w:rsidRDefault="006E32F9" w:rsidP="006E32F9">
      <w:pPr>
        <w:pStyle w:val="Literaturverzeichnis"/>
        <w:rPr>
          <w:rFonts w:cs="Arial"/>
          <w:lang w:val="en-US"/>
        </w:rPr>
      </w:pPr>
      <w:r w:rsidRPr="006E32F9">
        <w:rPr>
          <w:rFonts w:cs="Arial"/>
          <w:lang w:val="en-US"/>
        </w:rPr>
        <w:t xml:space="preserve">Cheng, L., Bing, L., He, R., Yu, Q., Zhang, Y., &amp; Si, L. (2022). IAM: A Comprehensive and Large-Scale Dataset for Integrated Argument Mining Tasks. </w:t>
      </w:r>
      <w:r w:rsidRPr="006E32F9">
        <w:rPr>
          <w:rFonts w:cs="Arial"/>
          <w:i/>
          <w:iCs/>
          <w:lang w:val="en-US"/>
        </w:rPr>
        <w:t>Proceedings of the 60th Annual Meeting of the Association for Computational Linguistics (Volume 1: Long Papers)</w:t>
      </w:r>
      <w:r w:rsidRPr="006E32F9">
        <w:rPr>
          <w:rFonts w:cs="Arial"/>
          <w:lang w:val="en-US"/>
        </w:rPr>
        <w:t>, 2277–2287. https://doi.org/10.18653/v1/2022.acl-long.162</w:t>
      </w:r>
    </w:p>
    <w:p w14:paraId="22E02BAD" w14:textId="77777777" w:rsidR="006E32F9" w:rsidRPr="006E32F9" w:rsidRDefault="006E32F9" w:rsidP="006E32F9">
      <w:pPr>
        <w:pStyle w:val="Literaturverzeichnis"/>
        <w:rPr>
          <w:rFonts w:cs="Arial"/>
          <w:lang w:val="en-US"/>
        </w:rPr>
      </w:pPr>
      <w:r w:rsidRPr="006E32F9">
        <w:rPr>
          <w:rFonts w:cs="Arial"/>
          <w:lang w:val="en-US"/>
        </w:rPr>
        <w:t xml:space="preserve">Géron, A. (2022). </w:t>
      </w:r>
      <w:r w:rsidRPr="006E32F9">
        <w:rPr>
          <w:rFonts w:cs="Arial"/>
          <w:i/>
          <w:iCs/>
          <w:lang w:val="en-US"/>
        </w:rPr>
        <w:t>Hands-On Machine Learning with Scikit-Learn, Keras, and TensorFlow</w:t>
      </w:r>
      <w:r w:rsidRPr="006E32F9">
        <w:rPr>
          <w:rFonts w:cs="Arial"/>
          <w:lang w:val="en-US"/>
        </w:rPr>
        <w:t xml:space="preserve"> (3. Aufl.). O’Reilly Media, Inc.</w:t>
      </w:r>
    </w:p>
    <w:p w14:paraId="0CF85881" w14:textId="77777777" w:rsidR="006E32F9" w:rsidRPr="006E32F9" w:rsidRDefault="006E32F9" w:rsidP="006E32F9">
      <w:pPr>
        <w:pStyle w:val="Literaturverzeichnis"/>
        <w:rPr>
          <w:rFonts w:cs="Arial"/>
          <w:lang w:val="en-US"/>
        </w:rPr>
      </w:pPr>
      <w:r w:rsidRPr="006E32F9">
        <w:rPr>
          <w:rFonts w:cs="Arial"/>
          <w:lang w:val="en-US"/>
        </w:rPr>
        <w:t xml:space="preserve">Google. (2024). </w:t>
      </w:r>
      <w:r w:rsidRPr="006E32F9">
        <w:rPr>
          <w:rFonts w:cs="Arial"/>
          <w:i/>
          <w:iCs/>
          <w:lang w:val="en-US"/>
        </w:rPr>
        <w:t>Prompt design strategies</w:t>
      </w:r>
      <w:r w:rsidRPr="006E32F9">
        <w:rPr>
          <w:rFonts w:cs="Arial"/>
          <w:lang w:val="en-US"/>
        </w:rPr>
        <w:t>. https://ai.google.dev/gemini-api/docs/prompting-strategies</w:t>
      </w:r>
    </w:p>
    <w:p w14:paraId="2E67F95F" w14:textId="77777777" w:rsidR="006E32F9" w:rsidRPr="006E32F9" w:rsidRDefault="006E32F9" w:rsidP="006E32F9">
      <w:pPr>
        <w:pStyle w:val="Literaturverzeichnis"/>
        <w:rPr>
          <w:rFonts w:cs="Arial"/>
          <w:lang w:val="en-US"/>
        </w:rPr>
      </w:pPr>
      <w:r w:rsidRPr="006E32F9">
        <w:rPr>
          <w:rFonts w:cs="Arial"/>
        </w:rPr>
        <w:t xml:space="preserve">Han, S., Wang, M., Zhang, J., Li, D., &amp; Duan, J. (2024). </w:t>
      </w:r>
      <w:r w:rsidRPr="006E32F9">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6E32F9">
        <w:rPr>
          <w:rFonts w:cs="Arial"/>
          <w:i/>
          <w:iCs/>
          <w:lang w:val="en-US"/>
        </w:rPr>
        <w:t>Electronics</w:t>
      </w:r>
      <w:r w:rsidRPr="006E32F9">
        <w:rPr>
          <w:rFonts w:cs="Arial"/>
          <w:lang w:val="en-US"/>
        </w:rPr>
        <w:t xml:space="preserve">, </w:t>
      </w:r>
      <w:r w:rsidRPr="006E32F9">
        <w:rPr>
          <w:rFonts w:cs="Arial"/>
          <w:i/>
          <w:iCs/>
          <w:lang w:val="en-US"/>
        </w:rPr>
        <w:t>13</w:t>
      </w:r>
      <w:r w:rsidRPr="006E32F9">
        <w:rPr>
          <w:rFonts w:cs="Arial"/>
          <w:lang w:val="en-US"/>
        </w:rPr>
        <w:t>(24), 5040. https://doi.org/10.3390/electronics13245040</w:t>
      </w:r>
    </w:p>
    <w:p w14:paraId="65D6874D" w14:textId="77777777" w:rsidR="006E32F9" w:rsidRPr="006E32F9" w:rsidRDefault="006E32F9" w:rsidP="006E32F9">
      <w:pPr>
        <w:pStyle w:val="Literaturverzeichnis"/>
        <w:rPr>
          <w:rFonts w:cs="Arial"/>
          <w:lang w:val="en-US"/>
        </w:rPr>
      </w:pPr>
      <w:r w:rsidRPr="006E32F9">
        <w:rPr>
          <w:rFonts w:cs="Arial"/>
          <w:lang w:val="en-US"/>
        </w:rPr>
        <w:t xml:space="preserve">Kochmar, E. (2022). </w:t>
      </w:r>
      <w:r w:rsidRPr="006E32F9">
        <w:rPr>
          <w:rFonts w:cs="Arial"/>
          <w:i/>
          <w:iCs/>
          <w:lang w:val="en-US"/>
        </w:rPr>
        <w:t>Getting started with Natural Language Processing</w:t>
      </w:r>
      <w:r w:rsidRPr="006E32F9">
        <w:rPr>
          <w:rFonts w:cs="Arial"/>
          <w:lang w:val="en-US"/>
        </w:rPr>
        <w:t>. Manning Publications.</w:t>
      </w:r>
    </w:p>
    <w:p w14:paraId="72119459" w14:textId="77777777" w:rsidR="006E32F9" w:rsidRPr="006E32F9" w:rsidRDefault="006E32F9" w:rsidP="006E32F9">
      <w:pPr>
        <w:pStyle w:val="Literaturverzeichnis"/>
        <w:rPr>
          <w:rFonts w:cs="Arial"/>
          <w:lang w:val="en-US"/>
        </w:rPr>
      </w:pPr>
      <w:r w:rsidRPr="006E32F9">
        <w:rPr>
          <w:rFonts w:cs="Arial"/>
          <w:lang w:val="en-US"/>
        </w:rPr>
        <w:t xml:space="preserve">Lawrence, J., &amp; Reed, C. (2020). Argument Mining: A Survey. </w:t>
      </w:r>
      <w:r w:rsidRPr="006E32F9">
        <w:rPr>
          <w:rFonts w:cs="Arial"/>
          <w:i/>
          <w:iCs/>
          <w:lang w:val="en-US"/>
        </w:rPr>
        <w:t>Computational Linguistics</w:t>
      </w:r>
      <w:r w:rsidRPr="006E32F9">
        <w:rPr>
          <w:rFonts w:cs="Arial"/>
          <w:lang w:val="en-US"/>
        </w:rPr>
        <w:t xml:space="preserve">, </w:t>
      </w:r>
      <w:r w:rsidRPr="006E32F9">
        <w:rPr>
          <w:rFonts w:cs="Arial"/>
          <w:i/>
          <w:iCs/>
          <w:lang w:val="en-US"/>
        </w:rPr>
        <w:t>45</w:t>
      </w:r>
      <w:r w:rsidRPr="006E32F9">
        <w:rPr>
          <w:rFonts w:cs="Arial"/>
          <w:lang w:val="en-US"/>
        </w:rPr>
        <w:t>(4), 765–818. https://doi.org/10.1162/coli_a_00364</w:t>
      </w:r>
    </w:p>
    <w:p w14:paraId="27751272" w14:textId="77777777" w:rsidR="006E32F9" w:rsidRPr="006E32F9" w:rsidRDefault="006E32F9" w:rsidP="006E32F9">
      <w:pPr>
        <w:pStyle w:val="Literaturverzeichnis"/>
        <w:rPr>
          <w:rFonts w:cs="Arial"/>
          <w:lang w:val="en-US"/>
        </w:rPr>
      </w:pPr>
      <w:r w:rsidRPr="006E32F9">
        <w:rPr>
          <w:rFonts w:cs="Arial"/>
        </w:rPr>
        <w:t xml:space="preserve">Lu, R.-S., Lin, C.-C., &amp; Tsao, H.-Y. (2024). </w:t>
      </w:r>
      <w:r w:rsidRPr="006E32F9">
        <w:rPr>
          <w:rFonts w:cs="Arial"/>
          <w:lang w:val="en-US"/>
        </w:rPr>
        <w:t xml:space="preserve">Empowering Large Language Models to Leverage Domain-Specific Knowledge in E-Learning. </w:t>
      </w:r>
      <w:r w:rsidRPr="006E32F9">
        <w:rPr>
          <w:rFonts w:cs="Arial"/>
          <w:i/>
          <w:iCs/>
          <w:lang w:val="en-US"/>
        </w:rPr>
        <w:t>Applied Sciences</w:t>
      </w:r>
      <w:r w:rsidRPr="006E32F9">
        <w:rPr>
          <w:rFonts w:cs="Arial"/>
          <w:lang w:val="en-US"/>
        </w:rPr>
        <w:t xml:space="preserve">, </w:t>
      </w:r>
      <w:r w:rsidRPr="006E32F9">
        <w:rPr>
          <w:rFonts w:cs="Arial"/>
          <w:i/>
          <w:iCs/>
          <w:lang w:val="en-US"/>
        </w:rPr>
        <w:t>14</w:t>
      </w:r>
      <w:r w:rsidRPr="006E32F9">
        <w:rPr>
          <w:rFonts w:cs="Arial"/>
          <w:lang w:val="en-US"/>
        </w:rPr>
        <w:t>(12), 5264. https://doi.org/10.3390/app14125264</w:t>
      </w:r>
    </w:p>
    <w:p w14:paraId="5151597C" w14:textId="77777777" w:rsidR="006E32F9" w:rsidRPr="006E32F9" w:rsidRDefault="006E32F9" w:rsidP="006E32F9">
      <w:pPr>
        <w:pStyle w:val="Literaturverzeichnis"/>
        <w:rPr>
          <w:rFonts w:cs="Arial"/>
          <w:lang w:val="en-US"/>
        </w:rPr>
      </w:pPr>
      <w:r w:rsidRPr="006E32F9">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6E32F9">
        <w:rPr>
          <w:rFonts w:cs="Arial"/>
          <w:i/>
          <w:iCs/>
          <w:lang w:val="en-US"/>
        </w:rPr>
        <w:t>Scientific Reports</w:t>
      </w:r>
      <w:r w:rsidRPr="006E32F9">
        <w:rPr>
          <w:rFonts w:cs="Arial"/>
          <w:lang w:val="en-US"/>
        </w:rPr>
        <w:t xml:space="preserve">, </w:t>
      </w:r>
      <w:r w:rsidRPr="006E32F9">
        <w:rPr>
          <w:rFonts w:cs="Arial"/>
          <w:i/>
          <w:iCs/>
          <w:lang w:val="en-US"/>
        </w:rPr>
        <w:t>14</w:t>
      </w:r>
      <w:r w:rsidRPr="006E32F9">
        <w:rPr>
          <w:rFonts w:cs="Arial"/>
          <w:lang w:val="en-US"/>
        </w:rPr>
        <w:t>(1), 14156. https://doi.org/10.1038/s41598-024-64827-6</w:t>
      </w:r>
    </w:p>
    <w:p w14:paraId="38E2BB1F" w14:textId="77777777" w:rsidR="006E32F9" w:rsidRPr="006E32F9" w:rsidRDefault="006E32F9" w:rsidP="006E32F9">
      <w:pPr>
        <w:pStyle w:val="Literaturverzeichnis"/>
        <w:rPr>
          <w:rFonts w:cs="Arial"/>
          <w:lang w:val="en-US"/>
        </w:rPr>
      </w:pPr>
      <w:r w:rsidRPr="006E32F9">
        <w:rPr>
          <w:rFonts w:cs="Arial"/>
          <w:lang w:val="en-US"/>
        </w:rPr>
        <w:t xml:space="preserve">Meta. (2024). </w:t>
      </w:r>
      <w:r w:rsidRPr="006E32F9">
        <w:rPr>
          <w:rFonts w:cs="Arial"/>
          <w:i/>
          <w:iCs/>
          <w:lang w:val="en-US"/>
        </w:rPr>
        <w:t>Prompting</w:t>
      </w:r>
      <w:r w:rsidRPr="006E32F9">
        <w:rPr>
          <w:rFonts w:cs="Arial"/>
          <w:lang w:val="en-US"/>
        </w:rPr>
        <w:t>. How-to Guides. https://www.llama.com/docs/how-to-guides/prompting/</w:t>
      </w:r>
    </w:p>
    <w:p w14:paraId="6D315C44" w14:textId="77777777" w:rsidR="006E32F9" w:rsidRPr="006E32F9" w:rsidRDefault="006E32F9" w:rsidP="006E32F9">
      <w:pPr>
        <w:pStyle w:val="Literaturverzeichnis"/>
        <w:rPr>
          <w:rFonts w:cs="Arial"/>
          <w:lang w:val="en-US"/>
        </w:rPr>
      </w:pPr>
      <w:r w:rsidRPr="006E32F9">
        <w:rPr>
          <w:rFonts w:cs="Arial"/>
          <w:lang w:val="en-US"/>
        </w:rPr>
        <w:t xml:space="preserve">OpenAI. (2024a). </w:t>
      </w:r>
      <w:r w:rsidRPr="006E32F9">
        <w:rPr>
          <w:rFonts w:cs="Arial"/>
          <w:i/>
          <w:iCs/>
          <w:lang w:val="en-US"/>
        </w:rPr>
        <w:t>Chat. Temperature</w:t>
      </w:r>
      <w:r w:rsidRPr="006E32F9">
        <w:rPr>
          <w:rFonts w:cs="Arial"/>
          <w:lang w:val="en-US"/>
        </w:rPr>
        <w:t>. OpenAI Platform. API Reference. https://platform.openai.com/docs/api-reference/chat/create</w:t>
      </w:r>
    </w:p>
    <w:p w14:paraId="19AD8BE6" w14:textId="77777777" w:rsidR="006E32F9" w:rsidRPr="006E32F9" w:rsidRDefault="006E32F9" w:rsidP="006E32F9">
      <w:pPr>
        <w:pStyle w:val="Literaturverzeichnis"/>
        <w:rPr>
          <w:rFonts w:cs="Arial"/>
          <w:lang w:val="en-US"/>
        </w:rPr>
      </w:pPr>
      <w:r w:rsidRPr="006E32F9">
        <w:rPr>
          <w:rFonts w:cs="Arial"/>
          <w:lang w:val="en-US"/>
        </w:rPr>
        <w:t xml:space="preserve">OpenAI. (2024b). </w:t>
      </w:r>
      <w:r w:rsidRPr="006E32F9">
        <w:rPr>
          <w:rFonts w:cs="Arial"/>
          <w:i/>
          <w:iCs/>
          <w:lang w:val="en-US"/>
        </w:rPr>
        <w:t>GPT-4o mini: Advancing cost-efficient intelligence</w:t>
      </w:r>
      <w:r w:rsidRPr="006E32F9">
        <w:rPr>
          <w:rFonts w:cs="Arial"/>
          <w:lang w:val="en-US"/>
        </w:rPr>
        <w:t>. Openai.Com. https://openai.com/index/gpt-4o-mini-advancing-cost-efficient-intelligence/</w:t>
      </w:r>
    </w:p>
    <w:p w14:paraId="31DCBF50" w14:textId="77777777" w:rsidR="006E32F9" w:rsidRPr="006E32F9" w:rsidRDefault="006E32F9" w:rsidP="006E32F9">
      <w:pPr>
        <w:pStyle w:val="Literaturverzeichnis"/>
        <w:rPr>
          <w:rFonts w:cs="Arial"/>
          <w:lang w:val="en-US"/>
        </w:rPr>
      </w:pPr>
      <w:r w:rsidRPr="006E32F9">
        <w:rPr>
          <w:rFonts w:cs="Arial"/>
          <w:lang w:val="en-US"/>
        </w:rPr>
        <w:t xml:space="preserve">OpenAI. (2024c). </w:t>
      </w:r>
      <w:r w:rsidRPr="006E32F9">
        <w:rPr>
          <w:rFonts w:cs="Arial"/>
          <w:i/>
          <w:iCs/>
          <w:lang w:val="en-US"/>
        </w:rPr>
        <w:t>Models</w:t>
      </w:r>
      <w:r w:rsidRPr="006E32F9">
        <w:rPr>
          <w:rFonts w:cs="Arial"/>
          <w:lang w:val="en-US"/>
        </w:rPr>
        <w:t>. OpenAI Platform. https://platform.openai.com/docs/models/</w:t>
      </w:r>
    </w:p>
    <w:p w14:paraId="7CA421D9" w14:textId="77777777" w:rsidR="006E32F9" w:rsidRPr="006E32F9" w:rsidRDefault="006E32F9" w:rsidP="006E32F9">
      <w:pPr>
        <w:pStyle w:val="Literaturverzeichnis"/>
        <w:rPr>
          <w:rFonts w:cs="Arial"/>
        </w:rPr>
      </w:pPr>
      <w:r w:rsidRPr="006E32F9">
        <w:rPr>
          <w:rFonts w:cs="Arial"/>
          <w:lang w:val="en-US"/>
        </w:rPr>
        <w:t xml:space="preserve">OpenAI. (2024d). </w:t>
      </w:r>
      <w:r w:rsidRPr="006E32F9">
        <w:rPr>
          <w:rFonts w:cs="Arial"/>
          <w:i/>
          <w:iCs/>
          <w:lang w:val="en-US"/>
        </w:rPr>
        <w:t>Optimizing LLM Accuracy</w:t>
      </w:r>
      <w:r w:rsidRPr="006E32F9">
        <w:rPr>
          <w:rFonts w:cs="Arial"/>
          <w:lang w:val="en-US"/>
        </w:rPr>
        <w:t xml:space="preserve">. </w:t>
      </w:r>
      <w:r w:rsidRPr="006E32F9">
        <w:rPr>
          <w:rFonts w:cs="Arial"/>
        </w:rPr>
        <w:t>OpenAI Platform. Docs. https://platform.openai.com/docs/guides/optimizing-llm-accuracy</w:t>
      </w:r>
    </w:p>
    <w:p w14:paraId="3FB36E1B" w14:textId="77777777" w:rsidR="006E32F9" w:rsidRPr="006E32F9" w:rsidRDefault="006E32F9" w:rsidP="006E32F9">
      <w:pPr>
        <w:pStyle w:val="Literaturverzeichnis"/>
        <w:rPr>
          <w:rFonts w:cs="Arial"/>
          <w:lang w:val="en-US"/>
        </w:rPr>
      </w:pPr>
      <w:r w:rsidRPr="006E32F9">
        <w:rPr>
          <w:rFonts w:cs="Arial"/>
        </w:rPr>
        <w:t xml:space="preserve">OpenAI. (2024e). </w:t>
      </w:r>
      <w:r w:rsidRPr="006E32F9">
        <w:rPr>
          <w:rFonts w:cs="Arial"/>
          <w:i/>
          <w:iCs/>
          <w:lang w:val="en-US"/>
        </w:rPr>
        <w:t>Prompt engineering</w:t>
      </w:r>
      <w:r w:rsidRPr="006E32F9">
        <w:rPr>
          <w:rFonts w:cs="Arial"/>
          <w:lang w:val="en-US"/>
        </w:rPr>
        <w:t>. OpenAI Platform. Docs. https://platform.openai.com/docs/guides/prompt-engineering</w:t>
      </w:r>
    </w:p>
    <w:p w14:paraId="6193C76A" w14:textId="77777777" w:rsidR="006E32F9" w:rsidRPr="006E32F9" w:rsidRDefault="006E32F9" w:rsidP="006E32F9">
      <w:pPr>
        <w:pStyle w:val="Literaturverzeichnis"/>
        <w:rPr>
          <w:rFonts w:cs="Arial"/>
          <w:lang w:val="en-US"/>
        </w:rPr>
      </w:pPr>
      <w:r w:rsidRPr="006E32F9">
        <w:rPr>
          <w:rFonts w:cs="Arial"/>
          <w:lang w:val="en-US"/>
        </w:rPr>
        <w:t xml:space="preserve">OpenAI. (2024f). </w:t>
      </w:r>
      <w:r w:rsidRPr="006E32F9">
        <w:rPr>
          <w:rFonts w:cs="Arial"/>
          <w:i/>
          <w:iCs/>
          <w:lang w:val="en-US"/>
        </w:rPr>
        <w:t>Structured Outputs</w:t>
      </w:r>
      <w:r w:rsidRPr="006E32F9">
        <w:rPr>
          <w:rFonts w:cs="Arial"/>
          <w:lang w:val="en-US"/>
        </w:rPr>
        <w:t>. Docs. https://platform.openai.com/docs/guides/structured-outputs</w:t>
      </w:r>
    </w:p>
    <w:p w14:paraId="7D5623E4" w14:textId="77777777" w:rsidR="006E32F9" w:rsidRPr="006E32F9" w:rsidRDefault="006E32F9" w:rsidP="006E32F9">
      <w:pPr>
        <w:pStyle w:val="Literaturverzeichnis"/>
        <w:rPr>
          <w:rFonts w:cs="Arial"/>
          <w:lang w:val="en-US"/>
        </w:rPr>
      </w:pPr>
      <w:r w:rsidRPr="006E32F9">
        <w:rPr>
          <w:rFonts w:cs="Arial"/>
          <w:lang w:val="en-US"/>
        </w:rPr>
        <w:t xml:space="preserve">OpenAI. (2025a). </w:t>
      </w:r>
      <w:r w:rsidRPr="006E32F9">
        <w:rPr>
          <w:rFonts w:cs="Arial"/>
          <w:i/>
          <w:iCs/>
          <w:lang w:val="en-US"/>
        </w:rPr>
        <w:t>Advanced usage</w:t>
      </w:r>
      <w:r w:rsidRPr="006E32F9">
        <w:rPr>
          <w:rFonts w:cs="Arial"/>
          <w:lang w:val="en-US"/>
        </w:rPr>
        <w:t>. OpenAI Platform. https://platform.openai.com</w:t>
      </w:r>
    </w:p>
    <w:p w14:paraId="6CABE1BA" w14:textId="77777777" w:rsidR="006E32F9" w:rsidRPr="006E32F9" w:rsidRDefault="006E32F9" w:rsidP="006E32F9">
      <w:pPr>
        <w:pStyle w:val="Literaturverzeichnis"/>
        <w:rPr>
          <w:rFonts w:cs="Arial"/>
          <w:lang w:val="en-US"/>
        </w:rPr>
      </w:pPr>
      <w:r w:rsidRPr="006E32F9">
        <w:rPr>
          <w:rFonts w:cs="Arial"/>
          <w:lang w:val="en-US"/>
        </w:rPr>
        <w:t xml:space="preserve">OpenAI. (2025b). </w:t>
      </w:r>
      <w:r w:rsidRPr="006E32F9">
        <w:rPr>
          <w:rFonts w:cs="Arial"/>
          <w:i/>
          <w:iCs/>
          <w:lang w:val="en-US"/>
        </w:rPr>
        <w:t>Batch API</w:t>
      </w:r>
      <w:r w:rsidRPr="006E32F9">
        <w:rPr>
          <w:rFonts w:cs="Arial"/>
          <w:lang w:val="en-US"/>
        </w:rPr>
        <w:t>. OpenAI Platform. https://platform.openai.com/docs/guides/batch/batch-api</w:t>
      </w:r>
    </w:p>
    <w:p w14:paraId="18FF9F2C" w14:textId="77777777" w:rsidR="006E32F9" w:rsidRPr="006E32F9" w:rsidRDefault="006E32F9" w:rsidP="006E32F9">
      <w:pPr>
        <w:pStyle w:val="Literaturverzeichnis"/>
        <w:rPr>
          <w:rFonts w:cs="Arial"/>
          <w:lang w:val="en-US"/>
        </w:rPr>
      </w:pPr>
      <w:r w:rsidRPr="006E32F9">
        <w:rPr>
          <w:rFonts w:cs="Arial"/>
          <w:lang w:val="en-US"/>
        </w:rPr>
        <w:t xml:space="preserve">OpenAI. (2025c). </w:t>
      </w:r>
      <w:r w:rsidRPr="006E32F9">
        <w:rPr>
          <w:rFonts w:cs="Arial"/>
          <w:i/>
          <w:iCs/>
          <w:lang w:val="en-US"/>
        </w:rPr>
        <w:t>Pricing</w:t>
      </w:r>
      <w:r w:rsidRPr="006E32F9">
        <w:rPr>
          <w:rFonts w:cs="Arial"/>
          <w:lang w:val="en-US"/>
        </w:rPr>
        <w:t>. https://openai.com/api/pricing/</w:t>
      </w:r>
    </w:p>
    <w:p w14:paraId="218A258A" w14:textId="77777777" w:rsidR="006E32F9" w:rsidRPr="006E32F9" w:rsidRDefault="006E32F9" w:rsidP="006E32F9">
      <w:pPr>
        <w:pStyle w:val="Literaturverzeichnis"/>
        <w:rPr>
          <w:rFonts w:cs="Arial"/>
          <w:lang w:val="en-US"/>
        </w:rPr>
      </w:pPr>
      <w:r w:rsidRPr="006E32F9">
        <w:rPr>
          <w:rFonts w:cs="Arial"/>
          <w:lang w:val="en-US"/>
        </w:rPr>
        <w:t xml:space="preserve">OpenAI. (2025d). </w:t>
      </w:r>
      <w:r w:rsidRPr="006E32F9">
        <w:rPr>
          <w:rFonts w:cs="Arial"/>
          <w:i/>
          <w:iCs/>
          <w:lang w:val="en-US"/>
        </w:rPr>
        <w:t>Rate limits</w:t>
      </w:r>
      <w:r w:rsidRPr="006E32F9">
        <w:rPr>
          <w:rFonts w:cs="Arial"/>
          <w:lang w:val="en-US"/>
        </w:rPr>
        <w:t>. OpenAI Platform. https://platform.openai.com/docs/guides/rate-limits?context=tier-free</w:t>
      </w:r>
    </w:p>
    <w:p w14:paraId="4BCEEEB5" w14:textId="77777777" w:rsidR="006E32F9" w:rsidRPr="006E32F9" w:rsidRDefault="006E32F9" w:rsidP="006E32F9">
      <w:pPr>
        <w:pStyle w:val="Literaturverzeichnis"/>
        <w:rPr>
          <w:rFonts w:cs="Arial"/>
        </w:rPr>
      </w:pPr>
      <w:r w:rsidRPr="006E32F9">
        <w:rPr>
          <w:rFonts w:cs="Arial"/>
        </w:rPr>
        <w:t xml:space="preserve">OpenAI. (2025e). </w:t>
      </w:r>
      <w:r w:rsidRPr="006E32F9">
        <w:rPr>
          <w:rFonts w:cs="Arial"/>
          <w:i/>
          <w:iCs/>
        </w:rPr>
        <w:t>Text generation</w:t>
      </w:r>
      <w:r w:rsidRPr="006E32F9">
        <w:rPr>
          <w:rFonts w:cs="Arial"/>
        </w:rPr>
        <w:t>. https://platform.openai.com/docs/guides/text-generation</w:t>
      </w:r>
    </w:p>
    <w:p w14:paraId="5CA86BD8" w14:textId="77777777" w:rsidR="006E32F9" w:rsidRPr="006E32F9" w:rsidRDefault="006E32F9" w:rsidP="006E32F9">
      <w:pPr>
        <w:pStyle w:val="Literaturverzeichnis"/>
        <w:rPr>
          <w:rFonts w:cs="Arial"/>
        </w:rPr>
      </w:pPr>
      <w:r w:rsidRPr="006E32F9">
        <w:rPr>
          <w:rFonts w:cs="Arial"/>
        </w:rPr>
        <w:t xml:space="preserve">Ozdemir, S. (2024). </w:t>
      </w:r>
      <w:r w:rsidRPr="006E32F9">
        <w:rPr>
          <w:rFonts w:cs="Arial"/>
          <w:i/>
          <w:iCs/>
        </w:rPr>
        <w:t>Praxiseinstieg Large Language Models: Strategien und Best Practices für den Einsatz von ChatGPT und anderen LLMs</w:t>
      </w:r>
      <w:r w:rsidRPr="006E32F9">
        <w:rPr>
          <w:rFonts w:cs="Arial"/>
        </w:rPr>
        <w:t xml:space="preserve"> (F. Langenau, Übers.; 1. Aufl., deutsche Ausgabe). O’Reilly.</w:t>
      </w:r>
    </w:p>
    <w:p w14:paraId="443E325B" w14:textId="77777777" w:rsidR="006E32F9" w:rsidRPr="006E32F9" w:rsidRDefault="006E32F9" w:rsidP="006E32F9">
      <w:pPr>
        <w:pStyle w:val="Literaturverzeichnis"/>
        <w:rPr>
          <w:rFonts w:cs="Arial"/>
          <w:lang w:val="en-US"/>
        </w:rPr>
      </w:pPr>
      <w:r w:rsidRPr="006E32F9">
        <w:rPr>
          <w:rFonts w:cs="Arial"/>
        </w:rPr>
        <w:t xml:space="preserve">Papineni, K., Roukos, S., Ward, T., &amp; Zhu, W.-J. (2002). </w:t>
      </w:r>
      <w:r w:rsidRPr="006E32F9">
        <w:rPr>
          <w:rFonts w:cs="Arial"/>
          <w:lang w:val="en-US"/>
        </w:rPr>
        <w:t xml:space="preserve">BLEU: A method for automatic evaluation of machine translation. </w:t>
      </w:r>
      <w:r w:rsidRPr="006E32F9">
        <w:rPr>
          <w:rFonts w:cs="Arial"/>
          <w:i/>
          <w:iCs/>
          <w:lang w:val="en-US"/>
        </w:rPr>
        <w:t>Proceedings of the 40th Annual Meeting on Association for Computational Linguistics  - ACL ’02</w:t>
      </w:r>
      <w:r w:rsidRPr="006E32F9">
        <w:rPr>
          <w:rFonts w:cs="Arial"/>
          <w:lang w:val="en-US"/>
        </w:rPr>
        <w:t>, 311–318. https://doi.org/10.3115/1073083.1073135</w:t>
      </w:r>
    </w:p>
    <w:p w14:paraId="211EB4B0" w14:textId="77777777" w:rsidR="006E32F9" w:rsidRPr="006E32F9" w:rsidRDefault="006E32F9" w:rsidP="006E32F9">
      <w:pPr>
        <w:pStyle w:val="Literaturverzeichnis"/>
        <w:rPr>
          <w:rFonts w:cs="Arial"/>
          <w:lang w:val="en-US"/>
        </w:rPr>
      </w:pPr>
      <w:r w:rsidRPr="006E32F9">
        <w:rPr>
          <w:rFonts w:cs="Arial"/>
          <w:lang w:val="en-US"/>
        </w:rPr>
        <w:t xml:space="preserve">Patil, R., &amp; Gudivada, V. (2024). A Review of Current Trends, Techniques, and Challenges in Large Language Models (LLMs). </w:t>
      </w:r>
      <w:r w:rsidRPr="006E32F9">
        <w:rPr>
          <w:rFonts w:cs="Arial"/>
          <w:i/>
          <w:iCs/>
          <w:lang w:val="en-US"/>
        </w:rPr>
        <w:t>Applied Sciences</w:t>
      </w:r>
      <w:r w:rsidRPr="006E32F9">
        <w:rPr>
          <w:rFonts w:cs="Arial"/>
          <w:lang w:val="en-US"/>
        </w:rPr>
        <w:t xml:space="preserve">, </w:t>
      </w:r>
      <w:r w:rsidRPr="006E32F9">
        <w:rPr>
          <w:rFonts w:cs="Arial"/>
          <w:i/>
          <w:iCs/>
          <w:lang w:val="en-US"/>
        </w:rPr>
        <w:t>14</w:t>
      </w:r>
      <w:r w:rsidRPr="006E32F9">
        <w:rPr>
          <w:rFonts w:cs="Arial"/>
          <w:lang w:val="en-US"/>
        </w:rPr>
        <w:t>(5), 2074. https://doi.org/10.3390/app14052074</w:t>
      </w:r>
    </w:p>
    <w:p w14:paraId="32067F6F" w14:textId="77777777" w:rsidR="006E32F9" w:rsidRPr="006E32F9" w:rsidRDefault="006E32F9" w:rsidP="006E32F9">
      <w:pPr>
        <w:pStyle w:val="Literaturverzeichnis"/>
        <w:rPr>
          <w:rFonts w:cs="Arial"/>
          <w:lang w:val="en-US"/>
        </w:rPr>
      </w:pPr>
      <w:r w:rsidRPr="006E32F9">
        <w:rPr>
          <w:rFonts w:cs="Arial"/>
          <w:lang w:val="en-US"/>
        </w:rPr>
        <w:t xml:space="preserve">Peldszus, A., &amp; Stede, M. (2013). From Argument Diagrams to Argumentation Mining in Texts: A Survey. </w:t>
      </w:r>
      <w:r w:rsidRPr="006E32F9">
        <w:rPr>
          <w:rFonts w:cs="Arial"/>
          <w:i/>
          <w:iCs/>
          <w:lang w:val="en-US"/>
        </w:rPr>
        <w:t>International Journal of Cognitive Informatics and Natural Intelligence</w:t>
      </w:r>
      <w:r w:rsidRPr="006E32F9">
        <w:rPr>
          <w:rFonts w:cs="Arial"/>
          <w:lang w:val="en-US"/>
        </w:rPr>
        <w:t xml:space="preserve">, </w:t>
      </w:r>
      <w:r w:rsidRPr="006E32F9">
        <w:rPr>
          <w:rFonts w:cs="Arial"/>
          <w:i/>
          <w:iCs/>
          <w:lang w:val="en-US"/>
        </w:rPr>
        <w:t>7</w:t>
      </w:r>
      <w:r w:rsidRPr="006E32F9">
        <w:rPr>
          <w:rFonts w:cs="Arial"/>
          <w:lang w:val="en-US"/>
        </w:rPr>
        <w:t>(1), 1–31. https://doi.org/10.4018/jcini.2013010101</w:t>
      </w:r>
    </w:p>
    <w:p w14:paraId="3E538158" w14:textId="77777777" w:rsidR="006E32F9" w:rsidRPr="006E32F9" w:rsidRDefault="006E32F9" w:rsidP="006E32F9">
      <w:pPr>
        <w:pStyle w:val="Literaturverzeichnis"/>
        <w:rPr>
          <w:rFonts w:cs="Arial"/>
          <w:lang w:val="en-US"/>
        </w:rPr>
      </w:pPr>
      <w:r w:rsidRPr="006E32F9">
        <w:rPr>
          <w:rFonts w:cs="Arial"/>
          <w:lang w:val="en-US"/>
        </w:rPr>
        <w:t xml:space="preserve">Sanders, T. (2022, Dezember 16). </w:t>
      </w:r>
      <w:r w:rsidRPr="006E32F9">
        <w:rPr>
          <w:rFonts w:cs="Arial"/>
          <w:i/>
          <w:iCs/>
          <w:lang w:val="en-US"/>
        </w:rPr>
        <w:t>How to count tokens with Tiktoken</w:t>
      </w:r>
      <w:r w:rsidRPr="006E32F9">
        <w:rPr>
          <w:rFonts w:cs="Arial"/>
          <w:lang w:val="en-US"/>
        </w:rPr>
        <w:t>. OpenAI Cookbook. https://cookbook.openai.com/examples/how_to_count_tokens_with_tiktoken</w:t>
      </w:r>
    </w:p>
    <w:p w14:paraId="2495D367" w14:textId="77777777" w:rsidR="006E32F9" w:rsidRPr="006E32F9" w:rsidRDefault="006E32F9" w:rsidP="006E32F9">
      <w:pPr>
        <w:pStyle w:val="Literaturverzeichnis"/>
        <w:rPr>
          <w:rFonts w:cs="Arial"/>
          <w:lang w:val="en-US"/>
        </w:rPr>
      </w:pPr>
      <w:r w:rsidRPr="006E32F9">
        <w:rPr>
          <w:rFonts w:cs="Arial"/>
          <w:lang w:val="en-US"/>
        </w:rPr>
        <w:t xml:space="preserve">Stab, C., &amp; Gurevych, I. (2014). </w:t>
      </w:r>
      <w:r w:rsidRPr="006E32F9">
        <w:rPr>
          <w:rFonts w:cs="Arial"/>
          <w:i/>
          <w:iCs/>
          <w:lang w:val="en-US"/>
        </w:rPr>
        <w:t>Annotating Argument Components and Relations in Persuasive Essays</w:t>
      </w:r>
      <w:r w:rsidRPr="006E32F9">
        <w:rPr>
          <w:rFonts w:cs="Arial"/>
          <w:lang w:val="en-US"/>
        </w:rPr>
        <w:t>.</w:t>
      </w:r>
    </w:p>
    <w:p w14:paraId="22DBE65E" w14:textId="77777777" w:rsidR="006E32F9" w:rsidRPr="006E32F9" w:rsidRDefault="006E32F9" w:rsidP="006E32F9">
      <w:pPr>
        <w:pStyle w:val="Literaturverzeichnis"/>
        <w:rPr>
          <w:rFonts w:cs="Arial"/>
          <w:lang w:val="en-US"/>
        </w:rPr>
      </w:pPr>
      <w:r w:rsidRPr="006E32F9">
        <w:rPr>
          <w:rFonts w:cs="Arial"/>
          <w:lang w:val="en-US"/>
        </w:rPr>
        <w:t xml:space="preserve">Stab, C., &amp; Gurevych, I. (2017a). </w:t>
      </w:r>
      <w:r w:rsidRPr="006E32F9">
        <w:rPr>
          <w:rFonts w:cs="Arial"/>
          <w:i/>
          <w:iCs/>
          <w:lang w:val="en-US"/>
        </w:rPr>
        <w:t>Argument Annotated Essays (version 2)</w:t>
      </w:r>
      <w:r w:rsidRPr="006E32F9">
        <w:rPr>
          <w:rFonts w:cs="Arial"/>
          <w:lang w:val="en-US"/>
        </w:rPr>
        <w:t xml:space="preserve"> [Dataset]. https://tudatalib.ulb.tu-darmstadt.de/handle/tudatalib/2422</w:t>
      </w:r>
    </w:p>
    <w:p w14:paraId="692176B8" w14:textId="77777777" w:rsidR="006E32F9" w:rsidRPr="006E32F9" w:rsidRDefault="006E32F9" w:rsidP="006E32F9">
      <w:pPr>
        <w:pStyle w:val="Literaturverzeichnis"/>
        <w:rPr>
          <w:rFonts w:cs="Arial"/>
          <w:lang w:val="en-US"/>
        </w:rPr>
      </w:pPr>
      <w:r w:rsidRPr="006E32F9">
        <w:rPr>
          <w:rFonts w:cs="Arial"/>
          <w:lang w:val="en-US"/>
        </w:rPr>
        <w:t xml:space="preserve">Stab, C., &amp; Gurevych, I. (2017b). Parsing Argumentation Structures in Persuasive Essays. </w:t>
      </w:r>
      <w:r w:rsidRPr="006E32F9">
        <w:rPr>
          <w:rFonts w:cs="Arial"/>
          <w:i/>
          <w:iCs/>
          <w:lang w:val="en-US"/>
        </w:rPr>
        <w:t>Computational Linguistics</w:t>
      </w:r>
      <w:r w:rsidRPr="006E32F9">
        <w:rPr>
          <w:rFonts w:cs="Arial"/>
          <w:lang w:val="en-US"/>
        </w:rPr>
        <w:t xml:space="preserve">, </w:t>
      </w:r>
      <w:r w:rsidRPr="006E32F9">
        <w:rPr>
          <w:rFonts w:cs="Arial"/>
          <w:i/>
          <w:iCs/>
          <w:lang w:val="en-US"/>
        </w:rPr>
        <w:t>43</w:t>
      </w:r>
      <w:r w:rsidRPr="006E32F9">
        <w:rPr>
          <w:rFonts w:cs="Arial"/>
          <w:lang w:val="en-US"/>
        </w:rPr>
        <w:t>(3), 619–659. https://doi.org/10.1162/COLI_a_00295</w:t>
      </w:r>
    </w:p>
    <w:p w14:paraId="43D45120" w14:textId="77777777" w:rsidR="006E32F9" w:rsidRPr="006E32F9" w:rsidRDefault="006E32F9" w:rsidP="006E32F9">
      <w:pPr>
        <w:pStyle w:val="Literaturverzeichnis"/>
        <w:rPr>
          <w:rFonts w:cs="Arial"/>
          <w:lang w:val="en-US"/>
        </w:rPr>
      </w:pPr>
      <w:r w:rsidRPr="006E32F9">
        <w:rPr>
          <w:rFonts w:cs="Arial"/>
          <w:lang w:val="en-US"/>
        </w:rPr>
        <w:t xml:space="preserve">Trad, F., &amp; Chehab, A. (2024). Prompt Engineering or Fine-Tuning? A Case Study on Phishing Detection with Large Language Models. </w:t>
      </w:r>
      <w:r w:rsidRPr="006E32F9">
        <w:rPr>
          <w:rFonts w:cs="Arial"/>
          <w:i/>
          <w:iCs/>
          <w:lang w:val="en-US"/>
        </w:rPr>
        <w:t>Machine Learning and Knowledge Extraction</w:t>
      </w:r>
      <w:r w:rsidRPr="006E32F9">
        <w:rPr>
          <w:rFonts w:cs="Arial"/>
          <w:lang w:val="en-US"/>
        </w:rPr>
        <w:t xml:space="preserve">, </w:t>
      </w:r>
      <w:r w:rsidRPr="006E32F9">
        <w:rPr>
          <w:rFonts w:cs="Arial"/>
          <w:i/>
          <w:iCs/>
          <w:lang w:val="en-US"/>
        </w:rPr>
        <w:t>6</w:t>
      </w:r>
      <w:r w:rsidRPr="006E32F9">
        <w:rPr>
          <w:rFonts w:cs="Arial"/>
          <w:lang w:val="en-US"/>
        </w:rPr>
        <w:t>(1), 367–384. https://doi.org/10.3390/make6010018</w:t>
      </w:r>
    </w:p>
    <w:p w14:paraId="43392220" w14:textId="77777777" w:rsidR="006E32F9" w:rsidRPr="006E32F9" w:rsidRDefault="006E32F9" w:rsidP="006E32F9">
      <w:pPr>
        <w:pStyle w:val="Literaturverzeichnis"/>
        <w:rPr>
          <w:rFonts w:cs="Arial"/>
        </w:rPr>
      </w:pPr>
      <w:r w:rsidRPr="006E32F9">
        <w:rPr>
          <w:rFonts w:cs="Arial"/>
          <w:lang w:val="en-US"/>
        </w:rPr>
        <w:t xml:space="preserve">Tunstall, L., Werra, L. von, Wolf, T., &amp; Géron, A. (2023). </w:t>
      </w:r>
      <w:r w:rsidRPr="006E32F9">
        <w:rPr>
          <w:rFonts w:cs="Arial"/>
          <w:i/>
          <w:iCs/>
        </w:rPr>
        <w:t>Natural Language Processing mit Transformern: Sprachanwendungen mit Hugging Face erstellen</w:t>
      </w:r>
      <w:r w:rsidRPr="006E32F9">
        <w:rPr>
          <w:rFonts w:cs="Arial"/>
        </w:rPr>
        <w:t xml:space="preserve"> (M. Fraaß, Übers.; 2. Aufl.). O’Reilly.</w:t>
      </w:r>
    </w:p>
    <w:p w14:paraId="01DEF5E1" w14:textId="77777777" w:rsidR="006E32F9" w:rsidRPr="006E32F9" w:rsidRDefault="006E32F9" w:rsidP="006E32F9">
      <w:pPr>
        <w:pStyle w:val="Literaturverzeichnis"/>
        <w:rPr>
          <w:rFonts w:cs="Arial"/>
          <w:lang w:val="en-US"/>
        </w:rPr>
      </w:pPr>
      <w:r w:rsidRPr="006E32F9">
        <w:rPr>
          <w:rFonts w:cs="Arial"/>
        </w:rPr>
        <w:t xml:space="preserve">Wei, J., Wang, X., Schuurmans, D., Bosma, M., Ichter, B., Xia, F., Chi, E., Le, Q., &amp; Zhou, D. (2023). </w:t>
      </w:r>
      <w:r w:rsidRPr="006E32F9">
        <w:rPr>
          <w:rFonts w:cs="Arial"/>
          <w:i/>
          <w:iCs/>
          <w:lang w:val="en-US"/>
        </w:rPr>
        <w:t>Chain-of-Thought Prompting Elicits Reasoning in Large Language Models</w:t>
      </w:r>
      <w:r w:rsidRPr="006E32F9">
        <w:rPr>
          <w:rFonts w:cs="Arial"/>
          <w:lang w:val="en-US"/>
        </w:rPr>
        <w:t xml:space="preserve"> (arXiv:2201.11903). arXiv. http://arxiv.org/abs/2201.11903</w:t>
      </w:r>
    </w:p>
    <w:p w14:paraId="618B5A74" w14:textId="77777777" w:rsidR="006E32F9" w:rsidRPr="006E32F9" w:rsidRDefault="006E32F9" w:rsidP="006E32F9">
      <w:pPr>
        <w:pStyle w:val="Literaturverzeichnis"/>
        <w:rPr>
          <w:rFonts w:cs="Arial"/>
          <w:lang w:val="en-US"/>
        </w:rPr>
      </w:pPr>
      <w:r w:rsidRPr="006E32F9">
        <w:rPr>
          <w:rFonts w:cs="Arial"/>
        </w:rPr>
        <w:t xml:space="preserve">Yeginbergen, A., Oronoz, M., &amp; Agerri, R. (2024). </w:t>
      </w:r>
      <w:r w:rsidRPr="006E32F9">
        <w:rPr>
          <w:rFonts w:cs="Arial"/>
          <w:lang w:val="en-US"/>
        </w:rPr>
        <w:t xml:space="preserve">Argument Mining in Data Scarce Settings: Cross-lingual Transfer and Few-shot Techniques. </w:t>
      </w:r>
      <w:r w:rsidRPr="006E32F9">
        <w:rPr>
          <w:rFonts w:cs="Arial"/>
          <w:i/>
          <w:iCs/>
          <w:lang w:val="en-US"/>
        </w:rPr>
        <w:t>Proceedings of the 62nd Annual Meeting of the Association for Computational Linguistics (Volume 1: Long Papers)</w:t>
      </w:r>
      <w:r w:rsidRPr="006E32F9">
        <w:rPr>
          <w:rFonts w:cs="Arial"/>
          <w:lang w:val="en-US"/>
        </w:rPr>
        <w:t>, 11687–11699. https://doi.org/10.18653/v1/2024.acl-long.628</w:t>
      </w:r>
    </w:p>
    <w:p w14:paraId="71AE7E49" w14:textId="659288E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065" w:name="_Toc187929409"/>
      <w:r w:rsidRPr="00D44F48">
        <w:t>Anhänge &amp; Projektdokumentation</w:t>
      </w:r>
      <w:bookmarkEnd w:id="2065"/>
    </w:p>
    <w:p w14:paraId="1A1AB6CB" w14:textId="6384CA5A" w:rsidR="002E1F8F" w:rsidRDefault="002E1F8F" w:rsidP="002E1F8F">
      <w:r w:rsidRPr="004B4879">
        <w:rPr>
          <w:highlight w:val="yellow"/>
          <w:rPrChange w:id="2066"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067" w:name="_Toc187929410"/>
      <w:r>
        <w:t>Modellvergleich</w:t>
      </w:r>
      <w:bookmarkEnd w:id="2067"/>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4152E8"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4152E8"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4152E8"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152E8"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152E8"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4152E8"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068" w:author="Ben Fels" w:date="2024-12-22T11:41:00Z" w16du:dateUtc="2024-12-22T10:41:00Z"/>
        </w:rPr>
      </w:pPr>
    </w:p>
    <w:p w14:paraId="22CF2F80" w14:textId="16BEF577" w:rsidR="005F44ED" w:rsidRDefault="005F44ED">
      <w:pPr>
        <w:pStyle w:val="berschrift2"/>
      </w:pPr>
      <w:bookmarkStart w:id="2069" w:name="_Toc187929411"/>
      <w:ins w:id="2070" w:author="Ben Fels" w:date="2024-12-22T11:41:00Z" w16du:dateUtc="2024-12-22T10:41:00Z">
        <w:r>
          <w:t xml:space="preserve">Prompt </w:t>
        </w:r>
        <w:r w:rsidR="007F7952">
          <w:t>Templates</w:t>
        </w:r>
      </w:ins>
      <w:bookmarkEnd w:id="2069"/>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rPr>
          <w:noProof/>
        </w:rPr>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r w:rsidRPr="00831BA6">
        <w:rPr>
          <w:b/>
        </w:rPr>
        <w:t>One-Shot Prompts</w:t>
      </w:r>
    </w:p>
    <w:p w14:paraId="565E1092" w14:textId="66E2B364" w:rsidR="00101732" w:rsidRDefault="005F760F" w:rsidP="00662763">
      <w:r w:rsidRPr="005F760F">
        <w:rPr>
          <w:noProof/>
        </w:rPr>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2071" w:author="Ben Fels" w:date="2024-12-22T11:41:00Z" w16du:dateUtc="2024-12-22T10:41:00Z"/>
        </w:rPr>
      </w:pPr>
      <w:r>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79" w:author="Ben Fels" w:date="2025-01-15T08:03:00Z" w:initials="BF">
    <w:p w14:paraId="1546A3B4" w14:textId="77777777" w:rsidR="00D70BE7" w:rsidRDefault="00D70BE7" w:rsidP="00D70BE7">
      <w:pPr>
        <w:pStyle w:val="Kommentartext"/>
      </w:pPr>
      <w:r>
        <w:rPr>
          <w:rStyle w:val="Kommentarzeichen"/>
        </w:rPr>
        <w:annotationRef/>
      </w:r>
      <w:r>
        <w:t>Seitenzahl der Quelle prüfen</w:t>
      </w:r>
    </w:p>
  </w:comment>
  <w:comment w:id="134" w:author="Ben Fels" w:date="2025-01-18T10:21:00Z" w:initials="BF">
    <w:p w14:paraId="12DD8870" w14:textId="77777777" w:rsidR="000D5F2E" w:rsidRDefault="000D5F2E" w:rsidP="000D5F2E">
      <w:pPr>
        <w:pStyle w:val="Kommentartext"/>
      </w:pPr>
      <w:r>
        <w:rPr>
          <w:rStyle w:val="Kommentarzeichen"/>
        </w:rPr>
        <w:annotationRef/>
      </w:r>
      <w:r>
        <w:t>OpenAI bezeichnet es als Prozess. Siehe Docu bei „Text generation“</w:t>
      </w:r>
    </w:p>
  </w:comment>
  <w:comment w:id="153" w:author="Ben Fels" w:date="2025-01-17T18:54:00Z" w:initials="BF">
    <w:p w14:paraId="24C7A8B7" w14:textId="20E90519" w:rsidR="008440EA" w:rsidRDefault="008440EA" w:rsidP="008440EA">
      <w:pPr>
        <w:pStyle w:val="Kommentartext"/>
      </w:pPr>
      <w:r>
        <w:rPr>
          <w:rStyle w:val="Kommentarzeichen"/>
        </w:rPr>
        <w:annotationRef/>
      </w:r>
      <w:r>
        <w:t xml:space="preserve">Welche? Yeginberg, </w:t>
      </w:r>
    </w:p>
  </w:comment>
  <w:comment w:id="163" w:author="Ben Fels" w:date="2024-12-12T16:20:00Z" w:initials="BF">
    <w:p w14:paraId="4DC4C242" w14:textId="2D9D99F2" w:rsidR="003F72C9" w:rsidRDefault="003F72C9" w:rsidP="003F72C9">
      <w:pPr>
        <w:pStyle w:val="Kommentartext"/>
      </w:pPr>
      <w:r>
        <w:rPr>
          <w:rStyle w:val="Kommentarzeichen"/>
        </w:rPr>
        <w:annotationRef/>
      </w:r>
      <w:r>
        <w:t>So in Exposé, sollte durchaus noch umgeschrieben werden</w:t>
      </w:r>
    </w:p>
  </w:comment>
  <w:comment w:id="220"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5"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26"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18"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445" w:author="Ben Fels" w:date="2025-01-15T07:24:00Z" w:initials="BF">
    <w:p w14:paraId="7269906A" w14:textId="77777777" w:rsidR="00BB17BB" w:rsidRDefault="00BB17BB" w:rsidP="00BB17BB">
      <w:pPr>
        <w:pStyle w:val="Kommentartext"/>
      </w:pPr>
      <w:r>
        <w:rPr>
          <w:rStyle w:val="Kommentarzeichen"/>
        </w:rPr>
        <w:annotationRef/>
      </w:r>
      <w:r>
        <w:t>Passt hier m.E. nicht ganz so gut dazu</w:t>
      </w:r>
    </w:p>
  </w:comment>
  <w:comment w:id="58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08" w:author="Ben Fels" w:date="2025-01-18T20:13:00Z" w:initials="BF">
    <w:p w14:paraId="5FDF5963" w14:textId="77777777" w:rsidR="00F07482" w:rsidRDefault="00F07482" w:rsidP="00F07482">
      <w:pPr>
        <w:pStyle w:val="Kommentartext"/>
      </w:pPr>
      <w:r>
        <w:rPr>
          <w:rStyle w:val="Kommentarzeichen"/>
        </w:rPr>
        <w:annotationRef/>
      </w:r>
      <w:r>
        <w:t>An geeigneter Stelle erläutern, dass es sich ddabei um Eingabeaufforderungen handelt.</w:t>
      </w:r>
    </w:p>
  </w:comment>
  <w:comment w:id="639"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644"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53"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680" w:author="Ben Fels" w:date="2025-01-15T07:11:00Z" w:initials="BF">
    <w:p w14:paraId="6D7F0819" w14:textId="70DD0950" w:rsidR="00063B35" w:rsidRDefault="00063B35" w:rsidP="00063B35">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88" w:author="Ben Fels" w:date="2025-01-18T08:51:00Z" w:initials="BF">
    <w:p w14:paraId="564BFEB5" w14:textId="77777777" w:rsidR="000379CF" w:rsidRDefault="000379CF" w:rsidP="000379CF">
      <w:pPr>
        <w:pStyle w:val="Kommentartext"/>
      </w:pPr>
      <w:r>
        <w:rPr>
          <w:rStyle w:val="Kommentarzeichen"/>
        </w:rPr>
        <w:annotationRef/>
      </w:r>
      <w:r>
        <w:t>Evtl. eher in-context learning</w:t>
      </w:r>
    </w:p>
  </w:comment>
  <w:comment w:id="933"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09"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67"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1068"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1069" w:author="Ben Fels" w:date="2025-01-12T15:29:00Z" w:initials="BF">
    <w:p w14:paraId="3C823AA6" w14:textId="77777777" w:rsidR="009B2AC2" w:rsidRDefault="009B2AC2" w:rsidP="009B2AC2">
      <w:pPr>
        <w:pStyle w:val="Kommentartext"/>
      </w:pPr>
      <w:r>
        <w:rPr>
          <w:rStyle w:val="Kommentarzeichen"/>
        </w:rPr>
        <w:annotationRef/>
      </w:r>
      <w:r>
        <w:t>s.o.</w:t>
      </w:r>
    </w:p>
  </w:comment>
  <w:comment w:id="1070"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1071"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1073"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1140"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189"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46"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268"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48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33"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13"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39"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064"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546A3B4" w15:done="0"/>
  <w15:commentEx w15:paraId="12DD8870" w15:done="0"/>
  <w15:commentEx w15:paraId="24C7A8B7" w15:done="0"/>
  <w15:commentEx w15:paraId="4DC4C242" w15:done="0"/>
  <w15:commentEx w15:paraId="2EF8B8A0" w15:done="0"/>
  <w15:commentEx w15:paraId="3A7B1E3F" w15:done="0"/>
  <w15:commentEx w15:paraId="1D77C598" w15:paraIdParent="3A7B1E3F" w15:done="0"/>
  <w15:commentEx w15:paraId="2FDBEB32" w15:done="0"/>
  <w15:commentEx w15:paraId="7269906A" w15:done="0"/>
  <w15:commentEx w15:paraId="6844D945" w15:done="0"/>
  <w15:commentEx w15:paraId="5FDF5963" w15:done="0"/>
  <w15:commentEx w15:paraId="4F7F0344" w15:done="0"/>
  <w15:commentEx w15:paraId="38EB9EEF" w15:done="0"/>
  <w15:commentEx w15:paraId="1524D388" w15:done="0"/>
  <w15:commentEx w15:paraId="6D7F0819" w15:done="0"/>
  <w15:commentEx w15:paraId="564BFEB5"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2BB1FC92" w16cex:dateUtc="2025-01-15T07:03:00Z"/>
  <w16cex:commentExtensible w16cex:durableId="4E8A58E9" w16cex:dateUtc="2025-01-18T09:21:00Z"/>
  <w16cex:commentExtensible w16cex:durableId="31F4FD89" w16cex:dateUtc="2025-01-17T17:54: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42AD76E1" w16cex:dateUtc="2025-01-15T06:24:00Z"/>
  <w16cex:commentExtensible w16cex:durableId="2E763F5A" w16cex:dateUtc="2024-12-23T18:11:00Z"/>
  <w16cex:commentExtensible w16cex:durableId="35ADA725" w16cex:dateUtc="2025-01-18T19:13: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7A5E5F1C" w16cex:dateUtc="2025-01-18T07:51: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546A3B4" w16cid:durableId="2BB1FC92"/>
  <w16cid:commentId w16cid:paraId="12DD8870" w16cid:durableId="4E8A58E9"/>
  <w16cid:commentId w16cid:paraId="24C7A8B7" w16cid:durableId="31F4FD89"/>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7269906A" w16cid:durableId="42AD76E1"/>
  <w16cid:commentId w16cid:paraId="6844D945" w16cid:durableId="2E763F5A"/>
  <w16cid:commentId w16cid:paraId="5FDF5963" w16cid:durableId="35ADA725"/>
  <w16cid:commentId w16cid:paraId="4F7F0344" w16cid:durableId="63BE1282"/>
  <w16cid:commentId w16cid:paraId="38EB9EEF" w16cid:durableId="6B9AC107"/>
  <w16cid:commentId w16cid:paraId="1524D388" w16cid:durableId="40E600E4"/>
  <w16cid:commentId w16cid:paraId="6D7F0819" w16cid:durableId="23A83DDB"/>
  <w16cid:commentId w16cid:paraId="564BFEB5" w16cid:durableId="7A5E5F1C"/>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22A97" w14:textId="77777777" w:rsidR="00D27F6E" w:rsidRDefault="00D27F6E" w:rsidP="00FD56D1">
      <w:pPr>
        <w:spacing w:after="0" w:line="240" w:lineRule="auto"/>
      </w:pPr>
      <w:r>
        <w:separator/>
      </w:r>
    </w:p>
  </w:endnote>
  <w:endnote w:type="continuationSeparator" w:id="0">
    <w:p w14:paraId="4E53563C" w14:textId="77777777" w:rsidR="00D27F6E" w:rsidRDefault="00D27F6E"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554E3" w14:textId="77777777" w:rsidR="00D27F6E" w:rsidRDefault="00D27F6E" w:rsidP="00FD56D1">
      <w:pPr>
        <w:spacing w:after="0" w:line="240" w:lineRule="auto"/>
      </w:pPr>
      <w:r>
        <w:separator/>
      </w:r>
    </w:p>
  </w:footnote>
  <w:footnote w:type="continuationSeparator" w:id="0">
    <w:p w14:paraId="0E8A0F99" w14:textId="77777777" w:rsidR="00D27F6E" w:rsidRDefault="00D27F6E"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4AFC"/>
    <w:rsid w:val="000055E5"/>
    <w:rsid w:val="00007222"/>
    <w:rsid w:val="0000785A"/>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379CF"/>
    <w:rsid w:val="0004037A"/>
    <w:rsid w:val="00040628"/>
    <w:rsid w:val="00040C64"/>
    <w:rsid w:val="000428B9"/>
    <w:rsid w:val="00042C75"/>
    <w:rsid w:val="0004322C"/>
    <w:rsid w:val="0004336D"/>
    <w:rsid w:val="000441C8"/>
    <w:rsid w:val="0004433F"/>
    <w:rsid w:val="00044487"/>
    <w:rsid w:val="000446C4"/>
    <w:rsid w:val="00044E8B"/>
    <w:rsid w:val="00045489"/>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17F"/>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B35"/>
    <w:rsid w:val="00063CC1"/>
    <w:rsid w:val="00064773"/>
    <w:rsid w:val="00066536"/>
    <w:rsid w:val="00066584"/>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DD6"/>
    <w:rsid w:val="00093F5E"/>
    <w:rsid w:val="000949E2"/>
    <w:rsid w:val="00095053"/>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BF8"/>
    <w:rsid w:val="000D44A0"/>
    <w:rsid w:val="000D48F0"/>
    <w:rsid w:val="000D539C"/>
    <w:rsid w:val="000D5F2E"/>
    <w:rsid w:val="000D7307"/>
    <w:rsid w:val="000D73E1"/>
    <w:rsid w:val="000E12BD"/>
    <w:rsid w:val="000E19D8"/>
    <w:rsid w:val="000E2207"/>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876"/>
    <w:rsid w:val="00101732"/>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1AF6"/>
    <w:rsid w:val="00111EBC"/>
    <w:rsid w:val="00112061"/>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5E"/>
    <w:rsid w:val="00130DBB"/>
    <w:rsid w:val="001314A9"/>
    <w:rsid w:val="00131A69"/>
    <w:rsid w:val="001329BF"/>
    <w:rsid w:val="00133230"/>
    <w:rsid w:val="00133E78"/>
    <w:rsid w:val="00134C18"/>
    <w:rsid w:val="001364EC"/>
    <w:rsid w:val="00136BD8"/>
    <w:rsid w:val="001379AD"/>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6262"/>
    <w:rsid w:val="001567B8"/>
    <w:rsid w:val="00156934"/>
    <w:rsid w:val="001578BE"/>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0C3F"/>
    <w:rsid w:val="00170F3F"/>
    <w:rsid w:val="00170F94"/>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5154"/>
    <w:rsid w:val="00186003"/>
    <w:rsid w:val="0018602D"/>
    <w:rsid w:val="00186BD7"/>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7F"/>
    <w:rsid w:val="00200D0E"/>
    <w:rsid w:val="00200D59"/>
    <w:rsid w:val="00201933"/>
    <w:rsid w:val="00201BE0"/>
    <w:rsid w:val="00201E41"/>
    <w:rsid w:val="00202801"/>
    <w:rsid w:val="00202808"/>
    <w:rsid w:val="0020310B"/>
    <w:rsid w:val="00203269"/>
    <w:rsid w:val="002040E7"/>
    <w:rsid w:val="0020469F"/>
    <w:rsid w:val="00204D5B"/>
    <w:rsid w:val="00204D6A"/>
    <w:rsid w:val="00204DCC"/>
    <w:rsid w:val="00205D30"/>
    <w:rsid w:val="00206467"/>
    <w:rsid w:val="00206631"/>
    <w:rsid w:val="0020716E"/>
    <w:rsid w:val="0020785D"/>
    <w:rsid w:val="00210484"/>
    <w:rsid w:val="00210865"/>
    <w:rsid w:val="00210939"/>
    <w:rsid w:val="00210B38"/>
    <w:rsid w:val="00210CAE"/>
    <w:rsid w:val="00211CB7"/>
    <w:rsid w:val="00212183"/>
    <w:rsid w:val="002121D1"/>
    <w:rsid w:val="00212B8C"/>
    <w:rsid w:val="0021345F"/>
    <w:rsid w:val="00214E64"/>
    <w:rsid w:val="002152C9"/>
    <w:rsid w:val="002154AB"/>
    <w:rsid w:val="00215583"/>
    <w:rsid w:val="00215630"/>
    <w:rsid w:val="00217233"/>
    <w:rsid w:val="002179EF"/>
    <w:rsid w:val="002206C5"/>
    <w:rsid w:val="00220721"/>
    <w:rsid w:val="0022073C"/>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54DC"/>
    <w:rsid w:val="00246FB5"/>
    <w:rsid w:val="00247D78"/>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5A8F"/>
    <w:rsid w:val="00267470"/>
    <w:rsid w:val="002674EF"/>
    <w:rsid w:val="00267C65"/>
    <w:rsid w:val="002718BF"/>
    <w:rsid w:val="002724C9"/>
    <w:rsid w:val="0027307E"/>
    <w:rsid w:val="00273B19"/>
    <w:rsid w:val="0027434F"/>
    <w:rsid w:val="00274D8E"/>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FA4"/>
    <w:rsid w:val="00284288"/>
    <w:rsid w:val="002854F4"/>
    <w:rsid w:val="00286A87"/>
    <w:rsid w:val="0028784F"/>
    <w:rsid w:val="002901C5"/>
    <w:rsid w:val="002908AB"/>
    <w:rsid w:val="00291087"/>
    <w:rsid w:val="002921A8"/>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2072"/>
    <w:rsid w:val="002B21CD"/>
    <w:rsid w:val="002B2730"/>
    <w:rsid w:val="002B27E3"/>
    <w:rsid w:val="002B2F61"/>
    <w:rsid w:val="002B38E4"/>
    <w:rsid w:val="002B403B"/>
    <w:rsid w:val="002B4C15"/>
    <w:rsid w:val="002B52F5"/>
    <w:rsid w:val="002B72E3"/>
    <w:rsid w:val="002B7542"/>
    <w:rsid w:val="002B7E15"/>
    <w:rsid w:val="002C0744"/>
    <w:rsid w:val="002C0F04"/>
    <w:rsid w:val="002C1227"/>
    <w:rsid w:val="002C1B1B"/>
    <w:rsid w:val="002C1FAD"/>
    <w:rsid w:val="002C2C95"/>
    <w:rsid w:val="002C34A8"/>
    <w:rsid w:val="002C461A"/>
    <w:rsid w:val="002C4DE6"/>
    <w:rsid w:val="002C528F"/>
    <w:rsid w:val="002C683F"/>
    <w:rsid w:val="002C6A20"/>
    <w:rsid w:val="002C6F4F"/>
    <w:rsid w:val="002C7F11"/>
    <w:rsid w:val="002D0ABE"/>
    <w:rsid w:val="002D0D56"/>
    <w:rsid w:val="002D214F"/>
    <w:rsid w:val="002D2615"/>
    <w:rsid w:val="002D26E5"/>
    <w:rsid w:val="002D303D"/>
    <w:rsid w:val="002D354F"/>
    <w:rsid w:val="002D38EF"/>
    <w:rsid w:val="002D3BB6"/>
    <w:rsid w:val="002D3E0A"/>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3D28"/>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4167"/>
    <w:rsid w:val="0033434B"/>
    <w:rsid w:val="00335921"/>
    <w:rsid w:val="00340487"/>
    <w:rsid w:val="00340813"/>
    <w:rsid w:val="003416F8"/>
    <w:rsid w:val="003423EC"/>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28E"/>
    <w:rsid w:val="003603EC"/>
    <w:rsid w:val="0036067B"/>
    <w:rsid w:val="00360F0F"/>
    <w:rsid w:val="00361F02"/>
    <w:rsid w:val="00362401"/>
    <w:rsid w:val="003626B5"/>
    <w:rsid w:val="0036396C"/>
    <w:rsid w:val="00363DDF"/>
    <w:rsid w:val="003645CF"/>
    <w:rsid w:val="00364A2F"/>
    <w:rsid w:val="00364B09"/>
    <w:rsid w:val="00366093"/>
    <w:rsid w:val="0036667B"/>
    <w:rsid w:val="00366C38"/>
    <w:rsid w:val="003676E5"/>
    <w:rsid w:val="00370472"/>
    <w:rsid w:val="00370EB9"/>
    <w:rsid w:val="0037160D"/>
    <w:rsid w:val="003723AD"/>
    <w:rsid w:val="003726C3"/>
    <w:rsid w:val="003726F7"/>
    <w:rsid w:val="003731C2"/>
    <w:rsid w:val="003740E8"/>
    <w:rsid w:val="00374B64"/>
    <w:rsid w:val="00375107"/>
    <w:rsid w:val="003769C1"/>
    <w:rsid w:val="00376C29"/>
    <w:rsid w:val="003771D8"/>
    <w:rsid w:val="003773D8"/>
    <w:rsid w:val="00381AD5"/>
    <w:rsid w:val="0038201E"/>
    <w:rsid w:val="00382649"/>
    <w:rsid w:val="003826D9"/>
    <w:rsid w:val="00383CBA"/>
    <w:rsid w:val="003840ED"/>
    <w:rsid w:val="00384116"/>
    <w:rsid w:val="0038462E"/>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8F6"/>
    <w:rsid w:val="00393A95"/>
    <w:rsid w:val="00393B58"/>
    <w:rsid w:val="00393D94"/>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08F"/>
    <w:rsid w:val="003A1F47"/>
    <w:rsid w:val="003A2571"/>
    <w:rsid w:val="003A274E"/>
    <w:rsid w:val="003A3B5A"/>
    <w:rsid w:val="003A4E79"/>
    <w:rsid w:val="003A5172"/>
    <w:rsid w:val="003A5894"/>
    <w:rsid w:val="003A58D4"/>
    <w:rsid w:val="003A5C51"/>
    <w:rsid w:val="003A5E27"/>
    <w:rsid w:val="003A5EC9"/>
    <w:rsid w:val="003A61D8"/>
    <w:rsid w:val="003A64B5"/>
    <w:rsid w:val="003A6852"/>
    <w:rsid w:val="003A6B6F"/>
    <w:rsid w:val="003A6CA4"/>
    <w:rsid w:val="003A7433"/>
    <w:rsid w:val="003A78A3"/>
    <w:rsid w:val="003A79CB"/>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70A2"/>
    <w:rsid w:val="003B796A"/>
    <w:rsid w:val="003B7C1E"/>
    <w:rsid w:val="003B7D3B"/>
    <w:rsid w:val="003C1254"/>
    <w:rsid w:val="003C1983"/>
    <w:rsid w:val="003C1D9A"/>
    <w:rsid w:val="003C2FAA"/>
    <w:rsid w:val="003C332D"/>
    <w:rsid w:val="003C4443"/>
    <w:rsid w:val="003C44B9"/>
    <w:rsid w:val="003C5439"/>
    <w:rsid w:val="003C543B"/>
    <w:rsid w:val="003C55B1"/>
    <w:rsid w:val="003C5B73"/>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FD8"/>
    <w:rsid w:val="003E41A4"/>
    <w:rsid w:val="003E440C"/>
    <w:rsid w:val="003E4762"/>
    <w:rsid w:val="003E4C2A"/>
    <w:rsid w:val="003E5C66"/>
    <w:rsid w:val="003E6C29"/>
    <w:rsid w:val="003E7056"/>
    <w:rsid w:val="003E7999"/>
    <w:rsid w:val="003E7A71"/>
    <w:rsid w:val="003F027F"/>
    <w:rsid w:val="003F0B26"/>
    <w:rsid w:val="003F15F7"/>
    <w:rsid w:val="003F347A"/>
    <w:rsid w:val="003F3F0B"/>
    <w:rsid w:val="003F455C"/>
    <w:rsid w:val="003F4B2A"/>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67"/>
    <w:rsid w:val="00405BFF"/>
    <w:rsid w:val="004075C1"/>
    <w:rsid w:val="00407710"/>
    <w:rsid w:val="00407B48"/>
    <w:rsid w:val="00407C0C"/>
    <w:rsid w:val="00407E05"/>
    <w:rsid w:val="004102B3"/>
    <w:rsid w:val="004102C1"/>
    <w:rsid w:val="0041172E"/>
    <w:rsid w:val="00411AE1"/>
    <w:rsid w:val="00412987"/>
    <w:rsid w:val="004135CC"/>
    <w:rsid w:val="0041371D"/>
    <w:rsid w:val="004150A5"/>
    <w:rsid w:val="00415299"/>
    <w:rsid w:val="004152E8"/>
    <w:rsid w:val="004166BE"/>
    <w:rsid w:val="004168F4"/>
    <w:rsid w:val="00416C01"/>
    <w:rsid w:val="00416C7E"/>
    <w:rsid w:val="00416C96"/>
    <w:rsid w:val="00417E1B"/>
    <w:rsid w:val="00420520"/>
    <w:rsid w:val="00420BD8"/>
    <w:rsid w:val="00420F88"/>
    <w:rsid w:val="00421EF9"/>
    <w:rsid w:val="0042203E"/>
    <w:rsid w:val="00422061"/>
    <w:rsid w:val="004229DF"/>
    <w:rsid w:val="00422C52"/>
    <w:rsid w:val="00422FB9"/>
    <w:rsid w:val="004236A1"/>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491C"/>
    <w:rsid w:val="00456430"/>
    <w:rsid w:val="004565A3"/>
    <w:rsid w:val="00457386"/>
    <w:rsid w:val="00457418"/>
    <w:rsid w:val="004602C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AE8"/>
    <w:rsid w:val="00496C88"/>
    <w:rsid w:val="00497347"/>
    <w:rsid w:val="004A0037"/>
    <w:rsid w:val="004A0436"/>
    <w:rsid w:val="004A0F4F"/>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0A9"/>
    <w:rsid w:val="004B37B5"/>
    <w:rsid w:val="004B3E05"/>
    <w:rsid w:val="004B3FB2"/>
    <w:rsid w:val="004B4807"/>
    <w:rsid w:val="004B4879"/>
    <w:rsid w:val="004B49FF"/>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390B"/>
    <w:rsid w:val="004C40D6"/>
    <w:rsid w:val="004C538B"/>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5D3B"/>
    <w:rsid w:val="004F6040"/>
    <w:rsid w:val="004F67EA"/>
    <w:rsid w:val="004F6CFB"/>
    <w:rsid w:val="004F78B9"/>
    <w:rsid w:val="005003F5"/>
    <w:rsid w:val="00500497"/>
    <w:rsid w:val="00500B6A"/>
    <w:rsid w:val="00500DBA"/>
    <w:rsid w:val="00500E6A"/>
    <w:rsid w:val="00501AEC"/>
    <w:rsid w:val="00502D3D"/>
    <w:rsid w:val="005032B9"/>
    <w:rsid w:val="00503748"/>
    <w:rsid w:val="00503AE4"/>
    <w:rsid w:val="00503FDA"/>
    <w:rsid w:val="00504819"/>
    <w:rsid w:val="00504AF3"/>
    <w:rsid w:val="00505C0E"/>
    <w:rsid w:val="00506019"/>
    <w:rsid w:val="00506D2E"/>
    <w:rsid w:val="00506F9B"/>
    <w:rsid w:val="00507136"/>
    <w:rsid w:val="005074E6"/>
    <w:rsid w:val="0051071F"/>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54A"/>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2DB7"/>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16F2"/>
    <w:rsid w:val="00562D55"/>
    <w:rsid w:val="00562FE9"/>
    <w:rsid w:val="0056315B"/>
    <w:rsid w:val="00563DAE"/>
    <w:rsid w:val="00563E34"/>
    <w:rsid w:val="00563F3A"/>
    <w:rsid w:val="005645A2"/>
    <w:rsid w:val="005648B7"/>
    <w:rsid w:val="00564B09"/>
    <w:rsid w:val="00564CC8"/>
    <w:rsid w:val="0056573B"/>
    <w:rsid w:val="00566035"/>
    <w:rsid w:val="005662F2"/>
    <w:rsid w:val="005664E8"/>
    <w:rsid w:val="0056662A"/>
    <w:rsid w:val="0056734C"/>
    <w:rsid w:val="00567591"/>
    <w:rsid w:val="005675EE"/>
    <w:rsid w:val="00570631"/>
    <w:rsid w:val="00570712"/>
    <w:rsid w:val="00571197"/>
    <w:rsid w:val="00571EEF"/>
    <w:rsid w:val="005725A7"/>
    <w:rsid w:val="00572A5F"/>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CB"/>
    <w:rsid w:val="005E25E7"/>
    <w:rsid w:val="005E2EC1"/>
    <w:rsid w:val="005E2FBA"/>
    <w:rsid w:val="005E3FBE"/>
    <w:rsid w:val="005E4059"/>
    <w:rsid w:val="005E6A18"/>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2D71"/>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B1"/>
    <w:rsid w:val="00617331"/>
    <w:rsid w:val="00617FD7"/>
    <w:rsid w:val="006202D8"/>
    <w:rsid w:val="00621159"/>
    <w:rsid w:val="0062142E"/>
    <w:rsid w:val="006219D8"/>
    <w:rsid w:val="0062214A"/>
    <w:rsid w:val="0062282A"/>
    <w:rsid w:val="00622CDA"/>
    <w:rsid w:val="006234AC"/>
    <w:rsid w:val="006247FF"/>
    <w:rsid w:val="0062504F"/>
    <w:rsid w:val="006253F8"/>
    <w:rsid w:val="00625650"/>
    <w:rsid w:val="0062666D"/>
    <w:rsid w:val="00626695"/>
    <w:rsid w:val="00626CD6"/>
    <w:rsid w:val="00626DD9"/>
    <w:rsid w:val="006274DC"/>
    <w:rsid w:val="0062762B"/>
    <w:rsid w:val="00631ACF"/>
    <w:rsid w:val="00631D42"/>
    <w:rsid w:val="00632B5F"/>
    <w:rsid w:val="00633544"/>
    <w:rsid w:val="006337D1"/>
    <w:rsid w:val="0063400D"/>
    <w:rsid w:val="0063441A"/>
    <w:rsid w:val="0063569E"/>
    <w:rsid w:val="006364A3"/>
    <w:rsid w:val="00636B7C"/>
    <w:rsid w:val="00636E9B"/>
    <w:rsid w:val="006372F0"/>
    <w:rsid w:val="00637777"/>
    <w:rsid w:val="00637989"/>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842"/>
    <w:rsid w:val="006519B0"/>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6B0"/>
    <w:rsid w:val="00661818"/>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05C"/>
    <w:rsid w:val="00690A2C"/>
    <w:rsid w:val="00690DDC"/>
    <w:rsid w:val="00691980"/>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108D"/>
    <w:rsid w:val="006A1A45"/>
    <w:rsid w:val="006A26C1"/>
    <w:rsid w:val="006A3622"/>
    <w:rsid w:val="006A427F"/>
    <w:rsid w:val="006A4527"/>
    <w:rsid w:val="006A5767"/>
    <w:rsid w:val="006A5F0A"/>
    <w:rsid w:val="006A5F96"/>
    <w:rsid w:val="006A66F6"/>
    <w:rsid w:val="006A7220"/>
    <w:rsid w:val="006A7365"/>
    <w:rsid w:val="006B0454"/>
    <w:rsid w:val="006B1593"/>
    <w:rsid w:val="006B219E"/>
    <w:rsid w:val="006B2411"/>
    <w:rsid w:val="006B277F"/>
    <w:rsid w:val="006B2994"/>
    <w:rsid w:val="006B2B9F"/>
    <w:rsid w:val="006B328D"/>
    <w:rsid w:val="006B32E4"/>
    <w:rsid w:val="006B3770"/>
    <w:rsid w:val="006B3EFC"/>
    <w:rsid w:val="006B3EFF"/>
    <w:rsid w:val="006B48C7"/>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6FA8"/>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32F9"/>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65"/>
    <w:rsid w:val="006F28A6"/>
    <w:rsid w:val="006F32AA"/>
    <w:rsid w:val="006F32EB"/>
    <w:rsid w:val="006F3392"/>
    <w:rsid w:val="006F373F"/>
    <w:rsid w:val="006F3879"/>
    <w:rsid w:val="006F3F9D"/>
    <w:rsid w:val="006F5C2D"/>
    <w:rsid w:val="006F5D81"/>
    <w:rsid w:val="006F609A"/>
    <w:rsid w:val="006F6F20"/>
    <w:rsid w:val="006F7AF6"/>
    <w:rsid w:val="00701821"/>
    <w:rsid w:val="00701F2D"/>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26BC7"/>
    <w:rsid w:val="00730409"/>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CD8"/>
    <w:rsid w:val="00741F25"/>
    <w:rsid w:val="00744545"/>
    <w:rsid w:val="00745761"/>
    <w:rsid w:val="00745A3E"/>
    <w:rsid w:val="00745F72"/>
    <w:rsid w:val="0074673F"/>
    <w:rsid w:val="00746B2B"/>
    <w:rsid w:val="00746CF9"/>
    <w:rsid w:val="00747A58"/>
    <w:rsid w:val="00747E63"/>
    <w:rsid w:val="00750260"/>
    <w:rsid w:val="007509B8"/>
    <w:rsid w:val="00750A22"/>
    <w:rsid w:val="00751D23"/>
    <w:rsid w:val="00752209"/>
    <w:rsid w:val="00753053"/>
    <w:rsid w:val="00754E88"/>
    <w:rsid w:val="0075552C"/>
    <w:rsid w:val="007559D4"/>
    <w:rsid w:val="00755D98"/>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3FE2"/>
    <w:rsid w:val="007741B2"/>
    <w:rsid w:val="007757CB"/>
    <w:rsid w:val="00775F58"/>
    <w:rsid w:val="00775FD8"/>
    <w:rsid w:val="00777574"/>
    <w:rsid w:val="00777B05"/>
    <w:rsid w:val="00777C95"/>
    <w:rsid w:val="00777E80"/>
    <w:rsid w:val="00780360"/>
    <w:rsid w:val="007809C7"/>
    <w:rsid w:val="00781552"/>
    <w:rsid w:val="007818F1"/>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39F8"/>
    <w:rsid w:val="007A4174"/>
    <w:rsid w:val="007A5F08"/>
    <w:rsid w:val="007A5F4D"/>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4DC"/>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D7DF6"/>
    <w:rsid w:val="007E052B"/>
    <w:rsid w:val="007E1360"/>
    <w:rsid w:val="007E2B44"/>
    <w:rsid w:val="007E380B"/>
    <w:rsid w:val="007E3928"/>
    <w:rsid w:val="007E3A8D"/>
    <w:rsid w:val="007E3FE6"/>
    <w:rsid w:val="007E535F"/>
    <w:rsid w:val="007E618F"/>
    <w:rsid w:val="007E76C5"/>
    <w:rsid w:val="007F0EC6"/>
    <w:rsid w:val="007F0F62"/>
    <w:rsid w:val="007F13B6"/>
    <w:rsid w:val="007F3896"/>
    <w:rsid w:val="007F3EA1"/>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624D"/>
    <w:rsid w:val="00806E4B"/>
    <w:rsid w:val="00806E52"/>
    <w:rsid w:val="0080773B"/>
    <w:rsid w:val="00807F43"/>
    <w:rsid w:val="008107DD"/>
    <w:rsid w:val="0081164D"/>
    <w:rsid w:val="008126DE"/>
    <w:rsid w:val="00812C36"/>
    <w:rsid w:val="00812CB0"/>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E10"/>
    <w:rsid w:val="00830E12"/>
    <w:rsid w:val="008316DD"/>
    <w:rsid w:val="00831BA6"/>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0EA"/>
    <w:rsid w:val="00844391"/>
    <w:rsid w:val="00844A26"/>
    <w:rsid w:val="008450DC"/>
    <w:rsid w:val="008464D1"/>
    <w:rsid w:val="0085019E"/>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32F"/>
    <w:rsid w:val="00857393"/>
    <w:rsid w:val="00857555"/>
    <w:rsid w:val="0086073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3AEB"/>
    <w:rsid w:val="0087427B"/>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DBC"/>
    <w:rsid w:val="008821C5"/>
    <w:rsid w:val="008833CB"/>
    <w:rsid w:val="0088383C"/>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A02FB"/>
    <w:rsid w:val="008A06AE"/>
    <w:rsid w:val="008A07C9"/>
    <w:rsid w:val="008A0B02"/>
    <w:rsid w:val="008A1502"/>
    <w:rsid w:val="008A1944"/>
    <w:rsid w:val="008A1987"/>
    <w:rsid w:val="008A3331"/>
    <w:rsid w:val="008A3763"/>
    <w:rsid w:val="008A37AB"/>
    <w:rsid w:val="008A5983"/>
    <w:rsid w:val="008A5AD2"/>
    <w:rsid w:val="008A5CF9"/>
    <w:rsid w:val="008A60F7"/>
    <w:rsid w:val="008A63F8"/>
    <w:rsid w:val="008A6D0A"/>
    <w:rsid w:val="008A7451"/>
    <w:rsid w:val="008B1328"/>
    <w:rsid w:val="008B186B"/>
    <w:rsid w:val="008B1CB0"/>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B7"/>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3914"/>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6E9"/>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6DE"/>
    <w:rsid w:val="00922B92"/>
    <w:rsid w:val="00922DF5"/>
    <w:rsid w:val="00923D7F"/>
    <w:rsid w:val="0092531F"/>
    <w:rsid w:val="00925718"/>
    <w:rsid w:val="00926BA5"/>
    <w:rsid w:val="00927A08"/>
    <w:rsid w:val="009308A8"/>
    <w:rsid w:val="009309B1"/>
    <w:rsid w:val="009313F1"/>
    <w:rsid w:val="00931568"/>
    <w:rsid w:val="00931A51"/>
    <w:rsid w:val="00931E7D"/>
    <w:rsid w:val="00932D03"/>
    <w:rsid w:val="00932D82"/>
    <w:rsid w:val="00932DAE"/>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A9"/>
    <w:rsid w:val="009464AD"/>
    <w:rsid w:val="00946AEF"/>
    <w:rsid w:val="009475F3"/>
    <w:rsid w:val="00947ADE"/>
    <w:rsid w:val="00947C0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06D1"/>
    <w:rsid w:val="00961A2A"/>
    <w:rsid w:val="00961A84"/>
    <w:rsid w:val="00962588"/>
    <w:rsid w:val="0096348C"/>
    <w:rsid w:val="00963AD3"/>
    <w:rsid w:val="009643B4"/>
    <w:rsid w:val="009659C5"/>
    <w:rsid w:val="00965CED"/>
    <w:rsid w:val="00965EE8"/>
    <w:rsid w:val="00966511"/>
    <w:rsid w:val="00966754"/>
    <w:rsid w:val="009674D3"/>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B84"/>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663"/>
    <w:rsid w:val="009C1E97"/>
    <w:rsid w:val="009C2379"/>
    <w:rsid w:val="009C26EA"/>
    <w:rsid w:val="009C298A"/>
    <w:rsid w:val="009C31CF"/>
    <w:rsid w:val="009C5C36"/>
    <w:rsid w:val="009C73B9"/>
    <w:rsid w:val="009C7AC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C06"/>
    <w:rsid w:val="009F0D64"/>
    <w:rsid w:val="009F1957"/>
    <w:rsid w:val="009F1B79"/>
    <w:rsid w:val="009F2204"/>
    <w:rsid w:val="009F25EF"/>
    <w:rsid w:val="009F26D9"/>
    <w:rsid w:val="009F27F9"/>
    <w:rsid w:val="009F2CDB"/>
    <w:rsid w:val="009F34B2"/>
    <w:rsid w:val="009F35FC"/>
    <w:rsid w:val="009F3740"/>
    <w:rsid w:val="009F3849"/>
    <w:rsid w:val="009F4187"/>
    <w:rsid w:val="009F4724"/>
    <w:rsid w:val="009F4A65"/>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20610"/>
    <w:rsid w:val="00A21583"/>
    <w:rsid w:val="00A2162F"/>
    <w:rsid w:val="00A21F60"/>
    <w:rsid w:val="00A22162"/>
    <w:rsid w:val="00A222A1"/>
    <w:rsid w:val="00A2252A"/>
    <w:rsid w:val="00A22644"/>
    <w:rsid w:val="00A22713"/>
    <w:rsid w:val="00A24036"/>
    <w:rsid w:val="00A243E1"/>
    <w:rsid w:val="00A248FB"/>
    <w:rsid w:val="00A2573B"/>
    <w:rsid w:val="00A26169"/>
    <w:rsid w:val="00A26612"/>
    <w:rsid w:val="00A267A8"/>
    <w:rsid w:val="00A26CE4"/>
    <w:rsid w:val="00A26D4A"/>
    <w:rsid w:val="00A27796"/>
    <w:rsid w:val="00A2795A"/>
    <w:rsid w:val="00A27970"/>
    <w:rsid w:val="00A30D5C"/>
    <w:rsid w:val="00A30EAF"/>
    <w:rsid w:val="00A316A4"/>
    <w:rsid w:val="00A32228"/>
    <w:rsid w:val="00A32525"/>
    <w:rsid w:val="00A32655"/>
    <w:rsid w:val="00A32669"/>
    <w:rsid w:val="00A326A8"/>
    <w:rsid w:val="00A32CDF"/>
    <w:rsid w:val="00A346F1"/>
    <w:rsid w:val="00A3491C"/>
    <w:rsid w:val="00A349F3"/>
    <w:rsid w:val="00A34D47"/>
    <w:rsid w:val="00A35193"/>
    <w:rsid w:val="00A35335"/>
    <w:rsid w:val="00A35926"/>
    <w:rsid w:val="00A35D5E"/>
    <w:rsid w:val="00A3619D"/>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3F11"/>
    <w:rsid w:val="00A54018"/>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1639"/>
    <w:rsid w:val="00A71B20"/>
    <w:rsid w:val="00A72021"/>
    <w:rsid w:val="00A72529"/>
    <w:rsid w:val="00A7271C"/>
    <w:rsid w:val="00A7333B"/>
    <w:rsid w:val="00A73425"/>
    <w:rsid w:val="00A738F3"/>
    <w:rsid w:val="00A73977"/>
    <w:rsid w:val="00A73D94"/>
    <w:rsid w:val="00A74E28"/>
    <w:rsid w:val="00A75FA4"/>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36CD"/>
    <w:rsid w:val="00AA40F1"/>
    <w:rsid w:val="00AA48B8"/>
    <w:rsid w:val="00AA4FCE"/>
    <w:rsid w:val="00AA5703"/>
    <w:rsid w:val="00AA5E24"/>
    <w:rsid w:val="00AA604F"/>
    <w:rsid w:val="00AA6396"/>
    <w:rsid w:val="00AA64C3"/>
    <w:rsid w:val="00AA6B1B"/>
    <w:rsid w:val="00AA71FB"/>
    <w:rsid w:val="00AA74AE"/>
    <w:rsid w:val="00AB147D"/>
    <w:rsid w:val="00AB2BC5"/>
    <w:rsid w:val="00AB2E43"/>
    <w:rsid w:val="00AB38A4"/>
    <w:rsid w:val="00AB480C"/>
    <w:rsid w:val="00AB5CFC"/>
    <w:rsid w:val="00AB65F2"/>
    <w:rsid w:val="00AB67DD"/>
    <w:rsid w:val="00AB7B46"/>
    <w:rsid w:val="00AB7DA7"/>
    <w:rsid w:val="00AC0028"/>
    <w:rsid w:val="00AC06CA"/>
    <w:rsid w:val="00AC07E3"/>
    <w:rsid w:val="00AC2170"/>
    <w:rsid w:val="00AC24FD"/>
    <w:rsid w:val="00AC2AAF"/>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3F6"/>
    <w:rsid w:val="00AE35B2"/>
    <w:rsid w:val="00AE4917"/>
    <w:rsid w:val="00AE6A32"/>
    <w:rsid w:val="00AE6A3C"/>
    <w:rsid w:val="00AE6F36"/>
    <w:rsid w:val="00AF278D"/>
    <w:rsid w:val="00AF2FB8"/>
    <w:rsid w:val="00AF363F"/>
    <w:rsid w:val="00AF45D9"/>
    <w:rsid w:val="00AF55F9"/>
    <w:rsid w:val="00AF6152"/>
    <w:rsid w:val="00AF699E"/>
    <w:rsid w:val="00AF7D22"/>
    <w:rsid w:val="00B005E8"/>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902"/>
    <w:rsid w:val="00B14C0A"/>
    <w:rsid w:val="00B15028"/>
    <w:rsid w:val="00B1630D"/>
    <w:rsid w:val="00B16867"/>
    <w:rsid w:val="00B1740E"/>
    <w:rsid w:val="00B1789E"/>
    <w:rsid w:val="00B17946"/>
    <w:rsid w:val="00B20BF7"/>
    <w:rsid w:val="00B20D3A"/>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55B4"/>
    <w:rsid w:val="00B36212"/>
    <w:rsid w:val="00B365E5"/>
    <w:rsid w:val="00B365FE"/>
    <w:rsid w:val="00B36738"/>
    <w:rsid w:val="00B36B38"/>
    <w:rsid w:val="00B36E3B"/>
    <w:rsid w:val="00B37C04"/>
    <w:rsid w:val="00B40158"/>
    <w:rsid w:val="00B4018E"/>
    <w:rsid w:val="00B40715"/>
    <w:rsid w:val="00B40D6B"/>
    <w:rsid w:val="00B428C1"/>
    <w:rsid w:val="00B449A1"/>
    <w:rsid w:val="00B44F05"/>
    <w:rsid w:val="00B451F9"/>
    <w:rsid w:val="00B46597"/>
    <w:rsid w:val="00B465DD"/>
    <w:rsid w:val="00B46BF1"/>
    <w:rsid w:val="00B46C22"/>
    <w:rsid w:val="00B475AA"/>
    <w:rsid w:val="00B50ACA"/>
    <w:rsid w:val="00B51C27"/>
    <w:rsid w:val="00B51C43"/>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9E9"/>
    <w:rsid w:val="00B727CF"/>
    <w:rsid w:val="00B72C1C"/>
    <w:rsid w:val="00B72C60"/>
    <w:rsid w:val="00B72F27"/>
    <w:rsid w:val="00B74873"/>
    <w:rsid w:val="00B74904"/>
    <w:rsid w:val="00B74EB9"/>
    <w:rsid w:val="00B75B46"/>
    <w:rsid w:val="00B76032"/>
    <w:rsid w:val="00B76E08"/>
    <w:rsid w:val="00B779AF"/>
    <w:rsid w:val="00B77F67"/>
    <w:rsid w:val="00B80272"/>
    <w:rsid w:val="00B81A72"/>
    <w:rsid w:val="00B8221D"/>
    <w:rsid w:val="00B8286A"/>
    <w:rsid w:val="00B830AC"/>
    <w:rsid w:val="00B83655"/>
    <w:rsid w:val="00B84280"/>
    <w:rsid w:val="00B8431D"/>
    <w:rsid w:val="00B84554"/>
    <w:rsid w:val="00B858F0"/>
    <w:rsid w:val="00B861A8"/>
    <w:rsid w:val="00B86AEF"/>
    <w:rsid w:val="00B876DB"/>
    <w:rsid w:val="00B90517"/>
    <w:rsid w:val="00B905D8"/>
    <w:rsid w:val="00B9084A"/>
    <w:rsid w:val="00B90A58"/>
    <w:rsid w:val="00B90B72"/>
    <w:rsid w:val="00B910E6"/>
    <w:rsid w:val="00B916B2"/>
    <w:rsid w:val="00B91A8D"/>
    <w:rsid w:val="00B91FAC"/>
    <w:rsid w:val="00B92C86"/>
    <w:rsid w:val="00B9311A"/>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2D6"/>
    <w:rsid w:val="00BA2887"/>
    <w:rsid w:val="00BA334A"/>
    <w:rsid w:val="00BA4466"/>
    <w:rsid w:val="00BA4DD7"/>
    <w:rsid w:val="00BA5885"/>
    <w:rsid w:val="00BA75E2"/>
    <w:rsid w:val="00BB0C86"/>
    <w:rsid w:val="00BB0D54"/>
    <w:rsid w:val="00BB17BB"/>
    <w:rsid w:val="00BB1B39"/>
    <w:rsid w:val="00BB2046"/>
    <w:rsid w:val="00BB286E"/>
    <w:rsid w:val="00BB2982"/>
    <w:rsid w:val="00BB2CB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0CB"/>
    <w:rsid w:val="00BD4F7E"/>
    <w:rsid w:val="00BD5A34"/>
    <w:rsid w:val="00BD6FAD"/>
    <w:rsid w:val="00BD79FB"/>
    <w:rsid w:val="00BD7A6F"/>
    <w:rsid w:val="00BD7A9D"/>
    <w:rsid w:val="00BE0296"/>
    <w:rsid w:val="00BE0B20"/>
    <w:rsid w:val="00BE242E"/>
    <w:rsid w:val="00BE2782"/>
    <w:rsid w:val="00BE2856"/>
    <w:rsid w:val="00BE2ABD"/>
    <w:rsid w:val="00BE2FD7"/>
    <w:rsid w:val="00BE3073"/>
    <w:rsid w:val="00BE36DB"/>
    <w:rsid w:val="00BE4644"/>
    <w:rsid w:val="00BE49DD"/>
    <w:rsid w:val="00BE512A"/>
    <w:rsid w:val="00BE5DB2"/>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27C1"/>
    <w:rsid w:val="00C02E30"/>
    <w:rsid w:val="00C02EE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F8E"/>
    <w:rsid w:val="00C21A51"/>
    <w:rsid w:val="00C21BBA"/>
    <w:rsid w:val="00C22C5A"/>
    <w:rsid w:val="00C22F4F"/>
    <w:rsid w:val="00C2335C"/>
    <w:rsid w:val="00C2340B"/>
    <w:rsid w:val="00C251A6"/>
    <w:rsid w:val="00C25F20"/>
    <w:rsid w:val="00C26483"/>
    <w:rsid w:val="00C267E4"/>
    <w:rsid w:val="00C3078D"/>
    <w:rsid w:val="00C307D8"/>
    <w:rsid w:val="00C30D13"/>
    <w:rsid w:val="00C323C5"/>
    <w:rsid w:val="00C3385B"/>
    <w:rsid w:val="00C338F2"/>
    <w:rsid w:val="00C343C4"/>
    <w:rsid w:val="00C34F32"/>
    <w:rsid w:val="00C350DB"/>
    <w:rsid w:val="00C351F4"/>
    <w:rsid w:val="00C36A6B"/>
    <w:rsid w:val="00C370C6"/>
    <w:rsid w:val="00C371AA"/>
    <w:rsid w:val="00C377EF"/>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23FC"/>
    <w:rsid w:val="00C54CDD"/>
    <w:rsid w:val="00C550EA"/>
    <w:rsid w:val="00C551CC"/>
    <w:rsid w:val="00C57343"/>
    <w:rsid w:val="00C61D4E"/>
    <w:rsid w:val="00C62B08"/>
    <w:rsid w:val="00C63E66"/>
    <w:rsid w:val="00C64823"/>
    <w:rsid w:val="00C64DCA"/>
    <w:rsid w:val="00C65762"/>
    <w:rsid w:val="00C6584E"/>
    <w:rsid w:val="00C663BA"/>
    <w:rsid w:val="00C66EC3"/>
    <w:rsid w:val="00C675CD"/>
    <w:rsid w:val="00C719BE"/>
    <w:rsid w:val="00C72A2A"/>
    <w:rsid w:val="00C73095"/>
    <w:rsid w:val="00C73330"/>
    <w:rsid w:val="00C74548"/>
    <w:rsid w:val="00C7600E"/>
    <w:rsid w:val="00C76172"/>
    <w:rsid w:val="00C762D6"/>
    <w:rsid w:val="00C81BEC"/>
    <w:rsid w:val="00C81FC9"/>
    <w:rsid w:val="00C839AA"/>
    <w:rsid w:val="00C83B3D"/>
    <w:rsid w:val="00C85ADA"/>
    <w:rsid w:val="00C908D7"/>
    <w:rsid w:val="00C90B0A"/>
    <w:rsid w:val="00C9130F"/>
    <w:rsid w:val="00C923FD"/>
    <w:rsid w:val="00C92758"/>
    <w:rsid w:val="00C92CEE"/>
    <w:rsid w:val="00C93254"/>
    <w:rsid w:val="00C94EC0"/>
    <w:rsid w:val="00C967ED"/>
    <w:rsid w:val="00C96BD6"/>
    <w:rsid w:val="00C96DF5"/>
    <w:rsid w:val="00C97454"/>
    <w:rsid w:val="00CA037A"/>
    <w:rsid w:val="00CA0A46"/>
    <w:rsid w:val="00CA0B2C"/>
    <w:rsid w:val="00CA1C29"/>
    <w:rsid w:val="00CA20E0"/>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5AA"/>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49FF"/>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52"/>
    <w:rsid w:val="00D10145"/>
    <w:rsid w:val="00D108D2"/>
    <w:rsid w:val="00D10B73"/>
    <w:rsid w:val="00D12477"/>
    <w:rsid w:val="00D13052"/>
    <w:rsid w:val="00D1389F"/>
    <w:rsid w:val="00D139F4"/>
    <w:rsid w:val="00D13BED"/>
    <w:rsid w:val="00D1402E"/>
    <w:rsid w:val="00D147DB"/>
    <w:rsid w:val="00D149A3"/>
    <w:rsid w:val="00D158D7"/>
    <w:rsid w:val="00D16D3F"/>
    <w:rsid w:val="00D17305"/>
    <w:rsid w:val="00D17F7F"/>
    <w:rsid w:val="00D207C6"/>
    <w:rsid w:val="00D218B1"/>
    <w:rsid w:val="00D21C8D"/>
    <w:rsid w:val="00D23882"/>
    <w:rsid w:val="00D24379"/>
    <w:rsid w:val="00D2491E"/>
    <w:rsid w:val="00D2498A"/>
    <w:rsid w:val="00D24A1A"/>
    <w:rsid w:val="00D252BF"/>
    <w:rsid w:val="00D25430"/>
    <w:rsid w:val="00D2576A"/>
    <w:rsid w:val="00D264F3"/>
    <w:rsid w:val="00D26DEC"/>
    <w:rsid w:val="00D26E43"/>
    <w:rsid w:val="00D27617"/>
    <w:rsid w:val="00D2769B"/>
    <w:rsid w:val="00D27F6E"/>
    <w:rsid w:val="00D302C5"/>
    <w:rsid w:val="00D30B49"/>
    <w:rsid w:val="00D30FE3"/>
    <w:rsid w:val="00D3144E"/>
    <w:rsid w:val="00D31470"/>
    <w:rsid w:val="00D3152B"/>
    <w:rsid w:val="00D31E52"/>
    <w:rsid w:val="00D322E5"/>
    <w:rsid w:val="00D3251E"/>
    <w:rsid w:val="00D32CE4"/>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435C"/>
    <w:rsid w:val="00D44F0D"/>
    <w:rsid w:val="00D44F48"/>
    <w:rsid w:val="00D4541A"/>
    <w:rsid w:val="00D45B34"/>
    <w:rsid w:val="00D45CE2"/>
    <w:rsid w:val="00D46024"/>
    <w:rsid w:val="00D460FE"/>
    <w:rsid w:val="00D4677A"/>
    <w:rsid w:val="00D47172"/>
    <w:rsid w:val="00D47D87"/>
    <w:rsid w:val="00D47ED8"/>
    <w:rsid w:val="00D500B5"/>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4946"/>
    <w:rsid w:val="00D75510"/>
    <w:rsid w:val="00D75655"/>
    <w:rsid w:val="00D75BEA"/>
    <w:rsid w:val="00D7685B"/>
    <w:rsid w:val="00D76BED"/>
    <w:rsid w:val="00D76CF8"/>
    <w:rsid w:val="00D7746F"/>
    <w:rsid w:val="00D77527"/>
    <w:rsid w:val="00D779A6"/>
    <w:rsid w:val="00D77B59"/>
    <w:rsid w:val="00D802DF"/>
    <w:rsid w:val="00D814BB"/>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4C53"/>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371C"/>
    <w:rsid w:val="00DD4BAF"/>
    <w:rsid w:val="00DD4BC2"/>
    <w:rsid w:val="00DD4CC8"/>
    <w:rsid w:val="00DD57EA"/>
    <w:rsid w:val="00DD5C7C"/>
    <w:rsid w:val="00DD60CD"/>
    <w:rsid w:val="00DD6E1A"/>
    <w:rsid w:val="00DE042A"/>
    <w:rsid w:val="00DE0A08"/>
    <w:rsid w:val="00DE1063"/>
    <w:rsid w:val="00DE1E6E"/>
    <w:rsid w:val="00DE37AE"/>
    <w:rsid w:val="00DE39E8"/>
    <w:rsid w:val="00DE3B1F"/>
    <w:rsid w:val="00DE4065"/>
    <w:rsid w:val="00DE4675"/>
    <w:rsid w:val="00DE4A7C"/>
    <w:rsid w:val="00DE4AF5"/>
    <w:rsid w:val="00DE526B"/>
    <w:rsid w:val="00DE64C7"/>
    <w:rsid w:val="00DE77E2"/>
    <w:rsid w:val="00DE7938"/>
    <w:rsid w:val="00DE7AB2"/>
    <w:rsid w:val="00DE7EA5"/>
    <w:rsid w:val="00DF031E"/>
    <w:rsid w:val="00DF0B9D"/>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A40"/>
    <w:rsid w:val="00DF5B0B"/>
    <w:rsid w:val="00DF5C96"/>
    <w:rsid w:val="00DF5E54"/>
    <w:rsid w:val="00DF60E6"/>
    <w:rsid w:val="00DF69CB"/>
    <w:rsid w:val="00DF6B25"/>
    <w:rsid w:val="00DF7436"/>
    <w:rsid w:val="00DF77D5"/>
    <w:rsid w:val="00DF7867"/>
    <w:rsid w:val="00DF79FF"/>
    <w:rsid w:val="00DF7A0F"/>
    <w:rsid w:val="00DF7E30"/>
    <w:rsid w:val="00E00119"/>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3D6"/>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49B3"/>
    <w:rsid w:val="00E25235"/>
    <w:rsid w:val="00E256F4"/>
    <w:rsid w:val="00E25817"/>
    <w:rsid w:val="00E25BB4"/>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59A2"/>
    <w:rsid w:val="00E461E9"/>
    <w:rsid w:val="00E4634A"/>
    <w:rsid w:val="00E46632"/>
    <w:rsid w:val="00E50625"/>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5B"/>
    <w:rsid w:val="00E635DE"/>
    <w:rsid w:val="00E63897"/>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7250"/>
    <w:rsid w:val="00EA7327"/>
    <w:rsid w:val="00EA754A"/>
    <w:rsid w:val="00EA7E90"/>
    <w:rsid w:val="00EB0439"/>
    <w:rsid w:val="00EB05CA"/>
    <w:rsid w:val="00EB1314"/>
    <w:rsid w:val="00EB1F25"/>
    <w:rsid w:val="00EB23DD"/>
    <w:rsid w:val="00EB3762"/>
    <w:rsid w:val="00EB396C"/>
    <w:rsid w:val="00EB3CB5"/>
    <w:rsid w:val="00EB409F"/>
    <w:rsid w:val="00EB4235"/>
    <w:rsid w:val="00EB4438"/>
    <w:rsid w:val="00EB48AB"/>
    <w:rsid w:val="00EB4D37"/>
    <w:rsid w:val="00EB544A"/>
    <w:rsid w:val="00EB5A89"/>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52B"/>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E8F"/>
    <w:rsid w:val="00F02077"/>
    <w:rsid w:val="00F045AA"/>
    <w:rsid w:val="00F049CF"/>
    <w:rsid w:val="00F04E46"/>
    <w:rsid w:val="00F05175"/>
    <w:rsid w:val="00F05206"/>
    <w:rsid w:val="00F05279"/>
    <w:rsid w:val="00F055DA"/>
    <w:rsid w:val="00F060A1"/>
    <w:rsid w:val="00F067F0"/>
    <w:rsid w:val="00F072E1"/>
    <w:rsid w:val="00F07482"/>
    <w:rsid w:val="00F07BB9"/>
    <w:rsid w:val="00F07C85"/>
    <w:rsid w:val="00F07DC8"/>
    <w:rsid w:val="00F10D8A"/>
    <w:rsid w:val="00F11230"/>
    <w:rsid w:val="00F1124F"/>
    <w:rsid w:val="00F1146D"/>
    <w:rsid w:val="00F1146E"/>
    <w:rsid w:val="00F13E2D"/>
    <w:rsid w:val="00F1478E"/>
    <w:rsid w:val="00F14C09"/>
    <w:rsid w:val="00F1568A"/>
    <w:rsid w:val="00F156DC"/>
    <w:rsid w:val="00F15CFB"/>
    <w:rsid w:val="00F20BFF"/>
    <w:rsid w:val="00F2178F"/>
    <w:rsid w:val="00F2255E"/>
    <w:rsid w:val="00F2297D"/>
    <w:rsid w:val="00F22992"/>
    <w:rsid w:val="00F22D69"/>
    <w:rsid w:val="00F22E1C"/>
    <w:rsid w:val="00F23849"/>
    <w:rsid w:val="00F238EF"/>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3882"/>
    <w:rsid w:val="00F55534"/>
    <w:rsid w:val="00F55F7B"/>
    <w:rsid w:val="00F566A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8F"/>
    <w:rsid w:val="00F74623"/>
    <w:rsid w:val="00F74FD5"/>
    <w:rsid w:val="00F750C2"/>
    <w:rsid w:val="00F75F5F"/>
    <w:rsid w:val="00F7737C"/>
    <w:rsid w:val="00F7782D"/>
    <w:rsid w:val="00F8001C"/>
    <w:rsid w:val="00F8066B"/>
    <w:rsid w:val="00F80FE5"/>
    <w:rsid w:val="00F823F6"/>
    <w:rsid w:val="00F824D5"/>
    <w:rsid w:val="00F8373B"/>
    <w:rsid w:val="00F84302"/>
    <w:rsid w:val="00F85647"/>
    <w:rsid w:val="00F8641A"/>
    <w:rsid w:val="00F86991"/>
    <w:rsid w:val="00F86CE9"/>
    <w:rsid w:val="00F8755F"/>
    <w:rsid w:val="00F87758"/>
    <w:rsid w:val="00F87933"/>
    <w:rsid w:val="00F8793F"/>
    <w:rsid w:val="00F916EF"/>
    <w:rsid w:val="00F91F36"/>
    <w:rsid w:val="00F92199"/>
    <w:rsid w:val="00F92AF4"/>
    <w:rsid w:val="00F93D27"/>
    <w:rsid w:val="00F94E0E"/>
    <w:rsid w:val="00F9666F"/>
    <w:rsid w:val="00F96EA9"/>
    <w:rsid w:val="00FA083B"/>
    <w:rsid w:val="00FA0A0C"/>
    <w:rsid w:val="00FA18ED"/>
    <w:rsid w:val="00FA1E3F"/>
    <w:rsid w:val="00FA20B9"/>
    <w:rsid w:val="00FA2FDF"/>
    <w:rsid w:val="00FA3616"/>
    <w:rsid w:val="00FA3CDD"/>
    <w:rsid w:val="00FA40D9"/>
    <w:rsid w:val="00FA4398"/>
    <w:rsid w:val="00FA465C"/>
    <w:rsid w:val="00FA5040"/>
    <w:rsid w:val="00FA51EC"/>
    <w:rsid w:val="00FA5B6E"/>
    <w:rsid w:val="00FA5C16"/>
    <w:rsid w:val="00FA5C63"/>
    <w:rsid w:val="00FA775A"/>
    <w:rsid w:val="00FA7F94"/>
    <w:rsid w:val="00FB0166"/>
    <w:rsid w:val="00FB08F1"/>
    <w:rsid w:val="00FB08F6"/>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6BC"/>
    <w:rsid w:val="00FC3BA4"/>
    <w:rsid w:val="00FC4BB5"/>
    <w:rsid w:val="00FC5E28"/>
    <w:rsid w:val="00FC6FE4"/>
    <w:rsid w:val="00FC71F3"/>
    <w:rsid w:val="00FC7268"/>
    <w:rsid w:val="00FC73B2"/>
    <w:rsid w:val="00FC7946"/>
    <w:rsid w:val="00FD0941"/>
    <w:rsid w:val="00FD0DCC"/>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1BA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86577</Words>
  <Characters>545436</Characters>
  <Application>Microsoft Office Word</Application>
  <DocSecurity>0</DocSecurity>
  <Lines>4545</Lines>
  <Paragraphs>1261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3401</cp:revision>
  <dcterms:created xsi:type="dcterms:W3CDTF">2024-10-11T08:26:00Z</dcterms:created>
  <dcterms:modified xsi:type="dcterms:W3CDTF">2025-01-18T19:26:00Z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id="tkQtgPRg"/&gt;&lt;style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