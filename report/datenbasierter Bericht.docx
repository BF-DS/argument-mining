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77777777" w:rsidR="007E2B44" w:rsidRPr="007E2B44" w:rsidRDefault="007E2B44" w:rsidP="0059342E">
      <w:pPr>
        <w:spacing w:after="0"/>
        <w:rPr>
          <w:rFonts w:ascii="Calibri" w:eastAsia="Times New Roman" w:hAnsi="Calibri" w:cs="Calibri"/>
          <w:sz w:val="28"/>
          <w:szCs w:val="28"/>
          <w:lang w:val="en-US" w:eastAsia="de-DE"/>
        </w:rPr>
      </w:pP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B0D355D" w14:textId="16690370" w:rsidR="007A5F08"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6791521" w:history="1">
            <w:r w:rsidR="007A5F08" w:rsidRPr="00552CC1">
              <w:rPr>
                <w:rStyle w:val="Hyperlink"/>
                <w:noProof/>
              </w:rPr>
              <w:t>1</w:t>
            </w:r>
            <w:r w:rsidR="007A5F08">
              <w:rPr>
                <w:rFonts w:asciiTheme="minorHAnsi" w:eastAsiaTheme="minorEastAsia" w:hAnsiTheme="minorHAnsi"/>
                <w:noProof/>
                <w:kern w:val="2"/>
                <w:szCs w:val="24"/>
                <w:lang w:eastAsia="de-DE"/>
                <w14:ligatures w14:val="standardContextual"/>
              </w:rPr>
              <w:tab/>
            </w:r>
            <w:r w:rsidR="007A5F08" w:rsidRPr="00552CC1">
              <w:rPr>
                <w:rStyle w:val="Hyperlink"/>
                <w:noProof/>
              </w:rPr>
              <w:t>Einleitung</w:t>
            </w:r>
            <w:r w:rsidR="007A5F08">
              <w:rPr>
                <w:noProof/>
                <w:webHidden/>
              </w:rPr>
              <w:tab/>
            </w:r>
            <w:r w:rsidR="007A5F08">
              <w:rPr>
                <w:noProof/>
                <w:webHidden/>
              </w:rPr>
              <w:fldChar w:fldCharType="begin"/>
            </w:r>
            <w:r w:rsidR="007A5F08">
              <w:rPr>
                <w:noProof/>
                <w:webHidden/>
              </w:rPr>
              <w:instrText xml:space="preserve"> PAGEREF _Toc186791521 \h </w:instrText>
            </w:r>
            <w:r w:rsidR="007A5F08">
              <w:rPr>
                <w:noProof/>
                <w:webHidden/>
              </w:rPr>
            </w:r>
            <w:r w:rsidR="007A5F08">
              <w:rPr>
                <w:noProof/>
                <w:webHidden/>
              </w:rPr>
              <w:fldChar w:fldCharType="separate"/>
            </w:r>
            <w:r w:rsidR="009B0752">
              <w:rPr>
                <w:noProof/>
                <w:webHidden/>
              </w:rPr>
              <w:t>1</w:t>
            </w:r>
            <w:r w:rsidR="007A5F08">
              <w:rPr>
                <w:noProof/>
                <w:webHidden/>
              </w:rPr>
              <w:fldChar w:fldCharType="end"/>
            </w:r>
          </w:hyperlink>
        </w:p>
        <w:p w14:paraId="74C511F7" w14:textId="209B6AEF"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25" w:history="1">
            <w:r w:rsidRPr="00552CC1">
              <w:rPr>
                <w:rStyle w:val="Hyperlink"/>
                <w:noProof/>
              </w:rPr>
              <w:t>1.1</w:t>
            </w:r>
            <w:r>
              <w:rPr>
                <w:rFonts w:asciiTheme="minorHAnsi" w:eastAsiaTheme="minorEastAsia" w:hAnsiTheme="minorHAnsi"/>
                <w:noProof/>
                <w:kern w:val="2"/>
                <w:szCs w:val="24"/>
                <w:lang w:eastAsia="de-DE"/>
                <w14:ligatures w14:val="standardContextual"/>
              </w:rPr>
              <w:tab/>
            </w:r>
            <w:r w:rsidRPr="00552CC1">
              <w:rPr>
                <w:rStyle w:val="Hyperlink"/>
                <w:noProof/>
              </w:rPr>
              <w:t>Begriffsdefinition + Stand der Forschung</w:t>
            </w:r>
            <w:r>
              <w:rPr>
                <w:noProof/>
                <w:webHidden/>
              </w:rPr>
              <w:tab/>
            </w:r>
            <w:r>
              <w:rPr>
                <w:noProof/>
                <w:webHidden/>
              </w:rPr>
              <w:fldChar w:fldCharType="begin"/>
            </w:r>
            <w:r>
              <w:rPr>
                <w:noProof/>
                <w:webHidden/>
              </w:rPr>
              <w:instrText xml:space="preserve"> PAGEREF _Toc186791525 \h </w:instrText>
            </w:r>
            <w:r>
              <w:rPr>
                <w:noProof/>
                <w:webHidden/>
              </w:rPr>
            </w:r>
            <w:r>
              <w:rPr>
                <w:noProof/>
                <w:webHidden/>
              </w:rPr>
              <w:fldChar w:fldCharType="separate"/>
            </w:r>
            <w:r w:rsidR="009B0752">
              <w:rPr>
                <w:noProof/>
                <w:webHidden/>
              </w:rPr>
              <w:t>4</w:t>
            </w:r>
            <w:r>
              <w:rPr>
                <w:noProof/>
                <w:webHidden/>
              </w:rPr>
              <w:fldChar w:fldCharType="end"/>
            </w:r>
          </w:hyperlink>
        </w:p>
        <w:p w14:paraId="474F2133" w14:textId="1D36A289"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6" w:history="1">
            <w:r w:rsidRPr="00552CC1">
              <w:rPr>
                <w:rStyle w:val="Hyperlink"/>
                <w:noProof/>
              </w:rPr>
              <w:t>1.1.1</w:t>
            </w:r>
            <w:r>
              <w:rPr>
                <w:rFonts w:asciiTheme="minorHAnsi" w:eastAsiaTheme="minorEastAsia" w:hAnsiTheme="minorHAnsi"/>
                <w:noProof/>
                <w:kern w:val="2"/>
                <w:szCs w:val="24"/>
                <w:lang w:eastAsia="de-DE"/>
                <w14:ligatures w14:val="standardContextual"/>
              </w:rPr>
              <w:tab/>
            </w:r>
            <w:r w:rsidRPr="00552CC1">
              <w:rPr>
                <w:rStyle w:val="Hyperlink"/>
                <w:noProof/>
              </w:rPr>
              <w:t>Argumente und Argument Mining</w:t>
            </w:r>
            <w:r>
              <w:rPr>
                <w:noProof/>
                <w:webHidden/>
              </w:rPr>
              <w:tab/>
            </w:r>
            <w:r>
              <w:rPr>
                <w:noProof/>
                <w:webHidden/>
              </w:rPr>
              <w:fldChar w:fldCharType="begin"/>
            </w:r>
            <w:r>
              <w:rPr>
                <w:noProof/>
                <w:webHidden/>
              </w:rPr>
              <w:instrText xml:space="preserve"> PAGEREF _Toc186791526 \h </w:instrText>
            </w:r>
            <w:r>
              <w:rPr>
                <w:noProof/>
                <w:webHidden/>
              </w:rPr>
            </w:r>
            <w:r>
              <w:rPr>
                <w:noProof/>
                <w:webHidden/>
              </w:rPr>
              <w:fldChar w:fldCharType="separate"/>
            </w:r>
            <w:r w:rsidR="009B0752">
              <w:rPr>
                <w:noProof/>
                <w:webHidden/>
              </w:rPr>
              <w:t>4</w:t>
            </w:r>
            <w:r>
              <w:rPr>
                <w:noProof/>
                <w:webHidden/>
              </w:rPr>
              <w:fldChar w:fldCharType="end"/>
            </w:r>
          </w:hyperlink>
        </w:p>
        <w:p w14:paraId="41B96DBB" w14:textId="08DFBE43"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7" w:history="1">
            <w:r w:rsidRPr="00552CC1">
              <w:rPr>
                <w:rStyle w:val="Hyperlink"/>
                <w:noProof/>
              </w:rPr>
              <w:t>1.1.2</w:t>
            </w:r>
            <w:r>
              <w:rPr>
                <w:rFonts w:asciiTheme="minorHAnsi" w:eastAsiaTheme="minorEastAsia" w:hAnsiTheme="minorHAnsi"/>
                <w:noProof/>
                <w:kern w:val="2"/>
                <w:szCs w:val="24"/>
                <w:lang w:eastAsia="de-DE"/>
                <w14:ligatures w14:val="standardContextual"/>
              </w:rPr>
              <w:tab/>
            </w:r>
            <w:r w:rsidRPr="00552CC1">
              <w:rPr>
                <w:rStyle w:val="Hyperlink"/>
                <w:noProof/>
              </w:rPr>
              <w:t>Aufgaben des Argument minings</w:t>
            </w:r>
            <w:r>
              <w:rPr>
                <w:noProof/>
                <w:webHidden/>
              </w:rPr>
              <w:tab/>
            </w:r>
            <w:r>
              <w:rPr>
                <w:noProof/>
                <w:webHidden/>
              </w:rPr>
              <w:fldChar w:fldCharType="begin"/>
            </w:r>
            <w:r>
              <w:rPr>
                <w:noProof/>
                <w:webHidden/>
              </w:rPr>
              <w:instrText xml:space="preserve"> PAGEREF _Toc186791527 \h </w:instrText>
            </w:r>
            <w:r>
              <w:rPr>
                <w:noProof/>
                <w:webHidden/>
              </w:rPr>
            </w:r>
            <w:r>
              <w:rPr>
                <w:noProof/>
                <w:webHidden/>
              </w:rPr>
              <w:fldChar w:fldCharType="separate"/>
            </w:r>
            <w:r w:rsidR="009B0752">
              <w:rPr>
                <w:noProof/>
                <w:webHidden/>
              </w:rPr>
              <w:t>5</w:t>
            </w:r>
            <w:r>
              <w:rPr>
                <w:noProof/>
                <w:webHidden/>
              </w:rPr>
              <w:fldChar w:fldCharType="end"/>
            </w:r>
          </w:hyperlink>
        </w:p>
        <w:p w14:paraId="01B36E5D" w14:textId="390AB625"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8" w:history="1">
            <w:r w:rsidRPr="00552CC1">
              <w:rPr>
                <w:rStyle w:val="Hyperlink"/>
                <w:noProof/>
              </w:rPr>
              <w:t>1.1.3</w:t>
            </w:r>
            <w:r>
              <w:rPr>
                <w:rFonts w:asciiTheme="minorHAnsi" w:eastAsiaTheme="minorEastAsia" w:hAnsiTheme="minorHAnsi"/>
                <w:noProof/>
                <w:kern w:val="2"/>
                <w:szCs w:val="24"/>
                <w:lang w:eastAsia="de-DE"/>
                <w14:ligatures w14:val="standardContextual"/>
              </w:rPr>
              <w:tab/>
            </w:r>
            <w:r w:rsidRPr="00552CC1">
              <w:rPr>
                <w:rStyle w:val="Hyperlink"/>
                <w:noProof/>
              </w:rPr>
              <w:t>Argument diagramming techniques / Argument Schemes</w:t>
            </w:r>
            <w:r>
              <w:rPr>
                <w:noProof/>
                <w:webHidden/>
              </w:rPr>
              <w:tab/>
            </w:r>
            <w:r>
              <w:rPr>
                <w:noProof/>
                <w:webHidden/>
              </w:rPr>
              <w:fldChar w:fldCharType="begin"/>
            </w:r>
            <w:r>
              <w:rPr>
                <w:noProof/>
                <w:webHidden/>
              </w:rPr>
              <w:instrText xml:space="preserve"> PAGEREF _Toc186791528 \h </w:instrText>
            </w:r>
            <w:r>
              <w:rPr>
                <w:noProof/>
                <w:webHidden/>
              </w:rPr>
            </w:r>
            <w:r>
              <w:rPr>
                <w:noProof/>
                <w:webHidden/>
              </w:rPr>
              <w:fldChar w:fldCharType="separate"/>
            </w:r>
            <w:r w:rsidR="009B0752">
              <w:rPr>
                <w:noProof/>
                <w:webHidden/>
              </w:rPr>
              <w:t>12</w:t>
            </w:r>
            <w:r>
              <w:rPr>
                <w:noProof/>
                <w:webHidden/>
              </w:rPr>
              <w:fldChar w:fldCharType="end"/>
            </w:r>
          </w:hyperlink>
        </w:p>
        <w:p w14:paraId="5B9D8794" w14:textId="26CA9B7F"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9" w:history="1">
            <w:r w:rsidRPr="00552CC1">
              <w:rPr>
                <w:rStyle w:val="Hyperlink"/>
                <w:noProof/>
                <w:lang w:val="en-US"/>
              </w:rPr>
              <w:t>1.1.4</w:t>
            </w:r>
            <w:r>
              <w:rPr>
                <w:rFonts w:asciiTheme="minorHAnsi" w:eastAsiaTheme="minorEastAsia" w:hAnsiTheme="minorHAnsi"/>
                <w:noProof/>
                <w:kern w:val="2"/>
                <w:szCs w:val="24"/>
                <w:lang w:eastAsia="de-DE"/>
                <w14:ligatures w14:val="standardContextual"/>
              </w:rPr>
              <w:tab/>
            </w:r>
            <w:r w:rsidRPr="00552CC1">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_Toc186791529 \h </w:instrText>
            </w:r>
            <w:r>
              <w:rPr>
                <w:noProof/>
                <w:webHidden/>
              </w:rPr>
            </w:r>
            <w:r>
              <w:rPr>
                <w:noProof/>
                <w:webHidden/>
              </w:rPr>
              <w:fldChar w:fldCharType="separate"/>
            </w:r>
            <w:r w:rsidR="009B0752">
              <w:rPr>
                <w:noProof/>
                <w:webHidden/>
              </w:rPr>
              <w:t>12</w:t>
            </w:r>
            <w:r>
              <w:rPr>
                <w:noProof/>
                <w:webHidden/>
              </w:rPr>
              <w:fldChar w:fldCharType="end"/>
            </w:r>
          </w:hyperlink>
        </w:p>
        <w:p w14:paraId="45670F89" w14:textId="5B03EE4A"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0" w:history="1">
            <w:r w:rsidRPr="00552CC1">
              <w:rPr>
                <w:rStyle w:val="Hyperlink"/>
                <w:noProof/>
                <w:lang w:val="en-US"/>
              </w:rPr>
              <w:t>1.1.5</w:t>
            </w:r>
            <w:r>
              <w:rPr>
                <w:rFonts w:asciiTheme="minorHAnsi" w:eastAsiaTheme="minorEastAsia" w:hAnsiTheme="minorHAnsi"/>
                <w:noProof/>
                <w:kern w:val="2"/>
                <w:szCs w:val="24"/>
                <w:lang w:eastAsia="de-DE"/>
                <w14:ligatures w14:val="standardContextual"/>
              </w:rPr>
              <w:tab/>
            </w:r>
            <w:r w:rsidRPr="00552CC1">
              <w:rPr>
                <w:rStyle w:val="Hyperlink"/>
                <w:noProof/>
                <w:lang w:val="en-US"/>
              </w:rPr>
              <w:t>Large Language Models</w:t>
            </w:r>
            <w:r>
              <w:rPr>
                <w:noProof/>
                <w:webHidden/>
              </w:rPr>
              <w:tab/>
            </w:r>
            <w:r>
              <w:rPr>
                <w:noProof/>
                <w:webHidden/>
              </w:rPr>
              <w:fldChar w:fldCharType="begin"/>
            </w:r>
            <w:r>
              <w:rPr>
                <w:noProof/>
                <w:webHidden/>
              </w:rPr>
              <w:instrText xml:space="preserve"> PAGEREF _Toc186791530 \h </w:instrText>
            </w:r>
            <w:r>
              <w:rPr>
                <w:noProof/>
                <w:webHidden/>
              </w:rPr>
            </w:r>
            <w:r>
              <w:rPr>
                <w:noProof/>
                <w:webHidden/>
              </w:rPr>
              <w:fldChar w:fldCharType="separate"/>
            </w:r>
            <w:r w:rsidR="009B0752">
              <w:rPr>
                <w:noProof/>
                <w:webHidden/>
              </w:rPr>
              <w:t>13</w:t>
            </w:r>
            <w:r>
              <w:rPr>
                <w:noProof/>
                <w:webHidden/>
              </w:rPr>
              <w:fldChar w:fldCharType="end"/>
            </w:r>
          </w:hyperlink>
        </w:p>
        <w:p w14:paraId="1DCBD24A" w14:textId="73292C21"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31" w:history="1">
            <w:r w:rsidRPr="00552CC1">
              <w:rPr>
                <w:rStyle w:val="Hyperlink"/>
                <w:noProof/>
                <w:lang w:val="en-US"/>
              </w:rPr>
              <w:t>2</w:t>
            </w:r>
            <w:r>
              <w:rPr>
                <w:rFonts w:asciiTheme="minorHAnsi" w:eastAsiaTheme="minorEastAsia" w:hAnsiTheme="minorHAnsi"/>
                <w:noProof/>
                <w:kern w:val="2"/>
                <w:szCs w:val="24"/>
                <w:lang w:eastAsia="de-DE"/>
                <w14:ligatures w14:val="standardContextual"/>
              </w:rPr>
              <w:tab/>
            </w:r>
            <w:r w:rsidRPr="00552CC1">
              <w:rPr>
                <w:rStyle w:val="Hyperlink"/>
                <w:noProof/>
                <w:lang w:val="en-US"/>
              </w:rPr>
              <w:t>Daten und Methoden</w:t>
            </w:r>
            <w:r>
              <w:rPr>
                <w:noProof/>
                <w:webHidden/>
              </w:rPr>
              <w:tab/>
            </w:r>
            <w:r>
              <w:rPr>
                <w:noProof/>
                <w:webHidden/>
              </w:rPr>
              <w:fldChar w:fldCharType="begin"/>
            </w:r>
            <w:r>
              <w:rPr>
                <w:noProof/>
                <w:webHidden/>
              </w:rPr>
              <w:instrText xml:space="preserve"> PAGEREF _Toc186791531 \h </w:instrText>
            </w:r>
            <w:r>
              <w:rPr>
                <w:noProof/>
                <w:webHidden/>
              </w:rPr>
            </w:r>
            <w:r>
              <w:rPr>
                <w:noProof/>
                <w:webHidden/>
              </w:rPr>
              <w:fldChar w:fldCharType="separate"/>
            </w:r>
            <w:r w:rsidR="009B0752">
              <w:rPr>
                <w:noProof/>
                <w:webHidden/>
              </w:rPr>
              <w:t>18</w:t>
            </w:r>
            <w:r>
              <w:rPr>
                <w:noProof/>
                <w:webHidden/>
              </w:rPr>
              <w:fldChar w:fldCharType="end"/>
            </w:r>
          </w:hyperlink>
        </w:p>
        <w:p w14:paraId="2F4F1A5B" w14:textId="3E4C2B72"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2" w:history="1">
            <w:r w:rsidRPr="00552CC1">
              <w:rPr>
                <w:rStyle w:val="Hyperlink"/>
                <w:noProof/>
                <w:lang w:val="en-US"/>
              </w:rPr>
              <w:t>2.1</w:t>
            </w:r>
            <w:r>
              <w:rPr>
                <w:rFonts w:asciiTheme="minorHAnsi" w:eastAsiaTheme="minorEastAsia" w:hAnsiTheme="minorHAnsi"/>
                <w:noProof/>
                <w:kern w:val="2"/>
                <w:szCs w:val="24"/>
                <w:lang w:eastAsia="de-DE"/>
                <w14:ligatures w14:val="standardContextual"/>
              </w:rPr>
              <w:tab/>
            </w:r>
            <w:r w:rsidRPr="00552CC1">
              <w:rPr>
                <w:rStyle w:val="Hyperlink"/>
                <w:noProof/>
                <w:lang w:val="en-US"/>
              </w:rPr>
              <w:t>Modell / LLM / Large Language Model</w:t>
            </w:r>
            <w:r>
              <w:rPr>
                <w:noProof/>
                <w:webHidden/>
              </w:rPr>
              <w:tab/>
            </w:r>
            <w:r>
              <w:rPr>
                <w:noProof/>
                <w:webHidden/>
              </w:rPr>
              <w:fldChar w:fldCharType="begin"/>
            </w:r>
            <w:r>
              <w:rPr>
                <w:noProof/>
                <w:webHidden/>
              </w:rPr>
              <w:instrText xml:space="preserve"> PAGEREF _Toc186791532 \h </w:instrText>
            </w:r>
            <w:r>
              <w:rPr>
                <w:noProof/>
                <w:webHidden/>
              </w:rPr>
            </w:r>
            <w:r>
              <w:rPr>
                <w:noProof/>
                <w:webHidden/>
              </w:rPr>
              <w:fldChar w:fldCharType="separate"/>
            </w:r>
            <w:r w:rsidR="009B0752">
              <w:rPr>
                <w:noProof/>
                <w:webHidden/>
              </w:rPr>
              <w:t>18</w:t>
            </w:r>
            <w:r>
              <w:rPr>
                <w:noProof/>
                <w:webHidden/>
              </w:rPr>
              <w:fldChar w:fldCharType="end"/>
            </w:r>
          </w:hyperlink>
        </w:p>
        <w:p w14:paraId="08B2D4C0" w14:textId="214AC1CC"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3" w:history="1">
            <w:r w:rsidRPr="00552CC1">
              <w:rPr>
                <w:rStyle w:val="Hyperlink"/>
                <w:noProof/>
              </w:rPr>
              <w:t>2.2</w:t>
            </w:r>
            <w:r>
              <w:rPr>
                <w:rFonts w:asciiTheme="minorHAnsi" w:eastAsiaTheme="minorEastAsia" w:hAnsiTheme="minorHAnsi"/>
                <w:noProof/>
                <w:kern w:val="2"/>
                <w:szCs w:val="24"/>
                <w:lang w:eastAsia="de-DE"/>
                <w14:ligatures w14:val="standardContextual"/>
              </w:rPr>
              <w:tab/>
            </w:r>
            <w:r w:rsidRPr="00552CC1">
              <w:rPr>
                <w:rStyle w:val="Hyperlink"/>
                <w:noProof/>
              </w:rPr>
              <w:t>Datensatzbeschreibung</w:t>
            </w:r>
            <w:r>
              <w:rPr>
                <w:noProof/>
                <w:webHidden/>
              </w:rPr>
              <w:tab/>
            </w:r>
            <w:r>
              <w:rPr>
                <w:noProof/>
                <w:webHidden/>
              </w:rPr>
              <w:fldChar w:fldCharType="begin"/>
            </w:r>
            <w:r>
              <w:rPr>
                <w:noProof/>
                <w:webHidden/>
              </w:rPr>
              <w:instrText xml:space="preserve"> PAGEREF _Toc186791533 \h </w:instrText>
            </w:r>
            <w:r>
              <w:rPr>
                <w:noProof/>
                <w:webHidden/>
              </w:rPr>
            </w:r>
            <w:r>
              <w:rPr>
                <w:noProof/>
                <w:webHidden/>
              </w:rPr>
              <w:fldChar w:fldCharType="separate"/>
            </w:r>
            <w:r w:rsidR="009B0752">
              <w:rPr>
                <w:noProof/>
                <w:webHidden/>
              </w:rPr>
              <w:t>19</w:t>
            </w:r>
            <w:r>
              <w:rPr>
                <w:noProof/>
                <w:webHidden/>
              </w:rPr>
              <w:fldChar w:fldCharType="end"/>
            </w:r>
          </w:hyperlink>
        </w:p>
        <w:p w14:paraId="4F988C5C" w14:textId="39C94058"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4" w:history="1">
            <w:r w:rsidRPr="00552CC1">
              <w:rPr>
                <w:rStyle w:val="Hyperlink"/>
                <w:noProof/>
              </w:rPr>
              <w:t>2.3</w:t>
            </w:r>
            <w:r>
              <w:rPr>
                <w:rFonts w:asciiTheme="minorHAnsi" w:eastAsiaTheme="minorEastAsia" w:hAnsiTheme="minorHAnsi"/>
                <w:noProof/>
                <w:kern w:val="2"/>
                <w:szCs w:val="24"/>
                <w:lang w:eastAsia="de-DE"/>
                <w14:ligatures w14:val="standardContextual"/>
              </w:rPr>
              <w:tab/>
            </w:r>
            <w:r w:rsidRPr="00552CC1">
              <w:rPr>
                <w:rStyle w:val="Hyperlink"/>
                <w:noProof/>
              </w:rPr>
              <w:t>Methode</w:t>
            </w:r>
            <w:r>
              <w:rPr>
                <w:noProof/>
                <w:webHidden/>
              </w:rPr>
              <w:tab/>
            </w:r>
            <w:r>
              <w:rPr>
                <w:noProof/>
                <w:webHidden/>
              </w:rPr>
              <w:fldChar w:fldCharType="begin"/>
            </w:r>
            <w:r>
              <w:rPr>
                <w:noProof/>
                <w:webHidden/>
              </w:rPr>
              <w:instrText xml:space="preserve"> PAGEREF _Toc186791534 \h </w:instrText>
            </w:r>
            <w:r>
              <w:rPr>
                <w:noProof/>
                <w:webHidden/>
              </w:rPr>
            </w:r>
            <w:r>
              <w:rPr>
                <w:noProof/>
                <w:webHidden/>
              </w:rPr>
              <w:fldChar w:fldCharType="separate"/>
            </w:r>
            <w:r w:rsidR="009B0752">
              <w:rPr>
                <w:noProof/>
                <w:webHidden/>
              </w:rPr>
              <w:t>22</w:t>
            </w:r>
            <w:r>
              <w:rPr>
                <w:noProof/>
                <w:webHidden/>
              </w:rPr>
              <w:fldChar w:fldCharType="end"/>
            </w:r>
          </w:hyperlink>
        </w:p>
        <w:p w14:paraId="2A4D919F" w14:textId="051D71A9"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5" w:history="1">
            <w:r w:rsidRPr="00552CC1">
              <w:rPr>
                <w:rStyle w:val="Hyperlink"/>
                <w:noProof/>
              </w:rPr>
              <w:t>2.3.1</w:t>
            </w:r>
            <w:r>
              <w:rPr>
                <w:rFonts w:asciiTheme="minorHAnsi" w:eastAsiaTheme="minorEastAsia" w:hAnsiTheme="minorHAnsi"/>
                <w:noProof/>
                <w:kern w:val="2"/>
                <w:szCs w:val="24"/>
                <w:lang w:eastAsia="de-DE"/>
                <w14:ligatures w14:val="standardContextual"/>
              </w:rPr>
              <w:tab/>
            </w:r>
            <w:r w:rsidRPr="00552CC1">
              <w:rPr>
                <w:rStyle w:val="Hyperlink"/>
                <w:noProof/>
              </w:rPr>
              <w:t>Tech Stack</w:t>
            </w:r>
            <w:r>
              <w:rPr>
                <w:noProof/>
                <w:webHidden/>
              </w:rPr>
              <w:tab/>
            </w:r>
            <w:r>
              <w:rPr>
                <w:noProof/>
                <w:webHidden/>
              </w:rPr>
              <w:fldChar w:fldCharType="begin"/>
            </w:r>
            <w:r>
              <w:rPr>
                <w:noProof/>
                <w:webHidden/>
              </w:rPr>
              <w:instrText xml:space="preserve"> PAGEREF _Toc186791535 \h </w:instrText>
            </w:r>
            <w:r>
              <w:rPr>
                <w:noProof/>
                <w:webHidden/>
              </w:rPr>
            </w:r>
            <w:r>
              <w:rPr>
                <w:noProof/>
                <w:webHidden/>
              </w:rPr>
              <w:fldChar w:fldCharType="separate"/>
            </w:r>
            <w:r w:rsidR="009B0752">
              <w:rPr>
                <w:noProof/>
                <w:webHidden/>
              </w:rPr>
              <w:t>22</w:t>
            </w:r>
            <w:r>
              <w:rPr>
                <w:noProof/>
                <w:webHidden/>
              </w:rPr>
              <w:fldChar w:fldCharType="end"/>
            </w:r>
          </w:hyperlink>
        </w:p>
        <w:p w14:paraId="7CD83F53" w14:textId="29930489"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6" w:history="1">
            <w:r w:rsidRPr="00552CC1">
              <w:rPr>
                <w:rStyle w:val="Hyperlink"/>
                <w:noProof/>
              </w:rPr>
              <w:t>2.3.2</w:t>
            </w:r>
            <w:r>
              <w:rPr>
                <w:rFonts w:asciiTheme="minorHAnsi" w:eastAsiaTheme="minorEastAsia" w:hAnsiTheme="minorHAnsi"/>
                <w:noProof/>
                <w:kern w:val="2"/>
                <w:szCs w:val="24"/>
                <w:lang w:eastAsia="de-DE"/>
                <w14:ligatures w14:val="standardContextual"/>
              </w:rPr>
              <w:tab/>
            </w:r>
            <w:r w:rsidRPr="00552CC1">
              <w:rPr>
                <w:rStyle w:val="Hyperlink"/>
                <w:noProof/>
              </w:rPr>
              <w:t>Metriken zur Evaluation</w:t>
            </w:r>
            <w:r>
              <w:rPr>
                <w:noProof/>
                <w:webHidden/>
              </w:rPr>
              <w:tab/>
            </w:r>
            <w:r>
              <w:rPr>
                <w:noProof/>
                <w:webHidden/>
              </w:rPr>
              <w:fldChar w:fldCharType="begin"/>
            </w:r>
            <w:r>
              <w:rPr>
                <w:noProof/>
                <w:webHidden/>
              </w:rPr>
              <w:instrText xml:space="preserve"> PAGEREF _Toc186791536 \h </w:instrText>
            </w:r>
            <w:r>
              <w:rPr>
                <w:noProof/>
                <w:webHidden/>
              </w:rPr>
            </w:r>
            <w:r>
              <w:rPr>
                <w:noProof/>
                <w:webHidden/>
              </w:rPr>
              <w:fldChar w:fldCharType="separate"/>
            </w:r>
            <w:r w:rsidR="009B0752">
              <w:rPr>
                <w:noProof/>
                <w:webHidden/>
              </w:rPr>
              <w:t>23</w:t>
            </w:r>
            <w:r>
              <w:rPr>
                <w:noProof/>
                <w:webHidden/>
              </w:rPr>
              <w:fldChar w:fldCharType="end"/>
            </w:r>
          </w:hyperlink>
        </w:p>
        <w:p w14:paraId="0F0246B2" w14:textId="10DF4375"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7" w:history="1">
            <w:r w:rsidRPr="00552CC1">
              <w:rPr>
                <w:rStyle w:val="Hyperlink"/>
                <w:noProof/>
              </w:rPr>
              <w:t>2.3.3</w:t>
            </w:r>
            <w:r>
              <w:rPr>
                <w:rFonts w:asciiTheme="minorHAnsi" w:eastAsiaTheme="minorEastAsia" w:hAnsiTheme="minorHAnsi"/>
                <w:noProof/>
                <w:kern w:val="2"/>
                <w:szCs w:val="24"/>
                <w:lang w:eastAsia="de-DE"/>
                <w14:ligatures w14:val="standardContextual"/>
              </w:rPr>
              <w:tab/>
            </w:r>
            <w:r w:rsidRPr="00552CC1">
              <w:rPr>
                <w:rStyle w:val="Hyperlink"/>
                <w:noProof/>
              </w:rPr>
              <w:t>Eingabeaufforderungen / Prompts</w:t>
            </w:r>
            <w:r>
              <w:rPr>
                <w:noProof/>
                <w:webHidden/>
              </w:rPr>
              <w:tab/>
            </w:r>
            <w:r>
              <w:rPr>
                <w:noProof/>
                <w:webHidden/>
              </w:rPr>
              <w:fldChar w:fldCharType="begin"/>
            </w:r>
            <w:r>
              <w:rPr>
                <w:noProof/>
                <w:webHidden/>
              </w:rPr>
              <w:instrText xml:space="preserve"> PAGEREF _Toc186791537 \h </w:instrText>
            </w:r>
            <w:r>
              <w:rPr>
                <w:noProof/>
                <w:webHidden/>
              </w:rPr>
            </w:r>
            <w:r>
              <w:rPr>
                <w:noProof/>
                <w:webHidden/>
              </w:rPr>
              <w:fldChar w:fldCharType="separate"/>
            </w:r>
            <w:r w:rsidR="009B0752">
              <w:rPr>
                <w:noProof/>
                <w:webHidden/>
              </w:rPr>
              <w:t>26</w:t>
            </w:r>
            <w:r>
              <w:rPr>
                <w:noProof/>
                <w:webHidden/>
              </w:rPr>
              <w:fldChar w:fldCharType="end"/>
            </w:r>
          </w:hyperlink>
        </w:p>
        <w:p w14:paraId="655ED1BC" w14:textId="0267BC39"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2" w:history="1">
            <w:r w:rsidRPr="00552CC1">
              <w:rPr>
                <w:rStyle w:val="Hyperlink"/>
                <w:noProof/>
              </w:rPr>
              <w:t>3</w:t>
            </w:r>
            <w:r>
              <w:rPr>
                <w:rFonts w:asciiTheme="minorHAnsi" w:eastAsiaTheme="minorEastAsia" w:hAnsiTheme="minorHAnsi"/>
                <w:noProof/>
                <w:kern w:val="2"/>
                <w:szCs w:val="24"/>
                <w:lang w:eastAsia="de-DE"/>
                <w14:ligatures w14:val="standardContextual"/>
              </w:rPr>
              <w:tab/>
            </w:r>
            <w:r w:rsidRPr="00552CC1">
              <w:rPr>
                <w:rStyle w:val="Hyperlink"/>
                <w:noProof/>
              </w:rPr>
              <w:t>Ergebnisse</w:t>
            </w:r>
            <w:r>
              <w:rPr>
                <w:noProof/>
                <w:webHidden/>
              </w:rPr>
              <w:tab/>
            </w:r>
            <w:r>
              <w:rPr>
                <w:noProof/>
                <w:webHidden/>
              </w:rPr>
              <w:fldChar w:fldCharType="begin"/>
            </w:r>
            <w:r>
              <w:rPr>
                <w:noProof/>
                <w:webHidden/>
              </w:rPr>
              <w:instrText xml:space="preserve"> PAGEREF _Toc186791552 \h </w:instrText>
            </w:r>
            <w:r>
              <w:rPr>
                <w:noProof/>
                <w:webHidden/>
              </w:rPr>
            </w:r>
            <w:r>
              <w:rPr>
                <w:noProof/>
                <w:webHidden/>
              </w:rPr>
              <w:fldChar w:fldCharType="separate"/>
            </w:r>
            <w:r w:rsidR="009B0752">
              <w:rPr>
                <w:noProof/>
                <w:webHidden/>
              </w:rPr>
              <w:t>31</w:t>
            </w:r>
            <w:r>
              <w:rPr>
                <w:noProof/>
                <w:webHidden/>
              </w:rPr>
              <w:fldChar w:fldCharType="end"/>
            </w:r>
          </w:hyperlink>
        </w:p>
        <w:p w14:paraId="01A1068C" w14:textId="54FC0D3B"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3" w:history="1">
            <w:r w:rsidRPr="00552CC1">
              <w:rPr>
                <w:rStyle w:val="Hyperlink"/>
                <w:noProof/>
              </w:rPr>
              <w:t>4</w:t>
            </w:r>
            <w:r>
              <w:rPr>
                <w:rFonts w:asciiTheme="minorHAnsi" w:eastAsiaTheme="minorEastAsia" w:hAnsiTheme="minorHAnsi"/>
                <w:noProof/>
                <w:kern w:val="2"/>
                <w:szCs w:val="24"/>
                <w:lang w:eastAsia="de-DE"/>
                <w14:ligatures w14:val="standardContextual"/>
              </w:rPr>
              <w:tab/>
            </w:r>
            <w:r w:rsidRPr="00552CC1">
              <w:rPr>
                <w:rStyle w:val="Hyperlink"/>
                <w:noProof/>
              </w:rPr>
              <w:t>Diskussion und Handlungsempfehlungen</w:t>
            </w:r>
            <w:r>
              <w:rPr>
                <w:noProof/>
                <w:webHidden/>
              </w:rPr>
              <w:tab/>
            </w:r>
            <w:r>
              <w:rPr>
                <w:noProof/>
                <w:webHidden/>
              </w:rPr>
              <w:fldChar w:fldCharType="begin"/>
            </w:r>
            <w:r>
              <w:rPr>
                <w:noProof/>
                <w:webHidden/>
              </w:rPr>
              <w:instrText xml:space="preserve"> PAGEREF _Toc186791553 \h </w:instrText>
            </w:r>
            <w:r>
              <w:rPr>
                <w:noProof/>
                <w:webHidden/>
              </w:rPr>
            </w:r>
            <w:r>
              <w:rPr>
                <w:noProof/>
                <w:webHidden/>
              </w:rPr>
              <w:fldChar w:fldCharType="separate"/>
            </w:r>
            <w:r w:rsidR="009B0752">
              <w:rPr>
                <w:noProof/>
                <w:webHidden/>
              </w:rPr>
              <w:t>31</w:t>
            </w:r>
            <w:r>
              <w:rPr>
                <w:noProof/>
                <w:webHidden/>
              </w:rPr>
              <w:fldChar w:fldCharType="end"/>
            </w:r>
          </w:hyperlink>
        </w:p>
        <w:p w14:paraId="1984D5E5" w14:textId="304D081B"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4" w:history="1">
            <w:r w:rsidRPr="00552CC1">
              <w:rPr>
                <w:rStyle w:val="Hyperlink"/>
                <w:noProof/>
              </w:rPr>
              <w:t>5</w:t>
            </w:r>
            <w:r>
              <w:rPr>
                <w:rFonts w:asciiTheme="minorHAnsi" w:eastAsiaTheme="minorEastAsia" w:hAnsiTheme="minorHAnsi"/>
                <w:noProof/>
                <w:kern w:val="2"/>
                <w:szCs w:val="24"/>
                <w:lang w:eastAsia="de-DE"/>
                <w14:ligatures w14:val="standardContextual"/>
              </w:rPr>
              <w:tab/>
            </w:r>
            <w:r w:rsidRPr="00552CC1">
              <w:rPr>
                <w:rStyle w:val="Hyperlink"/>
                <w:noProof/>
              </w:rPr>
              <w:t>Fragestellung</w:t>
            </w:r>
            <w:r>
              <w:rPr>
                <w:noProof/>
                <w:webHidden/>
              </w:rPr>
              <w:tab/>
            </w:r>
            <w:r>
              <w:rPr>
                <w:noProof/>
                <w:webHidden/>
              </w:rPr>
              <w:fldChar w:fldCharType="begin"/>
            </w:r>
            <w:r>
              <w:rPr>
                <w:noProof/>
                <w:webHidden/>
              </w:rPr>
              <w:instrText xml:space="preserve"> PAGEREF _Toc186791554 \h </w:instrText>
            </w:r>
            <w:r>
              <w:rPr>
                <w:noProof/>
                <w:webHidden/>
              </w:rPr>
            </w:r>
            <w:r>
              <w:rPr>
                <w:noProof/>
                <w:webHidden/>
              </w:rPr>
              <w:fldChar w:fldCharType="separate"/>
            </w:r>
            <w:r w:rsidR="009B0752">
              <w:rPr>
                <w:noProof/>
                <w:webHidden/>
              </w:rPr>
              <w:t>33</w:t>
            </w:r>
            <w:r>
              <w:rPr>
                <w:noProof/>
                <w:webHidden/>
              </w:rPr>
              <w:fldChar w:fldCharType="end"/>
            </w:r>
          </w:hyperlink>
        </w:p>
        <w:p w14:paraId="180E6C0A" w14:textId="354B4F3F"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5" w:history="1">
            <w:r w:rsidRPr="00552CC1">
              <w:rPr>
                <w:rStyle w:val="Hyperlink"/>
                <w:noProof/>
              </w:rPr>
              <w:t>6</w:t>
            </w:r>
            <w:r>
              <w:rPr>
                <w:rFonts w:asciiTheme="minorHAnsi" w:eastAsiaTheme="minorEastAsia" w:hAnsiTheme="minorHAnsi"/>
                <w:noProof/>
                <w:kern w:val="2"/>
                <w:szCs w:val="24"/>
                <w:lang w:eastAsia="de-DE"/>
                <w14:ligatures w14:val="standardContextual"/>
              </w:rPr>
              <w:tab/>
            </w:r>
            <w:r w:rsidRPr="00552CC1">
              <w:rPr>
                <w:rStyle w:val="Hyperlink"/>
                <w:noProof/>
              </w:rPr>
              <w:t>Literaturverzeichnis / Quellenverzeichnis</w:t>
            </w:r>
            <w:r>
              <w:rPr>
                <w:noProof/>
                <w:webHidden/>
              </w:rPr>
              <w:tab/>
            </w:r>
            <w:r>
              <w:rPr>
                <w:noProof/>
                <w:webHidden/>
              </w:rPr>
              <w:fldChar w:fldCharType="begin"/>
            </w:r>
            <w:r>
              <w:rPr>
                <w:noProof/>
                <w:webHidden/>
              </w:rPr>
              <w:instrText xml:space="preserve"> PAGEREF _Toc186791555 \h </w:instrText>
            </w:r>
            <w:r>
              <w:rPr>
                <w:noProof/>
                <w:webHidden/>
              </w:rPr>
            </w:r>
            <w:r>
              <w:rPr>
                <w:noProof/>
                <w:webHidden/>
              </w:rPr>
              <w:fldChar w:fldCharType="separate"/>
            </w:r>
            <w:r w:rsidR="009B0752">
              <w:rPr>
                <w:noProof/>
                <w:webHidden/>
              </w:rPr>
              <w:t>34</w:t>
            </w:r>
            <w:r>
              <w:rPr>
                <w:noProof/>
                <w:webHidden/>
              </w:rPr>
              <w:fldChar w:fldCharType="end"/>
            </w:r>
          </w:hyperlink>
        </w:p>
        <w:p w14:paraId="7C53834C" w14:textId="21029927"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6" w:history="1">
            <w:r w:rsidRPr="00552CC1">
              <w:rPr>
                <w:rStyle w:val="Hyperlink"/>
                <w:noProof/>
              </w:rPr>
              <w:t>7</w:t>
            </w:r>
            <w:r>
              <w:rPr>
                <w:rFonts w:asciiTheme="minorHAnsi" w:eastAsiaTheme="minorEastAsia" w:hAnsiTheme="minorHAnsi"/>
                <w:noProof/>
                <w:kern w:val="2"/>
                <w:szCs w:val="24"/>
                <w:lang w:eastAsia="de-DE"/>
                <w14:ligatures w14:val="standardContextual"/>
              </w:rPr>
              <w:tab/>
            </w:r>
            <w:r w:rsidRPr="00552CC1">
              <w:rPr>
                <w:rStyle w:val="Hyperlink"/>
                <w:noProof/>
              </w:rPr>
              <w:t>Anhänge &amp; Projektdokumentation</w:t>
            </w:r>
            <w:r>
              <w:rPr>
                <w:noProof/>
                <w:webHidden/>
              </w:rPr>
              <w:tab/>
            </w:r>
            <w:r>
              <w:rPr>
                <w:noProof/>
                <w:webHidden/>
              </w:rPr>
              <w:fldChar w:fldCharType="begin"/>
            </w:r>
            <w:r>
              <w:rPr>
                <w:noProof/>
                <w:webHidden/>
              </w:rPr>
              <w:instrText xml:space="preserve"> PAGEREF _Toc186791556 \h </w:instrText>
            </w:r>
            <w:r>
              <w:rPr>
                <w:noProof/>
                <w:webHidden/>
              </w:rPr>
            </w:r>
            <w:r>
              <w:rPr>
                <w:noProof/>
                <w:webHidden/>
              </w:rPr>
              <w:fldChar w:fldCharType="separate"/>
            </w:r>
            <w:r w:rsidR="009B0752">
              <w:rPr>
                <w:noProof/>
                <w:webHidden/>
              </w:rPr>
              <w:t>38</w:t>
            </w:r>
            <w:r>
              <w:rPr>
                <w:noProof/>
                <w:webHidden/>
              </w:rPr>
              <w:fldChar w:fldCharType="end"/>
            </w:r>
          </w:hyperlink>
        </w:p>
        <w:p w14:paraId="2AE103FE" w14:textId="32519FC6"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57" w:history="1">
            <w:r w:rsidRPr="00552CC1">
              <w:rPr>
                <w:rStyle w:val="Hyperlink"/>
                <w:noProof/>
              </w:rPr>
              <w:t>7.1</w:t>
            </w:r>
            <w:r>
              <w:rPr>
                <w:rFonts w:asciiTheme="minorHAnsi" w:eastAsiaTheme="minorEastAsia" w:hAnsiTheme="minorHAnsi"/>
                <w:noProof/>
                <w:kern w:val="2"/>
                <w:szCs w:val="24"/>
                <w:lang w:eastAsia="de-DE"/>
                <w14:ligatures w14:val="standardContextual"/>
              </w:rPr>
              <w:tab/>
            </w:r>
            <w:r w:rsidRPr="00552CC1">
              <w:rPr>
                <w:rStyle w:val="Hyperlink"/>
                <w:noProof/>
              </w:rPr>
              <w:t>Modellvergleich</w:t>
            </w:r>
            <w:r>
              <w:rPr>
                <w:noProof/>
                <w:webHidden/>
              </w:rPr>
              <w:tab/>
            </w:r>
            <w:r>
              <w:rPr>
                <w:noProof/>
                <w:webHidden/>
              </w:rPr>
              <w:fldChar w:fldCharType="begin"/>
            </w:r>
            <w:r>
              <w:rPr>
                <w:noProof/>
                <w:webHidden/>
              </w:rPr>
              <w:instrText xml:space="preserve"> PAGEREF _Toc186791557 \h </w:instrText>
            </w:r>
            <w:r>
              <w:rPr>
                <w:noProof/>
                <w:webHidden/>
              </w:rPr>
            </w:r>
            <w:r>
              <w:rPr>
                <w:noProof/>
                <w:webHidden/>
              </w:rPr>
              <w:fldChar w:fldCharType="separate"/>
            </w:r>
            <w:r w:rsidR="009B0752">
              <w:rPr>
                <w:noProof/>
                <w:webHidden/>
              </w:rPr>
              <w:t>38</w:t>
            </w:r>
            <w:r>
              <w:rPr>
                <w:noProof/>
                <w:webHidden/>
              </w:rPr>
              <w:fldChar w:fldCharType="end"/>
            </w:r>
          </w:hyperlink>
        </w:p>
        <w:p w14:paraId="1562EF6F" w14:textId="2C60DB6F"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58" w:history="1">
            <w:r w:rsidRPr="00552CC1">
              <w:rPr>
                <w:rStyle w:val="Hyperlink"/>
                <w:noProof/>
              </w:rPr>
              <w:t>7.2</w:t>
            </w:r>
            <w:r>
              <w:rPr>
                <w:rFonts w:asciiTheme="minorHAnsi" w:eastAsiaTheme="minorEastAsia" w:hAnsiTheme="minorHAnsi"/>
                <w:noProof/>
                <w:kern w:val="2"/>
                <w:szCs w:val="24"/>
                <w:lang w:eastAsia="de-DE"/>
                <w14:ligatures w14:val="standardContextual"/>
              </w:rPr>
              <w:tab/>
            </w:r>
            <w:r w:rsidRPr="00552CC1">
              <w:rPr>
                <w:rStyle w:val="Hyperlink"/>
                <w:noProof/>
              </w:rPr>
              <w:t>Prompt Templates</w:t>
            </w:r>
            <w:r>
              <w:rPr>
                <w:noProof/>
                <w:webHidden/>
              </w:rPr>
              <w:tab/>
            </w:r>
            <w:r>
              <w:rPr>
                <w:noProof/>
                <w:webHidden/>
              </w:rPr>
              <w:fldChar w:fldCharType="begin"/>
            </w:r>
            <w:r>
              <w:rPr>
                <w:noProof/>
                <w:webHidden/>
              </w:rPr>
              <w:instrText xml:space="preserve"> PAGEREF _Toc186791558 \h </w:instrText>
            </w:r>
            <w:r>
              <w:rPr>
                <w:noProof/>
                <w:webHidden/>
              </w:rPr>
            </w:r>
            <w:r>
              <w:rPr>
                <w:noProof/>
                <w:webHidden/>
              </w:rPr>
              <w:fldChar w:fldCharType="separate"/>
            </w:r>
            <w:r w:rsidR="009B0752">
              <w:rPr>
                <w:noProof/>
                <w:webHidden/>
              </w:rPr>
              <w:t>40</w:t>
            </w:r>
            <w:r>
              <w:rPr>
                <w:noProof/>
                <w:webHidden/>
              </w:rPr>
              <w:fldChar w:fldCharType="end"/>
            </w:r>
          </w:hyperlink>
        </w:p>
        <w:p w14:paraId="6F136838" w14:textId="0F8825BB"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6791521"/>
      <w:r>
        <w:t>Einleitun</w:t>
      </w:r>
      <w:commentRangeStart w:id="1"/>
      <w:r>
        <w:t>g</w:t>
      </w:r>
      <w:bookmarkEnd w:id="0"/>
      <w:commentRangeEnd w:id="1"/>
      <w:r w:rsidR="00D65E52">
        <w:rPr>
          <w:rStyle w:val="Kommentarzeichen"/>
          <w:rFonts w:eastAsiaTheme="minorHAnsi" w:cstheme="minorBidi"/>
          <w:color w:val="auto"/>
        </w:rPr>
        <w:commentReference w:id="1"/>
      </w:r>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2" w:author="Ben Fels" w:date="2024-12-21T13:05:00Z" w16du:dateUtc="2024-12-21T12:05:00Z"/>
        </w:rPr>
      </w:pPr>
      <w:ins w:id="3" w:author="Ben Fels" w:date="2024-12-21T11:49:00Z" w16du:dateUtc="2024-12-21T10:49:00Z">
        <w:r>
          <w:t>In einer Zeit, in der Informationen in großer Menge und hoher Geschwindigkeit verbreitet werden, ist es von wachsender Bedeutung, wesentliche Aussagen schnell und präzise zu erfassen</w:t>
        </w:r>
      </w:ins>
      <w:ins w:id="4"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5" w:author="Ben Fels" w:date="2024-12-21T12:41:00Z" w16du:dateUtc="2024-12-21T11:41:00Z"/>
        </w:rPr>
      </w:pPr>
    </w:p>
    <w:p w14:paraId="571617AB" w14:textId="0C1FB223" w:rsidR="006827AF" w:rsidRPr="002F4B5A" w:rsidRDefault="003A7433" w:rsidP="006827AF">
      <w:pPr>
        <w:rPr>
          <w:ins w:id="6" w:author="Ben Fels" w:date="2024-12-21T13:22:00Z" w16du:dateUtc="2024-12-21T12:22:00Z"/>
          <w:lang w:val="en-US"/>
          <w:rPrChange w:id="7" w:author="Ben Fels" w:date="2024-12-21T18:19:00Z" w16du:dateUtc="2024-12-21T17:19:00Z">
            <w:rPr>
              <w:ins w:id="8" w:author="Ben Fels" w:date="2024-12-21T13:22:00Z" w16du:dateUtc="2024-12-21T12:22:00Z"/>
            </w:rPr>
          </w:rPrChange>
        </w:rPr>
      </w:pPr>
      <w:commentRangeStart w:id="9"/>
      <w:ins w:id="10" w:author="Ben Fels" w:date="2024-12-21T12:41:00Z" w16du:dateUtc="2024-12-21T11:41:00Z">
        <w:r w:rsidRPr="00F37881">
          <w:t xml:space="preserve">Argumente sind ein wichtiger Bestandteil in der menschlichen Kommunikation. </w:t>
        </w:r>
      </w:ins>
      <w:ins w:id="11" w:author="Ben Fels" w:date="2024-12-21T13:18:00Z" w16du:dateUtc="2024-12-21T12:18:00Z">
        <w:r w:rsidR="00F71787" w:rsidRPr="0000785A">
          <w:rPr>
            <w:highlight w:val="magenta"/>
            <w:rPrChange w:id="12" w:author="Ben Fels" w:date="2024-12-21T13:20:00Z" w16du:dateUtc="2024-12-21T12:20:00Z">
              <w:rPr/>
            </w:rPrChange>
          </w:rPr>
          <w:fldChar w:fldCharType="begin"/>
        </w:r>
        <w:r w:rsidR="00F71787" w:rsidRPr="0000785A">
          <w:rPr>
            <w:highlight w:val="magenta"/>
            <w:rPrChange w:id="13"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4" w:author="Ben Fels" w:date="2024-12-21T13:20:00Z" w16du:dateUtc="2024-12-21T12:20:00Z">
              <w:rPr/>
            </w:rPrChange>
          </w:rPr>
          <w:fldChar w:fldCharType="separate"/>
        </w:r>
        <w:r w:rsidR="00F71787" w:rsidRPr="0000785A">
          <w:rPr>
            <w:rFonts w:cs="Arial"/>
            <w:highlight w:val="magenta"/>
            <w:rPrChange w:id="15" w:author="Ben Fels" w:date="2024-12-21T13:20:00Z" w16du:dateUtc="2024-12-21T12:20:00Z">
              <w:rPr>
                <w:rFonts w:cs="Arial"/>
              </w:rPr>
            </w:rPrChange>
          </w:rPr>
          <w:t>Peldszus &amp; Stede (2013, S. 1)</w:t>
        </w:r>
        <w:r w:rsidR="00F71787" w:rsidRPr="0000785A">
          <w:rPr>
            <w:highlight w:val="magenta"/>
            <w:rPrChange w:id="16"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7" w:author="Ben Fels" w:date="2024-12-21T13:19:00Z" w16du:dateUtc="2024-12-21T12:19:00Z">
        <w:r w:rsidR="001801D0">
          <w:t xml:space="preserve">Dabei werden </w:t>
        </w:r>
      </w:ins>
      <w:ins w:id="18" w:author="Ben Fels" w:date="2024-12-21T12:41:00Z" w16du:dateUtc="2024-12-21T11:41:00Z">
        <w:r w:rsidRPr="00F37881">
          <w:t xml:space="preserve">Standpunkte anhand von </w:t>
        </w:r>
        <w:r w:rsidRPr="00842046">
          <w:t xml:space="preserve">Beispielen bestärkt </w:t>
        </w:r>
      </w:ins>
      <w:ins w:id="19" w:author="Ben Fels" w:date="2024-12-21T13:19:00Z" w16du:dateUtc="2024-12-21T12:19:00Z">
        <w:r w:rsidR="001801D0">
          <w:t xml:space="preserve">mit dem Ziel </w:t>
        </w:r>
      </w:ins>
      <w:ins w:id="20" w:author="Ben Fels" w:date="2024-12-21T12:41:00Z" w16du:dateUtc="2024-12-21T11:41:00Z">
        <w:r w:rsidRPr="00842046">
          <w:t xml:space="preserve">die andere Seite von dem </w:t>
        </w:r>
      </w:ins>
      <w:ins w:id="21" w:author="Ben Fels" w:date="2024-12-21T13:19:00Z" w16du:dateUtc="2024-12-21T12:19:00Z">
        <w:r w:rsidR="001801D0">
          <w:t xml:space="preserve">eigenen </w:t>
        </w:r>
      </w:ins>
      <w:ins w:id="22" w:author="Ben Fels" w:date="2024-12-21T12:41:00Z" w16du:dateUtc="2024-12-21T11:41:00Z">
        <w:r w:rsidRPr="00842046">
          <w:t xml:space="preserve">Standpunkt </w:t>
        </w:r>
      </w:ins>
      <w:ins w:id="23" w:author="Ben Fels" w:date="2024-12-21T13:19:00Z" w16du:dateUtc="2024-12-21T12:19:00Z">
        <w:r w:rsidR="001801D0">
          <w:t xml:space="preserve">zu </w:t>
        </w:r>
      </w:ins>
      <w:ins w:id="24" w:author="Ben Fels" w:date="2024-12-21T12:41:00Z" w16du:dateUtc="2024-12-21T11:41:00Z">
        <w:r w:rsidRPr="00842046">
          <w:t xml:space="preserve">überzeugen. Gute Argumente sind </w:t>
        </w:r>
      </w:ins>
      <w:ins w:id="25" w:author="Ben Fels" w:date="2024-12-21T13:20:00Z" w16du:dateUtc="2024-12-21T12:20:00Z">
        <w:r w:rsidR="00154BD4">
          <w:t xml:space="preserve">zudem </w:t>
        </w:r>
      </w:ins>
      <w:ins w:id="26" w:author="Ben Fels" w:date="2024-12-21T12:41:00Z" w16du:dateUtc="2024-12-21T11:41:00Z">
        <w:r w:rsidRPr="00842046">
          <w:t xml:space="preserve">die Grundlage für eine fundierte Entscheidungsfindung bei verschiedenen Standpunkten </w:t>
        </w:r>
        <w:r w:rsidRPr="003A7433">
          <w:rPr>
            <w:highlight w:val="magenta"/>
            <w:rPrChange w:id="27" w:author="Ben Fels" w:date="2024-12-21T12:42:00Z" w16du:dateUtc="2024-12-21T11:42:00Z">
              <w:rPr/>
            </w:rPrChange>
          </w:rPr>
          <w:fldChar w:fldCharType="begin"/>
        </w:r>
        <w:r w:rsidRPr="003A7433">
          <w:rPr>
            <w:highlight w:val="magenta"/>
            <w:rPrChange w:id="28"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9" w:author="Ben Fels" w:date="2024-12-21T12:42:00Z" w16du:dateUtc="2024-12-21T11:42:00Z">
              <w:rPr/>
            </w:rPrChange>
          </w:rPr>
          <w:fldChar w:fldCharType="separate"/>
        </w:r>
        <w:r w:rsidRPr="003A7433">
          <w:rPr>
            <w:rFonts w:cs="Arial"/>
            <w:highlight w:val="magenta"/>
            <w:rPrChange w:id="30" w:author="Ben Fels" w:date="2024-12-21T12:42:00Z" w16du:dateUtc="2024-12-21T11:42:00Z">
              <w:rPr>
                <w:rFonts w:cs="Arial"/>
              </w:rPr>
            </w:rPrChange>
          </w:rPr>
          <w:t>(Stab &amp; Gurevych, 2014, S. 1501)</w:t>
        </w:r>
        <w:r w:rsidRPr="003A7433">
          <w:rPr>
            <w:highlight w:val="magenta"/>
            <w:rPrChange w:id="31" w:author="Ben Fels" w:date="2024-12-21T12:42:00Z" w16du:dateUtc="2024-12-21T11:42:00Z">
              <w:rPr/>
            </w:rPrChange>
          </w:rPr>
          <w:fldChar w:fldCharType="end"/>
        </w:r>
        <w:r w:rsidRPr="00842046">
          <w:t xml:space="preserve">. </w:t>
        </w:r>
      </w:ins>
      <w:ins w:id="32" w:author="Ben Fels" w:date="2024-12-21T13:22:00Z" w16du:dateUtc="2024-12-21T12:22:00Z">
        <w:r w:rsidR="006827AF">
          <w:t>Das verstehen der argumentativen Struktur macht es nachvollziehbar, warum Menschen eine gewisse Meinung</w:t>
        </w:r>
      </w:ins>
      <w:ins w:id="33" w:author="Ben Fels" w:date="2024-12-21T13:38:00Z" w16du:dateUtc="2024-12-21T12:38:00Z">
        <w:r w:rsidR="009F7637">
          <w:t xml:space="preserve"> zu einem Thema</w:t>
        </w:r>
      </w:ins>
      <w:ins w:id="34"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35"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36"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7"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8" w:author="Ben Fels" w:date="2024-12-21T18:19:00Z" w16du:dateUtc="2024-12-21T17:19:00Z">
            <w:rPr>
              <w:rFonts w:cs="Arial"/>
            </w:rPr>
          </w:rPrChange>
        </w:rPr>
        <w:t>(Cabrio &amp; Villata, 2018, S. 5428; Lawrence &amp; Reed, 2020, S. 765)</w:t>
      </w:r>
      <w:ins w:id="39"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40" w:author="Ben Fels" w:date="2024-12-21T13:20:00Z" w16du:dateUtc="2024-12-21T12:20:00Z"/>
          <w:lang w:val="en-US"/>
          <w:rPrChange w:id="41" w:author="Ben Fels" w:date="2024-12-21T18:19:00Z" w16du:dateUtc="2024-12-21T17:19:00Z">
            <w:rPr>
              <w:ins w:id="42" w:author="Ben Fels" w:date="2024-12-21T13:20:00Z" w16du:dateUtc="2024-12-21T12:20:00Z"/>
            </w:rPr>
          </w:rPrChange>
        </w:rPr>
      </w:pPr>
    </w:p>
    <w:p w14:paraId="49F14CC4" w14:textId="193943AB" w:rsidR="003A7433" w:rsidRDefault="003A7433" w:rsidP="003A7433">
      <w:pPr>
        <w:jc w:val="both"/>
        <w:rPr>
          <w:ins w:id="43" w:author="Ben Fels" w:date="2024-12-21T12:41:00Z" w16du:dateUtc="2024-12-21T11:41:00Z"/>
        </w:rPr>
      </w:pPr>
      <w:ins w:id="44" w:author="Ben Fels" w:date="2024-12-21T12:41:00Z" w16du:dateUtc="2024-12-21T11:41:00Z">
        <w:r w:rsidRPr="00220721">
          <w:rPr>
            <w:rFonts w:cs="Arial"/>
            <w:highlight w:val="magenta"/>
            <w:lang w:val="en-US"/>
            <w:rPrChange w:id="45" w:author="Ben Fels" w:date="2024-12-22T09:02:00Z" w16du:dateUtc="2024-12-22T08:02:00Z">
              <w:rPr>
                <w:rFonts w:cs="Arial"/>
              </w:rPr>
            </w:rPrChange>
          </w:rPr>
          <w:t xml:space="preserve">Stab &amp; Gurevych </w:t>
        </w:r>
        <w:r w:rsidRPr="003A7433">
          <w:rPr>
            <w:highlight w:val="magenta"/>
            <w:rPrChange w:id="46" w:author="Ben Fels" w:date="2024-12-21T12:42:00Z" w16du:dateUtc="2024-12-21T11:42:00Z">
              <w:rPr/>
            </w:rPrChange>
          </w:rPr>
          <w:fldChar w:fldCharType="begin"/>
        </w:r>
        <w:r w:rsidRPr="00220721">
          <w:rPr>
            <w:highlight w:val="magenta"/>
            <w:lang w:val="en-US"/>
            <w:rPrChange w:id="47"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48" w:author="Ben Fels" w:date="2024-12-21T12:42:00Z" w16du:dateUtc="2024-12-21T11:42:00Z">
              <w:rPr/>
            </w:rPrChange>
          </w:rPr>
          <w:instrText>α</w:instrText>
        </w:r>
        <w:r w:rsidRPr="00220721">
          <w:rPr>
            <w:highlight w:val="magenta"/>
            <w:lang w:val="en-US"/>
            <w:rPrChange w:id="49" w:author="Ben Fels" w:date="2024-12-22T09:02:00Z" w16du:dateUtc="2024-12-22T08:02:00Z">
              <w:rPr/>
            </w:rPrChange>
          </w:rPr>
          <w:instrText xml:space="preserve">U = 0.72 for argument components and </w:instrText>
        </w:r>
        <w:r w:rsidRPr="003A7433">
          <w:rPr>
            <w:highlight w:val="magenta"/>
            <w:rPrChange w:id="50" w:author="Ben Fels" w:date="2024-12-21T12:42:00Z" w16du:dateUtc="2024-12-21T11:42:00Z">
              <w:rPr/>
            </w:rPrChange>
          </w:rPr>
          <w:instrText>α</w:instrText>
        </w:r>
        <w:r w:rsidRPr="00220721">
          <w:rPr>
            <w:highlight w:val="magenta"/>
            <w:lang w:val="en-US"/>
            <w:rPrChange w:id="51"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2" w:author="Ben Fels" w:date="2024-12-21T12:42:00Z" w16du:dateUtc="2024-12-21T11:42:00Z">
              <w:rPr/>
            </w:rPrChange>
          </w:rPr>
          <w:instrText>ﬁ</w:instrText>
        </w:r>
        <w:r w:rsidRPr="00220721">
          <w:rPr>
            <w:highlight w:val="magenta"/>
            <w:lang w:val="en-US"/>
            <w:rPrChange w:id="53"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4" w:author="Ben Fels" w:date="2024-12-21T12:42:00Z" w16du:dateUtc="2024-12-21T11:42:00Z">
              <w:rPr/>
            </w:rPrChange>
          </w:rPr>
          <w:fldChar w:fldCharType="separate"/>
        </w:r>
        <w:r w:rsidRPr="00220721">
          <w:rPr>
            <w:rFonts w:cs="Arial"/>
            <w:highlight w:val="magenta"/>
            <w:lang w:val="en-US"/>
            <w:rPrChange w:id="55" w:author="Ben Fels" w:date="2024-12-22T09:02:00Z" w16du:dateUtc="2024-12-22T08:02:00Z">
              <w:rPr>
                <w:rFonts w:cs="Arial"/>
              </w:rPr>
            </w:rPrChange>
          </w:rPr>
          <w:t>(2014, S. 1501)</w:t>
        </w:r>
        <w:r w:rsidRPr="003A7433">
          <w:rPr>
            <w:highlight w:val="magenta"/>
            <w:rPrChange w:id="56" w:author="Ben Fels" w:date="2024-12-21T12:42:00Z" w16du:dateUtc="2024-12-21T11:42:00Z">
              <w:rPr/>
            </w:rPrChange>
          </w:rPr>
          <w:fldChar w:fldCharType="end"/>
        </w:r>
        <w:r w:rsidRPr="00220721">
          <w:rPr>
            <w:lang w:val="en-US"/>
          </w:rPr>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57"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58" w:author="Ben Fels" w:date="2024-12-21T12:41:00Z" w16du:dateUtc="2024-12-21T11:41:00Z">
        <w:r w:rsidRPr="00232C87">
          <w:rPr>
            <w:highlight w:val="magenta"/>
            <w:rPrChange w:id="59" w:author="Ben Fels" w:date="2024-12-21T12:42:00Z" w16du:dateUtc="2024-12-21T11:42:00Z">
              <w:rPr/>
            </w:rPrChange>
          </w:rPr>
          <w:fldChar w:fldCharType="separate"/>
        </w:r>
      </w:ins>
      <w:r w:rsidR="008833CB" w:rsidRPr="008833CB">
        <w:rPr>
          <w:rFonts w:cs="Arial"/>
          <w:highlight w:val="magenta"/>
        </w:rPr>
        <w:t>(Lawrence &amp; Reed, 2020; Stab &amp; Gurevych, 2017b)</w:t>
      </w:r>
      <w:ins w:id="60" w:author="Ben Fels" w:date="2024-12-21T12:41:00Z" w16du:dateUtc="2024-12-21T11:41:00Z">
        <w:r w:rsidRPr="00232C87">
          <w:rPr>
            <w:highlight w:val="magenta"/>
            <w:rPrChange w:id="61"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62"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63" w:author="Ben Fels" w:date="2024-12-21T12:43:00Z" w16du:dateUtc="2024-12-21T11:43:00Z">
              <w:rPr/>
            </w:rPrChange>
          </w:rPr>
          <w:t>Natural Language Processing (NLP</w:t>
        </w:r>
        <w:r w:rsidRPr="00245094">
          <w:t xml:space="preserve">) </w:t>
        </w:r>
        <w:r w:rsidRPr="00232C87">
          <w:rPr>
            <w:highlight w:val="magenta"/>
            <w:rPrChange w:id="64" w:author="Ben Fels" w:date="2024-12-21T12:42:00Z" w16du:dateUtc="2024-12-21T11:42:00Z">
              <w:rPr/>
            </w:rPrChange>
          </w:rPr>
          <w:t xml:space="preserve">Aufgaben </w:t>
        </w:r>
        <w:r w:rsidRPr="00232C87">
          <w:rPr>
            <w:highlight w:val="magenta"/>
            <w:rPrChange w:id="65" w:author="Ben Fels" w:date="2024-12-21T12:42:00Z" w16du:dateUtc="2024-12-21T11:42:00Z">
              <w:rPr/>
            </w:rPrChange>
          </w:rPr>
          <w:fldChar w:fldCharType="begin"/>
        </w:r>
        <w:r w:rsidRPr="00232C87">
          <w:rPr>
            <w:highlight w:val="magenta"/>
            <w:rPrChange w:id="66"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67" w:author="Ben Fels" w:date="2024-12-21T12:42:00Z" w16du:dateUtc="2024-12-21T11:42:00Z">
              <w:rPr/>
            </w:rPrChange>
          </w:rPr>
          <w:fldChar w:fldCharType="separate"/>
        </w:r>
        <w:r w:rsidRPr="00232C87">
          <w:rPr>
            <w:rFonts w:cs="Arial"/>
            <w:highlight w:val="magenta"/>
            <w:rPrChange w:id="68" w:author="Ben Fels" w:date="2024-12-21T12:42:00Z" w16du:dateUtc="2024-12-21T11:42:00Z">
              <w:rPr>
                <w:rFonts w:cs="Arial"/>
              </w:rPr>
            </w:rPrChange>
          </w:rPr>
          <w:t>(Ozdemir, 2024, S. 46; Patil &amp; Gudivada, 2024, S. 1)</w:t>
        </w:r>
        <w:r w:rsidRPr="00232C87">
          <w:rPr>
            <w:highlight w:val="magenta"/>
            <w:rPrChange w:id="69"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70" w:author="Ben Fels" w:date="2024-12-21T12:42:00Z" w16du:dateUtc="2024-12-21T11:42:00Z">
              <w:rPr/>
            </w:rPrChange>
          </w:rPr>
          <w:fldChar w:fldCharType="begin"/>
        </w:r>
        <w:r w:rsidRPr="00232C87">
          <w:rPr>
            <w:highlight w:val="magenta"/>
            <w:rPrChange w:id="71"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72" w:author="Ben Fels" w:date="2024-12-21T12:42:00Z" w16du:dateUtc="2024-12-21T11:42:00Z">
              <w:rPr/>
            </w:rPrChange>
          </w:rPr>
          <w:fldChar w:fldCharType="separate"/>
        </w:r>
        <w:r w:rsidRPr="00232C87">
          <w:rPr>
            <w:rFonts w:cs="Arial"/>
            <w:highlight w:val="magenta"/>
            <w:rPrChange w:id="73" w:author="Ben Fels" w:date="2024-12-21T12:42:00Z" w16du:dateUtc="2024-12-21T11:42:00Z">
              <w:rPr>
                <w:rFonts w:cs="Arial"/>
              </w:rPr>
            </w:rPrChange>
          </w:rPr>
          <w:t>(Kochmar, 2022)</w:t>
        </w:r>
        <w:r w:rsidRPr="00232C87">
          <w:rPr>
            <w:highlight w:val="magenta"/>
            <w:rPrChange w:id="74" w:author="Ben Fels" w:date="2024-12-21T12:42:00Z" w16du:dateUtc="2024-12-21T11:42:00Z">
              <w:rPr/>
            </w:rPrChange>
          </w:rPr>
          <w:fldChar w:fldCharType="end"/>
        </w:r>
        <w:r w:rsidRPr="00245094">
          <w:t xml:space="preserve">. Sprachmodelle sind nach </w:t>
        </w:r>
        <w:r w:rsidRPr="00232C87">
          <w:rPr>
            <w:rFonts w:cs="Arial"/>
            <w:highlight w:val="magenta"/>
            <w:rPrChange w:id="75" w:author="Ben Fels" w:date="2024-12-21T12:43:00Z" w16du:dateUtc="2024-12-21T11:43:00Z">
              <w:rPr>
                <w:rFonts w:cs="Arial"/>
              </w:rPr>
            </w:rPrChange>
          </w:rPr>
          <w:t>Patil &amp; Gudivada</w:t>
        </w:r>
        <w:r w:rsidRPr="00232C87">
          <w:rPr>
            <w:highlight w:val="magenta"/>
            <w:rPrChange w:id="76" w:author="Ben Fels" w:date="2024-12-21T12:43:00Z" w16du:dateUtc="2024-12-21T11:43:00Z">
              <w:rPr/>
            </w:rPrChange>
          </w:rPr>
          <w:t xml:space="preserve"> </w:t>
        </w:r>
        <w:r w:rsidRPr="00232C87">
          <w:rPr>
            <w:highlight w:val="magenta"/>
            <w:rPrChange w:id="77" w:author="Ben Fels" w:date="2024-12-21T12:43:00Z" w16du:dateUtc="2024-12-21T11:43:00Z">
              <w:rPr/>
            </w:rPrChange>
          </w:rPr>
          <w:fldChar w:fldCharType="begin"/>
        </w:r>
        <w:r w:rsidRPr="00232C87">
          <w:rPr>
            <w:highlight w:val="magenta"/>
            <w:rPrChange w:id="78"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79" w:author="Ben Fels" w:date="2024-12-21T12:43:00Z" w16du:dateUtc="2024-12-21T11:43:00Z">
              <w:rPr/>
            </w:rPrChange>
          </w:rPr>
          <w:fldChar w:fldCharType="separate"/>
        </w:r>
        <w:r w:rsidRPr="00232C87">
          <w:rPr>
            <w:rFonts w:cs="Arial"/>
            <w:highlight w:val="magenta"/>
            <w:rPrChange w:id="80" w:author="Ben Fels" w:date="2024-12-21T12:43:00Z" w16du:dateUtc="2024-12-21T11:43:00Z">
              <w:rPr>
                <w:rFonts w:cs="Arial"/>
              </w:rPr>
            </w:rPrChange>
          </w:rPr>
          <w:t>(2024, S. 4)</w:t>
        </w:r>
        <w:r w:rsidRPr="00232C87">
          <w:rPr>
            <w:highlight w:val="magenta"/>
            <w:rPrChange w:id="81"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Pre-trained Transformer (GPT) von OpenAI.</w:t>
        </w:r>
        <w:r>
          <w:t xml:space="preserve"> </w:t>
        </w:r>
      </w:ins>
    </w:p>
    <w:p w14:paraId="39198F29" w14:textId="77777777" w:rsidR="00FB56BB" w:rsidRDefault="00FB56BB" w:rsidP="00FB56BB">
      <w:pPr>
        <w:jc w:val="both"/>
        <w:rPr>
          <w:moveTo w:id="82" w:author="Ben Fels" w:date="2024-12-21T13:16:00Z" w16du:dateUtc="2024-12-21T12:16:00Z"/>
        </w:rPr>
      </w:pPr>
      <w:moveToRangeStart w:id="83" w:author="Ben Fels" w:date="2024-12-21T13:16:00Z" w:name="move185679391"/>
      <w:moveTo w:id="84" w:author="Ben Fels" w:date="2024-12-21T13:16:00Z" w16du:dateUtc="2024-12-21T12:16:00Z">
        <w:r w:rsidRPr="00915CF8">
          <w:rPr>
            <w:highlight w:val="cyan"/>
          </w:rPr>
          <w:t>Warum Training eines eigenen Models und fine-tuning keine Alternativen sind:</w:t>
        </w:r>
      </w:moveTo>
    </w:p>
    <w:moveToRangeEnd w:id="83"/>
    <w:p w14:paraId="4E685DAA" w14:textId="77777777" w:rsidR="00D31E52" w:rsidRDefault="00D31E52" w:rsidP="00D31E52">
      <w:pPr>
        <w:jc w:val="both"/>
        <w:rPr>
          <w:ins w:id="85" w:author="Ben Fels" w:date="2024-12-21T13:17:00Z" w16du:dateUtc="2024-12-21T12:17:00Z"/>
        </w:rPr>
      </w:pPr>
      <w:ins w:id="86"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ins w:id="87" w:author="Ben Fels" w:date="2024-12-22T17:43:00Z" w16du:dateUtc="2024-12-22T16:43:00Z">
        <w:r>
          <w:t>Zur Orientierung, f</w:t>
        </w:r>
      </w:ins>
      <w:ins w:id="88" w:author="Ben Fels" w:date="2024-12-22T17:40:00Z" w16du:dateUtc="2024-12-22T16:40:00Z">
        <w:r w:rsidR="008A5CF9">
          <w:t xml:space="preserve">ür das Training des Llama 3.2-3B instruct </w:t>
        </w:r>
      </w:ins>
      <w:ins w:id="89" w:author="Ben Fels" w:date="2024-12-22T17:42:00Z" w16du:dateUtc="2024-12-22T16:42:00Z">
        <w:r w:rsidR="00234B77">
          <w:t xml:space="preserve">/ GPT 4o-mini </w:t>
        </w:r>
      </w:ins>
      <w:ins w:id="90" w:author="Ben Fels" w:date="2024-12-22T17:40:00Z" w16du:dateUtc="2024-12-22T16:40:00Z">
        <w:r w:rsidR="008A5CF9">
          <w:t xml:space="preserve">Models wurden x …Grafikkarten verwendet. </w:t>
        </w:r>
      </w:ins>
      <w:ins w:id="91" w:author="Ben Fels" w:date="2024-12-22T17:41:00Z" w16du:dateUtc="2024-12-22T16:41:00Z">
        <w:r w:rsidR="003A274E">
          <w:t xml:space="preserve">Eine einzelne solcher </w:t>
        </w:r>
      </w:ins>
      <w:ins w:id="92" w:author="Ben Fels" w:date="2024-12-22T17:40:00Z" w16du:dateUtc="2024-12-22T16:40:00Z">
        <w:r w:rsidR="008A5CF9">
          <w:t>Grafikkarte</w:t>
        </w:r>
      </w:ins>
      <w:ins w:id="93" w:author="Ben Fels" w:date="2024-12-22T17:41:00Z" w16du:dateUtc="2024-12-22T16:41:00Z">
        <w:r w:rsidR="003A274E">
          <w:t>n</w:t>
        </w:r>
      </w:ins>
      <w:ins w:id="94" w:author="Ben Fels" w:date="2024-12-22T17:40:00Z" w16du:dateUtc="2024-12-22T16:40:00Z">
        <w:r w:rsidR="008A5CF9">
          <w:t xml:space="preserve"> kostet </w:t>
        </w:r>
      </w:ins>
      <w:ins w:id="95"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96" w:author="Ben Fels" w:date="2024-12-22T17:42:00Z" w16du:dateUtc="2024-12-22T16:42:00Z">
        <w:r w:rsidR="00234B77">
          <w:t xml:space="preserve">Die Kosten für </w:t>
        </w:r>
      </w:ins>
      <w:ins w:id="97" w:author="Ben Fels" w:date="2024-12-22T17:44:00Z" w16du:dateUtc="2024-12-22T16:44:00Z">
        <w:r w:rsidR="00560169">
          <w:t xml:space="preserve">den </w:t>
        </w:r>
      </w:ins>
      <w:ins w:id="98" w:author="Ben Fels" w:date="2024-12-22T17:42:00Z" w16du:dateUtc="2024-12-22T16:42:00Z">
        <w:r w:rsidR="00234B77">
          <w:t xml:space="preserve">Strom und </w:t>
        </w:r>
      </w:ins>
      <w:ins w:id="99" w:author="Ben Fels" w:date="2024-12-22T17:44:00Z" w16du:dateUtc="2024-12-22T16:44:00Z">
        <w:r w:rsidR="00560169">
          <w:t xml:space="preserve">das </w:t>
        </w:r>
      </w:ins>
      <w:ins w:id="100" w:author="Ben Fels" w:date="2024-12-22T17:42:00Z" w16du:dateUtc="2024-12-22T16:42:00Z">
        <w:r w:rsidR="00234B77">
          <w:t>Fach</w:t>
        </w:r>
      </w:ins>
      <w:ins w:id="101" w:author="Ben Fels" w:date="2024-12-22T17:44:00Z" w16du:dateUtc="2024-12-22T16:44:00Z">
        <w:r w:rsidR="00560169">
          <w:t>personal</w:t>
        </w:r>
      </w:ins>
      <w:ins w:id="102" w:author="Ben Fels" w:date="2024-12-22T17:43:00Z" w16du:dateUtc="2024-12-22T16:43:00Z">
        <w:r w:rsidR="00444C71">
          <w:t xml:space="preserve"> sind zusätzlich zu berücksichtigen</w:t>
        </w:r>
      </w:ins>
      <w:ins w:id="103" w:author="Ben Fels" w:date="2024-12-22T17:44:00Z" w16du:dateUtc="2024-12-22T16:44:00Z">
        <w:r w:rsidR="00560169">
          <w:t>.</w:t>
        </w:r>
      </w:ins>
    </w:p>
    <w:p w14:paraId="2F18D3BB" w14:textId="754CC8C5" w:rsidR="0011466B" w:rsidRPr="00F50FB5" w:rsidRDefault="00F50FB5" w:rsidP="00F34A39">
      <w:pPr>
        <w:rPr>
          <w:ins w:id="104" w:author="Ben Fels" w:date="2024-12-22T17:41:00Z" w16du:dateUtc="2024-12-22T16:41:00Z"/>
          <w:lang w:val="en-US"/>
        </w:rPr>
      </w:pPr>
      <w:r>
        <w:fldChar w:fldCharType="begin"/>
      </w:r>
      <w: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F50FB5">
        <w:rPr>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fldChar w:fldCharType="separate"/>
      </w:r>
      <w:r w:rsidRPr="00F50FB5">
        <w:rPr>
          <w:rFonts w:cs="Arial"/>
          <w:lang w:val="en-US"/>
        </w:rPr>
        <w:t>(Brown et al., 2020, S. 9)</w:t>
      </w:r>
      <w:r>
        <w:fldChar w:fldCharType="end"/>
      </w:r>
      <w:r w:rsidRPr="00F50FB5">
        <w:rPr>
          <w:lang w:val="en-US"/>
        </w:rPr>
        <w:t>: V100 GPU´s, see Appendix B</w:t>
      </w:r>
    </w:p>
    <w:p w14:paraId="40782215" w14:textId="77777777" w:rsidR="003A274E" w:rsidRPr="00F50FB5" w:rsidRDefault="003A274E" w:rsidP="00F34A39">
      <w:pPr>
        <w:rPr>
          <w:ins w:id="105" w:author="Ben Fels" w:date="2024-12-21T12:40:00Z" w16du:dateUtc="2024-12-21T11:40:00Z"/>
          <w:lang w:val="en-US"/>
        </w:rPr>
      </w:pPr>
    </w:p>
    <w:p w14:paraId="35DD79E7" w14:textId="524549EA" w:rsidR="007965FC" w:rsidRDefault="00F34A39" w:rsidP="006E7B3E">
      <w:pPr>
        <w:jc w:val="both"/>
        <w:rPr>
          <w:ins w:id="106" w:author="Ben Fels" w:date="2024-12-21T12:57:00Z" w16du:dateUtc="2024-12-21T11:57:00Z"/>
        </w:rPr>
      </w:pPr>
      <w:moveToRangeStart w:id="107" w:author="Ben Fels" w:date="2024-12-21T11:50:00Z" w:name="move185674234"/>
      <w:moveTo w:id="108" w:author="Ben Fels" w:date="2024-12-21T11:50:00Z" w16du:dateUtc="2024-12-21T10:50:00Z">
        <w:del w:id="109"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B333A1"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B333A1" w:rsidDel="005A5829">
            <w:rPr>
              <w:highlight w:val="magenta"/>
            </w:rPr>
            <w:delInstrText xml:space="preserve">U = 0.72 for argument components and </w:delInstrText>
          </w:r>
          <w:r w:rsidDel="005A5829">
            <w:rPr>
              <w:highlight w:val="magenta"/>
            </w:rPr>
            <w:delInstrText>α</w:delInstrText>
          </w:r>
          <w:r w:rsidRPr="00B333A1"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B333A1"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0"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11" w:author="Ben Fels" w:date="2024-12-21T12:44:00Z" w16du:dateUtc="2024-12-21T11:44:00Z">
              <w:rPr>
                <w:bCs/>
                <w:i/>
              </w:rPr>
            </w:rPrChange>
          </w:rPr>
          <w:fldChar w:fldCharType="begin"/>
        </w:r>
        <w:r w:rsidR="006E7B3E" w:rsidRPr="006E7B3E">
          <w:rPr>
            <w:bCs/>
            <w:i/>
            <w:highlight w:val="magenta"/>
            <w:rPrChange w:id="112"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13" w:author="Ben Fels" w:date="2024-12-21T12:44:00Z" w16du:dateUtc="2024-12-21T11:44:00Z">
              <w:rPr>
                <w:bCs/>
                <w:i/>
              </w:rPr>
            </w:rPrChange>
          </w:rPr>
          <w:fldChar w:fldCharType="separate"/>
        </w:r>
        <w:r w:rsidR="006E7B3E" w:rsidRPr="006E7B3E">
          <w:rPr>
            <w:rFonts w:cs="Arial"/>
            <w:highlight w:val="magenta"/>
            <w:rPrChange w:id="114" w:author="Ben Fels" w:date="2024-12-21T12:44:00Z" w16du:dateUtc="2024-12-21T11:44:00Z">
              <w:rPr>
                <w:rFonts w:cs="Arial"/>
              </w:rPr>
            </w:rPrChange>
          </w:rPr>
          <w:t>(Brown et al., 2020, S. 3)</w:t>
        </w:r>
        <w:r w:rsidR="006E7B3E" w:rsidRPr="006E7B3E">
          <w:rPr>
            <w:bCs/>
            <w:i/>
            <w:highlight w:val="magenta"/>
            <w:rPrChange w:id="115"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16" w:author="Ben Fels" w:date="2024-12-21T12:44:00Z" w16du:dateUtc="2024-12-21T11:44:00Z">
              <w:rPr/>
            </w:rPrChange>
          </w:rPr>
          <w:fldChar w:fldCharType="begin"/>
        </w:r>
        <w:r w:rsidR="006E7B3E" w:rsidRPr="006E7B3E">
          <w:rPr>
            <w:highlight w:val="magenta"/>
            <w:rPrChange w:id="117"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18" w:author="Ben Fels" w:date="2024-12-21T12:44:00Z" w16du:dateUtc="2024-12-21T11:44:00Z">
              <w:rPr/>
            </w:rPrChange>
          </w:rPr>
          <w:fldChar w:fldCharType="separate"/>
        </w:r>
        <w:r w:rsidR="006E7B3E" w:rsidRPr="006E7B3E">
          <w:rPr>
            <w:rFonts w:cs="Arial"/>
            <w:highlight w:val="magenta"/>
            <w:rPrChange w:id="119" w:author="Ben Fels" w:date="2024-12-21T12:44:00Z" w16du:dateUtc="2024-12-21T11:44:00Z">
              <w:rPr>
                <w:rFonts w:cs="Arial"/>
              </w:rPr>
            </w:rPrChange>
          </w:rPr>
          <w:t>(Brown et al., 2020, S. 6; Patil &amp; Gudivada, 2024, S. 18)</w:t>
        </w:r>
        <w:r w:rsidR="006E7B3E" w:rsidRPr="006E7B3E">
          <w:rPr>
            <w:highlight w:val="magenta"/>
            <w:rPrChange w:id="120"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21" w:author="Ben Fels" w:date="2024-12-21T13:16:00Z" w16du:dateUtc="2024-12-21T12:16:00Z"/>
        </w:rPr>
      </w:pPr>
      <w:ins w:id="122"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123" w:author="Ben Fels" w:date="2024-12-22T18:00:00Z" w16du:dateUtc="2024-12-22T17:00:00Z"/>
          <w:lang w:val="en-US"/>
        </w:rPr>
      </w:pPr>
      <w:del w:id="124" w:author="Ben Fels" w:date="2024-12-22T18:00:00Z" w16du:dateUtc="2024-12-22T17:00:00Z">
        <w:r w:rsidRPr="006B5225" w:rsidDel="00176B77">
          <w:rPr>
            <w:highlight w:val="magenta"/>
            <w:rPrChange w:id="125"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26"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27" w:author="Ben Fels" w:date="2024-12-22T17:53:00Z" w16du:dateUtc="2024-12-22T16:53:00Z">
              <w:rPr/>
            </w:rPrChange>
          </w:rPr>
          <w:fldChar w:fldCharType="end"/>
        </w:r>
      </w:del>
      <w:ins w:id="128" w:author="Ben Fels" w:date="2024-12-21T12:44:00Z" w16du:dateUtc="2024-12-21T11:44:00Z">
        <w:r w:rsidR="006E7B3E" w:rsidRPr="005A4558">
          <w:rPr>
            <w:rFonts w:cs="Arial"/>
          </w:rPr>
          <w:t xml:space="preserve">Die Ressourcen hierzu stehen nicht jedem zur Verfügung. Eine Alternative stellt das </w:t>
        </w:r>
      </w:ins>
      <w:ins w:id="129" w:author="Ben Fels" w:date="2024-12-22T17:58:00Z" w16du:dateUtc="2024-12-22T16:58:00Z">
        <w:r w:rsidR="009160AF">
          <w:rPr>
            <w:rFonts w:cs="Arial"/>
          </w:rPr>
          <w:t>Prompt Engineering bz</w:t>
        </w:r>
        <w:r w:rsidR="009160AF" w:rsidRPr="008464D1">
          <w:rPr>
            <w:rFonts w:cs="Arial"/>
          </w:rPr>
          <w:t xml:space="preserve">w. </w:t>
        </w:r>
      </w:ins>
      <w:ins w:id="130" w:author="Ben Fels" w:date="2024-12-21T12:44:00Z" w16du:dateUtc="2024-12-21T11:44:00Z">
        <w:r w:rsidR="006E7B3E" w:rsidRPr="008464D1">
          <w:t>Prompting</w:t>
        </w:r>
        <w:r w:rsidR="006E7B3E" w:rsidRPr="005A4558">
          <w:t xml:space="preserve"> dar, welches sich auf die Methode</w:t>
        </w:r>
      </w:ins>
      <w:ins w:id="131" w:author="Ben Fels" w:date="2024-12-22T18:00:00Z" w16du:dateUtc="2024-12-22T17:00:00Z">
        <w:r w:rsidR="00176B77">
          <w:t>/Prozess</w:t>
        </w:r>
      </w:ins>
      <w:ins w:id="132" w:author="Ben Fels" w:date="2024-12-21T12:44:00Z" w16du:dateUtc="2024-12-21T11:44:00Z">
        <w:r w:rsidR="006E7B3E" w:rsidRPr="005A4558">
          <w:t xml:space="preserve"> bezieht, einem LLM </w:t>
        </w:r>
      </w:ins>
      <w:ins w:id="133" w:author="Ben Fels" w:date="2024-12-22T17:58:00Z" w16du:dateUtc="2024-12-22T16:58:00Z">
        <w:r w:rsidR="009160AF">
          <w:t xml:space="preserve">präzise </w:t>
        </w:r>
      </w:ins>
      <w:ins w:id="134" w:author="Ben Fels" w:date="2024-12-21T12:44:00Z" w16du:dateUtc="2024-12-21T11:44:00Z">
        <w:r w:rsidR="006E7B3E" w:rsidRPr="005A4558">
          <w:t xml:space="preserve">Eingabeaufforderungen </w:t>
        </w:r>
      </w:ins>
      <w:ins w:id="135" w:author="Ben Fels" w:date="2024-12-22T17:59:00Z" w16du:dateUtc="2024-12-22T16:59:00Z">
        <w:r w:rsidR="00E75183">
          <w:t xml:space="preserve">(engl. prompt) </w:t>
        </w:r>
      </w:ins>
      <w:ins w:id="136" w:author="Ben Fels" w:date="2024-12-21T12:44:00Z" w16du:dateUtc="2024-12-21T11:44:00Z">
        <w:r w:rsidR="006E7B3E" w:rsidRPr="005A4558">
          <w:t xml:space="preserve">zu übergeben, um eine gewünschte </w:t>
        </w:r>
      </w:ins>
      <w:ins w:id="137" w:author="Ben Fels" w:date="2024-12-22T17:59:00Z" w16du:dateUtc="2024-12-22T16:59:00Z">
        <w:r w:rsidR="00E75183">
          <w:t xml:space="preserve">Antwort des LLMs zu erhalten </w:t>
        </w:r>
      </w:ins>
      <w:ins w:id="138" w:author="Ben Fels" w:date="2024-12-21T12:44:00Z" w16du:dateUtc="2024-12-21T11:44:00Z">
        <w:r w:rsidR="006E7B3E" w:rsidRPr="001908E1">
          <w:rPr>
            <w:highlight w:val="magenta"/>
            <w:rPrChange w:id="139"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0" w:author="Ben Fels" w:date="2024-12-21T12:44:00Z" w16du:dateUtc="2024-12-21T11:44:00Z">
        <w:r w:rsidR="006E7B3E" w:rsidRPr="001908E1">
          <w:rPr>
            <w:highlight w:val="magenta"/>
            <w:rPrChange w:id="141"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42" w:author="Ben Fels" w:date="2024-12-21T12:44:00Z" w16du:dateUtc="2024-12-21T11:44:00Z">
        <w:r w:rsidR="006E7B3E" w:rsidRPr="001908E1">
          <w:rPr>
            <w:highlight w:val="magenta"/>
            <w:rPrChange w:id="143" w:author="Ben Fels" w:date="2024-12-22T10:59:00Z" w16du:dateUtc="2024-12-22T09:59:00Z">
              <w:rPr/>
            </w:rPrChange>
          </w:rPr>
          <w:fldChar w:fldCharType="end"/>
        </w:r>
        <w:r w:rsidR="006E7B3E" w:rsidRPr="00552BDB">
          <w:rPr>
            <w:highlight w:val="magenta"/>
            <w:lang w:val="en-US"/>
            <w:rPrChange w:id="144"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145" w:author="Ben Fels" w:date="2024-12-22T18:00:00Z" w16du:dateUtc="2024-12-22T17:00:00Z"/>
        </w:rPr>
      </w:pPr>
      <w:ins w:id="146" w:author="Ben Fels" w:date="2024-12-22T18:00:00Z" w16du:dateUtc="2024-12-22T17:00:00Z">
        <w:r w:rsidRPr="008252B1">
          <w:rPr>
            <w:lang w:val="en-US"/>
          </w:rPr>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4C238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147" w:author="Ben Fels" w:date="2024-12-22T18:00:00Z" w16du:dateUtc="2024-12-22T17:00:00Z">
        <w:r w:rsidRPr="00BC700B">
          <w:rPr>
            <w:highlight w:val="magenta"/>
            <w:lang w:val="en-US"/>
          </w:rPr>
          <w:fldChar w:fldCharType="separate"/>
        </w:r>
      </w:ins>
      <w:r w:rsidR="004C2386" w:rsidRPr="004C2386">
        <w:rPr>
          <w:rFonts w:cs="Arial"/>
        </w:rPr>
        <w:t>(OpenAI, 2024d)</w:t>
      </w:r>
      <w:ins w:id="148"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149" w:author="Ben Fels" w:date="2024-12-21T12:57:00Z" w16du:dateUtc="2024-12-21T11:57:00Z"/>
        </w:rPr>
      </w:pPr>
    </w:p>
    <w:p w14:paraId="7BCF70C7" w14:textId="2D7B1D53" w:rsidR="006E7B3E" w:rsidRPr="00CF7AE6" w:rsidRDefault="006E7B3E" w:rsidP="006E7B3E">
      <w:pPr>
        <w:jc w:val="both"/>
        <w:rPr>
          <w:ins w:id="150" w:author="Ben Fels" w:date="2024-12-21T12:44:00Z" w16du:dateUtc="2024-12-21T11:44:00Z"/>
        </w:rPr>
      </w:pPr>
      <w:ins w:id="151" w:author="Ben Fels" w:date="2024-12-21T12:44:00Z" w16du:dateUtc="2024-12-21T11:44:00Z">
        <w:r w:rsidRPr="005A4558">
          <w:t xml:space="preserve">In der geplanten Untersuchung soll die Wirksamkeit dieser 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9"/>
      <w:ins w:id="152" w:author="Ben Fels" w:date="2024-12-21T12:45:00Z" w16du:dateUtc="2024-12-21T11:45:00Z">
        <w:r w:rsidR="0084052A">
          <w:rPr>
            <w:rStyle w:val="Kommentarzeichen"/>
          </w:rPr>
          <w:commentReference w:id="9"/>
        </w:r>
      </w:ins>
      <w:ins w:id="153" w:author="Ben Fels" w:date="2024-12-21T12:44:00Z" w16du:dateUtc="2024-12-21T11:44:00Z">
        <w:r w:rsidRPr="005A4558">
          <w:t>.</w:t>
        </w:r>
      </w:ins>
    </w:p>
    <w:p w14:paraId="771F39A9" w14:textId="77777777" w:rsidR="006E7B3E" w:rsidDel="00A72529" w:rsidRDefault="006E7B3E" w:rsidP="00F34A39">
      <w:pPr>
        <w:rPr>
          <w:del w:id="154" w:author="Ben Fels" w:date="2024-12-21T12:45:00Z" w16du:dateUtc="2024-12-21T11:45:00Z"/>
          <w:moveTo w:id="155" w:author="Ben Fels" w:date="2024-12-21T11:50:00Z" w16du:dateUtc="2024-12-21T10:50:00Z"/>
        </w:rPr>
      </w:pPr>
    </w:p>
    <w:p w14:paraId="67BC759D" w14:textId="790E3068" w:rsidR="00F34A39" w:rsidDel="00A72529" w:rsidRDefault="00F34A39" w:rsidP="00F34A39">
      <w:pPr>
        <w:rPr>
          <w:del w:id="156" w:author="Ben Fels" w:date="2024-12-21T12:45:00Z" w16du:dateUtc="2024-12-21T11:45:00Z"/>
          <w:moveTo w:id="157" w:author="Ben Fels" w:date="2024-12-21T11:50:00Z" w16du:dateUtc="2024-12-21T10:50:00Z"/>
        </w:rPr>
      </w:pPr>
      <w:moveTo w:id="158" w:author="Ben Fels" w:date="2024-12-21T11:50:00Z" w16du:dateUtc="2024-12-21T10:50:00Z">
        <w:del w:id="159"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07"/>
    <w:p w14:paraId="50729FE6" w14:textId="77777777" w:rsidR="00F34A39" w:rsidRDefault="00F34A39" w:rsidP="001F7CA5">
      <w:pPr>
        <w:jc w:val="both"/>
        <w:rPr>
          <w:ins w:id="160" w:author="Ben Fels" w:date="2024-12-21T11:49:00Z" w16du:dateUtc="2024-12-21T10:49:00Z"/>
        </w:rPr>
      </w:pPr>
    </w:p>
    <w:p w14:paraId="310D24ED" w14:textId="2E677403" w:rsidR="00491A04" w:rsidDel="00A72529" w:rsidRDefault="00E14BB0" w:rsidP="001F7CA5">
      <w:pPr>
        <w:jc w:val="both"/>
        <w:rPr>
          <w:del w:id="161" w:author="Ben Fels" w:date="2024-12-21T12:45:00Z" w16du:dateUtc="2024-12-21T11:45:00Z"/>
        </w:rPr>
      </w:pPr>
      <w:del w:id="162" w:author="Ben Fels" w:date="2024-12-21T12:45:00Z" w16du:dateUtc="2024-12-21T11:45:00Z">
        <w:r w:rsidRPr="00E14BB0" w:rsidDel="00A72529">
          <w:delText xml:space="preserve">Peldszus </w:delText>
        </w:r>
        <w:commentRangeStart w:id="163"/>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63"/>
        <w:r w:rsidR="003F72C9" w:rsidDel="00A72529">
          <w:rPr>
            <w:rStyle w:val="Kommentarzeichen"/>
          </w:rPr>
          <w:commentReference w:id="163"/>
        </w:r>
      </w:del>
    </w:p>
    <w:p w14:paraId="3E61A6F3" w14:textId="13444F29" w:rsidR="003A5172" w:rsidRDefault="009C2379" w:rsidP="009C2379">
      <w:pPr>
        <w:rPr>
          <w:ins w:id="164" w:author="Ben Fels" w:date="2024-12-21T12:46:00Z" w16du:dateUtc="2024-12-21T11:46:00Z"/>
        </w:rPr>
      </w:pPr>
      <w:moveToRangeStart w:id="165" w:author="Ben Fels" w:date="2024-12-21T11:51:00Z" w:name="move185674280"/>
      <w:moveTo w:id="166" w:author="Ben Fels" w:date="2024-12-21T11:51:00Z" w16du:dateUtc="2024-12-21T10:51:00Z">
        <w:del w:id="167"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68"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169" w:author="Ben Fels" w:date="2024-12-21T12:46:00Z" w16du:dateUtc="2024-12-21T11:46:00Z"/>
        </w:rPr>
      </w:pPr>
      <w:ins w:id="170" w:author="Ben Fels" w:date="2024-12-21T12:46:00Z" w16du:dateUtc="2024-12-21T11:46:00Z">
        <w:r w:rsidRPr="00A66707">
          <w:t xml:space="preserve">Die Masterarbeit zielt darauf ab, die Potenziale und Herausforderungen großer Sprachmodelle im Kontext des </w:t>
        </w:r>
        <w:r>
          <w:t>Argument Mining</w:t>
        </w:r>
        <w:r w:rsidRPr="00A66707">
          <w:t xml:space="preserve">s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171" w:author="Ben Fels" w:date="2024-12-21T13:15:00Z" w16du:dateUtc="2024-12-21T12:15:00Z">
              <w:rPr/>
            </w:rPrChange>
          </w:rPr>
          <w:t>Forschungsfrage</w:t>
        </w:r>
        <w:r w:rsidRPr="00A66707">
          <w:t xml:space="preserve"> lautet: </w:t>
        </w:r>
        <w:r w:rsidRPr="003A5172">
          <w:rPr>
            <w:highlight w:val="yellow"/>
            <w:rPrChange w:id="172"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173" w:author="Ben Fels" w:date="2024-12-21T12:47:00Z" w16du:dateUtc="2024-12-21T11:47:00Z"/>
          <w:moveTo w:id="174" w:author="Ben Fels" w:date="2024-12-21T11:51:00Z" w16du:dateUtc="2024-12-21T10:51:00Z"/>
        </w:rPr>
      </w:pPr>
    </w:p>
    <w:p w14:paraId="68B84C80" w14:textId="1DC4833E" w:rsidR="009C2379" w:rsidDel="0084052A" w:rsidRDefault="009C2379" w:rsidP="009C2379">
      <w:pPr>
        <w:rPr>
          <w:del w:id="175" w:author="Ben Fels" w:date="2024-12-21T12:46:00Z" w16du:dateUtc="2024-12-21T11:46:00Z"/>
          <w:moveTo w:id="176" w:author="Ben Fels" w:date="2024-12-21T11:51:00Z" w16du:dateUtc="2024-12-21T10:51:00Z"/>
        </w:rPr>
      </w:pPr>
      <w:moveTo w:id="177" w:author="Ben Fels" w:date="2024-12-21T11:51:00Z" w16du:dateUtc="2024-12-21T10:51:00Z">
        <w:del w:id="178"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179" w:author="Ben Fels" w:date="2024-12-21T12:46:00Z" w16du:dateUtc="2024-12-21T11:46:00Z"/>
        </w:rPr>
      </w:pPr>
      <w:moveToRangeStart w:id="180" w:author="Ben Fels" w:date="2024-12-21T11:52:00Z" w:name="move185674394"/>
      <w:moveToRangeEnd w:id="165"/>
      <w:moveTo w:id="181" w:author="Ben Fels" w:date="2024-12-21T11:52:00Z" w16du:dateUtc="2024-12-21T10:52:00Z">
        <w:del w:id="182" w:author="Ben Fels" w:date="2024-12-21T12:47:00Z" w16du:dateUtc="2024-12-21T11:47:00Z">
          <w:r w:rsidDel="003A5172">
            <w:delText>Ziel dieser Masterarbeit ist es</w:delText>
          </w:r>
        </w:del>
        <w:del w:id="183"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84"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185" w:author="Ben Fels" w:date="2024-12-21T11:52:00Z" w16du:dateUtc="2024-12-21T10:52:00Z"/>
        </w:rPr>
      </w:pPr>
      <w:moveTo w:id="186"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187" w:author="Ben Fels" w:date="2024-12-21T12:46:00Z" w16du:dateUtc="2024-12-21T11:46:00Z"/>
        </w:rPr>
      </w:pPr>
      <w:moveTo w:id="188" w:author="Ben Fels" w:date="2024-12-21T11:52:00Z" w16du:dateUtc="2024-12-21T10:52:00Z">
        <w:del w:id="189"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190" w:author="Ben Fels" w:date="2024-12-21T13:12:00Z" w16du:dateUtc="2024-12-21T12:12:00Z"/>
        </w:rPr>
      </w:pPr>
      <w:ins w:id="191" w:author="Ben Fels" w:date="2024-12-21T13:12:00Z" w16du:dateUtc="2024-12-21T12:12:00Z">
        <w:r>
          <w:t xml:space="preserve">Zur Beantwortung der Forschungsfrage bedarf es </w:t>
        </w:r>
      </w:ins>
      <w:ins w:id="192" w:author="Ben Fels" w:date="2024-12-21T13:13:00Z" w16du:dateUtc="2024-12-21T12:13:00Z">
        <w:r w:rsidR="00DF79FF" w:rsidRPr="00DF79FF">
          <w:rPr>
            <w:highlight w:val="cyan"/>
            <w:rPrChange w:id="193" w:author="Ben Fels" w:date="2024-12-21T13:13:00Z" w16du:dateUtc="2024-12-21T12:13:00Z">
              <w:rPr/>
            </w:rPrChange>
          </w:rPr>
          <w:t>(Aufbau der Untersuchung beschreiben</w:t>
        </w:r>
        <w:r w:rsidR="00DF79FF">
          <w:t xml:space="preserve">) </w:t>
        </w:r>
      </w:ins>
      <w:ins w:id="194" w:author="Ben Fels" w:date="2024-12-21T13:12:00Z" w16du:dateUtc="2024-12-21T12:12:00Z">
        <w:r>
          <w:t>Begriffsde</w:t>
        </w:r>
      </w:ins>
      <w:ins w:id="195" w:author="Ben Fels" w:date="2024-12-21T13:13:00Z" w16du:dateUtc="2024-12-21T12:13:00Z">
        <w:r>
          <w:t>finition</w:t>
        </w:r>
        <w:r w:rsidR="00DF79FF">
          <w:t>, Stand der Forschung</w:t>
        </w:r>
      </w:ins>
    </w:p>
    <w:p w14:paraId="03A30209" w14:textId="27F4D87C" w:rsidR="00A35D5E" w:rsidDel="00722631" w:rsidRDefault="00A35D5E" w:rsidP="00A35D5E">
      <w:pPr>
        <w:rPr>
          <w:del w:id="196" w:author="Ben Fels" w:date="2024-12-21T13:05:00Z" w16du:dateUtc="2024-12-21T12:05:00Z"/>
          <w:moveTo w:id="197" w:author="Ben Fels" w:date="2024-12-21T11:53:00Z" w16du:dateUtc="2024-12-21T10:53:00Z"/>
        </w:rPr>
      </w:pPr>
      <w:moveToRangeStart w:id="198" w:author="Ben Fels" w:date="2024-12-21T11:53:00Z" w:name="move185674422"/>
      <w:moveToRangeEnd w:id="180"/>
      <w:moveTo w:id="199" w:author="Ben Fels" w:date="2024-12-21T11:53:00Z" w16du:dateUtc="2024-12-21T10:53:00Z">
        <w:del w:id="200"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201" w:author="Ben Fels" w:date="2024-12-21T13:06:00Z" w16du:dateUtc="2024-12-21T12:06:00Z"/>
          <w:moveTo w:id="202" w:author="Ben Fels" w:date="2024-12-21T11:53:00Z" w16du:dateUtc="2024-12-21T10:53:00Z"/>
        </w:rPr>
      </w:pPr>
      <w:moveTo w:id="203" w:author="Ben Fels" w:date="2024-12-21T11:53:00Z" w16du:dateUtc="2024-12-21T10:53:00Z">
        <w:del w:id="204"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05" w:author="Ben Fels" w:date="2024-12-21T13:06:00Z" w16du:dateUtc="2024-12-21T12:06:00Z"/>
          <w:moveTo w:id="206" w:author="Ben Fels" w:date="2024-12-21T11:53:00Z" w16du:dateUtc="2024-12-21T10:53:00Z"/>
        </w:rPr>
      </w:pPr>
      <w:moveTo w:id="207" w:author="Ben Fels" w:date="2024-12-21T11:53:00Z" w16du:dateUtc="2024-12-21T10:53:00Z">
        <w:del w:id="208"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09" w:author="Ben Fels" w:date="2024-12-21T13:06:00Z" w16du:dateUtc="2024-12-21T12:06:00Z"/>
          <w:moveTo w:id="210" w:author="Ben Fels" w:date="2024-12-21T11:53:00Z" w16du:dateUtc="2024-12-21T10:53:00Z"/>
        </w:rPr>
      </w:pPr>
      <w:moveTo w:id="211" w:author="Ben Fels" w:date="2024-12-21T11:53:00Z" w16du:dateUtc="2024-12-21T10:53:00Z">
        <w:del w:id="212" w:author="Ben Fels" w:date="2024-12-21T13:06:00Z" w16du:dateUtc="2024-12-21T12:06:00Z">
          <w:r w:rsidRPr="006F0952" w:rsidDel="006820FB">
            <w:rPr>
              <w:rPrChange w:id="213"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14"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15" w:author="Ben Fels" w:date="2024-12-21T13:07:00Z" w16du:dateUtc="2024-12-21T12:07:00Z"/>
          <w:moveTo w:id="216" w:author="Ben Fels" w:date="2024-12-21T11:53:00Z" w16du:dateUtc="2024-12-21T10:53:00Z"/>
        </w:rPr>
      </w:pPr>
      <w:moveTo w:id="217" w:author="Ben Fels" w:date="2024-12-21T11:53:00Z" w16du:dateUtc="2024-12-21T10:53:00Z">
        <w:del w:id="218"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19"/>
          <w:r w:rsidRPr="006820FB" w:rsidDel="00FB56BB">
            <w:rPr>
              <w:highlight w:val="magenta"/>
              <w:rPrChange w:id="220" w:author="Ben Fels" w:date="2024-12-21T13:07:00Z" w16du:dateUtc="2024-12-21T12:07:00Z">
                <w:rPr/>
              </w:rPrChange>
            </w:rPr>
            <w:delText xml:space="preserve">Lu et al. </w:delText>
          </w:r>
          <w:r w:rsidRPr="006820FB" w:rsidDel="00FB56BB">
            <w:rPr>
              <w:highlight w:val="magenta"/>
              <w:rPrChange w:id="221" w:author="Ben Fels" w:date="2024-12-21T13:07:00Z" w16du:dateUtc="2024-12-21T12:07:00Z">
                <w:rPr/>
              </w:rPrChange>
            </w:rPr>
            <w:fldChar w:fldCharType="begin"/>
          </w:r>
          <w:r w:rsidRPr="006820FB" w:rsidDel="00FB56BB">
            <w:rPr>
              <w:highlight w:val="magenta"/>
              <w:rPrChange w:id="222"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23" w:author="Ben Fels" w:date="2024-12-21T13:07:00Z" w16du:dateUtc="2024-12-21T12:07:00Z">
                <w:rPr/>
              </w:rPrChange>
            </w:rPr>
            <w:fldChar w:fldCharType="separate"/>
          </w:r>
          <w:r w:rsidRPr="006820FB" w:rsidDel="00FB56BB">
            <w:rPr>
              <w:rFonts w:cs="Arial"/>
              <w:highlight w:val="magenta"/>
              <w:rPrChange w:id="224" w:author="Ben Fels" w:date="2024-12-21T13:07:00Z" w16du:dateUtc="2024-12-21T12:07:00Z">
                <w:rPr>
                  <w:rFonts w:cs="Arial"/>
                </w:rPr>
              </w:rPrChange>
            </w:rPr>
            <w:delText>(2024)</w:delText>
          </w:r>
          <w:r w:rsidRPr="006820FB" w:rsidDel="00FB56BB">
            <w:rPr>
              <w:highlight w:val="magenta"/>
              <w:rPrChange w:id="225" w:author="Ben Fels" w:date="2024-12-21T13:07:00Z" w16du:dateUtc="2024-12-21T12:07:00Z">
                <w:rPr/>
              </w:rPrChange>
            </w:rPr>
            <w:fldChar w:fldCharType="end"/>
          </w:r>
          <w:commentRangeEnd w:id="219"/>
          <w:r w:rsidRPr="006820FB" w:rsidDel="00FB56BB">
            <w:rPr>
              <w:rStyle w:val="Kommentarzeichen"/>
              <w:highlight w:val="magenta"/>
              <w:rPrChange w:id="226" w:author="Ben Fels" w:date="2024-12-21T13:07:00Z" w16du:dateUtc="2024-12-21T12:07:00Z">
                <w:rPr>
                  <w:rStyle w:val="Kommentarzeichen"/>
                </w:rPr>
              </w:rPrChange>
            </w:rPr>
            <w:commentReference w:id="219"/>
          </w:r>
          <w:r w:rsidDel="00FB56BB">
            <w:delText xml:space="preserve"> zu entnehmen. </w:delText>
          </w:r>
        </w:del>
      </w:moveTo>
    </w:p>
    <w:p w14:paraId="210BF37C" w14:textId="5BB58638" w:rsidR="00A35D5E" w:rsidDel="00446345" w:rsidRDefault="00A35D5E" w:rsidP="00A35D5E">
      <w:pPr>
        <w:rPr>
          <w:del w:id="227" w:author="Ben Fels" w:date="2024-12-21T13:07:00Z" w16du:dateUtc="2024-12-21T12:07:00Z"/>
          <w:moveTo w:id="228" w:author="Ben Fels" w:date="2024-12-21T11:53:00Z" w16du:dateUtc="2024-12-21T10:53:00Z"/>
        </w:rPr>
      </w:pPr>
      <w:moveTo w:id="229" w:author="Ben Fels" w:date="2024-12-21T11:53:00Z" w16du:dateUtc="2024-12-21T10:53:00Z">
        <w:del w:id="230"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31" w:author="Ben Fels" w:date="2024-12-21T13:07:00Z" w16du:dateUtc="2024-12-21T12:07:00Z">
          <w:r w:rsidDel="006820FB">
            <w:delText>-</w:delText>
          </w:r>
        </w:del>
        <w:del w:id="232"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33" w:author="Ben Fels" w:date="2024-12-21T13:15:00Z" w16du:dateUtc="2024-12-21T12:15:00Z"/>
          <w:moveTo w:id="234" w:author="Ben Fels" w:date="2024-12-21T11:53:00Z" w16du:dateUtc="2024-12-21T10:53:00Z"/>
          <w:rPrChange w:id="235" w:author="Ben Fels" w:date="2024-12-21T18:19:00Z" w16du:dateUtc="2024-12-21T17:19:00Z">
            <w:rPr>
              <w:del w:id="236" w:author="Ben Fels" w:date="2024-12-21T13:15:00Z" w16du:dateUtc="2024-12-21T12:15:00Z"/>
              <w:moveTo w:id="237" w:author="Ben Fels" w:date="2024-12-21T11:53:00Z" w16du:dateUtc="2024-12-21T10:53:00Z"/>
              <w:lang w:val="en-US"/>
            </w:rPr>
          </w:rPrChange>
        </w:rPr>
      </w:pPr>
      <w:moveTo w:id="238" w:author="Ben Fels" w:date="2024-12-21T11:53:00Z" w16du:dateUtc="2024-12-21T10:53:00Z">
        <w:del w:id="239" w:author="Ben Fels" w:date="2024-12-21T13:07:00Z" w16du:dateUtc="2024-12-21T12:07:00Z">
          <w:r w:rsidRPr="002F4B5A" w:rsidDel="00446345">
            <w:rPr>
              <w:rPrChange w:id="240"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41" w:author="Ben Fels" w:date="2024-12-21T13:08:00Z" w16du:dateUtc="2024-12-21T12:08:00Z"/>
          <w:moveTo w:id="242" w:author="Ben Fels" w:date="2024-12-21T11:53:00Z" w16du:dateUtc="2024-12-21T10:53:00Z"/>
        </w:rPr>
      </w:pPr>
      <w:moveTo w:id="243" w:author="Ben Fels" w:date="2024-12-21T11:53:00Z" w16du:dateUtc="2024-12-21T10:53:00Z">
        <w:del w:id="244"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45" w:author="Ben Fels" w:date="2024-12-21T13:08:00Z" w16du:dateUtc="2024-12-21T12:08:00Z"/>
          <w:moveTo w:id="246" w:author="Ben Fels" w:date="2024-12-21T11:53:00Z" w16du:dateUtc="2024-12-21T10:53:00Z"/>
        </w:rPr>
      </w:pPr>
      <w:moveTo w:id="247" w:author="Ben Fels" w:date="2024-12-21T11:53:00Z" w16du:dateUtc="2024-12-21T10:53:00Z">
        <w:del w:id="248"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49" w:author="Ben Fels" w:date="2024-12-21T13:08:00Z" w16du:dateUtc="2024-12-21T12:08:00Z"/>
          <w:moveTo w:id="250" w:author="Ben Fels" w:date="2024-12-21T11:53:00Z" w16du:dateUtc="2024-12-21T10:53:00Z"/>
        </w:rPr>
      </w:pPr>
      <w:moveTo w:id="251" w:author="Ben Fels" w:date="2024-12-21T11:53:00Z" w16du:dateUtc="2024-12-21T10:53:00Z">
        <w:del w:id="252"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53" w:author="Ben Fels" w:date="2024-12-21T13:14:00Z" w16du:dateUtc="2024-12-21T12:14:00Z"/>
          <w:moveTo w:id="254" w:author="Ben Fels" w:date="2024-12-21T11:53:00Z" w16du:dateUtc="2024-12-21T10:53:00Z"/>
        </w:rPr>
      </w:pPr>
      <w:moveTo w:id="255" w:author="Ben Fels" w:date="2024-12-21T11:53:00Z" w16du:dateUtc="2024-12-21T10:53:00Z">
        <w:del w:id="256"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57" w:author="Ben Fels" w:date="2024-12-21T19:35:00Z" w16du:dateUtc="2024-12-21T18:35:00Z"/>
          <w:moveTo w:id="258" w:author="Ben Fels" w:date="2024-12-21T11:53:00Z" w16du:dateUtc="2024-12-21T10:53:00Z"/>
        </w:rPr>
      </w:pPr>
      <w:moveTo w:id="259" w:author="Ben Fels" w:date="2024-12-21T11:53:00Z" w16du:dateUtc="2024-12-21T10:53:00Z">
        <w:del w:id="260"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61" w:author="Ben Fels" w:date="2024-12-21T13:12:00Z" w16du:dateUtc="2024-12-21T12:12:00Z"/>
          <w:moveTo w:id="262" w:author="Ben Fels" w:date="2024-12-21T11:53:00Z" w16du:dateUtc="2024-12-21T10:53:00Z"/>
        </w:rPr>
      </w:pPr>
      <w:moveTo w:id="263" w:author="Ben Fels" w:date="2024-12-21T11:53:00Z" w16du:dateUtc="2024-12-21T10:53:00Z">
        <w:del w:id="264"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65" w:author="Ben Fels" w:date="2024-12-21T13:14:00Z" w16du:dateUtc="2024-12-21T12:14:00Z"/>
          <w:moveTo w:id="266" w:author="Ben Fels" w:date="2024-12-21T11:53:00Z" w16du:dateUtc="2024-12-21T10:53:00Z"/>
        </w:rPr>
      </w:pPr>
      <w:moveTo w:id="267" w:author="Ben Fels" w:date="2024-12-21T11:53:00Z" w16du:dateUtc="2024-12-21T10:53:00Z">
        <w:del w:id="268"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198"/>
    <w:p w14:paraId="5CF45C21" w14:textId="77777777" w:rsidR="009C2379" w:rsidRDefault="009C2379" w:rsidP="001F7CA5">
      <w:pPr>
        <w:jc w:val="both"/>
        <w:rPr>
          <w:ins w:id="269" w:author="Ben Fels" w:date="2024-12-17T07:55:00Z" w16du:dateUtc="2024-12-17T06:55:00Z"/>
          <w:highlight w:val="cyan"/>
        </w:rPr>
      </w:pPr>
    </w:p>
    <w:p w14:paraId="407C4F16" w14:textId="0322F467" w:rsidR="00CB5525" w:rsidDel="00FB56BB" w:rsidRDefault="00915CF8" w:rsidP="001F7CA5">
      <w:pPr>
        <w:jc w:val="both"/>
        <w:rPr>
          <w:moveFrom w:id="270" w:author="Ben Fels" w:date="2024-12-21T13:16:00Z" w16du:dateUtc="2024-12-21T12:16:00Z"/>
        </w:rPr>
      </w:pPr>
      <w:moveFromRangeStart w:id="271" w:author="Ben Fels" w:date="2024-12-21T13:16:00Z" w:name="move185679391"/>
      <w:moveFrom w:id="272" w:author="Ben Fels" w:date="2024-12-21T13:16:00Z" w16du:dateUtc="2024-12-21T12:16:00Z">
        <w:r w:rsidRPr="00915CF8" w:rsidDel="00FB56BB">
          <w:rPr>
            <w:highlight w:val="cyan"/>
          </w:rPr>
          <w:t>Warum Training eines eigenen Models und fine-tuning keine Alternativen sind:</w:t>
        </w:r>
        <w:bookmarkStart w:id="273" w:name="_Toc185697448"/>
        <w:bookmarkStart w:id="274" w:name="_Toc186791522"/>
        <w:bookmarkEnd w:id="273"/>
        <w:bookmarkEnd w:id="274"/>
      </w:moveFrom>
    </w:p>
    <w:moveFromRangeEnd w:id="271"/>
    <w:p w14:paraId="3D1E055F" w14:textId="09063E36" w:rsidR="00437BD8" w:rsidRPr="00BB2D45" w:rsidDel="00D31E52" w:rsidRDefault="00D538BE" w:rsidP="001F7CA5">
      <w:pPr>
        <w:jc w:val="both"/>
        <w:rPr>
          <w:del w:id="275" w:author="Ben Fels" w:date="2024-12-21T13:16:00Z" w16du:dateUtc="2024-12-21T12:16:00Z"/>
        </w:rPr>
      </w:pPr>
      <w:del w:id="276" w:author="Ben Fels" w:date="2024-12-21T13:16:00Z" w16du:dateUtc="2024-12-21T12:16:00Z">
        <w:r w:rsidRPr="002312C7" w:rsidDel="00D31E52">
          <w:rPr>
            <w:highlight w:val="magenta"/>
            <w:lang w:val="en-US"/>
            <w:rPrChange w:id="277"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78"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79" w:author="Ben Fels" w:date="2024-12-20T12:31:00Z" w16du:dateUtc="2024-12-20T11:31:00Z">
              <w:rPr>
                <w:lang w:val="en-US"/>
              </w:rPr>
            </w:rPrChange>
          </w:rPr>
          <w:fldChar w:fldCharType="end"/>
        </w:r>
        <w:bookmarkStart w:id="280" w:name="_Toc185697449"/>
        <w:bookmarkStart w:id="281" w:name="_Toc186791523"/>
        <w:bookmarkEnd w:id="280"/>
        <w:bookmarkEnd w:id="281"/>
      </w:del>
    </w:p>
    <w:p w14:paraId="20582599" w14:textId="2EF8DDBC" w:rsidR="00AD550E" w:rsidDel="00AD550E" w:rsidRDefault="00491A04" w:rsidP="001F7CA5">
      <w:pPr>
        <w:jc w:val="both"/>
        <w:rPr>
          <w:del w:id="282" w:author="Ben Fels" w:date="2024-12-16T22:04:00Z" w16du:dateUtc="2024-12-16T21:04:00Z"/>
        </w:rPr>
      </w:pPr>
      <w:del w:id="283" w:author="Ben Fels" w:date="2024-12-21T12:47:00Z" w16du:dateUtc="2024-12-21T11:47:00Z">
        <w:r w:rsidRPr="00143A9F" w:rsidDel="00E676E7">
          <w:delText>Forschungsfrage</w:delText>
        </w:r>
        <w:r w:rsidDel="00E676E7">
          <w:delText xml:space="preserve">: </w:delText>
        </w:r>
        <w:r w:rsidRPr="00B13CBF" w:rsidDel="00E676E7">
          <w:rPr>
            <w:highlight w:val="yellow"/>
            <w:rPrChange w:id="284"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85" w:name="_Toc185697450"/>
      <w:bookmarkStart w:id="286" w:name="_Toc186791524"/>
      <w:bookmarkEnd w:id="285"/>
      <w:bookmarkEnd w:id="286"/>
    </w:p>
    <w:p w14:paraId="18F3FB5D" w14:textId="208C2C48" w:rsidR="00AC5562" w:rsidRPr="00AC5562" w:rsidRDefault="00AC5562">
      <w:pPr>
        <w:pStyle w:val="berschrift2"/>
        <w:pPrChange w:id="287" w:author="Ben Fels" w:date="2024-12-21T09:10:00Z" w16du:dateUtc="2024-12-21T08:10:00Z">
          <w:pPr>
            <w:jc w:val="both"/>
          </w:pPr>
        </w:pPrChange>
      </w:pPr>
      <w:bookmarkStart w:id="288" w:name="_Toc186791525"/>
      <w:r w:rsidRPr="00AC5562">
        <w:t>Begriffsdefinition</w:t>
      </w:r>
      <w:ins w:id="289" w:author="Ben Fels" w:date="2024-12-21T19:36:00Z" w16du:dateUtc="2024-12-21T18:36:00Z">
        <w:r w:rsidR="00004A87">
          <w:t xml:space="preserve"> + Stand der Forschung</w:t>
        </w:r>
      </w:ins>
      <w:bookmarkEnd w:id="288"/>
    </w:p>
    <w:p w14:paraId="2709E15D" w14:textId="51893CF2" w:rsidR="00844391" w:rsidRDefault="00844391" w:rsidP="001F7CA5">
      <w:pPr>
        <w:jc w:val="both"/>
      </w:pPr>
      <w:r>
        <w:t>Definition von wesentlichen Begriffen aus der Forschungsfrage:</w:t>
      </w:r>
    </w:p>
    <w:p w14:paraId="686DCBAB" w14:textId="77777777" w:rsidR="00E90DC0" w:rsidRDefault="00E90DC0" w:rsidP="00CA037A">
      <w:pPr>
        <w:pStyle w:val="Listenabsatz"/>
        <w:numPr>
          <w:ilvl w:val="0"/>
          <w:numId w:val="65"/>
        </w:numPr>
        <w:jc w:val="both"/>
        <w:rPr>
          <w:ins w:id="290" w:author="Ben Fels" w:date="2024-12-21T12:00:00Z" w16du:dateUtc="2024-12-21T11:00:00Z"/>
        </w:rPr>
      </w:pPr>
      <w:r w:rsidRPr="009B2EDD">
        <w:rPr>
          <w:lang w:val="en-US"/>
        </w:rPr>
        <w:t>Argument Mining / Argumentationskomponenten</w:t>
      </w:r>
    </w:p>
    <w:p w14:paraId="560C9125" w14:textId="77777777" w:rsidR="007B28C4" w:rsidRPr="009B2EDD" w:rsidRDefault="007B28C4" w:rsidP="00CA037A">
      <w:pPr>
        <w:pStyle w:val="Listenabsatz"/>
        <w:numPr>
          <w:ilvl w:val="0"/>
          <w:numId w:val="65"/>
        </w:numPr>
        <w:jc w:val="both"/>
        <w:rPr>
          <w:lang w:val="en-US"/>
        </w:rPr>
      </w:pPr>
      <w:r w:rsidRPr="009B2EDD">
        <w:rPr>
          <w:lang w:val="en-US"/>
        </w:rPr>
        <w:t>Large Language Models</w:t>
      </w:r>
    </w:p>
    <w:p w14:paraId="7472AC9D" w14:textId="0486D186" w:rsidR="00844391" w:rsidRPr="00E90DC0" w:rsidRDefault="00844391" w:rsidP="00CA037A">
      <w:pPr>
        <w:pStyle w:val="Listenabsatz"/>
        <w:numPr>
          <w:ilvl w:val="0"/>
          <w:numId w:val="65"/>
        </w:numPr>
        <w:jc w:val="both"/>
        <w:rPr>
          <w:lang w:val="en-US"/>
          <w:rPrChange w:id="291" w:author="Ben Fels" w:date="2024-12-20T12:33:00Z" w16du:dateUtc="2024-12-20T11:33:00Z">
            <w:rPr>
              <w:lang w:val="en-US"/>
            </w:rPr>
          </w:rPrChange>
        </w:rPr>
      </w:pPr>
      <w:r w:rsidRPr="009B2EDD">
        <w:rPr>
          <w:lang w:val="en-US"/>
        </w:rPr>
        <w:t>Prompt Engineering &amp; Prompt Engineering Techniken</w:t>
      </w:r>
      <w:ins w:id="292" w:author="Ben Fels" w:date="2024-12-20T12:33:00Z" w16du:dateUtc="2024-12-20T11:33:00Z">
        <w:r w:rsidR="00C21BBA">
          <w:rPr>
            <w:lang w:val="en-US"/>
          </w:rPr>
          <w:t xml:space="preserve">. </w:t>
        </w:r>
      </w:ins>
    </w:p>
    <w:p w14:paraId="3563A635" w14:textId="51D980BF" w:rsidR="004328D8" w:rsidRDefault="004328D8">
      <w:pPr>
        <w:pStyle w:val="berschrift3"/>
        <w:rPr>
          <w:ins w:id="293" w:author="Ben Fels" w:date="2024-12-21T12:00:00Z" w16du:dateUtc="2024-12-21T11:00:00Z"/>
        </w:rPr>
        <w:pPrChange w:id="294" w:author="Ben Fels" w:date="2024-12-21T12:01:00Z" w16du:dateUtc="2024-12-21T11:01:00Z">
          <w:pPr/>
        </w:pPrChange>
      </w:pPr>
      <w:bookmarkStart w:id="295" w:name="_Toc186791526"/>
      <w:moveToRangeStart w:id="296" w:author="Ben Fels" w:date="2024-12-21T11:53:00Z" w:name="move185674449"/>
      <w:ins w:id="297" w:author="Ben Fels" w:date="2024-12-21T12:00:00Z" w16du:dateUtc="2024-12-21T11:00:00Z">
        <w:r>
          <w:t xml:space="preserve">Argumente </w:t>
        </w:r>
      </w:ins>
      <w:ins w:id="298" w:author="Ben Fels" w:date="2024-12-21T13:25:00Z" w16du:dateUtc="2024-12-21T12:25:00Z">
        <w:r w:rsidR="009F4187">
          <w:t>und Argument Mining</w:t>
        </w:r>
      </w:ins>
      <w:bookmarkEnd w:id="295"/>
    </w:p>
    <w:p w14:paraId="4398F85E" w14:textId="28619A09" w:rsidR="006B219E" w:rsidRDefault="00AA2CFC">
      <w:pPr>
        <w:jc w:val="both"/>
        <w:rPr>
          <w:ins w:id="299" w:author="Ben Fels" w:date="2024-12-21T19:40:00Z" w16du:dateUtc="2024-12-21T18:40:00Z"/>
        </w:rPr>
      </w:pPr>
      <w:ins w:id="300" w:author="Ben Fels" w:date="2024-12-21T13:22:00Z" w16du:dateUtc="2024-12-21T12:22:00Z">
        <w:r w:rsidRPr="005918DB">
          <w:t xml:space="preserve">Nach </w:t>
        </w:r>
        <w:r w:rsidRPr="006827AF">
          <w:rPr>
            <w:rFonts w:cs="Arial"/>
            <w:highlight w:val="magenta"/>
            <w:rPrChange w:id="301" w:author="Ben Fels" w:date="2024-12-21T13:22:00Z" w16du:dateUtc="2024-12-21T12:22:00Z">
              <w:rPr>
                <w:rFonts w:cs="Arial"/>
              </w:rPr>
            </w:rPrChange>
          </w:rPr>
          <w:t>Peldszus &amp; Stede</w:t>
        </w:r>
        <w:r w:rsidRPr="006827AF">
          <w:rPr>
            <w:highlight w:val="magenta"/>
            <w:rPrChange w:id="302" w:author="Ben Fels" w:date="2024-12-21T13:22:00Z" w16du:dateUtc="2024-12-21T12:22:00Z">
              <w:rPr/>
            </w:rPrChange>
          </w:rPr>
          <w:t xml:space="preserve"> </w:t>
        </w:r>
        <w:r w:rsidRPr="006827AF">
          <w:rPr>
            <w:highlight w:val="magenta"/>
            <w:rPrChange w:id="303" w:author="Ben Fels" w:date="2024-12-21T13:22:00Z" w16du:dateUtc="2024-12-21T12:22:00Z">
              <w:rPr/>
            </w:rPrChange>
          </w:rPr>
          <w:fldChar w:fldCharType="begin"/>
        </w:r>
        <w:r w:rsidRPr="006827AF">
          <w:rPr>
            <w:highlight w:val="magenta"/>
            <w:rPrChange w:id="304"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05" w:author="Ben Fels" w:date="2024-12-21T13:22:00Z" w16du:dateUtc="2024-12-21T12:22:00Z">
              <w:rPr/>
            </w:rPrChange>
          </w:rPr>
          <w:fldChar w:fldCharType="separate"/>
        </w:r>
        <w:r w:rsidRPr="006827AF">
          <w:rPr>
            <w:rFonts w:cs="Arial"/>
            <w:highlight w:val="magenta"/>
            <w:rPrChange w:id="306" w:author="Ben Fels" w:date="2024-12-21T13:22:00Z" w16du:dateUtc="2024-12-21T12:22:00Z">
              <w:rPr>
                <w:rFonts w:cs="Arial"/>
              </w:rPr>
            </w:rPrChange>
          </w:rPr>
          <w:t>(2013)</w:t>
        </w:r>
        <w:r w:rsidRPr="006827AF">
          <w:rPr>
            <w:highlight w:val="magenta"/>
            <w:rPrChange w:id="307" w:author="Ben Fels" w:date="2024-12-21T13:22:00Z" w16du:dateUtc="2024-12-21T12:22:00Z">
              <w:rPr/>
            </w:rPrChange>
          </w:rPr>
          <w:fldChar w:fldCharType="end"/>
        </w:r>
        <w:r w:rsidRPr="005918DB">
          <w:t xml:space="preserve"> sowie </w:t>
        </w:r>
        <w:r w:rsidRPr="006827AF">
          <w:rPr>
            <w:rFonts w:cs="Arial"/>
            <w:highlight w:val="magenta"/>
            <w:rPrChange w:id="308" w:author="Ben Fels" w:date="2024-12-21T13:23:00Z" w16du:dateUtc="2024-12-21T12:23:00Z">
              <w:rPr>
                <w:rFonts w:cs="Arial"/>
              </w:rPr>
            </w:rPrChange>
          </w:rPr>
          <w:t>Stab &amp; Gurevych</w:t>
        </w:r>
        <w:r w:rsidRPr="006827AF">
          <w:rPr>
            <w:highlight w:val="magenta"/>
            <w:rPrChange w:id="309" w:author="Ben Fels" w:date="2024-12-21T13:23:00Z" w16du:dateUtc="2024-12-21T12:23:00Z">
              <w:rPr/>
            </w:rPrChange>
          </w:rPr>
          <w:t xml:space="preserve"> </w:t>
        </w:r>
        <w:r w:rsidRPr="006827AF">
          <w:rPr>
            <w:highlight w:val="magenta"/>
            <w:rPrChange w:id="310"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11" w:author="Ben Fels" w:date="2024-12-21T13:22:00Z" w16du:dateUtc="2024-12-21T12:22:00Z">
        <w:r w:rsidRPr="006827AF">
          <w:rPr>
            <w:highlight w:val="magenta"/>
            <w:rPrChange w:id="312" w:author="Ben Fels" w:date="2024-12-21T13:23:00Z" w16du:dateUtc="2024-12-21T12:23:00Z">
              <w:rPr/>
            </w:rPrChange>
          </w:rPr>
          <w:fldChar w:fldCharType="separate"/>
        </w:r>
      </w:ins>
      <w:r w:rsidR="008833CB" w:rsidRPr="008833CB">
        <w:rPr>
          <w:rFonts w:cs="Arial"/>
          <w:highlight w:val="magenta"/>
        </w:rPr>
        <w:t>(2017b)</w:t>
      </w:r>
      <w:ins w:id="313" w:author="Ben Fels" w:date="2024-12-21T13:22:00Z" w16du:dateUtc="2024-12-21T12:22:00Z">
        <w:r w:rsidRPr="006827AF">
          <w:rPr>
            <w:highlight w:val="magenta"/>
            <w:rPrChange w:id="314" w:author="Ben Fels" w:date="2024-12-21T13:23:00Z" w16du:dateUtc="2024-12-21T12:23:00Z">
              <w:rPr/>
            </w:rPrChange>
          </w:rPr>
          <w:fldChar w:fldCharType="end"/>
        </w:r>
        <w:r w:rsidRPr="005918DB">
          <w:t xml:space="preserve"> </w:t>
        </w:r>
        <w:r w:rsidRPr="005E17A1">
          <w:rPr>
            <w:highlight w:val="yellow"/>
            <w:rPrChange w:id="315"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16" w:author="Ben Fels" w:date="2024-12-21T13:24:00Z" w16du:dateUtc="2024-12-21T12:24:00Z">
              <w:rPr/>
            </w:rPrChange>
          </w:rPr>
          <w:fldChar w:fldCharType="begin"/>
        </w:r>
        <w:r w:rsidRPr="005E17A1">
          <w:rPr>
            <w:highlight w:val="magenta"/>
            <w:rPrChange w:id="317"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18" w:author="Ben Fels" w:date="2024-12-21T13:24:00Z" w16du:dateUtc="2024-12-21T12:24:00Z">
              <w:rPr/>
            </w:rPrChange>
          </w:rPr>
          <w:fldChar w:fldCharType="separate"/>
        </w:r>
        <w:r w:rsidRPr="005E17A1">
          <w:rPr>
            <w:rFonts w:cs="Arial"/>
            <w:highlight w:val="magenta"/>
            <w:rPrChange w:id="319"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20" w:author="Ben Fels" w:date="2024-12-21T13:24:00Z" w16du:dateUtc="2024-12-21T12:24:00Z">
              <w:rPr/>
            </w:rPrChange>
          </w:rPr>
          <w:fldChar w:fldCharType="end"/>
        </w:r>
        <w:r w:rsidRPr="005918DB">
          <w:t xml:space="preserve"> </w:t>
        </w:r>
        <w:r w:rsidRPr="005E17A1">
          <w:rPr>
            <w:highlight w:val="yellow"/>
            <w:rPrChange w:id="321" w:author="Ben Fels" w:date="2024-12-21T13:24:00Z" w16du:dateUtc="2024-12-21T12:24:00Z">
              <w:rPr/>
            </w:rPrChange>
          </w:rPr>
          <w:t xml:space="preserve">die automatische Identifikation und Extraktion der Argumentationskomponenten und deren Beziehungen zueinander </w:t>
        </w:r>
        <w:commentRangeStart w:id="322"/>
        <w:commentRangeStart w:id="323"/>
        <w:r w:rsidRPr="005E17A1">
          <w:rPr>
            <w:highlight w:val="yellow"/>
            <w:rPrChange w:id="324" w:author="Ben Fels" w:date="2024-12-21T13:24:00Z" w16du:dateUtc="2024-12-21T12:24:00Z">
              <w:rPr/>
            </w:rPrChange>
          </w:rPr>
          <w:t xml:space="preserve">aus Texten </w:t>
        </w:r>
      </w:ins>
      <w:commentRangeEnd w:id="322"/>
      <w:ins w:id="325" w:author="Ben Fels" w:date="2024-12-21T13:27:00Z" w16du:dateUtc="2024-12-21T12:27:00Z">
        <w:r w:rsidR="00EF77C8">
          <w:rPr>
            <w:rStyle w:val="Kommentarzeichen"/>
          </w:rPr>
          <w:commentReference w:id="322"/>
        </w:r>
      </w:ins>
      <w:commentRangeEnd w:id="323"/>
      <w:r w:rsidR="00252304">
        <w:rPr>
          <w:rStyle w:val="Kommentarzeichen"/>
        </w:rPr>
        <w:commentReference w:id="323"/>
      </w:r>
      <w:ins w:id="326" w:author="Ben Fels" w:date="2024-12-21T13:22:00Z" w16du:dateUtc="2024-12-21T12:22:00Z">
        <w:r w:rsidRPr="005E17A1">
          <w:rPr>
            <w:highlight w:val="yellow"/>
            <w:rPrChange w:id="327" w:author="Ben Fels" w:date="2024-12-21T13:24:00Z" w16du:dateUtc="2024-12-21T12:24:00Z">
              <w:rPr/>
            </w:rPrChange>
          </w:rPr>
          <w:t>verstanden werden.</w:t>
        </w:r>
        <w:r w:rsidRPr="005918DB">
          <w:t xml:space="preserve"> Argument Mining stammt aus dem Bereich des NLP </w:t>
        </w:r>
        <w:r w:rsidRPr="005E17A1">
          <w:rPr>
            <w:highlight w:val="magenta"/>
            <w:rPrChange w:id="328" w:author="Ben Fels" w:date="2024-12-21T13:24:00Z" w16du:dateUtc="2024-12-21T12:24:00Z">
              <w:rPr/>
            </w:rPrChange>
          </w:rPr>
          <w:fldChar w:fldCharType="begin"/>
        </w:r>
        <w:r w:rsidRPr="005E17A1">
          <w:rPr>
            <w:highlight w:val="magenta"/>
            <w:rPrChange w:id="329"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30" w:author="Ben Fels" w:date="2024-12-21T13:24:00Z" w16du:dateUtc="2024-12-21T12:24:00Z">
              <w:rPr/>
            </w:rPrChange>
          </w:rPr>
          <w:fldChar w:fldCharType="separate"/>
        </w:r>
        <w:r w:rsidRPr="005E17A1">
          <w:rPr>
            <w:rFonts w:cs="Arial"/>
            <w:highlight w:val="magenta"/>
            <w:rPrChange w:id="331" w:author="Ben Fels" w:date="2024-12-21T13:24:00Z" w16du:dateUtc="2024-12-21T12:24:00Z">
              <w:rPr>
                <w:rFonts w:cs="Arial"/>
              </w:rPr>
            </w:rPrChange>
          </w:rPr>
          <w:t>(Yeginbergen et al., 2024, S. 11687)</w:t>
        </w:r>
        <w:r w:rsidRPr="005E17A1">
          <w:rPr>
            <w:highlight w:val="magenta"/>
            <w:rPrChange w:id="332" w:author="Ben Fels" w:date="2024-12-21T13:24:00Z" w16du:dateUtc="2024-12-21T12:24:00Z">
              <w:rPr/>
            </w:rPrChange>
          </w:rPr>
          <w:fldChar w:fldCharType="end"/>
        </w:r>
      </w:ins>
      <w:ins w:id="333" w:author="Ben Fels" w:date="2024-12-21T13:24:00Z" w16du:dateUtc="2024-12-21T12:24:00Z">
        <w:r w:rsidR="005E17A1">
          <w:t xml:space="preserve">, </w:t>
        </w:r>
      </w:ins>
      <w:ins w:id="334" w:author="Ben Fels" w:date="2024-12-21T13:22:00Z" w16du:dateUtc="2024-12-21T12:22:00Z">
        <w:r w:rsidRPr="005918DB">
          <w:t xml:space="preserve">welcher wiederum ein Teil aus dem Bereich der künstlichen Intelligenz ist </w:t>
        </w:r>
        <w:r w:rsidRPr="005E17A1">
          <w:rPr>
            <w:highlight w:val="magenta"/>
            <w:rPrChange w:id="335" w:author="Ben Fels" w:date="2024-12-21T13:24:00Z" w16du:dateUtc="2024-12-21T12:24:00Z">
              <w:rPr/>
            </w:rPrChange>
          </w:rPr>
          <w:fldChar w:fldCharType="begin"/>
        </w:r>
        <w:r w:rsidRPr="005E17A1">
          <w:rPr>
            <w:highlight w:val="magenta"/>
            <w:rPrChange w:id="336"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37" w:author="Ben Fels" w:date="2024-12-21T13:24:00Z" w16du:dateUtc="2024-12-21T12:24:00Z">
              <w:rPr/>
            </w:rPrChange>
          </w:rPr>
          <w:fldChar w:fldCharType="separate"/>
        </w:r>
        <w:r w:rsidRPr="005E17A1">
          <w:rPr>
            <w:rFonts w:cs="Arial"/>
            <w:highlight w:val="magenta"/>
            <w:rPrChange w:id="338" w:author="Ben Fels" w:date="2024-12-21T13:24:00Z" w16du:dateUtc="2024-12-21T12:24:00Z">
              <w:rPr>
                <w:rFonts w:cs="Arial"/>
              </w:rPr>
            </w:rPrChange>
          </w:rPr>
          <w:t>(Kochmar, 2022; Lu et al., 2024, S. 2)</w:t>
        </w:r>
        <w:r w:rsidRPr="005E17A1">
          <w:rPr>
            <w:highlight w:val="magenta"/>
            <w:rPrChange w:id="339" w:author="Ben Fels" w:date="2024-12-21T13:24:00Z" w16du:dateUtc="2024-12-21T12:24:00Z">
              <w:rPr/>
            </w:rPrChange>
          </w:rPr>
          <w:fldChar w:fldCharType="end"/>
        </w:r>
        <w:r w:rsidRPr="005E17A1">
          <w:rPr>
            <w:highlight w:val="magenta"/>
            <w:rPrChange w:id="340" w:author="Ben Fels" w:date="2024-12-21T13:24:00Z" w16du:dateUtc="2024-12-21T12:24:00Z">
              <w:rPr/>
            </w:rPrChange>
          </w:rPr>
          <w:t>.</w:t>
        </w:r>
      </w:ins>
      <w:ins w:id="341" w:author="Ben Fels" w:date="2024-12-21T13:25:00Z" w16du:dateUtc="2024-12-21T12:25:00Z">
        <w:r w:rsidR="00204D6A">
          <w:t xml:space="preserve"> </w:t>
        </w:r>
        <w:r w:rsidR="00204D6A" w:rsidRPr="00204D6A">
          <w:rPr>
            <w:highlight w:val="cyan"/>
            <w:rPrChange w:id="342" w:author="Ben Fels" w:date="2024-12-21T13:25:00Z" w16du:dateUtc="2024-12-21T12:25:00Z">
              <w:rPr/>
            </w:rPrChange>
          </w:rPr>
          <w:t>Hier ggf. künstliche Intelligenz definieren</w:t>
        </w:r>
      </w:ins>
    </w:p>
    <w:p w14:paraId="1242DDEA" w14:textId="6CED619C" w:rsidR="006B219E" w:rsidDel="00A8436A" w:rsidRDefault="006B219E">
      <w:pPr>
        <w:jc w:val="both"/>
        <w:rPr>
          <w:del w:id="343" w:author="Ben Fels" w:date="2024-12-21T19:43:00Z" w16du:dateUtc="2024-12-21T18:43:00Z"/>
          <w:moveTo w:id="344" w:author="Ben Fels" w:date="2024-12-21T11:53:00Z" w16du:dateUtc="2024-12-21T10:53:00Z"/>
        </w:rPr>
        <w:pPrChange w:id="345" w:author="Ben Fels" w:date="2024-12-21T13:23:00Z" w16du:dateUtc="2024-12-21T12:23:00Z">
          <w:pPr/>
        </w:pPrChange>
      </w:pPr>
    </w:p>
    <w:p w14:paraId="4D1E8235" w14:textId="5F59027A" w:rsidR="004328D8" w:rsidDel="00EF77C8" w:rsidRDefault="004328D8" w:rsidP="004328D8">
      <w:pPr>
        <w:rPr>
          <w:del w:id="346" w:author="Ben Fels" w:date="2024-12-21T13:27:00Z" w16du:dateUtc="2024-12-21T12:27:00Z"/>
        </w:rPr>
      </w:pPr>
      <w:moveToRangeStart w:id="347" w:author="Ben Fels" w:date="2024-12-21T12:00:00Z" w:name="move185674825"/>
      <w:moveToRangeEnd w:id="296"/>
      <w:moveTo w:id="348" w:author="Ben Fels" w:date="2024-12-21T12:00:00Z" w16du:dateUtc="2024-12-21T11:00:00Z">
        <w:del w:id="349"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350" w:author="Ben Fels" w:date="2024-12-21T13:36:00Z" w16du:dateUtc="2024-12-21T12:36:00Z"/>
          <w:moveTo w:id="351" w:author="Ben Fels" w:date="2024-12-21T12:00:00Z" w16du:dateUtc="2024-12-21T11:00:00Z"/>
        </w:rPr>
      </w:pPr>
      <w:moveTo w:id="352" w:author="Ben Fels" w:date="2024-12-21T12:00:00Z" w16du:dateUtc="2024-12-21T11:00:00Z">
        <w:del w:id="353"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354" w:author="Ben Fels" w:date="2024-12-21T19:40:00Z" w16du:dateUtc="2024-12-21T18:40:00Z"/>
          <w:moveTo w:id="355" w:author="Ben Fels" w:date="2024-12-21T12:00:00Z" w16du:dateUtc="2024-12-21T11:00:00Z"/>
          <w:i/>
        </w:rPr>
      </w:pPr>
      <w:moveTo w:id="356" w:author="Ben Fels" w:date="2024-12-21T12:00:00Z" w16du:dateUtc="2024-12-21T11:00:00Z">
        <w:del w:id="357" w:author="Ben Fels" w:date="2024-12-21T19:40:00Z" w16du:dateUtc="2024-12-21T18:40:00Z">
          <w:r w:rsidRPr="00EE07C6" w:rsidDel="006B219E">
            <w:rPr>
              <w:highlight w:val="magenta"/>
            </w:rPr>
            <w:fldChar w:fldCharType="begin"/>
          </w:r>
        </w:del>
      </w:moveTo>
      <w:del w:id="358"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59" w:author="Ben Fels" w:date="2024-12-21T12:00:00Z" w16du:dateUtc="2024-12-21T11:00:00Z">
        <w:del w:id="360" w:author="Ben Fels" w:date="2024-12-21T19:40:00Z" w16du:dateUtc="2024-12-21T18:40:00Z">
          <w:r w:rsidRPr="00EE07C6" w:rsidDel="006B219E">
            <w:rPr>
              <w:highlight w:val="magenta"/>
            </w:rPr>
            <w:fldChar w:fldCharType="separate"/>
          </w:r>
        </w:del>
      </w:moveTo>
      <w:del w:id="361" w:author="Ben Fels" w:date="2024-12-21T19:40:00Z" w16du:dateUtc="2024-12-21T18:40:00Z">
        <w:r w:rsidR="006B219E" w:rsidRPr="006B219E" w:rsidDel="006B219E">
          <w:rPr>
            <w:rFonts w:cs="Arial"/>
            <w:highlight w:val="magenta"/>
          </w:rPr>
          <w:delText>(2020)</w:delText>
        </w:r>
      </w:del>
      <w:moveTo w:id="362" w:author="Ben Fels" w:date="2024-12-21T12:00:00Z" w16du:dateUtc="2024-12-21T11:00:00Z">
        <w:del w:id="363"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364" w:author="Ben Fels" w:date="2024-12-21T13:38:00Z" w16du:dateUtc="2024-12-21T12:38:00Z"/>
          <w:moveTo w:id="365" w:author="Ben Fels" w:date="2024-12-21T12:00:00Z" w16du:dateUtc="2024-12-21T11:00:00Z"/>
          <w:i/>
        </w:rPr>
      </w:pPr>
      <w:moveTo w:id="366" w:author="Ben Fels" w:date="2024-12-21T12:00:00Z" w16du:dateUtc="2024-12-21T11:00:00Z">
        <w:del w:id="367"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368" w:author="Ben Fels" w:date="2024-12-21T13:39:00Z" w16du:dateUtc="2024-12-21T12:39:00Z"/>
          <w:moveTo w:id="369" w:author="Ben Fels" w:date="2024-12-21T12:00:00Z" w16du:dateUtc="2024-12-21T11:00:00Z"/>
          <w:b/>
          <w:rPrChange w:id="370" w:author="Ben Fels" w:date="2024-12-21T18:08:00Z" w16du:dateUtc="2024-12-21T17:08:00Z">
            <w:rPr>
              <w:del w:id="371" w:author="Ben Fels" w:date="2024-12-21T13:39:00Z" w16du:dateUtc="2024-12-21T12:39:00Z"/>
              <w:moveTo w:id="372" w:author="Ben Fels" w:date="2024-12-21T12:00:00Z" w16du:dateUtc="2024-12-21T11:00:00Z"/>
              <w:b/>
              <w:lang w:val="en-US"/>
            </w:rPr>
          </w:rPrChange>
        </w:rPr>
      </w:pPr>
      <w:moveTo w:id="373" w:author="Ben Fels" w:date="2024-12-21T12:00:00Z" w16du:dateUtc="2024-12-21T11:00:00Z">
        <w:del w:id="374"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375" w:author="Ben Fels" w:date="2024-12-21T12:00:00Z" w16du:dateUtc="2024-12-21T11:00:00Z"/>
          <w:moveTo w:id="376" w:author="Ben Fels" w:date="2024-12-21T12:00:00Z" w16du:dateUtc="2024-12-21T11:00:00Z"/>
        </w:rPr>
      </w:pPr>
      <w:moveTo w:id="377" w:author="Ben Fels" w:date="2024-12-21T12:00:00Z" w16du:dateUtc="2024-12-21T11:00:00Z">
        <w:del w:id="378"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379" w:author="Ben Fels" w:date="2024-12-21T13:39:00Z" w16du:dateUtc="2024-12-21T12:39:00Z"/>
          <w:moveTo w:id="380" w:author="Ben Fels" w:date="2024-12-21T12:00:00Z" w16du:dateUtc="2024-12-21T11:00:00Z"/>
        </w:rPr>
      </w:pPr>
      <w:moveTo w:id="381" w:author="Ben Fels" w:date="2024-12-21T12:00:00Z" w16du:dateUtc="2024-12-21T11:00:00Z">
        <w:del w:id="382" w:author="Ben Fels" w:date="2024-12-21T12:00:00Z" w16du:dateUtc="2024-12-21T11:00:00Z">
          <w:r w:rsidDel="004328D8">
            <w:delText>Doch was genau ist ein Argument?</w:delText>
          </w:r>
        </w:del>
      </w:moveTo>
    </w:p>
    <w:moveToRangeEnd w:id="347"/>
    <w:p w14:paraId="6B32E185" w14:textId="77777777" w:rsidR="004328D8" w:rsidRDefault="004328D8" w:rsidP="00025B9B">
      <w:pPr>
        <w:rPr>
          <w:ins w:id="383" w:author="Ben Fels" w:date="2024-12-21T12:01:00Z" w16du:dateUtc="2024-12-21T11:01:00Z"/>
        </w:rPr>
      </w:pPr>
    </w:p>
    <w:p w14:paraId="03AE9598" w14:textId="088A20D0" w:rsidR="004328D8" w:rsidRDefault="004328D8" w:rsidP="004328D8">
      <w:pPr>
        <w:pStyle w:val="berschrift3"/>
        <w:rPr>
          <w:ins w:id="384" w:author="Ben Fels" w:date="2024-12-21T13:34:00Z" w16du:dateUtc="2024-12-21T12:34:00Z"/>
        </w:rPr>
      </w:pPr>
      <w:bookmarkStart w:id="385" w:name="_Toc186791527"/>
      <w:ins w:id="386" w:author="Ben Fels" w:date="2024-12-21T12:01:00Z" w16du:dateUtc="2024-12-21T11:01:00Z">
        <w:r>
          <w:t>Aufgaben des Argument minings</w:t>
        </w:r>
      </w:ins>
      <w:bookmarkEnd w:id="385"/>
    </w:p>
    <w:p w14:paraId="4DF40063" w14:textId="6D29FD8C" w:rsidR="00B44F05" w:rsidRDefault="00E93172" w:rsidP="006E6972">
      <w:pPr>
        <w:jc w:val="both"/>
      </w:pPr>
      <w:ins w:id="387"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388" w:author="Ben Fels" w:date="2024-12-21T20:19:00Z" w16du:dateUtc="2024-12-21T19:19:00Z">
        <w:r w:rsidR="00CC21E1" w:rsidRPr="007B766F">
          <w:rPr>
            <w:highlight w:val="green"/>
          </w:rPr>
          <w:t xml:space="preserve">. Es werden sowohl </w:t>
        </w:r>
      </w:ins>
      <w:ins w:id="389" w:author="Ben Fels" w:date="2024-12-21T13:46:00Z" w16du:dateUtc="2024-12-21T12:46:00Z">
        <w:r w:rsidR="00D50C0A" w:rsidRPr="007B766F">
          <w:rPr>
            <w:highlight w:val="green"/>
            <w:rPrChange w:id="390" w:author="Ben Fels" w:date="2024-12-21T13:46:00Z" w16du:dateUtc="2024-12-21T12:46:00Z">
              <w:rPr>
                <w:lang w:val="en-US"/>
              </w:rPr>
            </w:rPrChange>
          </w:rPr>
          <w:t>zwei</w:t>
        </w:r>
      </w:ins>
      <w:ins w:id="391"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392"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393" w:author="Ben Fels" w:date="2024-12-21T13:49:00Z" w16du:dateUtc="2024-12-21T12:49:00Z">
        <w:r w:rsidR="00495AC8">
          <w:fldChar w:fldCharType="end"/>
        </w:r>
      </w:ins>
      <w:del w:id="394"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395" w:author="Ben Fels" w:date="2024-12-21T20:19:00Z" w16du:dateUtc="2024-12-21T19:19:00Z">
        <w:r w:rsidR="00CC21E1">
          <w:t xml:space="preserve"> a</w:t>
        </w:r>
        <w:r w:rsidR="00CC21E1" w:rsidRPr="007B766F">
          <w:rPr>
            <w:highlight w:val="green"/>
          </w:rPr>
          <w:t xml:space="preserve">ls auch </w:t>
        </w:r>
      </w:ins>
      <w:ins w:id="396" w:author="Ben Fels" w:date="2024-12-21T13:47:00Z" w16du:dateUtc="2024-12-21T12:47:00Z">
        <w:r w:rsidR="00D50C0A" w:rsidRPr="007B766F">
          <w:rPr>
            <w:highlight w:val="green"/>
          </w:rPr>
          <w:t>drei</w:t>
        </w:r>
        <w:r w:rsidR="00D50C0A" w:rsidRPr="00FF68C4">
          <w:t xml:space="preserve"> </w:t>
        </w:r>
      </w:ins>
      <w:ins w:id="397" w:author="Ben Fels" w:date="2024-12-21T13:49:00Z" w16du:dateUtc="2024-12-21T12:49:00Z">
        <w:r w:rsidR="00495AC8" w:rsidRPr="00877DAF">
          <w:rPr>
            <w:highlight w:val="magenta"/>
            <w:rPrChange w:id="398"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399" w:author="Ben Fels" w:date="2024-12-21T13:49:00Z" w16du:dateUtc="2024-12-21T12:49:00Z">
        <w:r w:rsidR="00495AC8" w:rsidRPr="00877DAF">
          <w:rPr>
            <w:highlight w:val="magenta"/>
            <w:rPrChange w:id="400" w:author="Ben Fels" w:date="2024-12-21T18:36:00Z" w16du:dateUtc="2024-12-21T17:36:00Z">
              <w:rPr/>
            </w:rPrChange>
          </w:rPr>
          <w:fldChar w:fldCharType="separate"/>
        </w:r>
      </w:ins>
      <w:r w:rsidR="005664E8" w:rsidRPr="00877DAF">
        <w:rPr>
          <w:rFonts w:cs="Arial"/>
          <w:highlight w:val="magenta"/>
        </w:rPr>
        <w:t>(Lawrence &amp; Reed, 2020, S. 787–788; Peldszus &amp; Stede, 2013, S. 20; Stab &amp; Gurevych, 2017b, S. 620–621)</w:t>
      </w:r>
      <w:ins w:id="401" w:author="Ben Fels" w:date="2024-12-21T13:49:00Z" w16du:dateUtc="2024-12-21T12:49:00Z">
        <w:r w:rsidR="00495AC8" w:rsidRPr="00877DAF">
          <w:rPr>
            <w:highlight w:val="magenta"/>
            <w:rPrChange w:id="402" w:author="Ben Fels" w:date="2024-12-21T18:36:00Z" w16du:dateUtc="2024-12-21T17:36:00Z">
              <w:rPr/>
            </w:rPrChange>
          </w:rPr>
          <w:fldChar w:fldCharType="end"/>
        </w:r>
        <w:r w:rsidR="00495AC8" w:rsidRPr="00FF68C4">
          <w:t xml:space="preserve"> </w:t>
        </w:r>
      </w:ins>
      <w:ins w:id="403" w:author="Ben Fels" w:date="2024-12-21T13:47:00Z" w16du:dateUtc="2024-12-21T12:47:00Z">
        <w:r w:rsidR="00D50C0A" w:rsidRPr="007B766F">
          <w:rPr>
            <w:highlight w:val="green"/>
          </w:rPr>
          <w:t>Teilaufgaben benannt.</w:t>
        </w:r>
      </w:ins>
      <w:r w:rsidR="00395122" w:rsidRPr="007B766F">
        <w:rPr>
          <w:highlight w:val="green"/>
        </w:rPr>
        <w:t xml:space="preserve"> </w:t>
      </w:r>
      <w:ins w:id="404"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405" w:author="Ben Fels" w:date="2024-12-21T13:40:00Z" w16du:dateUtc="2024-12-21T12:40:00Z">
        <w:r w:rsidR="007031B4" w:rsidRPr="008C679F">
          <w:rPr>
            <w:highlight w:val="green"/>
            <w:rPrChange w:id="406" w:author="Ben Fels" w:date="2024-12-21T14:12:00Z" w16du:dateUtc="2024-12-21T13:12:00Z">
              <w:rPr/>
            </w:rPrChange>
          </w:rPr>
          <w:t xml:space="preserve">Für diese Untersuchung wird die folgende </w:t>
        </w:r>
      </w:ins>
      <w:ins w:id="407" w:author="Ben Fels" w:date="2024-12-21T13:51:00Z" w16du:dateUtc="2024-12-21T12:51:00Z">
        <w:r w:rsidR="00D01EBE" w:rsidRPr="008C679F">
          <w:rPr>
            <w:highlight w:val="green"/>
            <w:rPrChange w:id="408" w:author="Ben Fels" w:date="2024-12-21T14:12:00Z" w16du:dateUtc="2024-12-21T13:12:00Z">
              <w:rPr/>
            </w:rPrChange>
          </w:rPr>
          <w:t xml:space="preserve">dreiteilige </w:t>
        </w:r>
        <w:r w:rsidR="00475EAE" w:rsidRPr="008C679F">
          <w:rPr>
            <w:highlight w:val="green"/>
            <w:rPrChange w:id="409" w:author="Ben Fels" w:date="2024-12-21T14:12:00Z" w16du:dateUtc="2024-12-21T13:12:00Z">
              <w:rPr/>
            </w:rPrChange>
          </w:rPr>
          <w:t xml:space="preserve">Gliederung der </w:t>
        </w:r>
      </w:ins>
      <w:ins w:id="410" w:author="Ben Fels" w:date="2024-12-21T13:34:00Z" w16du:dateUtc="2024-12-21T12:34:00Z">
        <w:r w:rsidRPr="008C679F">
          <w:rPr>
            <w:highlight w:val="green"/>
            <w:rPrChange w:id="411" w:author="Ben Fels" w:date="2024-12-21T14:12:00Z" w16du:dateUtc="2024-12-21T13:12:00Z">
              <w:rPr/>
            </w:rPrChange>
          </w:rPr>
          <w:t xml:space="preserve">Teilaufgaben </w:t>
        </w:r>
      </w:ins>
      <w:ins w:id="412" w:author="Ben Fels" w:date="2024-12-21T13:41:00Z" w16du:dateUtc="2024-12-21T12:41:00Z">
        <w:r w:rsidR="00B14C0A" w:rsidRPr="008C679F">
          <w:rPr>
            <w:highlight w:val="green"/>
            <w:rPrChange w:id="413" w:author="Ben Fels" w:date="2024-12-21T14:12:00Z" w16du:dateUtc="2024-12-21T13:12:00Z">
              <w:rPr/>
            </w:rPrChange>
          </w:rPr>
          <w:t>herangezogen</w:t>
        </w:r>
      </w:ins>
      <w:ins w:id="414" w:author="Ben Fels" w:date="2024-12-21T13:34:00Z" w16du:dateUtc="2024-12-21T12:34:00Z">
        <w:r w:rsidRPr="008C679F">
          <w:rPr>
            <w:highlight w:val="green"/>
            <w:rPrChange w:id="415" w:author="Ben Fels" w:date="2024-12-21T14:12:00Z" w16du:dateUtc="2024-12-21T13:12:00Z">
              <w:rPr/>
            </w:rPrChange>
          </w:rPr>
          <w:t xml:space="preserve">. Zunächst wird der argumentative Text von dem nicht-argumentativen Text getrennt, gefolgt von der Unterteilung der </w:t>
        </w:r>
        <w:commentRangeStart w:id="416"/>
        <w:r w:rsidRPr="008C679F">
          <w:rPr>
            <w:highlight w:val="green"/>
            <w:rPrChange w:id="417" w:author="Ben Fels" w:date="2024-12-21T14:12:00Z" w16du:dateUtc="2024-12-21T13:12:00Z">
              <w:rPr/>
            </w:rPrChange>
          </w:rPr>
          <w:t>Argumentationskomponenten in Behauptungen und Prämissen. Abschließend werden die argumentativen Bezie</w:t>
        </w:r>
      </w:ins>
      <w:commentRangeEnd w:id="416"/>
      <w:r w:rsidR="00EE61BF">
        <w:rPr>
          <w:rStyle w:val="Kommentarzeichen"/>
        </w:rPr>
        <w:commentReference w:id="416"/>
      </w:r>
      <w:ins w:id="418" w:author="Ben Fels" w:date="2024-12-21T13:34:00Z" w16du:dateUtc="2024-12-21T12:34:00Z">
        <w:r w:rsidRPr="008C679F">
          <w:rPr>
            <w:highlight w:val="green"/>
            <w:rPrChange w:id="419" w:author="Ben Fels" w:date="2024-12-21T14:12:00Z" w16du:dateUtc="2024-12-21T13:12:00Z">
              <w:rPr/>
            </w:rPrChange>
          </w:rPr>
          <w:t xml:space="preserve">hungen </w:t>
        </w:r>
      </w:ins>
      <w:r w:rsidR="00E62394">
        <w:rPr>
          <w:highlight w:val="green"/>
        </w:rPr>
        <w:t xml:space="preserve">zwischen den Argumentationskomponenten </w:t>
      </w:r>
      <w:ins w:id="420" w:author="Ben Fels" w:date="2024-12-21T13:34:00Z" w16du:dateUtc="2024-12-21T12:34:00Z">
        <w:r w:rsidRPr="008C679F">
          <w:rPr>
            <w:highlight w:val="green"/>
            <w:rPrChange w:id="421" w:author="Ben Fels" w:date="2024-12-21T14:12:00Z" w16du:dateUtc="2024-12-21T13:12:00Z">
              <w:rPr/>
            </w:rPrChange>
          </w:rPr>
          <w:t>identifizier</w:t>
        </w:r>
        <w:r w:rsidRPr="0015571F">
          <w:t xml:space="preserve">t. </w:t>
        </w:r>
      </w:ins>
      <w:ins w:id="422" w:author="Ben Fels" w:date="2024-12-21T13:45:00Z" w16du:dateUtc="2024-12-21T12:45:00Z">
        <w:r w:rsidR="00F07BB9" w:rsidRPr="007B766F">
          <w:rPr>
            <w:highlight w:val="green"/>
          </w:rPr>
          <w:t xml:space="preserve">Da die Teilaufgaben aufeinander aufbauen, wirken sich Fehler am Anfang negativ auf die nachfolgenden </w:t>
        </w:r>
        <w:r w:rsidR="003C332D" w:rsidRPr="007B766F">
          <w:rPr>
            <w:highlight w:val="green"/>
          </w:rPr>
          <w:t>Aufgaben aus</w:t>
        </w:r>
        <w:r w:rsidR="00F07BB9">
          <w:t xml:space="preserve"> </w:t>
        </w:r>
        <w:r w:rsidR="00F07BB9" w:rsidRPr="005F691C">
          <w:rPr>
            <w:highlight w:val="magenta"/>
          </w:rPr>
          <w:fldChar w:fldCharType="begin"/>
        </w:r>
        <w:r w:rsidR="00F07BB9"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00F07BB9" w:rsidRPr="005F691C">
          <w:rPr>
            <w:highlight w:val="magenta"/>
          </w:rPr>
          <w:fldChar w:fldCharType="separate"/>
        </w:r>
        <w:r w:rsidR="00F07BB9" w:rsidRPr="008252B1">
          <w:rPr>
            <w:rFonts w:cs="Arial"/>
            <w:highlight w:val="magenta"/>
          </w:rPr>
          <w:t>(Stab &amp; Gurevych, 2017b, S. 648–649)</w:t>
        </w:r>
        <w:r w:rsidR="00F07BB9" w:rsidRPr="005F691C">
          <w:rPr>
            <w:highlight w:val="magenta"/>
          </w:rPr>
          <w:fldChar w:fldCharType="end"/>
        </w:r>
      </w:ins>
      <w:ins w:id="423" w:author="Ben Fels" w:date="2024-12-21T13:46:00Z" w16du:dateUtc="2024-12-21T12:46:00Z">
        <w:r w:rsidR="003C332D">
          <w:t>.</w:t>
        </w:r>
      </w:ins>
      <w:ins w:id="424" w:author="Ben Fels" w:date="2024-12-21T14:01:00Z" w16du:dateUtc="2024-12-21T13:01:00Z">
        <w:r w:rsidR="00B22C69">
          <w:t xml:space="preserve"> Anstatt jedoch </w:t>
        </w:r>
        <w:r w:rsidR="00B22C69" w:rsidRPr="00E66081">
          <w:t>Modelle fü</w:t>
        </w:r>
        <w:r w:rsidR="00B22C69">
          <w:t>r jede</w:t>
        </w:r>
      </w:ins>
      <w:ins w:id="425" w:author="Ben Fels" w:date="2024-12-21T14:02:00Z" w16du:dateUtc="2024-12-21T13:02:00Z">
        <w:r w:rsidR="00E92839">
          <w:t xml:space="preserve"> </w:t>
        </w:r>
      </w:ins>
      <w:ins w:id="426" w:author="Ben Fels" w:date="2024-12-21T14:01:00Z" w16du:dateUtc="2024-12-21T13:01:00Z">
        <w:r w:rsidR="00B22C69">
          <w:t xml:space="preserve">einzelne </w:t>
        </w:r>
      </w:ins>
      <w:ins w:id="427" w:author="Ben Fels" w:date="2024-12-21T14:03:00Z" w16du:dateUtc="2024-12-21T13:03:00Z">
        <w:r w:rsidR="00E92839">
          <w:t xml:space="preserve">Teilaufgabe </w:t>
        </w:r>
      </w:ins>
      <w:ins w:id="428" w:author="Ben Fels" w:date="2024-12-21T14:01:00Z" w16du:dateUtc="2024-12-21T13:01:00Z">
        <w:r w:rsidR="00B22C69">
          <w:t xml:space="preserve">zu trainieren wie es </w:t>
        </w:r>
      </w:ins>
      <w:ins w:id="429" w:author="Ben Fels" w:date="2024-12-21T14:02:00Z" w16du:dateUtc="2024-12-21T13:02:00Z">
        <w:r w:rsidR="00B22C69">
          <w:t>beispielsweise in</w:t>
        </w:r>
        <w:r w:rsidR="009E5C33">
          <w:t xml:space="preserve"> </w:t>
        </w:r>
        <w:r w:rsidR="009E5C33" w:rsidRPr="00895A9C">
          <w:rPr>
            <w:rFonts w:cs="Arial"/>
            <w:highlight w:val="magenta"/>
          </w:rPr>
          <w:t>Stab &amp; Gurevych</w:t>
        </w:r>
        <w:r w:rsidR="00B22C69">
          <w:t xml:space="preserve"> </w:t>
        </w:r>
      </w:ins>
      <w:r w:rsidR="009E5C33" w:rsidRPr="00E92839">
        <w:rPr>
          <w:highlight w:val="magenta"/>
          <w:rPrChange w:id="430" w:author="Ben Fels" w:date="2024-12-21T14:02:00Z" w16du:dateUtc="2024-12-21T13:02:00Z">
            <w:rPr/>
          </w:rPrChange>
        </w:rPr>
        <w:fldChar w:fldCharType="begin"/>
      </w:r>
      <w:r w:rsidR="009E5C33" w:rsidRPr="00E92839">
        <w:rPr>
          <w:highlight w:val="magenta"/>
          <w:rPrChange w:id="431"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32" w:author="Ben Fels" w:date="2024-12-21T14:02:00Z" w16du:dateUtc="2024-12-21T13:02:00Z">
            <w:rPr/>
          </w:rPrChange>
        </w:rPr>
        <w:fldChar w:fldCharType="separate"/>
      </w:r>
      <w:r w:rsidR="009E5C33" w:rsidRPr="00E92839">
        <w:rPr>
          <w:rFonts w:cs="Arial"/>
          <w:highlight w:val="magenta"/>
          <w:rPrChange w:id="433" w:author="Ben Fels" w:date="2024-12-21T14:02:00Z" w16du:dateUtc="2024-12-21T13:02:00Z">
            <w:rPr>
              <w:rFonts w:cs="Arial"/>
            </w:rPr>
          </w:rPrChange>
        </w:rPr>
        <w:t>(2017b)</w:t>
      </w:r>
      <w:r w:rsidR="009E5C33" w:rsidRPr="00E92839">
        <w:rPr>
          <w:highlight w:val="magenta"/>
          <w:rPrChange w:id="434" w:author="Ben Fels" w:date="2024-12-21T14:02:00Z" w16du:dateUtc="2024-12-21T13:02:00Z">
            <w:rPr/>
          </w:rPrChange>
        </w:rPr>
        <w:fldChar w:fldCharType="end"/>
      </w:r>
      <w:ins w:id="435" w:author="Ben Fels" w:date="2024-12-21T14:03:00Z" w16du:dateUtc="2024-12-21T13:03:00Z">
        <w:r w:rsidR="00E92839">
          <w:t xml:space="preserve"> erfolgt ist</w:t>
        </w:r>
      </w:ins>
      <w:ins w:id="436" w:author="Ben Fels" w:date="2024-12-21T14:01:00Z" w16du:dateUtc="2024-12-21T13:01:00Z">
        <w:r w:rsidR="00B22C69">
          <w:t>, soll sich die 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moveToRangeStart w:id="437" w:author="Ben Fels" w:date="2024-12-21T12:01:00Z" w:name="move185674925"/>
    </w:p>
    <w:p w14:paraId="4F39BAB4" w14:textId="778EA020" w:rsidR="0033372E" w:rsidRDefault="0033372E" w:rsidP="0033372E">
      <w:pPr>
        <w:rPr>
          <w:ins w:id="438" w:author="Ben Fels" w:date="2024-12-21T19:40:00Z" w16du:dateUtc="2024-12-21T18:40:00Z"/>
          <w:i/>
        </w:rPr>
      </w:pPr>
      <w:ins w:id="439"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w:t>
        </w:r>
      </w:ins>
      <w:r w:rsidR="003B70A2">
        <w:t>rs</w:t>
      </w:r>
      <w:ins w:id="440" w:author="Ben Fels" w:date="2024-12-21T19:40:00Z" w16du:dateUtc="2024-12-21T18:40:00Z">
        <w:r w:rsidRPr="001237AE">
          <w:t xml:space="preserve">chungsstand  zum Thema Argument Mining. </w:t>
        </w:r>
      </w:ins>
      <w:ins w:id="441" w:author="Ben Fels" w:date="2024-12-21T19:41:00Z" w16du:dateUtc="2024-12-21T18:41:00Z">
        <w:r w:rsidRPr="00D23882">
          <w:rPr>
            <w:rPrChange w:id="442" w:author="Ben Fels" w:date="2024-12-21T19:42:00Z" w16du:dateUtc="2024-12-21T18:42:00Z">
              <w:rPr/>
            </w:rPrChange>
          </w:rPr>
          <w:t xml:space="preserve">Der </w:t>
        </w:r>
      </w:ins>
      <w:ins w:id="443" w:author="Ben Fels" w:date="2024-12-21T19:40:00Z" w16du:dateUtc="2024-12-21T18:40:00Z">
        <w:r w:rsidRPr="00D23882">
          <w:t xml:space="preserve">Schwerpunkt </w:t>
        </w:r>
      </w:ins>
      <w:ins w:id="444" w:author="Ben Fels" w:date="2024-12-21T19:41:00Z" w16du:dateUtc="2024-12-21T18:41:00Z">
        <w:r w:rsidRPr="00D23882">
          <w:t xml:space="preserve">liegt hierbei </w:t>
        </w:r>
      </w:ins>
      <w:ins w:id="445" w:author="Ben Fels" w:date="2024-12-21T19:40:00Z" w16du:dateUtc="2024-12-21T18:40:00Z">
        <w:r w:rsidRPr="00D23882">
          <w:t xml:space="preserve">auf </w:t>
        </w:r>
      </w:ins>
      <w:r w:rsidRPr="00D23882">
        <w:t xml:space="preserve">einer Hierarchie </w:t>
      </w:r>
      <w:ins w:id="446" w:author="Ben Fels" w:date="2024-12-21T19:40:00Z" w16du:dateUtc="2024-12-21T18:40:00Z">
        <w:r w:rsidRPr="00D23882">
          <w:t xml:space="preserve">der argumentativen </w:t>
        </w:r>
      </w:ins>
      <w:r w:rsidRPr="00D23882">
        <w:t>Teilaufgaben/</w:t>
      </w:r>
      <w:ins w:id="447" w:author="Ben Fels" w:date="2024-12-21T19:40:00Z" w16du:dateUtc="2024-12-21T18:40:00Z">
        <w:r w:rsidRPr="00D23882">
          <w:t>Komplexität</w:t>
        </w:r>
      </w:ins>
      <w:ins w:id="448" w:author="Ben Fels" w:date="2024-12-21T19:41:00Z" w16du:dateUtc="2024-12-21T18:41:00Z">
        <w:r w:rsidRPr="00D23882">
          <w:t>.</w:t>
        </w:r>
      </w:ins>
      <w:r w:rsidRPr="00D23882">
        <w:t xml:space="preserve"> Sie zeigen, dass</w:t>
      </w:r>
      <w:ins w:id="449" w:author="Ben Fels" w:date="2024-12-21T19:41:00Z" w16du:dateUtc="2024-12-21T18:41:00Z">
        <w:r w:rsidRPr="00D23882">
          <w:t xml:space="preserve"> diverse </w:t>
        </w:r>
      </w:ins>
      <w:ins w:id="450" w:author="Ben Fels" w:date="2024-12-21T19:40:00Z" w16du:dateUtc="2024-12-21T18:40:00Z">
        <w:r w:rsidRPr="00D23882">
          <w:t>Techniken, einschließlich statistischer und linguistischer Methoden durchgeführt</w:t>
        </w:r>
      </w:ins>
      <w:r w:rsidRPr="00D23882">
        <w:t xml:space="preserve"> werden</w:t>
      </w:r>
      <w:ins w:id="451" w:author="Ben Fels" w:date="2024-12-21T19:40:00Z" w16du:dateUtc="2024-12-21T18:40:00Z">
        <w:r w:rsidRPr="00D23882">
          <w:t>.</w:t>
        </w:r>
        <w:r w:rsidRPr="00296609">
          <w:rPr>
            <w:i/>
          </w:rPr>
          <w:t xml:space="preserve"> </w:t>
        </w:r>
      </w:ins>
    </w:p>
    <w:p w14:paraId="1D7F9C51" w14:textId="69B85E4A" w:rsidR="004328D8" w:rsidDel="008F3E79" w:rsidRDefault="004328D8" w:rsidP="004328D8">
      <w:pPr>
        <w:rPr>
          <w:del w:id="452" w:author="Ben Fels" w:date="2024-12-21T13:44:00Z" w16du:dateUtc="2024-12-21T12:44:00Z"/>
          <w:moveTo w:id="453" w:author="Ben Fels" w:date="2024-12-21T12:01:00Z" w16du:dateUtc="2024-12-21T11:01:00Z"/>
        </w:rPr>
      </w:pPr>
      <w:moveTo w:id="454" w:author="Ben Fels" w:date="2024-12-21T12:01:00Z" w16du:dateUtc="2024-12-21T11:01:00Z">
        <w:del w:id="455"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456" w:author="Ben Fels" w:date="2024-12-21T13:45:00Z" w16du:dateUtc="2024-12-21T12:45:00Z"/>
          <w:moveTo w:id="457" w:author="Ben Fels" w:date="2024-12-21T12:01:00Z" w16du:dateUtc="2024-12-21T11:01:00Z"/>
        </w:rPr>
      </w:pPr>
      <w:moveTo w:id="458" w:author="Ben Fels" w:date="2024-12-21T12:01:00Z" w16du:dateUtc="2024-12-21T11:01:00Z">
        <w:del w:id="459"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60"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61" w:author="Ben Fels" w:date="2024-12-21T13:48:00Z" w16du:dateUtc="2024-12-21T12:48:00Z"/>
          <w:moveTo w:id="462" w:author="Ben Fels" w:date="2024-12-21T12:01:00Z" w16du:dateUtc="2024-12-21T11:01:00Z"/>
        </w:rPr>
      </w:pPr>
      <w:moveTo w:id="463" w:author="Ben Fels" w:date="2024-12-21T12:01:00Z" w16du:dateUtc="2024-12-21T11:01:00Z">
        <w:del w:id="464"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465" w:author="Ben Fels" w:date="2024-12-21T13:53:00Z" w16du:dateUtc="2024-12-21T12:53:00Z"/>
          <w:moveTo w:id="466" w:author="Ben Fels" w:date="2024-12-21T12:01:00Z" w16du:dateUtc="2024-12-21T11:01:00Z"/>
        </w:rPr>
        <w:pPrChange w:id="467" w:author="Ben Fels" w:date="2024-12-21T13:50:00Z" w16du:dateUtc="2024-12-21T12:50:00Z">
          <w:pPr>
            <w:pStyle w:val="Listenabsatz"/>
            <w:numPr>
              <w:numId w:val="37"/>
            </w:numPr>
            <w:ind w:left="1068" w:hanging="360"/>
          </w:pPr>
        </w:pPrChange>
      </w:pPr>
      <w:moveTo w:id="468" w:author="Ben Fels" w:date="2024-12-21T12:01:00Z" w16du:dateUtc="2024-12-21T11:01:00Z">
        <w:del w:id="469" w:author="Ben Fels" w:date="2024-12-21T13:53:00Z" w16du:dateUtc="2024-12-21T12:53:00Z">
          <w:r w:rsidDel="00CE516B">
            <w:delText xml:space="preserve">Anhand </w:delText>
          </w:r>
        </w:del>
        <w:del w:id="470" w:author="Ben Fels" w:date="2024-12-21T13:50:00Z" w16du:dateUtc="2024-12-21T12:50:00Z">
          <w:r w:rsidDel="00503AE4">
            <w:delText xml:space="preserve">dieser </w:delText>
          </w:r>
        </w:del>
        <w:del w:id="471" w:author="Ben Fels" w:date="2024-12-21T13:53:00Z" w16du:dateUtc="2024-12-21T12:53:00Z">
          <w:r w:rsidDel="00CE516B">
            <w:delText xml:space="preserve">Beziehungen können Argumentationsgraphen </w:delText>
          </w:r>
        </w:del>
        <w:del w:id="472" w:author="Ben Fels" w:date="2024-12-21T13:50:00Z" w16du:dateUtc="2024-12-21T12:50:00Z">
          <w:r w:rsidDel="00503AE4">
            <w:delText xml:space="preserve">gebaut </w:delText>
          </w:r>
        </w:del>
        <w:del w:id="473"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474" w:author="Ben Fels" w:date="2024-12-21T12:14:00Z" w16du:dateUtc="2024-12-21T11:14:00Z"/>
          <w:moveTo w:id="475" w:author="Ben Fels" w:date="2024-12-21T12:01:00Z" w16du:dateUtc="2024-12-21T11:01:00Z"/>
        </w:rPr>
      </w:pPr>
      <w:moveTo w:id="476" w:author="Ben Fels" w:date="2024-12-21T12:01:00Z" w16du:dateUtc="2024-12-21T11:01:00Z">
        <w:del w:id="477"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478"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479" w:author="Ben Fels" w:date="2024-12-21T12:14:00Z" w16du:dateUtc="2024-12-21T11:14:00Z"/>
          <w:moveTo w:id="480" w:author="Ben Fels" w:date="2024-12-21T12:01:00Z" w16du:dateUtc="2024-12-21T11:01:00Z"/>
        </w:rPr>
      </w:pPr>
      <w:moveTo w:id="481" w:author="Ben Fels" w:date="2024-12-21T12:01:00Z" w16du:dateUtc="2024-12-21T11:01:00Z">
        <w:del w:id="482"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483" w:author="Ben Fels" w:date="2024-12-21T12:14:00Z" w16du:dateUtc="2024-12-21T11:14:00Z"/>
          <w:moveTo w:id="484" w:author="Ben Fels" w:date="2024-12-21T12:01:00Z" w16du:dateUtc="2024-12-21T11:01:00Z"/>
        </w:rPr>
      </w:pPr>
      <w:moveTo w:id="485" w:author="Ben Fels" w:date="2024-12-21T12:01:00Z" w16du:dateUtc="2024-12-21T11:01:00Z">
        <w:del w:id="486"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487" w:author="Ben Fels" w:date="2024-12-21T12:14:00Z" w16du:dateUtc="2024-12-21T11:14:00Z"/>
          <w:moveTo w:id="488" w:author="Ben Fels" w:date="2024-12-21T12:01:00Z" w16du:dateUtc="2024-12-21T11:01:00Z"/>
        </w:rPr>
      </w:pPr>
      <w:moveTo w:id="489" w:author="Ben Fels" w:date="2024-12-21T12:01:00Z" w16du:dateUtc="2024-12-21T11:01:00Z">
        <w:del w:id="490"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491" w:author="Ben Fels" w:date="2024-12-21T12:14:00Z" w16du:dateUtc="2024-12-21T11:14:00Z"/>
          <w:moveTo w:id="492" w:author="Ben Fels" w:date="2024-12-21T12:01:00Z" w16du:dateUtc="2024-12-21T11:01:00Z"/>
        </w:rPr>
      </w:pPr>
      <w:moveTo w:id="493" w:author="Ben Fels" w:date="2024-12-21T12:01:00Z" w16du:dateUtc="2024-12-21T11:01:00Z">
        <w:del w:id="494"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495" w:author="Ben Fels" w:date="2024-12-21T12:14:00Z" w16du:dateUtc="2024-12-21T11:14:00Z"/>
          <w:moveTo w:id="496" w:author="Ben Fels" w:date="2024-12-21T12:01:00Z" w16du:dateUtc="2024-12-21T11:01:00Z"/>
        </w:rPr>
        <w:pPrChange w:id="497" w:author="Ben Fels" w:date="2024-12-21T12:14:00Z" w16du:dateUtc="2024-12-21T11:14:00Z">
          <w:pPr>
            <w:pStyle w:val="Listenabsatz"/>
            <w:numPr>
              <w:ilvl w:val="1"/>
              <w:numId w:val="21"/>
            </w:numPr>
            <w:ind w:left="1440" w:hanging="360"/>
          </w:pPr>
        </w:pPrChange>
      </w:pPr>
      <w:moveTo w:id="498" w:author="Ben Fels" w:date="2024-12-21T12:01:00Z" w16du:dateUtc="2024-12-21T11:01:00Z">
        <w:del w:id="499"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00" w:author="Ben Fels" w:date="2024-12-21T12:14:00Z" w16du:dateUtc="2024-12-21T11:14:00Z"/>
          <w:moveTo w:id="501" w:author="Ben Fels" w:date="2024-12-21T12:01:00Z" w16du:dateUtc="2024-12-21T11:01:00Z"/>
          <w:b/>
        </w:rPr>
        <w:pPrChange w:id="502" w:author="Ben Fels" w:date="2024-12-21T12:14:00Z" w16du:dateUtc="2024-12-21T11:14:00Z">
          <w:pPr>
            <w:pStyle w:val="Listenabsatz"/>
            <w:numPr>
              <w:ilvl w:val="1"/>
              <w:numId w:val="21"/>
            </w:numPr>
            <w:ind w:left="1440" w:hanging="360"/>
          </w:pPr>
        </w:pPrChange>
      </w:pPr>
      <w:moveTo w:id="503" w:author="Ben Fels" w:date="2024-12-21T12:01:00Z" w16du:dateUtc="2024-12-21T11:01:00Z">
        <w:del w:id="504"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05" w:author="Ben Fels" w:date="2024-12-21T12:14:00Z" w16du:dateUtc="2024-12-21T11:14:00Z"/>
          <w:moveTo w:id="506" w:author="Ben Fels" w:date="2024-12-21T12:01:00Z" w16du:dateUtc="2024-12-21T11:01:00Z"/>
          <w:b/>
        </w:rPr>
        <w:pPrChange w:id="507" w:author="Ben Fels" w:date="2024-12-21T12:14:00Z" w16du:dateUtc="2024-12-21T11:14:00Z">
          <w:pPr>
            <w:pStyle w:val="Listenabsatz"/>
            <w:numPr>
              <w:numId w:val="21"/>
            </w:numPr>
            <w:ind w:hanging="360"/>
          </w:pPr>
        </w:pPrChange>
      </w:pPr>
      <w:moveTo w:id="508" w:author="Ben Fels" w:date="2024-12-21T12:01:00Z" w16du:dateUtc="2024-12-21T11:01:00Z">
        <w:del w:id="509"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510" w:author="Ben Fels" w:date="2024-12-21T12:15:00Z" w16du:dateUtc="2024-12-21T11:15:00Z"/>
          <w:moveTo w:id="511" w:author="Ben Fels" w:date="2024-12-21T12:01:00Z" w16du:dateUtc="2024-12-21T11:01:00Z"/>
        </w:rPr>
      </w:pPr>
      <w:moveTo w:id="512" w:author="Ben Fels" w:date="2024-12-21T12:01:00Z" w16du:dateUtc="2024-12-21T11:01:00Z">
        <w:del w:id="513"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514" w:author="Ben Fels" w:date="2024-12-21T12:15:00Z" w16du:dateUtc="2024-12-21T11:15:00Z"/>
          <w:moveTo w:id="515" w:author="Ben Fels" w:date="2024-12-21T12:01:00Z" w16du:dateUtc="2024-12-21T11:01:00Z"/>
        </w:rPr>
      </w:pPr>
      <w:moveTo w:id="516" w:author="Ben Fels" w:date="2024-12-21T12:01:00Z" w16du:dateUtc="2024-12-21T11:01:00Z">
        <w:del w:id="517"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518" w:author="Ben Fels" w:date="2024-12-21T14:13:00Z" w16du:dateUtc="2024-12-21T13:13:00Z"/>
          <w:moveTo w:id="519" w:author="Ben Fels" w:date="2024-12-21T12:01:00Z" w16du:dateUtc="2024-12-21T11:01:00Z"/>
        </w:rPr>
      </w:pPr>
      <w:moveTo w:id="520" w:author="Ben Fels" w:date="2024-12-21T12:01:00Z" w16du:dateUtc="2024-12-21T11:01:00Z">
        <w:del w:id="521"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5575DCB8" w14:textId="694ED350" w:rsidR="004328D8" w:rsidRPr="00010F4B" w:rsidDel="002F0878" w:rsidRDefault="00AD5E49" w:rsidP="004328D8">
      <w:pPr>
        <w:rPr>
          <w:del w:id="522" w:author="Ben Fels" w:date="2024-12-21T12:16:00Z" w16du:dateUtc="2024-12-21T11:16:00Z"/>
          <w:moveTo w:id="523" w:author="Ben Fels" w:date="2024-12-21T12:01:00Z" w16du:dateUtc="2024-12-21T11:01:00Z"/>
        </w:rPr>
      </w:pPr>
      <w:ins w:id="524" w:author="Ben Fels" w:date="2024-12-21T13:56:00Z" w16du:dateUtc="2024-12-21T12:56:00Z">
        <w:r w:rsidRPr="000A16D0">
          <w:t>Neuere A</w:t>
        </w:r>
        <w:r w:rsidR="00E8661F" w:rsidRPr="000A16D0">
          <w:t xml:space="preserve">rgument Mining Ansätze </w:t>
        </w:r>
        <w:r w:rsidRPr="000A16D0">
          <w:t xml:space="preserve">betrachten die </w:t>
        </w:r>
      </w:ins>
      <w:r w:rsidR="00B62A7A" w:rsidRPr="000A16D0">
        <w:t xml:space="preserve">Extraktion der Argumente </w:t>
      </w:r>
      <w:ins w:id="525" w:author="Ben Fels" w:date="2024-12-21T13:56:00Z" w16du:dateUtc="2024-12-21T12:56:00Z">
        <w:r w:rsidRPr="000A16D0">
          <w:t>als</w:t>
        </w:r>
      </w:ins>
      <w:ins w:id="526" w:author="Ben Fels" w:date="2024-12-21T13:57:00Z" w16du:dateUtc="2024-12-21T12:57:00Z">
        <w:r w:rsidRPr="000A16D0">
          <w:t xml:space="preserve"> eine Sequenzetikettierungsaufgabe</w:t>
        </w:r>
      </w:ins>
      <w:ins w:id="527" w:author="Ben Fels" w:date="2024-12-21T13:56:00Z" w16du:dateUtc="2024-12-21T12:56:00Z">
        <w:r w:rsidRPr="000A16D0">
          <w:t xml:space="preserve"> </w:t>
        </w:r>
      </w:ins>
      <w:ins w:id="528" w:author="Ben Fels" w:date="2024-12-21T13:57:00Z" w16du:dateUtc="2024-12-21T12:57:00Z">
        <w:r w:rsidRPr="000A16D0">
          <w:t>(</w:t>
        </w:r>
      </w:ins>
      <w:ins w:id="529" w:author="Ben Fels" w:date="2024-12-21T12:15:00Z" w16du:dateUtc="2024-12-21T11:15:00Z">
        <w:r w:rsidR="00A90974" w:rsidRPr="000A16D0">
          <w:rPr>
            <w:highlight w:val="darkGray"/>
          </w:rPr>
          <w:t>sequence labeling task</w:t>
        </w:r>
      </w:ins>
      <w:ins w:id="530" w:author="Ben Fels" w:date="2024-12-21T13:57:00Z" w16du:dateUtc="2024-12-21T12:57:00Z">
        <w:r w:rsidRPr="000A16D0">
          <w:t>)</w:t>
        </w:r>
      </w:ins>
      <w:r w:rsidR="00C07F2A">
        <w:t>,</w:t>
      </w:r>
      <w:r w:rsidR="00C07F2A" w:rsidRPr="00C07F2A">
        <w:t xml:space="preserve"> </w:t>
      </w:r>
      <w:r w:rsidR="00984963">
        <w:t xml:space="preserve">vergleichbar mit der </w:t>
      </w:r>
      <w:r w:rsidR="00C07F2A">
        <w:t>N</w:t>
      </w:r>
      <w:r w:rsidR="00C07F2A">
        <w:t>a</w:t>
      </w:r>
      <w:r w:rsidR="00C07F2A">
        <w:t xml:space="preserve">med Entity Recognition </w:t>
      </w:r>
      <w:ins w:id="531" w:author="Ben Fels" w:date="2024-12-21T12:15:00Z" w16du:dateUtc="2024-12-21T11:15:00Z">
        <w:r w:rsidR="00A90974" w:rsidRPr="0062282A">
          <w:rPr>
            <w:highlight w:val="magenta"/>
          </w:rPr>
          <w:fldChar w:fldCharType="begin"/>
        </w:r>
      </w:ins>
      <w:r w:rsidR="00B62A7A"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532"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533" w:author="Ben Fels" w:date="2024-12-21T12:15:00Z" w16du:dateUtc="2024-12-21T11:15:00Z">
        <w:r w:rsidR="00A90974" w:rsidRPr="0062282A">
          <w:rPr>
            <w:highlight w:val="magenta"/>
          </w:rPr>
          <w:fldChar w:fldCharType="end"/>
        </w:r>
      </w:ins>
      <w:r w:rsidR="00C07F2A">
        <w:t xml:space="preserve"> </w:t>
      </w:r>
    </w:p>
    <w:p w14:paraId="25A1596F" w14:textId="42FA5AF2" w:rsidR="004328D8" w:rsidRPr="00F84302" w:rsidDel="002F0878" w:rsidRDefault="004328D8">
      <w:pPr>
        <w:rPr>
          <w:del w:id="534" w:author="Ben Fels" w:date="2024-12-21T12:16:00Z" w16du:dateUtc="2024-12-21T11:16:00Z"/>
          <w:moveTo w:id="535" w:author="Ben Fels" w:date="2024-12-21T12:01:00Z" w16du:dateUtc="2024-12-21T11:01:00Z"/>
        </w:rPr>
      </w:pPr>
      <w:moveTo w:id="536" w:author="Ben Fels" w:date="2024-12-21T12:01:00Z" w16du:dateUtc="2024-12-21T11:01:00Z">
        <w:del w:id="537"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538" w:author="Ben Fels" w:date="2024-12-21T12:16:00Z" w16du:dateUtc="2024-12-21T11:16:00Z"/>
          <w:moveTo w:id="539" w:author="Ben Fels" w:date="2024-12-21T12:01:00Z" w16du:dateUtc="2024-12-21T11:01:00Z"/>
        </w:rPr>
      </w:pPr>
      <w:moveTo w:id="540" w:author="Ben Fels" w:date="2024-12-21T12:01:00Z" w16du:dateUtc="2024-12-21T11:01:00Z">
        <w:del w:id="541"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542" w:author="Ben Fels" w:date="2024-12-21T12:16:00Z" w16du:dateUtc="2024-12-21T11:16:00Z"/>
          <w:moveTo w:id="543" w:author="Ben Fels" w:date="2024-12-21T12:01:00Z" w16du:dateUtc="2024-12-21T11:01:00Z"/>
          <w:rPrChange w:id="544" w:author="Ben Fels" w:date="2024-12-21T13:57:00Z" w16du:dateUtc="2024-12-21T12:57:00Z">
            <w:rPr>
              <w:del w:id="545" w:author="Ben Fels" w:date="2024-12-21T12:16:00Z" w16du:dateUtc="2024-12-21T11:16:00Z"/>
              <w:moveTo w:id="546" w:author="Ben Fels" w:date="2024-12-21T12:01:00Z" w16du:dateUtc="2024-12-21T11:01:00Z"/>
              <w:lang w:val="en-US"/>
            </w:rPr>
          </w:rPrChange>
        </w:rPr>
        <w:pPrChange w:id="547" w:author="Ben Fels" w:date="2024-12-21T12:16:00Z" w16du:dateUtc="2024-12-21T11:16:00Z">
          <w:pPr>
            <w:pStyle w:val="Listenabsatz"/>
            <w:numPr>
              <w:numId w:val="21"/>
            </w:numPr>
            <w:ind w:hanging="360"/>
          </w:pPr>
        </w:pPrChange>
      </w:pPr>
      <w:moveTo w:id="548" w:author="Ben Fels" w:date="2024-12-21T12:01:00Z" w16du:dateUtc="2024-12-21T11:01:00Z">
        <w:del w:id="549" w:author="Ben Fels" w:date="2024-12-21T12:16:00Z" w16du:dateUtc="2024-12-21T11:16:00Z">
          <w:r w:rsidRPr="00AD5E49" w:rsidDel="002F0878">
            <w:rPr>
              <w:rPrChange w:id="550"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551" w:author="Ben Fels" w:date="2024-12-21T12:16:00Z" w16du:dateUtc="2024-12-21T11:16:00Z"/>
          <w:moveTo w:id="552" w:author="Ben Fels" w:date="2024-12-21T12:01:00Z" w16du:dateUtc="2024-12-21T11:01:00Z"/>
          <w:rPrChange w:id="553" w:author="Ben Fels" w:date="2024-12-21T13:57:00Z" w16du:dateUtc="2024-12-21T12:57:00Z">
            <w:rPr>
              <w:del w:id="554" w:author="Ben Fels" w:date="2024-12-21T12:16:00Z" w16du:dateUtc="2024-12-21T11:16:00Z"/>
              <w:moveTo w:id="555" w:author="Ben Fels" w:date="2024-12-21T12:01:00Z" w16du:dateUtc="2024-12-21T11:01:00Z"/>
              <w:lang w:val="en-US"/>
            </w:rPr>
          </w:rPrChange>
        </w:rPr>
        <w:pPrChange w:id="556" w:author="Ben Fels" w:date="2024-12-21T12:16:00Z" w16du:dateUtc="2024-12-21T11:16:00Z">
          <w:pPr>
            <w:pStyle w:val="Listenabsatz"/>
            <w:numPr>
              <w:numId w:val="21"/>
            </w:numPr>
            <w:ind w:hanging="360"/>
          </w:pPr>
        </w:pPrChange>
      </w:pPr>
      <w:moveTo w:id="557" w:author="Ben Fels" w:date="2024-12-21T12:01:00Z" w16du:dateUtc="2024-12-21T11:01:00Z">
        <w:del w:id="558" w:author="Ben Fels" w:date="2024-12-21T12:16:00Z" w16du:dateUtc="2024-12-21T11:16:00Z">
          <w:r w:rsidRPr="00AD5E49" w:rsidDel="002F0878">
            <w:rPr>
              <w:rPrChange w:id="559"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560" w:author="Ben Fels" w:date="2024-12-21T12:01:00Z" w16du:dateUtc="2024-12-21T11:01:00Z"/>
          <w:rPrChange w:id="561" w:author="Ben Fels" w:date="2024-12-21T13:57:00Z" w16du:dateUtc="2024-12-21T12:57:00Z">
            <w:rPr>
              <w:moveTo w:id="562" w:author="Ben Fels" w:date="2024-12-21T12:01:00Z" w16du:dateUtc="2024-12-21T11:01:00Z"/>
              <w:lang w:val="en-US"/>
            </w:rPr>
          </w:rPrChange>
        </w:rPr>
        <w:pPrChange w:id="563" w:author="Ben Fels" w:date="2024-12-21T12:16:00Z" w16du:dateUtc="2024-12-21T11:16:00Z">
          <w:pPr>
            <w:pStyle w:val="Listenabsatz"/>
            <w:numPr>
              <w:numId w:val="21"/>
            </w:numPr>
            <w:ind w:hanging="360"/>
          </w:pPr>
        </w:pPrChange>
      </w:pPr>
      <w:moveTo w:id="564" w:author="Ben Fels" w:date="2024-12-21T12:01:00Z" w16du:dateUtc="2024-12-21T11:01:00Z">
        <w:del w:id="565" w:author="Ben Fels" w:date="2024-12-21T12:16:00Z" w16du:dateUtc="2024-12-21T11:16:00Z">
          <w:r w:rsidRPr="00AD5E49" w:rsidDel="002F0878">
            <w:rPr>
              <w:rPrChange w:id="566" w:author="Ben Fels" w:date="2024-12-21T13:57:00Z" w16du:dateUtc="2024-12-21T12:57:00Z">
                <w:rPr>
                  <w:lang w:val="en-US"/>
                </w:rPr>
              </w:rPrChange>
            </w:rPr>
            <w:delText>Context dependent evidence detection – CDED</w:delText>
          </w:r>
        </w:del>
      </w:moveTo>
    </w:p>
    <w:p w14:paraId="1ABB40BA" w14:textId="1A455637" w:rsidR="00BC1AA6" w:rsidRDefault="004328D8" w:rsidP="004328D8">
      <w:moveTo w:id="567" w:author="Ben Fels" w:date="2024-12-21T12:01:00Z" w16du:dateUtc="2024-12-21T11:01:00Z">
        <w:del w:id="568"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569"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5E0EFA9D" w14:textId="4C7C7D95" w:rsidR="009A5BFF" w:rsidDel="002D26E5" w:rsidRDefault="00EE1BE6" w:rsidP="009A5BFF">
      <w:pPr>
        <w:pStyle w:val="Listenabsatz"/>
        <w:numPr>
          <w:ilvl w:val="0"/>
          <w:numId w:val="67"/>
        </w:numPr>
        <w:rPr>
          <w:del w:id="570" w:author="Ben Fels" w:date="2024-12-21T12:17:00Z" w16du:dateUtc="2024-12-21T11:17:00Z"/>
          <w:moveTo w:id="571" w:author="Ben Fels" w:date="2024-12-21T12:01:00Z" w16du:dateUtc="2024-12-21T11:01:00Z"/>
        </w:rPr>
      </w:pPr>
      <w:r>
        <w:t xml:space="preserve">Der Ansatz von </w:t>
      </w:r>
      <w:moveTo w:id="572" w:author="Ben Fels" w:date="2024-12-21T12:01:00Z" w16du:dateUtc="2024-12-21T11:01:00Z">
        <w:r w:rsidRPr="00895A9C">
          <w:rPr>
            <w:rFonts w:cs="Arial"/>
            <w:highlight w:val="magenta"/>
          </w:rPr>
          <w:t>Stab &amp; Gurevych</w:t>
        </w:r>
      </w:moveTo>
      <w:r>
        <w:rPr>
          <w:rFonts w:cs="Arial"/>
        </w:rPr>
        <w:t xml:space="preserve"> besteht aus fünf aufeinanderfolgenden Teilaufgaben</w:t>
      </w:r>
      <w:r w:rsidR="009A5BFF">
        <w:rPr>
          <w:rFonts w:cs="Arial"/>
        </w:rPr>
        <w:t xml:space="preserve">, wofür </w:t>
      </w:r>
      <w:r w:rsidR="00146BB3">
        <w:rPr>
          <w:rFonts w:cs="Arial"/>
        </w:rPr>
        <w:t xml:space="preserve">jeweils </w:t>
      </w:r>
      <w:r w:rsidR="00504819">
        <w:rPr>
          <w:rFonts w:cs="Arial"/>
        </w:rPr>
        <w:t>eigene Modelle trainiert wurden.</w:t>
      </w:r>
      <w:r w:rsidR="00146BB3">
        <w:rPr>
          <w:rFonts w:cs="Arial"/>
        </w:rPr>
        <w:t xml:space="preserve"> </w:t>
      </w:r>
    </w:p>
    <w:p w14:paraId="465D62E1" w14:textId="55ED5DDF" w:rsidR="004328D8" w:rsidDel="002D26E5" w:rsidRDefault="004328D8" w:rsidP="009A5BFF">
      <w:pPr>
        <w:pStyle w:val="Listenabsatz"/>
        <w:numPr>
          <w:ilvl w:val="0"/>
          <w:numId w:val="67"/>
        </w:numPr>
        <w:rPr>
          <w:del w:id="573" w:author="Ben Fels" w:date="2024-12-21T12:17:00Z" w16du:dateUtc="2024-12-21T11:17:00Z"/>
          <w:moveTo w:id="574" w:author="Ben Fels" w:date="2024-12-21T12:01:00Z" w16du:dateUtc="2024-12-21T11:01:00Z"/>
        </w:rPr>
      </w:pPr>
      <w:moveTo w:id="575" w:author="Ben Fels" w:date="2024-12-21T12:01:00Z" w16du:dateUtc="2024-12-21T11:01:00Z">
        <w:del w:id="576"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6797A64F" w14:textId="77777777" w:rsidR="00146BB3" w:rsidRDefault="004328D8" w:rsidP="00146BB3">
      <w:moveTo w:id="577" w:author="Ben Fels" w:date="2024-12-21T12:01:00Z" w16du:dateUtc="2024-12-21T11:01:00Z">
        <w:del w:id="578" w:author="Ben Fels" w:date="2024-12-21T12:17:00Z" w16du:dateUtc="2024-12-21T11:17:00Z">
          <w:r w:rsidRPr="00B15028" w:rsidDel="002D26E5">
            <w:delText xml:space="preserve">Die Ergebnisse von </w:delText>
          </w:r>
          <w:r w:rsidRPr="009A5BFF" w:rsidDel="002D26E5">
            <w:rPr>
              <w:highlight w:val="magenta"/>
            </w:rPr>
            <w:fldChar w:fldCharType="begin"/>
          </w:r>
          <w:r w:rsidRPr="009A5BFF"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9A5BFF" w:rsidDel="002D26E5">
            <w:rPr>
              <w:highlight w:val="magenta"/>
            </w:rPr>
            <w:fldChar w:fldCharType="separate"/>
          </w:r>
          <w:r w:rsidRPr="009A5BFF" w:rsidDel="002D26E5">
            <w:rPr>
              <w:rFonts w:cs="Arial"/>
              <w:highlight w:val="magenta"/>
            </w:rPr>
            <w:delText>(Morio et al., 2022)</w:delText>
          </w:r>
          <w:r w:rsidRPr="009A5BFF" w:rsidDel="002D26E5">
            <w:rPr>
              <w:highlight w:val="magenta"/>
            </w:rPr>
            <w:fldChar w:fldCharType="end"/>
          </w:r>
          <w:r w:rsidDel="002D26E5">
            <w:delText xml:space="preserve"> zeigen, dass multi-task argument mining Modelle übertrifft, die auf einem einzigen Korpus trainier</w:delText>
          </w:r>
        </w:del>
        <w:r>
          <w:t xml:space="preserve">Bei den fünf Teilaufgaben werden diverse Features berücksichtigt, wodurch die Komplexität zunimmt (strukurell, syntaktisch,…). </w:t>
        </w:r>
      </w:moveTo>
    </w:p>
    <w:p w14:paraId="7FFE1E85" w14:textId="77777777" w:rsidR="004F1350" w:rsidRPr="004F1350" w:rsidRDefault="004F1350" w:rsidP="004F1350">
      <w:pPr>
        <w:rPr>
          <w:moveTo w:id="579" w:author="Ben Fels" w:date="2024-12-21T12:01:00Z" w16du:dateUtc="2024-12-21T11:01:00Z"/>
          <w:sz w:val="22"/>
          <w:szCs w:val="20"/>
        </w:rPr>
      </w:pPr>
      <w:moveTo w:id="580" w:author="Ben Fels" w:date="2024-12-21T12:01:00Z" w16du:dateUtc="2024-12-21T11:01:00Z">
        <w:r w:rsidRPr="004F1350">
          <w:rPr>
            <w:sz w:val="22"/>
            <w:szCs w:val="20"/>
          </w:rPr>
          <w:t xml:space="preserve">Automatische Identifikation von argumentativen Sektionen im Text entspricht einer argument/non-argument klassifikation </w:t>
        </w:r>
        <w:r w:rsidRPr="004F1350">
          <w:rPr>
            <w:sz w:val="22"/>
            <w:szCs w:val="20"/>
            <w:highlight w:val="magenta"/>
          </w:rPr>
          <w:fldChar w:fldCharType="begin"/>
        </w:r>
        <w:r w:rsidRPr="004F1350">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F1350">
          <w:rPr>
            <w:sz w:val="22"/>
            <w:szCs w:val="20"/>
            <w:highlight w:val="magenta"/>
          </w:rPr>
          <w:fldChar w:fldCharType="separate"/>
        </w:r>
        <w:r w:rsidRPr="004F1350">
          <w:rPr>
            <w:rFonts w:cs="Arial"/>
            <w:sz w:val="22"/>
            <w:highlight w:val="magenta"/>
          </w:rPr>
          <w:t>(Lawrence &amp; Reed, 2020, S. 788)</w:t>
        </w:r>
        <w:r w:rsidRPr="004F1350">
          <w:rPr>
            <w:sz w:val="22"/>
            <w:szCs w:val="20"/>
            <w:highlight w:val="magenta"/>
          </w:rPr>
          <w:fldChar w:fldCharType="end"/>
        </w:r>
        <w:r w:rsidRPr="004F1350">
          <w:rPr>
            <w:sz w:val="22"/>
            <w:szCs w:val="20"/>
          </w:rPr>
          <w:t xml:space="preserve">. </w:t>
        </w:r>
      </w:moveTo>
    </w:p>
    <w:p w14:paraId="52E5C438" w14:textId="77777777" w:rsidR="004F1350" w:rsidRPr="004D1442" w:rsidRDefault="004F1350" w:rsidP="004F1350">
      <w:pPr>
        <w:rPr>
          <w:moveTo w:id="581" w:author="Ben Fels" w:date="2024-12-21T12:01:00Z" w16du:dateUtc="2024-12-21T11:01:00Z"/>
          <w:sz w:val="22"/>
          <w:szCs w:val="20"/>
        </w:rPr>
      </w:pPr>
      <w:moveTo w:id="582" w:author="Ben Fels" w:date="2024-12-21T12:01:00Z" w16du:dateUtc="2024-12-21T11:01:00Z">
        <w:r w:rsidRPr="004D1442">
          <w:rPr>
            <w:sz w:val="22"/>
            <w:szCs w:val="20"/>
          </w:rPr>
          <w:t xml:space="preserve">Die Ansätze zur Identifizierung solcher Beziehungen bauen entweder auf der vorherigen Klassifikation / den Vorherigen Teilaufgaben auf oder versuchen die Beziehungen direkt zu extrahieren </w:t>
        </w:r>
        <w:r w:rsidRPr="004D1442">
          <w:rPr>
            <w:sz w:val="22"/>
            <w:szCs w:val="20"/>
            <w:highlight w:val="magenta"/>
          </w:rPr>
          <w:fldChar w:fldCharType="begin"/>
        </w:r>
        <w:r w:rsidRPr="004D1442">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4D1442">
          <w:rPr>
            <w:sz w:val="22"/>
            <w:szCs w:val="20"/>
            <w:highlight w:val="magenta"/>
          </w:rPr>
          <w:fldChar w:fldCharType="separate"/>
        </w:r>
        <w:r w:rsidRPr="004D1442">
          <w:rPr>
            <w:rFonts w:cs="Arial"/>
            <w:sz w:val="22"/>
            <w:highlight w:val="magenta"/>
          </w:rPr>
          <w:t>(Lawrence &amp; Reed, 2020, S. 799)</w:t>
        </w:r>
        <w:r w:rsidRPr="004D1442">
          <w:rPr>
            <w:sz w:val="22"/>
            <w:szCs w:val="20"/>
            <w:highlight w:val="magenta"/>
          </w:rPr>
          <w:fldChar w:fldCharType="end"/>
        </w:r>
      </w:moveTo>
    </w:p>
    <w:p w14:paraId="6BDF6F45" w14:textId="77777777" w:rsidR="003912EF" w:rsidRDefault="003912EF" w:rsidP="003912EF">
      <w:pPr>
        <w:rPr>
          <w:moveTo w:id="583" w:author="Ben Fels" w:date="2024-12-21T12:01:00Z" w16du:dateUtc="2024-12-21T11:01:00Z"/>
        </w:rPr>
      </w:pPr>
      <w:moveTo w:id="584" w:author="Ben Fels" w:date="2024-12-21T12:01:00Z" w16du:dateUtc="2024-12-21T11:01:00Z">
        <w:r w:rsidRPr="004D47EA">
          <w:t>Neben den 5 Modellen werden zum Proprocessing unter anderem lemmatizer und Part-of-speech-Tagger, constituent and dependency parser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moveTo>
    </w:p>
    <w:p w14:paraId="65BF02E8" w14:textId="77777777" w:rsidR="003912EF" w:rsidRDefault="003912EF" w:rsidP="00146BB3"/>
    <w:p w14:paraId="0AE986E2" w14:textId="7760777B" w:rsidR="004328D8" w:rsidRDefault="00146BB3" w:rsidP="00146BB3">
      <w:pPr>
        <w:rPr>
          <w:moveTo w:id="585" w:author="Ben Fels" w:date="2024-12-21T12:01:00Z" w16du:dateUtc="2024-12-21T11:01:00Z"/>
        </w:rPr>
      </w:pPr>
      <w:r>
        <w:t xml:space="preserve">Ein </w:t>
      </w:r>
      <w:moveTo w:id="586" w:author="Ben Fels" w:date="2024-12-21T12:01:00Z" w16du:dateUtc="2024-12-21T11:01:00Z">
        <w:r w:rsidR="004328D8">
          <w:t>LLM hat bereits Erfahrung im Umgang mit Sprache. Es zieht sich aus den Beispielen die Muster.</w:t>
        </w:r>
      </w:moveTo>
    </w:p>
    <w:p w14:paraId="26B6DF2C" w14:textId="0FDCA46F" w:rsidR="004328D8" w:rsidDel="00E520CB" w:rsidRDefault="004328D8">
      <w:pPr>
        <w:rPr>
          <w:del w:id="587" w:author="Ben Fels" w:date="2024-12-21T12:21:00Z" w16du:dateUtc="2024-12-21T11:21:00Z"/>
          <w:moveTo w:id="588" w:author="Ben Fels" w:date="2024-12-21T12:01:00Z" w16du:dateUtc="2024-12-21T11:01:00Z"/>
        </w:rPr>
      </w:pPr>
      <w:moveTo w:id="589" w:author="Ben Fels" w:date="2024-12-21T12:01:00Z" w16du:dateUtc="2024-12-21T11:01:00Z">
        <w:del w:id="590"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591" w:author="Ben Fels" w:date="2024-12-21T12:21:00Z" w16du:dateUtc="2024-12-21T11:21:00Z"/>
          <w:moveTo w:id="592" w:author="Ben Fels" w:date="2024-12-21T12:01:00Z" w16du:dateUtc="2024-12-21T11:01:00Z"/>
        </w:rPr>
        <w:pPrChange w:id="593" w:author="Ben Fels" w:date="2024-12-21T12:21:00Z" w16du:dateUtc="2024-12-21T11:21:00Z">
          <w:pPr>
            <w:pStyle w:val="Listenabsatz"/>
            <w:numPr>
              <w:numId w:val="33"/>
            </w:numPr>
            <w:ind w:hanging="360"/>
          </w:pPr>
        </w:pPrChange>
      </w:pPr>
      <w:moveTo w:id="594" w:author="Ben Fels" w:date="2024-12-21T12:01:00Z" w16du:dateUtc="2024-12-21T11:01:00Z">
        <w:del w:id="595"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596" w:author="Ben Fels" w:date="2024-12-21T12:21:00Z" w16du:dateUtc="2024-12-21T11:21:00Z"/>
          <w:moveTo w:id="597" w:author="Ben Fels" w:date="2024-12-21T12:01:00Z" w16du:dateUtc="2024-12-21T11:01:00Z"/>
        </w:rPr>
        <w:pPrChange w:id="598" w:author="Ben Fels" w:date="2024-12-21T12:21:00Z" w16du:dateUtc="2024-12-21T11:21:00Z">
          <w:pPr>
            <w:pStyle w:val="Listenabsatz"/>
            <w:numPr>
              <w:numId w:val="33"/>
            </w:numPr>
            <w:ind w:hanging="360"/>
          </w:pPr>
        </w:pPrChange>
      </w:pPr>
      <w:moveTo w:id="599" w:author="Ben Fels" w:date="2024-12-21T12:01:00Z" w16du:dateUtc="2024-12-21T11:01:00Z">
        <w:del w:id="600" w:author="Ben Fels" w:date="2024-12-21T12:21:00Z" w16du:dateUtc="2024-12-21T11:21:00Z">
          <w:r w:rsidRPr="0098098B" w:rsidDel="00E520CB">
            <w:delText xml:space="preserve">die Token, die von einer Argumentkomponente abgedeckt werden, als „Arg-I“ </w:delText>
          </w:r>
        </w:del>
      </w:moveTo>
    </w:p>
    <w:p w14:paraId="1EAB9D41" w14:textId="53474F4F" w:rsidR="004328D8" w:rsidRPr="004F1350" w:rsidRDefault="004328D8" w:rsidP="004328D8">
      <w:pPr>
        <w:rPr>
          <w:moveTo w:id="601" w:author="Ben Fels" w:date="2024-12-21T12:01:00Z" w16du:dateUtc="2024-12-21T11:01:00Z"/>
        </w:rPr>
      </w:pPr>
      <w:moveTo w:id="602" w:author="Ben Fels" w:date="2024-12-21T12:01:00Z" w16du:dateUtc="2024-12-21T11:01:00Z">
        <w:del w:id="603" w:author="Ben Fels" w:date="2024-12-21T12:21:00Z" w16du:dateUtc="2024-12-21T11:21:00Z">
          <w:r w:rsidRPr="0098098B" w:rsidDel="00E520CB">
            <w:delText>und die nicht-argumentativen Token als „O“.</w:delText>
          </w:r>
          <w:r w:rsidDel="00E520CB">
            <w:delText xml:space="preserve"> b</w:delText>
          </w:r>
        </w:del>
      </w:moveTo>
    </w:p>
    <w:p w14:paraId="197734D0" w14:textId="77777777" w:rsidR="00462532" w:rsidRDefault="00462532" w:rsidP="004328D8">
      <w:pPr>
        <w:rPr>
          <w:ins w:id="604" w:author="Ben Fels" w:date="2024-12-21T18:55:00Z" w16du:dateUtc="2024-12-21T17:55:00Z"/>
          <w:sz w:val="22"/>
          <w:szCs w:val="20"/>
        </w:rPr>
      </w:pPr>
    </w:p>
    <w:p w14:paraId="7F06164D" w14:textId="6B11B002" w:rsidR="00462532" w:rsidRPr="007D716E" w:rsidDel="00462532" w:rsidRDefault="00462532" w:rsidP="004328D8">
      <w:pPr>
        <w:rPr>
          <w:del w:id="605" w:author="Ben Fels" w:date="2024-12-21T18:55:00Z" w16du:dateUtc="2024-12-21T17:55:00Z"/>
          <w:moveTo w:id="606" w:author="Ben Fels" w:date="2024-12-21T12:01:00Z" w16du:dateUtc="2024-12-21T11:01:00Z"/>
          <w:sz w:val="22"/>
          <w:szCs w:val="20"/>
        </w:rPr>
      </w:pPr>
    </w:p>
    <w:p w14:paraId="21B49B6F" w14:textId="209A3597" w:rsidR="004328D8" w:rsidRPr="0098098B" w:rsidDel="00462532" w:rsidRDefault="004328D8" w:rsidP="004328D8">
      <w:pPr>
        <w:rPr>
          <w:del w:id="607" w:author="Ben Fels" w:date="2024-12-21T18:55:00Z" w16du:dateUtc="2024-12-21T17:55:00Z"/>
          <w:moveTo w:id="608" w:author="Ben Fels" w:date="2024-12-21T12:01:00Z" w16du:dateUtc="2024-12-21T11:01:00Z"/>
        </w:rPr>
      </w:pPr>
    </w:p>
    <w:p w14:paraId="44575F7F" w14:textId="01B8179C" w:rsidR="004328D8" w:rsidDel="00F049CF" w:rsidRDefault="004328D8" w:rsidP="004328D8">
      <w:pPr>
        <w:rPr>
          <w:del w:id="609" w:author="Ben Fels" w:date="2024-12-21T12:58:00Z" w16du:dateUtc="2024-12-21T11:58:00Z"/>
          <w:moveTo w:id="610" w:author="Ben Fels" w:date="2024-12-21T12:01:00Z" w16du:dateUtc="2024-12-21T11:01:00Z"/>
        </w:rPr>
      </w:pPr>
      <w:moveTo w:id="611" w:author="Ben Fels" w:date="2024-12-21T12:01:00Z" w16du:dateUtc="2024-12-21T11:01:00Z">
        <w:del w:id="612" w:author="Ben Fels" w:date="2024-12-21T18:55:00Z" w16du:dateUtc="2024-12-21T17:55:00Z">
          <w:r w:rsidDel="00462532">
            <w:delText>Um die Argumente zu extrahieren wird Prompt Engineering verwendet.</w:delText>
          </w:r>
        </w:del>
        <w:del w:id="613"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6138E78F" w:rsidR="004328D8" w:rsidRDefault="004328D8" w:rsidP="004328D8">
      <w:pPr>
        <w:rPr>
          <w:ins w:id="614" w:author="Ben Fels" w:date="2024-12-21T12:56:00Z" w16du:dateUtc="2024-12-21T11:56:00Z"/>
        </w:rPr>
      </w:pPr>
      <w:moveTo w:id="615" w:author="Ben Fels" w:date="2024-12-21T12:01:00Z" w16du:dateUtc="2024-12-21T11:01:00Z">
        <w:r>
          <w:t xml:space="preserve">Problem, dass auch bei menschlicher Extraktion der Argumente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r w:rsidR="00642FEC">
        <w:t>.</w:t>
      </w:r>
    </w:p>
    <w:p w14:paraId="2C7E501D" w14:textId="66C79782" w:rsidR="004A42B8" w:rsidRDefault="004A42B8" w:rsidP="004A42B8">
      <w:pPr>
        <w:rPr>
          <w:ins w:id="616" w:author="Ben Fels" w:date="2024-12-21T12:56:00Z" w16du:dateUtc="2024-12-21T11:56:00Z"/>
        </w:rPr>
      </w:pPr>
      <w:ins w:id="617" w:author="Ben Fels" w:date="2024-12-21T12:56:00Z" w16du:dateUtc="2024-12-21T11:56:00Z">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618" w:author="Ben Fels" w:date="2024-12-21T12:01:00Z" w16du:dateUtc="2024-12-21T11:01:00Z"/>
        </w:rPr>
      </w:pPr>
    </w:p>
    <w:p w14:paraId="3934DBA9" w14:textId="520BAE6E" w:rsidR="004328D8" w:rsidDel="004C181B" w:rsidRDefault="004328D8" w:rsidP="004328D8">
      <w:pPr>
        <w:rPr>
          <w:del w:id="619" w:author="Ben Fels" w:date="2024-12-21T18:56:00Z" w16du:dateUtc="2024-12-21T17:56:00Z"/>
          <w:moveTo w:id="620" w:author="Ben Fels" w:date="2024-12-21T12:01:00Z" w16du:dateUtc="2024-12-21T11:01:00Z"/>
        </w:rPr>
      </w:pPr>
      <w:moveTo w:id="621" w:author="Ben Fels" w:date="2024-12-21T12:01:00Z" w16du:dateUtc="2024-12-21T11:01:00Z">
        <w:del w:id="622"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623"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624" w:author="Ben Fels" w:date="2024-12-21T18:56:00Z" w16du:dateUtc="2024-12-21T17:56:00Z"/>
          <w:moveTo w:id="625" w:author="Ben Fels" w:date="2024-12-21T12:01:00Z" w16du:dateUtc="2024-12-21T11:01:00Z"/>
        </w:rPr>
      </w:pPr>
      <w:moveTo w:id="626" w:author="Ben Fels" w:date="2024-12-21T12:01:00Z" w16du:dateUtc="2024-12-21T11:01:00Z">
        <w:del w:id="627" w:author="Ben Fels" w:date="2024-12-21T12:59:00Z" w16du:dateUtc="2024-12-21T11:59:00Z">
          <w:r w:rsidDel="004E4527">
            <w:delText xml:space="preserve">Aufgrund des zeitlich Begrenzten Rahmens der Untersuchung, wurde ein bereits annotierter Datensatz herangezogen. </w:delText>
          </w:r>
        </w:del>
        <w:del w:id="628"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629" w:author="Ben Fels" w:date="2024-12-21T12:01:00Z" w16du:dateUtc="2024-12-21T11:01:00Z"/>
          <w:i/>
          <w:u w:val="single"/>
        </w:rPr>
      </w:pPr>
      <w:moveTo w:id="630"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631" w:author="Ben Fels" w:date="2024-12-21T12:01:00Z" w16du:dateUtc="2024-12-21T11:01:00Z"/>
        </w:rPr>
      </w:pPr>
      <w:moveTo w:id="632"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633" w:author="Ben Fels" w:date="2024-12-21T12:01:00Z" w16du:dateUtc="2024-12-21T11:01:00Z"/>
        </w:rPr>
      </w:pPr>
      <w:moveTo w:id="634" w:author="Ben Fels" w:date="2024-12-21T12:01:00Z" w16du:dateUtc="2024-12-21T11:01:00Z">
        <w:r w:rsidRPr="009309B1">
          <w:t>Stances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635" w:author="Ben Fels" w:date="2024-12-21T12:01:00Z" w16du:dateUtc="2024-12-21T11:01:00Z"/>
        </w:rPr>
      </w:pPr>
      <w:moveTo w:id="636" w:author="Ben Fels" w:date="2024-12-21T12:01:00Z" w16du:dateUtc="2024-12-21T11:01:00Z">
        <w:r w:rsidRPr="009309B1">
          <w:t xml:space="preserve">Evidence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637" w:author="Ben Fels" w:date="2024-12-21T12:01:00Z" w16du:dateUtc="2024-12-21T11:01:00Z"/>
        </w:rPr>
      </w:pPr>
      <w:moveTo w:id="638" w:author="Ben Fels" w:date="2024-12-21T12:01:00Z" w16du:dateUtc="2024-12-21T11:01:00Z">
        <w:r w:rsidRPr="00E001C8">
          <w:t xml:space="preserve">Premise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639" w:author="Ben Fels" w:date="2024-12-21T12:01:00Z" w16du:dateUtc="2024-12-21T11:01:00Z"/>
        </w:rPr>
      </w:pPr>
      <w:moveTo w:id="640" w:author="Ben Fels" w:date="2024-12-21T12:01:00Z" w16du:dateUtc="2024-12-21T11:01:00Z">
        <w:r w:rsidRPr="00E001C8">
          <w:t>Conclusion</w:t>
        </w:r>
        <w:r>
          <w:t xml:space="preserve"> – Schlussfolgerung </w:t>
        </w:r>
      </w:moveTo>
    </w:p>
    <w:moveToRangeEnd w:id="437"/>
    <w:p w14:paraId="457DDD12" w14:textId="77777777" w:rsidR="004328D8" w:rsidRDefault="004328D8" w:rsidP="004328D8">
      <w:pPr>
        <w:rPr>
          <w:ins w:id="641" w:author="Ben Fels" w:date="2024-12-21T12:02:00Z" w16du:dateUtc="2024-12-21T11:02:00Z"/>
        </w:rPr>
      </w:pPr>
    </w:p>
    <w:p w14:paraId="0896E69E" w14:textId="77777777" w:rsidR="004328D8" w:rsidRPr="0088488E" w:rsidRDefault="004328D8">
      <w:pPr>
        <w:pStyle w:val="berschrift3"/>
        <w:rPr>
          <w:ins w:id="642" w:author="Ben Fels" w:date="2024-12-21T12:02:00Z" w16du:dateUtc="2024-12-21T11:02:00Z"/>
        </w:rPr>
        <w:pPrChange w:id="643" w:author="Ben Fels" w:date="2024-12-21T12:02:00Z" w16du:dateUtc="2024-12-21T11:02:00Z">
          <w:pPr>
            <w:pStyle w:val="berschrift2"/>
          </w:pPr>
        </w:pPrChange>
      </w:pPr>
      <w:bookmarkStart w:id="644" w:name="_Toc186791528"/>
      <w:ins w:id="645" w:author="Ben Fels" w:date="2024-12-21T12:02:00Z" w16du:dateUtc="2024-12-21T11:02:00Z">
        <w:r w:rsidRPr="0088488E">
          <w:t>Argument diagramming techniques / Argument Schemes</w:t>
        </w:r>
        <w:bookmarkEnd w:id="644"/>
      </w:ins>
    </w:p>
    <w:p w14:paraId="1B6CD5E4" w14:textId="0B6BB887" w:rsidR="004328D8" w:rsidRDefault="004328D8" w:rsidP="006F5D81">
      <w:pPr>
        <w:jc w:val="both"/>
        <w:rPr>
          <w:ins w:id="646" w:author="Ben Fels" w:date="2024-12-21T12:02:00Z" w16du:dateUtc="2024-12-21T11:02:00Z"/>
        </w:rPr>
      </w:pPr>
      <w:ins w:id="647"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648" w:author="Ben Fels" w:date="2024-12-21T12:02:00Z" w16du:dateUtc="2024-12-21T11:02:00Z">
        <w:r>
          <w:t xml:space="preserve"> in einem </w:t>
        </w:r>
        <w:commentRangeStart w:id="649"/>
        <w:r>
          <w:t xml:space="preserve">Argument-Graphen </w:t>
        </w:r>
      </w:ins>
      <w:commentRangeEnd w:id="649"/>
      <w:r w:rsidR="001801E3">
        <w:rPr>
          <w:rStyle w:val="Kommentarzeichen"/>
        </w:rPr>
        <w:commentReference w:id="649"/>
      </w:r>
      <w:ins w:id="650" w:author="Ben Fels" w:date="2024-12-21T12:02:00Z" w16du:dateUtc="2024-12-21T11:02:00Z">
        <w:r>
          <w:t>abgebildet werden, mit dem Prämissen und Schl</w:t>
        </w:r>
      </w:ins>
      <w:r w:rsidR="00980541">
        <w:t>u</w:t>
      </w:r>
      <w:ins w:id="651"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652"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653" w:author="Ben Fels" w:date="2024-12-21T12:02:00Z" w16du:dateUtc="2024-12-21T11:02:00Z">
        <w:r>
          <w:t xml:space="preserve">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654" w:author="Ben Fels" w:date="2024-12-21T11:53:00Z" w16du:dateUtc="2024-12-21T10:53:00Z">
            <w:rPr>
              <w:lang w:val="en-US"/>
            </w:rPr>
          </w:rPrChange>
        </w:rPr>
        <w:pPrChange w:id="655" w:author="Ben Fels" w:date="2024-12-21T11:53:00Z" w16du:dateUtc="2024-12-21T10:53:00Z">
          <w:pPr>
            <w:jc w:val="both"/>
          </w:pPr>
        </w:pPrChange>
      </w:pPr>
    </w:p>
    <w:p w14:paraId="1742C3BA" w14:textId="06968370" w:rsidR="00AC5562" w:rsidRPr="0067136C" w:rsidRDefault="00875D6A">
      <w:pPr>
        <w:pStyle w:val="berschrift3"/>
        <w:rPr>
          <w:ins w:id="656" w:author="Ben Fels" w:date="2024-12-21T09:11:00Z" w16du:dateUtc="2024-12-21T08:11:00Z"/>
          <w:lang w:val="en-US"/>
        </w:rPr>
        <w:pPrChange w:id="657" w:author="Ben Fels" w:date="2024-12-21T11:55:00Z" w16du:dateUtc="2024-12-21T10:55:00Z">
          <w:pPr>
            <w:jc w:val="both"/>
          </w:pPr>
        </w:pPrChange>
      </w:pPr>
      <w:bookmarkStart w:id="658" w:name="_Toc186791529"/>
      <w:ins w:id="659" w:author="Ben Fels" w:date="2024-12-21T09:10:00Z" w16du:dateUtc="2024-12-21T08:10:00Z">
        <w:r w:rsidRPr="0067136C">
          <w:rPr>
            <w:lang w:val="en-US"/>
          </w:rPr>
          <w:t>Datensatz / Annotation von Argumenten</w:t>
        </w:r>
      </w:ins>
      <w:bookmarkEnd w:id="658"/>
    </w:p>
    <w:p w14:paraId="2C2CCB27" w14:textId="77777777" w:rsidR="00875D6A" w:rsidRPr="001B2CDF" w:rsidRDefault="00875D6A" w:rsidP="00875D6A">
      <w:pPr>
        <w:rPr>
          <w:ins w:id="660" w:author="Ben Fels" w:date="2024-12-21T09:11:00Z" w16du:dateUtc="2024-12-21T08:11:00Z"/>
          <w:i/>
        </w:rPr>
      </w:pPr>
      <w:ins w:id="661" w:author="Ben Fels" w:date="2024-12-21T09:11:00Z" w16du:dateUtc="2024-12-21T08:11:00Z">
        <w:r w:rsidRPr="008252B1">
          <w:rPr>
            <w:i/>
            <w:highlight w:val="cyan"/>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8252B1">
          <w:rPr>
            <w:highlight w:val="cyan"/>
          </w:rPr>
          <w:t xml:space="preserve"> </w:t>
        </w:r>
        <w:r w:rsidRPr="008252B1">
          <w:rPr>
            <w:i/>
            <w:highlight w:val="cyan"/>
          </w:rPr>
          <w:t>Bei der Erstellung eines Datensatzes für die Vorhersage von Beziehungen ist das statistische Maß für die Berechnung der Übereinstimmung zwischen den von den Kommentatoren vergebenen Bezeichnungen der 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980541">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[Artstein, 2017] </w:t>
        </w:r>
        <w:r w:rsidRPr="008252B1">
          <w:rPr>
            <w:highlight w:val="cyan"/>
            <w:lang w:val="en-US"/>
          </w:rPr>
          <w:sym w:font="Wingdings" w:char="F0E0"/>
        </w:r>
        <w:r w:rsidRPr="008252B1">
          <w:rPr>
            <w:highlight w:val="cyan"/>
            <w:lang w:val="en-US"/>
          </w:rPr>
          <w:t xml:space="preserve">  [Artstein, 2017] Ron Artstein. </w:t>
        </w:r>
        <w:r w:rsidRPr="001B2CDF">
          <w:rPr>
            <w:highlight w:val="cyan"/>
          </w:rPr>
          <w:t>Inter-annotator Agreement, pages 297–313. Springer Netherlands, Dordrecht, 2017.</w:t>
        </w:r>
      </w:ins>
    </w:p>
    <w:p w14:paraId="4D7A5C07" w14:textId="77777777" w:rsidR="00875D6A" w:rsidRDefault="00875D6A" w:rsidP="00875D6A">
      <w:pPr>
        <w:rPr>
          <w:ins w:id="662" w:author="Ben Fels" w:date="2024-12-21T09:11:00Z" w16du:dateUtc="2024-12-21T08:11:00Z"/>
        </w:rPr>
      </w:pPr>
      <w:ins w:id="663"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5CD77228" w:rsidR="00875D6A" w:rsidRPr="003143FC" w:rsidRDefault="00875D6A" w:rsidP="00875D6A">
      <w:pPr>
        <w:rPr>
          <w:ins w:id="664" w:author="Ben Fels" w:date="2024-12-21T09:11:00Z" w16du:dateUtc="2024-12-21T08:11:00Z"/>
        </w:rPr>
      </w:pPr>
      <w:ins w:id="665" w:author="Ben Fels" w:date="2024-12-21T09:11:00Z" w16du:dateUtc="2024-12-21T08:11:00Z">
        <w:r>
          <w:rPr>
            <w:i/>
          </w:rPr>
          <w:t>„</w:t>
        </w:r>
      </w:ins>
      <w:r w:rsidR="005939BB">
        <w:rPr>
          <w:i/>
        </w:rPr>
        <w:t>Aufgrund k</w:t>
      </w:r>
      <w:r w:rsidR="00B16867">
        <w:rPr>
          <w:i/>
        </w:rPr>
        <w:t>eine</w:t>
      </w:r>
      <w:r w:rsidR="005939BB">
        <w:rPr>
          <w:i/>
        </w:rPr>
        <w:t>r</w:t>
      </w:r>
      <w:ins w:id="666" w:author="Ben Fels" w:date="2024-12-21T09:11:00Z" w16du:dateUtc="2024-12-21T08:11:00Z">
        <w:r w:rsidRPr="00D1402E">
          <w:rPr>
            <w:i/>
          </w:rPr>
          <w:t xml:space="preserve">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667" w:author="Ben Fels" w:date="2024-12-21T09:22:00Z" w16du:dateUtc="2024-12-21T08:22:00Z"/>
          <w:i/>
        </w:rPr>
      </w:pPr>
      <w:ins w:id="668"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F28FC7F" w:rsidR="00F41933" w:rsidRDefault="00934F19" w:rsidP="00F41933">
      <w:pPr>
        <w:rPr>
          <w:ins w:id="669" w:author="Ben Fels" w:date="2024-12-21T09:22:00Z" w16du:dateUtc="2024-12-21T08:22:00Z"/>
        </w:rPr>
      </w:pPr>
      <w:r w:rsidRPr="00217233">
        <w:t>Die</w:t>
      </w:r>
      <w:ins w:id="670" w:author="Ben Fels" w:date="2024-12-21T09:22:00Z" w16du:dateUtc="2024-12-21T08:22:00Z">
        <w:r w:rsidR="00F41933" w:rsidRPr="00217233">
          <w:t xml:space="preserve"> Verfügbarkeit großer Mengen entsprechend annotierter Trainingsdaten </w:t>
        </w:r>
      </w:ins>
      <w:r w:rsidR="00217233" w:rsidRPr="00217233">
        <w:t xml:space="preserve">stellt </w:t>
      </w:r>
      <w:ins w:id="671" w:author="Ben Fels" w:date="2024-12-21T09:22:00Z" w16du:dateUtc="2024-12-21T08:22:00Z">
        <w:r w:rsidR="00F41933" w:rsidRPr="00217233">
          <w:t xml:space="preserve">eine große Herausforderung </w:t>
        </w:r>
      </w:ins>
      <w:r w:rsidR="00217233" w:rsidRPr="00217233">
        <w:t>für das Argument Mining dar</w:t>
      </w:r>
      <w:ins w:id="672" w:author="Ben Fels" w:date="2024-12-21T09:22:00Z" w16du:dateUtc="2024-12-21T08:22:00Z">
        <w:r w:rsidR="00F41933">
          <w:rPr>
            <w:i/>
          </w:rPr>
          <w:t xml:space="preserve"> </w:t>
        </w:r>
        <w:r w:rsidR="00F41933" w:rsidRPr="004C02FA">
          <w:rPr>
            <w:i/>
            <w:highlight w:val="magenta"/>
          </w:rPr>
          <w:fldChar w:fldCharType="begin"/>
        </w:r>
        <w:r w:rsidR="00F41933">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00F41933" w:rsidRPr="004C02FA">
          <w:rPr>
            <w:i/>
            <w:highlight w:val="magenta"/>
          </w:rPr>
          <w:fldChar w:fldCharType="separate"/>
        </w:r>
        <w:r w:rsidR="00F41933" w:rsidRPr="004C02FA">
          <w:rPr>
            <w:rFonts w:cs="Arial"/>
            <w:highlight w:val="magenta"/>
          </w:rPr>
          <w:t>(Lawrence &amp; Reed, 2020, S. 798)</w:t>
        </w:r>
        <w:r w:rsidR="00F41933" w:rsidRPr="004C02FA">
          <w:rPr>
            <w:i/>
            <w:highlight w:val="magenta"/>
          </w:rPr>
          <w:fldChar w:fldCharType="end"/>
        </w:r>
      </w:ins>
      <w:r w:rsidR="002C1B1B">
        <w:rPr>
          <w:i/>
        </w:rPr>
        <w:t>.</w:t>
      </w:r>
      <w:ins w:id="673" w:author="Ben Fels" w:date="2024-12-21T09:22:00Z" w16du:dateUtc="2024-12-21T08:22:00Z">
        <w:r w:rsidR="00F41933" w:rsidRPr="00F750C2">
          <w:t xml:space="preserve"> </w:t>
        </w:r>
        <w:r w:rsidR="00F41933">
          <w:t>Als Alternative Ansatz Verwendung von Prompt Engineering, da wenig Daten verwendet werden.</w:t>
        </w:r>
      </w:ins>
    </w:p>
    <w:p w14:paraId="22AA4DE7" w14:textId="77777777" w:rsidR="000133BA" w:rsidRPr="002F4B5A" w:rsidRDefault="000133BA" w:rsidP="006F609A">
      <w:pPr>
        <w:jc w:val="both"/>
        <w:rPr>
          <w:ins w:id="674" w:author="Ben Fels" w:date="2024-12-21T09:23:00Z" w16du:dateUtc="2024-12-21T08:23:00Z"/>
        </w:rPr>
      </w:pPr>
      <w:ins w:id="675"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676" w:author="Ben Fels" w:date="2024-12-21T11:56:00Z" w16du:dateUtc="2024-12-21T10:56:00Z"/>
        </w:rPr>
      </w:pPr>
    </w:p>
    <w:p w14:paraId="7BCD7F8F" w14:textId="7AB44591" w:rsidR="002C461A" w:rsidRPr="00C34F32" w:rsidRDefault="00DE4AF5" w:rsidP="002C461A">
      <w:pPr>
        <w:rPr>
          <w:ins w:id="677" w:author="Ben Fels" w:date="2024-12-21T11:56:00Z" w16du:dateUtc="2024-12-21T10:56:00Z"/>
        </w:rPr>
      </w:pPr>
      <w:ins w:id="678" w:author="Ben Fels" w:date="2024-12-21T11:56:00Z" w16du:dateUtc="2024-12-21T10:56:00Z">
        <w:r w:rsidRPr="00C34F32">
          <w:rPr>
            <w:rFonts w:cs="Arial"/>
            <w:highlight w:val="magenta"/>
          </w:rPr>
          <w:t>Cabrio &amp; Villata</w:t>
        </w:r>
      </w:ins>
      <w:r>
        <w:rPr>
          <w:rFonts w:cs="Arial"/>
          <w:highlight w:val="magenta"/>
        </w:rPr>
        <w:t xml:space="preserve"> </w:t>
      </w:r>
      <w:ins w:id="679" w:author="Ben Fels" w:date="2024-12-21T11:56:00Z" w16du:dateUtc="2024-12-21T10:56:00Z">
        <w:r w:rsidR="002C461A" w:rsidRPr="00E0462A">
          <w:rPr>
            <w:highlight w:val="magenta"/>
          </w:rPr>
          <w:fldChar w:fldCharType="begin"/>
        </w:r>
      </w:ins>
      <w:r w:rsidR="00642363">
        <w:rPr>
          <w:highlight w:val="magenta"/>
        </w:rPr>
        <w:instrText xml:space="preserve"> ADDIN ZOTERO_ITEM CSL_CITATION {"citationID":"ubTbJxJL","properties":{"formattedCitation":"(2018, S. 5429\\uc0\\u8211{}5431)","plainCitation":"(2018, S. 5429–5431)","noteIndex":0},"citationItems":[{"id":953,"uris":["http://zotero.org/users/14644665/items/IQNIBDA6"],"itemData":{"id":953,"type":"paper-conference","abstract":"Argument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-5431","label":"page","suppress-author":true}],"schema":"https://github.com/citation-style-language/schema/raw/master/csl-citation.json"} </w:instrText>
      </w:r>
      <w:ins w:id="680" w:author="Ben Fels" w:date="2024-12-21T11:56:00Z" w16du:dateUtc="2024-12-21T10:56:00Z">
        <w:r w:rsidR="002C461A" w:rsidRPr="00E0462A">
          <w:rPr>
            <w:highlight w:val="magenta"/>
          </w:rPr>
          <w:fldChar w:fldCharType="separate"/>
        </w:r>
      </w:ins>
      <w:r w:rsidR="00642363" w:rsidRPr="00642363">
        <w:rPr>
          <w:rFonts w:cs="Arial"/>
        </w:rPr>
        <w:t>(</w:t>
      </w:r>
      <w:r w:rsidR="00642363" w:rsidRPr="00642363">
        <w:rPr>
          <w:rFonts w:cs="Arial"/>
          <w:highlight w:val="magenta"/>
        </w:rPr>
        <w:t>2018, S. 5429–5431</w:t>
      </w:r>
      <w:r w:rsidR="00642363" w:rsidRPr="00642363">
        <w:rPr>
          <w:rFonts w:cs="Arial"/>
        </w:rPr>
        <w:t>)</w:t>
      </w:r>
      <w:ins w:id="681" w:author="Ben Fels" w:date="2024-12-21T11:56:00Z" w16du:dateUtc="2024-12-21T10:56:00Z">
        <w:r w:rsidR="002C461A" w:rsidRPr="00E0462A">
          <w:rPr>
            <w:highlight w:val="magenta"/>
          </w:rPr>
          <w:fldChar w:fldCharType="end"/>
        </w:r>
        <w:r w:rsidR="002C461A" w:rsidRPr="00C34F32">
          <w:t xml:space="preserve"> tragen die leistungsfähigsten Algorithmen</w:t>
        </w:r>
      </w:ins>
      <w:r w:rsidR="008F1403">
        <w:t xml:space="preserve"> und </w:t>
      </w:r>
      <w:ins w:id="682" w:author="Ben Fels" w:date="2024-12-21T11:56:00Z" w16du:dateUtc="2024-12-21T10:56:00Z">
        <w:r w:rsidR="002C461A" w:rsidRPr="00C34F32">
          <w:t>die am häufigsten verwendeten Merkmale</w:t>
        </w:r>
        <w:r w:rsidR="002C461A">
          <w:t>. Demnach werden s</w:t>
        </w:r>
        <w:r w:rsidR="002C461A" w:rsidRPr="006E4467">
          <w:t>yntaktische und positio</w:t>
        </w:r>
        <w:r w:rsidR="002C461A">
          <w:t>nsbezogene Merkmale am häufigsten verwendet</w:t>
        </w:r>
      </w:ins>
      <w:r w:rsidR="00642363">
        <w:t>.</w:t>
      </w:r>
    </w:p>
    <w:p w14:paraId="2ABF4E4B" w14:textId="77777777" w:rsidR="00F41933" w:rsidRPr="002C461A" w:rsidRDefault="00F41933" w:rsidP="00F41933">
      <w:pPr>
        <w:rPr>
          <w:ins w:id="683" w:author="Ben Fels" w:date="2024-12-21T09:22:00Z" w16du:dateUtc="2024-12-21T08:22:00Z"/>
        </w:rPr>
      </w:pPr>
    </w:p>
    <w:p w14:paraId="719F866C" w14:textId="60E39057" w:rsidR="00F41933" w:rsidRPr="00CF00D2" w:rsidRDefault="00F41933">
      <w:pPr>
        <w:pStyle w:val="berschrift3"/>
        <w:rPr>
          <w:ins w:id="684" w:author="Ben Fels" w:date="2024-12-21T09:22:00Z" w16du:dateUtc="2024-12-21T08:22:00Z"/>
          <w:lang w:val="en-US"/>
          <w:rPrChange w:id="685" w:author="Ben Fels" w:date="2024-12-21T09:58:00Z" w16du:dateUtc="2024-12-21T08:58:00Z">
            <w:rPr>
              <w:ins w:id="686" w:author="Ben Fels" w:date="2024-12-21T09:22:00Z" w16du:dateUtc="2024-12-21T08:22:00Z"/>
            </w:rPr>
          </w:rPrChange>
        </w:rPr>
        <w:pPrChange w:id="687" w:author="Ben Fels" w:date="2024-12-21T11:55:00Z" w16du:dateUtc="2024-12-21T10:55:00Z">
          <w:pPr/>
        </w:pPrChange>
      </w:pPr>
      <w:bookmarkStart w:id="688" w:name="_Toc186791530"/>
      <w:ins w:id="689" w:author="Ben Fels" w:date="2024-12-21T09:22:00Z" w16du:dateUtc="2024-12-21T08:22:00Z">
        <w:r w:rsidRPr="00CF00D2">
          <w:rPr>
            <w:lang w:val="en-US"/>
            <w:rPrChange w:id="690" w:author="Ben Fels" w:date="2024-12-21T09:58:00Z" w16du:dateUtc="2024-12-21T08:58:00Z">
              <w:rPr/>
            </w:rPrChange>
          </w:rPr>
          <w:t>Large Language Models</w:t>
        </w:r>
        <w:bookmarkEnd w:id="688"/>
      </w:ins>
    </w:p>
    <w:p w14:paraId="50AB9D7C" w14:textId="72CA3258" w:rsidR="00F41933" w:rsidRDefault="005A0685" w:rsidP="00875D6A">
      <w:pPr>
        <w:rPr>
          <w:ins w:id="691" w:author="Ben Fels" w:date="2024-12-21T11:55:00Z" w16du:dateUtc="2024-12-21T10:55:00Z"/>
          <w:lang w:val="en-US"/>
        </w:rPr>
      </w:pPr>
      <w:ins w:id="692" w:author="Ben Fels" w:date="2024-12-21T09:57:00Z" w16du:dateUtc="2024-12-21T08:57:00Z">
        <w:r>
          <w:rPr>
            <w:lang w:val="en-US"/>
          </w:rPr>
          <w:t xml:space="preserve">Abgrenzung </w:t>
        </w:r>
        <w:r w:rsidRPr="005A0685">
          <w:rPr>
            <w:lang w:val="en-US"/>
            <w:rPrChange w:id="693" w:author="Ben Fels" w:date="2024-12-21T09:57:00Z" w16du:dateUtc="2024-12-21T08:57:00Z">
              <w:rPr/>
            </w:rPrChange>
          </w:rPr>
          <w:t>Prompt Engineering, Fine-Tuning und RAG</w:t>
        </w:r>
      </w:ins>
    </w:p>
    <w:p w14:paraId="37F05022" w14:textId="785C5351" w:rsidR="0067136C" w:rsidRDefault="0067136C" w:rsidP="00A620DC">
      <w:pPr>
        <w:jc w:val="both"/>
      </w:pPr>
      <w:moveToRangeStart w:id="694" w:author="Ben Fels" w:date="2024-12-21T11:55:00Z" w:name="move185674546"/>
      <w:moveTo w:id="695"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696" w:author="Ben Fels" w:date="2024-12-21T11:55:00Z" w16du:dateUtc="2024-12-21T10:55:00Z">
        <w:r>
          <w:t xml:space="preserve"> Generative Pre-trained Transformer (GPT), welcher sich hinter ChatGPT verbirgt. </w:t>
        </w:r>
      </w:moveTo>
    </w:p>
    <w:p w14:paraId="66414491" w14:textId="6DE5F6AB" w:rsidR="00920EC0" w:rsidRDefault="00920EC0" w:rsidP="00A620DC">
      <w:pPr>
        <w:jc w:val="both"/>
        <w:rPr>
          <w:moveTo w:id="697"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698"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699" w:author="Ben Fels" w:date="2024-12-21T11:56:00Z" w16du:dateUtc="2024-12-21T10:56:00Z"/>
          <w:rFonts w:cs="Arial"/>
        </w:rPr>
      </w:pPr>
      <w:moveTo w:id="700" w:author="Ben Fels" w:date="2024-12-21T11:56:00Z" w16du:dateUtc="2024-12-21T10:56:00Z">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00615BE" w:rsidR="00DF60E6" w:rsidRDefault="00DF60E6" w:rsidP="00A620DC">
      <w:pPr>
        <w:jc w:val="both"/>
      </w:pPr>
    </w:p>
    <w:p w14:paraId="74212A09" w14:textId="77777777" w:rsidR="00970574" w:rsidRDefault="00970574" w:rsidP="00970574">
      <w:pPr>
        <w:rPr>
          <w:ins w:id="701" w:author="Ben Fels" w:date="2024-12-21T11:58:00Z" w16du:dateUtc="2024-12-21T10:58:00Z"/>
          <w:rFonts w:cs="Arial"/>
        </w:rPr>
      </w:pPr>
      <w:moveToRangeStart w:id="702" w:author="Ben Fels" w:date="2024-12-21T11:58:00Z" w:name="move185674731"/>
      <w:ins w:id="703" w:author="Ben Fels" w:date="2024-12-21T11:58:00Z" w16du:dateUtc="2024-12-21T10:58:00Z">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ins>
    </w:p>
    <w:p w14:paraId="37569EFF" w14:textId="77777777" w:rsidR="00970574" w:rsidRDefault="00970574" w:rsidP="00970574">
      <w:pPr>
        <w:rPr>
          <w:ins w:id="704" w:author="Ben Fels" w:date="2024-12-21T11:58:00Z" w16du:dateUtc="2024-12-21T10:58:00Z"/>
          <w:rFonts w:cs="Arial"/>
        </w:rPr>
      </w:pPr>
      <w:ins w:id="705" w:author="Ben Fels" w:date="2024-12-21T11:58:00Z" w16du:dateUtc="2024-12-21T10:58:00Z">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706" w:author="Ben Fels" w:date="2024-12-21T11:58:00Z" w16du:dateUtc="2024-12-21T10:58:00Z"/>
          <w:rFonts w:cs="Arial"/>
        </w:rPr>
      </w:pPr>
      <w:ins w:id="707" w:author="Ben Fels" w:date="2024-12-21T11:58:00Z" w16du:dateUtc="2024-12-21T10:58:00Z">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708" w:author="Ben Fels" w:date="2024-12-21T11:58:00Z" w16du:dateUtc="2024-12-21T10:58:00Z"/>
          <w:rFonts w:cs="Arial"/>
        </w:rPr>
      </w:pPr>
      <w:ins w:id="709" w:author="Ben Fels" w:date="2024-12-21T11:58:00Z" w16du:dateUtc="2024-12-21T10:58:00Z">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710" w:author="Ben Fels" w:date="2024-12-21T11:58:00Z" w16du:dateUtc="2024-12-21T10:58:00Z"/>
        </w:rPr>
      </w:pPr>
      <w:ins w:id="711"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702"/>
    <w:p w14:paraId="75ED1281" w14:textId="77777777" w:rsidR="00970574" w:rsidRDefault="00970574" w:rsidP="00A620DC">
      <w:pPr>
        <w:jc w:val="both"/>
        <w:rPr>
          <w:ins w:id="712" w:author="Ben Fels" w:date="2024-12-21T13:09:00Z" w16du:dateUtc="2024-12-21T12:09:00Z"/>
        </w:rPr>
      </w:pPr>
    </w:p>
    <w:p w14:paraId="2E3BA1A3" w14:textId="77777777" w:rsidR="00E77EB0" w:rsidRDefault="00E26042" w:rsidP="00A620DC">
      <w:pPr>
        <w:jc w:val="both"/>
      </w:pPr>
      <w:ins w:id="713"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fine-tuning/transfer learning, RAG oder Prompt Engineering. </w:t>
        </w:r>
      </w:ins>
      <w:r w:rsidR="00E77EB0">
        <w:t>Das Trainieren</w:t>
      </w:r>
      <w:ins w:id="714"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715" w:author="Ben Fels" w:date="2024-12-21T11:57:00Z" w16du:dateUtc="2024-12-21T10:57:00Z"/>
        </w:rPr>
      </w:pPr>
      <w:ins w:id="716"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717" w:author="Ben Fels" w:date="2024-12-21T11:46:00Z" w16du:dateUtc="2024-12-21T10:46:00Z"/>
          <w:b/>
          <w:rPrChange w:id="718" w:author="Ben Fels" w:date="2024-12-21T11:57:00Z" w16du:dateUtc="2024-12-21T10:57:00Z">
            <w:rPr>
              <w:ins w:id="719" w:author="Ben Fels" w:date="2024-12-21T11:46:00Z" w16du:dateUtc="2024-12-21T10:46:00Z"/>
            </w:rPr>
          </w:rPrChange>
        </w:rPr>
      </w:pPr>
      <w:ins w:id="720" w:author="Ben Fels" w:date="2024-12-21T11:57:00Z" w16du:dateUtc="2024-12-21T10:57:00Z">
        <w:r w:rsidRPr="002C461A">
          <w:rPr>
            <w:b/>
            <w:rPrChange w:id="721"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722" w:author="Ben Fels" w:date="2024-12-21T11:57:00Z" w:name="move185674655"/>
      <w:ins w:id="723" w:author="Ben Fels" w:date="2024-12-21T11:57:00Z" w16du:dateUtc="2024-12-21T10:57:00Z">
        <w:r w:rsidRPr="00C350DB">
          <w:rPr>
            <w:strike/>
          </w:rPr>
          <w:t xml:space="preserve">Laut Géron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724" w:author="Ben Fels" w:date="2024-12-21T11:57:00Z" w16du:dateUtc="2024-12-21T10:57:00Z"/>
        </w:rPr>
      </w:pPr>
      <w:ins w:id="725" w:author="Ben Fels" w:date="2024-12-21T11:57:00Z" w16du:dateUtc="2024-12-21T10:57:00Z">
        <w:r w:rsidRPr="00267C65">
          <w:t xml:space="preserve">Einige Organisationen sind der Auffassung, dass das Training eines eigenen Modells nicht rentabel ist. Eine Alternative ist fine-tuning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ewichte des pre-trained models</w:t>
      </w:r>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726" w:author="Ben Fels" w:date="2024-12-21T11:57:00Z" w16du:dateUtc="2024-12-21T10:57:00Z"/>
          <w:rFonts w:cs="Arial"/>
        </w:rPr>
      </w:pPr>
      <w:ins w:id="727"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728"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729" w:author="Ben Fels" w:date="2024-12-21T11:57:00Z" w16du:dateUtc="2024-12-21T10:57:00Z"/>
          <w:rFonts w:cs="Arial"/>
        </w:rPr>
      </w:pPr>
      <w:ins w:id="730" w:author="Ben Fels" w:date="2024-12-21T11:57:00Z" w16du:dateUtc="2024-12-21T10:57:00Z">
        <w:r>
          <w:rPr>
            <w:rFonts w:cs="Arial"/>
          </w:rPr>
          <w:t xml:space="preserve">Im Vergleich zum pretraining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731" w:author="Ben Fels" w:date="2024-12-21T11:57:00Z" w16du:dateUtc="2024-12-21T10:57:00Z"/>
          <w:rFonts w:cs="Arial"/>
        </w:rPr>
      </w:pPr>
      <w:ins w:id="732" w:author="Ben Fels" w:date="2024-12-21T11:57:00Z" w16du:dateUtc="2024-12-21T10:57:00Z">
        <w:r w:rsidRPr="00060449">
          <w:rPr>
            <w:rFonts w:cs="Arial"/>
            <w:strike/>
          </w:rPr>
          <w:t>Pretraining nutzt ungelabelte Daten, folgt dem self-supervised-Ansatz; Transfer-folgt supervised Ansatz mit für die geplante Nutzung gelabelten Daten</w:t>
        </w:r>
        <w:r>
          <w:rPr>
            <w:rFonts w:cs="Arial"/>
          </w:rPr>
          <w:t xml:space="preserve">. Pretraining-Datensatz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722"/>
    <w:p w14:paraId="103AF6CC" w14:textId="77777777" w:rsidR="00060449" w:rsidRDefault="00060449" w:rsidP="00060449">
      <w:pPr>
        <w:jc w:val="both"/>
        <w:rPr>
          <w:moveTo w:id="733" w:author="Ben Fels" w:date="2024-12-21T11:57:00Z" w16du:dateUtc="2024-12-21T10:57:00Z"/>
          <w:rFonts w:cs="Arial"/>
        </w:rPr>
      </w:pPr>
      <w:moveTo w:id="734"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735" w:author="Ben Fels" w:date="2024-12-21T13:09:00Z" w16du:dateUtc="2024-12-21T12:09:00Z"/>
        </w:rPr>
      </w:pPr>
      <w:ins w:id="736"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737" w:author="Ben Fels" w:date="2024-12-21T11:56:00Z" w16du:dateUtc="2024-12-21T10:56:00Z"/>
        </w:rPr>
      </w:pPr>
      <w:moveToRangeStart w:id="738" w:author="Ben Fels" w:date="2024-12-21T11:56:00Z" w:name="move185674583"/>
      <w:moveToRangeEnd w:id="694"/>
      <w:moveTo w:id="739"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r w:rsidRPr="00235A25">
          <w:rPr>
            <w:i/>
          </w:rPr>
          <w:t>pretraining</w:t>
        </w:r>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Darin wird für weitere Untersuchungen auf die Anwendung von Prompting-Techniken zur Verbesserung des LLMS hingewiesen.</w:t>
        </w:r>
      </w:moveTo>
    </w:p>
    <w:p w14:paraId="4975966C" w14:textId="7EA96B49" w:rsidR="009A1ACA" w:rsidRPr="00D32CE4" w:rsidRDefault="00F40A0C" w:rsidP="00D32CE4">
      <w:pPr>
        <w:jc w:val="both"/>
        <w:rPr>
          <w:ins w:id="740" w:author="Ben Fels" w:date="2024-12-21T11:46:00Z" w16du:dateUtc="2024-12-21T10:46:00Z"/>
        </w:rPr>
      </w:pPr>
      <w:moveTo w:id="741" w:author="Ben Fels" w:date="2024-12-21T11:56:00Z" w16du:dateUtc="2024-12-21T10:56:00Z">
        <w:r w:rsidRPr="00F56C6A">
          <w:rPr>
            <w:rFonts w:cs="Arial"/>
            <w:highlight w:val="magenta"/>
          </w:rPr>
          <w:t xml:space="preserve">Trad und Chehab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742"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phising-URLs untersucht, mit dem Ergebnis, dass Prompt-Engineering eine schlechtere Leistung hervorbringt, als Fine-Tuning.</w:t>
        </w:r>
      </w:moveTo>
      <w:r w:rsidR="0002702E">
        <w:rPr>
          <w:rFonts w:cs="Arial"/>
        </w:rPr>
        <w:t xml:space="preserve"> </w:t>
      </w:r>
      <w:ins w:id="743"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ins>
      <w:r w:rsidR="002F40FF">
        <w:t xml:space="preserve"> </w:t>
      </w:r>
      <w:ins w:id="744" w:author="Ben Fels" w:date="2024-12-21T11:46:00Z" w16du:dateUtc="2024-12-21T10:46:00Z">
        <w:r w:rsidR="00F74623" w:rsidRPr="00D32CE4">
          <w:rPr>
            <w:rFonts w:cs="Arial"/>
            <w:highlight w:val="magenta"/>
          </w:rPr>
          <w:t>Yeginbergen et al.</w:t>
        </w:r>
      </w:ins>
      <w:r w:rsidR="00F74623" w:rsidRPr="00D32CE4">
        <w:rPr>
          <w:rFonts w:cs="Arial"/>
        </w:rPr>
        <w:t xml:space="preserve"> </w:t>
      </w:r>
      <w:ins w:id="745"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746"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747"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r w:rsidR="00D32CE4" w:rsidRPr="00D32CE4">
        <w:t>F</w:t>
      </w:r>
      <w:ins w:id="748" w:author="Ben Fels" w:date="2024-12-21T11:46:00Z" w16du:dateUtc="2024-12-21T10:46:00Z">
        <w:r w:rsidR="009A1ACA" w:rsidRPr="00D32CE4">
          <w:t>ew-shot-Methoden</w:t>
        </w:r>
      </w:ins>
      <w:r w:rsidR="00D32CE4" w:rsidRPr="00D32CE4">
        <w:t>, wobei</w:t>
      </w:r>
      <w:ins w:id="749"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750" w:author="Ben Fels" w:date="2024-12-21T11:56:00Z" w16du:dateUtc="2024-12-21T10:56:00Z"/>
          <w:rFonts w:cs="Arial"/>
        </w:rPr>
      </w:pPr>
      <w:moveTo w:id="751" w:author="Ben Fels" w:date="2024-12-21T11:56:00Z" w16du:dateUtc="2024-12-21T10:56:00Z">
        <w:r w:rsidRPr="005B217C">
          <w:rPr>
            <w:rFonts w:cs="Arial"/>
          </w:rPr>
          <w:t>Pre-training und fine-tuning führen zwar</w:t>
        </w:r>
        <w:r>
          <w:rPr>
            <w:rFonts w:cs="Arial"/>
          </w:rPr>
          <w:t xml:space="preserve"> meist zu einer besseren Performance gegenüber den Grundmodellen (foundation-modell), sind jedoch aufgrund der Kosten für Rechenkapazität und der Komplexität der Daten für Personen und Organisationen mit großem Budget vorbehalten.</w:t>
        </w:r>
      </w:moveTo>
    </w:p>
    <w:moveToRangeEnd w:id="738"/>
    <w:p w14:paraId="7B0EFD91" w14:textId="77777777" w:rsidR="00FB56BB" w:rsidRDefault="00FB56BB" w:rsidP="0002702E">
      <w:pPr>
        <w:jc w:val="both"/>
      </w:pPr>
      <w:ins w:id="752"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753"/>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753"/>
        <w:r w:rsidRPr="008252B1">
          <w:rPr>
            <w:rStyle w:val="Kommentarzeichen"/>
            <w:highlight w:val="magenta"/>
          </w:rPr>
          <w:commentReference w:id="753"/>
        </w:r>
        <w:r>
          <w:t xml:space="preserve"> zu entnehmen. Traditionelle Modelle sind für spezifische Aufgaben trainiert (Single-task-learning). LLMs hingegen sind in der Lage mehrere Aufgabe zu übernehmen (multi-task-learning). </w:t>
        </w:r>
      </w:ins>
    </w:p>
    <w:p w14:paraId="5C97FCA9" w14:textId="6FE8FB0D" w:rsidR="0083228F" w:rsidRPr="00B319A6" w:rsidRDefault="00B319A6" w:rsidP="0002702E">
      <w:pPr>
        <w:jc w:val="both"/>
      </w:pPr>
      <w:r>
        <w:t xml:space="preserve">Ergebnisse des </w:t>
      </w:r>
      <w:r w:rsidR="0083228F" w:rsidRPr="00B319A6">
        <w:t>few-Shot Learning</w:t>
      </w:r>
      <w:r>
        <w:t xml:space="preserve">s sind </w:t>
      </w:r>
      <w:r w:rsidR="00DB0831">
        <w:t xml:space="preserve">in der Regel schlechter als wenn man ein Modell </w:t>
      </w:r>
      <w:r w:rsidR="009E71F3">
        <w:t xml:space="preserve">fine-tunen würden, jedoch </w:t>
      </w:r>
      <w:r w:rsidR="0083228F" w:rsidRPr="00B319A6">
        <w:t>werden weniger</w:t>
      </w:r>
      <w:r w:rsidRPr="00B319A6">
        <w:t xml:space="preserve"> aufgabenspezi</w:t>
      </w:r>
      <w:r>
        <w:t>fische Daten benötigt</w:t>
      </w:r>
      <w:r w:rsidR="009E71F3">
        <w:t xml:space="preserve"> </w:t>
      </w:r>
      <w:r w:rsidR="00D90E7E" w:rsidRPr="00D90E7E">
        <w:rPr>
          <w:highlight w:val="magenta"/>
        </w:rPr>
        <w:fldChar w:fldCharType="begin"/>
      </w:r>
      <w:r w:rsidR="00D90E7E" w:rsidRPr="00D90E7E">
        <w:rPr>
          <w:highlight w:val="magenta"/>
        </w:rPr>
        <w:instrText xml:space="preserve"> ADDIN ZOTERO_ITEM CSL_CITATION {"citationID":"vBdBtIzf","properties":{"formattedCitation":"(Brown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D90E7E" w:rsidRPr="00D90E7E">
        <w:rPr>
          <w:highlight w:val="magenta"/>
        </w:rPr>
        <w:fldChar w:fldCharType="separate"/>
      </w:r>
      <w:r w:rsidR="00D90E7E" w:rsidRPr="00D90E7E">
        <w:rPr>
          <w:rFonts w:cs="Arial"/>
          <w:highlight w:val="magenta"/>
        </w:rPr>
        <w:t>(Brown et al., 2020, S. 6)</w:t>
      </w:r>
      <w:r w:rsidR="00D90E7E" w:rsidRPr="00D90E7E">
        <w:rPr>
          <w:highlight w:val="magenta"/>
        </w:rPr>
        <w:fldChar w:fldCharType="end"/>
      </w:r>
      <w:r w:rsidR="009E71F3">
        <w:t>.</w:t>
      </w:r>
    </w:p>
    <w:p w14:paraId="6280CFBF" w14:textId="77777777" w:rsidR="00DC0F5B" w:rsidRPr="00FB56BB" w:rsidRDefault="00DC0F5B" w:rsidP="00DC0F5B">
      <w:pPr>
        <w:rPr>
          <w:ins w:id="754" w:author="Ben Fels" w:date="2024-12-21T13:15:00Z" w16du:dateUtc="2024-12-21T12:15:00Z"/>
          <w:rPrChange w:id="755" w:author="Ben Fels" w:date="2024-12-21T13:15:00Z" w16du:dateUtc="2024-12-21T12:15:00Z">
            <w:rPr>
              <w:ins w:id="756" w:author="Ben Fels" w:date="2024-12-21T13:15:00Z" w16du:dateUtc="2024-12-21T12:15:00Z"/>
              <w:lang w:val="en-US"/>
            </w:rPr>
          </w:rPrChange>
        </w:rPr>
      </w:pPr>
      <w:ins w:id="757"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758" w:author="Ben Fels" w:date="2024-12-21T13:15:00Z" w16du:dateUtc="2024-12-21T12:15:00Z"/>
        </w:rPr>
      </w:pPr>
    </w:p>
    <w:p w14:paraId="6C5E28CD" w14:textId="386CF85D" w:rsidR="0067136C" w:rsidRPr="00AC2170" w:rsidRDefault="00FB56BB" w:rsidP="00FB56BB">
      <w:pPr>
        <w:rPr>
          <w:ins w:id="759" w:author="Ben Fels" w:date="2024-12-21T09:11:00Z" w16du:dateUtc="2024-12-21T08:11:00Z"/>
          <w:rPrChange w:id="760" w:author="Ben Fels" w:date="2024-12-21T11:56:00Z" w16du:dateUtc="2024-12-21T10:56:00Z">
            <w:rPr>
              <w:ins w:id="761" w:author="Ben Fels" w:date="2024-12-21T09:11:00Z" w16du:dateUtc="2024-12-21T08:11:00Z"/>
              <w:i/>
            </w:rPr>
          </w:rPrChange>
        </w:rPr>
      </w:pPr>
      <w:ins w:id="762" w:author="Ben Fels" w:date="2024-12-21T13:15:00Z" w16du:dateUtc="2024-12-21T12:15:00Z">
        <w:r w:rsidRPr="00BE2ABD">
          <w:t xml:space="preserve">LLMs benötigen einen riesigen Korpus für das Training. </w:t>
        </w:r>
        <w:r w:rsidRPr="00AC2170">
          <w:t>Prompt Engineering benötigt wenig bis gar keine Daten zum trainieren.</w:t>
        </w:r>
      </w:ins>
    </w:p>
    <w:p w14:paraId="420B230D" w14:textId="2F4AAF37" w:rsidR="00B333A1" w:rsidRPr="00B333A1" w:rsidRDefault="00B333A1" w:rsidP="00E57DD4">
      <w:pPr>
        <w:autoSpaceDE w:val="0"/>
        <w:autoSpaceDN w:val="0"/>
        <w:adjustRightInd w:val="0"/>
        <w:spacing w:after="0"/>
        <w:jc w:val="both"/>
        <w:rPr>
          <w:b/>
        </w:rPr>
      </w:pPr>
      <w:r w:rsidRPr="00B333A1">
        <w:rPr>
          <w:b/>
        </w:rPr>
        <w:t>Tokens</w:t>
      </w:r>
    </w:p>
    <w:p w14:paraId="0E025F2E" w14:textId="54A38A2C" w:rsidR="002C461A" w:rsidRPr="00AC2170" w:rsidRDefault="00712192" w:rsidP="00E57DD4">
      <w:pPr>
        <w:autoSpaceDE w:val="0"/>
        <w:autoSpaceDN w:val="0"/>
        <w:adjustRightInd w:val="0"/>
        <w:spacing w:after="0"/>
        <w:jc w:val="both"/>
        <w:rPr>
          <w:ins w:id="763" w:author="Ben Fels" w:date="2024-12-21T11:57:00Z" w16du:dateUtc="2024-12-21T10:57:00Z"/>
        </w:rPr>
      </w:pPr>
      <w:r w:rsidRPr="009F26D9">
        <w:rPr>
          <w:highlight w:val="magenta"/>
        </w:rPr>
        <w:t>Sanders</w:t>
      </w:r>
      <w:r>
        <w:t xml:space="preserve"> </w:t>
      </w:r>
      <w:r w:rsidRPr="00880FB2">
        <w:rPr>
          <w:highlight w:val="magenta"/>
        </w:rPr>
        <w:fldChar w:fldCharType="begin"/>
      </w:r>
      <w:r w:rsidR="009F26D9">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009F26D9" w:rsidRPr="009F26D9">
        <w:rPr>
          <w:rFonts w:cs="Arial"/>
          <w:highlight w:val="magenta"/>
        </w:rPr>
        <w:t>(2022)</w:t>
      </w:r>
      <w:r w:rsidRPr="00880FB2">
        <w:rPr>
          <w:highlight w:val="magenta"/>
        </w:rPr>
        <w:fldChar w:fldCharType="end"/>
      </w:r>
      <w:r w:rsidR="002F0D45">
        <w:t xml:space="preserve"> </w:t>
      </w:r>
      <w:r w:rsidR="00F35124" w:rsidRPr="000814D3">
        <w:rPr>
          <w:highlight w:val="green"/>
        </w:rPr>
        <w:t xml:space="preserve">beschreibt, dass GPT-Modelle </w:t>
      </w:r>
      <w:r w:rsidR="0088470D" w:rsidRPr="000814D3">
        <w:rPr>
          <w:highlight w:val="green"/>
        </w:rPr>
        <w:t xml:space="preserve">Texte in Form von Tokens </w:t>
      </w:r>
      <w:r w:rsidR="00F535A8" w:rsidRPr="000814D3">
        <w:rPr>
          <w:highlight w:val="green"/>
        </w:rPr>
        <w:t>verwenden.</w:t>
      </w:r>
      <w:r w:rsidR="001647E5" w:rsidRPr="000814D3">
        <w:rPr>
          <w:highlight w:val="green"/>
        </w:rPr>
        <w:t xml:space="preserve"> </w:t>
      </w:r>
      <w:r w:rsidR="007E1360" w:rsidRPr="000814D3">
        <w:rPr>
          <w:highlight w:val="green"/>
        </w:rPr>
        <w:t>Demnach</w:t>
      </w:r>
      <w:r w:rsidR="00677D4D" w:rsidRPr="000814D3">
        <w:rPr>
          <w:highlight w:val="green"/>
        </w:rPr>
        <w:t xml:space="preserve"> entspricht </w:t>
      </w:r>
      <w:r w:rsidR="007E1360" w:rsidRPr="000814D3">
        <w:rPr>
          <w:highlight w:val="green"/>
        </w:rPr>
        <w:t xml:space="preserve">im Englischen </w:t>
      </w:r>
      <w:r w:rsidR="00677D4D" w:rsidRPr="000814D3">
        <w:rPr>
          <w:highlight w:val="green"/>
        </w:rPr>
        <w:t xml:space="preserve">ein Token </w:t>
      </w:r>
      <w:r w:rsidR="000A090A" w:rsidRPr="000814D3">
        <w:rPr>
          <w:highlight w:val="green"/>
        </w:rPr>
        <w:t>in der Regel einer Länge von einem Zeichen bis zu einem Wort</w:t>
      </w:r>
      <w:r w:rsidR="00880FB2" w:rsidRPr="000814D3">
        <w:rPr>
          <w:highlight w:val="green"/>
        </w:rPr>
        <w:t>.</w:t>
      </w:r>
      <w:r w:rsidR="00D052DD" w:rsidRPr="000814D3">
        <w:rPr>
          <w:highlight w:val="green"/>
        </w:rPr>
        <w:t xml:space="preserve"> Die genaue Aufteilung </w:t>
      </w:r>
      <w:r w:rsidR="003740E8" w:rsidRPr="000814D3">
        <w:rPr>
          <w:highlight w:val="green"/>
        </w:rPr>
        <w:t xml:space="preserve">der Texte in Tokens </w:t>
      </w:r>
      <w:r w:rsidR="00D052DD" w:rsidRPr="000814D3">
        <w:rPr>
          <w:highlight w:val="green"/>
        </w:rPr>
        <w:t xml:space="preserve">richtet sich nach dem verwendeten </w:t>
      </w:r>
      <w:r w:rsidR="0085732F" w:rsidRPr="000814D3">
        <w:rPr>
          <w:highlight w:val="green"/>
        </w:rPr>
        <w:t>Kodierung (engl. e</w:t>
      </w:r>
      <w:r w:rsidR="00D052DD" w:rsidRPr="000814D3">
        <w:rPr>
          <w:highlight w:val="green"/>
        </w:rPr>
        <w:t>ncoding</w:t>
      </w:r>
      <w:r w:rsidR="0085732F" w:rsidRPr="000814D3">
        <w:rPr>
          <w:highlight w:val="green"/>
        </w:rPr>
        <w:t>)</w:t>
      </w:r>
      <w:r w:rsidR="00E96B88" w:rsidRPr="000814D3">
        <w:rPr>
          <w:highlight w:val="green"/>
        </w:rPr>
        <w:t xml:space="preserve"> und </w:t>
      </w:r>
      <w:r w:rsidR="007A6F5A" w:rsidRPr="000814D3">
        <w:rPr>
          <w:highlight w:val="green"/>
        </w:rPr>
        <w:t>können von LLM zu LLM abweichen.</w:t>
      </w:r>
      <w:r w:rsidR="004A1D82" w:rsidRPr="000814D3">
        <w:rPr>
          <w:highlight w:val="green"/>
        </w:rPr>
        <w:t xml:space="preserve"> Ein </w:t>
      </w:r>
      <w:r w:rsidR="00FF549F" w:rsidRPr="000814D3">
        <w:rPr>
          <w:highlight w:val="green"/>
        </w:rPr>
        <w:t xml:space="preserve">sogenannter </w:t>
      </w:r>
      <w:r w:rsidR="004A1D82" w:rsidRPr="000814D3">
        <w:rPr>
          <w:highlight w:val="green"/>
        </w:rPr>
        <w:t xml:space="preserve">Tokenizer teilt </w:t>
      </w:r>
      <w:r w:rsidR="008B61E4" w:rsidRPr="000814D3">
        <w:rPr>
          <w:highlight w:val="green"/>
        </w:rPr>
        <w:t xml:space="preserve">den </w:t>
      </w:r>
      <w:r w:rsidR="004A1D82" w:rsidRPr="000814D3">
        <w:rPr>
          <w:highlight w:val="green"/>
        </w:rPr>
        <w:t xml:space="preserve">Text </w:t>
      </w:r>
      <w:r w:rsidR="00FF549F" w:rsidRPr="000814D3">
        <w:rPr>
          <w:highlight w:val="green"/>
        </w:rPr>
        <w:t xml:space="preserve">unter Verwendung </w:t>
      </w:r>
      <w:r w:rsidR="0085732F" w:rsidRPr="000814D3">
        <w:rPr>
          <w:highlight w:val="green"/>
        </w:rPr>
        <w:t>der Kodierung</w:t>
      </w:r>
      <w:r w:rsidR="00FF549F" w:rsidRPr="000814D3">
        <w:rPr>
          <w:highlight w:val="green"/>
        </w:rPr>
        <w:t xml:space="preserve"> </w:t>
      </w:r>
      <w:r w:rsidR="004A1D82" w:rsidRPr="000814D3">
        <w:rPr>
          <w:highlight w:val="green"/>
        </w:rPr>
        <w:t>in eine Liste von Tokens auf</w:t>
      </w:r>
      <w:r w:rsidR="00D57FED" w:rsidRPr="000814D3">
        <w:rPr>
          <w:highlight w:val="green"/>
        </w:rPr>
        <w:t>.</w:t>
      </w:r>
      <w:r w:rsidR="00477121" w:rsidRPr="000814D3">
        <w:rPr>
          <w:highlight w:val="green"/>
        </w:rPr>
        <w:t xml:space="preserve"> Dies zu verstehen ist relevant für die Arbeit mit LLMs, da </w:t>
      </w:r>
      <w:r w:rsidR="00472B83" w:rsidRPr="000814D3">
        <w:rPr>
          <w:highlight w:val="green"/>
        </w:rPr>
        <w:t xml:space="preserve">einerseits die Modelle </w:t>
      </w:r>
      <w:r w:rsidR="00BD15F8" w:rsidRPr="000814D3">
        <w:rPr>
          <w:highlight w:val="green"/>
        </w:rPr>
        <w:t xml:space="preserve">nur eine begrenze Anzahl an Token auf einmal verarbeiten können und </w:t>
      </w:r>
      <w:r w:rsidR="00765C3A" w:rsidRPr="000814D3">
        <w:rPr>
          <w:highlight w:val="green"/>
        </w:rPr>
        <w:t xml:space="preserve">sich </w:t>
      </w:r>
      <w:r w:rsidR="00506F9B" w:rsidRPr="000814D3">
        <w:rPr>
          <w:highlight w:val="green"/>
        </w:rPr>
        <w:t xml:space="preserve">andererseits </w:t>
      </w:r>
      <w:r w:rsidR="00765C3A" w:rsidRPr="000814D3">
        <w:rPr>
          <w:highlight w:val="green"/>
        </w:rPr>
        <w:t>die Kosten zur Verwendung des Modells nach der übergebenen Tokenanzahl richten</w:t>
      </w:r>
      <w:r w:rsidR="00E531D8">
        <w:t>.</w:t>
      </w: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764" w:name="_Toc186791531"/>
      <w:r w:rsidRPr="001F3F1D">
        <w:rPr>
          <w:lang w:val="en-US"/>
        </w:rPr>
        <w:t>Daten und Methoden</w:t>
      </w:r>
      <w:bookmarkEnd w:id="764"/>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77F73523" w14:textId="7C1EDC70" w:rsidR="000E19D8" w:rsidRPr="00292A16" w:rsidRDefault="00EE7F2F" w:rsidP="00292A16">
      <w:pPr>
        <w:pStyle w:val="berschrift2"/>
        <w:rPr>
          <w:lang w:val="en-US"/>
        </w:rPr>
      </w:pPr>
      <w:bookmarkStart w:id="765" w:name="_Toc186791532"/>
      <w:ins w:id="766" w:author="Ben Fels" w:date="2024-12-17T09:00:00Z" w16du:dateUtc="2024-12-17T08:00:00Z">
        <w:r w:rsidRPr="001F3F1D">
          <w:rPr>
            <w:lang w:val="en-US"/>
          </w:rPr>
          <w:t>Modell</w:t>
        </w:r>
      </w:ins>
      <w:r w:rsidR="00292A16">
        <w:rPr>
          <w:lang w:val="en-US"/>
        </w:rPr>
        <w:t xml:space="preserve"> / LLM / Large Language Model</w:t>
      </w:r>
      <w:bookmarkEnd w:id="765"/>
    </w:p>
    <w:p w14:paraId="698D6A0F" w14:textId="04771D2A" w:rsidR="0080055D" w:rsidRDefault="0080055D" w:rsidP="001F7CA5">
      <w:pPr>
        <w:autoSpaceDE w:val="0"/>
        <w:autoSpaceDN w:val="0"/>
        <w:adjustRightInd w:val="0"/>
        <w:spacing w:after="0"/>
        <w:jc w:val="both"/>
        <w:rPr>
          <w:ins w:id="767" w:author="Ben Fels" w:date="2024-12-21T20:44:00Z" w16du:dateUtc="2024-12-21T19:44:00Z"/>
        </w:rPr>
      </w:pPr>
      <w:ins w:id="768"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0835FE2" w14:textId="333A95B1" w:rsidR="00EE7F2F" w:rsidRDefault="00F5684F" w:rsidP="001F7CA5">
      <w:pPr>
        <w:autoSpaceDE w:val="0"/>
        <w:autoSpaceDN w:val="0"/>
        <w:adjustRightInd w:val="0"/>
        <w:spacing w:after="0"/>
        <w:jc w:val="both"/>
        <w:rPr>
          <w:ins w:id="769" w:author="Ben Fels" w:date="2024-12-17T09:00:00Z" w16du:dateUtc="2024-12-17T08:00:00Z"/>
        </w:rPr>
      </w:pPr>
      <w:ins w:id="770"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pPr>
      <w:ins w:id="771" w:author="Ben Fels" w:date="2024-12-17T09:00:00Z" w16du:dateUtc="2024-12-17T08:00:00Z">
        <w:r>
          <w:t>Abgleich mit Llama 3.2-1B instruct und GPT?</w:t>
        </w:r>
      </w:ins>
    </w:p>
    <w:p w14:paraId="1FEFAF51" w14:textId="3D65A276" w:rsidR="00EE541B" w:rsidRPr="00EE541B" w:rsidRDefault="00EE541B" w:rsidP="001F7CA5">
      <w:pPr>
        <w:autoSpaceDE w:val="0"/>
        <w:autoSpaceDN w:val="0"/>
        <w:adjustRightInd w:val="0"/>
        <w:spacing w:after="0"/>
        <w:jc w:val="both"/>
        <w:rPr>
          <w:b/>
        </w:rPr>
      </w:pPr>
      <w:r w:rsidRPr="00EE541B">
        <w:rPr>
          <w:b/>
        </w:rPr>
        <w:t>Gemini 1.5 flash</w:t>
      </w:r>
    </w:p>
    <w:p w14:paraId="198203AB" w14:textId="24DBD144" w:rsidR="00EE541B" w:rsidRDefault="00EE541B" w:rsidP="001F7CA5">
      <w:pPr>
        <w:autoSpaceDE w:val="0"/>
        <w:autoSpaceDN w:val="0"/>
        <w:adjustRightInd w:val="0"/>
        <w:spacing w:after="0"/>
        <w:jc w:val="both"/>
        <w:rPr>
          <w:ins w:id="772" w:author="Ben Fels" w:date="2024-12-20T16:53:00Z" w16du:dateUtc="2024-12-20T15:53:00Z"/>
        </w:rPr>
      </w:pPr>
      <w:r>
        <w:t xml:space="preserve">Anwendung über </w:t>
      </w:r>
      <w:r w:rsidR="00BA0039">
        <w:t>LangChain möglich?</w:t>
      </w:r>
    </w:p>
    <w:p w14:paraId="4D58B79E" w14:textId="66CB352B" w:rsidR="00176129" w:rsidRPr="00B30CF1" w:rsidRDefault="007B4646" w:rsidP="001F7CA5">
      <w:pPr>
        <w:autoSpaceDE w:val="0"/>
        <w:autoSpaceDN w:val="0"/>
        <w:adjustRightInd w:val="0"/>
        <w:spacing w:after="0"/>
        <w:jc w:val="both"/>
        <w:rPr>
          <w:ins w:id="773" w:author="Ben Fels" w:date="2024-12-20T16:54:00Z" w16du:dateUtc="2024-12-20T15:54:00Z"/>
          <w:b/>
          <w:rPrChange w:id="774" w:author="Ben Fels" w:date="2024-12-22T12:34:00Z" w16du:dateUtc="2024-12-22T11:34:00Z">
            <w:rPr>
              <w:ins w:id="775" w:author="Ben Fels" w:date="2024-12-20T16:54:00Z" w16du:dateUtc="2024-12-20T15:54:00Z"/>
            </w:rPr>
          </w:rPrChange>
        </w:rPr>
      </w:pPr>
      <w:ins w:id="776" w:author="Ben Fels" w:date="2024-12-20T16:54:00Z" w16du:dateUtc="2024-12-20T15:54:00Z">
        <w:r w:rsidRPr="00B30CF1">
          <w:rPr>
            <w:b/>
            <w:rPrChange w:id="777" w:author="Ben Fels" w:date="2024-12-22T12:34:00Z" w16du:dateUtc="2024-12-22T11:34:00Z">
              <w:rPr/>
            </w:rPrChange>
          </w:rPr>
          <w:t>Gpt-4o-mini</w:t>
        </w:r>
      </w:ins>
    </w:p>
    <w:p w14:paraId="2F26E77B" w14:textId="2E117314" w:rsidR="002D5E78" w:rsidRDefault="002D5E78" w:rsidP="00DA0623">
      <w:pPr>
        <w:jc w:val="both"/>
      </w:pPr>
      <w:r w:rsidRPr="002D5E78">
        <w:t>F</w:t>
      </w:r>
      <w:r>
        <w:t>ür die Untersuchung wird das Model GPT</w:t>
      </w:r>
      <w:r w:rsidR="006253F8">
        <w:t>-</w:t>
      </w:r>
      <w:r>
        <w:t>4o</w:t>
      </w:r>
      <w:r w:rsidR="006253F8">
        <w:t xml:space="preserve"> </w:t>
      </w:r>
      <w:r>
        <w:t xml:space="preserve">mini 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A64FAE">
        <w:rPr>
          <w:highlight w:val="magenta"/>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 xml:space="preserve">Das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dem begrenzten Budget </w:t>
      </w:r>
      <w:r w:rsidR="008D1E47">
        <w:t>nicht ausgewählt</w:t>
      </w:r>
      <w:r w:rsidR="00DA0623">
        <w:t xml:space="preserve"> </w:t>
      </w:r>
      <w:r w:rsidR="00DA0623" w:rsidRPr="001A515B">
        <w:rPr>
          <w:highlight w:val="cyan"/>
        </w:rPr>
        <w:t xml:space="preserve">Quelle für Kosten oder </w:t>
      </w:r>
      <w:r w:rsidR="001A515B" w:rsidRPr="001A515B">
        <w:rPr>
          <w:highlight w:val="cyan"/>
        </w:rPr>
        <w:t>Verweis auf Modellvergleich im Anhang</w:t>
      </w:r>
      <w:r w:rsidR="008D1E47">
        <w:t>.</w:t>
      </w:r>
      <w:r w:rsidR="00E61E0B">
        <w:t xml:space="preserve"> </w:t>
      </w:r>
      <w:r w:rsidR="004C38F0">
        <w:t>Eine ausführliche Dokumentation bekräftigt die Entscheidung</w:t>
      </w:r>
      <w:r w:rsidR="00153BBA">
        <w:t>.</w:t>
      </w:r>
    </w:p>
    <w:p w14:paraId="4DC81223" w14:textId="09909C13" w:rsidR="00237740" w:rsidRPr="002D5E78" w:rsidRDefault="00237740" w:rsidP="00DA0623">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34C6C799" w14:textId="77D48608" w:rsidR="00B30CF1" w:rsidRDefault="00B30CF1" w:rsidP="001F7CA5">
      <w:pPr>
        <w:autoSpaceDE w:val="0"/>
        <w:autoSpaceDN w:val="0"/>
        <w:adjustRightInd w:val="0"/>
        <w:spacing w:after="0"/>
        <w:jc w:val="both"/>
      </w:pPr>
      <w:ins w:id="778" w:author="Ben Fels" w:date="2024-12-22T12:34:00Z" w16du:dateUtc="2024-12-22T11:34:00Z">
        <w:r w:rsidRPr="00B30CF1">
          <w:rPr>
            <w:highlight w:val="cyan"/>
            <w:rPrChange w:id="779"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780" w:author="Ben Fels" w:date="2024-12-22T12:34:00Z" w16du:dateUtc="2024-12-22T11:34:00Z"/>
        </w:rPr>
      </w:pPr>
      <w:hyperlink r:id="rId19" w:anchor="gpt-4o-mini" w:history="1">
        <w:r w:rsidRPr="003854E3">
          <w:rPr>
            <w:rStyle w:val="Hyperlink"/>
          </w:rPr>
          <w:t>https://platform.openai.com/docs/models/#gpt-4o-mini</w:t>
        </w:r>
      </w:hyperlink>
      <w:r>
        <w:t xml:space="preserve"> </w:t>
      </w:r>
    </w:p>
    <w:p w14:paraId="43E2999D" w14:textId="1B9A78A5" w:rsidR="002D0ABE" w:rsidRDefault="00B30CF1" w:rsidP="001F7CA5">
      <w:pPr>
        <w:autoSpaceDE w:val="0"/>
        <w:autoSpaceDN w:val="0"/>
        <w:adjustRightInd w:val="0"/>
        <w:spacing w:after="0"/>
        <w:jc w:val="both"/>
      </w:pPr>
      <w:ins w:id="781" w:author="Ben Fels" w:date="2024-12-22T12:34:00Z" w16du:dateUtc="2024-12-22T11:34:00Z">
        <w:r>
          <w:t>Das Modell wird über die OpenAI API</w:t>
        </w:r>
        <w:r w:rsidR="00A35335">
          <w:t xml:space="preserve"> verwendet.</w:t>
        </w:r>
      </w:ins>
      <w:r w:rsidR="00103266">
        <w:t xml:space="preserve"> </w:t>
      </w:r>
    </w:p>
    <w:p w14:paraId="1055432C" w14:textId="77777777" w:rsidR="000133A9" w:rsidRDefault="000133A9" w:rsidP="001F7CA5">
      <w:pPr>
        <w:autoSpaceDE w:val="0"/>
        <w:autoSpaceDN w:val="0"/>
        <w:adjustRightInd w:val="0"/>
        <w:spacing w:after="0"/>
        <w:jc w:val="both"/>
      </w:pPr>
    </w:p>
    <w:p w14:paraId="402C0953" w14:textId="77777777" w:rsidR="000133A9" w:rsidRPr="000133A9" w:rsidRDefault="000133A9" w:rsidP="000133A9">
      <w:pPr>
        <w:rPr>
          <w:b/>
        </w:rPr>
      </w:pPr>
      <w:r w:rsidRPr="000133A9">
        <w:rPr>
          <w:b/>
        </w:rPr>
        <w:t>Kontextfenster</w:t>
      </w:r>
    </w:p>
    <w:p w14:paraId="0C058F39" w14:textId="6DD010BA" w:rsidR="000133A9" w:rsidRPr="00BC42D0" w:rsidRDefault="000133A9" w:rsidP="00BC42D0">
      <w:pPr>
        <w:jc w:val="both"/>
      </w:pPr>
      <w:r>
        <w:t>Hierbei ist das Kontextfenster des jeweilig</w:t>
      </w:r>
      <w:r w:rsidRPr="0076553A">
        <w:rPr>
          <w:highlight w:val="green"/>
        </w:rPr>
        <w:t>en LLMs zu berücksichtigen, welches bei GPT-4o mini bei 128 Tausend Tokens liegt</w:t>
      </w:r>
      <w:r>
        <w:t xml:space="preserve"> </w:t>
      </w:r>
      <w:r w:rsidRPr="004C2386">
        <w:rPr>
          <w:highlight w:val="magenta"/>
        </w:rPr>
        <w:fldChar w:fldCharType="begin"/>
      </w:r>
      <w:r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Pr="004C2386">
        <w:rPr>
          <w:highlight w:val="magenta"/>
        </w:rPr>
        <w:fldChar w:fldCharType="separate"/>
      </w:r>
      <w:r w:rsidRPr="004C2386">
        <w:rPr>
          <w:rFonts w:cs="Arial"/>
          <w:highlight w:val="magenta"/>
        </w:rPr>
        <w:t>(OpenAI, 2024b)</w:t>
      </w:r>
      <w:r w:rsidRPr="004C2386">
        <w:rPr>
          <w:highlight w:val="magenta"/>
        </w:rPr>
        <w:fldChar w:fldCharType="end"/>
      </w:r>
      <w:r>
        <w:t>.</w:t>
      </w:r>
      <w:r w:rsidR="001F165D">
        <w:t xml:space="preserve"> </w:t>
      </w:r>
      <w:r w:rsidRPr="004C2386">
        <w:rPr>
          <w:rFonts w:cs="Arial"/>
          <w:highlight w:val="magenta"/>
        </w:rPr>
        <w:t>OpenAI</w:t>
      </w:r>
      <w:r w:rsidRPr="008809DC">
        <w:t xml:space="preserve"> </w:t>
      </w:r>
      <w:r w:rsidRPr="00495002">
        <w:rPr>
          <w:highlight w:val="magenta"/>
          <w:lang w:val="en-US"/>
        </w:rPr>
        <w:fldChar w:fldCharType="begin"/>
      </w:r>
      <w:r>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495002">
        <w:rPr>
          <w:highlight w:val="magenta"/>
          <w:lang w:val="en-US"/>
        </w:rPr>
        <w:fldChar w:fldCharType="separate"/>
      </w:r>
      <w:r w:rsidRPr="007F7CEA">
        <w:rPr>
          <w:rFonts w:cs="Arial"/>
          <w:highlight w:val="magenta"/>
        </w:rPr>
        <w:t>(2024c)</w:t>
      </w:r>
      <w:r w:rsidRPr="00495002">
        <w:rPr>
          <w:highlight w:val="magenta"/>
          <w:lang w:val="en-US"/>
        </w:rPr>
        <w:fldChar w:fldCharType="end"/>
      </w:r>
      <w:r w:rsidRPr="00FE11D0">
        <w:t xml:space="preserve"> </w:t>
      </w:r>
      <w:r>
        <w:t xml:space="preserve">definieren ein </w:t>
      </w:r>
      <w:r w:rsidRPr="008809DC">
        <w:t xml:space="preserve">Kontextfenster </w:t>
      </w:r>
      <w:r>
        <w:t xml:space="preserve">als einen Wert, welcher </w:t>
      </w:r>
      <w:r w:rsidRPr="008809DC">
        <w:t>die maximale A</w:t>
      </w:r>
      <w:r>
        <w:t xml:space="preserve">nzahl an </w:t>
      </w:r>
      <w:commentRangeStart w:id="782"/>
      <w:r w:rsidRPr="008809DC">
        <w:rPr>
          <w:highlight w:val="cyan"/>
        </w:rPr>
        <w:t>Tokens</w:t>
      </w:r>
      <w:commentRangeEnd w:id="782"/>
      <w:r>
        <w:rPr>
          <w:rStyle w:val="Kommentarzeichen"/>
        </w:rPr>
        <w:commentReference w:id="782"/>
      </w:r>
      <w:r>
        <w:t xml:space="preserve"> </w:t>
      </w:r>
      <w:r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xml:space="preserve">, Output-Token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r w:rsidR="00E67EF3" w:rsidRPr="001649A3">
        <w:rPr>
          <w:highlight w:val="green"/>
        </w:rPr>
        <w:t>Reasoning</w:t>
      </w:r>
      <w:r w:rsidR="00E045EA" w:rsidRPr="001649A3">
        <w:rPr>
          <w:highlight w:val="green"/>
        </w:rPr>
        <w:t xml:space="preserve">-Token </w:t>
      </w:r>
      <w:r w:rsidR="0018042E" w:rsidRPr="001649A3">
        <w:rPr>
          <w:highlight w:val="green"/>
        </w:rPr>
        <w:t>werden von dem LLM bei der Generierung einer Antwort genutzt</w:t>
      </w:r>
      <w:r w:rsidRPr="001F3F1D">
        <w:t xml:space="preserve"> </w:t>
      </w:r>
      <w:r w:rsidRPr="00495002">
        <w:rPr>
          <w:highlight w:val="magenta"/>
          <w:lang w:val="en-US"/>
        </w:rPr>
        <w:fldChar w:fldCharType="begin"/>
      </w:r>
      <w:r>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Pr="00495002">
        <w:rPr>
          <w:highlight w:val="magenta"/>
          <w:lang w:val="en-US"/>
        </w:rPr>
        <w:fldChar w:fldCharType="separate"/>
      </w:r>
      <w:r w:rsidRPr="004C2386">
        <w:rPr>
          <w:rFonts w:cs="Arial"/>
          <w:highlight w:val="magenta"/>
        </w:rPr>
        <w:t>(OpenAI, 2024c)</w:t>
      </w:r>
      <w:r w:rsidRPr="00495002">
        <w:rPr>
          <w:highlight w:val="magenta"/>
          <w:lang w:val="en-US"/>
        </w:rPr>
        <w:fldChar w:fldCharType="end"/>
      </w:r>
      <w:r w:rsidR="00BC42D0" w:rsidRPr="00BC42D0">
        <w:t>.</w:t>
      </w:r>
    </w:p>
    <w:p w14:paraId="102160C0" w14:textId="77777777" w:rsidR="000133A9" w:rsidRDefault="000133A9" w:rsidP="001F7CA5">
      <w:pPr>
        <w:autoSpaceDE w:val="0"/>
        <w:autoSpaceDN w:val="0"/>
        <w:adjustRightInd w:val="0"/>
        <w:spacing w:after="0"/>
        <w:jc w:val="both"/>
      </w:pPr>
    </w:p>
    <w:p w14:paraId="74F4A07F" w14:textId="2A2DDC94" w:rsidR="00C523FC" w:rsidRPr="00AD4C62" w:rsidRDefault="00AD4C62" w:rsidP="00C523FC">
      <w:pPr>
        <w:rPr>
          <w:b/>
        </w:rPr>
      </w:pPr>
      <w:r w:rsidRPr="00AD4C62">
        <w:rPr>
          <w:b/>
        </w:rPr>
        <w:t>Reproduzierbarkeit</w:t>
      </w:r>
    </w:p>
    <w:p w14:paraId="22B2DFF6" w14:textId="2BB4C965" w:rsidR="001C083F" w:rsidRDefault="00387583" w:rsidP="00DB2053">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783"/>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783"/>
      <w:r w:rsidR="00B63A6E" w:rsidRPr="00B63A6E">
        <w:rPr>
          <w:rStyle w:val="Kommentarzeichen"/>
          <w:highlight w:val="magenta"/>
        </w:rPr>
        <w:commentReference w:id="783"/>
      </w:r>
      <w:r w:rsidR="009563E0" w:rsidRPr="00B63A6E">
        <w:rPr>
          <w:highlight w:val="magenta"/>
        </w:rPr>
        <w:t>.</w:t>
      </w:r>
      <w:r w:rsidR="009563E0">
        <w:t xml:space="preserve"> </w:t>
      </w:r>
      <w:ins w:id="784" w:author="Ben Fels" w:date="2024-12-21T09:18:00Z" w16du:dateUtc="2024-12-21T08:18:00Z">
        <w:r w:rsidR="00131A69" w:rsidRPr="00FB1A1A">
          <w:rPr>
            <w:highlight w:val="green"/>
          </w:rPr>
          <w:t xml:space="preserve">Um die </w:t>
        </w:r>
      </w:ins>
      <w:ins w:id="785" w:author="Ben Fels" w:date="2024-12-21T09:19:00Z" w16du:dateUtc="2024-12-21T08:19:00Z">
        <w:r w:rsidR="007317C2" w:rsidRPr="00FB1A1A">
          <w:rPr>
            <w:highlight w:val="green"/>
          </w:rPr>
          <w:t xml:space="preserve">Ausgaben des LLMs </w:t>
        </w:r>
      </w:ins>
      <w:ins w:id="786" w:author="Ben Fels" w:date="2024-12-21T09:18:00Z" w16du:dateUtc="2024-12-21T08:18:00Z">
        <w:r w:rsidR="00B365FE" w:rsidRPr="00FB1A1A">
          <w:rPr>
            <w:highlight w:val="green"/>
          </w:rPr>
          <w:t xml:space="preserve">möglichst </w:t>
        </w:r>
      </w:ins>
      <w:ins w:id="787"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788"/>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788"/>
      <w:r w:rsidR="004E6251">
        <w:rPr>
          <w:rStyle w:val="Kommentarzeichen"/>
        </w:rPr>
        <w:commentReference w:id="788"/>
      </w:r>
      <w:r w:rsidR="009E1BF7">
        <w:t>festzul</w:t>
      </w:r>
      <w:r w:rsidR="0041371D">
        <w:t>e</w:t>
      </w:r>
      <w:r w:rsidR="009E1BF7">
        <w:t>gen</w:t>
      </w:r>
      <w:r w:rsidR="00856B4D">
        <w:t xml:space="preserve"> </w:t>
      </w:r>
      <w:r w:rsidR="00856B4D" w:rsidRPr="00CA3570">
        <w:rPr>
          <w:highlight w:val="magenta"/>
        </w:rPr>
        <w:fldChar w:fldCharType="begin"/>
      </w:r>
      <w:r w:rsidR="00856B4D" w:rsidRPr="00CA3570">
        <w:rPr>
          <w:highlight w:val="magenta"/>
        </w:rPr>
        <w:instrText xml:space="preserve"> ADDIN ZOTERO_ITEM CSL_CITATION {"citationID":"io1idYGL","properties":{"formattedCitation":"(OpenAI, 2025)","plainCitation":"(OpenAI, 2025)","noteIndex":0},"citationItems":[{"id":2006,"uris":["http://zotero.org/users/14644665/items/G44GTZSN"],"itemData":{"id":2006,"type":"webpage","abstract":"Explore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56B4D" w:rsidRPr="00CA3570">
        <w:rPr>
          <w:rFonts w:cs="Arial"/>
          <w:highlight w:val="magenta"/>
        </w:rPr>
        <w:t>(OpenAI, 2025)</w:t>
      </w:r>
      <w:r w:rsidR="00856B4D" w:rsidRPr="00CA3570">
        <w:rPr>
          <w:highlight w:val="magenta"/>
        </w:rPr>
        <w:fldChar w:fldCharType="end"/>
      </w:r>
      <w:r w:rsidR="009D6143">
        <w:t>.</w:t>
      </w:r>
      <w:r w:rsidR="006B1593">
        <w:t xml:space="preserve"> Der Parameter </w:t>
      </w:r>
      <w:r w:rsidR="006B1593" w:rsidRPr="002E38EC">
        <w:rPr>
          <w:i/>
        </w:rPr>
        <w:t>t</w:t>
      </w:r>
      <w:ins w:id="789" w:author="Ben Fels" w:date="2024-12-21T09:19:00Z" w16du:dateUtc="2024-12-21T08:19:00Z">
        <w:r w:rsidR="006B1593" w:rsidRPr="002E38EC">
          <w:rPr>
            <w:i/>
            <w:rPrChange w:id="790" w:author="Ben Fels" w:date="2024-12-21T09:19:00Z" w16du:dateUtc="2024-12-21T08:19:00Z">
              <w:rPr>
                <w:lang w:val="en-US"/>
              </w:rPr>
            </w:rPrChange>
          </w:rPr>
          <w:t>emp</w:t>
        </w:r>
        <w:r w:rsidR="006B1593" w:rsidRPr="002E38EC">
          <w:rPr>
            <w:i/>
          </w:rPr>
          <w:t>eratur</w:t>
        </w:r>
      </w:ins>
      <w:r w:rsidR="006B1593" w:rsidRPr="002E38EC">
        <w:rPr>
          <w:i/>
        </w:rPr>
        <w:t>e</w:t>
      </w:r>
      <w:ins w:id="791"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792"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793"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794" w:author="Ben Fels" w:date="2024-12-20T16:54:00Z" w16du:dateUtc="2024-12-20T15:54:00Z">
            <w:rPr>
              <w:lang w:val="en-US"/>
            </w:rPr>
          </w:rPrChange>
        </w:rPr>
        <w:fldChar w:fldCharType="end"/>
      </w:r>
      <w:r w:rsidR="006B1593">
        <w:t xml:space="preserve">. Er wurde für weniger zufällige Ausgaben folglich auf </w:t>
      </w:r>
      <w:ins w:id="795" w:author="Ben Fels" w:date="2024-12-21T09:20:00Z" w16du:dateUtc="2024-12-21T08:20:00Z">
        <w:r w:rsidR="006B1593">
          <w:t>Null festgelegt</w:t>
        </w:r>
        <w:r w:rsidR="006B1593" w:rsidRPr="00E022D3">
          <w:rPr>
            <w:rPrChange w:id="796"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r w:rsidR="00745761" w:rsidRPr="00FB1A1A">
        <w:rPr>
          <w:i/>
          <w:highlight w:val="green"/>
        </w:rPr>
        <w:t>system_fin</w:t>
      </w:r>
      <w:commentRangeStart w:id="797"/>
      <w:r w:rsidR="00745761" w:rsidRPr="00FB1A1A">
        <w:rPr>
          <w:i/>
          <w:highlight w:val="green"/>
        </w:rPr>
        <w:t>gerp</w:t>
      </w:r>
      <w:commentRangeEnd w:id="797"/>
      <w:r w:rsidR="00956256" w:rsidRPr="00FB1A1A">
        <w:rPr>
          <w:rStyle w:val="Kommentarzeichen"/>
          <w:highlight w:val="green"/>
        </w:rPr>
        <w:commentReference w:id="797"/>
      </w:r>
      <w:r w:rsidR="00745761" w:rsidRPr="00FB1A1A">
        <w:rPr>
          <w:i/>
          <w:highlight w:val="green"/>
        </w:rPr>
        <w:t>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p>
    <w:p w14:paraId="66C8D1B0" w14:textId="20168935" w:rsidR="00103266" w:rsidRPr="00E022D3" w:rsidRDefault="00103266" w:rsidP="00DB2053">
      <w:pPr>
        <w:jc w:val="both"/>
        <w:rPr>
          <w:ins w:id="798" w:author="Ben Fels" w:date="2024-12-20T16:54:00Z" w16du:dateUtc="2024-12-20T15:54:00Z"/>
        </w:rPr>
      </w:pPr>
      <w:r w:rsidRPr="00537D17">
        <w:rPr>
          <w:highlight w:val="cyan"/>
        </w:rPr>
        <w:t>Hier ggf. auf Strukturierte Ausgabe eingehen</w:t>
      </w:r>
      <w:r>
        <w:t>.</w:t>
      </w:r>
    </w:p>
    <w:p w14:paraId="50933FC9" w14:textId="0529B874" w:rsidR="002D0ABE" w:rsidRDefault="00653ECD" w:rsidP="00DB2053">
      <w:pPr>
        <w:autoSpaceDE w:val="0"/>
        <w:autoSpaceDN w:val="0"/>
        <w:adjustRightInd w:val="0"/>
        <w:spacing w:after="0"/>
        <w:jc w:val="both"/>
      </w:pPr>
      <w:r>
        <w:t xml:space="preserve">Die restlichen </w:t>
      </w:r>
      <w:r w:rsidR="00537D17">
        <w:t xml:space="preserve">Modellparameter </w:t>
      </w:r>
      <w:r w:rsidR="0039520C">
        <w:t>wurden bei den Standar</w:t>
      </w:r>
      <w:r>
        <w:t>dwerten belassen.</w:t>
      </w:r>
    </w:p>
    <w:p w14:paraId="1A7A010A" w14:textId="77777777" w:rsidR="00537D17" w:rsidRPr="00BB2D45" w:rsidRDefault="00537D17" w:rsidP="00DB2053">
      <w:pPr>
        <w:autoSpaceDE w:val="0"/>
        <w:autoSpaceDN w:val="0"/>
        <w:adjustRightInd w:val="0"/>
        <w:spacing w:after="0"/>
        <w:jc w:val="both"/>
        <w:rPr>
          <w:ins w:id="799" w:author="Ben Fels" w:date="2024-12-16T22:07:00Z" w16du:dateUtc="2024-12-16T21:07:00Z"/>
        </w:rPr>
      </w:pPr>
    </w:p>
    <w:p w14:paraId="189BB60C" w14:textId="3326A256" w:rsidR="007A763E" w:rsidRPr="002A664A" w:rsidRDefault="007A763E">
      <w:pPr>
        <w:pStyle w:val="berschrift2"/>
        <w:rPr>
          <w:ins w:id="800" w:author="Ben Fels" w:date="2024-12-16T22:07:00Z" w16du:dateUtc="2024-12-16T21:07:00Z"/>
        </w:rPr>
        <w:pPrChange w:id="801" w:author="Ben Fels" w:date="2024-12-21T09:25:00Z" w16du:dateUtc="2024-12-21T08:25:00Z">
          <w:pPr>
            <w:autoSpaceDE w:val="0"/>
            <w:autoSpaceDN w:val="0"/>
            <w:adjustRightInd w:val="0"/>
            <w:spacing w:after="0"/>
            <w:jc w:val="both"/>
          </w:pPr>
        </w:pPrChange>
      </w:pPr>
      <w:bookmarkStart w:id="802" w:name="_Toc186791533"/>
      <w:ins w:id="803" w:author="Ben Fels" w:date="2024-12-16T22:07:00Z" w16du:dateUtc="2024-12-16T21:07:00Z">
        <w:r w:rsidRPr="002A664A">
          <w:t>Datensatzbeschreibung</w:t>
        </w:r>
        <w:bookmarkEnd w:id="802"/>
      </w:ins>
    </w:p>
    <w:p w14:paraId="7E64F350" w14:textId="02FD8003" w:rsidR="00E965FE" w:rsidDel="004732D9" w:rsidRDefault="00E4634A" w:rsidP="004732D9">
      <w:pPr>
        <w:jc w:val="both"/>
        <w:rPr>
          <w:del w:id="804" w:author="Ben Fels" w:date="2024-12-21T09:29:00Z" w16du:dateUtc="2024-12-21T08:29:00Z"/>
          <w:rFonts w:cs="Arial"/>
        </w:rPr>
      </w:pPr>
      <w:ins w:id="805"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806" w:author="Ben Fels" w:date="2024-12-21T11:21:00Z" w16du:dateUtc="2024-12-21T10:21:00Z">
        <w:r w:rsidR="00356AB6">
          <w:t>Für die Auswahl eines geeigneten Datensatzes wurden diverse Kriterien heran</w:t>
        </w:r>
      </w:ins>
      <w:ins w:id="807" w:author="Ben Fels" w:date="2024-12-21T11:22:00Z" w16du:dateUtc="2024-12-21T10:22:00Z">
        <w:r w:rsidR="00356AB6">
          <w:t xml:space="preserve">gezogen. Zunächst sollte der </w:t>
        </w:r>
      </w:ins>
      <w:ins w:id="808" w:author="Ben Fels" w:date="2024-12-21T09:24:00Z" w16du:dateUtc="2024-12-21T08:24:00Z">
        <w:r w:rsidR="003E3441">
          <w:t>Datensatz vorab nicht bereits von dem nicht-argumentativen Text befreit worden sein</w:t>
        </w:r>
      </w:ins>
      <w:ins w:id="809" w:author="Ben Fels" w:date="2024-12-21T11:22:00Z" w16du:dateUtc="2024-12-21T10:22:00Z">
        <w:r w:rsidR="00852873">
          <w:t xml:space="preserve">, um die Realität bestmöglich abzubilden </w:t>
        </w:r>
      </w:ins>
      <w:ins w:id="810"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811" w:author="Ben Fels" w:date="2024-12-21T11:22:00Z" w16du:dateUtc="2024-12-21T10:22:00Z">
        <w:r w:rsidR="00A76B67">
          <w:t xml:space="preserve">Desweiten wird der Ansatz verfolgt, nicht </w:t>
        </w:r>
      </w:ins>
      <w:ins w:id="812" w:author="Ben Fels" w:date="2024-12-16T22:07:00Z" w16du:dateUtc="2024-12-16T21:07:00Z">
        <w:r w:rsidR="00887B44">
          <w:t xml:space="preserve">für jede Teilaufgabe </w:t>
        </w:r>
      </w:ins>
      <w:ins w:id="813" w:author="Ben Fels" w:date="2024-12-21T11:23:00Z" w16du:dateUtc="2024-12-21T10:23:00Z">
        <w:r w:rsidR="00A76B67">
          <w:t xml:space="preserve">des Data Minings </w:t>
        </w:r>
      </w:ins>
      <w:ins w:id="814" w:author="Ben Fels" w:date="2024-12-16T22:07:00Z" w16du:dateUtc="2024-12-16T21:07:00Z">
        <w:r w:rsidR="00887B44">
          <w:t xml:space="preserve">einen eigenen Datensatz </w:t>
        </w:r>
      </w:ins>
      <w:ins w:id="815" w:author="Ben Fels" w:date="2024-12-21T11:23:00Z" w16du:dateUtc="2024-12-21T10:23:00Z">
        <w:r w:rsidR="00A76B67">
          <w:t xml:space="preserve">zu </w:t>
        </w:r>
      </w:ins>
      <w:ins w:id="816" w:author="Ben Fels" w:date="2024-12-16T22:07:00Z" w16du:dateUtc="2024-12-16T21:07:00Z">
        <w:r w:rsidR="00887B44">
          <w:t xml:space="preserve">verwenden. </w:t>
        </w:r>
      </w:ins>
      <w:ins w:id="817" w:author="Ben Fels" w:date="2024-12-21T11:23:00Z" w16du:dateUtc="2024-12-21T10:23:00Z">
        <w:r w:rsidR="00E56322">
          <w:t xml:space="preserve">Stattdessen soll sich der Datensatz über </w:t>
        </w:r>
        <w:r w:rsidR="00DF7A0F">
          <w:t xml:space="preserve">die </w:t>
        </w:r>
      </w:ins>
      <w:ins w:id="818" w:author="Ben Fels" w:date="2024-12-16T22:07:00Z" w16du:dateUtc="2024-12-16T21:07:00Z">
        <w:r w:rsidR="00887B44" w:rsidRPr="00EB48AB">
          <w:rPr>
            <w:highlight w:val="cyan"/>
            <w:rPrChange w:id="819" w:author="Ben Fels" w:date="2024-12-21T09:28:00Z" w16du:dateUtc="2024-12-21T08:28:00Z">
              <w:rPr/>
            </w:rPrChange>
          </w:rPr>
          <w:t>drei</w:t>
        </w:r>
        <w:r w:rsidR="00887B44">
          <w:t xml:space="preserve"> Teilaufgaben </w:t>
        </w:r>
      </w:ins>
      <w:ins w:id="820" w:author="Ben Fels" w:date="2024-12-21T11:24:00Z" w16du:dateUtc="2024-12-21T10:24:00Z">
        <w:r w:rsidR="00DF7A0F">
          <w:t xml:space="preserve">hinweg </w:t>
        </w:r>
      </w:ins>
      <w:ins w:id="821" w:author="Ben Fels" w:date="2024-12-16T22:07:00Z" w16du:dateUtc="2024-12-16T21:07:00Z">
        <w:r w:rsidR="00887B44">
          <w:t xml:space="preserve">verwenden </w:t>
        </w:r>
      </w:ins>
      <w:ins w:id="822" w:author="Ben Fels" w:date="2024-12-21T11:24:00Z" w16du:dateUtc="2024-12-21T10:24:00Z">
        <w:r w:rsidR="00DF7A0F">
          <w:t>lassen</w:t>
        </w:r>
      </w:ins>
      <w:ins w:id="823" w:author="Ben Fels" w:date="2024-12-16T22:07:00Z" w16du:dateUtc="2024-12-16T21:07:00Z">
        <w:r w:rsidR="00887B44">
          <w:t>.</w:t>
        </w:r>
      </w:ins>
      <w:ins w:id="824" w:author="Ben Fels" w:date="2024-12-21T11:24:00Z" w16du:dateUtc="2024-12-21T10:24:00Z">
        <w:r w:rsidR="00A42C0D">
          <w:t xml:space="preserve"> Es </w:t>
        </w:r>
      </w:ins>
      <w:ins w:id="825" w:author="Ben Fels" w:date="2024-12-16T22:07:00Z" w16du:dateUtc="2024-12-16T21:07:00Z">
        <w:r w:rsidR="00887B44">
          <w:t xml:space="preserve">bedarf </w:t>
        </w:r>
      </w:ins>
      <w:ins w:id="826" w:author="Ben Fels" w:date="2024-12-21T11:24:00Z" w16du:dateUtc="2024-12-21T10:24:00Z">
        <w:r w:rsidR="00A42C0D">
          <w:t xml:space="preserve">folglich </w:t>
        </w:r>
      </w:ins>
      <w:ins w:id="827" w:author="Ben Fels" w:date="2024-12-16T22:07:00Z" w16du:dateUtc="2024-12-16T21:07:00Z">
        <w:r w:rsidR="00887B44">
          <w:t xml:space="preserve">eines annotierten Datensatzes, in dem die </w:t>
        </w:r>
      </w:ins>
      <w:ins w:id="828" w:author="Ben Fels" w:date="2024-12-21T09:21:00Z" w16du:dateUtc="2024-12-21T08:21:00Z">
        <w:r w:rsidR="00E3790C">
          <w:t>A</w:t>
        </w:r>
      </w:ins>
      <w:ins w:id="829" w:author="Ben Fels" w:date="2024-12-16T22:07:00Z" w16du:dateUtc="2024-12-16T21:07:00Z">
        <w:r w:rsidR="00887B44">
          <w:t>rgument</w:t>
        </w:r>
      </w:ins>
      <w:ins w:id="830" w:author="Ben Fels" w:date="2024-12-21T09:08:00Z" w16du:dateUtc="2024-12-21T08:08:00Z">
        <w:r w:rsidR="00961A84">
          <w:t>ationsk</w:t>
        </w:r>
      </w:ins>
      <w:ins w:id="831" w:author="Ben Fels" w:date="2024-12-16T22:07:00Z" w16du:dateUtc="2024-12-16T21:07:00Z">
        <w:r w:rsidR="00887B44">
          <w:t>omponenten und d</w:t>
        </w:r>
      </w:ins>
      <w:ins w:id="832" w:author="Ben Fels" w:date="2024-12-21T11:24:00Z" w16du:dateUtc="2024-12-21T10:24:00Z">
        <w:r w:rsidR="00A42C0D">
          <w:t>ie</w:t>
        </w:r>
      </w:ins>
      <w:ins w:id="833" w:author="Ben Fels" w:date="2024-12-16T22:07:00Z" w16du:dateUtc="2024-12-16T21:07:00Z">
        <w:r w:rsidR="00887B44">
          <w:t xml:space="preserve"> argumentativen Beziehungen ausgewiesen werden. </w:t>
        </w:r>
      </w:ins>
      <w:ins w:id="834" w:author="Ben Fels" w:date="2024-12-21T11:24:00Z" w16du:dateUtc="2024-12-21T10:24:00Z">
        <w:r w:rsidR="00563F3A">
          <w:t>Ein bereits annotierter Datensatz er</w:t>
        </w:r>
      </w:ins>
      <w:ins w:id="835" w:author="Ben Fels" w:date="2024-12-21T11:25:00Z" w16du:dateUtc="2024-12-21T10:25:00Z">
        <w:r w:rsidR="00563F3A">
          <w:t>möglicht es a</w:t>
        </w:r>
      </w:ins>
      <w:ins w:id="836" w:author="Ben Fels" w:date="2024-12-16T22:07:00Z" w16du:dateUtc="2024-12-16T21:07:00Z">
        <w:r w:rsidR="00887B44">
          <w:t>nhand der Grundwahrheit die Ausgabe</w:t>
        </w:r>
      </w:ins>
      <w:ins w:id="837" w:author="Ben Fels" w:date="2024-12-21T11:25:00Z" w16du:dateUtc="2024-12-21T10:25:00Z">
        <w:r w:rsidR="00563F3A">
          <w:t>n</w:t>
        </w:r>
      </w:ins>
      <w:ins w:id="838" w:author="Ben Fels" w:date="2024-12-16T22:07:00Z" w16du:dateUtc="2024-12-16T21:07:00Z">
        <w:r w:rsidR="00887B44">
          <w:t xml:space="preserve"> des LLMs </w:t>
        </w:r>
      </w:ins>
      <w:ins w:id="839" w:author="Ben Fels" w:date="2024-12-21T11:25:00Z" w16du:dateUtc="2024-12-21T10:25:00Z">
        <w:r w:rsidR="00563F3A">
          <w:t>zu evaluieren</w:t>
        </w:r>
      </w:ins>
      <w:ins w:id="840" w:author="Ben Fels" w:date="2024-12-16T22:07:00Z" w16du:dateUtc="2024-12-16T21:07:00Z">
        <w:r w:rsidR="00887B44">
          <w:t>.</w:t>
        </w:r>
      </w:ins>
      <w:ins w:id="841" w:author="Ben Fels" w:date="2024-12-21T09:26:00Z" w16du:dateUtc="2024-12-21T08:26:00Z">
        <w:r w:rsidR="00B22711">
          <w:t xml:space="preserve"> Sofern kein passender Datensatz verfügbar ist, </w:t>
        </w:r>
        <w:r w:rsidR="0033434B">
          <w:t>be</w:t>
        </w:r>
      </w:ins>
      <w:ins w:id="842" w:author="Ben Fels" w:date="2024-12-21T09:27:00Z" w16du:dateUtc="2024-12-21T08:27:00Z">
        <w:r w:rsidR="0033434B">
          <w:t>stünde die Möglichkeit einen eigenen Datensatz zu erstellen.</w:t>
        </w:r>
      </w:ins>
      <w:del w:id="843" w:author="Ben Fels" w:date="2024-12-21T08:55:00Z" w16du:dateUtc="2024-12-21T07:55:00Z">
        <w:r w:rsidR="008B78C2" w:rsidRPr="00A04669" w:rsidDel="004B0C84">
          <w:rPr>
            <w:highlight w:val="magenta"/>
            <w:rPrChange w:id="844"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845"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846" w:author="Ben Fels" w:date="2024-12-21T08:22:00Z" w16du:dateUtc="2024-12-21T07:22:00Z">
              <w:rPr/>
            </w:rPrChange>
          </w:rPr>
          <w:fldChar w:fldCharType="end"/>
        </w:r>
      </w:del>
      <w:ins w:id="847" w:author="Ben Fels" w:date="2024-12-21T09:27:00Z" w16du:dateUtc="2024-12-21T08:27:00Z">
        <w:r w:rsidR="0033434B">
          <w:t xml:space="preserve"> </w:t>
        </w:r>
      </w:ins>
      <w:ins w:id="848" w:author="Ben Fels" w:date="2024-12-22T10:46:00Z" w16du:dateUtc="2024-12-22T09:46:00Z">
        <w:r w:rsidR="00E72D5D">
          <w:t xml:space="preserve">Der </w:t>
        </w:r>
        <w:r w:rsidR="00E72D5D" w:rsidRPr="00F917E0">
          <w:t xml:space="preserve">Schwerpunkt </w:t>
        </w:r>
        <w:r w:rsidR="00E72D5D">
          <w:t>der Un</w:t>
        </w:r>
      </w:ins>
      <w:ins w:id="849" w:author="Ben Fels" w:date="2024-12-22T10:47:00Z" w16du:dateUtc="2024-12-22T09:47:00Z">
        <w:r w:rsidR="00E72D5D">
          <w:t xml:space="preserve">tersuchung liegt </w:t>
        </w:r>
      </w:ins>
      <w:ins w:id="850"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851" w:author="Ben Fels" w:date="2024-12-22T10:47:00Z" w16du:dateUtc="2024-12-22T09:47:00Z">
        <w:r w:rsidR="00E72D5D">
          <w:t>. In Kombination</w:t>
        </w:r>
      </w:ins>
      <w:ins w:id="852" w:author="Ben Fels" w:date="2024-12-22T10:46:00Z" w16du:dateUtc="2024-12-22T09:46:00Z">
        <w:r w:rsidR="00E72D5D" w:rsidRPr="00A64CCD">
          <w:t xml:space="preserve"> </w:t>
        </w:r>
      </w:ins>
      <w:del w:id="853" w:author="Ben Fels" w:date="2024-12-22T10:47:00Z" w16du:dateUtc="2024-12-22T09:47:00Z">
        <w:r w:rsidR="00513527" w:rsidDel="00CB0D53">
          <w:delText xml:space="preserve">Aufgrund der </w:delText>
        </w:r>
      </w:del>
      <w:ins w:id="854" w:author="Ben Fels" w:date="2024-12-22T10:47:00Z" w16du:dateUtc="2024-12-22T09:47:00Z">
        <w:r w:rsidR="00CB0D53">
          <w:t xml:space="preserve">mit der </w:t>
        </w:r>
      </w:ins>
      <w:r w:rsidR="00513527">
        <w:t>Komplexität</w:t>
      </w:r>
      <w:r w:rsidR="00966754">
        <w:t xml:space="preserve"> </w:t>
      </w:r>
      <w:del w:id="855" w:author="Ben Fels" w:date="2024-12-22T10:47:00Z" w16du:dateUtc="2024-12-22T09:47:00Z">
        <w:r w:rsidR="00966754" w:rsidDel="00CB0D53">
          <w:delText xml:space="preserve">bei </w:delText>
        </w:r>
      </w:del>
      <w:r w:rsidR="00966754">
        <w:t xml:space="preserve">der Datenbeschriftung </w:t>
      </w:r>
      <w:del w:id="856" w:author="Ben Fels" w:date="2024-12-21T09:28:00Z" w16du:dateUtc="2024-12-21T08:28:00Z">
        <w:r w:rsidR="00966754" w:rsidDel="004732D9">
          <w:delText xml:space="preserve">wurde </w:delText>
        </w:r>
      </w:del>
      <w:ins w:id="857" w:author="Ben Fels" w:date="2024-12-21T09:28:00Z" w16du:dateUtc="2024-12-21T08:28:00Z">
        <w:r w:rsidR="004732D9">
          <w:t xml:space="preserve">wird </w:t>
        </w:r>
      </w:ins>
      <w:r w:rsidR="00966754">
        <w:t xml:space="preserve">sich </w:t>
      </w:r>
      <w:del w:id="858" w:author="Ben Fels" w:date="2024-12-21T09:27:00Z" w16du:dateUtc="2024-12-21T08:27:00Z">
        <w:r w:rsidR="00966754" w:rsidDel="0033434B">
          <w:delText xml:space="preserve">gegen die Erstellung eines eigenen Datensatzes </w:delText>
        </w:r>
      </w:del>
      <w:ins w:id="859" w:author="Ben Fels" w:date="2024-12-21T09:27:00Z" w16du:dateUtc="2024-12-21T08:27:00Z">
        <w:r w:rsidR="0033434B">
          <w:t xml:space="preserve">dagegen </w:t>
        </w:r>
      </w:ins>
      <w:ins w:id="860" w:author="Ben Fels" w:date="2024-12-22T10:47:00Z" w16du:dateUtc="2024-12-22T09:47:00Z">
        <w:r w:rsidR="00CB0D53">
          <w:t>die Erstellung e</w:t>
        </w:r>
      </w:ins>
      <w:ins w:id="861" w:author="Ben Fels" w:date="2024-12-22T10:48:00Z" w16du:dateUtc="2024-12-22T09:48:00Z">
        <w:r w:rsidR="00CB0D53">
          <w:t xml:space="preserve">ines eigenen Datensatzes </w:t>
        </w:r>
      </w:ins>
      <w:r w:rsidR="00966754">
        <w:t xml:space="preserve">entschieden. </w:t>
      </w:r>
      <w:ins w:id="862" w:author="Ben Fels" w:date="2024-12-21T08:42:00Z" w16du:dateUtc="2024-12-21T07:42:00Z">
        <w:r w:rsidR="00B72C1C">
          <w:t xml:space="preserve">Zur Orientierung: </w:t>
        </w:r>
      </w:ins>
      <w:ins w:id="863" w:author="Ben Fels" w:date="2024-12-21T08:43:00Z" w16du:dateUtc="2024-12-21T07:43:00Z">
        <w:r w:rsidR="00F32EC3">
          <w:t xml:space="preserve">Die Annotations-Richtlinien von </w:t>
        </w:r>
        <w:r w:rsidR="00F32EC3" w:rsidRPr="00463615">
          <w:rPr>
            <w:rFonts w:cs="Arial"/>
            <w:highlight w:val="magenta"/>
            <w:rPrChange w:id="864" w:author="Ben Fels" w:date="2024-12-21T08:43:00Z" w16du:dateUtc="2024-12-21T07:43:00Z">
              <w:rPr>
                <w:rFonts w:cs="Arial"/>
                <w:highlight w:val="magenta"/>
                <w:lang w:val="en-US"/>
              </w:rPr>
            </w:rPrChange>
          </w:rPr>
          <w:t>Stab &amp; Gurevych</w:t>
        </w:r>
        <w:r w:rsidR="00F32EC3" w:rsidRPr="00463615">
          <w:rPr>
            <w:rFonts w:cs="Arial"/>
            <w:rPrChange w:id="865" w:author="Ben Fels" w:date="2024-12-21T08:43:00Z" w16du:dateUtc="2024-12-21T07:43:00Z">
              <w:rPr>
                <w:rFonts w:cs="Arial"/>
                <w:lang w:val="en-US"/>
              </w:rPr>
            </w:rPrChange>
          </w:rPr>
          <w:t xml:space="preserve"> </w:t>
        </w:r>
      </w:ins>
      <w:r w:rsidR="00F32EC3" w:rsidRPr="00463615">
        <w:rPr>
          <w:rFonts w:cs="Arial"/>
          <w:highlight w:val="magenta"/>
          <w:lang w:val="en-US"/>
          <w:rPrChange w:id="866"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867"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868" w:author="Ben Fels" w:date="2024-12-21T08:43:00Z" w16du:dateUtc="2024-12-21T07:43:00Z">
            <w:rPr>
              <w:rFonts w:cs="Arial"/>
              <w:lang w:val="en-US"/>
            </w:rPr>
          </w:rPrChange>
        </w:rPr>
        <w:fldChar w:fldCharType="end"/>
      </w:r>
      <w:ins w:id="869" w:author="Ben Fels" w:date="2024-12-21T08:43:00Z" w16du:dateUtc="2024-12-21T07:43:00Z">
        <w:r w:rsidR="00463615" w:rsidRPr="00463615">
          <w:rPr>
            <w:rFonts w:cs="Arial"/>
            <w:rPrChange w:id="870" w:author="Ben Fels" w:date="2024-12-21T08:43:00Z" w16du:dateUtc="2024-12-21T07:43:00Z">
              <w:rPr>
                <w:rFonts w:cs="Arial"/>
                <w:lang w:val="en-US"/>
              </w:rPr>
            </w:rPrChange>
          </w:rPr>
          <w:t xml:space="preserve"> um</w:t>
        </w:r>
        <w:r w:rsidR="00463615">
          <w:rPr>
            <w:rFonts w:cs="Arial"/>
          </w:rPr>
          <w:t>fassen 31 Seiten.</w:t>
        </w:r>
      </w:ins>
      <w:ins w:id="871" w:author="Ben Fels" w:date="2024-12-21T11:35:00Z" w16du:dateUtc="2024-12-21T10:35:00Z">
        <w:r w:rsidR="00537411">
          <w:rPr>
            <w:rFonts w:cs="Arial"/>
          </w:rPr>
          <w:t xml:space="preserve"> </w:t>
        </w:r>
      </w:ins>
      <w:ins w:id="872" w:author="Ben Fels" w:date="2024-12-21T09:29:00Z" w16du:dateUtc="2024-12-21T08:29:00Z">
        <w:r w:rsidR="00AC475E">
          <w:rPr>
            <w:rFonts w:cs="Arial"/>
          </w:rPr>
          <w:t>E</w:t>
        </w:r>
      </w:ins>
      <w:ins w:id="873"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874" w:author="Ben Fels" w:date="2024-12-21T18:57:00Z" w16du:dateUtc="2024-12-21T17:57:00Z"/>
          <w:rFonts w:cs="Arial"/>
        </w:rPr>
      </w:pPr>
      <w:del w:id="875" w:author="Ben Fels" w:date="2024-12-21T09:06:00Z" w16du:dateUtc="2024-12-21T08:06:00Z">
        <w:r w:rsidRPr="004266E6" w:rsidDel="00E965FE">
          <w:rPr>
            <w:highlight w:val="red"/>
          </w:rPr>
          <w:delText xml:space="preserve">Es wurde </w:delText>
        </w:r>
      </w:del>
      <w:del w:id="876" w:author="Ben Fels" w:date="2024-12-21T09:30:00Z" w16du:dateUtc="2024-12-21T08:30:00Z">
        <w:r w:rsidRPr="004266E6" w:rsidDel="001F0DCB">
          <w:rPr>
            <w:highlight w:val="red"/>
          </w:rPr>
          <w:delText xml:space="preserve">der </w:delText>
        </w:r>
      </w:del>
      <w:ins w:id="877" w:author="Ben Fels" w:date="2024-12-21T08:45:00Z" w16du:dateUtc="2024-12-21T07:45:00Z">
        <w:r w:rsidR="00EA7E90" w:rsidRPr="004266E6">
          <w:rPr>
            <w:highlight w:val="red"/>
          </w:rPr>
          <w:t>Argument Annotated Essays (</w:t>
        </w:r>
      </w:ins>
      <w:ins w:id="878" w:author="Ben Fels" w:date="2024-12-21T09:30:00Z" w16du:dateUtc="2024-12-21T08:30:00Z">
        <w:r w:rsidR="001F0DCB" w:rsidRPr="004266E6">
          <w:rPr>
            <w:highlight w:val="red"/>
          </w:rPr>
          <w:t>V</w:t>
        </w:r>
      </w:ins>
      <w:ins w:id="879" w:author="Ben Fels" w:date="2024-12-21T08:45:00Z" w16du:dateUtc="2024-12-21T07:45:00Z">
        <w:r w:rsidR="00EA7E90" w:rsidRPr="004266E6">
          <w:rPr>
            <w:highlight w:val="red"/>
          </w:rPr>
          <w:t>ersion 2)</w:t>
        </w:r>
        <w:r w:rsidR="009F4724" w:rsidRPr="004266E6">
          <w:rPr>
            <w:highlight w:val="red"/>
          </w:rPr>
          <w:t xml:space="preserve"> </w:t>
        </w:r>
      </w:ins>
      <w:del w:id="880" w:author="Ben Fels" w:date="2024-12-21T08:45:00Z" w16du:dateUtc="2024-12-21T07:45:00Z">
        <w:r w:rsidR="00954FFB" w:rsidRPr="004266E6" w:rsidDel="00EA7E90">
          <w:rPr>
            <w:highlight w:val="red"/>
          </w:rPr>
          <w:delText xml:space="preserve">… </w:delText>
        </w:r>
      </w:del>
      <w:r w:rsidRPr="004266E6">
        <w:rPr>
          <w:highlight w:val="red"/>
        </w:rPr>
        <w:t>Datensatz</w:t>
      </w:r>
      <w:ins w:id="881" w:author="Ben Fels" w:date="2024-12-21T08:45:00Z" w16du:dateUtc="2024-12-21T07:45:00Z">
        <w:r w:rsidR="00BC6555" w:rsidRPr="004266E6">
          <w:rPr>
            <w:highlight w:val="red"/>
          </w:rPr>
          <w:t xml:space="preserve"> </w:t>
        </w:r>
      </w:ins>
      <w:ins w:id="882" w:author="Ben Fels" w:date="2024-12-21T08:54:00Z" w16du:dateUtc="2024-12-21T07:54:00Z">
        <w:r w:rsidR="00440A71" w:rsidRPr="004266E6">
          <w:rPr>
            <w:highlight w:val="red"/>
          </w:rPr>
          <w:t>(</w:t>
        </w:r>
      </w:ins>
      <w:ins w:id="883"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884"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885" w:author="Ben Fels" w:date="2024-12-21T08:46:00Z" w16du:dateUtc="2024-12-21T07:46:00Z">
            <w:rPr>
              <w:rFonts w:cs="Arial"/>
            </w:rPr>
          </w:rPrChange>
        </w:rPr>
        <w:t>2017a)</w:t>
      </w:r>
      <w:r w:rsidR="00895A9C">
        <w:fldChar w:fldCharType="end"/>
      </w:r>
      <w:r>
        <w:t xml:space="preserve"> </w:t>
      </w:r>
      <w:del w:id="886" w:author="Ben Fels" w:date="2024-12-21T09:31:00Z" w16du:dateUtc="2024-12-21T08:31:00Z">
        <w:r w:rsidDel="001F0DCB">
          <w:delText>herangezogen</w:delText>
        </w:r>
      </w:del>
      <w:ins w:id="887" w:author="Ben Fels" w:date="2024-12-21T09:31:00Z" w16du:dateUtc="2024-12-21T08:31:00Z">
        <w:r w:rsidR="001F0DCB">
          <w:t>als geeignet betrachtet</w:t>
        </w:r>
      </w:ins>
      <w:del w:id="888"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889" w:author="Ben Fels" w:date="2024-12-21T08:47:00Z" w16du:dateUtc="2024-12-21T07:47:00Z">
        <w:r w:rsidR="00615AF5">
          <w:t xml:space="preserve">Dieser Datensatz </w:t>
        </w:r>
      </w:ins>
      <w:ins w:id="890" w:author="Ben Fels" w:date="2024-12-21T08:49:00Z" w16du:dateUtc="2024-12-21T07:49:00Z">
        <w:r w:rsidR="00076BD0">
          <w:t>ist das Ergebnis der Arbeit vo</w:t>
        </w:r>
        <w:r w:rsidR="00076BD0" w:rsidRPr="00DA5B3A">
          <w:rPr>
            <w:highlight w:val="magenta"/>
            <w:rPrChange w:id="891" w:author="Ben Fels" w:date="2024-12-21T08:53:00Z" w16du:dateUtc="2024-12-21T07:53:00Z">
              <w:rPr/>
            </w:rPrChange>
          </w:rPr>
          <w:t xml:space="preserve">n </w:t>
        </w:r>
      </w:ins>
      <w:ins w:id="892" w:author="Ben Fels" w:date="2024-12-21T08:47:00Z" w16du:dateUtc="2024-12-21T07:47:00Z">
        <w:r w:rsidR="00615AF5" w:rsidRPr="00DA5B3A">
          <w:rPr>
            <w:rFonts w:cs="Arial"/>
            <w:highlight w:val="magenta"/>
            <w:rPrChange w:id="893" w:author="Ben Fels" w:date="2024-12-21T08:53:00Z" w16du:dateUtc="2024-12-21T07:53:00Z">
              <w:rPr>
                <w:rFonts w:cs="Arial"/>
              </w:rPr>
            </w:rPrChange>
          </w:rPr>
          <w:t xml:space="preserve">Stab &amp; Gurevych </w:t>
        </w:r>
      </w:ins>
      <w:r w:rsidR="00076BD0" w:rsidRPr="00DA5B3A">
        <w:rPr>
          <w:rFonts w:cs="Arial"/>
          <w:highlight w:val="magenta"/>
          <w:rPrChange w:id="894" w:author="Ben Fels" w:date="2024-12-21T08:53:00Z" w16du:dateUtc="2024-12-21T07:53:00Z">
            <w:rPr>
              <w:rFonts w:cs="Arial"/>
            </w:rPr>
          </w:rPrChange>
        </w:rPr>
        <w:fldChar w:fldCharType="begin"/>
      </w:r>
      <w:r w:rsidR="00076BD0" w:rsidRPr="00DA5B3A">
        <w:rPr>
          <w:rFonts w:cs="Arial"/>
          <w:highlight w:val="magenta"/>
          <w:rPrChange w:id="895"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896" w:author="Ben Fels" w:date="2024-12-21T08:53:00Z" w16du:dateUtc="2024-12-21T07:53:00Z">
            <w:rPr>
              <w:rFonts w:cs="Arial"/>
            </w:rPr>
          </w:rPrChange>
        </w:rPr>
        <w:fldChar w:fldCharType="separate"/>
      </w:r>
      <w:r w:rsidR="00076BD0" w:rsidRPr="00DA5B3A">
        <w:rPr>
          <w:rFonts w:cs="Arial"/>
          <w:highlight w:val="magenta"/>
          <w:rPrChange w:id="897" w:author="Ben Fels" w:date="2024-12-21T08:53:00Z" w16du:dateUtc="2024-12-21T07:53:00Z">
            <w:rPr>
              <w:rFonts w:cs="Arial"/>
            </w:rPr>
          </w:rPrChange>
        </w:rPr>
        <w:t>(2017b)</w:t>
      </w:r>
      <w:r w:rsidR="00076BD0" w:rsidRPr="00DA5B3A">
        <w:rPr>
          <w:rFonts w:cs="Arial"/>
          <w:highlight w:val="magenta"/>
          <w:rPrChange w:id="898" w:author="Ben Fels" w:date="2024-12-21T08:53:00Z" w16du:dateUtc="2024-12-21T07:53:00Z">
            <w:rPr>
              <w:rFonts w:cs="Arial"/>
            </w:rPr>
          </w:rPrChange>
        </w:rPr>
        <w:fldChar w:fldCharType="end"/>
      </w:r>
      <w:ins w:id="899"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900" w:author="Ben Fels" w:date="2024-12-21T08:47:00Z" w16du:dateUtc="2024-12-21T07:47:00Z">
        <w:r w:rsidR="0028784F">
          <w:rPr>
            <w:rFonts w:cs="Arial"/>
          </w:rPr>
          <w:t>.</w:t>
        </w:r>
      </w:ins>
      <w:ins w:id="901" w:author="Ben Fels" w:date="2024-12-21T08:53:00Z" w16du:dateUtc="2024-12-21T07:53:00Z">
        <w:r w:rsidR="00DA5B3A">
          <w:rPr>
            <w:rFonts w:cs="Arial"/>
          </w:rPr>
          <w:t xml:space="preserve"> </w:t>
        </w:r>
      </w:ins>
    </w:p>
    <w:p w14:paraId="7C38992E" w14:textId="77777777" w:rsidR="00B8286A" w:rsidRDefault="00B8286A" w:rsidP="00B8286A">
      <w:pPr>
        <w:rPr>
          <w:ins w:id="902" w:author="Ben Fels" w:date="2024-12-21T18:57:00Z" w16du:dateUtc="2024-12-21T17:57:00Z"/>
        </w:rPr>
      </w:pPr>
      <w:ins w:id="903"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904" w:author="Ben Fels" w:date="2024-12-21T09:04:00Z" w16du:dateUtc="2024-12-21T08:04:00Z"/>
        </w:rPr>
        <w:pPrChange w:id="905" w:author="Ben Fels" w:date="2024-12-21T09:29:00Z" w16du:dateUtc="2024-12-21T08:29:00Z">
          <w:pPr>
            <w:autoSpaceDE w:val="0"/>
            <w:autoSpaceDN w:val="0"/>
            <w:adjustRightInd w:val="0"/>
            <w:spacing w:after="0"/>
            <w:jc w:val="both"/>
          </w:pPr>
        </w:pPrChange>
      </w:pPr>
      <w:ins w:id="906"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907"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908" w:author="Ben Fels" w:date="2024-12-21T08:56:00Z" w16du:dateUtc="2024-12-21T07:56:00Z"/>
        </w:rPr>
        <w:pPrChange w:id="909" w:author="Ben Fels" w:date="2024-12-21T08:56:00Z" w16du:dateUtc="2024-12-21T07:56:00Z">
          <w:pPr/>
        </w:pPrChange>
      </w:pPr>
      <w:ins w:id="910" w:author="Ben Fels" w:date="2024-12-21T09:04:00Z" w16du:dateUtc="2024-12-21T08:04:00Z">
        <w:r w:rsidRPr="00DB6600">
          <w:rPr>
            <w:highlight w:val="cyan"/>
            <w:rPrChange w:id="911" w:author="Ben Fels" w:date="2024-12-21T09:04:00Z" w16du:dateUtc="2024-12-21T08:04:00Z">
              <w:rPr/>
            </w:rPrChange>
          </w:rPr>
          <w:t>Zum AAEC</w:t>
        </w:r>
      </w:ins>
    </w:p>
    <w:p w14:paraId="40A6127F" w14:textId="77777777" w:rsidR="00DB6600" w:rsidRPr="00DB6600" w:rsidRDefault="00DB6600" w:rsidP="00DB6600">
      <w:pPr>
        <w:pStyle w:val="Listenabsatz"/>
        <w:numPr>
          <w:ilvl w:val="0"/>
          <w:numId w:val="29"/>
        </w:numPr>
        <w:rPr>
          <w:ins w:id="912" w:author="Ben Fels" w:date="2024-12-21T09:04:00Z" w16du:dateUtc="2024-12-21T08:04:00Z"/>
          <w:highlight w:val="cyan"/>
          <w:rPrChange w:id="913" w:author="Ben Fels" w:date="2024-12-21T09:04:00Z" w16du:dateUtc="2024-12-21T08:04:00Z">
            <w:rPr>
              <w:ins w:id="914" w:author="Ben Fels" w:date="2024-12-21T09:04:00Z" w16du:dateUtc="2024-12-21T08:04:00Z"/>
            </w:rPr>
          </w:rPrChange>
        </w:rPr>
      </w:pPr>
      <w:ins w:id="915" w:author="Ben Fels" w:date="2024-12-21T09:04:00Z" w16du:dateUtc="2024-12-21T08:04:00Z">
        <w:r w:rsidRPr="00DB6600">
          <w:rPr>
            <w:highlight w:val="cyan"/>
            <w:rPrChange w:id="916" w:author="Ben Fels" w:date="2024-12-21T09:04:00Z" w16du:dateUtc="2024-12-21T08:04:00Z">
              <w:rPr/>
            </w:rPrChange>
          </w:rPr>
          <w:t xml:space="preserve">Korpus und Annotation-Guidelines frei verfügbar. </w:t>
        </w:r>
      </w:ins>
    </w:p>
    <w:p w14:paraId="7E1A3922" w14:textId="77777777" w:rsidR="00DB6600" w:rsidRPr="00DB6600" w:rsidRDefault="00DB6600" w:rsidP="00DB6600">
      <w:pPr>
        <w:pStyle w:val="Listenabsatz"/>
        <w:numPr>
          <w:ilvl w:val="0"/>
          <w:numId w:val="29"/>
        </w:numPr>
        <w:rPr>
          <w:ins w:id="917" w:author="Ben Fels" w:date="2024-12-21T09:04:00Z" w16du:dateUtc="2024-12-21T08:04:00Z"/>
          <w:highlight w:val="cyan"/>
          <w:lang w:val="en-US"/>
          <w:rPrChange w:id="918" w:author="Ben Fels" w:date="2024-12-21T09:04:00Z" w16du:dateUtc="2024-12-21T08:04:00Z">
            <w:rPr>
              <w:ins w:id="919" w:author="Ben Fels" w:date="2024-12-21T09:04:00Z" w16du:dateUtc="2024-12-21T08:04:00Z"/>
              <w:lang w:val="en-US"/>
            </w:rPr>
          </w:rPrChange>
        </w:rPr>
      </w:pPr>
      <w:ins w:id="920" w:author="Ben Fels" w:date="2024-12-21T09:04:00Z" w16du:dateUtc="2024-12-21T08:04:00Z">
        <w:r w:rsidRPr="00DB6600">
          <w:rPr>
            <w:highlight w:val="cyan"/>
            <w:lang w:val="en-US"/>
            <w:rPrChange w:id="921"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922" w:author="Ben Fels" w:date="2024-12-21T09:04:00Z" w16du:dateUtc="2024-12-21T08:04:00Z"/>
          <w:lang w:val="en-US"/>
        </w:rPr>
      </w:pPr>
      <w:ins w:id="923" w:author="Ben Fels" w:date="2024-12-21T09:04:00Z" w16du:dateUtc="2024-12-21T08:04:00Z">
        <w:r w:rsidRPr="00DB6600">
          <w:rPr>
            <w:highlight w:val="cyan"/>
            <w:lang w:val="en-US"/>
            <w:rPrChange w:id="924" w:author="Ben Fels" w:date="2024-12-21T09:04:00Z" w16du:dateUtc="2024-12-21T08:04:00Z">
              <w:rPr>
                <w:lang w:val="en-US"/>
              </w:rPr>
            </w:rPrChange>
          </w:rPr>
          <w:t xml:space="preserve">Die Auswahl dieses Datensatzes wird von </w:t>
        </w:r>
        <w:r w:rsidRPr="00DB6600">
          <w:rPr>
            <w:highlight w:val="cyan"/>
            <w:lang w:val="en-US"/>
            <w:rPrChange w:id="925" w:author="Ben Fels" w:date="2024-12-21T09:04:00Z" w16du:dateUtc="2024-12-21T08:04:00Z">
              <w:rPr>
                <w:highlight w:val="magenta"/>
                <w:lang w:val="en-US"/>
              </w:rPr>
            </w:rPrChange>
          </w:rPr>
          <w:fldChar w:fldCharType="begin"/>
        </w:r>
        <w:r w:rsidRPr="00DB6600">
          <w:rPr>
            <w:highlight w:val="cyan"/>
            <w:lang w:val="en-US"/>
            <w:rPrChange w:id="926"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927" w:author="Ben Fels" w:date="2024-12-21T09:04:00Z" w16du:dateUtc="2024-12-21T08:04:00Z">
              <w:rPr>
                <w:highlight w:val="magenta"/>
                <w:lang w:val="en-US"/>
              </w:rPr>
            </w:rPrChange>
          </w:rPr>
          <w:fldChar w:fldCharType="separate"/>
        </w:r>
        <w:r w:rsidRPr="00DB6600">
          <w:rPr>
            <w:rFonts w:cs="Arial"/>
            <w:highlight w:val="cyan"/>
            <w:lang w:val="en-US"/>
            <w:rPrChange w:id="928" w:author="Ben Fels" w:date="2024-12-21T09:04:00Z" w16du:dateUtc="2024-12-21T08:04:00Z">
              <w:rPr>
                <w:rFonts w:cs="Arial"/>
                <w:highlight w:val="magenta"/>
                <w:lang w:val="en-US"/>
              </w:rPr>
            </w:rPrChange>
          </w:rPr>
          <w:t>(Yeginbergen et al., 2024, S. 11688)</w:t>
        </w:r>
        <w:r w:rsidRPr="00DB6600">
          <w:rPr>
            <w:highlight w:val="cyan"/>
            <w:lang w:val="en-US"/>
            <w:rPrChange w:id="929" w:author="Ben Fels" w:date="2024-12-21T09:04:00Z" w16du:dateUtc="2024-12-21T08:04:00Z">
              <w:rPr>
                <w:highlight w:val="magenta"/>
                <w:lang w:val="en-US"/>
              </w:rPr>
            </w:rPrChange>
          </w:rPr>
          <w:fldChar w:fldCharType="end"/>
        </w:r>
        <w:r w:rsidRPr="00DB6600">
          <w:rPr>
            <w:highlight w:val="cyan"/>
            <w:lang w:val="en-US"/>
            <w:rPrChange w:id="930"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931" w:author="Ben Fels" w:date="2024-12-21T08:53:00Z" w16du:dateUtc="2024-12-21T07:53:00Z"/>
          <w:highlight w:val="green"/>
        </w:rPr>
      </w:pPr>
      <w:r>
        <w:t xml:space="preserve">Der Datensatz enthält </w:t>
      </w:r>
      <w:r w:rsidR="00800EFE">
        <w:t xml:space="preserve">sowohl die vollständigen </w:t>
      </w:r>
      <w:del w:id="932" w:author="Ben Fels" w:date="2024-12-21T08:50:00Z" w16du:dateUtc="2024-12-21T07:50:00Z">
        <w:r w:rsidR="00800EFE" w:rsidDel="00C02EE7">
          <w:delText xml:space="preserve">Essays </w:delText>
        </w:r>
      </w:del>
      <w:ins w:id="933" w:author="Ben Fels" w:date="2024-12-21T08:50:00Z" w16du:dateUtc="2024-12-21T07:50:00Z">
        <w:r w:rsidR="00C02EE7">
          <w:t xml:space="preserve">Aufsätze </w:t>
        </w:r>
      </w:ins>
      <w:r w:rsidR="00800EFE">
        <w:t xml:space="preserve">als </w:t>
      </w:r>
      <w:r>
        <w:t>Text-Datei</w:t>
      </w:r>
      <w:ins w:id="934" w:author="Ben Fels" w:date="2024-12-21T08:50:00Z" w16du:dateUtc="2024-12-21T07:50:00Z">
        <w:r w:rsidR="00EE501B">
          <w:t>en</w:t>
        </w:r>
      </w:ins>
      <w:r>
        <w:t xml:space="preserve">, als </w:t>
      </w:r>
      <w:r w:rsidR="00800EFE">
        <w:t>auch die Annotationen als ann-Dateien</w:t>
      </w:r>
      <w:r w:rsidR="00800EFE" w:rsidRPr="00CD387E">
        <w:rPr>
          <w:highlight w:val="yellow"/>
          <w:rPrChange w:id="935" w:author="Ben Fels" w:date="2024-12-21T10:15:00Z" w16du:dateUtc="2024-12-21T09:15:00Z">
            <w:rPr/>
          </w:rPrChange>
        </w:rPr>
        <w:t xml:space="preserve">. </w:t>
      </w:r>
      <w:del w:id="936" w:author="Ben Fels" w:date="2024-12-21T08:50:00Z" w16du:dateUtc="2024-12-21T07:50:00Z">
        <w:r w:rsidR="0091105B" w:rsidRPr="00CD387E" w:rsidDel="00EE501B">
          <w:rPr>
            <w:highlight w:val="yellow"/>
            <w:rPrChange w:id="937" w:author="Ben Fels" w:date="2024-12-21T10:15:00Z" w16du:dateUtc="2024-12-21T09:15:00Z">
              <w:rPr/>
            </w:rPrChange>
          </w:rPr>
          <w:delText xml:space="preserve">Es </w:delText>
        </w:r>
      </w:del>
      <w:ins w:id="938" w:author="Ben Fels" w:date="2024-12-21T08:51:00Z" w16du:dateUtc="2024-12-21T07:51:00Z">
        <w:r w:rsidR="000B14C2" w:rsidRPr="00CD387E">
          <w:rPr>
            <w:highlight w:val="yellow"/>
            <w:rPrChange w:id="939" w:author="Ben Fels" w:date="2024-12-21T10:15:00Z" w16du:dateUtc="2024-12-21T09:15:00Z">
              <w:rPr/>
            </w:rPrChange>
          </w:rPr>
          <w:t xml:space="preserve">Bei den </w:t>
        </w:r>
      </w:ins>
      <w:ins w:id="940" w:author="Ben Fels" w:date="2024-12-21T08:50:00Z" w16du:dateUtc="2024-12-21T07:50:00Z">
        <w:r w:rsidR="00EE501B" w:rsidRPr="00CD387E">
          <w:rPr>
            <w:highlight w:val="yellow"/>
            <w:rPrChange w:id="941" w:author="Ben Fels" w:date="2024-12-21T10:15:00Z" w16du:dateUtc="2024-12-21T09:15:00Z">
              <w:rPr/>
            </w:rPrChange>
          </w:rPr>
          <w:t xml:space="preserve">Annotationen </w:t>
        </w:r>
      </w:ins>
      <w:del w:id="942" w:author="Ben Fels" w:date="2024-12-21T08:51:00Z" w16du:dateUtc="2024-12-21T07:51:00Z">
        <w:r w:rsidR="0091105B" w:rsidRPr="00CD387E" w:rsidDel="00EE501B">
          <w:rPr>
            <w:highlight w:val="yellow"/>
            <w:rPrChange w:id="943" w:author="Ben Fels" w:date="2024-12-21T10:15:00Z" w16du:dateUtc="2024-12-21T09:15:00Z">
              <w:rPr/>
            </w:rPrChange>
          </w:rPr>
          <w:delText xml:space="preserve">wird </w:delText>
        </w:r>
      </w:del>
      <w:ins w:id="944" w:author="Ben Fels" w:date="2024-12-21T08:51:00Z" w16du:dateUtc="2024-12-21T07:51:00Z">
        <w:r w:rsidR="000B14C2" w:rsidRPr="00CD387E">
          <w:rPr>
            <w:highlight w:val="yellow"/>
            <w:rPrChange w:id="945" w:author="Ben Fels" w:date="2024-12-21T10:15:00Z" w16du:dateUtc="2024-12-21T09:15:00Z">
              <w:rPr/>
            </w:rPrChange>
          </w:rPr>
          <w:t xml:space="preserve">werden </w:t>
        </w:r>
        <w:r w:rsidR="000F522D" w:rsidRPr="00CD387E">
          <w:rPr>
            <w:highlight w:val="yellow"/>
            <w:rPrChange w:id="946" w:author="Ben Fels" w:date="2024-12-21T10:15:00Z" w16du:dateUtc="2024-12-21T09:15:00Z">
              <w:rPr/>
            </w:rPrChange>
          </w:rPr>
          <w:t xml:space="preserve">die Argumentationskomponenten </w:t>
        </w:r>
      </w:ins>
      <w:del w:id="947" w:author="Ben Fels" w:date="2024-12-21T08:51:00Z" w16du:dateUtc="2024-12-21T07:51:00Z">
        <w:r w:rsidR="0091105B" w:rsidRPr="00CD387E" w:rsidDel="000F522D">
          <w:rPr>
            <w:highlight w:val="yellow"/>
            <w:rPrChange w:id="948" w:author="Ben Fels" w:date="2024-12-21T10:15:00Z" w16du:dateUtc="2024-12-21T09:15:00Z">
              <w:rPr/>
            </w:rPrChange>
          </w:rPr>
          <w:delText xml:space="preserve">zwischen </w:delText>
        </w:r>
      </w:del>
      <w:r w:rsidR="000B4D81" w:rsidRPr="00CD387E">
        <w:rPr>
          <w:highlight w:val="yellow"/>
          <w:rPrChange w:id="949" w:author="Ben Fels" w:date="2024-12-21T10:15:00Z" w16du:dateUtc="2024-12-21T09:15:00Z">
            <w:rPr/>
          </w:rPrChange>
        </w:rPr>
        <w:t>Hauptaussage (</w:t>
      </w:r>
      <w:r w:rsidR="00FA4398" w:rsidRPr="00CD387E">
        <w:rPr>
          <w:highlight w:val="yellow"/>
          <w:rPrChange w:id="950" w:author="Ben Fels" w:date="2024-12-21T10:15:00Z" w16du:dateUtc="2024-12-21T09:15:00Z">
            <w:rPr/>
          </w:rPrChange>
        </w:rPr>
        <w:t>MajorClaim</w:t>
      </w:r>
      <w:r w:rsidR="00B70058" w:rsidRPr="00CD387E">
        <w:rPr>
          <w:highlight w:val="yellow"/>
          <w:rPrChange w:id="951" w:author="Ben Fels" w:date="2024-12-21T10:15:00Z" w16du:dateUtc="2024-12-21T09:15:00Z">
            <w:rPr/>
          </w:rPrChange>
        </w:rPr>
        <w:t>s</w:t>
      </w:r>
      <w:r w:rsidR="000B4D81" w:rsidRPr="00CD387E">
        <w:rPr>
          <w:highlight w:val="yellow"/>
          <w:rPrChange w:id="952" w:author="Ben Fels" w:date="2024-12-21T10:15:00Z" w16du:dateUtc="2024-12-21T09:15:00Z">
            <w:rPr/>
          </w:rPrChange>
        </w:rPr>
        <w:t>)</w:t>
      </w:r>
      <w:r w:rsidR="00FA4398" w:rsidRPr="00CD387E">
        <w:rPr>
          <w:highlight w:val="yellow"/>
          <w:rPrChange w:id="953" w:author="Ben Fels" w:date="2024-12-21T10:15:00Z" w16du:dateUtc="2024-12-21T09:15:00Z">
            <w:rPr/>
          </w:rPrChange>
        </w:rPr>
        <w:t xml:space="preserve">, </w:t>
      </w:r>
      <w:r w:rsidR="000E6805" w:rsidRPr="00CD387E">
        <w:rPr>
          <w:highlight w:val="yellow"/>
          <w:rPrChange w:id="954" w:author="Ben Fels" w:date="2024-12-21T10:15:00Z" w16du:dateUtc="2024-12-21T09:15:00Z">
            <w:rPr/>
          </w:rPrChange>
        </w:rPr>
        <w:t xml:space="preserve">Behauptungen (claims) </w:t>
      </w:r>
      <w:r w:rsidR="00FA4398" w:rsidRPr="00CD387E">
        <w:rPr>
          <w:highlight w:val="yellow"/>
          <w:rPrChange w:id="955" w:author="Ben Fels" w:date="2024-12-21T10:15:00Z" w16du:dateUtc="2024-12-21T09:15:00Z">
            <w:rPr/>
          </w:rPrChange>
        </w:rPr>
        <w:t xml:space="preserve">und </w:t>
      </w:r>
      <w:r w:rsidR="00A243E1" w:rsidRPr="00CD387E">
        <w:rPr>
          <w:highlight w:val="yellow"/>
          <w:rPrChange w:id="956" w:author="Ben Fels" w:date="2024-12-21T10:15:00Z" w16du:dateUtc="2024-12-21T09:15:00Z">
            <w:rPr/>
          </w:rPrChange>
        </w:rPr>
        <w:t>Prämissen (p</w:t>
      </w:r>
      <w:r w:rsidR="00FA4398" w:rsidRPr="00CD387E">
        <w:rPr>
          <w:highlight w:val="yellow"/>
          <w:rPrChange w:id="957" w:author="Ben Fels" w:date="2024-12-21T10:15:00Z" w16du:dateUtc="2024-12-21T09:15:00Z">
            <w:rPr/>
          </w:rPrChange>
        </w:rPr>
        <w:t>remises</w:t>
      </w:r>
      <w:r w:rsidR="00A243E1" w:rsidRPr="00CD387E">
        <w:rPr>
          <w:highlight w:val="yellow"/>
          <w:rPrChange w:id="958" w:author="Ben Fels" w:date="2024-12-21T10:15:00Z" w16du:dateUtc="2024-12-21T09:15:00Z">
            <w:rPr/>
          </w:rPrChange>
        </w:rPr>
        <w:t>)</w:t>
      </w:r>
      <w:ins w:id="959" w:author="Ben Fels" w:date="2024-12-21T08:51:00Z" w16du:dateUtc="2024-12-21T07:51:00Z">
        <w:r w:rsidR="000B14C2" w:rsidRPr="00CD387E">
          <w:rPr>
            <w:highlight w:val="yellow"/>
            <w:rPrChange w:id="960" w:author="Ben Fels" w:date="2024-12-21T10:15:00Z" w16du:dateUtc="2024-12-21T09:15:00Z">
              <w:rPr/>
            </w:rPrChange>
          </w:rPr>
          <w:t xml:space="preserve"> unterschieden</w:t>
        </w:r>
      </w:ins>
      <w:del w:id="961" w:author="Ben Fels" w:date="2024-12-21T08:51:00Z" w16du:dateUtc="2024-12-21T07:51:00Z">
        <w:r w:rsidR="00FA4398" w:rsidDel="00EE501B">
          <w:delText xml:space="preserve"> </w:delText>
        </w:r>
        <w:r w:rsidR="00FA4398" w:rsidRPr="00427043" w:rsidDel="00EE501B">
          <w:rPr>
            <w:highlight w:val="green"/>
            <w:rPrChange w:id="962" w:author="Ben Fels" w:date="2024-12-21T08:54:00Z" w16du:dateUtc="2024-12-21T07:54:00Z">
              <w:rPr/>
            </w:rPrChange>
          </w:rPr>
          <w:delText>unterschieden</w:delText>
        </w:r>
      </w:del>
      <w:r w:rsidR="00FA4398" w:rsidRPr="00427043">
        <w:rPr>
          <w:highlight w:val="green"/>
          <w:rPrChange w:id="963" w:author="Ben Fels" w:date="2024-12-21T08:54:00Z" w16du:dateUtc="2024-12-21T07:54:00Z">
            <w:rPr/>
          </w:rPrChange>
        </w:rPr>
        <w:t>.</w:t>
      </w:r>
      <w:ins w:id="964" w:author="Ben Fels" w:date="2024-12-21T09:45:00Z" w16du:dateUtc="2024-12-21T08:45:00Z">
        <w:r w:rsidR="008E4A9B">
          <w:rPr>
            <w:highlight w:val="green"/>
          </w:rPr>
          <w:t xml:space="preserve"> </w:t>
        </w:r>
      </w:ins>
      <w:ins w:id="965" w:author="Ben Fels" w:date="2024-12-21T10:06:00Z" w16du:dateUtc="2024-12-21T09:06:00Z">
        <w:r w:rsidR="008631F4">
          <w:rPr>
            <w:highlight w:val="green"/>
          </w:rPr>
          <w:t>Nach</w:t>
        </w:r>
      </w:ins>
      <w:ins w:id="966" w:author="Ben Fels" w:date="2024-12-21T10:08:00Z" w16du:dateUtc="2024-12-21T09:08:00Z">
        <w:r w:rsidR="00F072E1">
          <w:rPr>
            <w:highlight w:val="green"/>
          </w:rPr>
          <w:t xml:space="preserve"> </w:t>
        </w:r>
        <w:r w:rsidR="00F072E1" w:rsidRPr="00895A9C">
          <w:rPr>
            <w:rFonts w:cs="Arial"/>
            <w:highlight w:val="magenta"/>
          </w:rPr>
          <w:t>Stab &amp; Gurevych</w:t>
        </w:r>
      </w:ins>
      <w:ins w:id="967" w:author="Ben Fels" w:date="2024-12-21T10:06:00Z" w16du:dateUtc="2024-12-21T09:06:00Z">
        <w:r w:rsidR="008631F4">
          <w:rPr>
            <w:highlight w:val="green"/>
          </w:rPr>
          <w:t xml:space="preserve"> </w:t>
        </w:r>
      </w:ins>
      <w:r w:rsidR="00A951CF" w:rsidRPr="00F072E1">
        <w:rPr>
          <w:highlight w:val="magenta"/>
          <w:rPrChange w:id="968" w:author="Ben Fels" w:date="2024-12-21T10:07:00Z" w16du:dateUtc="2024-12-21T09:07:00Z">
            <w:rPr>
              <w:highlight w:val="green"/>
            </w:rPr>
          </w:rPrChange>
        </w:rPr>
        <w:fldChar w:fldCharType="begin"/>
      </w:r>
      <w:r w:rsidR="00A951CF" w:rsidRPr="00F072E1">
        <w:rPr>
          <w:highlight w:val="magenta"/>
          <w:rPrChange w:id="969"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970" w:author="Ben Fels" w:date="2024-12-21T10:07:00Z" w16du:dateUtc="2024-12-21T09:07:00Z">
            <w:rPr>
              <w:highlight w:val="green"/>
            </w:rPr>
          </w:rPrChange>
        </w:rPr>
        <w:fldChar w:fldCharType="separate"/>
      </w:r>
      <w:r w:rsidR="00A951CF" w:rsidRPr="00F072E1">
        <w:rPr>
          <w:rFonts w:cs="Arial"/>
          <w:highlight w:val="magenta"/>
          <w:rPrChange w:id="971" w:author="Ben Fels" w:date="2024-12-21T10:07:00Z" w16du:dateUtc="2024-12-21T09:07:00Z">
            <w:rPr>
              <w:rFonts w:cs="Arial"/>
              <w:highlight w:val="green"/>
            </w:rPr>
          </w:rPrChange>
        </w:rPr>
        <w:t>(2017b, S. 627)</w:t>
      </w:r>
      <w:r w:rsidR="00A951CF" w:rsidRPr="00F072E1">
        <w:rPr>
          <w:highlight w:val="magenta"/>
          <w:rPrChange w:id="972" w:author="Ben Fels" w:date="2024-12-21T10:07:00Z" w16du:dateUtc="2024-12-21T09:07:00Z">
            <w:rPr>
              <w:highlight w:val="green"/>
            </w:rPr>
          </w:rPrChange>
        </w:rPr>
        <w:fldChar w:fldCharType="end"/>
      </w:r>
      <w:ins w:id="973" w:author="Ben Fels" w:date="2024-12-21T10:07:00Z" w16du:dateUtc="2024-12-21T09:07:00Z">
        <w:r w:rsidR="00F072E1">
          <w:rPr>
            <w:highlight w:val="green"/>
          </w:rPr>
          <w:t xml:space="preserve"> </w:t>
        </w:r>
      </w:ins>
      <w:ins w:id="974" w:author="Ben Fels" w:date="2024-12-21T10:14:00Z" w16du:dateUtc="2024-12-21T09:14:00Z">
        <w:r w:rsidR="001B0D18">
          <w:rPr>
            <w:highlight w:val="green"/>
          </w:rPr>
          <w:t xml:space="preserve">beinhalten </w:t>
        </w:r>
      </w:ins>
      <w:ins w:id="975" w:author="Ben Fels" w:date="2024-12-21T11:11:00Z" w16du:dateUtc="2024-12-21T10:11:00Z">
        <w:r w:rsidR="00AD7B99">
          <w:rPr>
            <w:highlight w:val="green"/>
          </w:rPr>
          <w:t>solche</w:t>
        </w:r>
      </w:ins>
      <w:ins w:id="976" w:author="Ben Fels" w:date="2024-12-21T10:14:00Z" w16du:dateUtc="2024-12-21T09:14:00Z">
        <w:r w:rsidR="001B0D18">
          <w:rPr>
            <w:highlight w:val="green"/>
          </w:rPr>
          <w:t xml:space="preserve"> Aufsätze</w:t>
        </w:r>
      </w:ins>
      <w:ins w:id="977" w:author="Ben Fels" w:date="2024-12-21T10:15:00Z" w16du:dateUtc="2024-12-21T09:15:00Z">
        <w:r w:rsidR="00CD387E">
          <w:rPr>
            <w:highlight w:val="green"/>
          </w:rPr>
          <w:t xml:space="preserve"> folgende argumentative Struktur. </w:t>
        </w:r>
        <w:r w:rsidR="001B0D18">
          <w:rPr>
            <w:highlight w:val="green"/>
          </w:rPr>
          <w:t xml:space="preserve">Eine </w:t>
        </w:r>
      </w:ins>
      <w:ins w:id="978" w:author="Ben Fels" w:date="2024-12-21T10:07:00Z" w16du:dateUtc="2024-12-21T09:07:00Z">
        <w:r w:rsidR="00A951CF" w:rsidRPr="00CC31C4">
          <w:rPr>
            <w:highlight w:val="green"/>
          </w:rPr>
          <w:t xml:space="preserve">Hauptaussage </w:t>
        </w:r>
      </w:ins>
      <w:ins w:id="979" w:author="Ben Fels" w:date="2024-12-21T10:15:00Z" w16du:dateUtc="2024-12-21T09:15:00Z">
        <w:r w:rsidR="001B0D18">
          <w:rPr>
            <w:highlight w:val="green"/>
          </w:rPr>
          <w:t xml:space="preserve">spiegelt </w:t>
        </w:r>
      </w:ins>
      <w:ins w:id="980" w:author="Ben Fels" w:date="2024-12-21T09:45:00Z" w16du:dateUtc="2024-12-21T08:45:00Z">
        <w:r w:rsidR="008E4A9B" w:rsidRPr="00CC31C4">
          <w:rPr>
            <w:highlight w:val="green"/>
          </w:rPr>
          <w:t>d</w:t>
        </w:r>
      </w:ins>
      <w:ins w:id="981" w:author="Ben Fels" w:date="2024-12-21T09:46:00Z" w16du:dateUtc="2024-12-21T08:46:00Z">
        <w:r w:rsidR="005645A2" w:rsidRPr="00CC31C4">
          <w:rPr>
            <w:highlight w:val="green"/>
          </w:rPr>
          <w:t>en Standpunkt des Autoren wider</w:t>
        </w:r>
      </w:ins>
      <w:ins w:id="982" w:author="Ben Fels" w:date="2024-12-21T10:09:00Z" w16du:dateUtc="2024-12-21T09:09:00Z">
        <w:r w:rsidR="00D27617" w:rsidRPr="00CC31C4">
          <w:rPr>
            <w:rPrChange w:id="983"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984" w:author="Ben Fels" w:date="2024-12-21T10:10:00Z" w16du:dateUtc="2024-12-21T09:10:00Z">
        <w:r w:rsidR="00500497" w:rsidRPr="004C0C7E">
          <w:rPr>
            <w:highlight w:val="green"/>
          </w:rPr>
          <w:t>unterstützt oder angegriffen werden</w:t>
        </w:r>
      </w:ins>
      <w:ins w:id="985" w:author="Ben Fels" w:date="2024-12-21T10:09:00Z" w16du:dateUtc="2024-12-21T09:09:00Z">
        <w:r w:rsidR="00D27617" w:rsidRPr="004C0C7E">
          <w:rPr>
            <w:highlight w:val="green"/>
          </w:rPr>
          <w:t xml:space="preserve">. </w:t>
        </w:r>
      </w:ins>
      <w:del w:id="986" w:author="Ben Fels" w:date="2024-12-21T10:09:00Z" w16du:dateUtc="2024-12-21T09:09:00Z">
        <w:r w:rsidR="00FA4398" w:rsidRPr="004C0C7E" w:rsidDel="00D27617">
          <w:rPr>
            <w:highlight w:val="green"/>
            <w:rPrChange w:id="987" w:author="Ben Fels" w:date="2024-12-21T11:18:00Z" w16du:dateUtc="2024-12-21T10:18:00Z">
              <w:rPr/>
            </w:rPrChange>
          </w:rPr>
          <w:delText xml:space="preserve"> </w:delText>
        </w:r>
      </w:del>
      <w:ins w:id="988" w:author="Ben Fels" w:date="2024-12-21T10:06:00Z" w16du:dateUtc="2024-12-21T09:06:00Z">
        <w:r w:rsidR="008631F4" w:rsidRPr="004C0C7E">
          <w:rPr>
            <w:highlight w:val="green"/>
          </w:rPr>
          <w:t xml:space="preserve">Ein Argument besteht aus einer Behauptung und </w:t>
        </w:r>
      </w:ins>
      <w:ins w:id="989" w:author="Ben Fels" w:date="2024-12-21T10:11:00Z" w16du:dateUtc="2024-12-21T09:11:00Z">
        <w:r w:rsidR="00BF4381" w:rsidRPr="004C0C7E">
          <w:rPr>
            <w:highlight w:val="green"/>
            <w:rPrChange w:id="990" w:author="Ben Fels" w:date="2024-12-21T11:18:00Z" w16du:dateUtc="2024-12-21T10:18:00Z">
              <w:rPr/>
            </w:rPrChange>
          </w:rPr>
          <w:t xml:space="preserve">mindestens </w:t>
        </w:r>
      </w:ins>
      <w:ins w:id="991" w:author="Ben Fels" w:date="2024-12-21T10:06:00Z" w16du:dateUtc="2024-12-21T09:06:00Z">
        <w:r w:rsidR="008631F4" w:rsidRPr="004C0C7E">
          <w:rPr>
            <w:highlight w:val="green"/>
          </w:rPr>
          <w:t>einer Prämisse.</w:t>
        </w:r>
      </w:ins>
      <w:ins w:id="992" w:author="Ben Fels" w:date="2024-12-21T10:12:00Z" w16du:dateUtc="2024-12-21T09:12:00Z">
        <w:r w:rsidR="001D6B97" w:rsidRPr="004C0C7E">
          <w:rPr>
            <w:highlight w:val="green"/>
            <w:rPrChange w:id="993" w:author="Ben Fels" w:date="2024-12-21T11:18:00Z" w16du:dateUtc="2024-12-21T10:18:00Z">
              <w:rPr/>
            </w:rPrChange>
          </w:rPr>
          <w:t xml:space="preserve"> </w:t>
        </w:r>
      </w:ins>
      <w:ins w:id="994" w:author="Ben Fels" w:date="2024-12-21T10:18:00Z" w16du:dateUtc="2024-12-21T09:18:00Z">
        <w:r w:rsidR="009B3010" w:rsidRPr="004C0C7E">
          <w:rPr>
            <w:highlight w:val="green"/>
            <w:rPrChange w:id="995" w:author="Ben Fels" w:date="2024-12-21T11:18:00Z" w16du:dateUtc="2024-12-21T10:18:00Z">
              <w:rPr/>
            </w:rPrChange>
          </w:rPr>
          <w:t>Prämisse</w:t>
        </w:r>
      </w:ins>
      <w:ins w:id="996" w:author="Ben Fels" w:date="2024-12-21T11:13:00Z" w16du:dateUtc="2024-12-21T10:13:00Z">
        <w:r w:rsidR="00666B23" w:rsidRPr="004C0C7E">
          <w:rPr>
            <w:highlight w:val="green"/>
            <w:rPrChange w:id="997" w:author="Ben Fels" w:date="2024-12-21T11:18:00Z" w16du:dateUtc="2024-12-21T10:18:00Z">
              <w:rPr/>
            </w:rPrChange>
          </w:rPr>
          <w:t>n</w:t>
        </w:r>
      </w:ins>
      <w:ins w:id="998" w:author="Ben Fels" w:date="2024-12-21T10:18:00Z" w16du:dateUtc="2024-12-21T09:18:00Z">
        <w:r w:rsidR="009B3010" w:rsidRPr="004C0C7E">
          <w:rPr>
            <w:highlight w:val="green"/>
            <w:rPrChange w:id="999" w:author="Ben Fels" w:date="2024-12-21T11:18:00Z" w16du:dateUtc="2024-12-21T10:18:00Z">
              <w:rPr/>
            </w:rPrChange>
          </w:rPr>
          <w:t xml:space="preserve"> </w:t>
        </w:r>
      </w:ins>
      <w:ins w:id="1000" w:author="Ben Fels" w:date="2024-12-21T11:13:00Z" w16du:dateUtc="2024-12-21T10:13:00Z">
        <w:r w:rsidR="00666B23" w:rsidRPr="004C0C7E">
          <w:rPr>
            <w:highlight w:val="green"/>
            <w:rPrChange w:id="1001" w:author="Ben Fels" w:date="2024-12-21T11:18:00Z" w16du:dateUtc="2024-12-21T10:18:00Z">
              <w:rPr/>
            </w:rPrChange>
          </w:rPr>
          <w:t xml:space="preserve">sind </w:t>
        </w:r>
      </w:ins>
      <w:ins w:id="1002" w:author="Ben Fels" w:date="2024-12-21T10:18:00Z" w16du:dateUtc="2024-12-21T09:18:00Z">
        <w:r w:rsidR="009B3010" w:rsidRPr="004C0C7E">
          <w:rPr>
            <w:highlight w:val="green"/>
            <w:rPrChange w:id="1003" w:author="Ben Fels" w:date="2024-12-21T11:18:00Z" w16du:dateUtc="2024-12-21T10:18:00Z">
              <w:rPr/>
            </w:rPrChange>
          </w:rPr>
          <w:t xml:space="preserve">dabei </w:t>
        </w:r>
      </w:ins>
      <w:ins w:id="1004" w:author="Ben Fels" w:date="2024-12-21T11:13:00Z" w16du:dateUtc="2024-12-21T10:13:00Z">
        <w:r w:rsidR="00666B23" w:rsidRPr="004C0C7E">
          <w:rPr>
            <w:highlight w:val="green"/>
            <w:rPrChange w:id="1005" w:author="Ben Fels" w:date="2024-12-21T11:18:00Z" w16du:dateUtc="2024-12-21T10:18:00Z">
              <w:rPr/>
            </w:rPrChange>
          </w:rPr>
          <w:t xml:space="preserve">die Gründe </w:t>
        </w:r>
      </w:ins>
      <w:ins w:id="1006" w:author="Ben Fels" w:date="2024-12-21T10:18:00Z" w16du:dateUtc="2024-12-21T09:18:00Z">
        <w:r w:rsidR="009B3010" w:rsidRPr="004C0C7E">
          <w:rPr>
            <w:highlight w:val="green"/>
            <w:rPrChange w:id="1007" w:author="Ben Fels" w:date="2024-12-21T11:18:00Z" w16du:dateUtc="2024-12-21T10:18:00Z">
              <w:rPr/>
            </w:rPrChange>
          </w:rPr>
          <w:t>für</w:t>
        </w:r>
      </w:ins>
      <w:ins w:id="1008" w:author="Ben Fels" w:date="2024-12-21T10:19:00Z" w16du:dateUtc="2024-12-21T09:19:00Z">
        <w:r w:rsidR="009B3010" w:rsidRPr="004C0C7E">
          <w:rPr>
            <w:highlight w:val="green"/>
            <w:rPrChange w:id="1009" w:author="Ben Fels" w:date="2024-12-21T11:18:00Z" w16du:dateUtc="2024-12-21T10:18:00Z">
              <w:rPr/>
            </w:rPrChange>
          </w:rPr>
          <w:t xml:space="preserve"> </w:t>
        </w:r>
      </w:ins>
      <w:ins w:id="1010" w:author="Ben Fels" w:date="2024-12-21T11:13:00Z" w16du:dateUtc="2024-12-21T10:13:00Z">
        <w:r w:rsidR="00C1194F" w:rsidRPr="004C0C7E">
          <w:rPr>
            <w:highlight w:val="green"/>
            <w:rPrChange w:id="1011" w:author="Ben Fels" w:date="2024-12-21T11:18:00Z" w16du:dateUtc="2024-12-21T10:18:00Z">
              <w:rPr/>
            </w:rPrChange>
          </w:rPr>
          <w:t xml:space="preserve">ein </w:t>
        </w:r>
      </w:ins>
      <w:ins w:id="1012" w:author="Ben Fels" w:date="2024-12-21T10:19:00Z" w16du:dateUtc="2024-12-21T09:19:00Z">
        <w:r w:rsidR="009B3010" w:rsidRPr="004C0C7E">
          <w:rPr>
            <w:highlight w:val="green"/>
            <w:rPrChange w:id="1013" w:author="Ben Fels" w:date="2024-12-21T11:18:00Z" w16du:dateUtc="2024-12-21T10:18:00Z">
              <w:rPr/>
            </w:rPrChange>
          </w:rPr>
          <w:t>Argument.</w:t>
        </w:r>
      </w:ins>
      <w:ins w:id="1014" w:author="Ben Fels" w:date="2024-12-21T11:13:00Z" w16du:dateUtc="2024-12-21T10:13:00Z">
        <w:r w:rsidR="004237FD" w:rsidRPr="004C0C7E">
          <w:rPr>
            <w:highlight w:val="green"/>
            <w:rPrChange w:id="1015" w:author="Ben Fels" w:date="2024-12-21T11:18:00Z" w16du:dateUtc="2024-12-21T10:18:00Z">
              <w:rPr/>
            </w:rPrChange>
          </w:rPr>
          <w:t xml:space="preserve"> </w:t>
        </w:r>
      </w:ins>
      <w:ins w:id="1016" w:author="Ben Fels" w:date="2024-12-21T10:12:00Z" w16du:dateUtc="2024-12-21T09:12:00Z">
        <w:r w:rsidR="001D6B97" w:rsidRPr="004C0C7E">
          <w:rPr>
            <w:highlight w:val="green"/>
            <w:rPrChange w:id="1017" w:author="Ben Fels" w:date="2024-12-21T11:18:00Z" w16du:dateUtc="2024-12-21T10:18:00Z">
              <w:rPr/>
            </w:rPrChange>
          </w:rPr>
          <w:t xml:space="preserve">Um die Haltung der Argumente </w:t>
        </w:r>
      </w:ins>
      <w:ins w:id="1018" w:author="Ben Fels" w:date="2024-12-21T11:15:00Z" w16du:dateUtc="2024-12-21T10:15:00Z">
        <w:r w:rsidR="000219A5" w:rsidRPr="004C0C7E">
          <w:rPr>
            <w:highlight w:val="green"/>
            <w:rPrChange w:id="1019" w:author="Ben Fels" w:date="2024-12-21T11:18:00Z" w16du:dateUtc="2024-12-21T10:18:00Z">
              <w:rPr/>
            </w:rPrChange>
          </w:rPr>
          <w:t xml:space="preserve">zu </w:t>
        </w:r>
      </w:ins>
      <w:ins w:id="1020" w:author="Ben Fels" w:date="2024-12-21T11:16:00Z" w16du:dateUtc="2024-12-21T10:16:00Z">
        <w:r w:rsidR="009019EC" w:rsidRPr="004C0C7E">
          <w:rPr>
            <w:highlight w:val="green"/>
            <w:rPrChange w:id="1021" w:author="Ben Fels" w:date="2024-12-21T11:18:00Z" w16du:dateUtc="2024-12-21T10:18:00Z">
              <w:rPr/>
            </w:rPrChange>
          </w:rPr>
          <w:t xml:space="preserve">unterscheiden, </w:t>
        </w:r>
      </w:ins>
      <w:ins w:id="1022" w:author="Ben Fels" w:date="2024-12-21T11:14:00Z" w16du:dateUtc="2024-12-21T10:14:00Z">
        <w:r w:rsidR="003D3ACB" w:rsidRPr="004C0C7E">
          <w:rPr>
            <w:highlight w:val="green"/>
            <w:rPrChange w:id="1023" w:author="Ben Fels" w:date="2024-12-21T11:18:00Z" w16du:dateUtc="2024-12-21T10:18:00Z">
              <w:rPr/>
            </w:rPrChange>
          </w:rPr>
          <w:t xml:space="preserve">sind </w:t>
        </w:r>
      </w:ins>
      <w:ins w:id="1024" w:author="Ben Fels" w:date="2024-12-21T11:15:00Z" w16du:dateUtc="2024-12-21T10:15:00Z">
        <w:r w:rsidR="000219A5" w:rsidRPr="004C0C7E">
          <w:rPr>
            <w:highlight w:val="green"/>
            <w:rPrChange w:id="1025"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026" w:author="Ben Fels" w:date="2024-12-21T10:02:00Z" w16du:dateUtc="2024-12-21T09:02:00Z"/>
        </w:rPr>
      </w:pPr>
      <w:del w:id="1027" w:author="Ben Fels" w:date="2024-12-21T11:14:00Z" w16du:dateUtc="2024-12-21T10:14:00Z">
        <w:r w:rsidRPr="004C0C7E" w:rsidDel="003D3ACB">
          <w:rPr>
            <w:highlight w:val="green"/>
            <w:rPrChange w:id="1028" w:author="Ben Fels" w:date="2024-12-21T11:18:00Z" w16du:dateUtc="2024-12-21T10:18:00Z">
              <w:rPr/>
            </w:rPrChange>
          </w:rPr>
          <w:delText xml:space="preserve">Behauptungen </w:delText>
        </w:r>
      </w:del>
      <w:del w:id="1029" w:author="Ben Fels" w:date="2024-12-21T10:13:00Z" w16du:dateUtc="2024-12-21T09:13:00Z">
        <w:r w:rsidRPr="004C0C7E" w:rsidDel="00C41407">
          <w:rPr>
            <w:highlight w:val="green"/>
            <w:rPrChange w:id="1030" w:author="Ben Fels" w:date="2024-12-21T11:18:00Z" w16du:dateUtc="2024-12-21T10:18:00Z">
              <w:rPr/>
            </w:rPrChange>
          </w:rPr>
          <w:delText xml:space="preserve">können </w:delText>
        </w:r>
      </w:del>
      <w:ins w:id="1031" w:author="Ben Fels" w:date="2024-12-21T11:14:00Z" w16du:dateUtc="2024-12-21T10:14:00Z">
        <w:r w:rsidR="003D3ACB" w:rsidRPr="004C0C7E">
          <w:rPr>
            <w:highlight w:val="green"/>
            <w:rPrChange w:id="1032" w:author="Ben Fels" w:date="2024-12-21T11:18:00Z" w16du:dateUtc="2024-12-21T10:18:00Z">
              <w:rPr/>
            </w:rPrChange>
          </w:rPr>
          <w:t xml:space="preserve">als </w:t>
        </w:r>
      </w:ins>
      <w:r w:rsidRPr="004C0C7E">
        <w:rPr>
          <w:highlight w:val="green"/>
          <w:rPrChange w:id="1033" w:author="Ben Fels" w:date="2024-12-21T11:18:00Z" w16du:dateUtc="2024-12-21T10:18:00Z">
            <w:rPr/>
          </w:rPrChange>
        </w:rPr>
        <w:t xml:space="preserve">für oder gegen </w:t>
      </w:r>
      <w:del w:id="1034" w:author="Ben Fels" w:date="2024-12-21T10:13:00Z" w16du:dateUtc="2024-12-21T09:13:00Z">
        <w:r w:rsidRPr="004C0C7E" w:rsidDel="00FB6B31">
          <w:rPr>
            <w:highlight w:val="green"/>
            <w:rPrChange w:id="1035" w:author="Ben Fels" w:date="2024-12-21T11:18:00Z" w16du:dateUtc="2024-12-21T10:18:00Z">
              <w:rPr/>
            </w:rPrChange>
          </w:rPr>
          <w:delText>die Hauptaussage sein</w:delText>
        </w:r>
      </w:del>
      <w:ins w:id="1036" w:author="Ben Fels" w:date="2024-12-21T10:13:00Z" w16du:dateUtc="2024-12-21T09:13:00Z">
        <w:r w:rsidR="00FB6B31" w:rsidRPr="004C0C7E">
          <w:rPr>
            <w:highlight w:val="green"/>
            <w:rPrChange w:id="1037" w:author="Ben Fels" w:date="2024-12-21T11:18:00Z" w16du:dateUtc="2024-12-21T10:18:00Z">
              <w:rPr/>
            </w:rPrChange>
          </w:rPr>
          <w:t>markiert</w:t>
        </w:r>
      </w:ins>
      <w:r w:rsidRPr="004C0C7E">
        <w:rPr>
          <w:highlight w:val="green"/>
          <w:rPrChange w:id="1038"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039" w:author="Ben Fels" w:date="2024-12-21T11:18:00Z" w16du:dateUtc="2024-12-21T10:18:00Z">
            <w:rPr/>
          </w:rPrChange>
        </w:rPr>
        <w:t>a</w:t>
      </w:r>
      <w:r w:rsidRPr="004C0C7E">
        <w:rPr>
          <w:highlight w:val="green"/>
          <w:rPrChange w:id="1040" w:author="Ben Fels" w:date="2024-12-21T11:18:00Z" w16du:dateUtc="2024-12-21T10:18:00Z">
            <w:rPr/>
          </w:rPrChange>
        </w:rPr>
        <w:t xml:space="preserve">ngreifen. Es ist möglich, dass es mehrere Hauptaussagen </w:t>
      </w:r>
      <w:r w:rsidR="00E51A1B" w:rsidRPr="004C0C7E">
        <w:rPr>
          <w:highlight w:val="green"/>
          <w:rPrChange w:id="1041" w:author="Ben Fels" w:date="2024-12-21T11:18:00Z" w16du:dateUtc="2024-12-21T10:18:00Z">
            <w:rPr/>
          </w:rPrChange>
        </w:rPr>
        <w:t xml:space="preserve">zu einem Text </w:t>
      </w:r>
      <w:r w:rsidRPr="004C0C7E">
        <w:rPr>
          <w:highlight w:val="green"/>
          <w:rPrChange w:id="1042" w:author="Ben Fels" w:date="2024-12-21T11:18:00Z" w16du:dateUtc="2024-12-21T10:18:00Z">
            <w:rPr/>
          </w:rPrChange>
        </w:rPr>
        <w:t>gibt.</w:t>
      </w:r>
      <w:r w:rsidR="003840ED" w:rsidRPr="004C0C7E">
        <w:rPr>
          <w:highlight w:val="green"/>
          <w:rPrChange w:id="1043" w:author="Ben Fels" w:date="2024-12-21T11:18:00Z" w16du:dateUtc="2024-12-21T10:18:00Z">
            <w:rPr/>
          </w:rPrChange>
        </w:rPr>
        <w:t xml:space="preserve"> Hierbei wurde jedoch nicht annotiert, auf welche </w:t>
      </w:r>
      <w:r w:rsidR="00E51A1B" w:rsidRPr="004C0C7E">
        <w:rPr>
          <w:highlight w:val="green"/>
          <w:rPrChange w:id="1044"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045" w:author="Ben Fels" w:date="2024-12-21T11:17:00Z" w16du:dateUtc="2024-12-21T10:17:00Z"/>
        </w:rPr>
      </w:pPr>
      <w:commentRangeStart w:id="1046"/>
      <w:ins w:id="1047" w:author="Ben Fels" w:date="2024-12-21T10:02:00Z" w16du:dateUtc="2024-12-21T09:02:00Z">
        <w:r w:rsidRPr="00D4435C">
          <w:rPr>
            <w:highlight w:val="cyan"/>
            <w:rPrChange w:id="1048" w:author="Ben Fels" w:date="2024-12-21T10:02:00Z" w16du:dateUtc="2024-12-21T09:02:00Z">
              <w:rPr/>
            </w:rPrChange>
          </w:rPr>
          <w:t>Beschriftung einfügen</w:t>
        </w:r>
      </w:ins>
      <w:ins w:id="1049" w:author="Ben Fels" w:date="2024-12-21T11:18:00Z" w16du:dateUtc="2024-12-21T10:18:00Z">
        <w:r w:rsidR="00B61886">
          <w:t xml:space="preserve">: </w:t>
        </w:r>
      </w:ins>
      <w:commentRangeEnd w:id="1046"/>
      <w:ins w:id="1050" w:author="Ben Fels" w:date="2024-12-21T11:19:00Z" w16du:dateUtc="2024-12-21T10:19:00Z">
        <w:r w:rsidR="00B62541">
          <w:rPr>
            <w:rStyle w:val="Kommentarzeichen"/>
          </w:rPr>
          <w:commentReference w:id="1046"/>
        </w:r>
      </w:ins>
      <w:ins w:id="1051" w:author="Ben Fels" w:date="2024-12-21T11:18:00Z" w16du:dateUtc="2024-12-21T10:18:00Z">
        <w:r w:rsidR="00B61886">
          <w:t>Argumentationskomponenten und deren Strukturen.</w:t>
        </w:r>
      </w:ins>
      <w:ins w:id="1052" w:author="Ben Fels" w:date="2024-12-21T10:02:00Z" w16du:dateUtc="2024-12-21T09:02:00Z">
        <w:r>
          <w:t xml:space="preserve"> </w:t>
        </w:r>
        <w:r w:rsidRPr="00D4435C">
          <w:rPr>
            <w:highlight w:val="cyan"/>
            <w:rPrChange w:id="1053"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054" w:author="Ben Fels" w:date="2024-12-21T10:02:00Z" w16du:dateUtc="2024-12-21T09:02:00Z"/>
        </w:rPr>
      </w:pPr>
      <w:ins w:id="1055"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056" w:author="Ben Fels" w:date="2024-12-21T10:02:00Z" w16du:dateUtc="2024-12-21T09:02:00Z"/>
          <w:sz w:val="22"/>
          <w:szCs w:val="20"/>
          <w:rPrChange w:id="1057" w:author="Ben Fels" w:date="2024-12-21T10:02:00Z" w16du:dateUtc="2024-12-21T09:02:00Z">
            <w:rPr>
              <w:ins w:id="1058" w:author="Ben Fels" w:date="2024-12-21T10:02:00Z" w16du:dateUtc="2024-12-21T09:02:00Z"/>
            </w:rPr>
          </w:rPrChange>
        </w:rPr>
      </w:pPr>
      <w:ins w:id="1059" w:author="Ben Fels" w:date="2024-12-21T10:02:00Z" w16du:dateUtc="2024-12-21T09:02:00Z">
        <w:r w:rsidRPr="00D4435C">
          <w:rPr>
            <w:sz w:val="22"/>
            <w:szCs w:val="20"/>
            <w:rPrChange w:id="1060" w:author="Ben Fels" w:date="2024-12-21T10:02:00Z" w16du:dateUtc="2024-12-21T09:02:00Z">
              <w:rPr/>
            </w:rPrChange>
          </w:rPr>
          <w:t>Eigene Darstellung nach</w:t>
        </w:r>
      </w:ins>
      <w:ins w:id="1061" w:author="Ben Fels" w:date="2024-12-21T11:18:00Z" w16du:dateUtc="2024-12-21T10:18:00Z">
        <w:r w:rsidR="00C351F4">
          <w:rPr>
            <w:sz w:val="22"/>
            <w:szCs w:val="20"/>
          </w:rPr>
          <w:t xml:space="preserve"> </w:t>
        </w:r>
        <w:r w:rsidR="00C351F4" w:rsidRPr="00FD2583">
          <w:rPr>
            <w:sz w:val="22"/>
            <w:szCs w:val="20"/>
            <w:rPrChange w:id="1062" w:author="Ben Fels" w:date="2024-12-21T11:19:00Z" w16du:dateUtc="2024-12-21T10:19:00Z">
              <w:rPr>
                <w:rFonts w:cs="Arial"/>
                <w:highlight w:val="magenta"/>
              </w:rPr>
            </w:rPrChange>
          </w:rPr>
          <w:t>Stab &amp; Gurevych</w:t>
        </w:r>
        <w:r w:rsidR="00C351F4" w:rsidRPr="00FD2583">
          <w:rPr>
            <w:sz w:val="22"/>
            <w:szCs w:val="20"/>
            <w:rPrChange w:id="1063" w:author="Ben Fels" w:date="2024-12-21T11:19:00Z" w16du:dateUtc="2024-12-21T10:19:00Z">
              <w:rPr>
                <w:highlight w:val="green"/>
              </w:rPr>
            </w:rPrChange>
          </w:rPr>
          <w:t xml:space="preserve"> </w:t>
        </w:r>
        <w:r w:rsidR="00C351F4" w:rsidRPr="00FD2583">
          <w:rPr>
            <w:sz w:val="22"/>
            <w:szCs w:val="20"/>
            <w:rPrChange w:id="1064" w:author="Ben Fels" w:date="2024-12-21T11:19:00Z" w16du:dateUtc="2024-12-21T10:19:00Z">
              <w:rPr>
                <w:highlight w:val="magenta"/>
              </w:rPr>
            </w:rPrChange>
          </w:rPr>
          <w:fldChar w:fldCharType="begin"/>
        </w:r>
      </w:ins>
      <w:r w:rsidR="00FD2583" w:rsidRPr="00FD2583">
        <w:rPr>
          <w:sz w:val="22"/>
          <w:szCs w:val="20"/>
          <w:rPrChange w:id="1065"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066" w:author="Ben Fels" w:date="2024-12-21T11:18:00Z" w16du:dateUtc="2024-12-21T10:18:00Z">
        <w:r w:rsidR="00C351F4" w:rsidRPr="00FD2583">
          <w:rPr>
            <w:sz w:val="22"/>
            <w:szCs w:val="20"/>
            <w:rPrChange w:id="1067" w:author="Ben Fels" w:date="2024-12-21T11:19:00Z" w16du:dateUtc="2024-12-21T10:19:00Z">
              <w:rPr>
                <w:highlight w:val="magenta"/>
              </w:rPr>
            </w:rPrChange>
          </w:rPr>
          <w:fldChar w:fldCharType="separate"/>
        </w:r>
      </w:ins>
      <w:r w:rsidR="00FD2583" w:rsidRPr="00FD2583">
        <w:rPr>
          <w:sz w:val="22"/>
          <w:szCs w:val="20"/>
          <w:rPrChange w:id="1068" w:author="Ben Fels" w:date="2024-12-21T11:19:00Z" w16du:dateUtc="2024-12-21T10:19:00Z">
            <w:rPr>
              <w:rFonts w:cs="Arial"/>
              <w:highlight w:val="magenta"/>
            </w:rPr>
          </w:rPrChange>
        </w:rPr>
        <w:t>(2017b)</w:t>
      </w:r>
      <w:ins w:id="1069" w:author="Ben Fels" w:date="2024-12-21T11:18:00Z" w16du:dateUtc="2024-12-21T10:18:00Z">
        <w:r w:rsidR="00C351F4" w:rsidRPr="00FD2583">
          <w:rPr>
            <w:sz w:val="22"/>
            <w:szCs w:val="20"/>
            <w:rPrChange w:id="1070" w:author="Ben Fels" w:date="2024-12-21T11:19:00Z" w16du:dateUtc="2024-12-21T10:19:00Z">
              <w:rPr>
                <w:highlight w:val="magenta"/>
              </w:rPr>
            </w:rPrChange>
          </w:rPr>
          <w:fldChar w:fldCharType="end"/>
        </w:r>
      </w:ins>
      <w:ins w:id="1071"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072"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073"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074" w:author="Ben Fels" w:date="2024-12-21T19:09:00Z" w16du:dateUtc="2024-12-21T18:09:00Z"/>
        </w:rPr>
      </w:pPr>
      <w:bookmarkStart w:id="1075" w:name="_Toc186791534"/>
      <w:r w:rsidRPr="00911C80">
        <w:rPr>
          <w:rPrChange w:id="1076" w:author="Ben Fels" w:date="2024-12-17T07:55:00Z" w16du:dateUtc="2024-12-17T06:55:00Z">
            <w:rPr>
              <w:rFonts w:eastAsiaTheme="minorHAnsi" w:cstheme="minorBidi"/>
              <w:b/>
              <w:color w:val="auto"/>
              <w:sz w:val="24"/>
              <w:szCs w:val="22"/>
              <w:lang w:val="en-US"/>
            </w:rPr>
          </w:rPrChange>
        </w:rPr>
        <w:t>Methode</w:t>
      </w:r>
      <w:bookmarkEnd w:id="1075"/>
    </w:p>
    <w:p w14:paraId="370DDD7D" w14:textId="77777777" w:rsidR="00BB7A91" w:rsidRDefault="009E27CB" w:rsidP="009E27CB">
      <w:pPr>
        <w:jc w:val="both"/>
        <w:rPr>
          <w:ins w:id="1077" w:author="Ben Fels" w:date="2024-12-22T10:43:00Z" w16du:dateUtc="2024-12-22T09:43:00Z"/>
        </w:rPr>
      </w:pPr>
      <w:ins w:id="1078" w:author="Ben Fels" w:date="2024-12-21T19:09:00Z" w16du:dateUtc="2024-12-21T18:09:00Z">
        <w:r w:rsidRPr="00C2340B">
          <w:rPr>
            <w:highlight w:val="green"/>
          </w:rPr>
          <w:t>Im Rahmen der Abschlussarbeit wird ein experimenteller Ansatz verfolgt. Es soll explorativ untersucht werden, inwieweit die Eingabeaufforderungen zur Leistungssteigerung des LLMs für den Anwendungsfall Argument Mining beitragen können. Hierzu</w:t>
        </w:r>
        <w:r w:rsidRPr="00F917E0">
          <w:t xml:space="preserve"> </w:t>
        </w:r>
      </w:ins>
      <w:ins w:id="1079" w:author="Ben Fels" w:date="2024-12-21T19:13:00Z" w16du:dateUtc="2024-12-21T18:13:00Z">
        <w:r w:rsidR="005C2ECA">
          <w:t xml:space="preserve">werden einem Modell </w:t>
        </w:r>
      </w:ins>
      <w:ins w:id="1080"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081" w:author="Ben Fels" w:date="2024-12-22T10:43:00Z" w16du:dateUtc="2024-12-22T09:43:00Z">
        <w:r>
          <w:t xml:space="preserve">Der zuvor beschriebene </w:t>
        </w:r>
      </w:ins>
      <w:ins w:id="1082"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083" w:author="Ben Fels" w:date="2024-12-22T10:44:00Z" w16du:dateUtc="2024-12-22T09:44:00Z">
        <w:r w:rsidR="00EC2817">
          <w:t xml:space="preserve"> </w:t>
        </w:r>
        <w:r w:rsidR="00EC2817" w:rsidRPr="00EC2817">
          <w:rPr>
            <w:highlight w:val="cyan"/>
            <w:rPrChange w:id="1084" w:author="Ben Fels" w:date="2024-12-22T10:44:00Z" w16du:dateUtc="2024-12-22T09:44:00Z">
              <w:rPr/>
            </w:rPrChange>
          </w:rPr>
          <w:t>Begründung dafür</w:t>
        </w:r>
      </w:ins>
      <w:ins w:id="1085" w:author="Ben Fels" w:date="2024-12-21T19:09:00Z" w16du:dateUtc="2024-12-21T18:09:00Z">
        <w:r w:rsidR="009E27CB" w:rsidRPr="00A64CCD">
          <w:t xml:space="preserve"> Die Ausgaben des LLMs </w:t>
        </w:r>
      </w:ins>
      <w:ins w:id="1086" w:author="Ben Fels" w:date="2024-12-22T10:45:00Z" w16du:dateUtc="2024-12-22T09:45:00Z">
        <w:r w:rsidR="00F7358F">
          <w:t>werden</w:t>
        </w:r>
      </w:ins>
      <w:ins w:id="1087"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1088" w:name="_Toc186791535"/>
      <w:r>
        <w:t>Tech Stack</w:t>
      </w:r>
      <w:bookmarkEnd w:id="1088"/>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420F88">
        <w:t>openai</w:t>
      </w:r>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235474F4" w14:textId="77777777" w:rsidR="00C2340B" w:rsidRPr="00386DA0" w:rsidRDefault="00C2340B" w:rsidP="009E27CB">
      <w:pPr>
        <w:jc w:val="both"/>
      </w:pPr>
    </w:p>
    <w:p w14:paraId="0B830F64" w14:textId="75A2E9F7" w:rsidR="00243D8B" w:rsidRDefault="00243D8B">
      <w:pPr>
        <w:pStyle w:val="berschrift3"/>
        <w:rPr>
          <w:ins w:id="1089" w:author="Ben Fels" w:date="2024-12-21T19:09:00Z" w16du:dateUtc="2024-12-21T18:09:00Z"/>
        </w:rPr>
        <w:pPrChange w:id="1090" w:author="Ben Fels" w:date="2024-12-22T10:46:00Z" w16du:dateUtc="2024-12-22T09:46:00Z">
          <w:pPr>
            <w:jc w:val="both"/>
          </w:pPr>
        </w:pPrChange>
      </w:pPr>
      <w:bookmarkStart w:id="1091" w:name="_Toc186791536"/>
      <w:ins w:id="1092" w:author="Ben Fels" w:date="2024-12-22T10:45:00Z" w16du:dateUtc="2024-12-22T09:45:00Z">
        <w:r>
          <w:t>Metriken zur Evaluation</w:t>
        </w:r>
      </w:ins>
      <w:bookmarkEnd w:id="1091"/>
    </w:p>
    <w:p w14:paraId="1F7818A7" w14:textId="759535C3"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w:t>
      </w:r>
      <w:r w:rsidR="005A335A">
        <w:t>zurückgibt</w:t>
      </w:r>
      <w:r w:rsidR="00412987">
        <w:t xml:space="preserve">,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r w:rsidR="00257034">
        <w:t xml:space="preserve">Klassifikationsmetriken wie Accuracy oder Precision </w:t>
      </w:r>
      <w:r w:rsidR="00731D78">
        <w:t>würde ein Textabschnitt</w:t>
      </w:r>
      <w:r w:rsidR="00790B2B">
        <w:t>, welche</w:t>
      </w:r>
      <w:r w:rsidR="005A26BC">
        <w:t>r</w:t>
      </w:r>
      <w:r w:rsidR="00790B2B">
        <w:t xml:space="preserve"> nicht vollständig mit der Grundwahrheit übereinstimmt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t>Metriken, die auf semantischer Ähnlichkeit beruhen, wie BERTScore</w:t>
      </w:r>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1B853767" w14:textId="6011A00E" w:rsidR="00240DC7" w:rsidRDefault="00522479" w:rsidP="00395B41">
      <w:pPr>
        <w:jc w:val="both"/>
      </w:pPr>
      <w:r w:rsidRPr="00322C41">
        <w:rPr>
          <w:b/>
          <w:bCs/>
        </w:rPr>
        <w:t xml:space="preserve">BLEU </w:t>
      </w:r>
      <w:r w:rsidRPr="00B63EB8">
        <w:t>(Bilingual Evaluation Understudy)</w:t>
      </w:r>
      <w:r w:rsidRPr="00D43867">
        <w:t xml:space="preserve">: </w:t>
      </w:r>
      <w:r w:rsidR="008937FD">
        <w:t xml:space="preserve">Die Metrik wurde </w:t>
      </w:r>
      <w:r w:rsidR="00B17946">
        <w:t xml:space="preserve">von </w:t>
      </w:r>
      <w:r w:rsidR="00B17946" w:rsidRPr="00946AEF">
        <w:rPr>
          <w:rFonts w:cs="Arial"/>
          <w:highlight w:val="magenta"/>
        </w:rPr>
        <w:t xml:space="preserve">Papineni et al. </w:t>
      </w:r>
      <w:r w:rsidR="00B17946" w:rsidRPr="00946AEF">
        <w:rPr>
          <w:highlight w:val="magenta"/>
        </w:rPr>
        <w:fldChar w:fldCharType="begin"/>
      </w:r>
      <w:r w:rsidR="00DD26E9">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B17946" w:rsidRPr="00946AEF">
        <w:rPr>
          <w:highlight w:val="magenta"/>
        </w:rPr>
        <w:fldChar w:fldCharType="separate"/>
      </w:r>
      <w:r w:rsidR="00223B74" w:rsidRPr="00946AEF">
        <w:rPr>
          <w:rFonts w:cs="Arial"/>
          <w:highlight w:val="magenta"/>
        </w:rPr>
        <w:t>(2002)</w:t>
      </w:r>
      <w:r w:rsidR="00B17946" w:rsidRPr="00946AEF">
        <w:rPr>
          <w:highlight w:val="magenta"/>
        </w:rPr>
        <w:fldChar w:fldCharType="end"/>
      </w:r>
      <w:r w:rsidR="00B17946">
        <w:t xml:space="preserve"> </w:t>
      </w:r>
      <w:r w:rsidR="008937FD">
        <w:t xml:space="preserve">zur Bewertung von maschinellen Übersetzungen </w:t>
      </w:r>
      <w:r w:rsidR="00A64FAE">
        <w:t>entwickelt</w:t>
      </w:r>
      <w:r w:rsidR="006B5F55">
        <w:t xml:space="preserve"> und hat sich dort </w:t>
      </w:r>
      <w:r w:rsidR="00BC7E42">
        <w:t xml:space="preserve">nach </w:t>
      </w:r>
      <w:r w:rsidR="00BC7E42">
        <w:fldChar w:fldCharType="begin"/>
      </w:r>
      <w:r w:rsidR="005664E8">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rsidR="00BC7E42">
        <w:fldChar w:fldCharType="separate"/>
      </w:r>
      <w:r w:rsidR="00BC7E42" w:rsidRPr="00BC7E42">
        <w:rPr>
          <w:rFonts w:cs="Arial"/>
        </w:rPr>
        <w:t>(</w:t>
      </w:r>
      <w:r w:rsidR="00BC7E42" w:rsidRPr="00BD2A78">
        <w:rPr>
          <w:rFonts w:cs="Arial"/>
          <w:highlight w:val="magenta"/>
        </w:rPr>
        <w:t>Chen &amp; Cherry, 2014)</w:t>
      </w:r>
      <w:r w:rsidR="00BC7E42">
        <w:fldChar w:fldCharType="end"/>
      </w:r>
      <w:r w:rsidR="00BC7E42">
        <w:t xml:space="preserve"> als Standard etabliert.</w:t>
      </w:r>
      <w:r w:rsidR="006F32EB">
        <w:t xml:space="preserve"> </w:t>
      </w:r>
      <w:r w:rsidR="006B5F55">
        <w:t xml:space="preserve">Sie </w:t>
      </w:r>
      <w:r w:rsidR="006F32EB">
        <w:t xml:space="preserve">kann jedoch auch auf </w:t>
      </w:r>
      <w:r w:rsidR="0010606D">
        <w:t>ähnliche Aufgaben angewendet werden</w:t>
      </w:r>
      <w:r w:rsidR="00A64FAE">
        <w:t>.</w:t>
      </w:r>
      <w:r w:rsidR="005A394B">
        <w:t xml:space="preserve"> </w:t>
      </w:r>
      <w:r w:rsidR="00407710">
        <w:t xml:space="preserve">BLEU </w:t>
      </w:r>
      <w:r w:rsidR="005A394B">
        <w:t xml:space="preserve">basiert auf der </w:t>
      </w:r>
      <w:r w:rsidR="00591BD8">
        <w:t>M</w:t>
      </w:r>
      <w:r w:rsidR="005A394B">
        <w:t xml:space="preserve">etrik </w:t>
      </w:r>
      <w:r w:rsidR="00591BD8">
        <w:t>P</w:t>
      </w:r>
      <w:r w:rsidR="005A394B">
        <w:t>recisio</w:t>
      </w:r>
      <w:r w:rsidR="00591BD8">
        <w:t>n</w:t>
      </w:r>
      <w:r w:rsidR="005A394B">
        <w:t xml:space="preserve"> und </w:t>
      </w:r>
      <w:r w:rsidR="007A13A2">
        <w:t>misst,</w:t>
      </w:r>
      <w:r w:rsidR="00794CFA">
        <w:t xml:space="preserve"> wie ähnlich ein generierter Text zu einem Referenztext ist.</w:t>
      </w:r>
      <w:r w:rsidR="00F92AF4">
        <w:t xml:space="preserve"> </w:t>
      </w:r>
      <w:r w:rsidR="00490F19">
        <w:t xml:space="preserve">Laut der Beschreibung </w:t>
      </w:r>
      <w:r w:rsidR="003E3FD8">
        <w:t xml:space="preserve">von </w:t>
      </w:r>
      <w:r w:rsidR="003E3FD8" w:rsidRPr="00946AEF">
        <w:rPr>
          <w:rFonts w:cs="Arial"/>
          <w:highlight w:val="magenta"/>
        </w:rPr>
        <w:t xml:space="preserve">Papineni et al. </w:t>
      </w:r>
      <w:r w:rsidR="003E3FD8" w:rsidRPr="00946AEF">
        <w:rPr>
          <w:highlight w:val="magenta"/>
        </w:rPr>
        <w:fldChar w:fldCharType="begin"/>
      </w:r>
      <w:r w:rsidR="00DD26E9">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3E3FD8" w:rsidRPr="00946AEF">
        <w:rPr>
          <w:highlight w:val="magenta"/>
        </w:rPr>
        <w:fldChar w:fldCharType="separate"/>
      </w:r>
      <w:r w:rsidR="003E3FD8" w:rsidRPr="00946AEF">
        <w:rPr>
          <w:rFonts w:cs="Arial"/>
          <w:highlight w:val="magenta"/>
        </w:rPr>
        <w:t>(2002)</w:t>
      </w:r>
      <w:r w:rsidR="003E3FD8" w:rsidRPr="00946AEF">
        <w:rPr>
          <w:highlight w:val="magenta"/>
        </w:rPr>
        <w:fldChar w:fldCharType="end"/>
      </w:r>
      <w:r w:rsidR="003E3FD8">
        <w:t xml:space="preserve"> </w:t>
      </w:r>
      <w:r w:rsidR="00490F19">
        <w:t>werden z</w:t>
      </w:r>
      <w:r w:rsidR="00DB3F25">
        <w:t>ur Bewertung der Übereinstimmung</w:t>
      </w:r>
      <w:r w:rsidR="00490F19">
        <w:t>en</w:t>
      </w:r>
      <w:r w:rsidR="00DB3F25">
        <w:t xml:space="preserve"> n-Gramme herangezogen</w:t>
      </w:r>
      <w:r w:rsidR="007F0F62">
        <w:t>.</w:t>
      </w:r>
      <w:r w:rsidR="00676CC5">
        <w:t xml:space="preserve"> </w:t>
      </w:r>
      <w:r w:rsidR="004F3AC2">
        <w:t>Ein n-Gramm ist eine Folge von n aufeinanderfolgenden Elementen</w:t>
      </w:r>
      <w:r w:rsidR="00A5187F">
        <w:t>. Bezogen auf den vorliegenden Anwendungsfall sind die Elemente</w:t>
      </w:r>
      <w:r w:rsidR="00DF031E">
        <w:t xml:space="preserve"> Wörter in einem Text. </w:t>
      </w:r>
      <w:r w:rsidR="0032366C">
        <w:t xml:space="preserve">Dabei werden </w:t>
      </w:r>
      <w:r w:rsidR="007F0F62">
        <w:t xml:space="preserve">Wörter die häufiger </w:t>
      </w:r>
      <w:r w:rsidR="006452A6">
        <w:t xml:space="preserve">in dem generierten Text, als in dem Referenztext vorkommen, </w:t>
      </w:r>
      <w:r w:rsidR="00BE77BC">
        <w:t xml:space="preserve">sowie kurze generierte </w:t>
      </w:r>
      <w:r w:rsidR="003D4A55">
        <w:t>Texte</w:t>
      </w:r>
      <w:r w:rsidR="00BE77BC">
        <w:t xml:space="preserve"> </w:t>
      </w:r>
      <w:r w:rsidR="0032366C">
        <w:t>bestraft</w:t>
      </w:r>
      <w:r w:rsidR="00821F45">
        <w:t xml:space="preserve">. </w:t>
      </w:r>
      <w:r w:rsidR="00821F45" w:rsidRPr="000867DB">
        <w:rPr>
          <w:highlight w:val="green"/>
        </w:rPr>
        <w:t>Damit soll sichergestellt werden, dass die Texte in Länge, Wortwahl und Reihenfolge der Wörte</w:t>
      </w:r>
      <w:r w:rsidR="00BB2982" w:rsidRPr="000867DB">
        <w:rPr>
          <w:highlight w:val="green"/>
        </w:rPr>
        <w:t>r übereinstimmen</w:t>
      </w:r>
      <w:r w:rsidR="00BB2982">
        <w:t>.</w:t>
      </w:r>
      <w:r w:rsidR="00821F45">
        <w:t xml:space="preserve"> </w:t>
      </w:r>
      <w:r w:rsidR="00780360" w:rsidRPr="00A70ABD">
        <w:rPr>
          <w:highlight w:val="green"/>
        </w:rPr>
        <w:t xml:space="preserve">Der </w:t>
      </w:r>
      <w:r w:rsidR="001C302B" w:rsidRPr="00A70ABD">
        <w:rPr>
          <w:highlight w:val="green"/>
        </w:rPr>
        <w:t>B</w:t>
      </w:r>
      <w:r w:rsidR="00BA334A" w:rsidRPr="00A70ABD">
        <w:rPr>
          <w:highlight w:val="green"/>
        </w:rPr>
        <w:t>L</w:t>
      </w:r>
      <w:r w:rsidR="001C302B" w:rsidRPr="00A70ABD">
        <w:rPr>
          <w:highlight w:val="green"/>
        </w:rPr>
        <w:t>EU-Score</w:t>
      </w:r>
      <w:r w:rsidR="00780360" w:rsidRPr="00A70ABD">
        <w:rPr>
          <w:highlight w:val="green"/>
        </w:rPr>
        <w:t xml:space="preserve"> kann zwischen </w:t>
      </w:r>
      <w:r w:rsidR="001C302B" w:rsidRPr="00A70ABD">
        <w:rPr>
          <w:highlight w:val="green"/>
        </w:rPr>
        <w:t>0</w:t>
      </w:r>
      <w:r w:rsidR="00780360" w:rsidRPr="00A70ABD">
        <w:rPr>
          <w:highlight w:val="green"/>
        </w:rPr>
        <w:t xml:space="preserve"> und </w:t>
      </w:r>
      <w:r w:rsidR="001C302B" w:rsidRPr="00A70ABD">
        <w:rPr>
          <w:highlight w:val="green"/>
        </w:rPr>
        <w:t>1</w:t>
      </w:r>
      <w:r w:rsidR="00780360" w:rsidRPr="00A70ABD">
        <w:rPr>
          <w:highlight w:val="green"/>
        </w:rPr>
        <w:t xml:space="preserve"> liegen. Je höher der Wert, desto höher die Übereinstimmung</w:t>
      </w:r>
      <w:r w:rsidR="00E91000" w:rsidRPr="00A70ABD">
        <w:rPr>
          <w:highlight w:val="green"/>
        </w:rPr>
        <w:t>, mit dem Wert 1 bei einer identischen Übereinstimmung</w:t>
      </w:r>
      <w:r w:rsidR="00E91000">
        <w:t>.</w:t>
      </w:r>
      <w:r w:rsidR="00780360">
        <w:t xml:space="preserve"> </w:t>
      </w:r>
      <w:commentRangeStart w:id="1093"/>
      <w:commentRangeStart w:id="1094"/>
      <w:r w:rsidR="002623A1">
        <w:t xml:space="preserve">Bei der Berechnung des </w:t>
      </w:r>
      <w:r w:rsidR="00D75BEA">
        <w:t>BLEU</w:t>
      </w:r>
      <w:r w:rsidR="002623A1">
        <w:t>-Scores besteht das Problem</w:t>
      </w:r>
      <w:r w:rsidR="00D75BEA">
        <w:t>, dass wenn größere n-Gramme, wie bei n=4</w:t>
      </w:r>
      <w:r w:rsidR="008F2DEB">
        <w:t xml:space="preserve">, </w:t>
      </w:r>
      <w:r w:rsidR="004B1C51">
        <w:t xml:space="preserve">für einen Satz eine Precision von 0 haben, der  BLEU-Score für den </w:t>
      </w:r>
      <w:r w:rsidR="005F4696">
        <w:t>Satz ebenfalls 0</w:t>
      </w:r>
      <w:r w:rsidR="002623A1">
        <w:t xml:space="preserve"> is</w:t>
      </w:r>
      <w:r w:rsidR="005F4696">
        <w:t>, ungeachtet der Übereinstimmungen</w:t>
      </w:r>
      <w:r w:rsidR="00DD26E9">
        <w:t xml:space="preserve"> kleinerer n-Gramme</w:t>
      </w:r>
      <w:r w:rsidR="009313F1">
        <w:t>, was wiederum zu einer verzerrten Bewertung führen kann</w:t>
      </w:r>
      <w:r w:rsidR="00DD26E9">
        <w:t xml:space="preserve"> </w:t>
      </w:r>
      <w:r w:rsidR="00DD26E9" w:rsidRPr="00C4789D">
        <w:rPr>
          <w:highlight w:val="magenta"/>
        </w:rPr>
        <w:fldChar w:fldCharType="begin"/>
      </w:r>
      <w:r w:rsidR="005664E8">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00DD26E9" w:rsidRPr="00C4789D">
        <w:rPr>
          <w:highlight w:val="magenta"/>
        </w:rPr>
        <w:fldChar w:fldCharType="separate"/>
      </w:r>
      <w:r w:rsidR="00DD26E9" w:rsidRPr="00C4789D">
        <w:rPr>
          <w:rFonts w:cs="Arial"/>
          <w:highlight w:val="magenta"/>
        </w:rPr>
        <w:t>(Chen &amp; Cherry, 2014, S. 362)</w:t>
      </w:r>
      <w:r w:rsidR="00DD26E9" w:rsidRPr="00C4789D">
        <w:rPr>
          <w:highlight w:val="magenta"/>
        </w:rPr>
        <w:fldChar w:fldCharType="end"/>
      </w:r>
      <w:r w:rsidR="00DD26E9">
        <w:t>.</w:t>
      </w:r>
      <w:r w:rsidR="00C4789D">
        <w:t xml:space="preserve"> </w:t>
      </w:r>
      <w:r w:rsidR="00C4789D" w:rsidRPr="00C4789D">
        <w:rPr>
          <w:rFonts w:cs="Arial"/>
          <w:highlight w:val="magenta"/>
        </w:rPr>
        <w:t>Chen &amp; Cherry</w:t>
      </w:r>
      <w:r w:rsidR="00C4789D" w:rsidRPr="00C4789D">
        <w:rPr>
          <w:highlight w:val="magenta"/>
        </w:rPr>
        <w:t xml:space="preserve"> </w:t>
      </w:r>
      <w:r w:rsidR="00C4789D" w:rsidRPr="00C4789D">
        <w:rPr>
          <w:highlight w:val="magenta"/>
        </w:rPr>
        <w:fldChar w:fldCharType="begin"/>
      </w:r>
      <w:r w:rsidR="005664E8">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00C4789D" w:rsidRPr="00C4789D">
        <w:rPr>
          <w:highlight w:val="magenta"/>
        </w:rPr>
        <w:fldChar w:fldCharType="separate"/>
      </w:r>
      <w:r w:rsidR="00CE780C" w:rsidRPr="00CE780C">
        <w:rPr>
          <w:rFonts w:cs="Arial"/>
          <w:highlight w:val="magenta"/>
        </w:rPr>
        <w:t>(2014, S. 362)</w:t>
      </w:r>
      <w:r w:rsidR="00C4789D" w:rsidRPr="00C4789D">
        <w:rPr>
          <w:highlight w:val="magenta"/>
        </w:rPr>
        <w:fldChar w:fldCharType="end"/>
      </w:r>
      <w:r w:rsidR="00CE780C">
        <w:t xml:space="preserve"> haben deshalb </w:t>
      </w:r>
      <w:r w:rsidR="004C7F6F">
        <w:t xml:space="preserve">sieben </w:t>
      </w:r>
      <w:r w:rsidR="00CE780C">
        <w:t xml:space="preserve">verschiedene </w:t>
      </w:r>
      <w:r w:rsidR="009C01B6" w:rsidRPr="009C01B6">
        <w:t>Glättungsverfahren</w:t>
      </w:r>
      <w:r w:rsidR="009C01B6">
        <w:t xml:space="preserve"> verglichen</w:t>
      </w:r>
      <w:r w:rsidR="00D218B1">
        <w:t>, die dieses Problem beheben</w:t>
      </w:r>
      <w:r w:rsidR="0008145C">
        <w:t>.</w:t>
      </w:r>
      <w:r w:rsidR="000355CC">
        <w:t xml:space="preserve"> </w:t>
      </w:r>
      <w:r w:rsidR="000355CC" w:rsidRPr="000355CC">
        <w:t>Die Methoden wurden hinsichtlich ihrer Korrelation mit menschlicher Beurteilung</w:t>
      </w:r>
      <w:r w:rsidR="009C01B6">
        <w:t>.</w:t>
      </w:r>
      <w:r w:rsidR="00BC7707">
        <w:t xml:space="preserve"> </w:t>
      </w:r>
      <w:r w:rsidR="0008145C">
        <w:t>Demnach zeigte die</w:t>
      </w:r>
      <w:r w:rsidR="004C7F6F">
        <w:t xml:space="preserve"> 7.Glättungsfunktion</w:t>
      </w:r>
      <w:r w:rsidR="006D7FC5">
        <w:t xml:space="preserve"> </w:t>
      </w:r>
      <w:r w:rsidR="00BC7707" w:rsidRPr="00BC7707">
        <w:t>die beste Korrelation auf Satzebene</w:t>
      </w:r>
      <w:r w:rsidR="0008145C">
        <w:t xml:space="preserve">, weshalb sie </w:t>
      </w:r>
      <w:r w:rsidR="00854AF8">
        <w:t>für die Untersuchung angewendet</w:t>
      </w:r>
      <w:r w:rsidR="008C67C8">
        <w:t xml:space="preserve"> wird</w:t>
      </w:r>
      <w:commentRangeEnd w:id="1093"/>
      <w:r w:rsidR="00F94E0E">
        <w:rPr>
          <w:rStyle w:val="Kommentarzeichen"/>
        </w:rPr>
        <w:commentReference w:id="1093"/>
      </w:r>
      <w:commentRangeEnd w:id="1094"/>
      <w:r w:rsidR="007A16C6">
        <w:rPr>
          <w:rStyle w:val="Kommentarzeichen"/>
        </w:rPr>
        <w:commentReference w:id="1094"/>
      </w:r>
      <w:r w:rsidR="00854AF8">
        <w:t>.</w:t>
      </w:r>
      <w:r w:rsidR="00D72379">
        <w:t xml:space="preserve"> </w:t>
      </w:r>
      <w:r w:rsidR="00D72379" w:rsidRPr="00D72379">
        <w:t xml:space="preserve">Die Implementierung von BLEU </w:t>
      </w:r>
      <w:commentRangeStart w:id="1095"/>
      <w:r w:rsidR="00D72379" w:rsidRPr="00F94E0E">
        <w:rPr>
          <w:highlight w:val="cyan"/>
        </w:rPr>
        <w:t>inklusive der Glättungsfunktion</w:t>
      </w:r>
      <w:r w:rsidR="00D72379">
        <w:t xml:space="preserve"> </w:t>
      </w:r>
      <w:commentRangeEnd w:id="1095"/>
      <w:r w:rsidR="00F94E0E">
        <w:rPr>
          <w:rStyle w:val="Kommentarzeichen"/>
        </w:rPr>
        <w:commentReference w:id="1095"/>
      </w:r>
      <w:r w:rsidR="00D72379" w:rsidRPr="00D72379">
        <w:t>erfolgt über NLTK</w:t>
      </w:r>
      <w:r w:rsidR="00D72379">
        <w:t>.</w:t>
      </w:r>
      <w:r w:rsidR="00A27796">
        <w:t xml:space="preserve"> </w:t>
      </w:r>
      <w:r w:rsidR="008B4109">
        <w:t xml:space="preserve">Damit zwei Texte </w:t>
      </w:r>
      <w:r w:rsidR="00DA5EDD">
        <w:t xml:space="preserve">für die Untersuchung </w:t>
      </w:r>
      <w:r w:rsidR="008B4109">
        <w:t xml:space="preserve">als </w:t>
      </w:r>
      <w:r w:rsidR="00DA5EDD">
        <w:t xml:space="preserve">übereinstimmend </w:t>
      </w:r>
      <w:r w:rsidR="008B4109">
        <w:t>gelten</w:t>
      </w:r>
      <w:r w:rsidR="00757D8A">
        <w:t xml:space="preserve"> wird </w:t>
      </w:r>
      <w:r w:rsidR="00DA5EDD">
        <w:t xml:space="preserve">als Grenzwert ein BLEU-Score von </w:t>
      </w:r>
      <w:commentRangeStart w:id="1096"/>
      <w:r w:rsidR="00DA5EDD">
        <w:t>0,</w:t>
      </w:r>
      <w:r w:rsidR="00B52B1A">
        <w:t>75</w:t>
      </w:r>
      <w:r w:rsidR="00DA5EDD">
        <w:t xml:space="preserve"> </w:t>
      </w:r>
      <w:commentRangeEnd w:id="1096"/>
      <w:r w:rsidR="000A199B">
        <w:rPr>
          <w:rStyle w:val="Kommentarzeichen"/>
        </w:rPr>
        <w:commentReference w:id="1096"/>
      </w:r>
      <w:r w:rsidR="00757D8A">
        <w:t>festgelegt</w:t>
      </w:r>
      <w:r w:rsidR="00702ABB">
        <w:t>.</w:t>
      </w:r>
      <w:r w:rsidR="00BE6BDE">
        <w:t xml:space="preserve"> </w:t>
      </w:r>
      <w:r w:rsidR="00BE6BDE" w:rsidRPr="00347A6A">
        <w:rPr>
          <w:highlight w:val="cyan"/>
        </w:rPr>
        <w:t>Ggf.</w:t>
      </w:r>
      <w:r w:rsidR="00BE6BDE">
        <w:t xml:space="preserve"> </w:t>
      </w:r>
      <w:r w:rsidR="00BE6BDE" w:rsidRPr="00BE6BDE">
        <w:rPr>
          <w:highlight w:val="cyan"/>
        </w:rPr>
        <w:t>Beispiel zur Orientierung anführen, evtl. in Fußnote</w:t>
      </w:r>
    </w:p>
    <w:p w14:paraId="56C5F356" w14:textId="56FBF8D0" w:rsidR="00780360" w:rsidRDefault="00780360" w:rsidP="00395B41">
      <w:pPr>
        <w:pStyle w:val="Listenabsatz"/>
        <w:ind w:left="0"/>
        <w:jc w:val="both"/>
      </w:pPr>
      <w:r>
        <w:t>Da die argumentativen Textabschnitte extrahiert und nicht umschrieben werden sollen,</w:t>
      </w:r>
      <w:r w:rsidR="00FC5E28">
        <w:t xml:space="preserve"> und zudem die Reihenfolge der Wörter relevant ist,</w:t>
      </w:r>
      <w:r>
        <w:t xml:space="preserve"> </w:t>
      </w:r>
      <w:r w:rsidR="00FC5E28">
        <w:t xml:space="preserve">wird die </w:t>
      </w:r>
      <w:r>
        <w:t>Metrik als geeignet</w:t>
      </w:r>
      <w:r w:rsidR="00FC5E28">
        <w:t xml:space="preserve"> angesehen</w:t>
      </w:r>
      <w:r>
        <w:t>.</w:t>
      </w:r>
    </w:p>
    <w:p w14:paraId="68D1F251" w14:textId="6F8618D3" w:rsidR="006B5263" w:rsidRDefault="006B5263" w:rsidP="006B5263">
      <w:r w:rsidRPr="0058226A">
        <w:rPr>
          <w:b/>
        </w:rPr>
        <w:t>Konfusions</w:t>
      </w:r>
      <w:r>
        <w:rPr>
          <w:b/>
        </w:rPr>
        <w:t>m</w:t>
      </w:r>
      <w:r w:rsidRPr="0058226A">
        <w:rPr>
          <w:b/>
        </w:rPr>
        <w:t>atrix</w:t>
      </w:r>
      <w:r>
        <w:t xml:space="preserve">: Berechnung von True Positives (TP), False Positives (FP), False Negatives (FN) und True Negatives (TN), um daraus die Metriken wie 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t xml:space="preserve">Hier </w:t>
      </w:r>
      <w:r w:rsidR="001D7CF8">
        <w:t xml:space="preserve">die </w:t>
      </w:r>
      <w:commentRangeStart w:id="1097"/>
      <w:r w:rsidR="001D7CF8">
        <w:t xml:space="preserve">Bedeutung der Felder in der Konfusionsmatrix </w:t>
      </w:r>
      <w:commentRangeEnd w:id="1097"/>
      <w:r w:rsidR="00312847">
        <w:rPr>
          <w:rStyle w:val="Kommentarzeichen"/>
        </w:rPr>
        <w:commentReference w:id="1097"/>
      </w:r>
      <w:r w:rsidR="00CF7E8B">
        <w:t xml:space="preserve">an dem Beispiel von Behauptungen. Diese lassen sich sinngemäß auf die </w:t>
      </w:r>
      <w:r w:rsidR="007B6EDC">
        <w:t>anderen Argumentationskomponenten übertrgen.</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r w:rsidRPr="007B6EDC">
        <w:rPr>
          <w:b/>
        </w:rPr>
        <w:t>False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r w:rsidRPr="007B6EDC">
        <w:rPr>
          <w:b/>
        </w:rPr>
        <w:t>False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t>True Negative (TN)</w:t>
      </w:r>
      <w:r>
        <w:t xml:space="preserve">: Die Textabschnitte werden korrekt nicht als Behauptung erkannt. Die Besonderheit bei dem vorliegenden Anwendungsfall ist, dass das 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t>Die</w:t>
      </w:r>
      <w:r w:rsidR="00911AA6">
        <w:t>se</w:t>
      </w:r>
      <w:r>
        <w:t xml:space="preserve"> Betrachtung erfolgt für jede Argumentationskomponente einzeln. </w:t>
      </w:r>
      <w:r w:rsidR="006E4727">
        <w:t xml:space="preserve">Eine </w:t>
      </w:r>
      <w:r>
        <w:t>Betrachtung</w:t>
      </w:r>
      <w:r w:rsidR="000865A7">
        <w:t xml:space="preserve"> in einer gemeinsamen </w:t>
      </w:r>
      <w:r w:rsidR="00DA7348">
        <w:t xml:space="preserve">Konfusionsmatrix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(Hier noch beschreiben was es ist mit Quelle)</w:t>
      </w:r>
      <w:r w:rsidR="00ED0608">
        <w:t xml:space="preserve"> bei einem LLM</w:t>
      </w:r>
      <w:r w:rsidR="00402130">
        <w:t xml:space="preserve"> kann es </w:t>
      </w:r>
      <w:r w:rsidR="00ED0608">
        <w:t>trotz klarer Anweisungen dazu kommen, dass Wörter ergänzt werden</w:t>
      </w:r>
      <w:r w:rsidR="00DD35EF">
        <w:t xml:space="preserve"> oder entfallen</w:t>
      </w:r>
      <w:r w:rsidR="00ED0608">
        <w:t xml:space="preserve">. Es </w:t>
      </w:r>
      <w:r w:rsidR="00DD35EF">
        <w:t xml:space="preserve">würde </w:t>
      </w:r>
      <w:r w:rsidR="00ED0608">
        <w:t xml:space="preserve">somit </w:t>
      </w:r>
      <w:r w:rsidR="003A3B5A">
        <w:t xml:space="preserve">Textbausteine </w:t>
      </w:r>
      <w:r w:rsidR="00DD35EF">
        <w:t>vorliegen</w:t>
      </w:r>
      <w:r w:rsidR="003A3B5A">
        <w:t xml:space="preserve"> die so in dem Text nicht existieren</w:t>
      </w:r>
    </w:p>
    <w:p w14:paraId="1359565D" w14:textId="12A1AD92" w:rsidR="0045158A" w:rsidRDefault="003B6755" w:rsidP="005725A7">
      <w:pPr>
        <w:jc w:val="both"/>
      </w:pPr>
      <w:r>
        <w:t>Aufgrund der zuvor erläuterten möglichen Abweichungen in den Grenzen der extrahierten Textabschnitte würden zusätzliche Komplikationen entstehen.</w:t>
      </w:r>
    </w:p>
    <w:p w14:paraId="6D46255A" w14:textId="6E646793" w:rsidR="00860735" w:rsidRDefault="00750260" w:rsidP="008F6B20">
      <w:pPr>
        <w:jc w:val="both"/>
      </w:pPr>
      <w:r>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r w:rsidR="00500E6A">
        <w:t xml:space="preserve">Der </w:t>
      </w:r>
      <w:r w:rsidR="00D91DD3">
        <w:t xml:space="preserve">damit verbundene </w:t>
      </w:r>
      <w:r w:rsidR="00500E6A">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r w:rsidR="002C528F">
        <w:t>Nichtsdestotrotz lassen sich a</w:t>
      </w:r>
      <w:r w:rsidR="00860735">
        <w:t>us den Werten der Konfusionsmatrix die</w:t>
      </w:r>
      <w:r w:rsidR="00A87C18">
        <w:t>jenigen</w:t>
      </w:r>
      <w:r w:rsidR="00860735">
        <w:t xml:space="preserve"> Klassifikationsmetriken</w:t>
      </w:r>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Im Hinblick auf vergleichbare Untersuchungen ist der F1-Score die </w:t>
      </w:r>
    </w:p>
    <w:p w14:paraId="0D400D2D" w14:textId="77777777" w:rsidR="00860735" w:rsidRDefault="00860735" w:rsidP="00E53997"/>
    <w:p w14:paraId="49BA0CBD" w14:textId="77777777" w:rsidR="00D01181" w:rsidRDefault="00D01181" w:rsidP="00522479">
      <w:pPr>
        <w:rPr>
          <w:ins w:id="1098" w:author="Ben Fels" w:date="2024-12-16T22:14:00Z" w16du:dateUtc="2024-12-16T21:14:00Z"/>
          <w:b/>
        </w:rPr>
      </w:pPr>
    </w:p>
    <w:p w14:paraId="0CF61BB7" w14:textId="77777777" w:rsidR="00522479" w:rsidRDefault="00522479" w:rsidP="00522479">
      <w:pPr>
        <w:rPr>
          <w:ins w:id="1099" w:author="Ben Fels" w:date="2024-12-16T22:14:00Z" w16du:dateUtc="2024-12-16T21:14:00Z"/>
          <w:lang w:val="en-US"/>
        </w:rPr>
      </w:pPr>
      <w:ins w:id="1100" w:author="Ben Fels" w:date="2024-12-16T22:14:00Z" w16du:dateUtc="2024-12-16T21:14:00Z">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891FEC4" w14:textId="77777777" w:rsidR="00522479" w:rsidRDefault="00522479" w:rsidP="00522479">
      <w:pPr>
        <w:rPr>
          <w:ins w:id="1101" w:author="Ben Fels" w:date="2024-12-16T22:14:00Z" w16du:dateUtc="2024-12-16T21:14:00Z"/>
          <w:lang w:val="en-US"/>
        </w:rPr>
      </w:pPr>
      <w:ins w:id="1102" w:author="Ben Fels" w:date="2024-12-16T22:14:00Z" w16du:dateUtc="2024-12-16T21:14:00Z">
        <w:r w:rsidRPr="00650BC2">
          <w:rPr>
            <w:highlight w:val="cyan"/>
            <w:lang w:val="en-US"/>
          </w:rPr>
          <w:t>Mochales Palau, R., &amp; Moens, M.-F</w:t>
        </w:r>
        <w:commentRangeStart w:id="1103"/>
        <w:r w:rsidRPr="00650BC2">
          <w:rPr>
            <w:highlight w:val="cyan"/>
            <w:lang w:val="en-US"/>
          </w:rPr>
          <w:t xml:space="preserve">. (2009). </w:t>
        </w:r>
        <w:commentRangeEnd w:id="1103"/>
        <w:r>
          <w:rPr>
            <w:rStyle w:val="Kommentarzeichen"/>
          </w:rPr>
          <w:commentReference w:id="1103"/>
        </w:r>
        <w:r w:rsidRPr="00650BC2">
          <w:rPr>
            <w:highlight w:val="cyan"/>
            <w:lang w:val="en-US"/>
          </w:rPr>
          <w:t>Argumentation mining: The detection, classification and structure of arguments in text. In Proceedings of the ICAIL 2009, Barcelona, Spain (pp. 98–109)</w:t>
        </w:r>
      </w:ins>
    </w:p>
    <w:p w14:paraId="73E78363" w14:textId="2C0D337E" w:rsidR="00522479" w:rsidRPr="004A62D9" w:rsidRDefault="00522479" w:rsidP="009E08AA">
      <w:pPr>
        <w:pStyle w:val="Listenabsatz"/>
        <w:numPr>
          <w:ilvl w:val="0"/>
          <w:numId w:val="63"/>
        </w:numPr>
        <w:rPr>
          <w:lang w:val="en-US"/>
        </w:rPr>
      </w:pPr>
      <w:ins w:id="1104"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105" w:author="Ben Fels" w:date="2024-12-16T22:14:00Z" w16du:dateUtc="2024-12-16T21:14:00Z">
        <w:r w:rsidRPr="004A62D9">
          <w:rPr>
            <w:lang w:val="en-US"/>
          </w:rPr>
          <w:t>score</w:t>
        </w:r>
      </w:ins>
      <w:r w:rsidR="00EB7A79">
        <w:rPr>
          <w:lang w:val="en-US"/>
        </w:rPr>
        <w:t xml:space="preserve"> calculated at sequence level</w:t>
      </w:r>
      <w:ins w:id="1106"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Meulder, 2003).</w:t>
      </w:r>
    </w:p>
    <w:p w14:paraId="2D507569" w14:textId="59412B2B" w:rsidR="009E08AA" w:rsidRDefault="009E08AA" w:rsidP="009E08AA">
      <w:pPr>
        <w:pStyle w:val="Listenabsatz"/>
        <w:numPr>
          <w:ilvl w:val="0"/>
          <w:numId w:val="63"/>
        </w:numPr>
      </w:pPr>
      <w:r>
        <w:t xml:space="preserve">Stance Classification </w:t>
      </w:r>
      <w:r>
        <w:sym w:font="Wingdings" w:char="F0E0"/>
      </w:r>
      <w:r>
        <w:t xml:space="preserve"> Macro F1</w:t>
      </w:r>
    </w:p>
    <w:p w14:paraId="0B3B6039" w14:textId="1831A6D3" w:rsidR="00E14488" w:rsidRPr="00FD1A46" w:rsidRDefault="00E14488" w:rsidP="009E08AA">
      <w:pPr>
        <w:pStyle w:val="Listenabsatz"/>
        <w:numPr>
          <w:ilvl w:val="0"/>
          <w:numId w:val="63"/>
        </w:numPr>
        <w:rPr>
          <w:ins w:id="1107" w:author="Ben Fels" w:date="2024-12-16T22:14:00Z" w16du:dateUtc="2024-12-16T21:14:00Z"/>
          <w:lang w:val="en-US"/>
        </w:rPr>
      </w:pPr>
      <w:r w:rsidRPr="00FD1A46">
        <w:rPr>
          <w:lang w:val="en-US"/>
        </w:rPr>
        <w:t>Stab &amp; Gurevych</w:t>
      </w:r>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Pr)</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108" w:author="Ben Fels" w:date="2024-12-16T22:14:00Z" w16du:dateUtc="2024-12-16T21:14:00Z"/>
        </w:rPr>
      </w:pPr>
      <w:ins w:id="1109"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110" w:author="Ben Fels" w:date="2024-12-21T19:09:00Z" w16du:dateUtc="2024-12-21T18:09:00Z">
            <w:rPr>
              <w:b/>
              <w:lang w:val="en-US"/>
            </w:rPr>
          </w:rPrChange>
        </w:rPr>
        <w:pPrChange w:id="1111"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1112" w:name="_Toc186791537"/>
      <w:r w:rsidRPr="00911C80">
        <w:rPr>
          <w:rPrChange w:id="1113"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1112"/>
    </w:p>
    <w:p w14:paraId="5776A0BA" w14:textId="77777777" w:rsidR="00907B43" w:rsidRDefault="003C4443" w:rsidP="003C4443">
      <w:pPr>
        <w:jc w:val="both"/>
      </w:pPr>
      <w:commentRangeStart w:id="1114"/>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114"/>
      <w:r w:rsidR="00210484">
        <w:rPr>
          <w:rStyle w:val="Kommentarzeichen"/>
        </w:rPr>
        <w:commentReference w:id="1114"/>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In-Context Learning (ICL)</w:t>
      </w:r>
      <w:r w:rsidRPr="00451847">
        <w:rPr>
          <w:bCs/>
        </w:rPr>
        <w:t xml:space="preserve"> bezeichnet. Die Gewichtungen des Modells werden dabei nicht verändert. </w:t>
      </w:r>
      <w:r w:rsidRPr="004A2F86">
        <w:rPr>
          <w:bCs/>
          <w:lang w:val="en-US"/>
        </w:rPr>
        <w:t>ICL kann in</w:t>
      </w:r>
      <w:r w:rsidR="00E52A3D" w:rsidRPr="004A2F86">
        <w:rPr>
          <w:bCs/>
          <w:lang w:val="en-US"/>
          <w:rPrChange w:id="1115"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116" w:author="Ben Fels" w:date="2024-12-22T10:10:00Z" w16du:dateUtc="2024-12-22T09:10:00Z">
            <w:rPr>
              <w:bCs/>
            </w:rPr>
          </w:rPrChange>
        </w:rPr>
        <w:t xml:space="preserve">, </w:t>
      </w:r>
      <w:r w:rsidRPr="004A2F86">
        <w:rPr>
          <w:bCs/>
          <w:lang w:val="en-US"/>
        </w:rPr>
        <w:t>One-Shot Learning</w:t>
      </w:r>
      <w:r w:rsidR="00E52A3D" w:rsidRPr="004A2F86">
        <w:rPr>
          <w:bCs/>
          <w:lang w:val="en-US"/>
          <w:rPrChange w:id="1117"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unterschieden werden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118"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r w:rsidRPr="007377F7">
        <w:rPr>
          <w:rFonts w:cs="Arial"/>
          <w:highlight w:val="magenta"/>
        </w:rPr>
        <w:t>Maharjan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Chehab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119" w:author="Ben Fels" w:date="2024-12-21T11:40:00Z" w16du:dateUtc="2024-12-21T10:40:00Z"/>
        </w:rPr>
      </w:pPr>
      <w:del w:id="1120"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121" w:author="Ben Fels" w:date="2024-12-21T11:37:00Z" w16du:dateUtc="2024-12-21T10:37:00Z"/>
          <w:lang w:val="en-US"/>
        </w:rPr>
      </w:pPr>
      <w:del w:id="1122"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123" w:author="Ben Fels" w:date="2024-12-21T11:41:00Z" w16du:dateUtc="2024-12-21T10:41:00Z">
        <w:r w:rsidR="003A08DE" w:rsidRPr="002F4B5A">
          <w:rPr>
            <w:b/>
            <w:rPrChange w:id="1124"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125" w:author="Ben Fels" w:date="2024-12-21T11:46:00Z" w16du:dateUtc="2024-12-21T10:46:00Z">
        <w:r w:rsidR="00014402" w:rsidRPr="002F4B5A">
          <w:t>ei</w:t>
        </w:r>
        <w:r w:rsidR="00014402" w:rsidRPr="002F4B5A">
          <w:rPr>
            <w:rPrChange w:id="1126"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127"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128" w:author="Ben Fels" w:date="2024-12-21T11:41:00Z" w16du:dateUtc="2024-12-21T10:41:00Z"/>
          <w:lang w:val="en-US"/>
        </w:rPr>
      </w:pPr>
    </w:p>
    <w:p w14:paraId="43A0CED7" w14:textId="09C3F011" w:rsidR="003A08DE" w:rsidRPr="00F93D27" w:rsidRDefault="003A08DE" w:rsidP="00883B42">
      <w:pPr>
        <w:jc w:val="both"/>
        <w:rPr>
          <w:ins w:id="1129" w:author="Ben Fels" w:date="2024-12-21T11:41:00Z" w16du:dateUtc="2024-12-21T10:41:00Z"/>
          <w:b/>
          <w:highlight w:val="cyan"/>
          <w:rPrChange w:id="1130" w:author="Ben Fels" w:date="2024-12-21T18:19:00Z" w16du:dateUtc="2024-12-21T17:19:00Z">
            <w:rPr>
              <w:ins w:id="1131" w:author="Ben Fels" w:date="2024-12-21T11:41:00Z" w16du:dateUtc="2024-12-21T10:41:00Z"/>
            </w:rPr>
          </w:rPrChange>
        </w:rPr>
      </w:pPr>
      <w:ins w:id="1132" w:author="Ben Fels" w:date="2024-12-21T11:41:00Z" w16du:dateUtc="2024-12-21T10:41:00Z">
        <w:r w:rsidRPr="00CE1082">
          <w:rPr>
            <w:b/>
            <w:lang w:val="en-US"/>
            <w:rPrChange w:id="1133" w:author="Ben Fels" w:date="2024-12-21T18:19:00Z" w16du:dateUtc="2024-12-21T17:19:00Z">
              <w:rPr/>
            </w:rPrChange>
          </w:rPr>
          <w:t>One-Shot Learning</w:t>
        </w:r>
      </w:ins>
      <w:r w:rsidR="002B403B" w:rsidRPr="00CE1082">
        <w:rPr>
          <w:b/>
          <w:lang w:val="en-US"/>
        </w:rPr>
        <w:t xml:space="preserve"> (OS)</w:t>
      </w:r>
      <w:r w:rsidR="00FE5C78" w:rsidRPr="00CE1082">
        <w:rPr>
          <w:b/>
          <w:lang w:val="en-US"/>
        </w:rPr>
        <w:t xml:space="preserve">: </w:t>
      </w:r>
      <w:r w:rsidR="002B403B" w:rsidRPr="00CE1082">
        <w:rPr>
          <w:lang w:val="en-US"/>
        </w:rPr>
        <w:t>Beim OS wird in dem Prompt hingegen neben der Aufgabenbeschreibung zusätzlich ein Beisp</w:t>
      </w:r>
      <w:r w:rsidR="002C34A8" w:rsidRPr="00CE1082">
        <w:rPr>
          <w:lang w:val="en-US"/>
        </w:rPr>
        <w:t xml:space="preserve">iel aufgeführt </w:t>
      </w:r>
      <w:r w:rsidR="002C34A8" w:rsidRPr="00170A19">
        <w:rPr>
          <w:highlight w:val="magenta"/>
        </w:rPr>
        <w:fldChar w:fldCharType="begin"/>
      </w:r>
      <w:r w:rsidR="002C34A8" w:rsidRPr="00CE1082">
        <w:rPr>
          <w:highlight w:val="magenta"/>
          <w:lang w:val="en-US"/>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CE1082">
        <w:rPr>
          <w:highlight w:val="magenta"/>
          <w:lang w:val="en-US"/>
        </w:rPr>
        <w:instrText>ne-tuning on a speci</w:instrText>
      </w:r>
      <w:r w:rsidR="002C34A8" w:rsidRPr="00170A19">
        <w:rPr>
          <w:highlight w:val="magenta"/>
        </w:rPr>
        <w:instrText>ﬁ</w:instrText>
      </w:r>
      <w:r w:rsidR="002C34A8" w:rsidRPr="00CE1082">
        <w:rPr>
          <w:highlight w:val="magenta"/>
          <w:lang w:val="en-US"/>
        </w:rPr>
        <w:instrText>c task. While typically task-agnostic in architecture, this method still requires task-speci</w:instrText>
      </w:r>
      <w:r w:rsidR="002C34A8" w:rsidRPr="00170A19">
        <w:rPr>
          <w:highlight w:val="magenta"/>
        </w:rPr>
        <w:instrText>ﬁ</w:instrText>
      </w:r>
      <w:r w:rsidR="002C34A8" w:rsidRPr="00CE1082">
        <w:rPr>
          <w:highlight w:val="magenta"/>
          <w:lang w:val="en-US"/>
        </w:rPr>
        <w:instrText xml:space="preserve">c </w:instrText>
      </w:r>
      <w:r w:rsidR="002C34A8" w:rsidRPr="00170A19">
        <w:rPr>
          <w:highlight w:val="magenta"/>
        </w:rPr>
        <w:instrText>ﬁ</w:instrText>
      </w:r>
      <w:r w:rsidR="002C34A8" w:rsidRPr="00CE1082">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CE1082">
        <w:rPr>
          <w:highlight w:val="magenta"/>
          <w:lang w:val="en-US"/>
        </w:rPr>
        <w:instrText>netuning approaches. Speci</w:instrText>
      </w:r>
      <w:r w:rsidR="002C34A8" w:rsidRPr="00170A19">
        <w:rPr>
          <w:highlight w:val="magenta"/>
        </w:rPr>
        <w:instrText>ﬁ</w:instrText>
      </w:r>
      <w:r w:rsidR="002C34A8" w:rsidRPr="00CE1082">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CE1082">
        <w:rPr>
          <w:highlight w:val="magenta"/>
          <w:lang w:val="en-US"/>
        </w:rPr>
        <w:instrText>ne-tuning, with tasks and few-shot demonstrations speci</w:instrText>
      </w:r>
      <w:r w:rsidR="002C34A8" w:rsidRPr="00170A19">
        <w:rPr>
          <w:highlight w:val="magenta"/>
        </w:rPr>
        <w:instrText>ﬁ</w:instrText>
      </w:r>
      <w:r w:rsidR="002C34A8" w:rsidRPr="00CE1082">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CE1082">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CE1082">
        <w:rPr>
          <w:highlight w:val="magenta"/>
          <w:lang w:val="en-US"/>
        </w:rPr>
        <w:instrText>nd that GPT-3 can generate samples of news articles which human evaluators have dif</w:instrText>
      </w:r>
      <w:r w:rsidR="002C34A8" w:rsidRPr="00170A19">
        <w:rPr>
          <w:highlight w:val="magenta"/>
        </w:rPr>
        <w:instrText>ﬁ</w:instrText>
      </w:r>
      <w:r w:rsidR="002C34A8" w:rsidRPr="00CE1082">
        <w:rPr>
          <w:highlight w:val="magenta"/>
          <w:lang w:val="en-US"/>
        </w:rPr>
        <w:instrText xml:space="preserve">culty distinguishing from articles written by humans. We discuss broader societal impacts of this </w:instrText>
      </w:r>
      <w:r w:rsidR="002C34A8" w:rsidRPr="00170A19">
        <w:rPr>
          <w:highlight w:val="magenta"/>
        </w:rPr>
        <w:instrText>ﬁ</w:instrText>
      </w:r>
      <w:r w:rsidR="002C34A8" w:rsidRPr="00CE1082">
        <w:rPr>
          <w:highlight w:val="magenta"/>
          <w:lang w:val="en-US"/>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134" w:author="Ben Fels" w:date="2024-12-22T12:25:00Z" w16du:dateUtc="2024-12-22T11:25:00Z">
        <w:r w:rsidR="0068611E">
          <w:t>Input</w:t>
        </w:r>
      </w:ins>
      <w:r w:rsidR="009E1511">
        <w:t xml:space="preserve"> und gewünschtem </w:t>
      </w:r>
      <w:ins w:id="1135"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136" w:author="Ben Fels" w:date="2024-12-22T17:22:00Z" w16du:dateUtc="2024-12-22T16:22:00Z">
        <w:r w:rsidRPr="00F93D27">
          <w:rPr>
            <w:highlight w:val="cyan"/>
          </w:rPr>
          <w:t xml:space="preserve">Das Beispiel wird zufällig aus dem </w:t>
        </w:r>
      </w:ins>
      <w:ins w:id="1137"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3F7CAA42" w:rsidR="001A4072" w:rsidRPr="005C290E" w:rsidDel="003A08DE" w:rsidRDefault="003A08DE" w:rsidP="00883B42">
      <w:pPr>
        <w:pStyle w:val="Listenabsatz"/>
        <w:numPr>
          <w:ilvl w:val="0"/>
          <w:numId w:val="61"/>
        </w:numPr>
        <w:ind w:left="720"/>
        <w:jc w:val="both"/>
        <w:rPr>
          <w:del w:id="1138" w:author="Ben Fels" w:date="2024-12-21T11:40:00Z" w16du:dateUtc="2024-12-21T10:40:00Z"/>
          <w:lang w:val="en-US"/>
          <w:rPrChange w:id="1139" w:author="Ben Fels" w:date="2024-12-21T11:41:00Z" w16du:dateUtc="2024-12-21T10:41:00Z">
            <w:rPr>
              <w:del w:id="1140" w:author="Ben Fels" w:date="2024-12-21T11:40:00Z" w16du:dateUtc="2024-12-21T10:40:00Z"/>
            </w:rPr>
          </w:rPrChange>
        </w:rPr>
      </w:pPr>
      <w:ins w:id="1141" w:author="Ben Fels" w:date="2024-12-21T11:41:00Z" w16du:dateUtc="2024-12-21T10:41:00Z">
        <w:r w:rsidRPr="005C290E">
          <w:rPr>
            <w:b/>
            <w:lang w:val="en-US"/>
            <w:rPrChange w:id="1142" w:author="Ben Fels" w:date="2024-12-21T11:41:00Z" w16du:dateUtc="2024-12-21T10:41:00Z">
              <w:rPr/>
            </w:rPrChange>
          </w:rPr>
          <w:t>Few-shot Learning</w:t>
        </w:r>
      </w:ins>
      <w:r w:rsidR="00F93D27" w:rsidRPr="005C290E">
        <w:rPr>
          <w:b/>
          <w:lang w:val="en-US"/>
        </w:rPr>
        <w:t>/Promping (FS):</w:t>
      </w:r>
      <w:del w:id="1143" w:author="Ben Fels" w:date="2024-12-21T11:40:00Z" w16du:dateUtc="2024-12-21T10:40:00Z">
        <w:r w:rsidR="001A4072" w:rsidRPr="005C290E" w:rsidDel="0015399A">
          <w:rPr>
            <w:b/>
            <w:lang w:val="en-US"/>
            <w:rPrChange w:id="1144"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145" w:author="Ben Fels" w:date="2024-12-21T11:41:00Z" w16du:dateUtc="2024-12-21T10:41:00Z">
              <w:rPr>
                <w:highlight w:val="magenta"/>
              </w:rPr>
            </w:rPrChange>
          </w:rPr>
          <w:fldChar w:fldCharType="begin"/>
        </w:r>
        <w:r w:rsidR="001A4072" w:rsidRPr="005C290E" w:rsidDel="0015399A">
          <w:rPr>
            <w:b/>
            <w:highlight w:val="magenta"/>
            <w:lang w:val="en-US"/>
            <w:rPrChange w:id="1146"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147"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148" w:author="Ben Fels" w:date="2024-12-21T11:41:00Z" w16du:dateUtc="2024-12-21T10:41:00Z">
              <w:rPr>
                <w:rFonts w:cs="Arial"/>
                <w:highlight w:val="magenta"/>
              </w:rPr>
            </w:rPrChange>
          </w:rPr>
          <w:delText>(Tunstall et al., 2023, S. 330)</w:delText>
        </w:r>
        <w:r w:rsidR="001A4072" w:rsidRPr="005C290E" w:rsidDel="0015399A">
          <w:rPr>
            <w:b/>
            <w:highlight w:val="magenta"/>
            <w:rPrChange w:id="1149" w:author="Ben Fels" w:date="2024-12-21T11:41:00Z" w16du:dateUtc="2024-12-21T10:41:00Z">
              <w:rPr>
                <w:highlight w:val="magenta"/>
              </w:rPr>
            </w:rPrChange>
          </w:rPr>
          <w:fldChar w:fldCharType="end"/>
        </w:r>
        <w:r w:rsidR="001A4072" w:rsidRPr="005C290E" w:rsidDel="0015399A">
          <w:rPr>
            <w:b/>
            <w:lang w:val="en-US"/>
            <w:rPrChange w:id="1150" w:author="Ben Fels" w:date="2024-12-21T11:41:00Z" w16du:dateUtc="2024-12-21T10:41:00Z">
              <w:rPr/>
            </w:rPrChange>
          </w:rPr>
          <w:delText>. Stimmt nicht ganz, da man bei few-shot-learning auch aus gelabelten Daten einen Nutzen ziehen kann.</w:delText>
        </w:r>
      </w:del>
    </w:p>
    <w:p w14:paraId="3A5F1EA0" w14:textId="5614C0F3" w:rsidR="000C61A4" w:rsidRDefault="00F93D27" w:rsidP="00883B42">
      <w:pPr>
        <w:pStyle w:val="Listenabsatz"/>
        <w:ind w:left="0"/>
        <w:jc w:val="both"/>
        <w:rPr>
          <w:ins w:id="1151" w:author="Ben Fels" w:date="2024-12-21T11:54:00Z" w16du:dateUtc="2024-12-21T10:54:00Z"/>
        </w:rPr>
      </w:pPr>
      <w:r w:rsidRPr="00204D5B">
        <w:rPr>
          <w:lang w:val="en-US"/>
        </w:rPr>
        <w:t xml:space="preserve"> </w:t>
      </w:r>
      <w:r w:rsidR="000C61A4">
        <w:t>Auch hier werden wie beim OS d</w:t>
      </w:r>
      <w:ins w:id="1152" w:author="Ben Fels" w:date="2024-12-22T12:25:00Z" w16du:dateUtc="2024-12-22T11:25:00Z">
        <w:r w:rsidR="000C61A4">
          <w:t xml:space="preserve">em Modell </w:t>
        </w:r>
      </w:ins>
      <w:r w:rsidR="000C61A4">
        <w:t xml:space="preserve">zusätzlich zur Aufgabenbeschreibung Beispiele als </w:t>
      </w:r>
      <w:ins w:id="1153" w:author="Ben Fels" w:date="2024-12-22T12:25:00Z" w16du:dateUtc="2024-12-22T11:25:00Z">
        <w:r w:rsidR="000C61A4">
          <w:t xml:space="preserve">Input-Output Paare übergeben. </w:t>
        </w:r>
      </w:ins>
      <w:ins w:id="1154" w:author="Ben Fels" w:date="2024-12-21T11:47:00Z" w16du:dateUtc="2024-12-21T10:47:00Z">
        <w:r w:rsidR="000C61A4">
          <w:t xml:space="preserve">Nach </w:t>
        </w:r>
        <w:r w:rsidR="000C61A4" w:rsidRPr="004102B3">
          <w:rPr>
            <w:rFonts w:cs="Arial"/>
            <w:highlight w:val="magenta"/>
          </w:rPr>
          <w:t xml:space="preserve">Brown et al. </w:t>
        </w:r>
        <w:commentRangeStart w:id="1155"/>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156"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157" w:author="Ben Fels" w:date="2024-12-21T11:47:00Z" w16du:dateUtc="2024-12-21T10:47:00Z">
        <w:r w:rsidR="000C61A4" w:rsidRPr="004102B3">
          <w:rPr>
            <w:highlight w:val="magenta"/>
          </w:rPr>
          <w:fldChar w:fldCharType="end"/>
        </w:r>
      </w:ins>
      <w:commentRangeEnd w:id="1155"/>
      <w:r w:rsidR="00992457">
        <w:rPr>
          <w:rStyle w:val="Kommentarzeichen"/>
        </w:rPr>
        <w:commentReference w:id="1155"/>
      </w:r>
      <w:ins w:id="1158" w:author="Ben Fels" w:date="2024-12-21T11:47:00Z" w16du:dateUtc="2024-12-21T10:47:00Z">
        <w:r w:rsidR="000C61A4">
          <w:t xml:space="preserve"> werden dabei in der Regel zwischen 10 und 100 Beispiele übergeben</w:t>
        </w:r>
      </w:ins>
      <w:r w:rsidR="00B8221D">
        <w:t>, je nach der Größe des</w:t>
      </w:r>
      <w:commentRangeStart w:id="1159"/>
      <w:r w:rsidR="00B8221D">
        <w:t xml:space="preserve"> Kontextfensters </w:t>
      </w:r>
      <w:commentRangeEnd w:id="1159"/>
      <w:r w:rsidR="00A6543F">
        <w:rPr>
          <w:rStyle w:val="Kommentarzeichen"/>
        </w:rPr>
        <w:commentReference w:id="1159"/>
      </w:r>
      <w:r w:rsidR="00B8221D">
        <w:t xml:space="preserve">des </w:t>
      </w:r>
      <w:r w:rsidR="00A6543F">
        <w:t>LLMs</w:t>
      </w:r>
      <w:ins w:id="1160"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161"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5A6983">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0C61A4" w:rsidRPr="00584D50">
        <w:rPr>
          <w:highlight w:val="magenta"/>
        </w:rPr>
        <w:fldChar w:fldCharType="separate"/>
      </w:r>
      <w:r w:rsidR="005A6983" w:rsidRPr="005A6983">
        <w:rPr>
          <w:rFonts w:cs="Arial"/>
          <w:highlight w:val="magenta"/>
        </w:rPr>
        <w:t>(2024)</w:t>
      </w:r>
      <w:r w:rsidR="000C61A4" w:rsidRPr="00584D50">
        <w:rPr>
          <w:highlight w:val="magenta"/>
        </w:rPr>
        <w:fldChar w:fldCharType="end"/>
      </w:r>
      <w:r w:rsidR="000C61A4">
        <w:t xml:space="preserve"> </w:t>
      </w:r>
      <w:r w:rsidR="00333E54">
        <w:t>darauf hin</w:t>
      </w:r>
      <w:r w:rsidR="000C61A4">
        <w:t xml:space="preserve">, dass Experimente notwendig sind um die optimale Anzahl der Beispiel zu bestimmen. </w:t>
      </w:r>
      <w:r w:rsidR="00FE2517">
        <w:t xml:space="preserve">Denn </w:t>
      </w:r>
      <w:r w:rsidR="000C61A4">
        <w:t xml:space="preserve">die Übergabe von zu vielen Beispielen </w:t>
      </w:r>
      <w:r w:rsidR="00FE2517">
        <w:t xml:space="preserve">kann </w:t>
      </w:r>
      <w:r w:rsidR="000C61A4">
        <w:t xml:space="preserve">auch zum Overfitting führen. </w:t>
      </w:r>
    </w:p>
    <w:p w14:paraId="49105EB2" w14:textId="6E26C43A" w:rsidR="00F93D27" w:rsidRPr="000C61A4" w:rsidRDefault="00F93D27" w:rsidP="00883B42">
      <w:pPr>
        <w:jc w:val="both"/>
      </w:pPr>
    </w:p>
    <w:p w14:paraId="32C5B97F" w14:textId="37FEE7D3" w:rsidR="002F1C43" w:rsidRDefault="002F1C43" w:rsidP="00883B42">
      <w:pPr>
        <w:jc w:val="both"/>
        <w:rPr>
          <w:ins w:id="1162" w:author="Ben Fels" w:date="2024-12-22T12:25:00Z" w16du:dateUtc="2024-12-22T11:25:00Z"/>
        </w:rPr>
      </w:pPr>
      <w:ins w:id="1163" w:author="Ben Fels" w:date="2024-12-22T12:25:00Z" w16du:dateUtc="2024-12-22T11:25:00Z">
        <w:r w:rsidRPr="00B20F82">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164" w:author="Ben Fels" w:date="2024-12-22T12:26:00Z" w16du:dateUtc="2024-12-22T11:26:00Z"/>
        </w:rPr>
      </w:pPr>
      <w:ins w:id="1165" w:author="Ben Fels" w:date="2024-12-22T12:26:00Z" w16du:dateUtc="2024-12-22T11:26: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166"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167" w:author="Ben Fels" w:date="2024-12-21T11:54:00Z" w16du:dateUtc="2024-12-21T10:54:00Z"/>
        </w:rPr>
      </w:pPr>
    </w:p>
    <w:p w14:paraId="02E93623" w14:textId="02BE0394" w:rsidR="001A4072" w:rsidRPr="002F1C43" w:rsidRDefault="00CA2D00" w:rsidP="00883B42">
      <w:pPr>
        <w:jc w:val="both"/>
      </w:pPr>
      <w:r w:rsidRPr="002F1C43">
        <w:rPr>
          <w:rFonts w:cs="Arial"/>
          <w:highlight w:val="magenta"/>
        </w:rPr>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Große Texte mit vielen Tokens erfordern mehr Rechenressourcen, längere Verarbeitungszeiten und Kosten somit auf mehr. Deshalb ist ein effizienter Umgang mit der Tokenanzahl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168"/>
      <w:r>
        <w:t xml:space="preserve">Das Problem ist, das die maximalen Tokenanzahl für die HuggingFace API bei 4096 liegt. Das bedeutet, dass in Summe die Eingabe Token und die Ausgabe Tokens diesen Wert nicht überschreiten dürfen. Eingabeaufforderungen oberhalb dieser Begrenzung landen in einer Fehlermeldung. Die maximale Ausgabetokenanzahl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169"/>
      <w:r>
        <w:t xml:space="preserve">Kontext-Fenster </w:t>
      </w:r>
      <w:commentRangeEnd w:id="1169"/>
      <w:r>
        <w:rPr>
          <w:rStyle w:val="Kommentarzeichen"/>
        </w:rPr>
        <w:commentReference w:id="1169"/>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 xml:space="preserve">ODER Teilaufgaben in aufeinanderfolgenden Prompts ausführen lassen. Der Output eines Prompts wird von dem darauffolgenden Prompt genutzt (refinement, prompt chaining, sequential few-shot prompting, iterative re-prompting).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bei erreichen der Token-Grenze würden wesentliche Informationen beschneiden. Auch die Unterteilung der Essays in Teilabschnitte würde das gesamtheitliche Verständnis des Textes verzerren.</w:t>
      </w:r>
      <w:commentRangeEnd w:id="1168"/>
      <w:r w:rsidR="00687D4A">
        <w:rPr>
          <w:rStyle w:val="Kommentarzeichen"/>
        </w:rPr>
        <w:commentReference w:id="1168"/>
      </w:r>
    </w:p>
    <w:p w14:paraId="13262BCA" w14:textId="77777777" w:rsidR="006E44DC" w:rsidRPr="006E44DC" w:rsidRDefault="006E44DC" w:rsidP="00AC2170">
      <w:pPr>
        <w:jc w:val="both"/>
        <w:rPr>
          <w:bCs/>
          <w:i/>
          <w:rPrChange w:id="1170"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171" w:author="Ben Fels" w:date="2024-12-21T21:02:00Z" w16du:dateUtc="2024-12-21T20:02:00Z">
            <w:rPr>
              <w:bCs/>
              <w:i/>
            </w:rPr>
          </w:rPrChange>
        </w:rPr>
      </w:pPr>
      <w:r w:rsidRPr="007041E2">
        <w:rPr>
          <w:bCs/>
          <w:rPrChange w:id="1172" w:author="Ben Fels" w:date="2024-12-22T17:45:00Z" w16du:dateUtc="2024-12-22T16:45:00Z">
            <w:rPr>
              <w:bCs/>
              <w:lang w:val="en-US"/>
            </w:rPr>
          </w:rPrChange>
        </w:rPr>
        <w:t xml:space="preserve">Neben der </w:t>
      </w:r>
      <w:r w:rsidR="00643F0B" w:rsidRPr="007041E2">
        <w:rPr>
          <w:bCs/>
          <w:rPrChange w:id="1173" w:author="Ben Fels" w:date="2024-12-22T17:45:00Z" w16du:dateUtc="2024-12-22T16:45:00Z">
            <w:rPr>
              <w:bCs/>
              <w:lang w:val="en-US"/>
            </w:rPr>
          </w:rPrChange>
        </w:rPr>
        <w:t>Ergänzung von Beispielen in den Prompts gibt es noch weitere Ansätze</w:t>
      </w:r>
      <w:r w:rsidR="007041E2" w:rsidRPr="007041E2">
        <w:rPr>
          <w:bCs/>
          <w:rPrChange w:id="1174" w:author="Ben Fels" w:date="2024-12-22T17:45:00Z" w16du:dateUtc="2024-12-22T16:45:00Z">
            <w:rPr>
              <w:bCs/>
              <w:lang w:val="en-US"/>
            </w:rPr>
          </w:rPrChange>
        </w:rPr>
        <w:t xml:space="preserve">. </w:t>
      </w:r>
      <w:r w:rsidR="007041E2">
        <w:rPr>
          <w:bCs/>
          <w:lang w:val="en-US"/>
        </w:rPr>
        <w:t>Dazu gehören</w:t>
      </w:r>
      <w:r w:rsidR="00E217CB">
        <w:rPr>
          <w:bCs/>
          <w:lang w:val="en-US"/>
        </w:rPr>
        <w:t xml:space="preserve"> beispielsweise</w:t>
      </w:r>
      <w:r w:rsidR="00643F0B">
        <w:rPr>
          <w:bCs/>
          <w:lang w:val="en-US"/>
        </w:rPr>
        <w:t xml:space="preserve"> </w:t>
      </w:r>
      <w:r w:rsidR="00E217CB" w:rsidRPr="00E217CB">
        <w:rPr>
          <w:lang w:val="en-US"/>
          <w:rPrChange w:id="1175"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176" w:author="Ben Fels" w:date="2024-12-22T17:45:00Z" w16du:dateUtc="2024-12-22T16:45:00Z">
          <w:pPr>
            <w:pStyle w:val="berschrift3"/>
          </w:pPr>
        </w:pPrChange>
      </w:pPr>
      <w:r w:rsidRPr="005C290E">
        <w:rPr>
          <w:b/>
          <w:lang w:val="en-US"/>
          <w:rPrChange w:id="1177"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178"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179"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180"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7E2B44">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181" w:author="Ben Fels" w:date="2024-12-22T11:53:00Z" w16du:dateUtc="2024-12-22T10:53:00Z">
            <w:rPr>
              <w:rFonts w:cs="Arial"/>
            </w:rPr>
          </w:rPrChange>
        </w:rPr>
        <w:t xml:space="preserve">Wei et al. </w:t>
      </w:r>
      <w:r w:rsidR="00324F58" w:rsidRPr="005C290E">
        <w:rPr>
          <w:bCs/>
          <w:highlight w:val="magenta"/>
          <w:rPrChange w:id="1182"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183" w:author="Ben Fels" w:date="2024-12-22T11:53:00Z" w16du:dateUtc="2024-12-22T10:53:00Z">
            <w:rPr>
              <w:bCs/>
            </w:rPr>
          </w:rPrChange>
        </w:rPr>
        <w:fldChar w:fldCharType="separate"/>
      </w:r>
      <w:r w:rsidR="00ED055E" w:rsidRPr="005C290E">
        <w:rPr>
          <w:rFonts w:cs="Arial"/>
          <w:highlight w:val="magenta"/>
          <w:rPrChange w:id="1184" w:author="Ben Fels" w:date="2024-12-22T11:53:00Z" w16du:dateUtc="2024-12-22T10:53:00Z">
            <w:rPr>
              <w:rFonts w:cs="Arial"/>
            </w:rPr>
          </w:rPrChange>
        </w:rPr>
        <w:t>(2023)</w:t>
      </w:r>
      <w:r w:rsidR="00324F58" w:rsidRPr="005C290E">
        <w:rPr>
          <w:bCs/>
          <w:highlight w:val="magenta"/>
          <w:rPrChange w:id="1185"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fine-tuning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wie beim One-Shot bzw. Few-Shot Learning</w:t>
      </w:r>
      <w:r w:rsidR="006234AC" w:rsidRPr="005C290E">
        <w:rPr>
          <w:bCs/>
        </w:rPr>
        <w:t>.</w:t>
      </w:r>
      <w:r w:rsidR="0004322C" w:rsidRPr="005C290E">
        <w:rPr>
          <w:bCs/>
        </w:rPr>
        <w:t xml:space="preserve"> </w:t>
      </w:r>
      <w:r w:rsidR="0085671A" w:rsidRPr="005C290E">
        <w:rPr>
          <w:bCs/>
        </w:rPr>
        <w:t xml:space="preserve">Auf </w:t>
      </w:r>
      <w:commentRangeStart w:id="1186"/>
      <w:r w:rsidR="0085671A" w:rsidRPr="005C290E">
        <w:rPr>
          <w:bCs/>
        </w:rPr>
        <w:t>den Anwendungsfall Argument Mining übersetzt werden dem Modell</w:t>
      </w:r>
      <w:r w:rsidR="00283FA4" w:rsidRPr="005C290E">
        <w:rPr>
          <w:bCs/>
        </w:rPr>
        <w:t xml:space="preserve"> die Teilaufgaben genannt</w:t>
      </w:r>
      <w:commentRangeEnd w:id="1186"/>
      <w:r w:rsidR="00E20AAD">
        <w:rPr>
          <w:rStyle w:val="Kommentarzeichen"/>
        </w:rPr>
        <w:commentReference w:id="1186"/>
      </w:r>
      <w:r w:rsidR="00DE7AB2" w:rsidRPr="005C290E">
        <w:rPr>
          <w:bCs/>
        </w:rPr>
        <w:t xml:space="preserve"> und die Vorgehensweise anhand eines Beispiels dargestellt.</w:t>
      </w:r>
    </w:p>
    <w:p w14:paraId="5820FF3E" w14:textId="1ECE14C3" w:rsidR="0085445A" w:rsidRPr="005C290E" w:rsidRDefault="007C6A28">
      <w:pPr>
        <w:pStyle w:val="Listenabsatz"/>
        <w:numPr>
          <w:ilvl w:val="0"/>
          <w:numId w:val="58"/>
        </w:numPr>
        <w:jc w:val="both"/>
        <w:rPr>
          <w:ins w:id="1187" w:author="Ben Fels" w:date="2024-12-22T11:51:00Z" w16du:dateUtc="2024-12-22T10:51:00Z"/>
          <w:bCs/>
          <w:lang w:val="en-US"/>
        </w:rPr>
        <w:pPrChange w:id="1188" w:author="Ben Fels" w:date="2024-12-22T19:54:00Z" w16du:dateUtc="2024-12-22T18:54:00Z">
          <w:pPr>
            <w:pStyle w:val="Listenabsatz"/>
            <w:numPr>
              <w:ilvl w:val="1"/>
              <w:numId w:val="27"/>
            </w:numPr>
            <w:ind w:left="1440" w:hanging="360"/>
          </w:pPr>
        </w:pPrChange>
      </w:pPr>
      <w:r w:rsidRPr="005C290E">
        <w:rPr>
          <w:b/>
          <w:bCs/>
        </w:rPr>
        <w:t>Role Playing</w:t>
      </w:r>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5C290E">
        <w:rPr>
          <w:bCs/>
          <w:highlight w:val="magenta"/>
        </w:rPr>
        <w:fldChar w:fldCharType="separate"/>
      </w:r>
      <w:r w:rsidR="004C2386" w:rsidRPr="004C2386">
        <w:rPr>
          <w:rFonts w:cs="Arial"/>
          <w:highlight w:val="magenta"/>
        </w:rPr>
        <w:t>(OpenAI, 2024e; Trad &amp; Chehab, 2024, S. 369)</w:t>
      </w:r>
      <w:r w:rsidRPr="005C290E">
        <w:rPr>
          <w:bCs/>
          <w:highlight w:val="magenta"/>
        </w:rPr>
        <w:fldChar w:fldCharType="end"/>
      </w:r>
      <w:r w:rsidRPr="005C290E">
        <w:rPr>
          <w:bCs/>
          <w:highlight w:val="magenta"/>
          <w:lang w:val="en-US"/>
        </w:rPr>
        <w:t>.</w:t>
      </w:r>
      <w:del w:id="1189" w:author="Ben Fels" w:date="2024-12-22T19:54:00Z" w16du:dateUtc="2024-12-22T18:54:00Z">
        <w:r w:rsidR="003C1254" w:rsidRPr="005C290E" w:rsidDel="004256BC">
          <w:rPr>
            <w:bCs/>
            <w:highlight w:val="magenta"/>
            <w:rPrChange w:id="1190"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191" w:author="Ben Fels" w:date="2024-12-22T11:10:00Z" w16du:dateUtc="2024-12-22T10:10:00Z">
              <w:rPr>
                <w:bCs/>
              </w:rPr>
            </w:rPrChange>
          </w:rPr>
          <w:fldChar w:fldCharType="separate"/>
        </w:r>
        <w:r w:rsidR="003C1254" w:rsidRPr="005C290E" w:rsidDel="004256BC">
          <w:rPr>
            <w:rFonts w:cs="Arial"/>
            <w:highlight w:val="magenta"/>
            <w:lang w:val="en-US"/>
            <w:rPrChange w:id="1192" w:author="Ben Fels" w:date="2024-12-22T11:10:00Z" w16du:dateUtc="2024-12-22T10:10:00Z">
              <w:rPr>
                <w:rFonts w:cs="Arial"/>
              </w:rPr>
            </w:rPrChange>
          </w:rPr>
          <w:delText>(Trad &amp; Chehab, 2024, S. 369)</w:delText>
        </w:r>
        <w:r w:rsidR="003C1254" w:rsidRPr="005C290E" w:rsidDel="004256BC">
          <w:rPr>
            <w:bCs/>
            <w:highlight w:val="magenta"/>
            <w:rPrChange w:id="1193" w:author="Ben Fels" w:date="2024-12-22T11:10:00Z" w16du:dateUtc="2024-12-22T10:10:00Z">
              <w:rPr>
                <w:bCs/>
              </w:rPr>
            </w:rPrChange>
          </w:rPr>
          <w:fldChar w:fldCharType="end"/>
        </w:r>
      </w:del>
    </w:p>
    <w:p w14:paraId="5AE96B26" w14:textId="6718F2DA" w:rsidR="004256BC" w:rsidRPr="00D05ADC" w:rsidRDefault="008E1D91">
      <w:pPr>
        <w:jc w:val="both"/>
        <w:rPr>
          <w:ins w:id="1194" w:author="Ben Fels" w:date="2024-12-16T22:10:00Z" w16du:dateUtc="2024-12-16T21:10:00Z"/>
          <w:bCs/>
        </w:rPr>
        <w:pPrChange w:id="1195" w:author="Ben Fels" w:date="2024-12-22T11:51:00Z" w16du:dateUtc="2024-12-22T10:51:00Z">
          <w:pPr>
            <w:pStyle w:val="Listenabsatz"/>
            <w:numPr>
              <w:ilvl w:val="1"/>
              <w:numId w:val="27"/>
            </w:numPr>
            <w:ind w:left="1440" w:hanging="360"/>
          </w:pPr>
        </w:pPrChange>
      </w:pPr>
      <w:ins w:id="1196" w:author="Ben Fels" w:date="2024-12-22T18:16:00Z" w16du:dateUtc="2024-12-22T17:16:00Z">
        <w:r w:rsidRPr="00AC2170">
          <w:rPr>
            <w:bCs/>
            <w:rPrChange w:id="1197"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198" w:author="Ben Fels" w:date="2024-12-22T18:16:00Z" w16du:dateUtc="2024-12-22T17:16:00Z">
        <w:r>
          <w:rPr>
            <w:bCs/>
          </w:rPr>
          <w:t xml:space="preserve"> </w:t>
        </w:r>
      </w:ins>
      <w:ins w:id="1199" w:author="Ben Fels" w:date="2024-12-22T18:08:00Z" w16du:dateUtc="2024-12-22T17:08:00Z">
        <w:r w:rsidR="00D05ADC" w:rsidRPr="0039768F">
          <w:rPr>
            <w:bCs/>
            <w:highlight w:val="magenta"/>
            <w:rPrChange w:id="1200" w:author="Ben Fels" w:date="2024-12-22T18:10:00Z" w16du:dateUtc="2024-12-22T17:10:00Z">
              <w:rPr>
                <w:bCs/>
                <w:lang w:val="en-US"/>
              </w:rPr>
            </w:rPrChange>
          </w:rPr>
          <w:t xml:space="preserve">OpenAI </w:t>
        </w:r>
      </w:ins>
      <w:r w:rsidR="000F68E6" w:rsidRPr="008328FE">
        <w:rPr>
          <w:bCs/>
          <w:highlight w:val="magenta"/>
          <w:lang w:val="en-US"/>
          <w:rPrChange w:id="1201"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202"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203" w:author="Ben Fels" w:date="2024-12-22T18:10:00Z" w16du:dateUtc="2024-12-22T17:10:00Z">
            <w:rPr>
              <w:bCs/>
              <w:lang w:val="en-US"/>
            </w:rPr>
          </w:rPrChange>
        </w:rPr>
        <w:fldChar w:fldCharType="end"/>
      </w:r>
      <w:ins w:id="1204" w:author="Ben Fels" w:date="2024-12-22T18:08:00Z" w16du:dateUtc="2024-12-22T17:08:00Z">
        <w:r w:rsidR="00D05ADC" w:rsidRPr="00D05ADC">
          <w:rPr>
            <w:bCs/>
            <w:rPrChange w:id="1205" w:author="Ben Fels" w:date="2024-12-22T18:08:00Z" w16du:dateUtc="2024-12-22T17:08:00Z">
              <w:rPr>
                <w:bCs/>
                <w:lang w:val="en-US"/>
              </w:rPr>
            </w:rPrChange>
          </w:rPr>
          <w:t xml:space="preserve"> </w:t>
        </w:r>
        <w:r w:rsidR="00D05ADC" w:rsidRPr="00BD07B7">
          <w:rPr>
            <w:bCs/>
          </w:rPr>
          <w:t xml:space="preserve">für bessere Ergebnisse </w:t>
        </w:r>
      </w:ins>
      <w:ins w:id="1206" w:author="Ben Fels" w:date="2024-12-22T18:13:00Z" w16du:dateUtc="2024-12-22T17:13:00Z">
        <w:r w:rsidR="00427542" w:rsidRPr="00BD07B7">
          <w:rPr>
            <w:bCs/>
          </w:rPr>
          <w:t xml:space="preserve">beispielsweise </w:t>
        </w:r>
      </w:ins>
      <w:ins w:id="1207" w:author="Ben Fels" w:date="2024-12-22T18:10:00Z" w16du:dateUtc="2024-12-22T17:10:00Z">
        <w:r w:rsidR="0039768F" w:rsidRPr="00BD07B7">
          <w:rPr>
            <w:bCs/>
          </w:rPr>
          <w:t xml:space="preserve">das Schreiben von </w:t>
        </w:r>
      </w:ins>
      <w:r w:rsidR="006E16C5" w:rsidRPr="00BD07B7">
        <w:rPr>
          <w:bCs/>
        </w:rPr>
        <w:t>spezifischen</w:t>
      </w:r>
      <w:ins w:id="1208"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209" w:author="Ben Fels" w:date="2024-12-22T20:42:00Z" w16du:dateUtc="2024-12-22T19:42:00Z">
        <w:r w:rsidR="00585481" w:rsidRPr="00BD07B7">
          <w:rPr>
            <w:bCs/>
          </w:rPr>
          <w:t xml:space="preserve"> </w:t>
        </w:r>
      </w:ins>
      <w:ins w:id="1210" w:author="Ben Fels" w:date="2024-12-22T20:05:00Z" w16du:dateUtc="2024-12-22T19:05:00Z">
        <w:r w:rsidR="00A77CE4" w:rsidRPr="00BD07B7">
          <w:rPr>
            <w:bCs/>
          </w:rPr>
          <w:t xml:space="preserve">und </w:t>
        </w:r>
      </w:ins>
      <w:ins w:id="1211" w:author="Ben Fels" w:date="2024-12-22T18:13:00Z" w16du:dateUtc="2024-12-22T17:13:00Z">
        <w:r w:rsidR="00A51F5C" w:rsidRPr="00BD07B7">
          <w:rPr>
            <w:bCs/>
          </w:rPr>
          <w:t xml:space="preserve">die Verwendung </w:t>
        </w:r>
      </w:ins>
      <w:ins w:id="1212" w:author="Ben Fels" w:date="2024-12-22T18:14:00Z" w16du:dateUtc="2024-12-22T17:14:00Z">
        <w:r w:rsidR="000A7B42" w:rsidRPr="00BD07B7">
          <w:rPr>
            <w:bCs/>
          </w:rPr>
          <w:t>von Begrenzungszeichen</w:t>
        </w:r>
      </w:ins>
      <w:ins w:id="1213" w:author="Ben Fels" w:date="2024-12-22T19:55:00Z" w16du:dateUtc="2024-12-22T18:55:00Z">
        <w:r w:rsidR="0085445A" w:rsidRPr="00BD07B7">
          <w:rPr>
            <w:bCs/>
          </w:rPr>
          <w:t xml:space="preserve"> </w:t>
        </w:r>
      </w:ins>
      <w:ins w:id="1214" w:author="Ben Fels" w:date="2024-12-22T19:11:00Z" w16du:dateUtc="2024-12-22T18:11:00Z">
        <w:r w:rsidR="00DC0016" w:rsidRPr="00BD07B7">
          <w:rPr>
            <w:bCs/>
          </w:rPr>
          <w:t>sowie den systematischen T</w:t>
        </w:r>
      </w:ins>
      <w:ins w:id="1215" w:author="Ben Fels" w:date="2024-12-22T19:12:00Z" w16du:dateUtc="2024-12-22T18:12:00Z">
        <w:r w:rsidR="00DC0016" w:rsidRPr="00BD07B7">
          <w:rPr>
            <w:bCs/>
          </w:rPr>
          <w:t>est von</w:t>
        </w:r>
        <w:r w:rsidR="00447506" w:rsidRPr="00BD07B7">
          <w:rPr>
            <w:bCs/>
          </w:rPr>
          <w:t xml:space="preserve"> Veränderungen</w:t>
        </w:r>
      </w:ins>
      <w:ins w:id="1216"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03D508CD" w:rsidR="00590195" w:rsidRDefault="004A0F4F">
      <w:pPr>
        <w:autoSpaceDE w:val="0"/>
        <w:autoSpaceDN w:val="0"/>
        <w:adjustRightInd w:val="0"/>
        <w:spacing w:after="0"/>
        <w:jc w:val="both"/>
      </w:pPr>
      <w:ins w:id="1217" w:author="Ben Fels" w:date="2024-12-22T11:48:00Z" w16du:dateUtc="2024-12-22T10:48:00Z">
        <w:r>
          <w:t xml:space="preserve">Dem </w:t>
        </w:r>
      </w:ins>
      <w:ins w:id="1218" w:author="Ben Fels" w:date="2024-12-22T11:47:00Z" w16du:dateUtc="2024-12-22T10:47:00Z">
        <w:r>
          <w:t xml:space="preserve">Modells wird </w:t>
        </w:r>
      </w:ins>
      <w:ins w:id="1219" w:author="Ben Fels" w:date="2024-12-22T11:48:00Z" w16du:dateUtc="2024-12-22T10:48:00Z">
        <w:r w:rsidR="00684E23">
          <w:t xml:space="preserve">JSON </w:t>
        </w:r>
        <w:r w:rsidR="008E2F22">
          <w:t xml:space="preserve">als Ausgabeformat </w:t>
        </w:r>
        <w:r w:rsidR="00684E23">
          <w:t xml:space="preserve">auferlegt. Dadurch soll sich das Modell </w:t>
        </w:r>
      </w:ins>
      <w:ins w:id="1220" w:author="Ben Fels" w:date="2024-12-22T11:49:00Z" w16du:dateUtc="2024-12-22T10:49:00Z">
        <w:r w:rsidR="005212EB">
          <w:t xml:space="preserve">bei der Ausgabe </w:t>
        </w:r>
      </w:ins>
      <w:ins w:id="1221" w:author="Ben Fels" w:date="2024-12-22T11:48:00Z" w16du:dateUtc="2024-12-22T10:48:00Z">
        <w:r w:rsidR="00684E23">
          <w:t>auf die wesentlichen</w:t>
        </w:r>
      </w:ins>
      <w:ins w:id="1222"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4C2386">
        <w:rPr>
          <w:highlight w:val="magenta"/>
        </w:rPr>
        <w:instrText xml:space="preserve"> ADDIN ZOTERO_ITEM CSL_CITATION {"citationID":"HVMUVcU4","properties":{"formattedCitation":"(OpenAI,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935685" w:rsidRPr="00935685">
        <w:rPr>
          <w:highlight w:val="magenta"/>
        </w:rPr>
        <w:fldChar w:fldCharType="separate"/>
      </w:r>
      <w:r w:rsidR="004C2386" w:rsidRPr="004C2386">
        <w:rPr>
          <w:rFonts w:cs="Arial"/>
          <w:highlight w:val="magenta"/>
        </w:rPr>
        <w:t>(OpenAI, 2024f)</w:t>
      </w:r>
      <w:r w:rsidR="00935685" w:rsidRPr="00935685">
        <w:rPr>
          <w:highlight w:val="magenta"/>
        </w:rPr>
        <w:fldChar w:fldCharType="end"/>
      </w:r>
      <w:ins w:id="1223" w:author="Ben Fels" w:date="2024-12-22T11:49:00Z" w16du:dateUtc="2024-12-22T10:49:00Z">
        <w:r w:rsidR="005212EB">
          <w:t>.</w:t>
        </w:r>
      </w:ins>
      <w:r w:rsidR="003F0B26">
        <w:t xml:space="preserve"> </w:t>
      </w:r>
      <w:ins w:id="1224" w:author="Ben Fels" w:date="2024-12-22T11:51:00Z" w16du:dateUtc="2024-12-22T10:51:00Z">
        <w:r w:rsidR="006B3770">
          <w:t>Das Ausgabeformat wurde so definiert, dass es sich für die Weiterverarbeitung zur</w:t>
        </w:r>
        <w:r w:rsidR="002A6B77">
          <w:t xml:space="preserve"> </w:t>
        </w:r>
      </w:ins>
      <w:ins w:id="1225" w:author="Ben Fels" w:date="2024-12-22T11:52:00Z" w16du:dateUtc="2024-12-22T10:52:00Z">
        <w:r w:rsidR="002A6B77">
          <w:t>anschließenden Evaluation eignet.</w:t>
        </w:r>
      </w:ins>
      <w:r w:rsidR="003F0B26">
        <w:t xml:space="preserve"> </w:t>
      </w:r>
      <w:ins w:id="1226"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227" w:author="Ben Fels" w:date="2024-12-22T11:50:00Z" w16du:dateUtc="2024-12-22T10:50:00Z">
        <w:r w:rsidR="00AA1D07">
          <w:t xml:space="preserve">des </w:t>
        </w:r>
      </w:ins>
      <w:ins w:id="1228" w:author="Ben Fels" w:date="2024-12-22T11:05:00Z" w16du:dateUtc="2024-12-22T10:05:00Z">
        <w:r w:rsidR="00590195">
          <w:t xml:space="preserve">LLMs </w:t>
        </w:r>
      </w:ins>
      <w:ins w:id="1229" w:author="Ben Fels" w:date="2024-12-22T11:52:00Z" w16du:dateUtc="2024-12-22T10:52:00Z">
        <w:r w:rsidR="00DC30B8">
          <w:t xml:space="preserve">sind </w:t>
        </w:r>
      </w:ins>
      <w:ins w:id="1230" w:author="Ben Fels" w:date="2024-12-22T11:05:00Z" w16du:dateUtc="2024-12-22T10:05:00Z">
        <w:r w:rsidR="00590195">
          <w:t xml:space="preserve">nicht </w:t>
        </w:r>
      </w:ins>
      <w:ins w:id="1231" w:author="Ben Fels" w:date="2024-12-22T11:52:00Z" w16du:dateUtc="2024-12-22T10:52:00Z">
        <w:r w:rsidR="00DC30B8">
          <w:t>Teil dieser Untersuchung</w:t>
        </w:r>
      </w:ins>
      <w:ins w:id="1232"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233"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234" w:author="Ben Fels" w:date="2024-12-21T11:47:00Z" w16du:dateUtc="2024-12-21T10:47:00Z"/>
          <w:lang w:val="en-US"/>
          <w:rPrChange w:id="1235" w:author="Ben Fels" w:date="2024-12-21T18:24:00Z" w16du:dateUtc="2024-12-21T17:24:00Z">
            <w:rPr>
              <w:del w:id="1236" w:author="Ben Fels" w:date="2024-12-21T11:47:00Z" w16du:dateUtc="2024-12-21T10:47:00Z"/>
              <w:b/>
              <w:i/>
              <w:lang w:val="en-US"/>
            </w:rPr>
          </w:rPrChange>
        </w:rPr>
      </w:pPr>
      <w:bookmarkStart w:id="1237" w:name="_Toc185697462"/>
      <w:bookmarkStart w:id="1238" w:name="_Toc186791538"/>
      <w:bookmarkEnd w:id="1237"/>
      <w:bookmarkEnd w:id="1238"/>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239" w:author="Ben Fels" w:date="2024-12-21T11:47:00Z" w16du:dateUtc="2024-12-21T10:47:00Z"/>
          <w:lang w:val="en-US"/>
          <w:rPrChange w:id="1240" w:author="Ben Fels" w:date="2024-12-21T18:24:00Z" w16du:dateUtc="2024-12-21T17:24:00Z">
            <w:rPr>
              <w:del w:id="1241" w:author="Ben Fels" w:date="2024-12-21T11:47:00Z" w16du:dateUtc="2024-12-21T10:47:00Z"/>
            </w:rPr>
          </w:rPrChange>
        </w:rPr>
      </w:pPr>
      <w:del w:id="1242" w:author="Ben Fels" w:date="2024-12-21T11:47:00Z" w16du:dateUtc="2024-12-21T10:47:00Z">
        <w:r w:rsidRPr="002F4B5A" w:rsidDel="002A4580">
          <w:rPr>
            <w:lang w:val="en-US"/>
            <w:rPrChange w:id="1243" w:author="Ben Fels" w:date="2024-12-21T18:24:00Z" w16du:dateUtc="2024-12-21T17:24:00Z">
              <w:rPr/>
            </w:rPrChange>
          </w:rPr>
          <w:delText>Zero-Shot</w:delText>
        </w:r>
        <w:r w:rsidR="00490397" w:rsidRPr="002F4B5A" w:rsidDel="002A4580">
          <w:rPr>
            <w:lang w:val="en-US"/>
            <w:rPrChange w:id="1244" w:author="Ben Fels" w:date="2024-12-21T18:24:00Z" w16du:dateUtc="2024-12-21T17:24:00Z">
              <w:rPr/>
            </w:rPrChange>
          </w:rPr>
          <w:delText>: Kein Beispiel übergeben</w:delText>
        </w:r>
        <w:bookmarkStart w:id="1245" w:name="_Toc185697463"/>
        <w:bookmarkStart w:id="1246" w:name="_Toc186791539"/>
        <w:bookmarkEnd w:id="1245"/>
        <w:bookmarkEnd w:id="1246"/>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247" w:author="Ben Fels" w:date="2024-12-21T11:47:00Z" w16du:dateUtc="2024-12-21T10:47:00Z"/>
          <w:lang w:val="en-US"/>
          <w:rPrChange w:id="1248" w:author="Ben Fels" w:date="2024-12-21T18:24:00Z" w16du:dateUtc="2024-12-21T17:24:00Z">
            <w:rPr>
              <w:del w:id="1249" w:author="Ben Fels" w:date="2024-12-21T11:47:00Z" w16du:dateUtc="2024-12-21T10:47:00Z"/>
            </w:rPr>
          </w:rPrChange>
        </w:rPr>
      </w:pPr>
      <w:del w:id="1250" w:author="Ben Fels" w:date="2024-12-21T11:47:00Z" w16du:dateUtc="2024-12-21T10:47:00Z">
        <w:r w:rsidRPr="002F4B5A" w:rsidDel="002A4580">
          <w:rPr>
            <w:lang w:val="en-US"/>
            <w:rPrChange w:id="1251" w:author="Ben Fels" w:date="2024-12-21T18:24:00Z" w16du:dateUtc="2024-12-21T17:24:00Z">
              <w:rPr/>
            </w:rPrChange>
          </w:rPr>
          <w:delText>One-Shot</w:delText>
        </w:r>
        <w:r w:rsidR="00490397" w:rsidRPr="002F4B5A" w:rsidDel="002A4580">
          <w:rPr>
            <w:lang w:val="en-US"/>
            <w:rPrChange w:id="1252" w:author="Ben Fels" w:date="2024-12-21T18:24:00Z" w16du:dateUtc="2024-12-21T17:24:00Z">
              <w:rPr/>
            </w:rPrChange>
          </w:rPr>
          <w:delText>: ein Beispiel übergeben</w:delText>
        </w:r>
        <w:bookmarkStart w:id="1253" w:name="_Toc185697464"/>
        <w:bookmarkStart w:id="1254" w:name="_Toc186791540"/>
        <w:bookmarkEnd w:id="1253"/>
        <w:bookmarkEnd w:id="1254"/>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255" w:author="Ben Fels" w:date="2024-12-21T11:47:00Z" w16du:dateUtc="2024-12-21T10:47:00Z"/>
          <w:lang w:val="en-US"/>
          <w:rPrChange w:id="1256" w:author="Ben Fels" w:date="2024-12-21T18:24:00Z" w16du:dateUtc="2024-12-21T17:24:00Z">
            <w:rPr>
              <w:del w:id="1257" w:author="Ben Fels" w:date="2024-12-21T11:47:00Z" w16du:dateUtc="2024-12-21T10:47:00Z"/>
            </w:rPr>
          </w:rPrChange>
        </w:rPr>
      </w:pPr>
      <w:del w:id="1258" w:author="Ben Fels" w:date="2024-12-21T11:47:00Z" w16du:dateUtc="2024-12-21T10:47:00Z">
        <w:r w:rsidRPr="002F4B5A" w:rsidDel="002A4580">
          <w:rPr>
            <w:lang w:val="en-US"/>
            <w:rPrChange w:id="1259" w:author="Ben Fels" w:date="2024-12-21T18:24:00Z" w16du:dateUtc="2024-12-21T17:24:00Z">
              <w:rPr/>
            </w:rPrChange>
          </w:rPr>
          <w:delText>Few-Shot</w:delText>
        </w:r>
        <w:r w:rsidR="00490397" w:rsidRPr="002F4B5A" w:rsidDel="002A4580">
          <w:rPr>
            <w:lang w:val="en-US"/>
            <w:rPrChange w:id="1260" w:author="Ben Fels" w:date="2024-12-21T18:24:00Z" w16du:dateUtc="2024-12-21T17:24:00Z">
              <w:rPr/>
            </w:rPrChange>
          </w:rPr>
          <w:delText xml:space="preserve">: </w:delText>
        </w:r>
        <w:r w:rsidR="00633544" w:rsidRPr="002F4B5A" w:rsidDel="002A4580">
          <w:rPr>
            <w:lang w:val="en-US"/>
            <w:rPrChange w:id="1261" w:author="Ben Fels" w:date="2024-12-21T18:24:00Z" w16du:dateUtc="2024-12-21T17:24:00Z">
              <w:rPr/>
            </w:rPrChange>
          </w:rPr>
          <w:delText xml:space="preserve">Wie viel Beispiele braucht es, damit es als Few-Shot Learning </w:delText>
        </w:r>
        <w:r w:rsidR="00163016" w:rsidRPr="002F4B5A" w:rsidDel="002A4580">
          <w:rPr>
            <w:lang w:val="en-US"/>
            <w:rPrChange w:id="1262" w:author="Ben Fels" w:date="2024-12-21T18:24:00Z" w16du:dateUtc="2024-12-21T17:24:00Z">
              <w:rPr/>
            </w:rPrChange>
          </w:rPr>
          <w:delText>zählt?</w:delText>
        </w:r>
        <w:bookmarkStart w:id="1263" w:name="_Toc185697465"/>
        <w:bookmarkStart w:id="1264" w:name="_Toc186791541"/>
        <w:bookmarkEnd w:id="1263"/>
        <w:bookmarkEnd w:id="1264"/>
      </w:del>
    </w:p>
    <w:p w14:paraId="7E7209C7" w14:textId="13480A68" w:rsidR="00E150E2" w:rsidDel="002A4580" w:rsidRDefault="00E87A82" w:rsidP="00E150E2">
      <w:pPr>
        <w:autoSpaceDE w:val="0"/>
        <w:autoSpaceDN w:val="0"/>
        <w:adjustRightInd w:val="0"/>
        <w:spacing w:after="0"/>
        <w:ind w:left="360"/>
        <w:jc w:val="both"/>
        <w:rPr>
          <w:del w:id="1265" w:author="Ben Fels" w:date="2024-12-21T11:47:00Z" w16du:dateUtc="2024-12-21T10:47:00Z"/>
        </w:rPr>
      </w:pPr>
      <w:del w:id="1266" w:author="Ben Fels" w:date="2024-12-21T11:47:00Z" w16du:dateUtc="2024-12-21T10:47:00Z">
        <w:r w:rsidRPr="002F4B5A" w:rsidDel="002A4580">
          <w:rPr>
            <w:lang w:val="en-US"/>
            <w:rPrChange w:id="1267" w:author="Ben Fels" w:date="2024-12-21T18:24:00Z" w16du:dateUtc="2024-12-21T17:24:00Z">
              <w:rPr/>
            </w:rPrChange>
          </w:rPr>
          <w:delText xml:space="preserve">Nach </w:delText>
        </w:r>
        <w:r w:rsidRPr="002F4B5A" w:rsidDel="002A4580">
          <w:rPr>
            <w:rFonts w:cs="Arial"/>
            <w:highlight w:val="magenta"/>
            <w:lang w:val="en-US"/>
            <w:rPrChange w:id="1268"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269"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270"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271"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272"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273"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274" w:name="_Toc185697466"/>
        <w:bookmarkStart w:id="1275" w:name="_Toc186791542"/>
        <w:bookmarkEnd w:id="1274"/>
        <w:bookmarkEnd w:id="1275"/>
      </w:del>
    </w:p>
    <w:p w14:paraId="0FA3FEE0" w14:textId="0404AE21" w:rsidR="003F347A" w:rsidDel="002A4580" w:rsidRDefault="00F74FD5" w:rsidP="00E150E2">
      <w:pPr>
        <w:autoSpaceDE w:val="0"/>
        <w:autoSpaceDN w:val="0"/>
        <w:adjustRightInd w:val="0"/>
        <w:spacing w:after="0"/>
        <w:ind w:left="360"/>
        <w:jc w:val="both"/>
        <w:rPr>
          <w:del w:id="1276" w:author="Ben Fels" w:date="2024-12-21T11:47:00Z" w16du:dateUtc="2024-12-21T10:47:00Z"/>
        </w:rPr>
      </w:pPr>
      <w:del w:id="1277"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278" w:name="_Toc185697467"/>
        <w:bookmarkStart w:id="1279" w:name="_Toc186791543"/>
        <w:bookmarkEnd w:id="1278"/>
        <w:bookmarkEnd w:id="1279"/>
      </w:del>
    </w:p>
    <w:p w14:paraId="55A6E6F9" w14:textId="42D9A0F9" w:rsidR="00027FDA" w:rsidDel="002A4580" w:rsidRDefault="00027FDA" w:rsidP="00E150E2">
      <w:pPr>
        <w:autoSpaceDE w:val="0"/>
        <w:autoSpaceDN w:val="0"/>
        <w:adjustRightInd w:val="0"/>
        <w:spacing w:after="0"/>
        <w:ind w:left="360"/>
        <w:jc w:val="both"/>
        <w:rPr>
          <w:del w:id="1280" w:author="Ben Fels" w:date="2024-12-21T11:47:00Z" w16du:dateUtc="2024-12-21T10:47:00Z"/>
        </w:rPr>
      </w:pPr>
      <w:del w:id="1281"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282" w:name="_Toc185697468"/>
        <w:bookmarkStart w:id="1283" w:name="_Toc186791544"/>
        <w:bookmarkEnd w:id="1282"/>
        <w:bookmarkEnd w:id="1283"/>
      </w:del>
    </w:p>
    <w:p w14:paraId="03AD6F39" w14:textId="4864511F" w:rsidR="00E150E2" w:rsidDel="002A4580" w:rsidRDefault="006B0454" w:rsidP="00E150E2">
      <w:pPr>
        <w:autoSpaceDE w:val="0"/>
        <w:autoSpaceDN w:val="0"/>
        <w:adjustRightInd w:val="0"/>
        <w:spacing w:after="0"/>
        <w:ind w:left="360"/>
        <w:jc w:val="both"/>
        <w:rPr>
          <w:del w:id="1284" w:author="Ben Fels" w:date="2024-12-21T11:47:00Z" w16du:dateUtc="2024-12-21T10:47:00Z"/>
        </w:rPr>
      </w:pPr>
      <w:del w:id="1285"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286"/>
        <w:r w:rsidR="002C1227" w:rsidDel="002A4580">
          <w:delText xml:space="preserve">Kontext-Fenster </w:delText>
        </w:r>
        <w:commentRangeEnd w:id="1286"/>
        <w:r w:rsidR="002B52F5" w:rsidDel="002A4580">
          <w:rPr>
            <w:rStyle w:val="Kommentarzeichen"/>
          </w:rPr>
          <w:commentReference w:id="1286"/>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287" w:name="_Toc185697469"/>
        <w:bookmarkStart w:id="1288" w:name="_Toc186791545"/>
        <w:bookmarkEnd w:id="1287"/>
        <w:bookmarkEnd w:id="1288"/>
      </w:del>
    </w:p>
    <w:p w14:paraId="434B60CC" w14:textId="1E310227" w:rsidR="00CB7B5E" w:rsidDel="002A4580" w:rsidRDefault="000C21AE" w:rsidP="00E150E2">
      <w:pPr>
        <w:autoSpaceDE w:val="0"/>
        <w:autoSpaceDN w:val="0"/>
        <w:adjustRightInd w:val="0"/>
        <w:spacing w:after="0"/>
        <w:ind w:left="360"/>
        <w:jc w:val="both"/>
        <w:rPr>
          <w:del w:id="1289" w:author="Ben Fels" w:date="2024-12-21T11:47:00Z" w16du:dateUtc="2024-12-21T10:47:00Z"/>
        </w:rPr>
      </w:pPr>
      <w:del w:id="1290"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291" w:name="_Toc185697470"/>
        <w:bookmarkStart w:id="1292" w:name="_Toc186791546"/>
        <w:bookmarkEnd w:id="1291"/>
        <w:bookmarkEnd w:id="1292"/>
      </w:del>
    </w:p>
    <w:p w14:paraId="244D8D59" w14:textId="68D27281" w:rsidR="00B62C78" w:rsidDel="002A4580" w:rsidRDefault="00CB7B5E" w:rsidP="00B62C78">
      <w:pPr>
        <w:autoSpaceDE w:val="0"/>
        <w:autoSpaceDN w:val="0"/>
        <w:adjustRightInd w:val="0"/>
        <w:spacing w:after="0"/>
        <w:ind w:left="360"/>
        <w:jc w:val="both"/>
        <w:rPr>
          <w:del w:id="1293" w:author="Ben Fels" w:date="2024-12-21T11:47:00Z" w16du:dateUtc="2024-12-21T10:47:00Z"/>
        </w:rPr>
      </w:pPr>
      <w:del w:id="1294"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295" w:name="_Toc185697471"/>
        <w:bookmarkStart w:id="1296" w:name="_Toc186791547"/>
        <w:bookmarkEnd w:id="1295"/>
        <w:bookmarkEnd w:id="1296"/>
      </w:del>
    </w:p>
    <w:p w14:paraId="00088147" w14:textId="59709C11" w:rsidR="0043331A" w:rsidDel="002A4580" w:rsidRDefault="00174375" w:rsidP="00B62C78">
      <w:pPr>
        <w:autoSpaceDE w:val="0"/>
        <w:autoSpaceDN w:val="0"/>
        <w:adjustRightInd w:val="0"/>
        <w:spacing w:after="0"/>
        <w:ind w:left="360"/>
        <w:jc w:val="both"/>
        <w:rPr>
          <w:del w:id="1297" w:author="Ben Fels" w:date="2024-12-21T11:47:00Z" w16du:dateUtc="2024-12-21T10:47:00Z"/>
        </w:rPr>
      </w:pPr>
      <w:del w:id="1298"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299" w:name="_Toc185697472"/>
        <w:bookmarkStart w:id="1300" w:name="_Toc186791548"/>
        <w:bookmarkEnd w:id="1299"/>
        <w:bookmarkEnd w:id="1300"/>
      </w:del>
    </w:p>
    <w:p w14:paraId="2B4492D6" w14:textId="77847175" w:rsidR="00EF602A" w:rsidDel="002A4580" w:rsidRDefault="00EF602A" w:rsidP="001F7CA5">
      <w:pPr>
        <w:autoSpaceDE w:val="0"/>
        <w:autoSpaceDN w:val="0"/>
        <w:adjustRightInd w:val="0"/>
        <w:spacing w:after="0"/>
        <w:jc w:val="both"/>
        <w:rPr>
          <w:del w:id="1301" w:author="Ben Fels" w:date="2024-12-21T11:48:00Z" w16du:dateUtc="2024-12-21T10:48:00Z"/>
        </w:rPr>
      </w:pPr>
      <w:bookmarkStart w:id="1302" w:name="_Toc185697473"/>
      <w:bookmarkStart w:id="1303" w:name="_Toc186791549"/>
      <w:bookmarkEnd w:id="1302"/>
      <w:bookmarkEnd w:id="1303"/>
    </w:p>
    <w:p w14:paraId="7765E13A" w14:textId="4D07F36C" w:rsidR="0043331A" w:rsidDel="002A4580" w:rsidRDefault="0043331A" w:rsidP="001F7CA5">
      <w:pPr>
        <w:autoSpaceDE w:val="0"/>
        <w:autoSpaceDN w:val="0"/>
        <w:adjustRightInd w:val="0"/>
        <w:spacing w:after="0"/>
        <w:jc w:val="both"/>
        <w:rPr>
          <w:del w:id="1304" w:author="Ben Fels" w:date="2024-12-21T11:48:00Z" w16du:dateUtc="2024-12-21T10:48:00Z"/>
        </w:rPr>
      </w:pPr>
      <w:del w:id="1305"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306" w:name="_Toc185697474"/>
        <w:bookmarkStart w:id="1307" w:name="_Toc186791550"/>
        <w:bookmarkEnd w:id="1306"/>
        <w:bookmarkEnd w:id="1307"/>
      </w:del>
    </w:p>
    <w:p w14:paraId="02B7F4D9" w14:textId="0797EA93" w:rsidR="0092531F" w:rsidRPr="0092531F" w:rsidDel="002A4580" w:rsidRDefault="0092531F" w:rsidP="001F7CA5">
      <w:pPr>
        <w:autoSpaceDE w:val="0"/>
        <w:autoSpaceDN w:val="0"/>
        <w:adjustRightInd w:val="0"/>
        <w:spacing w:after="0"/>
        <w:jc w:val="both"/>
        <w:rPr>
          <w:del w:id="1308" w:author="Ben Fels" w:date="2024-12-21T11:48:00Z" w16du:dateUtc="2024-12-21T10:48:00Z"/>
          <w:lang w:val="en-US"/>
        </w:rPr>
      </w:pPr>
      <w:del w:id="1309" w:author="Ben Fels" w:date="2024-12-21T11:48:00Z" w16du:dateUtc="2024-12-21T10:48:00Z">
        <w:r w:rsidRPr="0092531F" w:rsidDel="002A4580">
          <w:rPr>
            <w:lang w:val="en-US"/>
          </w:rPr>
          <w:delText>Temperatur = 0 predictable; Temp =1 more r</w:delText>
        </w:r>
        <w:r w:rsidDel="002A4580">
          <w:rPr>
            <w:lang w:val="en-US"/>
          </w:rPr>
          <w:delText>andom</w:delText>
        </w:r>
        <w:bookmarkStart w:id="1310" w:name="_Toc185697475"/>
        <w:bookmarkStart w:id="1311" w:name="_Toc186791551"/>
        <w:bookmarkEnd w:id="1310"/>
        <w:bookmarkEnd w:id="1311"/>
      </w:del>
    </w:p>
    <w:p w14:paraId="35A1C4A1" w14:textId="42AF1975" w:rsidR="00690A2C" w:rsidRPr="001F04C6" w:rsidRDefault="00690A2C" w:rsidP="004A5A26">
      <w:pPr>
        <w:pStyle w:val="berschrift1"/>
      </w:pPr>
      <w:bookmarkStart w:id="1312" w:name="_Toc186791552"/>
      <w:r w:rsidRPr="001F04C6">
        <w:t>Ergebnisse</w:t>
      </w:r>
      <w:bookmarkEnd w:id="1312"/>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313" w:author="Ben Fels" w:date="2024-12-22T12:35:00Z" w16du:dateUtc="2024-12-22T11:35:00Z">
        <w:r w:rsidR="00932D03">
          <w:t>Es wurde sich explizit für die Darstell</w:t>
        </w:r>
        <w:r w:rsidR="00CB57F4">
          <w:t xml:space="preserve">ung in Abhängigkeit der </w:t>
        </w:r>
      </w:ins>
      <w:ins w:id="1314" w:author="Ben Fels" w:date="2024-12-22T12:36:00Z" w16du:dateUtc="2024-12-22T11:36:00Z">
        <w:r w:rsidR="00CB57F4">
          <w:t xml:space="preserve">Tokenanzahl anstelle der tatsächlichen kosten entschieden, </w:t>
        </w:r>
      </w:ins>
      <w:del w:id="1315" w:author="Ben Fels" w:date="2024-12-22T12:36:00Z" w16du:dateUtc="2024-12-22T11:36:00Z">
        <w:r w:rsidR="00AF45D9" w:rsidDel="00CB57F4">
          <w:delText xml:space="preserve">Auch wenn die </w:delText>
        </w:r>
      </w:del>
      <w:ins w:id="1316" w:author="Ben Fels" w:date="2024-12-22T12:36:00Z" w16du:dateUtc="2024-12-22T11:36:00Z">
        <w:r w:rsidR="00CB57F4">
          <w:t xml:space="preserve">da die </w:t>
        </w:r>
      </w:ins>
      <w:r w:rsidR="00AF45D9">
        <w:t xml:space="preserve">Kosten pro Token </w:t>
      </w:r>
      <w:del w:id="1317" w:author="Ben Fels" w:date="2024-12-22T12:36:00Z" w16du:dateUtc="2024-12-22T11:36:00Z">
        <w:r w:rsidR="00AF45D9" w:rsidDel="005B7EA7">
          <w:delText xml:space="preserve">pro </w:delText>
        </w:r>
      </w:del>
      <w:ins w:id="1318" w:author="Ben Fels" w:date="2024-12-22T12:36:00Z" w16du:dateUtc="2024-12-22T11:36:00Z">
        <w:r w:rsidR="005B7EA7">
          <w:t xml:space="preserve">individuell für jedes </w:t>
        </w:r>
      </w:ins>
      <w:r w:rsidR="00AF45D9">
        <w:t xml:space="preserve">Modell </w:t>
      </w:r>
      <w:del w:id="1319" w:author="Ben Fels" w:date="2024-12-22T12:36:00Z" w16du:dateUtc="2024-12-22T11:36:00Z">
        <w:r w:rsidR="00AF45D9" w:rsidDel="005B7EA7">
          <w:delText>abweichen</w:delText>
        </w:r>
      </w:del>
      <w:ins w:id="1320" w:author="Ben Fels" w:date="2024-12-22T12:36:00Z" w16du:dateUtc="2024-12-22T11:36:00Z">
        <w:r w:rsidR="005B7EA7">
          <w:t>sind.</w:t>
        </w:r>
      </w:ins>
      <w:del w:id="1321" w:author="Ben Fels" w:date="2024-12-22T12:37:00Z" w16du:dateUtc="2024-12-22T11:37:00Z">
        <w:r w:rsidR="00AF45D9" w:rsidDel="005B7EA7">
          <w:delText>,</w:delText>
        </w:r>
      </w:del>
      <w:r w:rsidR="00AF45D9">
        <w:t xml:space="preserve"> </w:t>
      </w:r>
      <w:del w:id="1322" w:author="Ben Fels" w:date="2024-12-22T12:37:00Z" w16du:dateUtc="2024-12-22T11:37:00Z">
        <w:r w:rsidR="00934AF5" w:rsidDel="005B7EA7">
          <w:delText xml:space="preserve">können sie </w:delText>
        </w:r>
      </w:del>
      <w:ins w:id="1323" w:author="Ben Fels" w:date="2024-12-22T12:37:00Z" w16du:dateUtc="2024-12-22T11:37:00Z">
        <w:r w:rsidR="005B7EA7">
          <w:t xml:space="preserve">Die Tokenanzahl </w:t>
        </w:r>
        <w:r w:rsidR="00C76172">
          <w:t xml:space="preserve">kann als </w:t>
        </w:r>
      </w:ins>
      <w:del w:id="1324" w:author="Ben Fels" w:date="2024-12-22T12:37:00Z" w16du:dateUtc="2024-12-22T11:37:00Z">
        <w:r w:rsidR="00934AF5" w:rsidDel="00C76172">
          <w:delText xml:space="preserve">als </w:delText>
        </w:r>
      </w:del>
      <w:r w:rsidR="00934AF5">
        <w:t xml:space="preserve">Kostentreiber </w:t>
      </w:r>
      <w:del w:id="1325" w:author="Ben Fels" w:date="2024-12-22T12:37:00Z" w16du:dateUtc="2024-12-22T11:37:00Z">
        <w:r w:rsidR="00934AF5" w:rsidDel="00AC4F51">
          <w:delText xml:space="preserve">verstanden </w:delText>
        </w:r>
      </w:del>
      <w:ins w:id="1326" w:author="Ben Fels" w:date="2024-12-22T12:37:00Z" w16du:dateUtc="2024-12-22T11:37:00Z">
        <w:r w:rsidR="00AC4F51">
          <w:t xml:space="preserve">herangezogen </w:t>
        </w:r>
      </w:ins>
      <w:r w:rsidR="00934AF5">
        <w:t>werden.</w:t>
      </w:r>
    </w:p>
    <w:p w14:paraId="153F59D7" w14:textId="31BC16A6" w:rsidR="003D26AC" w:rsidRDefault="003D26AC" w:rsidP="000B6E62">
      <w:r>
        <w:t>Bspw. Kennzahl bilden: Genauigkeit pro Token?</w:t>
      </w:r>
    </w:p>
    <w:p w14:paraId="33F9CA55" w14:textId="77777777" w:rsidR="00200913" w:rsidRDefault="00200913" w:rsidP="000B6E62"/>
    <w:p w14:paraId="2D8C6CF1" w14:textId="77777777" w:rsidR="00200913" w:rsidRDefault="00200913" w:rsidP="000B6E62"/>
    <w:p w14:paraId="39D2DEE2" w14:textId="77777777" w:rsidR="00200913" w:rsidRDefault="00200913" w:rsidP="00200913">
      <w:pPr>
        <w:rPr>
          <w:ins w:id="1327" w:author="Ben Fels" w:date="2024-12-21T12:01:00Z" w16du:dateUtc="2024-12-21T11:01:00Z"/>
        </w:rPr>
      </w:pPr>
      <w:ins w:id="1328"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329" w:author="Ben Fels" w:date="2024-12-21T12:01:00Z" w16du:dateUtc="2024-12-21T11:01:00Z"/>
        </w:rPr>
      </w:pPr>
      <w:ins w:id="1330"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331" w:author="Ben Fels" w:date="2024-12-21T12:01:00Z" w16du:dateUtc="2024-12-21T11:01:00Z"/>
        </w:rPr>
      </w:pPr>
      <w:ins w:id="1332"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333" w:name="_Toc186791553"/>
      <w:r w:rsidRPr="001F04C6">
        <w:t>Diskussion und Handlungsempfehlungen</w:t>
      </w:r>
      <w:bookmarkEnd w:id="1333"/>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43B01FB4" w14:textId="5B8DEB38" w:rsidR="007D5D63" w:rsidRPr="007D5D63" w:rsidRDefault="007D5D63" w:rsidP="00256D66">
      <w:r>
        <w:t>Entlang der Untersuchung wurde deutlich, dass es sich beim Argument Mining um ein komplexes Thema handelt, …</w:t>
      </w:r>
    </w:p>
    <w:p w14:paraId="78113B2D" w14:textId="7543C381" w:rsidR="00E669D3" w:rsidRDefault="00E669D3" w:rsidP="00256D66">
      <w:pPr>
        <w:rPr>
          <w:ins w:id="1334" w:author="Ben Fels" w:date="2024-12-21T19:09:00Z" w16du:dateUtc="2024-12-21T18:09:00Z"/>
          <w:b/>
        </w:rPr>
      </w:pPr>
      <w:ins w:id="1335" w:author="Ben Fels" w:date="2024-12-21T19:09:00Z" w16du:dateUtc="2024-12-21T18:09:00Z">
        <w:r>
          <w:rPr>
            <w:b/>
          </w:rPr>
          <w:t>Praktischer Mehrwert</w:t>
        </w:r>
      </w:ins>
    </w:p>
    <w:p w14:paraId="12A76DE4" w14:textId="77777777" w:rsidR="00E669D3" w:rsidRDefault="00E669D3" w:rsidP="00E669D3">
      <w:pPr>
        <w:jc w:val="both"/>
        <w:rPr>
          <w:ins w:id="1336" w:author="Ben Fels" w:date="2024-12-21T19:09:00Z" w16du:dateUtc="2024-12-21T18:09:00Z"/>
        </w:rPr>
      </w:pPr>
      <w:ins w:id="1337"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Minings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338"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339"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340"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1341" w:author="Ben Fels" w:date="2024-12-16T22:07:00Z" w16du:dateUtc="2024-12-16T21:07:00Z"/>
        </w:rPr>
      </w:pPr>
    </w:p>
    <w:p w14:paraId="7B5EC7D0" w14:textId="15AFCE54" w:rsidR="00D5092C" w:rsidRPr="00D5092C" w:rsidRDefault="00D5092C" w:rsidP="00777574">
      <w:pPr>
        <w:rPr>
          <w:b/>
          <w:rPrChange w:id="1342" w:author="Ben Fels" w:date="2024-12-16T22:08:00Z" w16du:dateUtc="2024-12-16T21:08:00Z">
            <w:rPr/>
          </w:rPrChange>
        </w:rPr>
      </w:pPr>
      <w:ins w:id="1343" w:author="Ben Fels" w:date="2024-12-16T22:07:00Z" w16du:dateUtc="2024-12-16T21:07:00Z">
        <w:r w:rsidRPr="00D5092C">
          <w:rPr>
            <w:b/>
            <w:rPrChange w:id="1344" w:author="Ben Fels" w:date="2024-12-16T22:08:00Z" w16du:dateUtc="2024-12-16T21:08:00Z">
              <w:rPr/>
            </w:rPrChange>
          </w:rPr>
          <w:t>Ha</w:t>
        </w:r>
      </w:ins>
      <w:ins w:id="1345" w:author="Ben Fels" w:date="2024-12-16T22:08:00Z" w16du:dateUtc="2024-12-16T21:08:00Z">
        <w:r w:rsidRPr="00D5092C">
          <w:rPr>
            <w:b/>
            <w:rPrChange w:id="1346"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347" w:author="Ben Fels" w:date="2024-12-16T22:09:00Z" w16du:dateUtc="2024-12-16T21:09:00Z"/>
        </w:rPr>
      </w:pPr>
      <w:ins w:id="1348"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349" w:author="Ben Fels" w:date="2024-12-16T22:08:00Z" w16du:dateUtc="2024-12-16T21:08:00Z"/>
        </w:rPr>
      </w:pPr>
      <w:ins w:id="1350"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351" w:author="Ben Fels" w:date="2024-12-17T09:18:00Z" w16du:dateUtc="2024-12-17T08:18:00Z"/>
        </w:rPr>
      </w:pPr>
      <w:ins w:id="1352" w:author="Ben Fels" w:date="2024-12-16T22:09:00Z" w16du:dateUtc="2024-12-16T21:09:00Z">
        <w:r>
          <w:t>Anwendung von Fine-Tuning.</w:t>
        </w:r>
      </w:ins>
    </w:p>
    <w:p w14:paraId="30FF29DF" w14:textId="2A6E8E49" w:rsidR="005755D9" w:rsidRDefault="005755D9">
      <w:pPr>
        <w:pStyle w:val="Listenabsatz"/>
        <w:numPr>
          <w:ilvl w:val="0"/>
          <w:numId w:val="51"/>
        </w:numPr>
        <w:rPr>
          <w:ins w:id="1353" w:author="Ben Fels" w:date="2024-12-21T11:51:00Z" w16du:dateUtc="2024-12-21T10:51:00Z"/>
        </w:rPr>
      </w:pPr>
      <w:ins w:id="1354" w:author="Ben Fels" w:date="2024-12-17T09:18:00Z" w16du:dateUtc="2024-12-17T08:18:00Z">
        <w:r>
          <w:t>Untersuchung für weitere Sprachen</w:t>
        </w:r>
      </w:ins>
    </w:p>
    <w:p w14:paraId="697734C1" w14:textId="5262811E" w:rsidR="003228A7" w:rsidRDefault="003228A7">
      <w:pPr>
        <w:pStyle w:val="Listenabsatz"/>
        <w:numPr>
          <w:ilvl w:val="0"/>
          <w:numId w:val="51"/>
        </w:numPr>
      </w:pPr>
      <w:ins w:id="1355" w:author="Ben Fels" w:date="2024-12-21T11:51:00Z" w16du:dateUtc="2024-12-21T10:51:00Z">
        <w:r>
          <w:t>Weiterentwicklung indem Argumentationsstrukturen in Strukt</w:t>
        </w:r>
        <w:r w:rsidR="00AB38A4">
          <w:t>urdiagrammen aufgeführt werden</w:t>
        </w:r>
      </w:ins>
      <w:ins w:id="1356"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357" w:author="Ben Fels" w:date="2024-12-21T11:53:00Z" w16du:dateUtc="2024-12-21T10:53:00Z"/>
        </w:rPr>
      </w:pPr>
    </w:p>
    <w:p w14:paraId="477E00C6" w14:textId="6C1710C7" w:rsidR="00FD56D1" w:rsidDel="00025B9B" w:rsidRDefault="006C0364" w:rsidP="00CF7AE6">
      <w:pPr>
        <w:pStyle w:val="berschrift1"/>
        <w:rPr>
          <w:del w:id="1358" w:author="Ben Fels" w:date="2024-12-21T11:53:00Z" w16du:dateUtc="2024-12-21T10:53:00Z"/>
        </w:rPr>
      </w:pPr>
      <w:del w:id="1359" w:author="Ben Fels" w:date="2024-12-21T11:53:00Z" w16du:dateUtc="2024-12-21T10:53:00Z">
        <w:r w:rsidRPr="00CF7AE6" w:rsidDel="00025B9B">
          <w:delText>Einleitung</w:delText>
        </w:r>
      </w:del>
    </w:p>
    <w:p w14:paraId="1AE165AD" w14:textId="7D232C11" w:rsidR="004A1650" w:rsidDel="00F34A39" w:rsidRDefault="00E02325" w:rsidP="00E02325">
      <w:pPr>
        <w:rPr>
          <w:del w:id="1360" w:author="Ben Fels" w:date="2024-12-21T11:50:00Z" w16du:dateUtc="2024-12-21T10:50:00Z"/>
        </w:rPr>
      </w:pPr>
      <w:del w:id="1361"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362" w:author="Ben Fels" w:date="2024-12-21T11:53:00Z" w16du:dateUtc="2024-12-21T10:53:00Z"/>
          <w:moveFrom w:id="1363" w:author="Ben Fels" w:date="2024-12-21T11:50:00Z" w16du:dateUtc="2024-12-21T10:50:00Z"/>
        </w:rPr>
      </w:pPr>
      <w:moveFromRangeStart w:id="1364" w:author="Ben Fels" w:date="2024-12-21T11:50:00Z" w:name="move185674234"/>
      <w:moveFrom w:id="1365" w:author="Ben Fels" w:date="2024-12-21T11:50:00Z" w16du:dateUtc="2024-12-21T10:50:00Z">
        <w:del w:id="1366"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367" w:author="Ben Fels" w:date="2024-12-21T11:53:00Z" w16du:dateUtc="2024-12-21T10:53:00Z"/>
          <w:moveFrom w:id="1368" w:author="Ben Fels" w:date="2024-12-21T11:50:00Z" w16du:dateUtc="2024-12-21T10:50:00Z"/>
        </w:rPr>
      </w:pPr>
      <w:moveFrom w:id="1369" w:author="Ben Fels" w:date="2024-12-21T11:50:00Z" w16du:dateUtc="2024-12-21T10:50:00Z">
        <w:del w:id="1370"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371" w:author="Ben Fels" w:date="2024-12-21T11:53:00Z" w16du:dateUtc="2024-12-21T10:53:00Z"/>
          <w:moveFrom w:id="1372" w:author="Ben Fels" w:date="2024-12-21T11:51:00Z" w16du:dateUtc="2024-12-21T10:51:00Z"/>
        </w:rPr>
      </w:pPr>
      <w:moveFromRangeStart w:id="1373" w:author="Ben Fels" w:date="2024-12-21T11:51:00Z" w:name="move185674280"/>
      <w:moveFromRangeEnd w:id="1364"/>
      <w:moveFrom w:id="1374" w:author="Ben Fels" w:date="2024-12-21T11:51:00Z" w16du:dateUtc="2024-12-21T10:51:00Z">
        <w:del w:id="1375"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376" w:author="Ben Fels" w:date="2024-12-21T11:53:00Z" w16du:dateUtc="2024-12-21T10:53:00Z"/>
          <w:moveFrom w:id="1377" w:author="Ben Fels" w:date="2024-12-21T11:51:00Z" w16du:dateUtc="2024-12-21T10:51:00Z"/>
        </w:rPr>
      </w:pPr>
      <w:moveFrom w:id="1378" w:author="Ben Fels" w:date="2024-12-21T11:51:00Z" w16du:dateUtc="2024-12-21T10:51:00Z">
        <w:del w:id="1379"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373"/>
    <w:p w14:paraId="70C0F28B" w14:textId="36D74A7D" w:rsidR="0010647F" w:rsidDel="009C2379" w:rsidRDefault="0010647F" w:rsidP="0010647F">
      <w:pPr>
        <w:rPr>
          <w:del w:id="1380" w:author="Ben Fels" w:date="2024-12-21T11:50:00Z" w16du:dateUtc="2024-12-21T10:50:00Z"/>
        </w:rPr>
      </w:pPr>
      <w:del w:id="1381" w:author="Ben Fels" w:date="2024-12-21T11:50:00Z" w16du:dateUtc="2024-12-21T10:50:00Z">
        <w:r w:rsidDel="009C2379">
          <w:delText xml:space="preserve">Dieser Beriech kann in die Teilaufgaben argument detection und argument stance classification unterschieden werden </w:delText>
        </w:r>
        <w:commentRangeStart w:id="1382"/>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382"/>
        <w:r w:rsidRPr="00C0539F" w:rsidDel="009C2379">
          <w:rPr>
            <w:rStyle w:val="Kommentarzeichen"/>
            <w:highlight w:val="magenta"/>
          </w:rPr>
          <w:commentReference w:id="1382"/>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383" w:author="Ben Fels" w:date="2024-12-21T11:53:00Z" w16du:dateUtc="2024-12-21T10:53:00Z"/>
        </w:rPr>
      </w:pPr>
    </w:p>
    <w:p w14:paraId="04C535D0" w14:textId="125255CA" w:rsidR="00E02325" w:rsidDel="005C0688" w:rsidRDefault="00E02325" w:rsidP="00E02325">
      <w:pPr>
        <w:rPr>
          <w:moveFrom w:id="1384" w:author="Ben Fels" w:date="2024-12-21T11:52:00Z" w16du:dateUtc="2024-12-21T10:52:00Z"/>
        </w:rPr>
      </w:pPr>
      <w:moveFromRangeStart w:id="1385" w:author="Ben Fels" w:date="2024-12-21T11:52:00Z" w:name="move185674394"/>
      <w:moveFrom w:id="1386"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387"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388" w:author="Ben Fels" w:date="2024-12-21T11:52:00Z" w16du:dateUtc="2024-12-21T10:52:00Z"/>
        </w:rPr>
      </w:pPr>
      <w:moveFrom w:id="1389" w:author="Ben Fels" w:date="2024-12-21T11:52:00Z" w16du:dateUtc="2024-12-21T10:52:00Z">
        <w:r w:rsidDel="005C0688">
          <w:t>Ansatz zum automatisieren des Prozesses, zum Überführen von unstrukturierten daten (Text) in strukturierte Argumente.</w:t>
        </w:r>
      </w:moveFrom>
    </w:p>
    <w:moveFromRangeEnd w:id="1385"/>
    <w:p w14:paraId="520E4361" w14:textId="353C4B0E" w:rsidR="0073273D" w:rsidDel="00A35D5E" w:rsidRDefault="0073273D" w:rsidP="00CF7AE6">
      <w:pPr>
        <w:rPr>
          <w:del w:id="1390" w:author="Ben Fels" w:date="2024-12-21T11:53:00Z" w16du:dateUtc="2024-12-21T10:53:00Z"/>
        </w:rPr>
      </w:pPr>
    </w:p>
    <w:p w14:paraId="0206FFF2" w14:textId="6465B599" w:rsidR="00D43596" w:rsidDel="00A35D5E" w:rsidRDefault="00601509" w:rsidP="00CF7AE6">
      <w:pPr>
        <w:rPr>
          <w:moveFrom w:id="1391" w:author="Ben Fels" w:date="2024-12-21T11:53:00Z" w16du:dateUtc="2024-12-21T10:53:00Z"/>
        </w:rPr>
      </w:pPr>
      <w:moveFromRangeStart w:id="1392" w:author="Ben Fels" w:date="2024-12-21T11:53:00Z" w:name="move185674422"/>
      <w:moveFrom w:id="1393"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394" w:author="Ben Fels" w:date="2024-12-21T11:53:00Z" w16du:dateUtc="2024-12-21T10:53:00Z"/>
        </w:rPr>
      </w:pPr>
      <w:moveFrom w:id="1395"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396" w:author="Ben Fels" w:date="2024-12-21T11:53:00Z" w16du:dateUtc="2024-12-21T10:53:00Z"/>
        </w:rPr>
      </w:pPr>
      <w:moveFrom w:id="1397"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398" w:author="Ben Fels" w:date="2024-12-21T11:53:00Z" w16du:dateUtc="2024-12-21T10:53:00Z"/>
        </w:rPr>
      </w:pPr>
      <w:moveFrom w:id="1399" w:author="Ben Fels" w:date="2024-12-21T11:53:00Z" w16du:dateUtc="2024-12-21T10:53:00Z">
        <w:r w:rsidRPr="00664C71" w:rsidDel="00A35D5E">
          <w:rPr>
            <w:rPrChange w:id="1400"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401"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402" w:author="Ben Fels" w:date="2024-12-21T11:53:00Z" w16du:dateUtc="2024-12-21T10:53:00Z"/>
        </w:rPr>
      </w:pPr>
      <w:moveFrom w:id="1403"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404"/>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404"/>
        <w:r w:rsidR="004D5E3E" w:rsidDel="00A35D5E">
          <w:rPr>
            <w:rStyle w:val="Kommentarzeichen"/>
          </w:rPr>
          <w:commentReference w:id="1404"/>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405" w:author="Ben Fels" w:date="2024-12-21T11:53:00Z" w16du:dateUtc="2024-12-21T10:53:00Z"/>
        </w:rPr>
      </w:pPr>
      <w:moveFrom w:id="1406"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407" w:author="Ben Fels" w:date="2024-12-21T11:53:00Z" w16du:dateUtc="2024-12-21T10:53:00Z"/>
          <w:rPrChange w:id="1408" w:author="Ben Fels" w:date="2024-12-21T18:08:00Z" w16du:dateUtc="2024-12-21T17:08:00Z">
            <w:rPr>
              <w:moveFrom w:id="1409" w:author="Ben Fels" w:date="2024-12-21T11:53:00Z" w16du:dateUtc="2024-12-21T10:53:00Z"/>
              <w:lang w:val="en-US"/>
            </w:rPr>
          </w:rPrChange>
        </w:rPr>
      </w:pPr>
      <w:moveFrom w:id="1410" w:author="Ben Fels" w:date="2024-12-21T11:53:00Z" w16du:dateUtc="2024-12-21T10:53:00Z">
        <w:r w:rsidRPr="00664C71" w:rsidDel="00A35D5E">
          <w:rPr>
            <w:rPrChange w:id="1411" w:author="Ben Fels" w:date="2024-12-21T18:08:00Z" w16du:dateUtc="2024-12-21T17:08:00Z">
              <w:rPr>
                <w:lang w:val="en-US"/>
              </w:rPr>
            </w:rPrChange>
          </w:rPr>
          <w:t>N-Shot Learning als Transfer Learning</w:t>
        </w:r>
        <w:r w:rsidR="009743F5" w:rsidRPr="00664C71" w:rsidDel="00A35D5E">
          <w:rPr>
            <w:rPrChange w:id="1412"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413" w:author="Ben Fels" w:date="2024-12-21T11:53:00Z" w16du:dateUtc="2024-12-21T10:53:00Z"/>
        </w:rPr>
      </w:pPr>
      <w:moveFrom w:id="1414"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415" w:author="Ben Fels" w:date="2024-12-21T11:53:00Z" w16du:dateUtc="2024-12-21T10:53:00Z"/>
        </w:rPr>
      </w:pPr>
      <w:moveFrom w:id="1416"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417" w:author="Ben Fels" w:date="2024-12-21T11:53:00Z" w16du:dateUtc="2024-12-21T10:53:00Z"/>
        </w:rPr>
      </w:pPr>
      <w:moveFrom w:id="1418"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419" w:author="Ben Fels" w:date="2024-12-21T11:53:00Z" w16du:dateUtc="2024-12-21T10:53:00Z"/>
        </w:rPr>
      </w:pPr>
      <w:moveFrom w:id="1420"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421" w:author="Ben Fels" w:date="2024-12-21T11:53:00Z" w16du:dateUtc="2024-12-21T10:53:00Z"/>
        </w:rPr>
      </w:pPr>
      <w:moveFrom w:id="1422"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423" w:author="Ben Fels" w:date="2024-12-21T11:53:00Z" w16du:dateUtc="2024-12-21T10:53:00Z"/>
        </w:rPr>
      </w:pPr>
      <w:moveFrom w:id="1424"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425" w:author="Ben Fels" w:date="2024-12-21T11:53:00Z" w16du:dateUtc="2024-12-21T10:53:00Z"/>
        </w:rPr>
      </w:pPr>
      <w:moveFrom w:id="1426"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392"/>
    <w:p w14:paraId="01CF3AF4" w14:textId="089EEC34" w:rsidR="00EF199B" w:rsidDel="004328D8" w:rsidRDefault="00EF199B" w:rsidP="00CF7AE6">
      <w:pPr>
        <w:rPr>
          <w:del w:id="1427" w:author="Ben Fels" w:date="2024-12-21T12:02:00Z" w16du:dateUtc="2024-12-21T11:02:00Z"/>
        </w:rPr>
      </w:pPr>
    </w:p>
    <w:p w14:paraId="53AA7E0C" w14:textId="53D83618" w:rsidR="00664378" w:rsidDel="00025B9B" w:rsidRDefault="00A2162F" w:rsidP="00A2162F">
      <w:pPr>
        <w:pStyle w:val="berschrift1"/>
        <w:rPr>
          <w:del w:id="1428" w:author="Ben Fels" w:date="2024-12-21T11:53:00Z" w16du:dateUtc="2024-12-21T10:53:00Z"/>
        </w:rPr>
      </w:pPr>
      <w:del w:id="1429"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430" w:author="Ben Fels" w:date="2024-12-21T12:02:00Z" w16du:dateUtc="2024-12-21T11:02:00Z"/>
          <w:rFonts w:ascii="IBMPlexSans-Regular" w:hAnsi="IBMPlexSans-Regular" w:cs="IBMPlexSans-Regular"/>
          <w:sz w:val="28"/>
          <w:szCs w:val="28"/>
          <w:highlight w:val="cyan"/>
          <w:rPrChange w:id="1431" w:author="Ben Fels" w:date="2024-12-21T11:53:00Z" w16du:dateUtc="2024-12-21T10:53:00Z">
            <w:rPr>
              <w:del w:id="1432" w:author="Ben Fels" w:date="2024-12-21T12:02:00Z" w16du:dateUtc="2024-12-21T11:02:00Z"/>
              <w:highlight w:val="cyan"/>
            </w:rPr>
          </w:rPrChange>
        </w:rPr>
        <w:pPrChange w:id="1433" w:author="Ben Fels" w:date="2024-12-21T11:53:00Z" w16du:dateUtc="2024-12-21T10:53:00Z">
          <w:pPr>
            <w:autoSpaceDE w:val="0"/>
            <w:autoSpaceDN w:val="0"/>
            <w:adjustRightInd w:val="0"/>
            <w:spacing w:after="0" w:line="240" w:lineRule="auto"/>
          </w:pPr>
        </w:pPrChange>
      </w:pPr>
      <w:del w:id="1434" w:author="Ben Fels" w:date="2024-12-21T11:53:00Z" w16du:dateUtc="2024-12-21T10:53:00Z">
        <w:r w:rsidRPr="00025B9B" w:rsidDel="00025B9B">
          <w:rPr>
            <w:rFonts w:ascii="IBMPlexSans-Regular" w:hAnsi="IBMPlexSans-Regular" w:cs="IBMPlexSans-Regular"/>
            <w:sz w:val="28"/>
            <w:szCs w:val="28"/>
            <w:highlight w:val="cyan"/>
            <w:rPrChange w:id="1435"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436" w:author="Ben Fels" w:date="2024-12-21T11:54:00Z" w16du:dateUtc="2024-12-21T10:54:00Z"/>
        </w:rPr>
      </w:pPr>
    </w:p>
    <w:p w14:paraId="0F32B505" w14:textId="5A459F10" w:rsidR="00047A7E" w:rsidDel="004328D8" w:rsidRDefault="00047A7E" w:rsidP="00CF7AE6">
      <w:pPr>
        <w:rPr>
          <w:del w:id="1437" w:author="Ben Fels" w:date="2024-12-21T12:02:00Z" w16du:dateUtc="2024-12-21T11:02:00Z"/>
          <w:moveFrom w:id="1438" w:author="Ben Fels" w:date="2024-12-21T11:53:00Z" w16du:dateUtc="2024-12-21T10:53:00Z"/>
        </w:rPr>
      </w:pPr>
      <w:moveFromRangeStart w:id="1439" w:author="Ben Fels" w:date="2024-12-21T11:53:00Z" w:name="move185674449"/>
      <w:moveFrom w:id="1440" w:author="Ben Fels" w:date="2024-12-21T11:53:00Z" w16du:dateUtc="2024-12-21T10:53:00Z">
        <w:del w:id="1441"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439"/>
    <w:p w14:paraId="12026CA5" w14:textId="34868899" w:rsidR="00DE7EA5" w:rsidDel="0067136C" w:rsidRDefault="00DE7EA5" w:rsidP="00CF7AE6">
      <w:pPr>
        <w:rPr>
          <w:del w:id="1442" w:author="Ben Fels" w:date="2024-12-21T11:54:00Z" w16du:dateUtc="2024-12-21T10:54:00Z"/>
        </w:rPr>
      </w:pPr>
    </w:p>
    <w:p w14:paraId="4867E893" w14:textId="044F5E10" w:rsidR="003305CA" w:rsidDel="00025B9B" w:rsidRDefault="00771845" w:rsidP="00CF7AE6">
      <w:pPr>
        <w:rPr>
          <w:del w:id="1443" w:author="Ben Fels" w:date="2024-12-21T11:54:00Z" w16du:dateUtc="2024-12-21T10:54:00Z"/>
        </w:rPr>
      </w:pPr>
      <w:del w:id="1444"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445" w:author="Ben Fels" w:date="2024-12-21T11:56:00Z" w16du:dateUtc="2024-12-21T10:56:00Z"/>
        </w:rPr>
      </w:pPr>
      <w:del w:id="1446" w:author="Ben Fels" w:date="2024-12-21T11:56:00Z" w16du:dateUtc="2024-12-21T10:56:00Z">
        <w:r w:rsidRPr="001666F8" w:rsidDel="002C461A">
          <w:delText>Allgemein</w:delText>
        </w:r>
      </w:del>
    </w:p>
    <w:p w14:paraId="5401044D" w14:textId="4086AC4F" w:rsidR="00BF3432" w:rsidDel="002C461A" w:rsidRDefault="00BF3432" w:rsidP="00BF3432">
      <w:pPr>
        <w:rPr>
          <w:del w:id="1447" w:author="Ben Fels" w:date="2024-12-21T11:56:00Z" w16du:dateUtc="2024-12-21T10:56:00Z"/>
          <w:moveFrom w:id="1448" w:author="Ben Fels" w:date="2024-12-21T11:55:00Z" w16du:dateUtc="2024-12-21T10:55:00Z"/>
        </w:rPr>
      </w:pPr>
      <w:moveFromRangeStart w:id="1449" w:author="Ben Fels" w:date="2024-12-21T11:55:00Z" w:name="move185674546"/>
      <w:moveFrom w:id="1450" w:author="Ben Fels" w:date="2024-12-21T11:55:00Z" w16du:dateUtc="2024-12-21T10:55:00Z">
        <w:del w:id="1451"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452" w:author="Ben Fels" w:date="2024-12-21T11:56:00Z" w16du:dateUtc="2024-12-21T10:56:00Z"/>
          <w:moveFrom w:id="1453" w:author="Ben Fels" w:date="2024-12-21T11:55:00Z" w16du:dateUtc="2024-12-21T10:55:00Z"/>
        </w:rPr>
      </w:pPr>
      <w:moveFrom w:id="1454" w:author="Ben Fels" w:date="2024-12-21T11:55:00Z" w16du:dateUtc="2024-12-21T10:55:00Z">
        <w:del w:id="1455"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456" w:author="Ben Fels" w:date="2024-12-21T11:56:00Z" w16du:dateUtc="2024-12-21T10:56:00Z"/>
          <w:moveFrom w:id="1457" w:author="Ben Fels" w:date="2024-12-21T11:56:00Z" w16du:dateUtc="2024-12-21T10:56:00Z"/>
        </w:rPr>
      </w:pPr>
      <w:moveFromRangeStart w:id="1458" w:author="Ben Fels" w:date="2024-12-21T11:56:00Z" w:name="move185674583"/>
      <w:moveFromRangeEnd w:id="1449"/>
      <w:moveFrom w:id="1459" w:author="Ben Fels" w:date="2024-12-21T11:56:00Z" w16du:dateUtc="2024-12-21T10:56:00Z">
        <w:del w:id="1460"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461" w:author="Ben Fels" w:date="2024-12-21T11:56:00Z" w16du:dateUtc="2024-12-21T10:56:00Z"/>
          <w:moveFrom w:id="1462" w:author="Ben Fels" w:date="2024-12-21T11:56:00Z" w16du:dateUtc="2024-12-21T10:56:00Z"/>
          <w:rFonts w:cs="Arial"/>
        </w:rPr>
      </w:pPr>
      <w:moveFrom w:id="1463" w:author="Ben Fels" w:date="2024-12-21T11:56:00Z" w16du:dateUtc="2024-12-21T10:56:00Z">
        <w:del w:id="1464"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465" w:author="Ben Fels" w:date="2024-12-21T11:56:00Z" w16du:dateUtc="2024-12-21T10:56:00Z"/>
          <w:moveFrom w:id="1466" w:author="Ben Fels" w:date="2024-12-21T11:56:00Z" w16du:dateUtc="2024-12-21T10:56:00Z"/>
          <w:rFonts w:cs="Arial"/>
        </w:rPr>
      </w:pPr>
      <w:moveFrom w:id="1467" w:author="Ben Fels" w:date="2024-12-21T11:56:00Z" w16du:dateUtc="2024-12-21T10:56:00Z">
        <w:del w:id="1468"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469" w:author="Ben Fels" w:date="2024-12-21T11:56:00Z" w16du:dateUtc="2024-12-21T10:56:00Z"/>
          <w:moveFrom w:id="1470" w:author="Ben Fels" w:date="2024-12-21T11:56:00Z" w16du:dateUtc="2024-12-21T10:56:00Z"/>
          <w:rFonts w:cs="Arial"/>
        </w:rPr>
      </w:pPr>
      <w:moveFrom w:id="1471" w:author="Ben Fels" w:date="2024-12-21T11:56:00Z" w16du:dateUtc="2024-12-21T10:56:00Z">
        <w:del w:id="1472"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458"/>
    <w:p w14:paraId="5B564796" w14:textId="465597FD" w:rsidR="00686B86" w:rsidDel="002C461A" w:rsidRDefault="00686B86" w:rsidP="00686B86">
      <w:pPr>
        <w:rPr>
          <w:del w:id="1473" w:author="Ben Fels" w:date="2024-12-21T11:56:00Z" w16du:dateUtc="2024-12-21T10:56:00Z"/>
        </w:rPr>
      </w:pPr>
    </w:p>
    <w:p w14:paraId="18052B06" w14:textId="33198D74" w:rsidR="00686B86" w:rsidDel="002C461A" w:rsidRDefault="00686B86" w:rsidP="00686B86">
      <w:pPr>
        <w:rPr>
          <w:del w:id="1474" w:author="Ben Fels" w:date="2024-12-21T11:56:00Z" w16du:dateUtc="2024-12-21T10:56:00Z"/>
        </w:rPr>
      </w:pPr>
      <w:del w:id="1475"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476" w:author="Ben Fels" w:date="2024-12-21T11:56:00Z" w16du:dateUtc="2024-12-21T10:56:00Z"/>
        </w:rPr>
      </w:pPr>
      <w:del w:id="1477"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478" w:author="Ben Fels" w:date="2024-12-21T11:57:00Z" w16du:dateUtc="2024-12-21T10:57:00Z"/>
        </w:rPr>
      </w:pPr>
    </w:p>
    <w:p w14:paraId="324D522D" w14:textId="31602989" w:rsidR="00686B86" w:rsidRPr="00C34F32" w:rsidDel="002C461A" w:rsidRDefault="00686B86" w:rsidP="00EE19A3">
      <w:pPr>
        <w:jc w:val="both"/>
        <w:rPr>
          <w:del w:id="1479" w:author="Ben Fels" w:date="2024-12-21T11:57:00Z" w16du:dateUtc="2024-12-21T10:57:00Z"/>
          <w:rFonts w:cs="Arial"/>
        </w:rPr>
      </w:pPr>
    </w:p>
    <w:p w14:paraId="2F195DD5" w14:textId="30D9BD78" w:rsidR="00462225" w:rsidRPr="00E02FED" w:rsidDel="002C461A" w:rsidRDefault="00462225" w:rsidP="00842EB0">
      <w:pPr>
        <w:pStyle w:val="berschrift2"/>
        <w:rPr>
          <w:del w:id="1480" w:author="Ben Fels" w:date="2024-12-21T11:57:00Z" w16du:dateUtc="2024-12-21T10:57:00Z"/>
        </w:rPr>
      </w:pPr>
      <w:del w:id="1481" w:author="Ben Fels" w:date="2024-12-21T11:57:00Z" w16du:dateUtc="2024-12-21T10:57:00Z">
        <w:r w:rsidRPr="00E02FED" w:rsidDel="002C461A">
          <w:delText>Transfer-Learning</w:delText>
        </w:r>
      </w:del>
    </w:p>
    <w:p w14:paraId="7B3170FE" w14:textId="53EDD3DE" w:rsidR="00462225" w:rsidDel="004328D8" w:rsidRDefault="00462225" w:rsidP="00462225">
      <w:pPr>
        <w:rPr>
          <w:del w:id="1482" w:author="Ben Fels" w:date="2024-12-21T11:57:00Z" w16du:dateUtc="2024-12-21T10:57:00Z"/>
        </w:rPr>
      </w:pPr>
      <w:del w:id="1483"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484" w:author="Ben Fels" w:date="2024-12-21T11:57:00Z" w16du:dateUtc="2024-12-21T10:57:00Z"/>
        </w:rPr>
      </w:pPr>
      <w:del w:id="1485"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486" w:author="Ben Fels" w:date="2024-12-21T11:57:00Z" w16du:dateUtc="2024-12-21T10:57:00Z"/>
          <w:rFonts w:cs="Arial"/>
        </w:rPr>
      </w:pPr>
      <w:del w:id="1487"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488" w:author="Ben Fels" w:date="2024-12-21T11:57:00Z" w16du:dateUtc="2024-12-21T10:57:00Z"/>
          <w:rFonts w:cs="Arial"/>
        </w:rPr>
      </w:pPr>
      <w:del w:id="1489"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490" w:author="Ben Fels" w:date="2024-12-21T11:57:00Z" w16du:dateUtc="2024-12-21T10:57:00Z"/>
          <w:rFonts w:cs="Arial"/>
        </w:rPr>
      </w:pPr>
      <w:del w:id="1491"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492" w:author="Ben Fels" w:date="2024-12-21T11:57:00Z" w16du:dateUtc="2024-12-21T10:57:00Z"/>
          <w:rFonts w:cs="Arial"/>
        </w:rPr>
      </w:pPr>
      <w:del w:id="1493"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494" w:author="Ben Fels" w:date="2024-12-21T11:58:00Z" w16du:dateUtc="2024-12-21T10:58:00Z"/>
        </w:rPr>
      </w:pPr>
      <w:del w:id="1495" w:author="Ben Fels" w:date="2024-12-21T11:58:00Z" w16du:dateUtc="2024-12-21T10:58:00Z">
        <w:r w:rsidRPr="00E06605" w:rsidDel="00E139BF">
          <w:delText>Infos zu LLMs</w:delText>
        </w:r>
      </w:del>
    </w:p>
    <w:p w14:paraId="7ECA3916" w14:textId="0D927DE4" w:rsidR="001240B0" w:rsidDel="00E139BF" w:rsidRDefault="001240B0" w:rsidP="001240B0">
      <w:pPr>
        <w:rPr>
          <w:del w:id="1496" w:author="Ben Fels" w:date="2024-12-21T11:58:00Z" w16du:dateUtc="2024-12-21T10:58:00Z"/>
          <w:rFonts w:cs="Arial"/>
        </w:rPr>
      </w:pPr>
      <w:del w:id="1497"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498" w:author="Ben Fels" w:date="2024-12-21T11:58:00Z" w16du:dateUtc="2024-12-21T10:58:00Z"/>
          <w:rFonts w:cs="Arial"/>
        </w:rPr>
      </w:pPr>
      <w:del w:id="1499"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500" w:author="Ben Fels" w:date="2024-12-21T11:58:00Z" w16du:dateUtc="2024-12-21T10:58:00Z"/>
          <w:rFonts w:cs="Arial"/>
        </w:rPr>
      </w:pPr>
      <w:del w:id="1501"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502" w:author="Ben Fels" w:date="2024-12-21T11:58:00Z" w16du:dateUtc="2024-12-21T10:58:00Z"/>
          <w:rFonts w:cs="Arial"/>
        </w:rPr>
      </w:pPr>
      <w:del w:id="1503" w:author="Ben Fels" w:date="2024-12-21T11:58:00Z" w16du:dateUtc="2024-12-21T10:58:00Z">
        <w:r w:rsidRPr="00664C71" w:rsidDel="00E139BF">
          <w:rPr>
            <w:rFonts w:cs="Arial"/>
            <w:rPrChange w:id="1504"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505"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506" w:author="Ben Fels" w:date="2024-12-21T11:58:00Z" w16du:dateUtc="2024-12-21T10:58:00Z"/>
        </w:rPr>
      </w:pPr>
      <w:del w:id="1507"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508" w:author="Ben Fels" w:date="2024-12-21T11:58:00Z" w16du:dateUtc="2024-12-21T10:58:00Z"/>
        </w:rPr>
      </w:pPr>
      <w:del w:id="1509"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510" w:author="Ben Fels" w:date="2024-12-21T11:58:00Z" w16du:dateUtc="2024-12-21T10:58:00Z"/>
          <w:rFonts w:cs="Arial"/>
        </w:rPr>
      </w:pPr>
    </w:p>
    <w:p w14:paraId="33755613" w14:textId="264AAA4B" w:rsidR="00255FC0" w:rsidDel="001A4072" w:rsidRDefault="00C00FA0" w:rsidP="00842EB0">
      <w:pPr>
        <w:pStyle w:val="berschrift2"/>
        <w:rPr>
          <w:del w:id="1511" w:author="Ben Fels" w:date="2024-12-16T22:10:00Z" w16du:dateUtc="2024-12-16T21:10:00Z"/>
        </w:rPr>
      </w:pPr>
      <w:del w:id="1512"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513" w:author="Ben Fels" w:date="2024-12-16T22:10:00Z" w16du:dateUtc="2024-12-16T21:10:00Z"/>
        </w:rPr>
      </w:pPr>
    </w:p>
    <w:p w14:paraId="4FDD2C86" w14:textId="38FBBB02" w:rsidR="00AC483F" w:rsidRPr="00911C80" w:rsidDel="001A4072" w:rsidRDefault="00255FC0" w:rsidP="00AC483F">
      <w:pPr>
        <w:pStyle w:val="berschrift3"/>
        <w:rPr>
          <w:del w:id="1514" w:author="Ben Fels" w:date="2024-12-16T22:10:00Z" w16du:dateUtc="2024-12-16T21:10:00Z"/>
          <w:rPrChange w:id="1515" w:author="Ben Fels" w:date="2024-12-17T07:55:00Z" w16du:dateUtc="2024-12-17T06:55:00Z">
            <w:rPr>
              <w:del w:id="1516" w:author="Ben Fels" w:date="2024-12-16T22:10:00Z" w16du:dateUtc="2024-12-16T21:10:00Z"/>
              <w:lang w:val="en-US"/>
            </w:rPr>
          </w:rPrChange>
        </w:rPr>
      </w:pPr>
      <w:del w:id="1517" w:author="Ben Fels" w:date="2024-12-16T22:10:00Z" w16du:dateUtc="2024-12-16T21:10:00Z">
        <w:r w:rsidRPr="00911C80" w:rsidDel="001A4072">
          <w:rPr>
            <w:rPrChange w:id="1518"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519" w:author="Ben Fels" w:date="2024-12-16T22:10:00Z" w16du:dateUtc="2024-12-16T21:10:00Z"/>
          <w:b/>
          <w:bCs/>
          <w:highlight w:val="cyan"/>
        </w:rPr>
      </w:pPr>
      <w:del w:id="1520" w:author="Ben Fels" w:date="2024-12-16T22:10:00Z" w16du:dateUtc="2024-12-16T21:10:00Z">
        <w:r w:rsidRPr="00AC483F" w:rsidDel="001A4072">
          <w:rPr>
            <w:highlight w:val="cyan"/>
          </w:rPr>
          <w:delText xml:space="preserve">Brown, T., Mann, B., Ryder, N., et al . </w:delText>
        </w:r>
        <w:r w:rsidRPr="00911C80" w:rsidDel="001A4072">
          <w:rPr>
            <w:highlight w:val="cyan"/>
            <w:rPrChange w:id="1521"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522" w:author="Ben Fels" w:date="2024-12-16T22:10:00Z" w16du:dateUtc="2024-12-16T21:10:00Z"/>
          <w:b/>
          <w:bCs/>
        </w:rPr>
      </w:pPr>
      <w:del w:id="1523"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524" w:author="Ben Fels" w:date="2024-12-16T22:10:00Z" w16du:dateUtc="2024-12-16T21:10:00Z"/>
          <w:b/>
          <w:bCs/>
        </w:rPr>
      </w:pPr>
      <w:del w:id="1525" w:author="Ben Fels" w:date="2024-12-16T22:10:00Z" w16du:dateUtc="2024-12-16T21:10:00Z">
        <w:r w:rsidDel="001A4072">
          <w:delText>Systematische Auswahl der Beispiele</w:delText>
        </w:r>
      </w:del>
    </w:p>
    <w:p w14:paraId="539EFA06" w14:textId="0FCB8C48" w:rsidR="00A778C3" w:rsidDel="001A4072" w:rsidRDefault="004E5B9A" w:rsidP="00A778C3">
      <w:pPr>
        <w:rPr>
          <w:del w:id="1526" w:author="Ben Fels" w:date="2024-12-16T22:10:00Z" w16du:dateUtc="2024-12-16T21:10:00Z"/>
          <w:bCs/>
        </w:rPr>
      </w:pPr>
      <w:del w:id="1527"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528" w:author="Ben Fels" w:date="2024-12-16T22:10:00Z" w16du:dateUtc="2024-12-16T21:10:00Z"/>
          <w:bCs/>
          <w:i/>
          <w:rPrChange w:id="1529" w:author="Ben Fels" w:date="2024-12-17T07:55:00Z" w16du:dateUtc="2024-12-17T06:55:00Z">
            <w:rPr>
              <w:del w:id="1530" w:author="Ben Fels" w:date="2024-12-16T22:10:00Z" w16du:dateUtc="2024-12-16T21:10:00Z"/>
              <w:bCs/>
              <w:i/>
              <w:lang w:val="en-US"/>
            </w:rPr>
          </w:rPrChange>
        </w:rPr>
      </w:pPr>
      <w:del w:id="1531" w:author="Ben Fels" w:date="2024-12-16T22:10:00Z" w16du:dateUtc="2024-12-16T21:10:00Z">
        <w:r w:rsidRPr="00911C80" w:rsidDel="001A4072">
          <w:rPr>
            <w:bCs/>
            <w:i/>
            <w:rPrChange w:id="1532"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533"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534" w:author="Ben Fels" w:date="2024-12-17T07:55:00Z" w16du:dateUtc="2024-12-17T06:55:00Z">
              <w:rPr>
                <w:lang w:val="en-US"/>
              </w:rPr>
            </w:rPrChange>
          </w:rPr>
          <w:delText xml:space="preserve"> </w:delText>
        </w:r>
        <w:r w:rsidR="000D17B5" w:rsidRPr="00911C80" w:rsidDel="001A4072">
          <w:rPr>
            <w:bCs/>
            <w:i/>
            <w:rPrChange w:id="1535"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536"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537" w:author="Ben Fels" w:date="2024-12-17T07:55:00Z" w16du:dateUtc="2024-12-17T06:55:00Z">
              <w:rPr>
                <w:bCs/>
                <w:i/>
                <w:highlight w:val="magenta"/>
                <w:lang w:val="en-US"/>
              </w:rPr>
            </w:rPrChange>
          </w:rPr>
          <w:delText>.</w:delText>
        </w:r>
        <w:r w:rsidR="000A38CD" w:rsidRPr="00911C80" w:rsidDel="001A4072">
          <w:rPr>
            <w:bCs/>
            <w:i/>
            <w:highlight w:val="magenta"/>
            <w:rPrChange w:id="1538"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539"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540"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541"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542"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543"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544"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545"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546"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547"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548"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549"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550"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551"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552"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553" w:author="Ben Fels" w:date="2024-12-16T22:10:00Z" w16du:dateUtc="2024-12-16T21:10:00Z"/>
          <w:bCs/>
          <w:i/>
        </w:rPr>
      </w:pPr>
      <w:del w:id="1554" w:author="Ben Fels" w:date="2024-12-16T22:10:00Z" w16du:dateUtc="2024-12-16T21:10:00Z">
        <w:r w:rsidRPr="00911C80" w:rsidDel="001A4072">
          <w:rPr>
            <w:bCs/>
            <w:i/>
            <w:rPrChange w:id="1555"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556"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557"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558"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559"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560"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561"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562"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563"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564"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565"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566"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567"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568"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569"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570" w:author="Ben Fels" w:date="2024-12-16T22:10:00Z" w16du:dateUtc="2024-12-16T21:10:00Z"/>
          <w:bCs/>
          <w:i/>
        </w:rPr>
      </w:pPr>
    </w:p>
    <w:p w14:paraId="7DA1CF74" w14:textId="7C7BD9CA" w:rsidR="004E5B9A" w:rsidRPr="00A778C3" w:rsidDel="00FD62B3" w:rsidRDefault="004E5B9A" w:rsidP="00A778C3">
      <w:pPr>
        <w:rPr>
          <w:del w:id="1571" w:author="Ben Fels" w:date="2024-12-16T22:03:00Z" w16du:dateUtc="2024-12-16T21:03:00Z"/>
          <w:b/>
          <w:bCs/>
        </w:rPr>
      </w:pPr>
    </w:p>
    <w:p w14:paraId="497239B9" w14:textId="650C5E81" w:rsidR="00AC483F" w:rsidRPr="004E5B9A" w:rsidDel="001A4072" w:rsidRDefault="00255FC0" w:rsidP="00AC483F">
      <w:pPr>
        <w:pStyle w:val="berschrift3"/>
        <w:rPr>
          <w:del w:id="1572" w:author="Ben Fels" w:date="2024-12-16T22:10:00Z" w16du:dateUtc="2024-12-16T21:10:00Z"/>
        </w:rPr>
      </w:pPr>
      <w:del w:id="1573"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574" w:author="Ben Fels" w:date="2024-12-16T22:10:00Z" w16du:dateUtc="2024-12-16T21:10:00Z"/>
          <w:b/>
          <w:bCs/>
          <w:highlight w:val="cyan"/>
        </w:rPr>
      </w:pPr>
      <w:del w:id="1575"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576" w:author="Ben Fels" w:date="2024-12-16T22:10:00Z" w16du:dateUtc="2024-12-16T21:10:00Z"/>
        </w:rPr>
      </w:pPr>
      <w:del w:id="1577"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578" w:author="Ben Fels" w:date="2024-12-16T22:10:00Z" w16du:dateUtc="2024-12-16T21:10:00Z"/>
          <w:b/>
          <w:bCs/>
          <w:highlight w:val="cyan"/>
        </w:rPr>
      </w:pPr>
      <w:del w:id="1579"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580" w:author="Ben Fels" w:date="2024-12-16T22:10:00Z" w16du:dateUtc="2024-12-16T21:10:00Z"/>
          <w:bCs/>
        </w:rPr>
      </w:pPr>
      <w:del w:id="1581"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582" w:author="Ben Fels" w:date="2024-12-16T22:10:00Z" w16du:dateUtc="2024-12-16T21:10:00Z"/>
        </w:rPr>
      </w:pPr>
    </w:p>
    <w:p w14:paraId="4876537E" w14:textId="327E737A" w:rsidR="001B50DB" w:rsidRPr="001B50DB" w:rsidDel="001A4072" w:rsidRDefault="001B50DB" w:rsidP="00CF7AE6">
      <w:pPr>
        <w:rPr>
          <w:del w:id="1583" w:author="Ben Fels" w:date="2024-12-16T22:10:00Z" w16du:dateUtc="2024-12-16T21:10:00Z"/>
          <w:i/>
        </w:rPr>
      </w:pPr>
      <w:del w:id="1584"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585" w:author="Ben Fels" w:date="2024-12-16T22:03:00Z" w16du:dateUtc="2024-12-16T21:03:00Z"/>
        </w:rPr>
      </w:pPr>
    </w:p>
    <w:p w14:paraId="3CEABA39" w14:textId="0E38070F" w:rsidR="00047C35" w:rsidRPr="001B50DB" w:rsidDel="00FD62B3" w:rsidRDefault="00047C35" w:rsidP="00842EB0">
      <w:pPr>
        <w:pStyle w:val="berschrift2"/>
        <w:rPr>
          <w:del w:id="1586" w:author="Ben Fels" w:date="2024-12-16T22:03:00Z" w16du:dateUtc="2024-12-16T21:03:00Z"/>
        </w:rPr>
      </w:pPr>
      <w:del w:id="1587"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588" w:author="Ben Fels" w:date="2024-12-16T22:03:00Z" w16du:dateUtc="2024-12-16T21:03:00Z"/>
        </w:rPr>
      </w:pPr>
      <w:del w:id="1589"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590" w:author="Ben Fels" w:date="2024-12-16T22:03:00Z" w16du:dateUtc="2024-12-16T21:03:00Z"/>
        </w:rPr>
      </w:pPr>
      <w:del w:id="1591"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592" w:author="Ben Fels" w:date="2024-12-16T22:10:00Z" w16du:dateUtc="2024-12-16T21:10:00Z"/>
        </w:rPr>
      </w:pPr>
      <w:del w:id="1593"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594" w:author="Ben Fels" w:date="2024-12-21T12:00:00Z" w16du:dateUtc="2024-12-21T11:00:00Z"/>
        </w:rPr>
      </w:pPr>
    </w:p>
    <w:p w14:paraId="3B60CFA7" w14:textId="7F0B0648" w:rsidR="005241CB" w:rsidRPr="00E02FED" w:rsidDel="004328D8" w:rsidRDefault="005241CB" w:rsidP="00842EB0">
      <w:pPr>
        <w:pStyle w:val="berschrift2"/>
        <w:rPr>
          <w:del w:id="1595" w:author="Ben Fels" w:date="2024-12-21T12:00:00Z" w16du:dateUtc="2024-12-21T11:00:00Z"/>
        </w:rPr>
      </w:pPr>
      <w:del w:id="1596"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597" w:author="Ben Fels" w:date="2024-12-21T12:02:00Z" w16du:dateUtc="2024-12-21T11:02:00Z"/>
          <w:moveFrom w:id="1598" w:author="Ben Fels" w:date="2024-12-21T12:00:00Z" w16du:dateUtc="2024-12-21T11:00:00Z"/>
        </w:rPr>
      </w:pPr>
      <w:moveFromRangeStart w:id="1599" w:author="Ben Fels" w:date="2024-12-21T12:00:00Z" w:name="move185674825"/>
      <w:moveFrom w:id="1600" w:author="Ben Fels" w:date="2024-12-21T12:00:00Z" w16du:dateUtc="2024-12-21T11:00:00Z">
        <w:del w:id="1601"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602" w:author="Ben Fels" w:date="2024-12-21T12:02:00Z" w16du:dateUtc="2024-12-21T11:02:00Z"/>
          <w:moveFrom w:id="1603" w:author="Ben Fels" w:date="2024-12-21T12:00:00Z" w16du:dateUtc="2024-12-21T11:00:00Z"/>
        </w:rPr>
      </w:pPr>
      <w:moveFrom w:id="1604" w:author="Ben Fels" w:date="2024-12-21T12:00:00Z" w16du:dateUtc="2024-12-21T11:00:00Z">
        <w:del w:id="1605"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606" w:author="Ben Fels" w:date="2024-12-21T12:02:00Z" w16du:dateUtc="2024-12-21T11:02:00Z"/>
          <w:moveFrom w:id="1607" w:author="Ben Fels" w:date="2024-12-21T12:00:00Z" w16du:dateUtc="2024-12-21T11:00:00Z"/>
        </w:rPr>
      </w:pPr>
      <w:moveFrom w:id="1608" w:author="Ben Fels" w:date="2024-12-21T12:00:00Z" w16du:dateUtc="2024-12-21T11:00:00Z">
        <w:del w:id="1609"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610" w:author="Ben Fels" w:date="2024-12-21T12:02:00Z" w16du:dateUtc="2024-12-21T11:02:00Z"/>
          <w:moveFrom w:id="1611" w:author="Ben Fels" w:date="2024-12-21T12:00:00Z" w16du:dateUtc="2024-12-21T11:00:00Z"/>
        </w:rPr>
      </w:pPr>
      <w:moveFrom w:id="1612" w:author="Ben Fels" w:date="2024-12-21T12:00:00Z" w16du:dateUtc="2024-12-21T11:00:00Z">
        <w:del w:id="1613"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614" w:author="Ben Fels" w:date="2024-12-21T12:02:00Z" w16du:dateUtc="2024-12-21T11:02:00Z"/>
          <w:moveFrom w:id="1615" w:author="Ben Fels" w:date="2024-12-21T12:00:00Z" w16du:dateUtc="2024-12-21T11:00:00Z"/>
        </w:rPr>
      </w:pPr>
      <w:moveFrom w:id="1616" w:author="Ben Fels" w:date="2024-12-21T12:00:00Z" w16du:dateUtc="2024-12-21T11:00:00Z">
        <w:del w:id="1617"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618"/>
          <w:r w:rsidR="002E638C" w:rsidDel="004328D8">
            <w:delText>(</w:delText>
          </w:r>
          <w:r w:rsidR="004D5DFC" w:rsidRPr="004D5DFC" w:rsidDel="004328D8">
            <w:delText>Konzentration auf die Verortung von Argumenten und die Identifizierung ihrer Arten (z. B. Behauptungen und Prämissen)</w:delText>
          </w:r>
          <w:commentRangeEnd w:id="1618"/>
          <w:r w:rsidR="004D5DFC" w:rsidDel="004328D8">
            <w:rPr>
              <w:rStyle w:val="Kommentarzeichen"/>
            </w:rPr>
            <w:commentReference w:id="1618"/>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619" w:author="Ben Fels" w:date="2024-12-21T12:02:00Z" w16du:dateUtc="2024-12-21T11:02:00Z"/>
          <w:moveFrom w:id="1620" w:author="Ben Fels" w:date="2024-12-21T12:00:00Z" w16du:dateUtc="2024-12-21T11:00:00Z"/>
        </w:rPr>
      </w:pPr>
      <w:moveFrom w:id="1621" w:author="Ben Fels" w:date="2024-12-21T12:00:00Z" w16du:dateUtc="2024-12-21T11:00:00Z">
        <w:del w:id="1622"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623" w:author="Ben Fels" w:date="2024-12-21T12:02:00Z" w16du:dateUtc="2024-12-21T11:02:00Z"/>
          <w:moveFrom w:id="1624" w:author="Ben Fels" w:date="2024-12-21T12:00:00Z" w16du:dateUtc="2024-12-21T11:00:00Z"/>
        </w:rPr>
      </w:pPr>
    </w:p>
    <w:p w14:paraId="42FA2EB7" w14:textId="21035976" w:rsidR="00296609" w:rsidDel="004328D8" w:rsidRDefault="00296609" w:rsidP="00296609">
      <w:pPr>
        <w:rPr>
          <w:del w:id="1625" w:author="Ben Fels" w:date="2024-12-21T12:02:00Z" w16du:dateUtc="2024-12-21T11:02:00Z"/>
          <w:moveFrom w:id="1626" w:author="Ben Fels" w:date="2024-12-21T12:00:00Z" w16du:dateUtc="2024-12-21T11:00:00Z"/>
          <w:i/>
        </w:rPr>
      </w:pPr>
      <w:moveFrom w:id="1627" w:author="Ben Fels" w:date="2024-12-21T12:00:00Z" w16du:dateUtc="2024-12-21T11:00:00Z">
        <w:del w:id="1628"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629" w:author="Ben Fels" w:date="2024-12-21T12:02:00Z" w16du:dateUtc="2024-12-21T11:02:00Z"/>
          <w:moveFrom w:id="1630" w:author="Ben Fels" w:date="2024-12-21T12:00:00Z" w16du:dateUtc="2024-12-21T11:00:00Z"/>
          <w:i/>
        </w:rPr>
      </w:pPr>
      <w:moveFrom w:id="1631" w:author="Ben Fels" w:date="2024-12-21T12:00:00Z" w16du:dateUtc="2024-12-21T11:00:00Z">
        <w:del w:id="1632"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633" w:author="Ben Fels" w:date="2024-12-21T12:02:00Z" w16du:dateUtc="2024-12-21T11:02:00Z"/>
          <w:moveFrom w:id="1634" w:author="Ben Fels" w:date="2024-12-21T12:00:00Z" w16du:dateUtc="2024-12-21T11:00:00Z"/>
          <w:b/>
          <w:rPrChange w:id="1635" w:author="Ben Fels" w:date="2024-12-21T18:08:00Z" w16du:dateUtc="2024-12-21T17:08:00Z">
            <w:rPr>
              <w:del w:id="1636" w:author="Ben Fels" w:date="2024-12-21T12:02:00Z" w16du:dateUtc="2024-12-21T11:02:00Z"/>
              <w:moveFrom w:id="1637" w:author="Ben Fels" w:date="2024-12-21T12:00:00Z" w16du:dateUtc="2024-12-21T11:00:00Z"/>
              <w:b/>
              <w:lang w:val="en-US"/>
            </w:rPr>
          </w:rPrChange>
        </w:rPr>
      </w:pPr>
      <w:moveFrom w:id="1638" w:author="Ben Fels" w:date="2024-12-21T12:00:00Z" w16du:dateUtc="2024-12-21T11:00:00Z">
        <w:del w:id="1639"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640" w:author="Ben Fels" w:date="2024-12-21T12:02:00Z" w16du:dateUtc="2024-12-21T11:02:00Z"/>
          <w:moveFrom w:id="1641" w:author="Ben Fels" w:date="2024-12-21T12:00:00Z" w16du:dateUtc="2024-12-21T11:00:00Z"/>
        </w:rPr>
      </w:pPr>
      <w:moveFrom w:id="1642" w:author="Ben Fels" w:date="2024-12-21T12:00:00Z" w16du:dateUtc="2024-12-21T11:00:00Z">
        <w:del w:id="1643"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644" w:author="Ben Fels" w:date="2024-12-21T12:02:00Z" w16du:dateUtc="2024-12-21T11:02:00Z"/>
          <w:moveFrom w:id="1645" w:author="Ben Fels" w:date="2024-12-21T12:00:00Z" w16du:dateUtc="2024-12-21T11:00:00Z"/>
        </w:rPr>
      </w:pPr>
      <w:moveFrom w:id="1646" w:author="Ben Fels" w:date="2024-12-21T12:00:00Z" w16du:dateUtc="2024-12-21T11:00:00Z">
        <w:del w:id="1647" w:author="Ben Fels" w:date="2024-12-21T12:02:00Z" w16du:dateUtc="2024-12-21T11:02:00Z">
          <w:r w:rsidDel="004328D8">
            <w:delText>Doch was genau ist ein Argument?</w:delText>
          </w:r>
        </w:del>
      </w:moveFrom>
    </w:p>
    <w:moveFromRangeEnd w:id="1599"/>
    <w:p w14:paraId="2531ED4D" w14:textId="445A8A69" w:rsidR="00820B99" w:rsidRPr="00820B99" w:rsidDel="004328D8" w:rsidRDefault="00820B99" w:rsidP="009A54C3">
      <w:pPr>
        <w:pStyle w:val="berschrift2"/>
        <w:rPr>
          <w:del w:id="1648" w:author="Ben Fels" w:date="2024-12-21T12:00:00Z" w16du:dateUtc="2024-12-21T11:00:00Z"/>
        </w:rPr>
      </w:pPr>
      <w:del w:id="1649" w:author="Ben Fels" w:date="2024-12-21T12:00:00Z" w16du:dateUtc="2024-12-21T11:00:00Z">
        <w:r w:rsidRPr="00820B99" w:rsidDel="004328D8">
          <w:delText>Argument</w:delText>
        </w:r>
      </w:del>
    </w:p>
    <w:p w14:paraId="0DC96A23" w14:textId="05EE6C09" w:rsidR="0017354B" w:rsidDel="004328D8" w:rsidRDefault="00B22A20" w:rsidP="00CF7AE6">
      <w:pPr>
        <w:rPr>
          <w:del w:id="1650" w:author="Ben Fels" w:date="2024-12-21T12:00:00Z" w16du:dateUtc="2024-12-21T11:00:00Z"/>
        </w:rPr>
      </w:pPr>
      <w:del w:id="1651"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652" w:author="Ben Fels" w:date="2024-12-21T12:00:00Z" w16du:dateUtc="2024-12-21T11:00:00Z"/>
        </w:rPr>
      </w:pPr>
      <w:del w:id="1653"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654"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655" w:author="Ben Fels" w:date="2024-12-21T12:00:00Z" w16du:dateUtc="2024-12-21T11:00:00Z"/>
        </w:rPr>
      </w:pPr>
      <w:del w:id="1656"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657" w:author="Ben Fels" w:date="2024-12-21T12:00:00Z" w16du:dateUtc="2024-12-21T11:00:00Z"/>
        </w:rPr>
      </w:pPr>
      <w:del w:id="1658"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659" w:author="Ben Fels" w:date="2024-12-21T12:00:00Z" w16du:dateUtc="2024-12-21T11:00:00Z"/>
        </w:rPr>
      </w:pPr>
      <w:del w:id="1660"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661" w:author="Ben Fels" w:date="2024-12-21T12:02:00Z" w16du:dateUtc="2024-12-21T11:02:00Z"/>
        </w:rPr>
      </w:pPr>
    </w:p>
    <w:p w14:paraId="0E4F5B69" w14:textId="2D6C28B7" w:rsidR="00787132" w:rsidDel="004328D8" w:rsidRDefault="00787132" w:rsidP="00787132">
      <w:pPr>
        <w:pStyle w:val="berschrift2"/>
        <w:rPr>
          <w:del w:id="1662" w:author="Ben Fels" w:date="2024-12-21T12:02:00Z" w16du:dateUtc="2024-12-21T11:02:00Z"/>
        </w:rPr>
      </w:pPr>
      <w:del w:id="1663" w:author="Ben Fels" w:date="2024-12-21T12:02:00Z" w16du:dateUtc="2024-12-21T11:02:00Z">
        <w:r w:rsidDel="004328D8">
          <w:delText>Aufgaben des Argument Minings</w:delText>
        </w:r>
      </w:del>
    </w:p>
    <w:p w14:paraId="1246EA9D" w14:textId="4F7F9E5D" w:rsidR="00BD7A9D" w:rsidDel="004328D8" w:rsidRDefault="00F00E8F" w:rsidP="00CF7AE6">
      <w:pPr>
        <w:rPr>
          <w:del w:id="1664" w:author="Ben Fels" w:date="2024-12-21T12:02:00Z" w16du:dateUtc="2024-12-21T11:02:00Z"/>
          <w:moveFrom w:id="1665" w:author="Ben Fels" w:date="2024-12-21T12:01:00Z" w16du:dateUtc="2024-12-21T11:01:00Z"/>
        </w:rPr>
      </w:pPr>
      <w:moveFromRangeStart w:id="1666" w:author="Ben Fels" w:date="2024-12-21T12:01:00Z" w:name="move185674925"/>
      <w:moveFrom w:id="1667" w:author="Ben Fels" w:date="2024-12-21T12:01:00Z" w16du:dateUtc="2024-12-21T11:01:00Z">
        <w:del w:id="1668"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669"/>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669"/>
          <w:r w:rsidR="00485B60" w:rsidDel="004328D8">
            <w:rPr>
              <w:rStyle w:val="Kommentarzeichen"/>
            </w:rPr>
            <w:commentReference w:id="1669"/>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670" w:author="Ben Fels" w:date="2024-12-21T12:02:00Z" w16du:dateUtc="2024-12-21T11:02:00Z"/>
          <w:moveFrom w:id="1671" w:author="Ben Fels" w:date="2024-12-21T12:01:00Z" w16du:dateUtc="2024-12-21T11:01:00Z"/>
        </w:rPr>
      </w:pPr>
      <w:moveFrom w:id="1672" w:author="Ben Fels" w:date="2024-12-21T12:01:00Z" w16du:dateUtc="2024-12-21T11:01:00Z">
        <w:del w:id="1673"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674" w:author="Ben Fels" w:date="2024-12-21T12:02:00Z" w16du:dateUtc="2024-12-21T11:02:00Z"/>
          <w:moveFrom w:id="1675" w:author="Ben Fels" w:date="2024-12-21T12:01:00Z" w16du:dateUtc="2024-12-21T11:01:00Z"/>
        </w:rPr>
      </w:pPr>
      <w:moveFrom w:id="1676" w:author="Ben Fels" w:date="2024-12-21T12:01:00Z" w16du:dateUtc="2024-12-21T11:01:00Z">
        <w:del w:id="1677"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678" w:author="Ben Fels" w:date="2024-12-21T12:02:00Z" w16du:dateUtc="2024-12-21T11:02:00Z"/>
          <w:moveFrom w:id="1679" w:author="Ben Fels" w:date="2024-12-21T12:01:00Z" w16du:dateUtc="2024-12-21T11:01:00Z"/>
        </w:rPr>
      </w:pPr>
      <w:moveFrom w:id="1680" w:author="Ben Fels" w:date="2024-12-21T12:01:00Z" w16du:dateUtc="2024-12-21T11:01:00Z">
        <w:del w:id="1681"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682" w:author="Ben Fels" w:date="2024-12-21T12:02:00Z" w16du:dateUtc="2024-12-21T11:02:00Z"/>
          <w:moveFrom w:id="1683" w:author="Ben Fels" w:date="2024-12-21T12:01:00Z" w16du:dateUtc="2024-12-21T11:01:00Z"/>
        </w:rPr>
      </w:pPr>
      <w:moveFrom w:id="1684" w:author="Ben Fels" w:date="2024-12-21T12:01:00Z" w16du:dateUtc="2024-12-21T11:01:00Z">
        <w:del w:id="1685"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686" w:author="Ben Fels" w:date="2024-12-21T12:02:00Z" w16du:dateUtc="2024-12-21T11:02:00Z"/>
          <w:moveFrom w:id="1687" w:author="Ben Fels" w:date="2024-12-21T12:01:00Z" w16du:dateUtc="2024-12-21T11:01:00Z"/>
        </w:rPr>
      </w:pPr>
      <w:moveFrom w:id="1688" w:author="Ben Fels" w:date="2024-12-21T12:01:00Z" w16du:dateUtc="2024-12-21T11:01:00Z">
        <w:del w:id="1689"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690" w:author="Ben Fels" w:date="2024-12-21T12:02:00Z" w16du:dateUtc="2024-12-21T11:02:00Z"/>
          <w:moveFrom w:id="1691" w:author="Ben Fels" w:date="2024-12-21T12:01:00Z" w16du:dateUtc="2024-12-21T11:01:00Z"/>
        </w:rPr>
      </w:pPr>
      <w:moveFrom w:id="1692" w:author="Ben Fels" w:date="2024-12-21T12:01:00Z" w16du:dateUtc="2024-12-21T11:01:00Z">
        <w:del w:id="1693"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694" w:author="Ben Fels" w:date="2024-12-21T12:02:00Z" w16du:dateUtc="2024-12-21T11:02:00Z"/>
          <w:moveFrom w:id="1695" w:author="Ben Fels" w:date="2024-12-21T12:01:00Z" w16du:dateUtc="2024-12-21T11:01:00Z"/>
        </w:rPr>
      </w:pPr>
    </w:p>
    <w:p w14:paraId="4FD19C8E" w14:textId="7802FD41" w:rsidR="00156934" w:rsidDel="004328D8" w:rsidRDefault="00EA0835" w:rsidP="00CF7AE6">
      <w:pPr>
        <w:rPr>
          <w:del w:id="1696" w:author="Ben Fels" w:date="2024-12-21T12:02:00Z" w16du:dateUtc="2024-12-21T11:02:00Z"/>
          <w:moveFrom w:id="1697" w:author="Ben Fels" w:date="2024-12-21T12:01:00Z" w16du:dateUtc="2024-12-21T11:01:00Z"/>
        </w:rPr>
      </w:pPr>
      <w:moveFrom w:id="1698" w:author="Ben Fels" w:date="2024-12-21T12:01:00Z" w16du:dateUtc="2024-12-21T11:01:00Z">
        <w:del w:id="1699"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700" w:author="Ben Fels" w:date="2024-12-21T12:02:00Z" w16du:dateUtc="2024-12-21T11:02:00Z"/>
          <w:moveFrom w:id="1701" w:author="Ben Fels" w:date="2024-12-21T12:01:00Z" w16du:dateUtc="2024-12-21T11:01:00Z"/>
        </w:rPr>
      </w:pPr>
      <w:moveFrom w:id="1702" w:author="Ben Fels" w:date="2024-12-21T12:01:00Z" w16du:dateUtc="2024-12-21T11:01:00Z">
        <w:del w:id="1703"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704" w:author="Ben Fels" w:date="2024-12-21T12:02:00Z" w16du:dateUtc="2024-12-21T11:02:00Z"/>
          <w:moveFrom w:id="1705" w:author="Ben Fels" w:date="2024-12-21T12:01:00Z" w16du:dateUtc="2024-12-21T11:01:00Z"/>
        </w:rPr>
      </w:pPr>
      <w:moveFrom w:id="1706" w:author="Ben Fels" w:date="2024-12-21T12:01:00Z" w16du:dateUtc="2024-12-21T11:01:00Z">
        <w:del w:id="1707"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708" w:author="Ben Fels" w:date="2024-12-21T12:02:00Z" w16du:dateUtc="2024-12-21T11:02:00Z"/>
          <w:moveFrom w:id="1709" w:author="Ben Fels" w:date="2024-12-21T12:01:00Z" w16du:dateUtc="2024-12-21T11:01:00Z"/>
        </w:rPr>
      </w:pPr>
      <w:moveFrom w:id="1710" w:author="Ben Fels" w:date="2024-12-21T12:01:00Z" w16du:dateUtc="2024-12-21T11:01:00Z">
        <w:del w:id="1711"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712" w:author="Ben Fels" w:date="2024-12-21T12:02:00Z" w16du:dateUtc="2024-12-21T11:02:00Z"/>
          <w:moveFrom w:id="1713" w:author="Ben Fels" w:date="2024-12-21T12:01:00Z" w16du:dateUtc="2024-12-21T11:01:00Z"/>
        </w:rPr>
      </w:pPr>
      <w:moveFrom w:id="1714" w:author="Ben Fels" w:date="2024-12-21T12:01:00Z" w16du:dateUtc="2024-12-21T11:01:00Z">
        <w:del w:id="1715"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716" w:author="Ben Fels" w:date="2024-12-21T12:02:00Z" w16du:dateUtc="2024-12-21T11:02:00Z"/>
          <w:moveFrom w:id="1717" w:author="Ben Fels" w:date="2024-12-21T12:01:00Z" w16du:dateUtc="2024-12-21T11:01:00Z"/>
        </w:rPr>
      </w:pPr>
    </w:p>
    <w:p w14:paraId="560C6DC7" w14:textId="3508A237" w:rsidR="00053FB2" w:rsidDel="004328D8" w:rsidRDefault="00053FB2" w:rsidP="00CF7AE6">
      <w:pPr>
        <w:rPr>
          <w:del w:id="1718" w:author="Ben Fels" w:date="2024-12-21T12:02:00Z" w16du:dateUtc="2024-12-21T11:02:00Z"/>
          <w:moveFrom w:id="1719" w:author="Ben Fels" w:date="2024-12-21T12:01:00Z" w16du:dateUtc="2024-12-21T11:01:00Z"/>
          <w:rFonts w:cs="Arial"/>
        </w:rPr>
      </w:pPr>
      <w:moveFrom w:id="1720" w:author="Ben Fels" w:date="2024-12-21T12:01:00Z" w16du:dateUtc="2024-12-21T11:01:00Z">
        <w:del w:id="1721"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722" w:author="Ben Fels" w:date="2024-12-21T12:02:00Z" w16du:dateUtc="2024-12-21T11:02:00Z"/>
          <w:moveFrom w:id="1723" w:author="Ben Fels" w:date="2024-12-21T12:01:00Z" w16du:dateUtc="2024-12-21T11:01:00Z"/>
        </w:rPr>
      </w:pPr>
      <w:moveFrom w:id="1724" w:author="Ben Fels" w:date="2024-12-21T12:01:00Z" w16du:dateUtc="2024-12-21T11:01:00Z">
        <w:del w:id="1725"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726" w:author="Ben Fels" w:date="2024-12-21T12:02:00Z" w16du:dateUtc="2024-12-21T11:02:00Z"/>
          <w:moveFrom w:id="1727" w:author="Ben Fels" w:date="2024-12-21T12:01:00Z" w16du:dateUtc="2024-12-21T11:01:00Z"/>
        </w:rPr>
      </w:pPr>
      <w:moveFrom w:id="1728" w:author="Ben Fels" w:date="2024-12-21T12:01:00Z" w16du:dateUtc="2024-12-21T11:01:00Z">
        <w:del w:id="1729"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730" w:author="Ben Fels" w:date="2024-12-21T12:02:00Z" w16du:dateUtc="2024-12-21T11:02:00Z"/>
          <w:moveFrom w:id="1731" w:author="Ben Fels" w:date="2024-12-21T12:01:00Z" w16du:dateUtc="2024-12-21T11:01:00Z"/>
        </w:rPr>
      </w:pPr>
      <w:moveFrom w:id="1732" w:author="Ben Fels" w:date="2024-12-21T12:01:00Z" w16du:dateUtc="2024-12-21T11:01:00Z">
        <w:del w:id="1733"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734" w:author="Ben Fels" w:date="2024-12-21T12:02:00Z" w16du:dateUtc="2024-12-21T11:02:00Z"/>
          <w:moveFrom w:id="1735" w:author="Ben Fels" w:date="2024-12-21T12:01:00Z" w16du:dateUtc="2024-12-21T11:01:00Z"/>
        </w:rPr>
      </w:pPr>
      <w:moveFrom w:id="1736" w:author="Ben Fels" w:date="2024-12-21T12:01:00Z" w16du:dateUtc="2024-12-21T11:01:00Z">
        <w:del w:id="1737"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738" w:author="Ben Fels" w:date="2024-12-21T12:02:00Z" w16du:dateUtc="2024-12-21T11:02:00Z"/>
          <w:moveFrom w:id="1739" w:author="Ben Fels" w:date="2024-12-21T12:01:00Z" w16du:dateUtc="2024-12-21T11:01:00Z"/>
        </w:rPr>
      </w:pPr>
      <w:moveFrom w:id="1740" w:author="Ben Fels" w:date="2024-12-21T12:01:00Z" w16du:dateUtc="2024-12-21T11:01:00Z">
        <w:del w:id="1741"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742" w:author="Ben Fels" w:date="2024-12-21T12:02:00Z" w16du:dateUtc="2024-12-21T11:02:00Z"/>
          <w:moveFrom w:id="1743" w:author="Ben Fels" w:date="2024-12-21T12:01:00Z" w16du:dateUtc="2024-12-21T11:01:00Z"/>
        </w:rPr>
      </w:pPr>
      <w:moveFrom w:id="1744" w:author="Ben Fels" w:date="2024-12-21T12:01:00Z" w16du:dateUtc="2024-12-21T11:01:00Z">
        <w:del w:id="1745"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746" w:author="Ben Fels" w:date="2024-12-21T12:02:00Z" w16du:dateUtc="2024-12-21T11:02:00Z"/>
          <w:moveFrom w:id="1747" w:author="Ben Fels" w:date="2024-12-21T12:01:00Z" w16du:dateUtc="2024-12-21T11:01:00Z"/>
        </w:rPr>
      </w:pPr>
      <w:moveFrom w:id="1748" w:author="Ben Fels" w:date="2024-12-21T12:01:00Z" w16du:dateUtc="2024-12-21T11:01:00Z">
        <w:del w:id="1749"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750" w:author="Ben Fels" w:date="2024-12-21T12:02:00Z" w16du:dateUtc="2024-12-21T11:02:00Z"/>
          <w:moveFrom w:id="1751" w:author="Ben Fels" w:date="2024-12-21T12:01:00Z" w16du:dateUtc="2024-12-21T11:01:00Z"/>
        </w:rPr>
      </w:pPr>
      <w:moveFrom w:id="1752" w:author="Ben Fels" w:date="2024-12-21T12:01:00Z" w16du:dateUtc="2024-12-21T11:01:00Z">
        <w:del w:id="1753"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754" w:author="Ben Fels" w:date="2024-12-21T12:02:00Z" w16du:dateUtc="2024-12-21T11:02:00Z"/>
          <w:moveFrom w:id="1755" w:author="Ben Fels" w:date="2024-12-21T12:01:00Z" w16du:dateUtc="2024-12-21T11:01:00Z"/>
        </w:rPr>
      </w:pPr>
      <w:moveFrom w:id="1756" w:author="Ben Fels" w:date="2024-12-21T12:01:00Z" w16du:dateUtc="2024-12-21T11:01:00Z">
        <w:del w:id="1757"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758" w:author="Ben Fels" w:date="2024-12-21T12:02:00Z" w16du:dateUtc="2024-12-21T11:02:00Z"/>
          <w:moveFrom w:id="1759" w:author="Ben Fels" w:date="2024-12-21T12:01:00Z" w16du:dateUtc="2024-12-21T11:01:00Z"/>
        </w:rPr>
      </w:pPr>
      <w:moveFrom w:id="1760" w:author="Ben Fels" w:date="2024-12-21T12:01:00Z" w16du:dateUtc="2024-12-21T11:01:00Z">
        <w:del w:id="1761"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762" w:author="Ben Fels" w:date="2024-12-21T12:02:00Z" w16du:dateUtc="2024-12-21T11:02:00Z"/>
          <w:moveFrom w:id="1763" w:author="Ben Fels" w:date="2024-12-21T12:01:00Z" w16du:dateUtc="2024-12-21T11:01:00Z"/>
        </w:rPr>
      </w:pPr>
      <w:moveFrom w:id="1764" w:author="Ben Fels" w:date="2024-12-21T12:01:00Z" w16du:dateUtc="2024-12-21T11:01:00Z">
        <w:del w:id="1765"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766" w:author="Ben Fels" w:date="2024-12-21T12:02:00Z" w16du:dateUtc="2024-12-21T11:02:00Z"/>
          <w:moveFrom w:id="1767" w:author="Ben Fels" w:date="2024-12-21T12:01:00Z" w16du:dateUtc="2024-12-21T11:01:00Z"/>
        </w:rPr>
      </w:pPr>
      <w:moveFrom w:id="1768" w:author="Ben Fels" w:date="2024-12-21T12:01:00Z" w16du:dateUtc="2024-12-21T11:01:00Z">
        <w:del w:id="1769"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770" w:author="Ben Fels" w:date="2024-12-21T12:02:00Z" w16du:dateUtc="2024-12-21T11:02:00Z"/>
          <w:moveFrom w:id="1771" w:author="Ben Fels" w:date="2024-12-21T12:01:00Z" w16du:dateUtc="2024-12-21T11:01:00Z"/>
        </w:rPr>
      </w:pPr>
      <w:moveFrom w:id="1772" w:author="Ben Fels" w:date="2024-12-21T12:01:00Z" w16du:dateUtc="2024-12-21T11:01:00Z">
        <w:del w:id="1773"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774" w:author="Ben Fels" w:date="2024-12-21T12:02:00Z" w16du:dateUtc="2024-12-21T11:02:00Z"/>
          <w:moveFrom w:id="1775" w:author="Ben Fels" w:date="2024-12-21T12:01:00Z" w16du:dateUtc="2024-12-21T11:01:00Z"/>
          <w:b/>
        </w:rPr>
      </w:pPr>
      <w:moveFrom w:id="1776" w:author="Ben Fels" w:date="2024-12-21T12:01:00Z" w16du:dateUtc="2024-12-21T11:01:00Z">
        <w:del w:id="1777"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778" w:author="Ben Fels" w:date="2024-12-21T12:02:00Z" w16du:dateUtc="2024-12-21T11:02:00Z"/>
          <w:moveFrom w:id="1779" w:author="Ben Fels" w:date="2024-12-21T12:01:00Z" w16du:dateUtc="2024-12-21T11:01:00Z"/>
          <w:b/>
        </w:rPr>
      </w:pPr>
      <w:moveFrom w:id="1780" w:author="Ben Fels" w:date="2024-12-21T12:01:00Z" w16du:dateUtc="2024-12-21T11:01:00Z">
        <w:del w:id="1781"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782" w:author="Ben Fels" w:date="2024-12-21T12:02:00Z" w16du:dateUtc="2024-12-21T11:02:00Z"/>
          <w:moveFrom w:id="1783" w:author="Ben Fels" w:date="2024-12-21T12:01:00Z" w16du:dateUtc="2024-12-21T11:01:00Z"/>
          <w:b/>
        </w:rPr>
      </w:pPr>
    </w:p>
    <w:p w14:paraId="59FD6A33" w14:textId="2485C384" w:rsidR="00E4126F" w:rsidRPr="00ED7173" w:rsidDel="004328D8" w:rsidRDefault="00E4126F" w:rsidP="00E4126F">
      <w:pPr>
        <w:rPr>
          <w:del w:id="1784" w:author="Ben Fels" w:date="2024-12-21T12:02:00Z" w16du:dateUtc="2024-12-21T11:02:00Z"/>
          <w:moveFrom w:id="1785" w:author="Ben Fels" w:date="2024-12-21T12:01:00Z" w16du:dateUtc="2024-12-21T11:01:00Z"/>
          <w:b/>
        </w:rPr>
      </w:pPr>
    </w:p>
    <w:p w14:paraId="33AC776F" w14:textId="52DD52F0" w:rsidR="002A784E" w:rsidDel="004328D8" w:rsidRDefault="0010585D" w:rsidP="00E4126F">
      <w:pPr>
        <w:rPr>
          <w:del w:id="1786" w:author="Ben Fels" w:date="2024-12-21T12:02:00Z" w16du:dateUtc="2024-12-21T11:02:00Z"/>
          <w:moveFrom w:id="1787" w:author="Ben Fels" w:date="2024-12-21T12:01:00Z" w16du:dateUtc="2024-12-21T11:01:00Z"/>
          <w:b/>
        </w:rPr>
      </w:pPr>
      <w:moveFrom w:id="1788" w:author="Ben Fels" w:date="2024-12-21T12:01:00Z" w16du:dateUtc="2024-12-21T11:01:00Z">
        <w:del w:id="1789" w:author="Ben Fels" w:date="2024-12-21T12:02:00Z" w16du:dateUtc="2024-12-21T11:02:00Z">
          <w:r w:rsidRPr="00664C71" w:rsidDel="004328D8">
            <w:rPr>
              <w:rPrChange w:id="1790" w:author="Ben Fels" w:date="2024-12-21T18:08:00Z" w16du:dateUtc="2024-12-21T17:08:00Z">
                <w:rPr>
                  <w:lang w:val="en-US"/>
                </w:rPr>
              </w:rPrChange>
            </w:rPr>
            <w:delText xml:space="preserve">Argumente bestehen aus </w:delText>
          </w:r>
          <w:r w:rsidRPr="00664C71" w:rsidDel="004328D8">
            <w:rPr>
              <w:b/>
              <w:rPrChange w:id="1791"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792"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793"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794"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795" w:author="Ben Fels" w:date="2024-12-21T12:02:00Z" w16du:dateUtc="2024-12-21T11:02:00Z"/>
          <w:moveFrom w:id="1796" w:author="Ben Fels" w:date="2024-12-21T12:01:00Z" w16du:dateUtc="2024-12-21T11:01:00Z"/>
        </w:rPr>
      </w:pPr>
      <w:moveFrom w:id="1797" w:author="Ben Fels" w:date="2024-12-21T12:01:00Z" w16du:dateUtc="2024-12-21T11:01:00Z">
        <w:del w:id="1798"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799" w:author="Ben Fels" w:date="2024-12-21T12:02:00Z" w16du:dateUtc="2024-12-21T11:02:00Z"/>
          <w:moveFrom w:id="1800" w:author="Ben Fels" w:date="2024-12-21T12:01:00Z" w16du:dateUtc="2024-12-21T11:01:00Z"/>
        </w:rPr>
      </w:pPr>
      <w:moveFrom w:id="1801" w:author="Ben Fels" w:date="2024-12-21T12:01:00Z" w16du:dateUtc="2024-12-21T11:01:00Z">
        <w:del w:id="1802"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803" w:author="Ben Fels" w:date="2024-12-21T12:02:00Z" w16du:dateUtc="2024-12-21T11:02:00Z"/>
          <w:moveFrom w:id="1804" w:author="Ben Fels" w:date="2024-12-21T12:01:00Z" w16du:dateUtc="2024-12-21T11:01:00Z"/>
        </w:rPr>
      </w:pPr>
      <w:moveFrom w:id="1805" w:author="Ben Fels" w:date="2024-12-21T12:01:00Z" w16du:dateUtc="2024-12-21T11:01:00Z">
        <w:del w:id="1806"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807" w:author="Ben Fels" w:date="2024-12-21T12:02:00Z" w16du:dateUtc="2024-12-21T11:02:00Z"/>
          <w:moveFrom w:id="1808" w:author="Ben Fels" w:date="2024-12-21T12:01:00Z" w16du:dateUtc="2024-12-21T11:01:00Z"/>
        </w:rPr>
      </w:pPr>
      <w:moveFrom w:id="1809" w:author="Ben Fels" w:date="2024-12-21T12:01:00Z" w16du:dateUtc="2024-12-21T11:01:00Z">
        <w:del w:id="1810"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811" w:author="Ben Fels" w:date="2024-12-21T12:02:00Z" w16du:dateUtc="2024-12-21T11:02:00Z"/>
          <w:moveFrom w:id="1812" w:author="Ben Fels" w:date="2024-12-21T12:01:00Z" w16du:dateUtc="2024-12-21T11:01:00Z"/>
        </w:rPr>
      </w:pPr>
      <w:moveFrom w:id="1813" w:author="Ben Fels" w:date="2024-12-21T12:01:00Z" w16du:dateUtc="2024-12-21T11:01:00Z">
        <w:del w:id="1814"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815" w:author="Ben Fels" w:date="2024-12-21T12:02:00Z" w16du:dateUtc="2024-12-21T11:02:00Z"/>
          <w:moveFrom w:id="1816" w:author="Ben Fels" w:date="2024-12-21T12:01:00Z" w16du:dateUtc="2024-12-21T11:01:00Z"/>
        </w:rPr>
      </w:pPr>
      <w:moveFrom w:id="1817" w:author="Ben Fels" w:date="2024-12-21T12:01:00Z" w16du:dateUtc="2024-12-21T11:01:00Z">
        <w:del w:id="1818"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819" w:author="Ben Fels" w:date="2024-12-21T12:02:00Z" w16du:dateUtc="2024-12-21T11:02:00Z"/>
          <w:moveFrom w:id="1820" w:author="Ben Fels" w:date="2024-12-21T12:01:00Z" w16du:dateUtc="2024-12-21T11:01:00Z"/>
        </w:rPr>
      </w:pPr>
    </w:p>
    <w:p w14:paraId="372651CB" w14:textId="60E066AD" w:rsidR="00461154" w:rsidRPr="00F84302" w:rsidDel="004328D8" w:rsidRDefault="00A0667F" w:rsidP="00CF7AE6">
      <w:pPr>
        <w:rPr>
          <w:del w:id="1821" w:author="Ben Fels" w:date="2024-12-21T12:02:00Z" w16du:dateUtc="2024-12-21T11:02:00Z"/>
          <w:moveFrom w:id="1822" w:author="Ben Fels" w:date="2024-12-21T12:01:00Z" w16du:dateUtc="2024-12-21T11:01:00Z"/>
        </w:rPr>
      </w:pPr>
      <w:moveFrom w:id="1823" w:author="Ben Fels" w:date="2024-12-21T12:01:00Z" w16du:dateUtc="2024-12-21T11:01:00Z">
        <w:del w:id="1824"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825" w:author="Ben Fels" w:date="2024-12-21T12:02:00Z" w16du:dateUtc="2024-12-21T11:02:00Z"/>
          <w:moveFrom w:id="1826" w:author="Ben Fels" w:date="2024-12-21T12:01:00Z" w16du:dateUtc="2024-12-21T11:01:00Z"/>
        </w:rPr>
      </w:pPr>
      <w:moveFrom w:id="1827" w:author="Ben Fels" w:date="2024-12-21T12:01:00Z" w16du:dateUtc="2024-12-21T11:01:00Z">
        <w:del w:id="1828"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829" w:author="Ben Fels" w:date="2024-12-21T12:02:00Z" w16du:dateUtc="2024-12-21T11:02:00Z"/>
          <w:moveFrom w:id="1830" w:author="Ben Fels" w:date="2024-12-21T12:01:00Z" w16du:dateUtc="2024-12-21T11:01:00Z"/>
          <w:rPrChange w:id="1831" w:author="Ben Fels" w:date="2024-12-21T18:08:00Z" w16du:dateUtc="2024-12-21T17:08:00Z">
            <w:rPr>
              <w:del w:id="1832" w:author="Ben Fels" w:date="2024-12-21T12:02:00Z" w16du:dateUtc="2024-12-21T11:02:00Z"/>
              <w:moveFrom w:id="1833" w:author="Ben Fels" w:date="2024-12-21T12:01:00Z" w16du:dateUtc="2024-12-21T11:01:00Z"/>
              <w:lang w:val="en-US"/>
            </w:rPr>
          </w:rPrChange>
        </w:rPr>
      </w:pPr>
      <w:moveFrom w:id="1834" w:author="Ben Fels" w:date="2024-12-21T12:01:00Z" w16du:dateUtc="2024-12-21T11:01:00Z">
        <w:del w:id="1835" w:author="Ben Fels" w:date="2024-12-21T12:02:00Z" w16du:dateUtc="2024-12-21T11:02:00Z">
          <w:r w:rsidRPr="00664C71" w:rsidDel="004328D8">
            <w:rPr>
              <w:rPrChange w:id="1836" w:author="Ben Fels" w:date="2024-12-21T18:08:00Z" w16du:dateUtc="2024-12-21T17:08:00Z">
                <w:rPr>
                  <w:lang w:val="en-US"/>
                </w:rPr>
              </w:rPrChange>
            </w:rPr>
            <w:delText xml:space="preserve">Context </w:delText>
          </w:r>
          <w:r w:rsidR="00DB0843" w:rsidRPr="00664C71" w:rsidDel="004328D8">
            <w:rPr>
              <w:rPrChange w:id="1837" w:author="Ben Fels" w:date="2024-12-21T18:08:00Z" w16du:dateUtc="2024-12-21T17:08:00Z">
                <w:rPr>
                  <w:lang w:val="en-US"/>
                </w:rPr>
              </w:rPrChange>
            </w:rPr>
            <w:delText xml:space="preserve">dependent </w:delText>
          </w:r>
          <w:r w:rsidRPr="00664C71" w:rsidDel="004328D8">
            <w:rPr>
              <w:rPrChange w:id="1838" w:author="Ben Fels" w:date="2024-12-21T18:08:00Z" w16du:dateUtc="2024-12-21T17:08:00Z">
                <w:rPr>
                  <w:lang w:val="en-US"/>
                </w:rPr>
              </w:rPrChange>
            </w:rPr>
            <w:delText xml:space="preserve">claim detection </w:delText>
          </w:r>
          <w:r w:rsidR="00CF2774" w:rsidRPr="00664C71" w:rsidDel="004328D8">
            <w:rPr>
              <w:rPrChange w:id="1839" w:author="Ben Fels" w:date="2024-12-21T18:08:00Z" w16du:dateUtc="2024-12-21T17:08:00Z">
                <w:rPr>
                  <w:lang w:val="en-US"/>
                </w:rPr>
              </w:rPrChange>
            </w:rPr>
            <w:delText>–</w:delText>
          </w:r>
          <w:r w:rsidR="00991C10" w:rsidRPr="00664C71" w:rsidDel="004328D8">
            <w:rPr>
              <w:rPrChange w:id="1840" w:author="Ben Fels" w:date="2024-12-21T18:08:00Z" w16du:dateUtc="2024-12-21T17:08:00Z">
                <w:rPr>
                  <w:lang w:val="en-US"/>
                </w:rPr>
              </w:rPrChange>
            </w:rPr>
            <w:delText xml:space="preserve"> </w:delText>
          </w:r>
          <w:r w:rsidRPr="00664C71" w:rsidDel="004328D8">
            <w:rPr>
              <w:rPrChange w:id="1841" w:author="Ben Fels" w:date="2024-12-21T18:08:00Z" w16du:dateUtc="2024-12-21T17:08:00Z">
                <w:rPr>
                  <w:lang w:val="en-US"/>
                </w:rPr>
              </w:rPrChange>
            </w:rPr>
            <w:delText>CDCD</w:delText>
          </w:r>
          <w:r w:rsidR="00CF2774" w:rsidRPr="00664C71" w:rsidDel="004328D8">
            <w:rPr>
              <w:rPrChange w:id="1842"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843" w:author="Ben Fels" w:date="2024-12-21T12:02:00Z" w16du:dateUtc="2024-12-21T11:02:00Z"/>
          <w:moveFrom w:id="1844" w:author="Ben Fels" w:date="2024-12-21T12:01:00Z" w16du:dateUtc="2024-12-21T11:01:00Z"/>
          <w:rPrChange w:id="1845" w:author="Ben Fels" w:date="2024-12-21T18:08:00Z" w16du:dateUtc="2024-12-21T17:08:00Z">
            <w:rPr>
              <w:del w:id="1846" w:author="Ben Fels" w:date="2024-12-21T12:02:00Z" w16du:dateUtc="2024-12-21T11:02:00Z"/>
              <w:moveFrom w:id="1847" w:author="Ben Fels" w:date="2024-12-21T12:01:00Z" w16du:dateUtc="2024-12-21T11:01:00Z"/>
              <w:lang w:val="en-US"/>
            </w:rPr>
          </w:rPrChange>
        </w:rPr>
      </w:pPr>
      <w:moveFrom w:id="1848" w:author="Ben Fels" w:date="2024-12-21T12:01:00Z" w16du:dateUtc="2024-12-21T11:01:00Z">
        <w:del w:id="1849" w:author="Ben Fels" w:date="2024-12-21T12:02:00Z" w16du:dateUtc="2024-12-21T11:02:00Z">
          <w:r w:rsidRPr="00664C71" w:rsidDel="004328D8">
            <w:rPr>
              <w:rPrChange w:id="1850" w:author="Ben Fels" w:date="2024-12-21T18:08:00Z" w16du:dateUtc="2024-12-21T17:08:00Z">
                <w:rPr>
                  <w:lang w:val="en-US"/>
                </w:rPr>
              </w:rPrChange>
            </w:rPr>
            <w:delText>Claim stance classification</w:delText>
          </w:r>
          <w:r w:rsidR="00991C10" w:rsidRPr="00664C71" w:rsidDel="004328D8">
            <w:rPr>
              <w:rPrChange w:id="1851" w:author="Ben Fels" w:date="2024-12-21T18:08:00Z" w16du:dateUtc="2024-12-21T17:08:00Z">
                <w:rPr>
                  <w:lang w:val="en-US"/>
                </w:rPr>
              </w:rPrChange>
            </w:rPr>
            <w:delText xml:space="preserve"> </w:delText>
          </w:r>
          <w:r w:rsidR="00CF2774" w:rsidRPr="00664C71" w:rsidDel="004328D8">
            <w:rPr>
              <w:rPrChange w:id="1852"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853" w:author="Ben Fels" w:date="2024-12-21T12:02:00Z" w16du:dateUtc="2024-12-21T11:02:00Z"/>
          <w:moveFrom w:id="1854" w:author="Ben Fels" w:date="2024-12-21T12:01:00Z" w16du:dateUtc="2024-12-21T11:01:00Z"/>
          <w:rPrChange w:id="1855" w:author="Ben Fels" w:date="2024-12-21T18:08:00Z" w16du:dateUtc="2024-12-21T17:08:00Z">
            <w:rPr>
              <w:del w:id="1856" w:author="Ben Fels" w:date="2024-12-21T12:02:00Z" w16du:dateUtc="2024-12-21T11:02:00Z"/>
              <w:moveFrom w:id="1857" w:author="Ben Fels" w:date="2024-12-21T12:01:00Z" w16du:dateUtc="2024-12-21T11:01:00Z"/>
              <w:lang w:val="en-US"/>
            </w:rPr>
          </w:rPrChange>
        </w:rPr>
      </w:pPr>
      <w:moveFrom w:id="1858" w:author="Ben Fels" w:date="2024-12-21T12:01:00Z" w16du:dateUtc="2024-12-21T11:01:00Z">
        <w:del w:id="1859" w:author="Ben Fels" w:date="2024-12-21T12:02:00Z" w16du:dateUtc="2024-12-21T11:02:00Z">
          <w:r w:rsidRPr="00664C71" w:rsidDel="004328D8">
            <w:rPr>
              <w:rPrChange w:id="1860" w:author="Ben Fels" w:date="2024-12-21T18:08:00Z" w16du:dateUtc="2024-12-21T17:08:00Z">
                <w:rPr>
                  <w:lang w:val="en-US"/>
                </w:rPr>
              </w:rPrChange>
            </w:rPr>
            <w:delText xml:space="preserve">Context dependent evidence detection </w:delText>
          </w:r>
          <w:r w:rsidR="008267FA" w:rsidRPr="00664C71" w:rsidDel="004328D8">
            <w:rPr>
              <w:rPrChange w:id="1861" w:author="Ben Fels" w:date="2024-12-21T18:08:00Z" w16du:dateUtc="2024-12-21T17:08:00Z">
                <w:rPr>
                  <w:lang w:val="en-US"/>
                </w:rPr>
              </w:rPrChange>
            </w:rPr>
            <w:delText>–</w:delText>
          </w:r>
          <w:r w:rsidR="00991C10" w:rsidRPr="00664C71" w:rsidDel="004328D8">
            <w:rPr>
              <w:rPrChange w:id="1862" w:author="Ben Fels" w:date="2024-12-21T18:08:00Z" w16du:dateUtc="2024-12-21T17:08:00Z">
                <w:rPr>
                  <w:lang w:val="en-US"/>
                </w:rPr>
              </w:rPrChange>
            </w:rPr>
            <w:delText xml:space="preserve"> </w:delText>
          </w:r>
          <w:r w:rsidRPr="00664C71" w:rsidDel="004328D8">
            <w:rPr>
              <w:rPrChange w:id="1863" w:author="Ben Fels" w:date="2024-12-21T18:08:00Z" w16du:dateUtc="2024-12-21T17:08:00Z">
                <w:rPr>
                  <w:lang w:val="en-US"/>
                </w:rPr>
              </w:rPrChange>
            </w:rPr>
            <w:delText>CDED</w:delText>
          </w:r>
          <w:bookmarkStart w:id="1864" w:name="_Hlk179549401"/>
        </w:del>
      </w:moveFrom>
    </w:p>
    <w:bookmarkEnd w:id="1864"/>
    <w:p w14:paraId="7652B07B" w14:textId="758CF4CB" w:rsidR="00240221" w:rsidDel="004328D8" w:rsidRDefault="00E66081" w:rsidP="00CF7AE6">
      <w:pPr>
        <w:rPr>
          <w:del w:id="1865" w:author="Ben Fels" w:date="2024-12-21T12:02:00Z" w16du:dateUtc="2024-12-21T11:02:00Z"/>
          <w:moveFrom w:id="1866" w:author="Ben Fels" w:date="2024-12-21T12:01:00Z" w16du:dateUtc="2024-12-21T11:01:00Z"/>
        </w:rPr>
      </w:pPr>
      <w:moveFrom w:id="1867" w:author="Ben Fels" w:date="2024-12-21T12:01:00Z" w16du:dateUtc="2024-12-21T11:01:00Z">
        <w:del w:id="1868"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869" w:author="Ben Fels" w:date="2024-12-21T12:02:00Z" w16du:dateUtc="2024-12-21T11:02:00Z"/>
          <w:moveFrom w:id="1870" w:author="Ben Fels" w:date="2024-12-21T12:01:00Z" w16du:dateUtc="2024-12-21T11:01:00Z"/>
        </w:rPr>
      </w:pPr>
      <w:moveFrom w:id="1871" w:author="Ben Fels" w:date="2024-12-21T12:01:00Z" w16du:dateUtc="2024-12-21T11:01:00Z">
        <w:del w:id="1872"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873" w:author="Ben Fels" w:date="2024-12-21T12:02:00Z" w16du:dateUtc="2024-12-21T11:02:00Z"/>
          <w:moveFrom w:id="1874" w:author="Ben Fels" w:date="2024-12-21T12:01:00Z" w16du:dateUtc="2024-12-21T11:01:00Z"/>
        </w:rPr>
      </w:pPr>
      <w:moveFrom w:id="1875" w:author="Ben Fels" w:date="2024-12-21T12:01:00Z" w16du:dateUtc="2024-12-21T11:01:00Z">
        <w:del w:id="1876"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877" w:author="Ben Fels" w:date="2024-12-21T12:02:00Z" w16du:dateUtc="2024-12-21T11:02:00Z"/>
          <w:moveFrom w:id="1878" w:author="Ben Fels" w:date="2024-12-21T12:01:00Z" w16du:dateUtc="2024-12-21T11:01:00Z"/>
        </w:rPr>
      </w:pPr>
    </w:p>
    <w:p w14:paraId="52D9590B" w14:textId="6B49F99D" w:rsidR="00F310BC" w:rsidDel="004328D8" w:rsidRDefault="00D16D3F" w:rsidP="00CF7AE6">
      <w:pPr>
        <w:rPr>
          <w:del w:id="1879" w:author="Ben Fels" w:date="2024-12-21T12:02:00Z" w16du:dateUtc="2024-12-21T11:02:00Z"/>
          <w:moveFrom w:id="1880" w:author="Ben Fels" w:date="2024-12-21T12:01:00Z" w16du:dateUtc="2024-12-21T11:01:00Z"/>
        </w:rPr>
      </w:pPr>
      <w:moveFrom w:id="1881" w:author="Ben Fels" w:date="2024-12-21T12:01:00Z" w16du:dateUtc="2024-12-21T11:01:00Z">
        <w:del w:id="1882"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883" w:author="Ben Fels" w:date="2024-12-21T12:02:00Z" w16du:dateUtc="2024-12-21T11:02:00Z"/>
          <w:moveFrom w:id="1884" w:author="Ben Fels" w:date="2024-12-21T12:01:00Z" w16du:dateUtc="2024-12-21T11:01:00Z"/>
        </w:rPr>
      </w:pPr>
      <w:moveFrom w:id="1885" w:author="Ben Fels" w:date="2024-12-21T12:01:00Z" w16du:dateUtc="2024-12-21T11:01:00Z">
        <w:del w:id="1886"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2"/>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887" w:author="Ben Fels" w:date="2024-12-21T12:02:00Z" w16du:dateUtc="2024-12-21T11:02:00Z"/>
          <w:moveFrom w:id="1888" w:author="Ben Fels" w:date="2024-12-21T12:01:00Z" w16du:dateUtc="2024-12-21T11:01:00Z"/>
        </w:rPr>
      </w:pPr>
      <w:moveFrom w:id="1889" w:author="Ben Fels" w:date="2024-12-21T12:01:00Z" w16du:dateUtc="2024-12-21T11:01:00Z">
        <w:del w:id="1890"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891" w:author="Ben Fels" w:date="2024-12-21T12:02:00Z" w16du:dateUtc="2024-12-21T11:02:00Z"/>
          <w:moveFrom w:id="1892" w:author="Ben Fels" w:date="2024-12-21T12:01:00Z" w16du:dateUtc="2024-12-21T11:01:00Z"/>
        </w:rPr>
      </w:pPr>
      <w:moveFrom w:id="1893" w:author="Ben Fels" w:date="2024-12-21T12:01:00Z" w16du:dateUtc="2024-12-21T11:01:00Z">
        <w:del w:id="1894"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895" w:author="Ben Fels" w:date="2024-12-21T12:02:00Z" w16du:dateUtc="2024-12-21T11:02:00Z"/>
          <w:moveFrom w:id="1896" w:author="Ben Fels" w:date="2024-12-21T12:01:00Z" w16du:dateUtc="2024-12-21T11:01:00Z"/>
        </w:rPr>
      </w:pPr>
      <w:moveFrom w:id="1897" w:author="Ben Fels" w:date="2024-12-21T12:01:00Z" w16du:dateUtc="2024-12-21T11:01:00Z">
        <w:del w:id="1898"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899" w:author="Ben Fels" w:date="2024-12-21T12:02:00Z" w16du:dateUtc="2024-12-21T11:02:00Z"/>
          <w:moveFrom w:id="1900" w:author="Ben Fels" w:date="2024-12-21T12:01:00Z" w16du:dateUtc="2024-12-21T11:01:00Z"/>
        </w:rPr>
      </w:pPr>
      <w:moveFrom w:id="1901" w:author="Ben Fels" w:date="2024-12-21T12:01:00Z" w16du:dateUtc="2024-12-21T11:01:00Z">
        <w:del w:id="1902"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903" w:author="Ben Fels" w:date="2024-12-21T12:02:00Z" w16du:dateUtc="2024-12-21T11:02:00Z"/>
          <w:moveFrom w:id="1904" w:author="Ben Fels" w:date="2024-12-21T12:01:00Z" w16du:dateUtc="2024-12-21T11:01:00Z"/>
        </w:rPr>
      </w:pPr>
      <w:moveFrom w:id="1905" w:author="Ben Fels" w:date="2024-12-21T12:01:00Z" w16du:dateUtc="2024-12-21T11:01:00Z">
        <w:del w:id="1906"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907" w:author="Ben Fels" w:date="2024-12-21T12:02:00Z" w16du:dateUtc="2024-12-21T11:02:00Z"/>
          <w:moveFrom w:id="1908" w:author="Ben Fels" w:date="2024-12-21T12:01:00Z" w16du:dateUtc="2024-12-21T11:01:00Z"/>
        </w:rPr>
      </w:pPr>
      <w:moveFrom w:id="1909" w:author="Ben Fels" w:date="2024-12-21T12:01:00Z" w16du:dateUtc="2024-12-21T11:01:00Z">
        <w:del w:id="1910"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911" w:author="Ben Fels" w:date="2024-12-21T12:02:00Z" w16du:dateUtc="2024-12-21T11:02:00Z"/>
          <w:moveFrom w:id="1912" w:author="Ben Fels" w:date="2024-12-21T12:01:00Z" w16du:dateUtc="2024-12-21T11:01:00Z"/>
        </w:rPr>
      </w:pPr>
    </w:p>
    <w:p w14:paraId="60F6C9AE" w14:textId="78467F77" w:rsidR="004806B5" w:rsidDel="004328D8" w:rsidRDefault="004040DC" w:rsidP="004806B5">
      <w:pPr>
        <w:rPr>
          <w:del w:id="1913" w:author="Ben Fels" w:date="2024-12-21T12:02:00Z" w16du:dateUtc="2024-12-21T11:02:00Z"/>
          <w:moveFrom w:id="1914" w:author="Ben Fels" w:date="2024-12-21T12:01:00Z" w16du:dateUtc="2024-12-21T11:01:00Z"/>
          <w:i/>
        </w:rPr>
      </w:pPr>
      <w:moveFrom w:id="1915" w:author="Ben Fels" w:date="2024-12-21T12:01:00Z" w16du:dateUtc="2024-12-21T11:01:00Z">
        <w:del w:id="1916"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917" w:author="Ben Fels" w:date="2024-12-21T12:02:00Z" w16du:dateUtc="2024-12-21T11:02:00Z"/>
          <w:moveFrom w:id="1918" w:author="Ben Fels" w:date="2024-12-21T12:01:00Z" w16du:dateUtc="2024-12-21T11:01:00Z"/>
          <w:i/>
          <w:sz w:val="22"/>
          <w:szCs w:val="20"/>
        </w:rPr>
      </w:pPr>
      <w:moveFrom w:id="1919" w:author="Ben Fels" w:date="2024-12-21T12:01:00Z" w16du:dateUtc="2024-12-21T11:01:00Z">
        <w:del w:id="1920"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3"/>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921" w:author="Ben Fels" w:date="2024-12-21T12:02:00Z" w16du:dateUtc="2024-12-21T11:02:00Z"/>
          <w:moveFrom w:id="1922" w:author="Ben Fels" w:date="2024-12-21T12:01:00Z" w16du:dateUtc="2024-12-21T11:01:00Z"/>
          <w:sz w:val="22"/>
          <w:szCs w:val="20"/>
          <w:highlight w:val="magenta"/>
        </w:rPr>
      </w:pPr>
      <w:moveFrom w:id="1923" w:author="Ben Fels" w:date="2024-12-21T12:01:00Z" w16du:dateUtc="2024-12-21T11:01:00Z">
        <w:del w:id="1924"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925" w:author="Ben Fels" w:date="2024-12-21T12:02:00Z" w16du:dateUtc="2024-12-21T11:02:00Z"/>
          <w:moveFrom w:id="1926" w:author="Ben Fels" w:date="2024-12-21T12:01:00Z" w16du:dateUtc="2024-12-21T11:01:00Z"/>
          <w:sz w:val="22"/>
          <w:szCs w:val="20"/>
        </w:rPr>
      </w:pPr>
      <w:moveFrom w:id="1927" w:author="Ben Fels" w:date="2024-12-21T12:01:00Z" w16du:dateUtc="2024-12-21T11:01:00Z">
        <w:del w:id="1928"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929" w:author="Ben Fels" w:date="2024-12-21T12:02:00Z" w16du:dateUtc="2024-12-21T11:02:00Z"/>
          <w:moveFrom w:id="1930" w:author="Ben Fels" w:date="2024-12-21T12:01:00Z" w16du:dateUtc="2024-12-21T11:01:00Z"/>
          <w:sz w:val="22"/>
          <w:szCs w:val="20"/>
        </w:rPr>
      </w:pPr>
      <w:moveFrom w:id="1931" w:author="Ben Fels" w:date="2024-12-21T12:01:00Z" w16du:dateUtc="2024-12-21T11:01:00Z">
        <w:del w:id="1932"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933" w:author="Ben Fels" w:date="2024-12-21T12:02:00Z" w16du:dateUtc="2024-12-21T11:02:00Z"/>
          <w:moveFrom w:id="1934" w:author="Ben Fels" w:date="2024-12-21T12:01:00Z" w16du:dateUtc="2024-12-21T11:01:00Z"/>
          <w:sz w:val="22"/>
          <w:szCs w:val="20"/>
        </w:rPr>
      </w:pPr>
    </w:p>
    <w:p w14:paraId="1FE1A3ED" w14:textId="3450A51A" w:rsidR="004806B5" w:rsidRPr="0098098B" w:rsidDel="004328D8" w:rsidRDefault="004806B5" w:rsidP="004806B5">
      <w:pPr>
        <w:rPr>
          <w:del w:id="1935" w:author="Ben Fels" w:date="2024-12-21T12:02:00Z" w16du:dateUtc="2024-12-21T11:02:00Z"/>
          <w:moveFrom w:id="1936" w:author="Ben Fels" w:date="2024-12-21T12:01:00Z" w16du:dateUtc="2024-12-21T11:01:00Z"/>
        </w:rPr>
      </w:pPr>
    </w:p>
    <w:p w14:paraId="16C28B75" w14:textId="2743E10C" w:rsidR="00DF6B25" w:rsidDel="004328D8" w:rsidRDefault="000A4B0E" w:rsidP="00CF7AE6">
      <w:pPr>
        <w:rPr>
          <w:del w:id="1937" w:author="Ben Fels" w:date="2024-12-21T12:02:00Z" w16du:dateUtc="2024-12-21T11:02:00Z"/>
          <w:moveFrom w:id="1938" w:author="Ben Fels" w:date="2024-12-21T12:01:00Z" w16du:dateUtc="2024-12-21T11:01:00Z"/>
        </w:rPr>
      </w:pPr>
      <w:moveFrom w:id="1939" w:author="Ben Fels" w:date="2024-12-21T12:01:00Z" w16du:dateUtc="2024-12-21T11:01:00Z">
        <w:del w:id="1940"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941" w:author="Ben Fels" w:date="2024-12-21T12:02:00Z" w16du:dateUtc="2024-12-21T11:02:00Z"/>
          <w:moveFrom w:id="1942" w:author="Ben Fels" w:date="2024-12-21T12:01:00Z" w16du:dateUtc="2024-12-21T11:01:00Z"/>
        </w:rPr>
      </w:pPr>
      <w:moveFrom w:id="1943" w:author="Ben Fels" w:date="2024-12-21T12:01:00Z" w16du:dateUtc="2024-12-21T11:01:00Z">
        <w:del w:id="1944"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945" w:author="Ben Fels" w:date="2024-12-21T12:02:00Z" w16du:dateUtc="2024-12-21T11:02:00Z"/>
          <w:moveFrom w:id="1946" w:author="Ben Fels" w:date="2024-12-21T12:01:00Z" w16du:dateUtc="2024-12-21T11:01:00Z"/>
        </w:rPr>
      </w:pPr>
      <w:moveFrom w:id="1947" w:author="Ben Fels" w:date="2024-12-21T12:01:00Z" w16du:dateUtc="2024-12-21T11:01:00Z">
        <w:del w:id="1948"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949" w:author="Ben Fels" w:date="2024-12-21T12:02:00Z" w16du:dateUtc="2024-12-21T11:02:00Z"/>
          <w:moveFrom w:id="1950" w:author="Ben Fels" w:date="2024-12-21T12:01:00Z" w16du:dateUtc="2024-12-21T11:01:00Z"/>
        </w:rPr>
      </w:pPr>
      <w:moveFrom w:id="1951" w:author="Ben Fels" w:date="2024-12-21T12:01:00Z" w16du:dateUtc="2024-12-21T11:01:00Z">
        <w:del w:id="1952"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953" w:author="Ben Fels" w:date="2024-12-21T12:02:00Z" w16du:dateUtc="2024-12-21T11:02:00Z"/>
          <w:moveFrom w:id="1954" w:author="Ben Fels" w:date="2024-12-21T12:01:00Z" w16du:dateUtc="2024-12-21T11:01:00Z"/>
        </w:rPr>
      </w:pPr>
      <w:moveFrom w:id="1955" w:author="Ben Fels" w:date="2024-12-21T12:01:00Z" w16du:dateUtc="2024-12-21T11:01:00Z">
        <w:del w:id="1956"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57" w:author="Ben Fels" w:date="2024-12-21T12:02:00Z" w16du:dateUtc="2024-12-21T11:02:00Z"/>
          <w:moveFrom w:id="1958" w:author="Ben Fels" w:date="2024-12-21T12:01:00Z" w16du:dateUtc="2024-12-21T11:01:00Z"/>
          <w:i/>
          <w:u w:val="single"/>
        </w:rPr>
      </w:pPr>
      <w:moveFrom w:id="1959" w:author="Ben Fels" w:date="2024-12-21T12:01:00Z" w16du:dateUtc="2024-12-21T11:01:00Z">
        <w:del w:id="1960"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61" w:author="Ben Fels" w:date="2024-12-21T12:02:00Z" w16du:dateUtc="2024-12-21T11:02:00Z"/>
          <w:moveFrom w:id="1962" w:author="Ben Fels" w:date="2024-12-21T12:01:00Z" w16du:dateUtc="2024-12-21T11:01:00Z"/>
        </w:rPr>
      </w:pPr>
      <w:moveFrom w:id="1963" w:author="Ben Fels" w:date="2024-12-21T12:01:00Z" w16du:dateUtc="2024-12-21T11:01:00Z">
        <w:del w:id="1964"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65" w:author="Ben Fels" w:date="2024-12-21T12:02:00Z" w16du:dateUtc="2024-12-21T11:02:00Z"/>
          <w:moveFrom w:id="1966" w:author="Ben Fels" w:date="2024-12-21T12:01:00Z" w16du:dateUtc="2024-12-21T11:01:00Z"/>
        </w:rPr>
      </w:pPr>
      <w:moveFrom w:id="1967" w:author="Ben Fels" w:date="2024-12-21T12:01:00Z" w16du:dateUtc="2024-12-21T11:01:00Z">
        <w:del w:id="1968"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69" w:author="Ben Fels" w:date="2024-12-21T12:02:00Z" w16du:dateUtc="2024-12-21T11:02:00Z"/>
          <w:moveFrom w:id="1970" w:author="Ben Fels" w:date="2024-12-21T12:01:00Z" w16du:dateUtc="2024-12-21T11:01:00Z"/>
        </w:rPr>
      </w:pPr>
      <w:moveFrom w:id="1971" w:author="Ben Fels" w:date="2024-12-21T12:01:00Z" w16du:dateUtc="2024-12-21T11:01:00Z">
        <w:del w:id="1972"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73" w:author="Ben Fels" w:date="2024-12-21T12:02:00Z" w16du:dateUtc="2024-12-21T11:02:00Z"/>
          <w:moveFrom w:id="1974" w:author="Ben Fels" w:date="2024-12-21T12:01:00Z" w16du:dateUtc="2024-12-21T11:01:00Z"/>
        </w:rPr>
      </w:pPr>
      <w:moveFrom w:id="1975" w:author="Ben Fels" w:date="2024-12-21T12:01:00Z" w16du:dateUtc="2024-12-21T11:01:00Z">
        <w:del w:id="1976"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77" w:author="Ben Fels" w:date="2024-12-21T12:02:00Z" w16du:dateUtc="2024-12-21T11:02:00Z"/>
          <w:moveFrom w:id="1978" w:author="Ben Fels" w:date="2024-12-21T12:01:00Z" w16du:dateUtc="2024-12-21T11:01:00Z"/>
        </w:rPr>
      </w:pPr>
      <w:moveFrom w:id="1979" w:author="Ben Fels" w:date="2024-12-21T12:01:00Z" w16du:dateUtc="2024-12-21T11:01:00Z">
        <w:del w:id="1980"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666"/>
    <w:p w14:paraId="7D6DB4AD" w14:textId="00A030F7" w:rsidR="00E02FED" w:rsidRPr="0088488E" w:rsidDel="004328D8" w:rsidRDefault="00E02FED" w:rsidP="009A54C3">
      <w:pPr>
        <w:pStyle w:val="berschrift2"/>
        <w:rPr>
          <w:del w:id="1981" w:author="Ben Fels" w:date="2024-12-21T12:02:00Z" w16du:dateUtc="2024-12-21T11:02:00Z"/>
        </w:rPr>
      </w:pPr>
      <w:del w:id="1982"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983" w:author="Ben Fels" w:date="2024-12-21T12:02:00Z" w16du:dateUtc="2024-12-21T11:02:00Z"/>
        </w:rPr>
      </w:pPr>
      <w:del w:id="1984"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985" w:author="Ben Fels" w:date="2024-12-21T12:02:00Z" w16du:dateUtc="2024-12-21T11:02:00Z"/>
        </w:rPr>
      </w:pPr>
      <w:del w:id="1986"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987" w:author="Ben Fels" w:date="2024-12-21T12:02:00Z" w16du:dateUtc="2024-12-21T11:02:00Z"/>
          <w:highlight w:val="cyan"/>
          <w:rPrChange w:id="1988" w:author="Ben Fels" w:date="2024-12-21T18:08:00Z" w16du:dateUtc="2024-12-21T17:08:00Z">
            <w:rPr>
              <w:del w:id="1989" w:author="Ben Fels" w:date="2024-12-21T12:02:00Z" w16du:dateUtc="2024-12-21T11:02:00Z"/>
              <w:highlight w:val="cyan"/>
              <w:lang w:val="en-US"/>
            </w:rPr>
          </w:rPrChange>
        </w:rPr>
      </w:pPr>
      <w:del w:id="1990" w:author="Ben Fels" w:date="2024-12-21T12:02:00Z" w16du:dateUtc="2024-12-21T11:02:00Z">
        <w:r w:rsidRPr="00664C71" w:rsidDel="004328D8">
          <w:rPr>
            <w:highlight w:val="cyan"/>
            <w:rPrChange w:id="1991"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992" w:author="Ben Fels" w:date="2024-12-21T12:02:00Z" w16du:dateUtc="2024-12-21T11:02:00Z"/>
          <w:highlight w:val="cyan"/>
          <w:rPrChange w:id="1993" w:author="Ben Fels" w:date="2024-12-21T18:08:00Z" w16du:dateUtc="2024-12-21T17:08:00Z">
            <w:rPr>
              <w:del w:id="1994" w:author="Ben Fels" w:date="2024-12-21T12:02:00Z" w16du:dateUtc="2024-12-21T11:02:00Z"/>
              <w:highlight w:val="cyan"/>
              <w:lang w:val="en-US"/>
            </w:rPr>
          </w:rPrChange>
        </w:rPr>
      </w:pPr>
      <w:del w:id="1995" w:author="Ben Fels" w:date="2024-12-21T12:02:00Z" w16du:dateUtc="2024-12-21T11:02:00Z">
        <w:r w:rsidRPr="00664C71" w:rsidDel="004328D8">
          <w:rPr>
            <w:highlight w:val="cyan"/>
            <w:rPrChange w:id="1996"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997" w:author="Ben Fels" w:date="2024-12-21T12:02:00Z" w16du:dateUtc="2024-12-21T11:02:00Z"/>
          <w:rPrChange w:id="1998" w:author="Ben Fels" w:date="2024-12-21T18:08:00Z" w16du:dateUtc="2024-12-21T17:08:00Z">
            <w:rPr>
              <w:del w:id="1999" w:author="Ben Fels" w:date="2024-12-21T12:02:00Z" w16du:dateUtc="2024-12-21T11:02:00Z"/>
              <w:lang w:val="en-US"/>
            </w:rPr>
          </w:rPrChange>
        </w:rPr>
      </w:pPr>
    </w:p>
    <w:p w14:paraId="6E72EDCF" w14:textId="6A26F087" w:rsidR="004B4E35" w:rsidDel="007A763E" w:rsidRDefault="004B4E35" w:rsidP="009A54C3">
      <w:pPr>
        <w:pStyle w:val="berschrift2"/>
        <w:rPr>
          <w:del w:id="2000" w:author="Ben Fels" w:date="2024-12-16T22:06:00Z" w16du:dateUtc="2024-12-16T21:06:00Z"/>
        </w:rPr>
      </w:pPr>
      <w:del w:id="2001" w:author="Ben Fels" w:date="2024-12-16T22:06:00Z" w16du:dateUtc="2024-12-16T21:06:00Z">
        <w:r w:rsidRPr="00D93EB3" w:rsidDel="007A763E">
          <w:delText>Datensatz</w:delText>
        </w:r>
      </w:del>
    </w:p>
    <w:p w14:paraId="6E930610" w14:textId="24C22B13" w:rsidR="00FD1E0F" w:rsidDel="007A763E" w:rsidRDefault="00AC654E" w:rsidP="00CF7AE6">
      <w:pPr>
        <w:rPr>
          <w:del w:id="2002" w:author="Ben Fels" w:date="2024-12-16T22:06:00Z" w16du:dateUtc="2024-12-16T21:06:00Z"/>
        </w:rPr>
      </w:pPr>
      <w:del w:id="2003"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004" w:author="Ben Fels" w:date="2024-12-16T22:06:00Z" w16du:dateUtc="2024-12-16T21:06:00Z"/>
          <w:i/>
        </w:rPr>
      </w:pPr>
      <w:del w:id="2005"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006"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007"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008"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009"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010"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011" w:author="Ben Fels" w:date="2024-12-21T18:08:00Z" w16du:dateUtc="2024-12-21T17:08:00Z">
              <w:rPr>
                <w:lang w:val="en-US"/>
              </w:rPr>
            </w:rPrChange>
          </w:rPr>
          <w:delText xml:space="preserve"> </w:delText>
        </w:r>
        <w:r w:rsidR="00804DEE" w:rsidRPr="00664C71" w:rsidDel="007A763E">
          <w:rPr>
            <w:rPrChange w:id="2012"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013" w:author="Ben Fels" w:date="2024-12-16T22:06:00Z" w16du:dateUtc="2024-12-16T21:06:00Z"/>
        </w:rPr>
      </w:pPr>
      <w:del w:id="2014"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015" w:author="Ben Fels" w:date="2024-12-16T22:06:00Z" w16du:dateUtc="2024-12-16T21:06:00Z"/>
        </w:rPr>
      </w:pPr>
      <w:del w:id="2016"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017" w:author="Ben Fels" w:date="2024-12-16T22:06:00Z" w16du:dateUtc="2024-12-16T21:06:00Z"/>
          <w:i/>
        </w:rPr>
      </w:pPr>
      <w:del w:id="2018"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019" w:author="Ben Fels" w:date="2024-12-16T22:06:00Z" w16du:dateUtc="2024-12-16T21:06:00Z"/>
        </w:rPr>
      </w:pPr>
      <w:del w:id="2020"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021" w:author="Ben Fels" w:date="2024-12-16T22:06:00Z" w16du:dateUtc="2024-12-16T21:06:00Z"/>
        </w:rPr>
      </w:pPr>
      <w:del w:id="2022"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023" w:author="Ben Fels" w:date="2024-12-16T22:06:00Z" w16du:dateUtc="2024-12-16T21:06:00Z"/>
          <w:i/>
        </w:rPr>
      </w:pPr>
      <w:del w:id="2024"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025" w:author="Ben Fels" w:date="2024-12-16T22:06:00Z" w16du:dateUtc="2024-12-16T21:06:00Z"/>
        </w:rPr>
      </w:pPr>
      <w:del w:id="2026"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027" w:author="Ben Fels" w:date="2024-12-16T22:06:00Z" w16du:dateUtc="2024-12-16T21:06:00Z"/>
        </w:rPr>
      </w:pPr>
      <w:del w:id="2028"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029" w:author="Ben Fels" w:date="2024-12-16T22:06:00Z" w16du:dateUtc="2024-12-16T21:06:00Z"/>
          <w:rPrChange w:id="2030" w:author="Ben Fels" w:date="2024-12-21T18:08:00Z" w16du:dateUtc="2024-12-21T17:08:00Z">
            <w:rPr>
              <w:del w:id="2031" w:author="Ben Fels" w:date="2024-12-16T22:06:00Z" w16du:dateUtc="2024-12-16T21:06:00Z"/>
              <w:lang w:val="en-US"/>
            </w:rPr>
          </w:rPrChange>
        </w:rPr>
      </w:pPr>
      <w:del w:id="2032"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033"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034" w:author="Ben Fels" w:date="2024-12-16T22:05:00Z" w16du:dateUtc="2024-12-16T21:05:00Z"/>
          <w:rPrChange w:id="2035" w:author="Ben Fels" w:date="2024-12-21T18:08:00Z" w16du:dateUtc="2024-12-21T17:08:00Z">
            <w:rPr>
              <w:del w:id="2036" w:author="Ben Fels" w:date="2024-12-16T22:05:00Z" w16du:dateUtc="2024-12-16T21:05:00Z"/>
              <w:lang w:val="en-US"/>
            </w:rPr>
          </w:rPrChange>
        </w:rPr>
      </w:pPr>
      <w:del w:id="2037" w:author="Ben Fels" w:date="2024-12-16T22:05:00Z" w16du:dateUtc="2024-12-16T21:05:00Z">
        <w:r w:rsidRPr="00664C71" w:rsidDel="00651FF7">
          <w:rPr>
            <w:rPrChange w:id="2038" w:author="Ben Fels" w:date="2024-12-21T18:08:00Z" w16du:dateUtc="2024-12-21T17:08:00Z">
              <w:rPr>
                <w:lang w:val="en-US"/>
              </w:rPr>
            </w:rPrChange>
          </w:rPr>
          <w:delText xml:space="preserve">1: </w:delText>
        </w:r>
        <w:r w:rsidR="00210B38" w:rsidRPr="00664C71" w:rsidDel="00651FF7">
          <w:rPr>
            <w:rPrChange w:id="2039"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040" w:author="Ben Fels" w:date="2024-12-16T22:05:00Z" w16du:dateUtc="2024-12-16T21:05:00Z"/>
          <w:rPrChange w:id="2041" w:author="Ben Fels" w:date="2024-12-21T18:08:00Z" w16du:dateUtc="2024-12-21T17:08:00Z">
            <w:rPr>
              <w:del w:id="2042" w:author="Ben Fels" w:date="2024-12-16T22:05:00Z" w16du:dateUtc="2024-12-16T21:05:00Z"/>
              <w:lang w:val="en-US"/>
            </w:rPr>
          </w:rPrChange>
        </w:rPr>
      </w:pPr>
      <w:del w:id="2043" w:author="Ben Fels" w:date="2024-12-16T22:05:00Z" w16du:dateUtc="2024-12-16T21:05:00Z">
        <w:r w:rsidRPr="00664C71" w:rsidDel="00651FF7">
          <w:rPr>
            <w:rPrChange w:id="2044"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045" w:author="Ben Fels" w:date="2024-12-16T22:05:00Z" w16du:dateUtc="2024-12-16T21:05:00Z"/>
          <w:rPrChange w:id="2046" w:author="Ben Fels" w:date="2024-12-21T18:08:00Z" w16du:dateUtc="2024-12-21T17:08:00Z">
            <w:rPr>
              <w:del w:id="2047" w:author="Ben Fels" w:date="2024-12-16T22:05:00Z" w16du:dateUtc="2024-12-16T21:05:00Z"/>
              <w:lang w:val="en-US"/>
            </w:rPr>
          </w:rPrChange>
        </w:rPr>
      </w:pPr>
      <w:del w:id="2048" w:author="Ben Fels" w:date="2024-12-16T22:05:00Z" w16du:dateUtc="2024-12-16T21:05:00Z">
        <w:r w:rsidRPr="00664C71" w:rsidDel="00651FF7">
          <w:rPr>
            <w:rPrChange w:id="2049" w:author="Ben Fels" w:date="2024-12-21T18:08:00Z" w16du:dateUtc="2024-12-21T17:08:00Z">
              <w:rPr>
                <w:lang w:val="en-US"/>
              </w:rPr>
            </w:rPrChange>
          </w:rPr>
          <w:delText>annotation of claims, premises, support and attack relation</w:delText>
        </w:r>
        <w:r w:rsidR="00010C75" w:rsidRPr="00664C71" w:rsidDel="00651FF7">
          <w:rPr>
            <w:rPrChange w:id="2050" w:author="Ben Fels" w:date="2024-12-21T18:08:00Z" w16du:dateUtc="2024-12-21T17:08:00Z">
              <w:rPr>
                <w:lang w:val="en-US"/>
              </w:rPr>
            </w:rPrChange>
          </w:rPr>
          <w:delText xml:space="preserve"> (argument components and argumentative relations)</w:delText>
        </w:r>
        <w:r w:rsidRPr="00664C71" w:rsidDel="00651FF7">
          <w:rPr>
            <w:rPrChange w:id="2051"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052"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053"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054"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055"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056"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057" w:author="Ben Fels" w:date="2024-12-16T22:05:00Z" w16du:dateUtc="2024-12-16T21:05:00Z"/>
          <w:rPrChange w:id="2058" w:author="Ben Fels" w:date="2024-12-21T18:08:00Z" w16du:dateUtc="2024-12-21T17:08:00Z">
            <w:rPr>
              <w:del w:id="2059" w:author="Ben Fels" w:date="2024-12-16T22:05:00Z" w16du:dateUtc="2024-12-16T21:05:00Z"/>
              <w:lang w:val="en-US"/>
            </w:rPr>
          </w:rPrChange>
        </w:rPr>
      </w:pPr>
      <w:del w:id="2060" w:author="Ben Fels" w:date="2024-12-16T22:05:00Z" w16du:dateUtc="2024-12-16T21:05:00Z">
        <w:r w:rsidRPr="00664C71" w:rsidDel="00651FF7">
          <w:rPr>
            <w:rPrChange w:id="2061" w:author="Ben Fels" w:date="2024-12-21T18:08:00Z" w16du:dateUtc="2024-12-21T17:08:00Z">
              <w:rPr>
                <w:lang w:val="en-US"/>
              </w:rPr>
            </w:rPrChange>
          </w:rPr>
          <w:delText>3 annotators, 90 persuasive essays</w:delText>
        </w:r>
        <w:r w:rsidR="006011D7" w:rsidRPr="00664C71" w:rsidDel="00651FF7">
          <w:rPr>
            <w:rPrChange w:id="2062"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063"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064"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065" w:author="Ben Fels" w:date="2024-12-16T22:05:00Z" w16du:dateUtc="2024-12-16T21:05:00Z"/>
        </w:rPr>
      </w:pPr>
      <w:del w:id="2066"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067" w:author="Ben Fels" w:date="2024-12-16T22:05:00Z" w16du:dateUtc="2024-12-16T21:05:00Z"/>
        </w:rPr>
      </w:pPr>
      <w:del w:id="2068"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069" w:author="Ben Fels" w:date="2024-12-16T22:05:00Z" w16du:dateUtc="2024-12-16T21:05:00Z"/>
          <w:highlight w:val="magenta"/>
        </w:rPr>
      </w:pPr>
      <w:del w:id="2070"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071" w:author="Ben Fels" w:date="2024-12-16T22:06:00Z" w16du:dateUtc="2024-12-16T21:06:00Z"/>
          <w:highlight w:val="magenta"/>
        </w:rPr>
      </w:pPr>
      <w:del w:id="2072"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073" w:author="Ben Fels" w:date="2024-12-16T22:06:00Z" w16du:dateUtc="2024-12-16T21:06:00Z"/>
          <w:rPrChange w:id="2074" w:author="Ben Fels" w:date="2024-12-21T18:08:00Z" w16du:dateUtc="2024-12-21T17:08:00Z">
            <w:rPr>
              <w:del w:id="2075" w:author="Ben Fels" w:date="2024-12-16T22:06:00Z" w16du:dateUtc="2024-12-16T21:06:00Z"/>
              <w:lang w:val="en-US"/>
            </w:rPr>
          </w:rPrChange>
        </w:rPr>
      </w:pPr>
      <w:del w:id="2076" w:author="Ben Fels" w:date="2024-12-16T22:06:00Z" w16du:dateUtc="2024-12-16T21:06:00Z">
        <w:r w:rsidRPr="00664C71" w:rsidDel="007A763E">
          <w:rPr>
            <w:rPrChange w:id="2077" w:author="Ben Fels" w:date="2024-12-21T18:08:00Z" w16du:dateUtc="2024-12-21T17:08:00Z">
              <w:rPr>
                <w:lang w:val="en-US"/>
              </w:rPr>
            </w:rPrChange>
          </w:rPr>
          <w:delText xml:space="preserve">2: </w:delText>
        </w:r>
        <w:r w:rsidR="00EC4AFB" w:rsidRPr="00664C71" w:rsidDel="007A763E">
          <w:rPr>
            <w:rPrChange w:id="2078" w:author="Ben Fels" w:date="2024-12-21T18:08:00Z" w16du:dateUtc="2024-12-21T17:08:00Z">
              <w:rPr>
                <w:lang w:val="en-US"/>
              </w:rPr>
            </w:rPrChange>
          </w:rPr>
          <w:delText>Argument Annotated Essay</w:delText>
        </w:r>
        <w:r w:rsidR="00DE1063" w:rsidRPr="00664C71" w:rsidDel="007A763E">
          <w:rPr>
            <w:rPrChange w:id="2079" w:author="Ben Fels" w:date="2024-12-21T18:08:00Z" w16du:dateUtc="2024-12-21T17:08:00Z">
              <w:rPr>
                <w:lang w:val="en-US"/>
              </w:rPr>
            </w:rPrChange>
          </w:rPr>
          <w:delText xml:space="preserve"> Corpus</w:delText>
        </w:r>
        <w:r w:rsidR="00EC4AFB" w:rsidRPr="00664C71" w:rsidDel="007A763E">
          <w:rPr>
            <w:rPrChange w:id="2080" w:author="Ben Fels" w:date="2024-12-21T18:08:00Z" w16du:dateUtc="2024-12-21T17:08:00Z">
              <w:rPr>
                <w:lang w:val="en-US"/>
              </w:rPr>
            </w:rPrChange>
          </w:rPr>
          <w:delText xml:space="preserve"> (version 2)</w:delText>
        </w:r>
        <w:r w:rsidR="00DE1063" w:rsidRPr="00664C71" w:rsidDel="007A763E">
          <w:rPr>
            <w:rPrChange w:id="2081" w:author="Ben Fels" w:date="2024-12-21T18:08:00Z" w16du:dateUtc="2024-12-21T17:08:00Z">
              <w:rPr>
                <w:lang w:val="en-US"/>
              </w:rPr>
            </w:rPrChange>
          </w:rPr>
          <w:delText xml:space="preserve"> AAEC</w:delText>
        </w:r>
        <w:r w:rsidR="00EC4AFB" w:rsidRPr="00664C71" w:rsidDel="007A763E">
          <w:rPr>
            <w:rPrChange w:id="2082"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083"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084"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085" w:author="Ben Fels" w:date="2024-12-16T22:05:00Z" w16du:dateUtc="2024-12-16T21:05:00Z"/>
        </w:rPr>
      </w:pPr>
      <w:del w:id="2086"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087" w:author="Ben Fels" w:date="2024-12-16T22:06:00Z" w16du:dateUtc="2024-12-16T21:06:00Z"/>
        </w:rPr>
      </w:pPr>
      <w:del w:id="2088"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089" w:author="Ben Fels" w:date="2024-12-16T22:06:00Z" w16du:dateUtc="2024-12-16T21:06:00Z"/>
        </w:rPr>
      </w:pPr>
      <w:del w:id="2090"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091" w:author="Ben Fels" w:date="2024-12-16T22:06:00Z" w16du:dateUtc="2024-12-16T21:06:00Z"/>
          <w:rPrChange w:id="2092" w:author="Ben Fels" w:date="2024-12-21T18:08:00Z" w16du:dateUtc="2024-12-21T17:08:00Z">
            <w:rPr>
              <w:del w:id="2093" w:author="Ben Fels" w:date="2024-12-16T22:06:00Z" w16du:dateUtc="2024-12-16T21:06:00Z"/>
              <w:lang w:val="en-US"/>
            </w:rPr>
          </w:rPrChange>
        </w:rPr>
      </w:pPr>
      <w:del w:id="2094" w:author="Ben Fels" w:date="2024-12-16T22:06:00Z" w16du:dateUtc="2024-12-16T21:06:00Z">
        <w:r w:rsidRPr="00664C71" w:rsidDel="007A763E">
          <w:rPr>
            <w:rPrChange w:id="2095"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096" w:author="Ben Fels" w:date="2024-12-16T22:06:00Z" w16du:dateUtc="2024-12-16T21:06:00Z"/>
        </w:rPr>
      </w:pPr>
      <w:del w:id="2097"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098" w:author="Ben Fels" w:date="2024-12-16T22:06:00Z" w16du:dateUtc="2024-12-16T21:06:00Z"/>
          <w:rPrChange w:id="2099" w:author="Ben Fels" w:date="2024-12-21T18:08:00Z" w16du:dateUtc="2024-12-21T17:08:00Z">
            <w:rPr>
              <w:del w:id="2100" w:author="Ben Fels" w:date="2024-12-16T22:06:00Z" w16du:dateUtc="2024-12-16T21:06:00Z"/>
              <w:lang w:val="en-US"/>
            </w:rPr>
          </w:rPrChange>
        </w:rPr>
      </w:pPr>
      <w:del w:id="2101" w:author="Ben Fels" w:date="2024-12-16T22:06:00Z" w16du:dateUtc="2024-12-16T21:06:00Z">
        <w:r w:rsidRPr="00664C71" w:rsidDel="007A763E">
          <w:rPr>
            <w:rPrChange w:id="2102"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103" w:author="Ben Fels" w:date="2024-12-16T22:06:00Z" w16du:dateUtc="2024-12-16T21:06:00Z"/>
        </w:rPr>
      </w:pPr>
      <w:del w:id="2104"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105" w:author="Ben Fels" w:date="2024-12-16T22:06:00Z" w16du:dateUtc="2024-12-16T21:06:00Z"/>
        </w:rPr>
      </w:pPr>
      <w:del w:id="2106"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107" w:author="Ben Fels" w:date="2024-12-16T22:06:00Z" w16du:dateUtc="2024-12-16T21:06:00Z"/>
        </w:rPr>
      </w:pPr>
      <w:del w:id="2108"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109" w:author="Ben Fels" w:date="2024-12-16T22:06:00Z" w16du:dateUtc="2024-12-16T21:06:00Z"/>
          <w:rPrChange w:id="2110" w:author="Ben Fels" w:date="2024-12-21T18:08:00Z" w16du:dateUtc="2024-12-21T17:08:00Z">
            <w:rPr>
              <w:del w:id="2111" w:author="Ben Fels" w:date="2024-12-16T22:06:00Z" w16du:dateUtc="2024-12-16T21:06:00Z"/>
              <w:lang w:val="en-US"/>
            </w:rPr>
          </w:rPrChange>
        </w:rPr>
      </w:pPr>
      <w:del w:id="2112" w:author="Ben Fels" w:date="2024-12-16T22:06:00Z" w16du:dateUtc="2024-12-16T21:06:00Z">
        <w:r w:rsidRPr="00664C71" w:rsidDel="007A763E">
          <w:rPr>
            <w:rPrChange w:id="2113" w:author="Ben Fels" w:date="2024-12-21T18:08:00Z" w16du:dateUtc="2024-12-21T17:08:00Z">
              <w:rPr>
                <w:lang w:val="en-US"/>
              </w:rPr>
            </w:rPrChange>
          </w:rPr>
          <w:delText xml:space="preserve">  </w:delText>
        </w:r>
        <w:r w:rsidR="00E9195C" w:rsidRPr="00664C71" w:rsidDel="007A763E">
          <w:rPr>
            <w:rPrChange w:id="2114" w:author="Ben Fels" w:date="2024-12-21T18:08:00Z" w16du:dateUtc="2024-12-21T17:08:00Z">
              <w:rPr>
                <w:lang w:val="en-US"/>
              </w:rPr>
            </w:rPrChange>
          </w:rPr>
          <w:delText>Essays annotated by the expert annotator were used as training data (80%)</w:delText>
        </w:r>
        <w:r w:rsidR="00FA20B9" w:rsidRPr="00664C71" w:rsidDel="007A763E">
          <w:rPr>
            <w:rPrChange w:id="2115"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116" w:author="Ben Fels" w:date="2024-12-16T22:06:00Z" w16du:dateUtc="2024-12-16T21:06:00Z"/>
          <w:rPrChange w:id="2117" w:author="Ben Fels" w:date="2024-12-21T18:08:00Z" w16du:dateUtc="2024-12-21T17:08:00Z">
            <w:rPr>
              <w:del w:id="2118" w:author="Ben Fels" w:date="2024-12-16T22:06:00Z" w16du:dateUtc="2024-12-16T21:06:00Z"/>
              <w:lang w:val="en-US"/>
            </w:rPr>
          </w:rPrChange>
        </w:rPr>
      </w:pPr>
      <w:del w:id="2119" w:author="Ben Fels" w:date="2024-12-16T22:06:00Z" w16du:dateUtc="2024-12-16T21:06:00Z">
        <w:r w:rsidRPr="00664C71" w:rsidDel="007A763E">
          <w:rPr>
            <w:rPrChange w:id="2120"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121"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122"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123" w:author="Ben Fels" w:date="2024-12-21T18:08:00Z" w16du:dateUtc="2024-12-21T17:08:00Z">
              <w:rPr>
                <w:lang w:val="en-US"/>
              </w:rPr>
            </w:rPrChange>
          </w:rPr>
          <w:delText xml:space="preserve"> </w:delText>
        </w:r>
        <w:r w:rsidRPr="00664C71" w:rsidDel="007A763E">
          <w:rPr>
            <w:rPrChange w:id="2124"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125" w:author="Ben Fels" w:date="2024-12-16T22:06:00Z" w16du:dateUtc="2024-12-16T21:06:00Z"/>
          <w:i/>
        </w:rPr>
      </w:pPr>
      <w:del w:id="2126"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127" w:author="Ben Fels" w:date="2024-12-16T22:06:00Z" w16du:dateUtc="2024-12-16T21:06:00Z"/>
        </w:rPr>
      </w:pPr>
      <w:del w:id="2128"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129" w:author="Ben Fels" w:date="2024-12-16T22:06:00Z" w16du:dateUtc="2024-12-16T21:06:00Z"/>
        </w:rPr>
      </w:pPr>
      <w:del w:id="2130"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131" w:author="Ben Fels" w:date="2024-12-16T22:06:00Z" w16du:dateUtc="2024-12-16T21:06:00Z"/>
          <w:rPrChange w:id="2132" w:author="Ben Fels" w:date="2024-12-21T18:08:00Z" w16du:dateUtc="2024-12-21T17:08:00Z">
            <w:rPr>
              <w:del w:id="2133" w:author="Ben Fels" w:date="2024-12-16T22:06:00Z" w16du:dateUtc="2024-12-16T21:06:00Z"/>
              <w:lang w:val="en-US"/>
            </w:rPr>
          </w:rPrChange>
        </w:rPr>
      </w:pPr>
      <w:del w:id="2134" w:author="Ben Fels" w:date="2024-12-16T22:06:00Z" w16du:dateUtc="2024-12-16T21:06:00Z">
        <w:r w:rsidRPr="00664C71" w:rsidDel="007A763E">
          <w:rPr>
            <w:rPrChange w:id="2135" w:author="Ben Fels" w:date="2024-12-21T18:08:00Z" w16du:dateUtc="2024-12-21T17:08:00Z">
              <w:rPr>
                <w:lang w:val="en-US"/>
              </w:rPr>
            </w:rPrChange>
          </w:rPr>
          <w:delText xml:space="preserve">123 </w:delText>
        </w:r>
        <w:r w:rsidR="0053346D" w:rsidRPr="00664C71" w:rsidDel="007A763E">
          <w:rPr>
            <w:rPrChange w:id="2136"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137" w:author="Ben Fels" w:date="2024-12-16T22:06:00Z" w16du:dateUtc="2024-12-16T21:06:00Z"/>
        </w:rPr>
      </w:pPr>
      <w:del w:id="2138"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139" w:author="Ben Fels" w:date="2024-12-16T22:06:00Z" w16du:dateUtc="2024-12-16T21:06:00Z"/>
        </w:rPr>
      </w:pPr>
      <w:del w:id="2140"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141" w:author="Ben Fels" w:date="2024-12-16T22:06:00Z" w16du:dateUtc="2024-12-16T21:06:00Z"/>
        </w:rPr>
      </w:pPr>
      <w:del w:id="2142"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143" w:author="Ben Fels" w:date="2024-12-16T22:06:00Z" w16du:dateUtc="2024-12-16T21:06:00Z"/>
        </w:rPr>
      </w:pPr>
      <w:del w:id="2144"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145" w:author="Ben Fels" w:date="2024-12-16T22:06:00Z" w16du:dateUtc="2024-12-16T21:06:00Z"/>
        </w:rPr>
      </w:pPr>
      <w:del w:id="2146"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147" w:author="Ben Fels" w:date="2024-12-16T22:06:00Z" w16du:dateUtc="2024-12-16T21:06:00Z"/>
        </w:rPr>
      </w:pPr>
      <w:del w:id="2148"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149"/>
        <w:r w:rsidR="00F22D69" w:rsidDel="007A763E">
          <w:delText>Cohen</w:delText>
        </w:r>
        <w:r w:rsidR="006628EB" w:rsidDel="007A763E">
          <w:delText>´s kappa</w:delText>
        </w:r>
        <w:commentRangeEnd w:id="2149"/>
        <w:r w:rsidR="00196550" w:rsidDel="007A763E">
          <w:rPr>
            <w:rStyle w:val="Kommentarzeichen"/>
          </w:rPr>
          <w:commentReference w:id="2149"/>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150" w:author="Ben Fels" w:date="2024-12-16T22:06:00Z" w16du:dateUtc="2024-12-16T21:06:00Z"/>
        </w:rPr>
      </w:pPr>
      <w:del w:id="2151"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152" w:author="Ben Fels" w:date="2024-12-16T22:06:00Z" w16du:dateUtc="2024-12-16T21:06:00Z"/>
        </w:rPr>
      </w:pPr>
      <w:del w:id="2153"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154" w:author="Ben Fels" w:date="2024-12-16T22:06:00Z" w16du:dateUtc="2024-12-16T21:06:00Z"/>
        </w:rPr>
      </w:pPr>
      <w:del w:id="2155"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156" w:author="Ben Fels" w:date="2024-12-16T22:14:00Z" w16du:dateUtc="2024-12-16T21:14:00Z"/>
        </w:rPr>
      </w:pPr>
    </w:p>
    <w:p w14:paraId="6B48C4C6" w14:textId="6DF6A9A2" w:rsidR="00246FB5" w:rsidRPr="00664C71" w:rsidDel="00C06D73" w:rsidRDefault="00916D7C" w:rsidP="009A54C3">
      <w:pPr>
        <w:pStyle w:val="berschrift2"/>
        <w:rPr>
          <w:del w:id="2157" w:author="Ben Fels" w:date="2024-12-16T22:14:00Z" w16du:dateUtc="2024-12-16T21:14:00Z"/>
          <w:rPrChange w:id="2158" w:author="Ben Fels" w:date="2024-12-21T18:08:00Z" w16du:dateUtc="2024-12-21T17:08:00Z">
            <w:rPr>
              <w:del w:id="2159" w:author="Ben Fels" w:date="2024-12-16T22:14:00Z" w16du:dateUtc="2024-12-16T21:14:00Z"/>
              <w:lang w:val="en-US"/>
            </w:rPr>
          </w:rPrChange>
        </w:rPr>
      </w:pPr>
      <w:del w:id="2160" w:author="Ben Fels" w:date="2024-12-16T22:14:00Z" w16du:dateUtc="2024-12-16T21:14:00Z">
        <w:r w:rsidRPr="00664C71" w:rsidDel="00C06D73">
          <w:rPr>
            <w:rPrChange w:id="2161"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162" w:author="Ben Fels" w:date="2024-12-16T22:14:00Z" w16du:dateUtc="2024-12-16T21:14:00Z"/>
          <w:rPrChange w:id="2163" w:author="Ben Fels" w:date="2024-12-21T18:08:00Z" w16du:dateUtc="2024-12-21T17:08:00Z">
            <w:rPr>
              <w:del w:id="2164" w:author="Ben Fels" w:date="2024-12-16T22:14:00Z" w16du:dateUtc="2024-12-16T21:14:00Z"/>
              <w:lang w:val="en-US"/>
            </w:rPr>
          </w:rPrChange>
        </w:rPr>
      </w:pPr>
      <w:del w:id="2165" w:author="Ben Fels" w:date="2024-12-16T22:14:00Z" w16du:dateUtc="2024-12-16T21:14:00Z">
        <w:r w:rsidRPr="00664C71" w:rsidDel="00C06D73">
          <w:rPr>
            <w:rPrChange w:id="2166"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167"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168"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169"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170" w:author="Ben Fels" w:date="2024-12-16T22:14:00Z" w16du:dateUtc="2024-12-16T21:14:00Z"/>
          <w:rPrChange w:id="2171" w:author="Ben Fels" w:date="2024-12-21T18:08:00Z" w16du:dateUtc="2024-12-21T17:08:00Z">
            <w:rPr>
              <w:del w:id="2172" w:author="Ben Fels" w:date="2024-12-16T22:14:00Z" w16du:dateUtc="2024-12-16T21:14:00Z"/>
              <w:lang w:val="en-US"/>
            </w:rPr>
          </w:rPrChange>
        </w:rPr>
      </w:pPr>
      <w:del w:id="2173" w:author="Ben Fels" w:date="2024-12-16T22:14:00Z" w16du:dateUtc="2024-12-16T21:14:00Z">
        <w:r w:rsidRPr="00664C71" w:rsidDel="00C06D73">
          <w:rPr>
            <w:highlight w:val="cyan"/>
            <w:rPrChange w:id="2174" w:author="Ben Fels" w:date="2024-12-21T18:08:00Z" w16du:dateUtc="2024-12-21T17:08:00Z">
              <w:rPr>
                <w:highlight w:val="cyan"/>
                <w:lang w:val="en-US"/>
              </w:rPr>
            </w:rPrChange>
          </w:rPr>
          <w:delText>Mochales Palau, R., &amp; Moens, M.-F</w:delText>
        </w:r>
        <w:commentRangeStart w:id="2175"/>
        <w:r w:rsidRPr="00664C71" w:rsidDel="00C06D73">
          <w:rPr>
            <w:highlight w:val="cyan"/>
            <w:rPrChange w:id="2176" w:author="Ben Fels" w:date="2024-12-21T18:08:00Z" w16du:dateUtc="2024-12-21T17:08:00Z">
              <w:rPr>
                <w:highlight w:val="cyan"/>
                <w:lang w:val="en-US"/>
              </w:rPr>
            </w:rPrChange>
          </w:rPr>
          <w:delText xml:space="preserve">. (2009). </w:delText>
        </w:r>
        <w:commentRangeEnd w:id="2175"/>
        <w:r w:rsidR="00650BC2" w:rsidDel="00C06D73">
          <w:rPr>
            <w:rStyle w:val="Kommentarzeichen"/>
          </w:rPr>
          <w:commentReference w:id="2175"/>
        </w:r>
        <w:r w:rsidRPr="00664C71" w:rsidDel="00C06D73">
          <w:rPr>
            <w:highlight w:val="cyan"/>
            <w:rPrChange w:id="2177"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178" w:author="Ben Fels" w:date="2024-12-16T22:14:00Z" w16du:dateUtc="2024-12-16T21:14:00Z"/>
          <w:rPrChange w:id="2179" w:author="Ben Fels" w:date="2024-12-16T22:10:00Z" w16du:dateUtc="2024-12-16T21:10:00Z">
            <w:rPr>
              <w:del w:id="2180" w:author="Ben Fels" w:date="2024-12-16T22:14:00Z" w16du:dateUtc="2024-12-16T21:14:00Z"/>
              <w:lang w:val="en-US"/>
            </w:rPr>
          </w:rPrChange>
        </w:rPr>
      </w:pPr>
      <w:del w:id="2181" w:author="Ben Fels" w:date="2024-12-16T22:14:00Z" w16du:dateUtc="2024-12-16T21:14:00Z">
        <w:r w:rsidRPr="001A4072" w:rsidDel="00C06D73">
          <w:rPr>
            <w:rPrChange w:id="2182" w:author="Ben Fels" w:date="2024-12-16T22:10:00Z" w16du:dateUtc="2024-12-16T21:10:00Z">
              <w:rPr>
                <w:lang w:val="en-US"/>
              </w:rPr>
            </w:rPrChange>
          </w:rPr>
          <w:delText>F</w:delText>
        </w:r>
        <w:r w:rsidR="00981C70" w:rsidRPr="001A4072" w:rsidDel="00C06D73">
          <w:rPr>
            <w:rPrChange w:id="2183"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184"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185"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186" w:author="Ben Fels" w:date="2024-12-16T22:14:00Z" w16du:dateUtc="2024-12-16T21:14:00Z"/>
        </w:rPr>
      </w:pPr>
      <w:del w:id="2187"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188" w:name="_Toc186791554"/>
      <w:r>
        <w:t>Fragestellung</w:t>
      </w:r>
      <w:bookmarkEnd w:id="2188"/>
    </w:p>
    <w:p w14:paraId="105BCF30" w14:textId="32485173" w:rsidR="00A2162F" w:rsidRPr="00022D06" w:rsidDel="003F455C" w:rsidRDefault="00A2162F" w:rsidP="00A2162F">
      <w:pPr>
        <w:autoSpaceDE w:val="0"/>
        <w:autoSpaceDN w:val="0"/>
        <w:adjustRightInd w:val="0"/>
        <w:spacing w:after="0" w:line="240" w:lineRule="auto"/>
        <w:rPr>
          <w:del w:id="2189" w:author="Ben Fels" w:date="2024-12-16T22:14:00Z" w16du:dateUtc="2024-12-16T21:14:00Z"/>
          <w:rFonts w:ascii="IBMPlexSans-Regular" w:hAnsi="IBMPlexSans-Regular" w:cs="IBMPlexSans-Regular"/>
          <w:sz w:val="28"/>
          <w:szCs w:val="28"/>
          <w:highlight w:val="cyan"/>
          <w:lang w:val="en-US"/>
        </w:rPr>
      </w:pPr>
      <w:del w:id="2190"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191" w:author="Ben Fels" w:date="2024-12-16T22:14:00Z" w16du:dateUtc="2024-12-16T21:14:00Z"/>
          <w:lang w:val="en-US"/>
        </w:rPr>
      </w:pPr>
    </w:p>
    <w:p w14:paraId="60AD669A" w14:textId="2D98670A" w:rsidR="00F13E2D" w:rsidRPr="009464AD" w:rsidDel="003F455C" w:rsidRDefault="00F13E2D" w:rsidP="00AC796D">
      <w:pPr>
        <w:rPr>
          <w:del w:id="2192" w:author="Ben Fels" w:date="2024-12-16T22:14:00Z" w16du:dateUtc="2024-12-16T21:14:00Z"/>
          <w:b/>
          <w:lang w:val="en-US"/>
        </w:rPr>
      </w:pPr>
      <w:del w:id="2193"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194"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195"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196" w:author="Ben Fels" w:date="2024-12-21T12:02:00Z" w16du:dateUtc="2024-12-21T11:02:00Z"/>
        </w:rPr>
      </w:pPr>
    </w:p>
    <w:p w14:paraId="52B92A07" w14:textId="39AA5423" w:rsidR="00CF7AE6" w:rsidRPr="00CF7AE6" w:rsidDel="00EB3762" w:rsidRDefault="00CF7AE6" w:rsidP="00CF7AE6">
      <w:pPr>
        <w:rPr>
          <w:del w:id="2197" w:author="Ben Fels" w:date="2024-12-21T12:02:00Z" w16du:dateUtc="2024-12-21T11:02:00Z"/>
        </w:rPr>
      </w:pPr>
    </w:p>
    <w:p w14:paraId="248E40D0" w14:textId="7A55141F" w:rsidR="002379BD" w:rsidDel="00EB3762" w:rsidRDefault="002379BD" w:rsidP="00CF7AE6">
      <w:pPr>
        <w:rPr>
          <w:del w:id="2198"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199" w:name="_Toc186791555"/>
      <w:r>
        <w:t xml:space="preserve">Literaturverzeichnis / </w:t>
      </w:r>
      <w:commentRangeStart w:id="2200"/>
      <w:r>
        <w:t>Quellenv</w:t>
      </w:r>
      <w:commentRangeEnd w:id="2200"/>
      <w:r w:rsidR="000A16D0">
        <w:rPr>
          <w:rStyle w:val="Kommentarzeichen"/>
          <w:rFonts w:eastAsiaTheme="minorHAnsi" w:cstheme="minorBidi"/>
          <w:color w:val="auto"/>
        </w:rPr>
        <w:commentReference w:id="2200"/>
      </w:r>
      <w:r>
        <w:t>erzeichnis</w:t>
      </w:r>
      <w:bookmarkEnd w:id="2199"/>
    </w:p>
    <w:p w14:paraId="24828154" w14:textId="77777777" w:rsidR="00642363" w:rsidRPr="00642363" w:rsidRDefault="002F409C" w:rsidP="00642363">
      <w:pPr>
        <w:pStyle w:val="Literaturverzeichnis"/>
        <w:rPr>
          <w:rFonts w:cs="Arial"/>
          <w:lang w:val="en-US"/>
        </w:rPr>
      </w:pPr>
      <w:r>
        <w:fldChar w:fldCharType="begin"/>
      </w:r>
      <w:r w:rsidRPr="00B63A6E">
        <w:rPr>
          <w:lang w:val="en-US"/>
        </w:rPr>
        <w:instrText xml:space="preserve"> ADDIN ZOTERO_BIBL {"uncited":[],"omitted":[],"custom":[]} CSL_BIBLIOGRAPHY </w:instrText>
      </w:r>
      <w:r>
        <w:fldChar w:fldCharType="separate"/>
      </w:r>
      <w:r w:rsidR="00642363" w:rsidRPr="00642363">
        <w:rPr>
          <w:rFonts w:cs="Arial"/>
          <w:lang w:val="en-US"/>
        </w:rPr>
        <w:t xml:space="preserve">Anadkat (OpenAI), S. (2023). </w:t>
      </w:r>
      <w:r w:rsidR="00642363" w:rsidRPr="00642363">
        <w:rPr>
          <w:rFonts w:cs="Arial"/>
          <w:i/>
          <w:iCs/>
          <w:lang w:val="en-US"/>
        </w:rPr>
        <w:t>How to make your completions outputs consistent with the new seed parameter</w:t>
      </w:r>
      <w:r w:rsidR="00642363" w:rsidRPr="00642363">
        <w:rPr>
          <w:rFonts w:cs="Arial"/>
          <w:lang w:val="en-US"/>
        </w:rPr>
        <w:t>. https://cookbook.openai.com/examples/reproducible_outputs_with_the_seed_parameter</w:t>
      </w:r>
    </w:p>
    <w:p w14:paraId="3DA82C89" w14:textId="77777777" w:rsidR="00642363" w:rsidRPr="00642363" w:rsidRDefault="00642363" w:rsidP="00642363">
      <w:pPr>
        <w:pStyle w:val="Literaturverzeichnis"/>
        <w:rPr>
          <w:rFonts w:cs="Arial"/>
          <w:lang w:val="en-US"/>
        </w:rPr>
      </w:pPr>
      <w:r w:rsidRPr="00642363">
        <w:rPr>
          <w:rFonts w:cs="Arial"/>
          <w:lang w:val="en-US"/>
        </w:rPr>
        <w:t xml:space="preserve">Brown, T. B., Mann, B., Ryder, N., Subbiah, M., Kaplan, J., Dhariwal, P., Neelakantan, A., Shyam, P., Sastry, G., Askell, A., Agarwal, S., Herbert-Voss, A., Krueger, G., Henighan, T., Child, R., Ramesh, A., Ziegler, D. M., Wu, J., Winter, C., … Amodei, D. (2020). </w:t>
      </w:r>
      <w:r w:rsidRPr="00642363">
        <w:rPr>
          <w:rFonts w:cs="Arial"/>
          <w:i/>
          <w:iCs/>
          <w:lang w:val="en-US"/>
        </w:rPr>
        <w:t>Language Models are Few-Shot Learners</w:t>
      </w:r>
      <w:r w:rsidRPr="00642363">
        <w:rPr>
          <w:rFonts w:cs="Arial"/>
          <w:lang w:val="en-US"/>
        </w:rPr>
        <w:t xml:space="preserve"> (arXiv:2005.14165). arXiv. http://arxiv.org/abs/2005.14165</w:t>
      </w:r>
    </w:p>
    <w:p w14:paraId="77C1665F" w14:textId="77777777" w:rsidR="00642363" w:rsidRPr="00642363" w:rsidRDefault="00642363" w:rsidP="00642363">
      <w:pPr>
        <w:pStyle w:val="Literaturverzeichnis"/>
        <w:rPr>
          <w:rFonts w:cs="Arial"/>
          <w:lang w:val="en-US"/>
        </w:rPr>
      </w:pPr>
      <w:r w:rsidRPr="00642363">
        <w:rPr>
          <w:rFonts w:cs="Arial"/>
          <w:lang w:val="en-US"/>
        </w:rPr>
        <w:t xml:space="preserve">Cabrio, E., &amp; Villata, S. (2018). Five Years of Argument Mining: A Data-driven Analysis. </w:t>
      </w:r>
      <w:r w:rsidRPr="00642363">
        <w:rPr>
          <w:rFonts w:cs="Arial"/>
          <w:i/>
          <w:iCs/>
          <w:lang w:val="en-US"/>
        </w:rPr>
        <w:t>Proceedings of the Twenty-Seventh International Joint Conference on Artificial Intelligence</w:t>
      </w:r>
      <w:r w:rsidRPr="00642363">
        <w:rPr>
          <w:rFonts w:cs="Arial"/>
          <w:lang w:val="en-US"/>
        </w:rPr>
        <w:t>, 5427–5433. https://doi.org/10.24963/ijcai.2018/766</w:t>
      </w:r>
    </w:p>
    <w:p w14:paraId="51814C36" w14:textId="77777777" w:rsidR="00642363" w:rsidRPr="00642363" w:rsidRDefault="00642363" w:rsidP="00642363">
      <w:pPr>
        <w:pStyle w:val="Literaturverzeichnis"/>
        <w:rPr>
          <w:rFonts w:cs="Arial"/>
          <w:lang w:val="en-US"/>
        </w:rPr>
      </w:pPr>
      <w:r w:rsidRPr="00642363">
        <w:rPr>
          <w:rFonts w:cs="Arial"/>
          <w:lang w:val="en-US"/>
        </w:rPr>
        <w:t xml:space="preserve">Chen, B., &amp; Cherry, C. (2014). A Systematic Comparison of Smoothing Techniques for Sentence-Level BLEU. </w:t>
      </w:r>
      <w:r w:rsidRPr="00642363">
        <w:rPr>
          <w:rFonts w:cs="Arial"/>
          <w:i/>
          <w:iCs/>
          <w:lang w:val="en-US"/>
        </w:rPr>
        <w:t>Proceedings of the Ninth Workshop on Statistical Machine Translation</w:t>
      </w:r>
      <w:r w:rsidRPr="00642363">
        <w:rPr>
          <w:rFonts w:cs="Arial"/>
          <w:lang w:val="en-US"/>
        </w:rPr>
        <w:t>, 362–367. https://doi.org/10.3115/v1/W14-3346</w:t>
      </w:r>
    </w:p>
    <w:p w14:paraId="68559DA3" w14:textId="77777777" w:rsidR="00642363" w:rsidRPr="00642363" w:rsidRDefault="00642363" w:rsidP="00642363">
      <w:pPr>
        <w:pStyle w:val="Literaturverzeichnis"/>
        <w:rPr>
          <w:rFonts w:cs="Arial"/>
          <w:lang w:val="en-US"/>
        </w:rPr>
      </w:pPr>
      <w:r w:rsidRPr="00642363">
        <w:rPr>
          <w:rFonts w:cs="Arial"/>
          <w:lang w:val="en-US"/>
        </w:rPr>
        <w:t xml:space="preserve">Cheng, L., Bing, L., He, R., Yu, Q., Zhang, Y., &amp; Si, L. (2022). IAM: A Comprehensive and Large-Scale Dataset for Integrated Argument Mining Tasks. </w:t>
      </w:r>
      <w:r w:rsidRPr="00642363">
        <w:rPr>
          <w:rFonts w:cs="Arial"/>
          <w:i/>
          <w:iCs/>
          <w:lang w:val="en-US"/>
        </w:rPr>
        <w:t>Proceedings of the 60th Annual Meeting of the Association for Computational Linguistics (Volume 1: Long Papers)</w:t>
      </w:r>
      <w:r w:rsidRPr="00642363">
        <w:rPr>
          <w:rFonts w:cs="Arial"/>
          <w:lang w:val="en-US"/>
        </w:rPr>
        <w:t>, 2277–2287. https://doi.org/10.18653/v1/2022.acl-long.162</w:t>
      </w:r>
    </w:p>
    <w:p w14:paraId="378D773E" w14:textId="77777777" w:rsidR="00642363" w:rsidRPr="00642363" w:rsidRDefault="00642363" w:rsidP="00642363">
      <w:pPr>
        <w:pStyle w:val="Literaturverzeichnis"/>
        <w:rPr>
          <w:rFonts w:cs="Arial"/>
          <w:lang w:val="en-US"/>
        </w:rPr>
      </w:pPr>
      <w:r w:rsidRPr="00642363">
        <w:rPr>
          <w:rFonts w:cs="Arial"/>
          <w:lang w:val="en-US"/>
        </w:rPr>
        <w:t xml:space="preserve">Géron, A. (2022). </w:t>
      </w:r>
      <w:r w:rsidRPr="00642363">
        <w:rPr>
          <w:rFonts w:cs="Arial"/>
          <w:i/>
          <w:iCs/>
          <w:lang w:val="en-US"/>
        </w:rPr>
        <w:t>Hands-On Machine Learning with Scikit-Learn, Keras, and TensorFlow</w:t>
      </w:r>
      <w:r w:rsidRPr="00642363">
        <w:rPr>
          <w:rFonts w:cs="Arial"/>
          <w:lang w:val="en-US"/>
        </w:rPr>
        <w:t xml:space="preserve"> (3. Aufl.). O’Reilly Media, Inc.</w:t>
      </w:r>
    </w:p>
    <w:p w14:paraId="4924571F" w14:textId="77777777" w:rsidR="00642363" w:rsidRPr="00642363" w:rsidRDefault="00642363" w:rsidP="00642363">
      <w:pPr>
        <w:pStyle w:val="Literaturverzeichnis"/>
        <w:rPr>
          <w:rFonts w:cs="Arial"/>
          <w:lang w:val="en-US"/>
        </w:rPr>
      </w:pPr>
      <w:r w:rsidRPr="00642363">
        <w:rPr>
          <w:rFonts w:cs="Arial"/>
          <w:lang w:val="en-US"/>
        </w:rPr>
        <w:t xml:space="preserve">Google. (2024). </w:t>
      </w:r>
      <w:r w:rsidRPr="00642363">
        <w:rPr>
          <w:rFonts w:cs="Arial"/>
          <w:i/>
          <w:iCs/>
          <w:lang w:val="en-US"/>
        </w:rPr>
        <w:t>Prompt design strategies</w:t>
      </w:r>
      <w:r w:rsidRPr="00642363">
        <w:rPr>
          <w:rFonts w:cs="Arial"/>
          <w:lang w:val="en-US"/>
        </w:rPr>
        <w:t>. https://ai.google.dev/gemini-api/docs/prompting-strategies</w:t>
      </w:r>
    </w:p>
    <w:p w14:paraId="122F12B0" w14:textId="77777777" w:rsidR="00642363" w:rsidRPr="00642363" w:rsidRDefault="00642363" w:rsidP="00642363">
      <w:pPr>
        <w:pStyle w:val="Literaturverzeichnis"/>
        <w:rPr>
          <w:rFonts w:cs="Arial"/>
          <w:lang w:val="en-US"/>
        </w:rPr>
      </w:pPr>
      <w:r w:rsidRPr="00642363">
        <w:rPr>
          <w:rFonts w:cs="Arial"/>
          <w:lang w:val="en-US"/>
        </w:rPr>
        <w:t xml:space="preserve">Kochmar, E. (2022). </w:t>
      </w:r>
      <w:r w:rsidRPr="00642363">
        <w:rPr>
          <w:rFonts w:cs="Arial"/>
          <w:i/>
          <w:iCs/>
          <w:lang w:val="en-US"/>
        </w:rPr>
        <w:t>Getting started with Natural Language Processing</w:t>
      </w:r>
      <w:r w:rsidRPr="00642363">
        <w:rPr>
          <w:rFonts w:cs="Arial"/>
          <w:lang w:val="en-US"/>
        </w:rPr>
        <w:t>. Manning Publications.</w:t>
      </w:r>
    </w:p>
    <w:p w14:paraId="32EC95EC" w14:textId="77777777" w:rsidR="00642363" w:rsidRPr="00642363" w:rsidRDefault="00642363" w:rsidP="00642363">
      <w:pPr>
        <w:pStyle w:val="Literaturverzeichnis"/>
        <w:rPr>
          <w:rFonts w:cs="Arial"/>
          <w:lang w:val="en-US"/>
        </w:rPr>
      </w:pPr>
      <w:r w:rsidRPr="00642363">
        <w:rPr>
          <w:rFonts w:cs="Arial"/>
          <w:lang w:val="en-US"/>
        </w:rPr>
        <w:t xml:space="preserve">Lawrence, J., &amp; Reed, C. (2020). Argument Mining: A Survey. </w:t>
      </w:r>
      <w:r w:rsidRPr="00642363">
        <w:rPr>
          <w:rFonts w:cs="Arial"/>
          <w:i/>
          <w:iCs/>
          <w:lang w:val="en-US"/>
        </w:rPr>
        <w:t>Computational Linguistics</w:t>
      </w:r>
      <w:r w:rsidRPr="00642363">
        <w:rPr>
          <w:rFonts w:cs="Arial"/>
          <w:lang w:val="en-US"/>
        </w:rPr>
        <w:t xml:space="preserve">, </w:t>
      </w:r>
      <w:r w:rsidRPr="00642363">
        <w:rPr>
          <w:rFonts w:cs="Arial"/>
          <w:i/>
          <w:iCs/>
          <w:lang w:val="en-US"/>
        </w:rPr>
        <w:t>45</w:t>
      </w:r>
      <w:r w:rsidRPr="00642363">
        <w:rPr>
          <w:rFonts w:cs="Arial"/>
          <w:lang w:val="en-US"/>
        </w:rPr>
        <w:t>(4), 765–818. https://doi.org/10.1162/coli_a_00364</w:t>
      </w:r>
    </w:p>
    <w:p w14:paraId="39404A1D" w14:textId="77777777" w:rsidR="00642363" w:rsidRPr="00642363" w:rsidRDefault="00642363" w:rsidP="00642363">
      <w:pPr>
        <w:pStyle w:val="Literaturverzeichnis"/>
        <w:rPr>
          <w:rFonts w:cs="Arial"/>
          <w:lang w:val="en-US"/>
        </w:rPr>
      </w:pPr>
      <w:r w:rsidRPr="00642363">
        <w:rPr>
          <w:rFonts w:cs="Arial"/>
        </w:rPr>
        <w:t xml:space="preserve">Lu, R.-S., Lin, C.-C., &amp; Tsao, H.-Y. (2024). </w:t>
      </w:r>
      <w:r w:rsidRPr="00642363">
        <w:rPr>
          <w:rFonts w:cs="Arial"/>
          <w:lang w:val="en-US"/>
        </w:rPr>
        <w:t xml:space="preserve">Empowering Large Language Models to Leverage Domain-Specific Knowledge in E-Learning. </w:t>
      </w:r>
      <w:r w:rsidRPr="00642363">
        <w:rPr>
          <w:rFonts w:cs="Arial"/>
          <w:i/>
          <w:iCs/>
          <w:lang w:val="en-US"/>
        </w:rPr>
        <w:t>Applied Sciences</w:t>
      </w:r>
      <w:r w:rsidRPr="00642363">
        <w:rPr>
          <w:rFonts w:cs="Arial"/>
          <w:lang w:val="en-US"/>
        </w:rPr>
        <w:t xml:space="preserve">, </w:t>
      </w:r>
      <w:r w:rsidRPr="00642363">
        <w:rPr>
          <w:rFonts w:cs="Arial"/>
          <w:i/>
          <w:iCs/>
          <w:lang w:val="en-US"/>
        </w:rPr>
        <w:t>14</w:t>
      </w:r>
      <w:r w:rsidRPr="00642363">
        <w:rPr>
          <w:rFonts w:cs="Arial"/>
          <w:lang w:val="en-US"/>
        </w:rPr>
        <w:t>(12), 5264. https://doi.org/10.3390/app14125264</w:t>
      </w:r>
    </w:p>
    <w:p w14:paraId="72680A08" w14:textId="77777777" w:rsidR="00642363" w:rsidRPr="00642363" w:rsidRDefault="00642363" w:rsidP="00642363">
      <w:pPr>
        <w:pStyle w:val="Literaturverzeichnis"/>
        <w:rPr>
          <w:rFonts w:cs="Arial"/>
          <w:lang w:val="en-US"/>
        </w:rPr>
      </w:pPr>
      <w:r w:rsidRPr="00642363">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642363">
        <w:rPr>
          <w:rFonts w:cs="Arial"/>
          <w:i/>
          <w:iCs/>
          <w:lang w:val="en-US"/>
        </w:rPr>
        <w:t>Scientific Reports</w:t>
      </w:r>
      <w:r w:rsidRPr="00642363">
        <w:rPr>
          <w:rFonts w:cs="Arial"/>
          <w:lang w:val="en-US"/>
        </w:rPr>
        <w:t xml:space="preserve">, </w:t>
      </w:r>
      <w:r w:rsidRPr="00642363">
        <w:rPr>
          <w:rFonts w:cs="Arial"/>
          <w:i/>
          <w:iCs/>
          <w:lang w:val="en-US"/>
        </w:rPr>
        <w:t>14</w:t>
      </w:r>
      <w:r w:rsidRPr="00642363">
        <w:rPr>
          <w:rFonts w:cs="Arial"/>
          <w:lang w:val="en-US"/>
        </w:rPr>
        <w:t>(1), 14156. https://doi.org/10.1038/s41598-024-64827-6</w:t>
      </w:r>
    </w:p>
    <w:p w14:paraId="1C55CA65" w14:textId="77777777" w:rsidR="00642363" w:rsidRPr="00642363" w:rsidRDefault="00642363" w:rsidP="00642363">
      <w:pPr>
        <w:pStyle w:val="Literaturverzeichnis"/>
        <w:rPr>
          <w:rFonts w:cs="Arial"/>
          <w:lang w:val="en-US"/>
        </w:rPr>
      </w:pPr>
      <w:r w:rsidRPr="00642363">
        <w:rPr>
          <w:rFonts w:cs="Arial"/>
          <w:lang w:val="en-US"/>
        </w:rPr>
        <w:t xml:space="preserve">Meta. (2024). </w:t>
      </w:r>
      <w:r w:rsidRPr="00642363">
        <w:rPr>
          <w:rFonts w:cs="Arial"/>
          <w:i/>
          <w:iCs/>
          <w:lang w:val="en-US"/>
        </w:rPr>
        <w:t>Prompting</w:t>
      </w:r>
      <w:r w:rsidRPr="00642363">
        <w:rPr>
          <w:rFonts w:cs="Arial"/>
          <w:lang w:val="en-US"/>
        </w:rPr>
        <w:t>. How-to Guides. https://www.llama.com/docs/how-to-guides/prompting/</w:t>
      </w:r>
    </w:p>
    <w:p w14:paraId="22425757" w14:textId="77777777" w:rsidR="00642363" w:rsidRPr="00642363" w:rsidRDefault="00642363" w:rsidP="00642363">
      <w:pPr>
        <w:pStyle w:val="Literaturverzeichnis"/>
        <w:rPr>
          <w:rFonts w:cs="Arial"/>
          <w:lang w:val="en-US"/>
        </w:rPr>
      </w:pPr>
      <w:r w:rsidRPr="00642363">
        <w:rPr>
          <w:rFonts w:cs="Arial"/>
          <w:lang w:val="en-US"/>
        </w:rPr>
        <w:t xml:space="preserve">OpenAI. (2024a). </w:t>
      </w:r>
      <w:r w:rsidRPr="00642363">
        <w:rPr>
          <w:rFonts w:cs="Arial"/>
          <w:i/>
          <w:iCs/>
          <w:lang w:val="en-US"/>
        </w:rPr>
        <w:t>Chat. Temperature</w:t>
      </w:r>
      <w:r w:rsidRPr="00642363">
        <w:rPr>
          <w:rFonts w:cs="Arial"/>
          <w:lang w:val="en-US"/>
        </w:rPr>
        <w:t>. OpenAI Platform. API Reference. https://platform.openai.com/docs/api-reference/chat/create</w:t>
      </w:r>
    </w:p>
    <w:p w14:paraId="661D657E" w14:textId="77777777" w:rsidR="00642363" w:rsidRPr="00642363" w:rsidRDefault="00642363" w:rsidP="00642363">
      <w:pPr>
        <w:pStyle w:val="Literaturverzeichnis"/>
        <w:rPr>
          <w:rFonts w:cs="Arial"/>
          <w:lang w:val="en-US"/>
        </w:rPr>
      </w:pPr>
      <w:r w:rsidRPr="00642363">
        <w:rPr>
          <w:rFonts w:cs="Arial"/>
          <w:lang w:val="en-US"/>
        </w:rPr>
        <w:t xml:space="preserve">OpenAI. (2024b). </w:t>
      </w:r>
      <w:r w:rsidRPr="00642363">
        <w:rPr>
          <w:rFonts w:cs="Arial"/>
          <w:i/>
          <w:iCs/>
          <w:lang w:val="en-US"/>
        </w:rPr>
        <w:t>GPT-4o mini: Advancing cost-efficient intelligence</w:t>
      </w:r>
      <w:r w:rsidRPr="00642363">
        <w:rPr>
          <w:rFonts w:cs="Arial"/>
          <w:lang w:val="en-US"/>
        </w:rPr>
        <w:t>. Openai.Com. https://openai.com/index/gpt-4o-mini-advancing-cost-efficient-intelligence/</w:t>
      </w:r>
    </w:p>
    <w:p w14:paraId="10CB7828" w14:textId="77777777" w:rsidR="00642363" w:rsidRPr="00642363" w:rsidRDefault="00642363" w:rsidP="00642363">
      <w:pPr>
        <w:pStyle w:val="Literaturverzeichnis"/>
        <w:rPr>
          <w:rFonts w:cs="Arial"/>
          <w:lang w:val="en-US"/>
        </w:rPr>
      </w:pPr>
      <w:r w:rsidRPr="00642363">
        <w:rPr>
          <w:rFonts w:cs="Arial"/>
          <w:lang w:val="en-US"/>
        </w:rPr>
        <w:t xml:space="preserve">OpenAI. (2024c). </w:t>
      </w:r>
      <w:r w:rsidRPr="00642363">
        <w:rPr>
          <w:rFonts w:cs="Arial"/>
          <w:i/>
          <w:iCs/>
          <w:lang w:val="en-US"/>
        </w:rPr>
        <w:t>Models</w:t>
      </w:r>
      <w:r w:rsidRPr="00642363">
        <w:rPr>
          <w:rFonts w:cs="Arial"/>
          <w:lang w:val="en-US"/>
        </w:rPr>
        <w:t>. OpenAI Platform. https://platform.openai.com/docs/models/</w:t>
      </w:r>
    </w:p>
    <w:p w14:paraId="68CD40CA" w14:textId="77777777" w:rsidR="00642363" w:rsidRPr="00642363" w:rsidRDefault="00642363" w:rsidP="00642363">
      <w:pPr>
        <w:pStyle w:val="Literaturverzeichnis"/>
        <w:rPr>
          <w:rFonts w:cs="Arial"/>
        </w:rPr>
      </w:pPr>
      <w:r w:rsidRPr="00642363">
        <w:rPr>
          <w:rFonts w:cs="Arial"/>
          <w:lang w:val="en-US"/>
        </w:rPr>
        <w:t xml:space="preserve">OpenAI. (2024d). </w:t>
      </w:r>
      <w:r w:rsidRPr="00642363">
        <w:rPr>
          <w:rFonts w:cs="Arial"/>
          <w:i/>
          <w:iCs/>
          <w:lang w:val="en-US"/>
        </w:rPr>
        <w:t>Optimizing LLM Accuracy</w:t>
      </w:r>
      <w:r w:rsidRPr="00642363">
        <w:rPr>
          <w:rFonts w:cs="Arial"/>
          <w:lang w:val="en-US"/>
        </w:rPr>
        <w:t xml:space="preserve">. </w:t>
      </w:r>
      <w:r w:rsidRPr="00642363">
        <w:rPr>
          <w:rFonts w:cs="Arial"/>
        </w:rPr>
        <w:t>OpenAI Platform. Docs. https://platform.openai.com/docs/guides/optimizing-llm-accuracy</w:t>
      </w:r>
    </w:p>
    <w:p w14:paraId="253B704F" w14:textId="77777777" w:rsidR="00642363" w:rsidRPr="00642363" w:rsidRDefault="00642363" w:rsidP="00642363">
      <w:pPr>
        <w:pStyle w:val="Literaturverzeichnis"/>
        <w:rPr>
          <w:rFonts w:cs="Arial"/>
          <w:lang w:val="en-US"/>
        </w:rPr>
      </w:pPr>
      <w:r w:rsidRPr="00642363">
        <w:rPr>
          <w:rFonts w:cs="Arial"/>
        </w:rPr>
        <w:t xml:space="preserve">OpenAI. (2024e). </w:t>
      </w:r>
      <w:r w:rsidRPr="00642363">
        <w:rPr>
          <w:rFonts w:cs="Arial"/>
          <w:i/>
          <w:iCs/>
          <w:lang w:val="en-US"/>
        </w:rPr>
        <w:t>Prompt engineering</w:t>
      </w:r>
      <w:r w:rsidRPr="00642363">
        <w:rPr>
          <w:rFonts w:cs="Arial"/>
          <w:lang w:val="en-US"/>
        </w:rPr>
        <w:t>. OpenAI Platform. Docs. https://platform.openai.com/docs/guides/prompt-engineering</w:t>
      </w:r>
    </w:p>
    <w:p w14:paraId="745041E4" w14:textId="77777777" w:rsidR="00642363" w:rsidRPr="00642363" w:rsidRDefault="00642363" w:rsidP="00642363">
      <w:pPr>
        <w:pStyle w:val="Literaturverzeichnis"/>
        <w:rPr>
          <w:rFonts w:cs="Arial"/>
          <w:lang w:val="en-US"/>
        </w:rPr>
      </w:pPr>
      <w:r w:rsidRPr="00642363">
        <w:rPr>
          <w:rFonts w:cs="Arial"/>
          <w:lang w:val="en-US"/>
        </w:rPr>
        <w:t xml:space="preserve">OpenAI. (2024f). </w:t>
      </w:r>
      <w:r w:rsidRPr="00642363">
        <w:rPr>
          <w:rFonts w:cs="Arial"/>
          <w:i/>
          <w:iCs/>
          <w:lang w:val="en-US"/>
        </w:rPr>
        <w:t>Structured Outputs</w:t>
      </w:r>
      <w:r w:rsidRPr="00642363">
        <w:rPr>
          <w:rFonts w:cs="Arial"/>
          <w:lang w:val="en-US"/>
        </w:rPr>
        <w:t>. Docs. https://platform.openai.com/docs/guides/structured-outputs</w:t>
      </w:r>
    </w:p>
    <w:p w14:paraId="45FCB4B3" w14:textId="77777777" w:rsidR="00642363" w:rsidRPr="00642363" w:rsidRDefault="00642363" w:rsidP="00642363">
      <w:pPr>
        <w:pStyle w:val="Literaturverzeichnis"/>
        <w:rPr>
          <w:rFonts w:cs="Arial"/>
          <w:lang w:val="en-US"/>
        </w:rPr>
      </w:pPr>
      <w:r w:rsidRPr="00642363">
        <w:rPr>
          <w:rFonts w:cs="Arial"/>
          <w:lang w:val="en-US"/>
        </w:rPr>
        <w:t xml:space="preserve">OpenAI. (2025). </w:t>
      </w:r>
      <w:r w:rsidRPr="00642363">
        <w:rPr>
          <w:rFonts w:cs="Arial"/>
          <w:i/>
          <w:iCs/>
          <w:lang w:val="en-US"/>
        </w:rPr>
        <w:t>Advanced usage</w:t>
      </w:r>
      <w:r w:rsidRPr="00642363">
        <w:rPr>
          <w:rFonts w:cs="Arial"/>
          <w:lang w:val="en-US"/>
        </w:rPr>
        <w:t>. OpenAI Platform. https://platform.openai.com</w:t>
      </w:r>
    </w:p>
    <w:p w14:paraId="0AAD0E06" w14:textId="77777777" w:rsidR="00642363" w:rsidRPr="00642363" w:rsidRDefault="00642363" w:rsidP="00642363">
      <w:pPr>
        <w:pStyle w:val="Literaturverzeichnis"/>
        <w:rPr>
          <w:rFonts w:cs="Arial"/>
        </w:rPr>
      </w:pPr>
      <w:r w:rsidRPr="00642363">
        <w:rPr>
          <w:rFonts w:cs="Arial"/>
        </w:rPr>
        <w:t xml:space="preserve">Ozdemir, S. (2024). </w:t>
      </w:r>
      <w:r w:rsidRPr="00642363">
        <w:rPr>
          <w:rFonts w:cs="Arial"/>
          <w:i/>
          <w:iCs/>
        </w:rPr>
        <w:t>Praxiseinstieg Large Language Models: Strategien und Best Practices für den Einsatz von ChatGPT und anderen LLMs</w:t>
      </w:r>
      <w:r w:rsidRPr="00642363">
        <w:rPr>
          <w:rFonts w:cs="Arial"/>
        </w:rPr>
        <w:t xml:space="preserve"> (F. Langenau, Übers.; 1. Aufl., deutsche Ausgabe). O’Reilly.</w:t>
      </w:r>
    </w:p>
    <w:p w14:paraId="2BFFAB3C" w14:textId="77777777" w:rsidR="00642363" w:rsidRPr="00642363" w:rsidRDefault="00642363" w:rsidP="00642363">
      <w:pPr>
        <w:pStyle w:val="Literaturverzeichnis"/>
        <w:rPr>
          <w:rFonts w:cs="Arial"/>
          <w:lang w:val="en-US"/>
        </w:rPr>
      </w:pPr>
      <w:r w:rsidRPr="00642363">
        <w:rPr>
          <w:rFonts w:cs="Arial"/>
        </w:rPr>
        <w:t xml:space="preserve">Papineni, K., Roukos, S., Ward, T., &amp; Zhu, W.-J. (2002). </w:t>
      </w:r>
      <w:r w:rsidRPr="00642363">
        <w:rPr>
          <w:rFonts w:cs="Arial"/>
          <w:lang w:val="en-US"/>
        </w:rPr>
        <w:t xml:space="preserve">BLEU: A method for automatic evaluation of machine translation. </w:t>
      </w:r>
      <w:r w:rsidRPr="00642363">
        <w:rPr>
          <w:rFonts w:cs="Arial"/>
          <w:i/>
          <w:iCs/>
          <w:lang w:val="en-US"/>
        </w:rPr>
        <w:t>Proceedings of the 40th Annual Meeting on Association for Computational Linguistics  - ACL ’02</w:t>
      </w:r>
      <w:r w:rsidRPr="00642363">
        <w:rPr>
          <w:rFonts w:cs="Arial"/>
          <w:lang w:val="en-US"/>
        </w:rPr>
        <w:t>, 311–318. https://doi.org/10.3115/1073083.1073135</w:t>
      </w:r>
    </w:p>
    <w:p w14:paraId="0A58F956" w14:textId="77777777" w:rsidR="00642363" w:rsidRPr="00642363" w:rsidRDefault="00642363" w:rsidP="00642363">
      <w:pPr>
        <w:pStyle w:val="Literaturverzeichnis"/>
        <w:rPr>
          <w:rFonts w:cs="Arial"/>
          <w:lang w:val="en-US"/>
        </w:rPr>
      </w:pPr>
      <w:r w:rsidRPr="00642363">
        <w:rPr>
          <w:rFonts w:cs="Arial"/>
          <w:lang w:val="en-US"/>
        </w:rPr>
        <w:t xml:space="preserve">Patil, R., &amp; Gudivada, V. (2024). A Review of Current Trends, Techniques, and Challenges in Large Language Models (LLMs). </w:t>
      </w:r>
      <w:r w:rsidRPr="00642363">
        <w:rPr>
          <w:rFonts w:cs="Arial"/>
          <w:i/>
          <w:iCs/>
          <w:lang w:val="en-US"/>
        </w:rPr>
        <w:t>Applied Sciences</w:t>
      </w:r>
      <w:r w:rsidRPr="00642363">
        <w:rPr>
          <w:rFonts w:cs="Arial"/>
          <w:lang w:val="en-US"/>
        </w:rPr>
        <w:t xml:space="preserve">, </w:t>
      </w:r>
      <w:r w:rsidRPr="00642363">
        <w:rPr>
          <w:rFonts w:cs="Arial"/>
          <w:i/>
          <w:iCs/>
          <w:lang w:val="en-US"/>
        </w:rPr>
        <w:t>14</w:t>
      </w:r>
      <w:r w:rsidRPr="00642363">
        <w:rPr>
          <w:rFonts w:cs="Arial"/>
          <w:lang w:val="en-US"/>
        </w:rPr>
        <w:t>(5), 2074. https://doi.org/10.3390/app14052074</w:t>
      </w:r>
    </w:p>
    <w:p w14:paraId="1262183C" w14:textId="77777777" w:rsidR="00642363" w:rsidRPr="00642363" w:rsidRDefault="00642363" w:rsidP="00642363">
      <w:pPr>
        <w:pStyle w:val="Literaturverzeichnis"/>
        <w:rPr>
          <w:rFonts w:cs="Arial"/>
          <w:lang w:val="en-US"/>
        </w:rPr>
      </w:pPr>
      <w:r w:rsidRPr="00642363">
        <w:rPr>
          <w:rFonts w:cs="Arial"/>
          <w:lang w:val="en-US"/>
        </w:rPr>
        <w:t xml:space="preserve">Peldszus, A., &amp; Stede, M. (2013). From Argument Diagrams to Argumentation Mining in Texts: A Survey. </w:t>
      </w:r>
      <w:r w:rsidRPr="00642363">
        <w:rPr>
          <w:rFonts w:cs="Arial"/>
          <w:i/>
          <w:iCs/>
          <w:lang w:val="en-US"/>
        </w:rPr>
        <w:t>International Journal of Cognitive Informatics and Natural Intelligence</w:t>
      </w:r>
      <w:r w:rsidRPr="00642363">
        <w:rPr>
          <w:rFonts w:cs="Arial"/>
          <w:lang w:val="en-US"/>
        </w:rPr>
        <w:t xml:space="preserve">, </w:t>
      </w:r>
      <w:r w:rsidRPr="00642363">
        <w:rPr>
          <w:rFonts w:cs="Arial"/>
          <w:i/>
          <w:iCs/>
          <w:lang w:val="en-US"/>
        </w:rPr>
        <w:t>7</w:t>
      </w:r>
      <w:r w:rsidRPr="00642363">
        <w:rPr>
          <w:rFonts w:cs="Arial"/>
          <w:lang w:val="en-US"/>
        </w:rPr>
        <w:t>(1), 1–31. https://doi.org/10.4018/jcini.2013010101</w:t>
      </w:r>
    </w:p>
    <w:p w14:paraId="58486DEB" w14:textId="77777777" w:rsidR="00642363" w:rsidRPr="00642363" w:rsidRDefault="00642363" w:rsidP="00642363">
      <w:pPr>
        <w:pStyle w:val="Literaturverzeichnis"/>
        <w:rPr>
          <w:rFonts w:cs="Arial"/>
          <w:lang w:val="en-US"/>
        </w:rPr>
      </w:pPr>
      <w:r w:rsidRPr="00642363">
        <w:rPr>
          <w:rFonts w:cs="Arial"/>
          <w:lang w:val="en-US"/>
        </w:rPr>
        <w:t xml:space="preserve">Sanders, T. (2022, Dezember 16). </w:t>
      </w:r>
      <w:r w:rsidRPr="00642363">
        <w:rPr>
          <w:rFonts w:cs="Arial"/>
          <w:i/>
          <w:iCs/>
          <w:lang w:val="en-US"/>
        </w:rPr>
        <w:t>How to count tokens with Tiktoken</w:t>
      </w:r>
      <w:r w:rsidRPr="00642363">
        <w:rPr>
          <w:rFonts w:cs="Arial"/>
          <w:lang w:val="en-US"/>
        </w:rPr>
        <w:t>. OpenAI Cookbook. https://cookbook.openai.com/examples/how_to_count_tokens_with_tiktoken</w:t>
      </w:r>
    </w:p>
    <w:p w14:paraId="6DADAC15" w14:textId="77777777" w:rsidR="00642363" w:rsidRPr="00642363" w:rsidRDefault="00642363" w:rsidP="00642363">
      <w:pPr>
        <w:pStyle w:val="Literaturverzeichnis"/>
        <w:rPr>
          <w:rFonts w:cs="Arial"/>
          <w:lang w:val="en-US"/>
        </w:rPr>
      </w:pPr>
      <w:r w:rsidRPr="00642363">
        <w:rPr>
          <w:rFonts w:cs="Arial"/>
          <w:lang w:val="en-US"/>
        </w:rPr>
        <w:t xml:space="preserve">Stab, C., &amp; Gurevych, I. (2014). </w:t>
      </w:r>
      <w:r w:rsidRPr="00642363">
        <w:rPr>
          <w:rFonts w:cs="Arial"/>
          <w:i/>
          <w:iCs/>
          <w:lang w:val="en-US"/>
        </w:rPr>
        <w:t>Annotating Argument Components and Relations in Persuasive Essays</w:t>
      </w:r>
      <w:r w:rsidRPr="00642363">
        <w:rPr>
          <w:rFonts w:cs="Arial"/>
          <w:lang w:val="en-US"/>
        </w:rPr>
        <w:t>.</w:t>
      </w:r>
    </w:p>
    <w:p w14:paraId="3AAF880E" w14:textId="77777777" w:rsidR="00642363" w:rsidRPr="00642363" w:rsidRDefault="00642363" w:rsidP="00642363">
      <w:pPr>
        <w:pStyle w:val="Literaturverzeichnis"/>
        <w:rPr>
          <w:rFonts w:cs="Arial"/>
          <w:lang w:val="en-US"/>
        </w:rPr>
      </w:pPr>
      <w:r w:rsidRPr="00642363">
        <w:rPr>
          <w:rFonts w:cs="Arial"/>
          <w:lang w:val="en-US"/>
        </w:rPr>
        <w:t xml:space="preserve">Stab, C., &amp; Gurevych, I. (2017a). </w:t>
      </w:r>
      <w:r w:rsidRPr="00642363">
        <w:rPr>
          <w:rFonts w:cs="Arial"/>
          <w:i/>
          <w:iCs/>
          <w:lang w:val="en-US"/>
        </w:rPr>
        <w:t>Argument Annotated Essays (version 2)</w:t>
      </w:r>
      <w:r w:rsidRPr="00642363">
        <w:rPr>
          <w:rFonts w:cs="Arial"/>
          <w:lang w:val="en-US"/>
        </w:rPr>
        <w:t xml:space="preserve"> [Dataset]. https://tudatalib.ulb.tu-darmstadt.de/handle/tudatalib/2422</w:t>
      </w:r>
    </w:p>
    <w:p w14:paraId="7B03669C" w14:textId="77777777" w:rsidR="00642363" w:rsidRPr="00642363" w:rsidRDefault="00642363" w:rsidP="00642363">
      <w:pPr>
        <w:pStyle w:val="Literaturverzeichnis"/>
        <w:rPr>
          <w:rFonts w:cs="Arial"/>
          <w:lang w:val="en-US"/>
        </w:rPr>
      </w:pPr>
      <w:r w:rsidRPr="00642363">
        <w:rPr>
          <w:rFonts w:cs="Arial"/>
          <w:lang w:val="en-US"/>
        </w:rPr>
        <w:t xml:space="preserve">Stab, C., &amp; Gurevych, I. (2017b). Parsing Argumentation Structures in Persuasive Essays. </w:t>
      </w:r>
      <w:r w:rsidRPr="00642363">
        <w:rPr>
          <w:rFonts w:cs="Arial"/>
          <w:i/>
          <w:iCs/>
          <w:lang w:val="en-US"/>
        </w:rPr>
        <w:t>Computational Linguistics</w:t>
      </w:r>
      <w:r w:rsidRPr="00642363">
        <w:rPr>
          <w:rFonts w:cs="Arial"/>
          <w:lang w:val="en-US"/>
        </w:rPr>
        <w:t xml:space="preserve">, </w:t>
      </w:r>
      <w:r w:rsidRPr="00642363">
        <w:rPr>
          <w:rFonts w:cs="Arial"/>
          <w:i/>
          <w:iCs/>
          <w:lang w:val="en-US"/>
        </w:rPr>
        <w:t>43</w:t>
      </w:r>
      <w:r w:rsidRPr="00642363">
        <w:rPr>
          <w:rFonts w:cs="Arial"/>
          <w:lang w:val="en-US"/>
        </w:rPr>
        <w:t>(3), 619–659. https://doi.org/10.1162/COLI_a_00295</w:t>
      </w:r>
    </w:p>
    <w:p w14:paraId="4C847398" w14:textId="77777777" w:rsidR="00642363" w:rsidRPr="00642363" w:rsidRDefault="00642363" w:rsidP="00642363">
      <w:pPr>
        <w:pStyle w:val="Literaturverzeichnis"/>
        <w:rPr>
          <w:rFonts w:cs="Arial"/>
          <w:lang w:val="en-US"/>
        </w:rPr>
      </w:pPr>
      <w:r w:rsidRPr="00642363">
        <w:rPr>
          <w:rFonts w:cs="Arial"/>
          <w:lang w:val="en-US"/>
        </w:rPr>
        <w:t xml:space="preserve">Trad, F., &amp; Chehab, A. (2024). Prompt Engineering or Fine-Tuning? A Case Study on Phishing Detection with Large Language Models. </w:t>
      </w:r>
      <w:r w:rsidRPr="00642363">
        <w:rPr>
          <w:rFonts w:cs="Arial"/>
          <w:i/>
          <w:iCs/>
          <w:lang w:val="en-US"/>
        </w:rPr>
        <w:t>Machine Learning and Knowledge Extraction</w:t>
      </w:r>
      <w:r w:rsidRPr="00642363">
        <w:rPr>
          <w:rFonts w:cs="Arial"/>
          <w:lang w:val="en-US"/>
        </w:rPr>
        <w:t xml:space="preserve">, </w:t>
      </w:r>
      <w:r w:rsidRPr="00642363">
        <w:rPr>
          <w:rFonts w:cs="Arial"/>
          <w:i/>
          <w:iCs/>
          <w:lang w:val="en-US"/>
        </w:rPr>
        <w:t>6</w:t>
      </w:r>
      <w:r w:rsidRPr="00642363">
        <w:rPr>
          <w:rFonts w:cs="Arial"/>
          <w:lang w:val="en-US"/>
        </w:rPr>
        <w:t>(1), 367–384. https://doi.org/10.3390/make6010018</w:t>
      </w:r>
    </w:p>
    <w:p w14:paraId="1053710D" w14:textId="77777777" w:rsidR="00642363" w:rsidRPr="00642363" w:rsidRDefault="00642363" w:rsidP="00642363">
      <w:pPr>
        <w:pStyle w:val="Literaturverzeichnis"/>
        <w:rPr>
          <w:rFonts w:cs="Arial"/>
        </w:rPr>
      </w:pPr>
      <w:r w:rsidRPr="00642363">
        <w:rPr>
          <w:rFonts w:cs="Arial"/>
          <w:lang w:val="en-US"/>
        </w:rPr>
        <w:t xml:space="preserve">Tunstall, L., Werra, L. von, Wolf, T., &amp; Géron, A. (2023). </w:t>
      </w:r>
      <w:r w:rsidRPr="00642363">
        <w:rPr>
          <w:rFonts w:cs="Arial"/>
          <w:i/>
          <w:iCs/>
        </w:rPr>
        <w:t>Natural Language Processing mit Transformern: Sprachanwendungen mit Hugging Face erstellen</w:t>
      </w:r>
      <w:r w:rsidRPr="00642363">
        <w:rPr>
          <w:rFonts w:cs="Arial"/>
        </w:rPr>
        <w:t xml:space="preserve"> (M. Fraaß, Übers.; 2. Aufl.). O’Reilly.</w:t>
      </w:r>
    </w:p>
    <w:p w14:paraId="6C24C999" w14:textId="77777777" w:rsidR="00642363" w:rsidRPr="00642363" w:rsidRDefault="00642363" w:rsidP="00642363">
      <w:pPr>
        <w:pStyle w:val="Literaturverzeichnis"/>
        <w:rPr>
          <w:rFonts w:cs="Arial"/>
          <w:lang w:val="en-US"/>
        </w:rPr>
      </w:pPr>
      <w:r w:rsidRPr="00642363">
        <w:rPr>
          <w:rFonts w:cs="Arial"/>
        </w:rPr>
        <w:t xml:space="preserve">Wei, J., Wang, X., Schuurmans, D., Bosma, M., Ichter, B., Xia, F., Chi, E., Le, Q., &amp; Zhou, D. (2023). </w:t>
      </w:r>
      <w:r w:rsidRPr="00642363">
        <w:rPr>
          <w:rFonts w:cs="Arial"/>
          <w:i/>
          <w:iCs/>
          <w:lang w:val="en-US"/>
        </w:rPr>
        <w:t>Chain-of-Thought Prompting Elicits Reasoning in Large Language Models</w:t>
      </w:r>
      <w:r w:rsidRPr="00642363">
        <w:rPr>
          <w:rFonts w:cs="Arial"/>
          <w:lang w:val="en-US"/>
        </w:rPr>
        <w:t xml:space="preserve"> (arXiv:2201.11903). arXiv. http://arxiv.org/abs/2201.11903</w:t>
      </w:r>
    </w:p>
    <w:p w14:paraId="5A56F688" w14:textId="77777777" w:rsidR="00642363" w:rsidRPr="00642363" w:rsidRDefault="00642363" w:rsidP="00642363">
      <w:pPr>
        <w:pStyle w:val="Literaturverzeichnis"/>
        <w:rPr>
          <w:rFonts w:cs="Arial"/>
          <w:lang w:val="en-US"/>
        </w:rPr>
      </w:pPr>
      <w:r w:rsidRPr="00642363">
        <w:rPr>
          <w:rFonts w:cs="Arial"/>
        </w:rPr>
        <w:t xml:space="preserve">Yeginbergen, A., Oronoz, M., &amp; Agerri, R. (2024). </w:t>
      </w:r>
      <w:r w:rsidRPr="00642363">
        <w:rPr>
          <w:rFonts w:cs="Arial"/>
          <w:lang w:val="en-US"/>
        </w:rPr>
        <w:t xml:space="preserve">Argument Mining in Data Scarce Settings: Cross-lingual Transfer and Few-shot Techniques. </w:t>
      </w:r>
      <w:r w:rsidRPr="00642363">
        <w:rPr>
          <w:rFonts w:cs="Arial"/>
          <w:i/>
          <w:iCs/>
          <w:lang w:val="en-US"/>
        </w:rPr>
        <w:t>Proceedings of the 62nd Annual Meeting of the Association for Computational Linguistics (Volume 1: Long Papers)</w:t>
      </w:r>
      <w:r w:rsidRPr="00642363">
        <w:rPr>
          <w:rFonts w:cs="Arial"/>
          <w:lang w:val="en-US"/>
        </w:rPr>
        <w:t>, 11687–11699. https://doi.org/10.18653/v1/2024.acl-long.628</w:t>
      </w:r>
    </w:p>
    <w:p w14:paraId="71AE7E49" w14:textId="10122019"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201" w:name="_Toc186791556"/>
      <w:r w:rsidRPr="00D44F48">
        <w:t>Anhänge &amp; Projektdokumentation</w:t>
      </w:r>
      <w:bookmarkEnd w:id="2201"/>
    </w:p>
    <w:p w14:paraId="1A1AB6CB" w14:textId="6384CA5A" w:rsidR="002E1F8F" w:rsidRDefault="002E1F8F" w:rsidP="002E1F8F">
      <w:r w:rsidRPr="004B4879">
        <w:rPr>
          <w:highlight w:val="yellow"/>
          <w:rPrChange w:id="2202"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203" w:name="_Toc186791557"/>
      <w:r>
        <w:t>Modellvergleich</w:t>
      </w:r>
      <w:bookmarkEnd w:id="2203"/>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7E2B44"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7E2B44"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7E2B44"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7E2B44"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7E2B44"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7E2B44"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204" w:author="Ben Fels" w:date="2024-12-22T11:41:00Z" w16du:dateUtc="2024-12-22T10:41:00Z"/>
        </w:rPr>
      </w:pPr>
    </w:p>
    <w:p w14:paraId="22CF2F80" w14:textId="16BEF577" w:rsidR="005F44ED" w:rsidRDefault="005F44ED">
      <w:pPr>
        <w:pStyle w:val="berschrift2"/>
      </w:pPr>
      <w:bookmarkStart w:id="2205" w:name="_Toc186791558"/>
      <w:ins w:id="2206" w:author="Ben Fels" w:date="2024-12-22T11:41:00Z" w16du:dateUtc="2024-12-22T10:41:00Z">
        <w:r>
          <w:t xml:space="preserve">Prompt </w:t>
        </w:r>
        <w:r w:rsidR="007F7952">
          <w:t>Templates</w:t>
        </w:r>
      </w:ins>
      <w:bookmarkEnd w:id="2205"/>
    </w:p>
    <w:p w14:paraId="6B04A080" w14:textId="170F5D59" w:rsidR="00662763" w:rsidRPr="00662763" w:rsidRDefault="00662763" w:rsidP="00662763">
      <w:pPr>
        <w:rPr>
          <w:ins w:id="2207" w:author="Ben Fels" w:date="2024-12-22T11:41:00Z" w16du:dateUtc="2024-12-22T10:41:00Z"/>
        </w:rPr>
      </w:pPr>
      <w:r>
        <w:t xml:space="preserve">Hier die </w:t>
      </w:r>
      <w:r w:rsidR="004664A3">
        <w:t>Prompts abbilden. Zum einen schema</w:t>
      </w:r>
      <w:r w:rsidR="0063441A">
        <w:t xml:space="preserve">tisch aus dem beschreibenen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9" w:author="Ben Fels" w:date="2024-12-21T12:45:00Z" w:initials="BF">
    <w:p w14:paraId="29B500E2" w14:textId="437BB3F9" w:rsidR="0084052A" w:rsidRDefault="0084052A" w:rsidP="0084052A">
      <w:pPr>
        <w:pStyle w:val="Kommentartext"/>
      </w:pPr>
      <w:r>
        <w:rPr>
          <w:rStyle w:val="Kommentarzeichen"/>
        </w:rPr>
        <w:annotationRef/>
      </w:r>
      <w:r>
        <w:t>So in Exposé. Text sollte durchaus noch umgeschrieben werden.</w:t>
      </w:r>
    </w:p>
  </w:comment>
  <w:comment w:id="163"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219"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22"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23"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416"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649"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753"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782" w:author="Ben Fels" w:date="2025-01-03T09:37:00Z" w:initials="BF">
    <w:p w14:paraId="4C54286A" w14:textId="77777777" w:rsidR="000133A9" w:rsidRDefault="000133A9" w:rsidP="000133A9">
      <w:pPr>
        <w:pStyle w:val="Kommentartext"/>
      </w:pPr>
      <w:r>
        <w:rPr>
          <w:rStyle w:val="Kommentarzeichen"/>
        </w:rPr>
        <w:annotationRef/>
      </w:r>
      <w:r>
        <w:t>Vorher oder ggf. auch hier Token definieren.</w:t>
      </w:r>
    </w:p>
  </w:comment>
  <w:comment w:id="783"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788"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797" w:author="Ben Fels" w:date="2025-01-03T16:12:00Z" w:initials="BF">
    <w:p w14:paraId="3E27C705" w14:textId="77777777" w:rsidR="00956256" w:rsidRDefault="00956256" w:rsidP="00956256">
      <w:pPr>
        <w:pStyle w:val="Kommentartext"/>
      </w:pPr>
      <w:r>
        <w:rPr>
          <w:rStyle w:val="Kommentarzeichen"/>
        </w:rPr>
        <w:annotationRef/>
      </w:r>
      <w:r>
        <w:t>Ggf. system_fingerprint und model_name detailliert in Fußnote nennen?</w:t>
      </w:r>
    </w:p>
  </w:comment>
  <w:comment w:id="1046"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093" w:author="Ben Fels" w:date="2025-01-12T15:29:00Z" w:initials="BF">
    <w:p w14:paraId="40736A5C" w14:textId="77777777" w:rsidR="00F94E0E" w:rsidRDefault="00F94E0E" w:rsidP="00F94E0E">
      <w:pPr>
        <w:pStyle w:val="Kommentartext"/>
      </w:pPr>
      <w:r>
        <w:rPr>
          <w:rStyle w:val="Kommentarzeichen"/>
        </w:rPr>
        <w:annotationRef/>
      </w:r>
      <w:r>
        <w:t>Muss entfallen, da die Smoothing function in nltk nicht korrekt implementiert ist. Hinweis in Fußzeile vermerken.</w:t>
      </w:r>
    </w:p>
  </w:comment>
  <w:comment w:id="1094" w:author="Ben Fels" w:date="2025-01-12T15:33:00Z" w:initials="BF">
    <w:p w14:paraId="5B50B537" w14:textId="77777777" w:rsidR="007A16C6" w:rsidRDefault="007A16C6" w:rsidP="007A16C6">
      <w:pPr>
        <w:pStyle w:val="Kommentartext"/>
      </w:pPr>
      <w:r>
        <w:rPr>
          <w:rStyle w:val="Kommentarzeichen"/>
        </w:rPr>
        <w:annotationRef/>
      </w:r>
      <w:r>
        <w:t>Oder darauf hinweisen und auf eine andere Smoothing function zurück greifen.</w:t>
      </w:r>
    </w:p>
  </w:comment>
  <w:comment w:id="1095" w:author="Ben Fels" w:date="2025-01-12T15:29:00Z" w:initials="BF">
    <w:p w14:paraId="5D090800" w14:textId="78FEF647" w:rsidR="00F94E0E" w:rsidRDefault="00F94E0E" w:rsidP="00F94E0E">
      <w:pPr>
        <w:pStyle w:val="Kommentartext"/>
      </w:pPr>
      <w:r>
        <w:rPr>
          <w:rStyle w:val="Kommentarzeichen"/>
        </w:rPr>
        <w:annotationRef/>
      </w:r>
      <w:r>
        <w:t>s.o.</w:t>
      </w:r>
    </w:p>
  </w:comment>
  <w:comment w:id="1096" w:author="Ben Fels" w:date="2025-01-12T15:31:00Z" w:initials="BF">
    <w:p w14:paraId="0DA00502" w14:textId="77777777" w:rsidR="000A199B" w:rsidRDefault="000A199B" w:rsidP="000A199B">
      <w:pPr>
        <w:pStyle w:val="Kommentartext"/>
      </w:pPr>
      <w:r>
        <w:rPr>
          <w:rStyle w:val="Kommentarzeichen"/>
        </w:rPr>
        <w:annotationRef/>
      </w:r>
      <w:r>
        <w:t>Ggf. korrigieren, sofern geändert.</w:t>
      </w:r>
    </w:p>
  </w:comment>
  <w:comment w:id="1097" w:author="Ben Fels" w:date="2025-01-02T10:01:00Z" w:initials="BF">
    <w:p w14:paraId="06734D7E" w14:textId="73AA886D" w:rsidR="00312847" w:rsidRDefault="00312847" w:rsidP="00312847">
      <w:pPr>
        <w:pStyle w:val="Kommentartext"/>
      </w:pPr>
      <w:r>
        <w:rPr>
          <w:rStyle w:val="Kommentarzeichen"/>
        </w:rPr>
        <w:annotationRef/>
      </w:r>
      <w:r>
        <w:t>Ggf. in Anhang packen</w:t>
      </w:r>
    </w:p>
  </w:comment>
  <w:comment w:id="1103" w:author="Ben Fels" w:date="2024-10-13T18:35:00Z" w:initials="BF">
    <w:p w14:paraId="3B8B692B" w14:textId="4010EED8" w:rsidR="00522479" w:rsidRDefault="00522479" w:rsidP="00522479">
      <w:pPr>
        <w:pStyle w:val="Kommentartext"/>
      </w:pPr>
      <w:r>
        <w:rPr>
          <w:rStyle w:val="Kommentarzeichen"/>
        </w:rPr>
        <w:annotationRef/>
      </w:r>
      <w:r>
        <w:t>Sehr alt. Vermutlich nicht geeignet als Benchmark bzw. SOTA</w:t>
      </w:r>
    </w:p>
  </w:comment>
  <w:comment w:id="1114"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155" w:author="Ben Fels" w:date="2025-01-02T11:58:00Z" w:initials="BF">
    <w:p w14:paraId="2F73160B" w14:textId="77777777" w:rsidR="00992457" w:rsidRDefault="00992457" w:rsidP="00992457">
      <w:pPr>
        <w:pStyle w:val="Kommentartext"/>
      </w:pPr>
      <w:r>
        <w:rPr>
          <w:rStyle w:val="Kommentarzeichen"/>
        </w:rPr>
        <w:annotationRef/>
      </w:r>
      <w:r>
        <w:t>Korrekte Angabe mehrere Seitenzahlen nach APA</w:t>
      </w:r>
    </w:p>
  </w:comment>
  <w:comment w:id="1159"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169" w:author="Ben Fels" w:date="2024-12-16T21:53:00Z" w:initials="BF">
    <w:p w14:paraId="68EF623F" w14:textId="23189034" w:rsidR="006E44DC" w:rsidRDefault="006E44DC" w:rsidP="006E44DC">
      <w:pPr>
        <w:pStyle w:val="Kommentartext"/>
      </w:pPr>
      <w:r>
        <w:rPr>
          <w:rStyle w:val="Kommentarzeichen"/>
        </w:rPr>
        <w:annotationRef/>
      </w:r>
      <w:r>
        <w:t>Erläuterung inkl. Quelle zu Kontext-Fenster anführen.</w:t>
      </w:r>
    </w:p>
  </w:comment>
  <w:comment w:id="1168"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186"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286"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382"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404"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618"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669"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149"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175"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200"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29B500E2" w15:done="0"/>
  <w15:commentEx w15:paraId="4DC4C242" w15:done="0"/>
  <w15:commentEx w15:paraId="2EF8B8A0" w15:done="0"/>
  <w15:commentEx w15:paraId="3A7B1E3F" w15:done="0"/>
  <w15:commentEx w15:paraId="1D77C598" w15:paraIdParent="3A7B1E3F" w15:done="0"/>
  <w15:commentEx w15:paraId="2FDBEB32" w15:done="0"/>
  <w15:commentEx w15:paraId="6844D945" w15:done="0"/>
  <w15:commentEx w15:paraId="3728A82C" w15:done="0"/>
  <w15:commentEx w15:paraId="4C54286A" w15:done="0"/>
  <w15:commentEx w15:paraId="4F7F0344" w15:done="0"/>
  <w15:commentEx w15:paraId="38EB9EEF" w15:done="0"/>
  <w15:commentEx w15:paraId="3E27C705" w15:done="0"/>
  <w15:commentEx w15:paraId="3E342C31" w15:done="0"/>
  <w15:commentEx w15:paraId="40736A5C" w15:done="0"/>
  <w15:commentEx w15:paraId="5B50B537" w15:paraIdParent="40736A5C" w15:done="0"/>
  <w15:commentEx w15:paraId="5D090800" w15:done="0"/>
  <w15:commentEx w15:paraId="0DA00502" w15:done="0"/>
  <w15:commentEx w15:paraId="06734D7E" w15:done="0"/>
  <w15:commentEx w15:paraId="3B8B692B" w15:done="0"/>
  <w15:commentEx w15:paraId="3D124D8F" w15:done="0"/>
  <w15:commentEx w15:paraId="2F73160B" w15:done="0"/>
  <w15:commentEx w15:paraId="1CA5B6CE" w15:done="0"/>
  <w15:commentEx w15:paraId="68EF623F" w15:done="0"/>
  <w15:commentEx w15:paraId="624F70EE" w15:done="0"/>
  <w15:commentEx w15:paraId="01E8F5CB"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2E763F5A" w16cex:dateUtc="2024-12-23T18:11:00Z"/>
  <w16cex:commentExtensible w16cex:durableId="6347F712" w16cex:dateUtc="2024-09-24T17:13:00Z"/>
  <w16cex:commentExtensible w16cex:durableId="1B1564B6" w16cex:dateUtc="2025-01-03T08:37:00Z"/>
  <w16cex:commentExtensible w16cex:durableId="63BE1282" w16cex:dateUtc="2025-01-03T08:00:00Z"/>
  <w16cex:commentExtensible w16cex:durableId="6B9AC107" w16cex:dateUtc="2025-01-03T08:12:00Z"/>
  <w16cex:commentExtensible w16cex:durableId="177183A3" w16cex:dateUtc="2025-01-03T15:12:00Z"/>
  <w16cex:commentExtensible w16cex:durableId="768114D2" w16cex:dateUtc="2024-12-21T10:19: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7AC272A8" w16cex:dateUtc="2024-10-13T16:35:00Z"/>
  <w16cex:commentExtensible w16cex:durableId="5388CD03" w16cex:dateUtc="2024-12-22T09:49:00Z"/>
  <w16cex:commentExtensible w16cex:durableId="526AA139" w16cex:dateUtc="2025-01-02T10:58:00Z"/>
  <w16cex:commentExtensible w16cex:durableId="1C962EE1" w16cex:dateUtc="2025-01-02T10: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29B500E2" w16cid:durableId="270FB63D"/>
  <w16cid:commentId w16cid:paraId="4DC4C242" w16cid:durableId="01DADFCD"/>
  <w16cid:commentId w16cid:paraId="2EF8B8A0" w16cid:durableId="1932D9B7"/>
  <w16cid:commentId w16cid:paraId="3A7B1E3F" w16cid:durableId="6E86E437"/>
  <w16cid:commentId w16cid:paraId="1D77C598" w16cid:durableId="6059F665"/>
  <w16cid:commentId w16cid:paraId="2FDBEB32" w16cid:durableId="60DF0DD1"/>
  <w16cid:commentId w16cid:paraId="6844D945" w16cid:durableId="2E763F5A"/>
  <w16cid:commentId w16cid:paraId="3728A82C" w16cid:durableId="6347F712"/>
  <w16cid:commentId w16cid:paraId="4C54286A" w16cid:durableId="1B1564B6"/>
  <w16cid:commentId w16cid:paraId="4F7F0344" w16cid:durableId="63BE1282"/>
  <w16cid:commentId w16cid:paraId="38EB9EEF" w16cid:durableId="6B9AC107"/>
  <w16cid:commentId w16cid:paraId="3E27C705" w16cid:durableId="177183A3"/>
  <w16cid:commentId w16cid:paraId="3E342C31" w16cid:durableId="768114D2"/>
  <w16cid:commentId w16cid:paraId="40736A5C" w16cid:durableId="14DFD212"/>
  <w16cid:commentId w16cid:paraId="5B50B537" w16cid:durableId="3B9743A7"/>
  <w16cid:commentId w16cid:paraId="5D090800" w16cid:durableId="497AA87F"/>
  <w16cid:commentId w16cid:paraId="0DA00502" w16cid:durableId="19DC09B1"/>
  <w16cid:commentId w16cid:paraId="06734D7E" w16cid:durableId="754CC8BC"/>
  <w16cid:commentId w16cid:paraId="3B8B692B" w16cid:durableId="7AC272A8"/>
  <w16cid:commentId w16cid:paraId="3D124D8F" w16cid:durableId="5388CD03"/>
  <w16cid:commentId w16cid:paraId="2F73160B" w16cid:durableId="526AA139"/>
  <w16cid:commentId w16cid:paraId="1CA5B6CE" w16cid:durableId="1C962EE1"/>
  <w16cid:commentId w16cid:paraId="68EF623F" w16cid:durableId="7B016E8E"/>
  <w16cid:commentId w16cid:paraId="624F70EE" w16cid:durableId="601BE6E2"/>
  <w16cid:commentId w16cid:paraId="01E8F5CB" w16cid:durableId="6C6B8973"/>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97EFF" w14:textId="77777777" w:rsidR="006C2B2F" w:rsidRDefault="006C2B2F" w:rsidP="00FD56D1">
      <w:pPr>
        <w:spacing w:after="0" w:line="240" w:lineRule="auto"/>
      </w:pPr>
      <w:r>
        <w:separator/>
      </w:r>
    </w:p>
  </w:endnote>
  <w:endnote w:type="continuationSeparator" w:id="0">
    <w:p w14:paraId="4BA60DE8" w14:textId="77777777" w:rsidR="006C2B2F" w:rsidRDefault="006C2B2F"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F7EC0" w14:textId="77777777" w:rsidR="006C2B2F" w:rsidRDefault="006C2B2F" w:rsidP="00FD56D1">
      <w:pPr>
        <w:spacing w:after="0" w:line="240" w:lineRule="auto"/>
      </w:pPr>
      <w:r>
        <w:separator/>
      </w:r>
    </w:p>
  </w:footnote>
  <w:footnote w:type="continuationSeparator" w:id="0">
    <w:p w14:paraId="3F3CC544" w14:textId="77777777" w:rsidR="006C2B2F" w:rsidRDefault="006C2B2F"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0"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4"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3"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0"/>
  </w:num>
  <w:num w:numId="2" w16cid:durableId="2046178012">
    <w:abstractNumId w:val="30"/>
    <w:lvlOverride w:ilvl="0">
      <w:startOverride w:val="1"/>
    </w:lvlOverride>
  </w:num>
  <w:num w:numId="3" w16cid:durableId="359935943">
    <w:abstractNumId w:val="30"/>
  </w:num>
  <w:num w:numId="4" w16cid:durableId="337511543">
    <w:abstractNumId w:val="30"/>
  </w:num>
  <w:num w:numId="5" w16cid:durableId="1617329229">
    <w:abstractNumId w:val="30"/>
  </w:num>
  <w:num w:numId="6" w16cid:durableId="1814370697">
    <w:abstractNumId w:val="30"/>
  </w:num>
  <w:num w:numId="7" w16cid:durableId="2038501985">
    <w:abstractNumId w:val="26"/>
  </w:num>
  <w:num w:numId="8" w16cid:durableId="1032078438">
    <w:abstractNumId w:val="41"/>
  </w:num>
  <w:num w:numId="9" w16cid:durableId="89936933">
    <w:abstractNumId w:val="35"/>
  </w:num>
  <w:num w:numId="10" w16cid:durableId="276184515">
    <w:abstractNumId w:val="17"/>
  </w:num>
  <w:num w:numId="11" w16cid:durableId="135994511">
    <w:abstractNumId w:val="27"/>
  </w:num>
  <w:num w:numId="12" w16cid:durableId="1972324509">
    <w:abstractNumId w:val="26"/>
  </w:num>
  <w:num w:numId="13" w16cid:durableId="1911648308">
    <w:abstractNumId w:val="26"/>
  </w:num>
  <w:num w:numId="14" w16cid:durableId="1916429761">
    <w:abstractNumId w:val="47"/>
  </w:num>
  <w:num w:numId="15" w16cid:durableId="1498228147">
    <w:abstractNumId w:val="31"/>
  </w:num>
  <w:num w:numId="16" w16cid:durableId="2010517787">
    <w:abstractNumId w:val="3"/>
  </w:num>
  <w:num w:numId="17" w16cid:durableId="2019186091">
    <w:abstractNumId w:val="25"/>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3"/>
  </w:num>
  <w:num w:numId="23" w16cid:durableId="1010254555">
    <w:abstractNumId w:val="48"/>
  </w:num>
  <w:num w:numId="24" w16cid:durableId="1207567488">
    <w:abstractNumId w:val="26"/>
  </w:num>
  <w:num w:numId="25" w16cid:durableId="1728724944">
    <w:abstractNumId w:val="22"/>
  </w:num>
  <w:num w:numId="26" w16cid:durableId="439571368">
    <w:abstractNumId w:val="45"/>
  </w:num>
  <w:num w:numId="27" w16cid:durableId="612326416">
    <w:abstractNumId w:val="8"/>
  </w:num>
  <w:num w:numId="28" w16cid:durableId="1964263734">
    <w:abstractNumId w:val="37"/>
  </w:num>
  <w:num w:numId="29" w16cid:durableId="1627198994">
    <w:abstractNumId w:val="39"/>
  </w:num>
  <w:num w:numId="30" w16cid:durableId="756444286">
    <w:abstractNumId w:val="42"/>
  </w:num>
  <w:num w:numId="31" w16cid:durableId="1744718437">
    <w:abstractNumId w:val="38"/>
  </w:num>
  <w:num w:numId="32" w16cid:durableId="989363084">
    <w:abstractNumId w:val="46"/>
  </w:num>
  <w:num w:numId="33" w16cid:durableId="1262686292">
    <w:abstractNumId w:val="13"/>
  </w:num>
  <w:num w:numId="34" w16cid:durableId="39785757">
    <w:abstractNumId w:val="7"/>
  </w:num>
  <w:num w:numId="35" w16cid:durableId="1663242361">
    <w:abstractNumId w:val="18"/>
  </w:num>
  <w:num w:numId="36" w16cid:durableId="718406644">
    <w:abstractNumId w:val="29"/>
  </w:num>
  <w:num w:numId="37" w16cid:durableId="702557090">
    <w:abstractNumId w:val="33"/>
  </w:num>
  <w:num w:numId="38" w16cid:durableId="334454838">
    <w:abstractNumId w:val="21"/>
  </w:num>
  <w:num w:numId="39" w16cid:durableId="61565964">
    <w:abstractNumId w:val="26"/>
  </w:num>
  <w:num w:numId="40" w16cid:durableId="957831328">
    <w:abstractNumId w:val="26"/>
  </w:num>
  <w:num w:numId="41" w16cid:durableId="1155217636">
    <w:abstractNumId w:val="26"/>
  </w:num>
  <w:num w:numId="42" w16cid:durableId="377511696">
    <w:abstractNumId w:val="26"/>
  </w:num>
  <w:num w:numId="43" w16cid:durableId="408624007">
    <w:abstractNumId w:val="26"/>
  </w:num>
  <w:num w:numId="44" w16cid:durableId="1820148448">
    <w:abstractNumId w:val="26"/>
  </w:num>
  <w:num w:numId="45" w16cid:durableId="13114798">
    <w:abstractNumId w:val="26"/>
  </w:num>
  <w:num w:numId="46" w16cid:durableId="1925147370">
    <w:abstractNumId w:val="26"/>
  </w:num>
  <w:num w:numId="47" w16cid:durableId="1879465115">
    <w:abstractNumId w:val="26"/>
  </w:num>
  <w:num w:numId="48" w16cid:durableId="1300499437">
    <w:abstractNumId w:val="26"/>
  </w:num>
  <w:num w:numId="49" w16cid:durableId="494344809">
    <w:abstractNumId w:val="36"/>
  </w:num>
  <w:num w:numId="50" w16cid:durableId="1938904600">
    <w:abstractNumId w:val="4"/>
  </w:num>
  <w:num w:numId="51" w16cid:durableId="1707876114">
    <w:abstractNumId w:val="20"/>
  </w:num>
  <w:num w:numId="52" w16cid:durableId="1173103392">
    <w:abstractNumId w:val="24"/>
  </w:num>
  <w:num w:numId="53" w16cid:durableId="322976955">
    <w:abstractNumId w:val="5"/>
  </w:num>
  <w:num w:numId="54" w16cid:durableId="1912538791">
    <w:abstractNumId w:val="40"/>
  </w:num>
  <w:num w:numId="55" w16cid:durableId="1013338080">
    <w:abstractNumId w:val="11"/>
  </w:num>
  <w:num w:numId="56" w16cid:durableId="1636331521">
    <w:abstractNumId w:val="2"/>
  </w:num>
  <w:num w:numId="57" w16cid:durableId="1593320635">
    <w:abstractNumId w:val="28"/>
  </w:num>
  <w:num w:numId="58" w16cid:durableId="1595166919">
    <w:abstractNumId w:val="6"/>
  </w:num>
  <w:num w:numId="59" w16cid:durableId="2089301278">
    <w:abstractNumId w:val="43"/>
  </w:num>
  <w:num w:numId="60" w16cid:durableId="1064061208">
    <w:abstractNumId w:val="32"/>
  </w:num>
  <w:num w:numId="61" w16cid:durableId="182595037">
    <w:abstractNumId w:val="19"/>
  </w:num>
  <w:num w:numId="62" w16cid:durableId="1261794624">
    <w:abstractNumId w:val="26"/>
  </w:num>
  <w:num w:numId="63" w16cid:durableId="1020740047">
    <w:abstractNumId w:val="34"/>
  </w:num>
  <w:num w:numId="64" w16cid:durableId="1151825109">
    <w:abstractNumId w:val="44"/>
  </w:num>
  <w:num w:numId="65" w16cid:durableId="440608348">
    <w:abstractNumId w:val="16"/>
  </w:num>
  <w:num w:numId="66" w16cid:durableId="1738360507">
    <w:abstractNumId w:val="1"/>
  </w:num>
  <w:num w:numId="67" w16cid:durableId="1363902161">
    <w:abstractNumId w:val="14"/>
  </w:num>
  <w:num w:numId="68" w16cid:durableId="607398538">
    <w:abstractNumId w:val="1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2CB3"/>
    <w:rsid w:val="0000360D"/>
    <w:rsid w:val="000041EE"/>
    <w:rsid w:val="0000427A"/>
    <w:rsid w:val="0000435A"/>
    <w:rsid w:val="00004A87"/>
    <w:rsid w:val="000055E5"/>
    <w:rsid w:val="00007222"/>
    <w:rsid w:val="0000785A"/>
    <w:rsid w:val="00010C75"/>
    <w:rsid w:val="00010F36"/>
    <w:rsid w:val="00010F4B"/>
    <w:rsid w:val="00011114"/>
    <w:rsid w:val="000133A9"/>
    <w:rsid w:val="000133BA"/>
    <w:rsid w:val="000139C2"/>
    <w:rsid w:val="00013A37"/>
    <w:rsid w:val="00013E68"/>
    <w:rsid w:val="00013F2A"/>
    <w:rsid w:val="00014402"/>
    <w:rsid w:val="000149EE"/>
    <w:rsid w:val="00014C5E"/>
    <w:rsid w:val="00014E85"/>
    <w:rsid w:val="00016195"/>
    <w:rsid w:val="00017D15"/>
    <w:rsid w:val="00020B0C"/>
    <w:rsid w:val="00021260"/>
    <w:rsid w:val="000216EE"/>
    <w:rsid w:val="00021991"/>
    <w:rsid w:val="000219A5"/>
    <w:rsid w:val="00022D06"/>
    <w:rsid w:val="000244BE"/>
    <w:rsid w:val="00024793"/>
    <w:rsid w:val="00025B9B"/>
    <w:rsid w:val="00026321"/>
    <w:rsid w:val="0002702E"/>
    <w:rsid w:val="00027FDA"/>
    <w:rsid w:val="00030EE8"/>
    <w:rsid w:val="00032A2A"/>
    <w:rsid w:val="000355CC"/>
    <w:rsid w:val="00035AC5"/>
    <w:rsid w:val="0003799E"/>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57F"/>
    <w:rsid w:val="00050FC3"/>
    <w:rsid w:val="0005186A"/>
    <w:rsid w:val="000521A1"/>
    <w:rsid w:val="00052927"/>
    <w:rsid w:val="00052D14"/>
    <w:rsid w:val="000534D4"/>
    <w:rsid w:val="000537B9"/>
    <w:rsid w:val="00053FB2"/>
    <w:rsid w:val="00054F7B"/>
    <w:rsid w:val="0005574F"/>
    <w:rsid w:val="00055888"/>
    <w:rsid w:val="000573DC"/>
    <w:rsid w:val="000574A8"/>
    <w:rsid w:val="00060449"/>
    <w:rsid w:val="00060513"/>
    <w:rsid w:val="00061289"/>
    <w:rsid w:val="00061383"/>
    <w:rsid w:val="00062454"/>
    <w:rsid w:val="00063B0F"/>
    <w:rsid w:val="00063CC1"/>
    <w:rsid w:val="00064773"/>
    <w:rsid w:val="00066536"/>
    <w:rsid w:val="00067511"/>
    <w:rsid w:val="00072EE4"/>
    <w:rsid w:val="00074B66"/>
    <w:rsid w:val="000752BD"/>
    <w:rsid w:val="00075C6C"/>
    <w:rsid w:val="00076BD0"/>
    <w:rsid w:val="0007750F"/>
    <w:rsid w:val="000806CE"/>
    <w:rsid w:val="0008145C"/>
    <w:rsid w:val="000814D3"/>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9088C"/>
    <w:rsid w:val="000914DE"/>
    <w:rsid w:val="00092076"/>
    <w:rsid w:val="00092367"/>
    <w:rsid w:val="00092BD9"/>
    <w:rsid w:val="00093497"/>
    <w:rsid w:val="00093CDD"/>
    <w:rsid w:val="00093D9B"/>
    <w:rsid w:val="00095203"/>
    <w:rsid w:val="00095F2F"/>
    <w:rsid w:val="0009629A"/>
    <w:rsid w:val="00097A16"/>
    <w:rsid w:val="000A090A"/>
    <w:rsid w:val="000A10A3"/>
    <w:rsid w:val="000A12D1"/>
    <w:rsid w:val="000A1652"/>
    <w:rsid w:val="000A16D0"/>
    <w:rsid w:val="000A199B"/>
    <w:rsid w:val="000A3248"/>
    <w:rsid w:val="000A38CD"/>
    <w:rsid w:val="000A3B5A"/>
    <w:rsid w:val="000A3F25"/>
    <w:rsid w:val="000A4571"/>
    <w:rsid w:val="000A4B0E"/>
    <w:rsid w:val="000A4F63"/>
    <w:rsid w:val="000A75B6"/>
    <w:rsid w:val="000A76B6"/>
    <w:rsid w:val="000A7B2A"/>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2D96"/>
    <w:rsid w:val="000C4AC0"/>
    <w:rsid w:val="000C4BC6"/>
    <w:rsid w:val="000C60B0"/>
    <w:rsid w:val="000C61A4"/>
    <w:rsid w:val="000C6572"/>
    <w:rsid w:val="000C69B2"/>
    <w:rsid w:val="000C6D05"/>
    <w:rsid w:val="000D0C67"/>
    <w:rsid w:val="000D152B"/>
    <w:rsid w:val="000D17B5"/>
    <w:rsid w:val="000D2762"/>
    <w:rsid w:val="000D32BF"/>
    <w:rsid w:val="000D34A2"/>
    <w:rsid w:val="000D48F0"/>
    <w:rsid w:val="000D539C"/>
    <w:rsid w:val="000D7307"/>
    <w:rsid w:val="000D73E1"/>
    <w:rsid w:val="000E12BD"/>
    <w:rsid w:val="000E19D8"/>
    <w:rsid w:val="000E2577"/>
    <w:rsid w:val="000E4FCA"/>
    <w:rsid w:val="000E5127"/>
    <w:rsid w:val="000E65D7"/>
    <w:rsid w:val="000E6805"/>
    <w:rsid w:val="000E7BC2"/>
    <w:rsid w:val="000E7CCE"/>
    <w:rsid w:val="000F09B5"/>
    <w:rsid w:val="000F1C7D"/>
    <w:rsid w:val="000F1C9D"/>
    <w:rsid w:val="000F2279"/>
    <w:rsid w:val="000F44E6"/>
    <w:rsid w:val="000F522D"/>
    <w:rsid w:val="000F54E6"/>
    <w:rsid w:val="000F6139"/>
    <w:rsid w:val="000F68E6"/>
    <w:rsid w:val="000F692C"/>
    <w:rsid w:val="000F7FD6"/>
    <w:rsid w:val="00100876"/>
    <w:rsid w:val="0010307C"/>
    <w:rsid w:val="00103266"/>
    <w:rsid w:val="00103EFE"/>
    <w:rsid w:val="001042DE"/>
    <w:rsid w:val="00104485"/>
    <w:rsid w:val="0010453C"/>
    <w:rsid w:val="00104E07"/>
    <w:rsid w:val="00104FE4"/>
    <w:rsid w:val="0010585D"/>
    <w:rsid w:val="0010606D"/>
    <w:rsid w:val="0010647F"/>
    <w:rsid w:val="001065E0"/>
    <w:rsid w:val="0010727E"/>
    <w:rsid w:val="00111AF6"/>
    <w:rsid w:val="00111EBC"/>
    <w:rsid w:val="00113685"/>
    <w:rsid w:val="0011466B"/>
    <w:rsid w:val="00115251"/>
    <w:rsid w:val="001153A8"/>
    <w:rsid w:val="0011700B"/>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6BD8"/>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A59"/>
    <w:rsid w:val="001506B1"/>
    <w:rsid w:val="00150DF2"/>
    <w:rsid w:val="0015168D"/>
    <w:rsid w:val="00152062"/>
    <w:rsid w:val="0015214C"/>
    <w:rsid w:val="0015221D"/>
    <w:rsid w:val="0015399A"/>
    <w:rsid w:val="00153AA3"/>
    <w:rsid w:val="00153BBA"/>
    <w:rsid w:val="001545AA"/>
    <w:rsid w:val="0015490B"/>
    <w:rsid w:val="00154BD4"/>
    <w:rsid w:val="0015569E"/>
    <w:rsid w:val="00155869"/>
    <w:rsid w:val="00156262"/>
    <w:rsid w:val="001567B8"/>
    <w:rsid w:val="00156934"/>
    <w:rsid w:val="00160361"/>
    <w:rsid w:val="001606D2"/>
    <w:rsid w:val="00160F3F"/>
    <w:rsid w:val="001627B0"/>
    <w:rsid w:val="00163016"/>
    <w:rsid w:val="00163182"/>
    <w:rsid w:val="001647E5"/>
    <w:rsid w:val="001649A3"/>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6003"/>
    <w:rsid w:val="0018602D"/>
    <w:rsid w:val="00186BD7"/>
    <w:rsid w:val="001908E1"/>
    <w:rsid w:val="00190BFD"/>
    <w:rsid w:val="00191E34"/>
    <w:rsid w:val="00192FEB"/>
    <w:rsid w:val="00194345"/>
    <w:rsid w:val="001945F0"/>
    <w:rsid w:val="00195415"/>
    <w:rsid w:val="00196550"/>
    <w:rsid w:val="00196EB3"/>
    <w:rsid w:val="00197B16"/>
    <w:rsid w:val="001A0219"/>
    <w:rsid w:val="001A1E22"/>
    <w:rsid w:val="001A30E5"/>
    <w:rsid w:val="001A313A"/>
    <w:rsid w:val="001A4072"/>
    <w:rsid w:val="001A515B"/>
    <w:rsid w:val="001A6B7E"/>
    <w:rsid w:val="001A7B78"/>
    <w:rsid w:val="001B0D18"/>
    <w:rsid w:val="001B1120"/>
    <w:rsid w:val="001B12EC"/>
    <w:rsid w:val="001B17B7"/>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C0107"/>
    <w:rsid w:val="001C083F"/>
    <w:rsid w:val="001C10EA"/>
    <w:rsid w:val="001C15B8"/>
    <w:rsid w:val="001C2A47"/>
    <w:rsid w:val="001C2A8B"/>
    <w:rsid w:val="001C302B"/>
    <w:rsid w:val="001C420E"/>
    <w:rsid w:val="001C424C"/>
    <w:rsid w:val="001C4D81"/>
    <w:rsid w:val="001C5431"/>
    <w:rsid w:val="001C665B"/>
    <w:rsid w:val="001C7C39"/>
    <w:rsid w:val="001C7D53"/>
    <w:rsid w:val="001D084C"/>
    <w:rsid w:val="001D1CC0"/>
    <w:rsid w:val="001D3063"/>
    <w:rsid w:val="001D4679"/>
    <w:rsid w:val="001D55A6"/>
    <w:rsid w:val="001D5EA7"/>
    <w:rsid w:val="001D6870"/>
    <w:rsid w:val="001D6B97"/>
    <w:rsid w:val="001D6C31"/>
    <w:rsid w:val="001D71FD"/>
    <w:rsid w:val="001D7334"/>
    <w:rsid w:val="001D7418"/>
    <w:rsid w:val="001D755E"/>
    <w:rsid w:val="001D7CF8"/>
    <w:rsid w:val="001E095B"/>
    <w:rsid w:val="001E3F46"/>
    <w:rsid w:val="001E49C3"/>
    <w:rsid w:val="001E4AA4"/>
    <w:rsid w:val="001E4CD2"/>
    <w:rsid w:val="001E4D8D"/>
    <w:rsid w:val="001E5FC5"/>
    <w:rsid w:val="001F04C6"/>
    <w:rsid w:val="001F0DCB"/>
    <w:rsid w:val="001F165D"/>
    <w:rsid w:val="001F18FE"/>
    <w:rsid w:val="001F1C49"/>
    <w:rsid w:val="001F21AA"/>
    <w:rsid w:val="001F220F"/>
    <w:rsid w:val="001F2257"/>
    <w:rsid w:val="001F3F1D"/>
    <w:rsid w:val="001F448B"/>
    <w:rsid w:val="001F5379"/>
    <w:rsid w:val="001F6B85"/>
    <w:rsid w:val="001F7216"/>
    <w:rsid w:val="001F77F9"/>
    <w:rsid w:val="001F7CA5"/>
    <w:rsid w:val="001F7D20"/>
    <w:rsid w:val="0020041F"/>
    <w:rsid w:val="00200913"/>
    <w:rsid w:val="00200A7F"/>
    <w:rsid w:val="00200D0E"/>
    <w:rsid w:val="00201BE0"/>
    <w:rsid w:val="00201E41"/>
    <w:rsid w:val="00202801"/>
    <w:rsid w:val="00202808"/>
    <w:rsid w:val="0020310B"/>
    <w:rsid w:val="00203269"/>
    <w:rsid w:val="0020469F"/>
    <w:rsid w:val="00204D5B"/>
    <w:rsid w:val="00204D6A"/>
    <w:rsid w:val="00204DCC"/>
    <w:rsid w:val="00206467"/>
    <w:rsid w:val="00206631"/>
    <w:rsid w:val="00210484"/>
    <w:rsid w:val="00210865"/>
    <w:rsid w:val="00210B38"/>
    <w:rsid w:val="00210CAE"/>
    <w:rsid w:val="00212B8C"/>
    <w:rsid w:val="0021345F"/>
    <w:rsid w:val="002152C9"/>
    <w:rsid w:val="00215630"/>
    <w:rsid w:val="00217233"/>
    <w:rsid w:val="002179EF"/>
    <w:rsid w:val="002206C5"/>
    <w:rsid w:val="00220721"/>
    <w:rsid w:val="00221593"/>
    <w:rsid w:val="00221D08"/>
    <w:rsid w:val="00223852"/>
    <w:rsid w:val="00223B74"/>
    <w:rsid w:val="00223F9C"/>
    <w:rsid w:val="00224014"/>
    <w:rsid w:val="002247D3"/>
    <w:rsid w:val="00224939"/>
    <w:rsid w:val="002250BA"/>
    <w:rsid w:val="00226A4E"/>
    <w:rsid w:val="002312C7"/>
    <w:rsid w:val="002318B2"/>
    <w:rsid w:val="00231BF3"/>
    <w:rsid w:val="002326DA"/>
    <w:rsid w:val="00232C87"/>
    <w:rsid w:val="002337A3"/>
    <w:rsid w:val="00233881"/>
    <w:rsid w:val="00234909"/>
    <w:rsid w:val="00234B77"/>
    <w:rsid w:val="00234D17"/>
    <w:rsid w:val="002351E4"/>
    <w:rsid w:val="00235A25"/>
    <w:rsid w:val="002361A0"/>
    <w:rsid w:val="0023740C"/>
    <w:rsid w:val="00237740"/>
    <w:rsid w:val="002379BD"/>
    <w:rsid w:val="00240221"/>
    <w:rsid w:val="00240495"/>
    <w:rsid w:val="002407B3"/>
    <w:rsid w:val="00240DC7"/>
    <w:rsid w:val="00240E49"/>
    <w:rsid w:val="0024263B"/>
    <w:rsid w:val="00243D8B"/>
    <w:rsid w:val="002451AF"/>
    <w:rsid w:val="00245240"/>
    <w:rsid w:val="002453C8"/>
    <w:rsid w:val="00246FB5"/>
    <w:rsid w:val="00250DCB"/>
    <w:rsid w:val="0025116F"/>
    <w:rsid w:val="00251A9F"/>
    <w:rsid w:val="00252304"/>
    <w:rsid w:val="00253FBA"/>
    <w:rsid w:val="002545E8"/>
    <w:rsid w:val="00254FE6"/>
    <w:rsid w:val="00255B91"/>
    <w:rsid w:val="00255FC0"/>
    <w:rsid w:val="00256D66"/>
    <w:rsid w:val="00257034"/>
    <w:rsid w:val="00257579"/>
    <w:rsid w:val="00257D4F"/>
    <w:rsid w:val="00260826"/>
    <w:rsid w:val="00260828"/>
    <w:rsid w:val="00261A8F"/>
    <w:rsid w:val="0026226E"/>
    <w:rsid w:val="002623A1"/>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1087"/>
    <w:rsid w:val="00292375"/>
    <w:rsid w:val="002925C0"/>
    <w:rsid w:val="00292A16"/>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38E4"/>
    <w:rsid w:val="002B403B"/>
    <w:rsid w:val="002B52F5"/>
    <w:rsid w:val="002B7542"/>
    <w:rsid w:val="002B7E15"/>
    <w:rsid w:val="002C0F04"/>
    <w:rsid w:val="002C1227"/>
    <w:rsid w:val="002C1B1B"/>
    <w:rsid w:val="002C2C95"/>
    <w:rsid w:val="002C34A8"/>
    <w:rsid w:val="002C461A"/>
    <w:rsid w:val="002C4DE6"/>
    <w:rsid w:val="002C528F"/>
    <w:rsid w:val="002C683F"/>
    <w:rsid w:val="002C6A20"/>
    <w:rsid w:val="002C7F11"/>
    <w:rsid w:val="002D0ABE"/>
    <w:rsid w:val="002D0D56"/>
    <w:rsid w:val="002D26E5"/>
    <w:rsid w:val="002D303D"/>
    <w:rsid w:val="002D354F"/>
    <w:rsid w:val="002D38EF"/>
    <w:rsid w:val="002D3BB6"/>
    <w:rsid w:val="002D5191"/>
    <w:rsid w:val="002D5E78"/>
    <w:rsid w:val="002D71B9"/>
    <w:rsid w:val="002D753F"/>
    <w:rsid w:val="002D75F1"/>
    <w:rsid w:val="002E069A"/>
    <w:rsid w:val="002E08B8"/>
    <w:rsid w:val="002E1F8F"/>
    <w:rsid w:val="002E38EC"/>
    <w:rsid w:val="002E3F5A"/>
    <w:rsid w:val="002E4449"/>
    <w:rsid w:val="002E517C"/>
    <w:rsid w:val="002E5D33"/>
    <w:rsid w:val="002E638C"/>
    <w:rsid w:val="002E65AD"/>
    <w:rsid w:val="002E72E6"/>
    <w:rsid w:val="002F0878"/>
    <w:rsid w:val="002F0969"/>
    <w:rsid w:val="002F0D45"/>
    <w:rsid w:val="002F1C43"/>
    <w:rsid w:val="002F2FE7"/>
    <w:rsid w:val="002F33D6"/>
    <w:rsid w:val="002F359C"/>
    <w:rsid w:val="002F409C"/>
    <w:rsid w:val="002F40FF"/>
    <w:rsid w:val="002F4B5A"/>
    <w:rsid w:val="002F5DA5"/>
    <w:rsid w:val="002F7D2B"/>
    <w:rsid w:val="00300A11"/>
    <w:rsid w:val="00300B7B"/>
    <w:rsid w:val="003047CE"/>
    <w:rsid w:val="00304809"/>
    <w:rsid w:val="00304C89"/>
    <w:rsid w:val="003057B4"/>
    <w:rsid w:val="00306763"/>
    <w:rsid w:val="00307FE2"/>
    <w:rsid w:val="003100FD"/>
    <w:rsid w:val="0031042E"/>
    <w:rsid w:val="0031133C"/>
    <w:rsid w:val="00312473"/>
    <w:rsid w:val="00312847"/>
    <w:rsid w:val="003143FC"/>
    <w:rsid w:val="003147CB"/>
    <w:rsid w:val="00315594"/>
    <w:rsid w:val="00317323"/>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B9C"/>
    <w:rsid w:val="00327194"/>
    <w:rsid w:val="00327316"/>
    <w:rsid w:val="00327683"/>
    <w:rsid w:val="00327D55"/>
    <w:rsid w:val="00327E8E"/>
    <w:rsid w:val="003305CA"/>
    <w:rsid w:val="00330867"/>
    <w:rsid w:val="0033088D"/>
    <w:rsid w:val="00330B78"/>
    <w:rsid w:val="003315E2"/>
    <w:rsid w:val="00332A34"/>
    <w:rsid w:val="00333219"/>
    <w:rsid w:val="0033372E"/>
    <w:rsid w:val="00333813"/>
    <w:rsid w:val="00333E54"/>
    <w:rsid w:val="0033434B"/>
    <w:rsid w:val="00335921"/>
    <w:rsid w:val="00340487"/>
    <w:rsid w:val="00340813"/>
    <w:rsid w:val="003416F8"/>
    <w:rsid w:val="003430DE"/>
    <w:rsid w:val="003433B2"/>
    <w:rsid w:val="0034351F"/>
    <w:rsid w:val="00344A2C"/>
    <w:rsid w:val="00345A7E"/>
    <w:rsid w:val="00345B85"/>
    <w:rsid w:val="00346616"/>
    <w:rsid w:val="00346DC1"/>
    <w:rsid w:val="00347296"/>
    <w:rsid w:val="00347A6A"/>
    <w:rsid w:val="0035033B"/>
    <w:rsid w:val="0035080A"/>
    <w:rsid w:val="00350C47"/>
    <w:rsid w:val="00352C91"/>
    <w:rsid w:val="003537B9"/>
    <w:rsid w:val="00353B4D"/>
    <w:rsid w:val="00353D3B"/>
    <w:rsid w:val="00354012"/>
    <w:rsid w:val="003544B6"/>
    <w:rsid w:val="0035462B"/>
    <w:rsid w:val="00354A42"/>
    <w:rsid w:val="00356AB6"/>
    <w:rsid w:val="00357A5C"/>
    <w:rsid w:val="003603EC"/>
    <w:rsid w:val="0036067B"/>
    <w:rsid w:val="00360F0F"/>
    <w:rsid w:val="00361F02"/>
    <w:rsid w:val="00362401"/>
    <w:rsid w:val="003626B5"/>
    <w:rsid w:val="0036396C"/>
    <w:rsid w:val="00363DDF"/>
    <w:rsid w:val="003645CF"/>
    <w:rsid w:val="00364A2F"/>
    <w:rsid w:val="00364B09"/>
    <w:rsid w:val="00366093"/>
    <w:rsid w:val="003676E5"/>
    <w:rsid w:val="00370EB9"/>
    <w:rsid w:val="003723AD"/>
    <w:rsid w:val="003726C3"/>
    <w:rsid w:val="003726F7"/>
    <w:rsid w:val="003740E8"/>
    <w:rsid w:val="00374B64"/>
    <w:rsid w:val="00375107"/>
    <w:rsid w:val="003769C1"/>
    <w:rsid w:val="00376C29"/>
    <w:rsid w:val="003771D8"/>
    <w:rsid w:val="003773D8"/>
    <w:rsid w:val="0038201E"/>
    <w:rsid w:val="003826D9"/>
    <w:rsid w:val="00383CBA"/>
    <w:rsid w:val="003840ED"/>
    <w:rsid w:val="00385494"/>
    <w:rsid w:val="00385810"/>
    <w:rsid w:val="00386A96"/>
    <w:rsid w:val="00386CD0"/>
    <w:rsid w:val="00386DA0"/>
    <w:rsid w:val="00386FF1"/>
    <w:rsid w:val="00387583"/>
    <w:rsid w:val="00387EC2"/>
    <w:rsid w:val="0039087B"/>
    <w:rsid w:val="003912EF"/>
    <w:rsid w:val="003929D4"/>
    <w:rsid w:val="003938F6"/>
    <w:rsid w:val="00393B58"/>
    <w:rsid w:val="00393D94"/>
    <w:rsid w:val="0039456E"/>
    <w:rsid w:val="00394FA3"/>
    <w:rsid w:val="00395122"/>
    <w:rsid w:val="0039520C"/>
    <w:rsid w:val="00395B41"/>
    <w:rsid w:val="00395DB4"/>
    <w:rsid w:val="003966AD"/>
    <w:rsid w:val="003973C1"/>
    <w:rsid w:val="0039768F"/>
    <w:rsid w:val="003A0108"/>
    <w:rsid w:val="003A0406"/>
    <w:rsid w:val="003A08DE"/>
    <w:rsid w:val="003A0EDD"/>
    <w:rsid w:val="003A2571"/>
    <w:rsid w:val="003A274E"/>
    <w:rsid w:val="003A3B5A"/>
    <w:rsid w:val="003A5172"/>
    <w:rsid w:val="003A58D4"/>
    <w:rsid w:val="003A5C51"/>
    <w:rsid w:val="003A5EC9"/>
    <w:rsid w:val="003A61D8"/>
    <w:rsid w:val="003A64B5"/>
    <w:rsid w:val="003A6852"/>
    <w:rsid w:val="003A6B6F"/>
    <w:rsid w:val="003A6CA4"/>
    <w:rsid w:val="003A7433"/>
    <w:rsid w:val="003A79CB"/>
    <w:rsid w:val="003B067B"/>
    <w:rsid w:val="003B0C20"/>
    <w:rsid w:val="003B106B"/>
    <w:rsid w:val="003B2124"/>
    <w:rsid w:val="003B3024"/>
    <w:rsid w:val="003B4962"/>
    <w:rsid w:val="003B4CF5"/>
    <w:rsid w:val="003B5091"/>
    <w:rsid w:val="003B5CAB"/>
    <w:rsid w:val="003B6027"/>
    <w:rsid w:val="003B6115"/>
    <w:rsid w:val="003B6755"/>
    <w:rsid w:val="003B675C"/>
    <w:rsid w:val="003B6F7E"/>
    <w:rsid w:val="003B70A2"/>
    <w:rsid w:val="003B796A"/>
    <w:rsid w:val="003B7C1E"/>
    <w:rsid w:val="003C1254"/>
    <w:rsid w:val="003C1D9A"/>
    <w:rsid w:val="003C2FAA"/>
    <w:rsid w:val="003C332D"/>
    <w:rsid w:val="003C4443"/>
    <w:rsid w:val="003C44B9"/>
    <w:rsid w:val="003C5439"/>
    <w:rsid w:val="003C543B"/>
    <w:rsid w:val="003C55B1"/>
    <w:rsid w:val="003C5B73"/>
    <w:rsid w:val="003D0473"/>
    <w:rsid w:val="003D0F9B"/>
    <w:rsid w:val="003D1077"/>
    <w:rsid w:val="003D1670"/>
    <w:rsid w:val="003D26AC"/>
    <w:rsid w:val="003D3027"/>
    <w:rsid w:val="003D3ACB"/>
    <w:rsid w:val="003D3C6C"/>
    <w:rsid w:val="003D4A55"/>
    <w:rsid w:val="003D5D57"/>
    <w:rsid w:val="003D5DEC"/>
    <w:rsid w:val="003D6603"/>
    <w:rsid w:val="003E3441"/>
    <w:rsid w:val="003E3AF3"/>
    <w:rsid w:val="003E3BA3"/>
    <w:rsid w:val="003E3BC8"/>
    <w:rsid w:val="003E3FD8"/>
    <w:rsid w:val="003E41A4"/>
    <w:rsid w:val="003E4762"/>
    <w:rsid w:val="003E4C2A"/>
    <w:rsid w:val="003E5C66"/>
    <w:rsid w:val="003E6C29"/>
    <w:rsid w:val="003E7056"/>
    <w:rsid w:val="003E7A71"/>
    <w:rsid w:val="003F0B26"/>
    <w:rsid w:val="003F15F7"/>
    <w:rsid w:val="003F347A"/>
    <w:rsid w:val="003F3F0B"/>
    <w:rsid w:val="003F455C"/>
    <w:rsid w:val="003F51E2"/>
    <w:rsid w:val="003F5885"/>
    <w:rsid w:val="003F58AC"/>
    <w:rsid w:val="003F72C9"/>
    <w:rsid w:val="003F7823"/>
    <w:rsid w:val="0040077F"/>
    <w:rsid w:val="00401A7E"/>
    <w:rsid w:val="00401BC9"/>
    <w:rsid w:val="00402130"/>
    <w:rsid w:val="0040283F"/>
    <w:rsid w:val="00402FE2"/>
    <w:rsid w:val="00403177"/>
    <w:rsid w:val="00403757"/>
    <w:rsid w:val="004040DC"/>
    <w:rsid w:val="0040425A"/>
    <w:rsid w:val="00404850"/>
    <w:rsid w:val="00405207"/>
    <w:rsid w:val="004055DF"/>
    <w:rsid w:val="004056DC"/>
    <w:rsid w:val="00407710"/>
    <w:rsid w:val="00407E05"/>
    <w:rsid w:val="004102B3"/>
    <w:rsid w:val="0041172E"/>
    <w:rsid w:val="00411AE1"/>
    <w:rsid w:val="00412987"/>
    <w:rsid w:val="004135CC"/>
    <w:rsid w:val="0041371D"/>
    <w:rsid w:val="004150A5"/>
    <w:rsid w:val="00415299"/>
    <w:rsid w:val="004166BE"/>
    <w:rsid w:val="004168F4"/>
    <w:rsid w:val="00416C7E"/>
    <w:rsid w:val="00416C96"/>
    <w:rsid w:val="00417E1B"/>
    <w:rsid w:val="00420F88"/>
    <w:rsid w:val="00421EF9"/>
    <w:rsid w:val="0042203E"/>
    <w:rsid w:val="00422061"/>
    <w:rsid w:val="004229DF"/>
    <w:rsid w:val="00422C52"/>
    <w:rsid w:val="004237FD"/>
    <w:rsid w:val="00423F50"/>
    <w:rsid w:val="004241B4"/>
    <w:rsid w:val="00425641"/>
    <w:rsid w:val="00425699"/>
    <w:rsid w:val="004256BC"/>
    <w:rsid w:val="004266E6"/>
    <w:rsid w:val="00426F2D"/>
    <w:rsid w:val="00427043"/>
    <w:rsid w:val="00427542"/>
    <w:rsid w:val="00427E3E"/>
    <w:rsid w:val="00430CDD"/>
    <w:rsid w:val="004313AC"/>
    <w:rsid w:val="00431844"/>
    <w:rsid w:val="00431AC2"/>
    <w:rsid w:val="004328D8"/>
    <w:rsid w:val="0043331A"/>
    <w:rsid w:val="004337F2"/>
    <w:rsid w:val="00433E4E"/>
    <w:rsid w:val="004340A9"/>
    <w:rsid w:val="004344A5"/>
    <w:rsid w:val="00434FD8"/>
    <w:rsid w:val="004367B4"/>
    <w:rsid w:val="00436DBB"/>
    <w:rsid w:val="0043725F"/>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58A"/>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2D9"/>
    <w:rsid w:val="00473438"/>
    <w:rsid w:val="00473CBA"/>
    <w:rsid w:val="00474A7F"/>
    <w:rsid w:val="00474C2C"/>
    <w:rsid w:val="00475EAE"/>
    <w:rsid w:val="00475F7D"/>
    <w:rsid w:val="00477121"/>
    <w:rsid w:val="0047771E"/>
    <w:rsid w:val="00477856"/>
    <w:rsid w:val="004806B5"/>
    <w:rsid w:val="00480A26"/>
    <w:rsid w:val="00480ADD"/>
    <w:rsid w:val="00481400"/>
    <w:rsid w:val="00481F0C"/>
    <w:rsid w:val="004826A0"/>
    <w:rsid w:val="0048290F"/>
    <w:rsid w:val="00484BE1"/>
    <w:rsid w:val="004851D6"/>
    <w:rsid w:val="00485B60"/>
    <w:rsid w:val="00485C0C"/>
    <w:rsid w:val="0048688E"/>
    <w:rsid w:val="00486FE0"/>
    <w:rsid w:val="00490397"/>
    <w:rsid w:val="00490F19"/>
    <w:rsid w:val="00491188"/>
    <w:rsid w:val="0049162B"/>
    <w:rsid w:val="00491A04"/>
    <w:rsid w:val="00493D6C"/>
    <w:rsid w:val="00494350"/>
    <w:rsid w:val="00495002"/>
    <w:rsid w:val="00495748"/>
    <w:rsid w:val="00495912"/>
    <w:rsid w:val="00495AC8"/>
    <w:rsid w:val="00497347"/>
    <w:rsid w:val="004A0037"/>
    <w:rsid w:val="004A0436"/>
    <w:rsid w:val="004A0F4F"/>
    <w:rsid w:val="004A1650"/>
    <w:rsid w:val="004A1D82"/>
    <w:rsid w:val="004A2F86"/>
    <w:rsid w:val="004A42B8"/>
    <w:rsid w:val="004A4CFE"/>
    <w:rsid w:val="004A50C4"/>
    <w:rsid w:val="004A5A26"/>
    <w:rsid w:val="004A62D9"/>
    <w:rsid w:val="004A756C"/>
    <w:rsid w:val="004B015A"/>
    <w:rsid w:val="004B0377"/>
    <w:rsid w:val="004B0945"/>
    <w:rsid w:val="004B0C84"/>
    <w:rsid w:val="004B0F1C"/>
    <w:rsid w:val="004B1C51"/>
    <w:rsid w:val="004B1DD2"/>
    <w:rsid w:val="004B308A"/>
    <w:rsid w:val="004B3E05"/>
    <w:rsid w:val="004B3FB2"/>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40D6"/>
    <w:rsid w:val="004C5EAD"/>
    <w:rsid w:val="004C6833"/>
    <w:rsid w:val="004C7108"/>
    <w:rsid w:val="004C78EE"/>
    <w:rsid w:val="004C7F6F"/>
    <w:rsid w:val="004D1442"/>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47B"/>
    <w:rsid w:val="004E15B9"/>
    <w:rsid w:val="004E203B"/>
    <w:rsid w:val="004E2915"/>
    <w:rsid w:val="004E412F"/>
    <w:rsid w:val="004E4527"/>
    <w:rsid w:val="004E459A"/>
    <w:rsid w:val="004E4B2C"/>
    <w:rsid w:val="004E4CDE"/>
    <w:rsid w:val="004E5B9A"/>
    <w:rsid w:val="004E6251"/>
    <w:rsid w:val="004E628A"/>
    <w:rsid w:val="004E67C8"/>
    <w:rsid w:val="004E6840"/>
    <w:rsid w:val="004E6E08"/>
    <w:rsid w:val="004E7EB3"/>
    <w:rsid w:val="004F0808"/>
    <w:rsid w:val="004F0C2C"/>
    <w:rsid w:val="004F1350"/>
    <w:rsid w:val="004F3546"/>
    <w:rsid w:val="004F38A8"/>
    <w:rsid w:val="004F399B"/>
    <w:rsid w:val="004F3AC2"/>
    <w:rsid w:val="004F40EC"/>
    <w:rsid w:val="004F41BB"/>
    <w:rsid w:val="004F470A"/>
    <w:rsid w:val="004F5D3B"/>
    <w:rsid w:val="004F6040"/>
    <w:rsid w:val="004F6CFB"/>
    <w:rsid w:val="004F78B9"/>
    <w:rsid w:val="005003F5"/>
    <w:rsid w:val="00500497"/>
    <w:rsid w:val="00500B6A"/>
    <w:rsid w:val="00500E6A"/>
    <w:rsid w:val="00501AEC"/>
    <w:rsid w:val="005032B9"/>
    <w:rsid w:val="00503AE4"/>
    <w:rsid w:val="00504819"/>
    <w:rsid w:val="00504AF3"/>
    <w:rsid w:val="00505C0E"/>
    <w:rsid w:val="00506019"/>
    <w:rsid w:val="00506D2E"/>
    <w:rsid w:val="00506F9B"/>
    <w:rsid w:val="00507136"/>
    <w:rsid w:val="005074E6"/>
    <w:rsid w:val="005111F8"/>
    <w:rsid w:val="0051228A"/>
    <w:rsid w:val="00512C13"/>
    <w:rsid w:val="00513527"/>
    <w:rsid w:val="00513626"/>
    <w:rsid w:val="00513C8B"/>
    <w:rsid w:val="00514362"/>
    <w:rsid w:val="00514B14"/>
    <w:rsid w:val="00515C44"/>
    <w:rsid w:val="005172B0"/>
    <w:rsid w:val="005206A8"/>
    <w:rsid w:val="00520740"/>
    <w:rsid w:val="005207DE"/>
    <w:rsid w:val="00520A8F"/>
    <w:rsid w:val="005212EB"/>
    <w:rsid w:val="00522479"/>
    <w:rsid w:val="00522618"/>
    <w:rsid w:val="00522C11"/>
    <w:rsid w:val="00523284"/>
    <w:rsid w:val="005232AE"/>
    <w:rsid w:val="005241CB"/>
    <w:rsid w:val="0052498E"/>
    <w:rsid w:val="00524F8C"/>
    <w:rsid w:val="00525734"/>
    <w:rsid w:val="00525BF5"/>
    <w:rsid w:val="00527B7F"/>
    <w:rsid w:val="005312FD"/>
    <w:rsid w:val="005313F9"/>
    <w:rsid w:val="00531E88"/>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D17"/>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035"/>
    <w:rsid w:val="005662F2"/>
    <w:rsid w:val="005664E8"/>
    <w:rsid w:val="0056662A"/>
    <w:rsid w:val="0056734C"/>
    <w:rsid w:val="00567591"/>
    <w:rsid w:val="005675EE"/>
    <w:rsid w:val="00570712"/>
    <w:rsid w:val="00571197"/>
    <w:rsid w:val="00571EEF"/>
    <w:rsid w:val="005725A7"/>
    <w:rsid w:val="00573E38"/>
    <w:rsid w:val="00574189"/>
    <w:rsid w:val="00574BE6"/>
    <w:rsid w:val="005755D9"/>
    <w:rsid w:val="00576A3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1BD8"/>
    <w:rsid w:val="00592279"/>
    <w:rsid w:val="0059342E"/>
    <w:rsid w:val="005939BB"/>
    <w:rsid w:val="0059494E"/>
    <w:rsid w:val="00594D94"/>
    <w:rsid w:val="00595E82"/>
    <w:rsid w:val="00595F38"/>
    <w:rsid w:val="00596EBE"/>
    <w:rsid w:val="0059738C"/>
    <w:rsid w:val="00597C5D"/>
    <w:rsid w:val="005A0685"/>
    <w:rsid w:val="005A0976"/>
    <w:rsid w:val="005A1231"/>
    <w:rsid w:val="005A23AD"/>
    <w:rsid w:val="005A26BC"/>
    <w:rsid w:val="005A2894"/>
    <w:rsid w:val="005A2947"/>
    <w:rsid w:val="005A335A"/>
    <w:rsid w:val="005A394B"/>
    <w:rsid w:val="005A42C1"/>
    <w:rsid w:val="005A5189"/>
    <w:rsid w:val="005A520C"/>
    <w:rsid w:val="005A5829"/>
    <w:rsid w:val="005A5E56"/>
    <w:rsid w:val="005A6315"/>
    <w:rsid w:val="005A6832"/>
    <w:rsid w:val="005A6983"/>
    <w:rsid w:val="005A6EBA"/>
    <w:rsid w:val="005A72CE"/>
    <w:rsid w:val="005A76D0"/>
    <w:rsid w:val="005A7749"/>
    <w:rsid w:val="005B059B"/>
    <w:rsid w:val="005B217C"/>
    <w:rsid w:val="005B21BD"/>
    <w:rsid w:val="005B23A1"/>
    <w:rsid w:val="005B25EF"/>
    <w:rsid w:val="005B355A"/>
    <w:rsid w:val="005B4DB1"/>
    <w:rsid w:val="005B56A8"/>
    <w:rsid w:val="005B5944"/>
    <w:rsid w:val="005B5D37"/>
    <w:rsid w:val="005B614A"/>
    <w:rsid w:val="005B637D"/>
    <w:rsid w:val="005B641B"/>
    <w:rsid w:val="005B691C"/>
    <w:rsid w:val="005B6DE2"/>
    <w:rsid w:val="005B721D"/>
    <w:rsid w:val="005B7EA7"/>
    <w:rsid w:val="005B7EE7"/>
    <w:rsid w:val="005C0688"/>
    <w:rsid w:val="005C0AC1"/>
    <w:rsid w:val="005C290E"/>
    <w:rsid w:val="005C2ECA"/>
    <w:rsid w:val="005C35F4"/>
    <w:rsid w:val="005C36D7"/>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17A1"/>
    <w:rsid w:val="005E25E7"/>
    <w:rsid w:val="005E2FBA"/>
    <w:rsid w:val="005E3FBE"/>
    <w:rsid w:val="005E4059"/>
    <w:rsid w:val="005E6A18"/>
    <w:rsid w:val="005F1D1A"/>
    <w:rsid w:val="005F21F6"/>
    <w:rsid w:val="005F2D2E"/>
    <w:rsid w:val="005F30A4"/>
    <w:rsid w:val="005F44A5"/>
    <w:rsid w:val="005F44ED"/>
    <w:rsid w:val="005F4696"/>
    <w:rsid w:val="005F6576"/>
    <w:rsid w:val="005F691C"/>
    <w:rsid w:val="0060062A"/>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5"/>
    <w:rsid w:val="006146DB"/>
    <w:rsid w:val="006150AA"/>
    <w:rsid w:val="00615417"/>
    <w:rsid w:val="00615AF5"/>
    <w:rsid w:val="0061650C"/>
    <w:rsid w:val="00617FD7"/>
    <w:rsid w:val="006202D8"/>
    <w:rsid w:val="0062142E"/>
    <w:rsid w:val="006219D8"/>
    <w:rsid w:val="0062214A"/>
    <w:rsid w:val="0062282A"/>
    <w:rsid w:val="00622CDA"/>
    <w:rsid w:val="006234AC"/>
    <w:rsid w:val="006253F8"/>
    <w:rsid w:val="00626695"/>
    <w:rsid w:val="00626DD9"/>
    <w:rsid w:val="006274DC"/>
    <w:rsid w:val="0062762B"/>
    <w:rsid w:val="00631D42"/>
    <w:rsid w:val="00632B5F"/>
    <w:rsid w:val="00633544"/>
    <w:rsid w:val="006337D1"/>
    <w:rsid w:val="0063400D"/>
    <w:rsid w:val="0063441A"/>
    <w:rsid w:val="006364A3"/>
    <w:rsid w:val="00636B7C"/>
    <w:rsid w:val="00636E9B"/>
    <w:rsid w:val="00637777"/>
    <w:rsid w:val="006421C1"/>
    <w:rsid w:val="00642363"/>
    <w:rsid w:val="00642FEC"/>
    <w:rsid w:val="00643A9C"/>
    <w:rsid w:val="00643F0B"/>
    <w:rsid w:val="006441D4"/>
    <w:rsid w:val="006452A6"/>
    <w:rsid w:val="00645987"/>
    <w:rsid w:val="00645B67"/>
    <w:rsid w:val="006462FF"/>
    <w:rsid w:val="00646FC8"/>
    <w:rsid w:val="006501E1"/>
    <w:rsid w:val="00650BC2"/>
    <w:rsid w:val="00650C83"/>
    <w:rsid w:val="00651842"/>
    <w:rsid w:val="00651EB6"/>
    <w:rsid w:val="00651FF7"/>
    <w:rsid w:val="00652AF6"/>
    <w:rsid w:val="00653ECD"/>
    <w:rsid w:val="006549B7"/>
    <w:rsid w:val="00655010"/>
    <w:rsid w:val="00655487"/>
    <w:rsid w:val="00655AF2"/>
    <w:rsid w:val="00656DDC"/>
    <w:rsid w:val="0065756F"/>
    <w:rsid w:val="00657F93"/>
    <w:rsid w:val="006601D2"/>
    <w:rsid w:val="00661818"/>
    <w:rsid w:val="00662763"/>
    <w:rsid w:val="006628EB"/>
    <w:rsid w:val="00662BF2"/>
    <w:rsid w:val="00664378"/>
    <w:rsid w:val="00664BE6"/>
    <w:rsid w:val="00664C71"/>
    <w:rsid w:val="00666244"/>
    <w:rsid w:val="00666B23"/>
    <w:rsid w:val="00667788"/>
    <w:rsid w:val="0067136C"/>
    <w:rsid w:val="006715D2"/>
    <w:rsid w:val="0067242C"/>
    <w:rsid w:val="006728D0"/>
    <w:rsid w:val="00674BDE"/>
    <w:rsid w:val="00675F54"/>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4527"/>
    <w:rsid w:val="006A5767"/>
    <w:rsid w:val="006A5F0A"/>
    <w:rsid w:val="006A66F6"/>
    <w:rsid w:val="006A7365"/>
    <w:rsid w:val="006B0454"/>
    <w:rsid w:val="006B1593"/>
    <w:rsid w:val="006B219E"/>
    <w:rsid w:val="006B2411"/>
    <w:rsid w:val="006B277F"/>
    <w:rsid w:val="006B2994"/>
    <w:rsid w:val="006B2B9F"/>
    <w:rsid w:val="006B328D"/>
    <w:rsid w:val="006B32E4"/>
    <w:rsid w:val="006B3770"/>
    <w:rsid w:val="006B3EFC"/>
    <w:rsid w:val="006B5225"/>
    <w:rsid w:val="006B5263"/>
    <w:rsid w:val="006B5F55"/>
    <w:rsid w:val="006B7AB8"/>
    <w:rsid w:val="006C0364"/>
    <w:rsid w:val="006C08E7"/>
    <w:rsid w:val="006C18DB"/>
    <w:rsid w:val="006C2B2F"/>
    <w:rsid w:val="006C3123"/>
    <w:rsid w:val="006C3CFA"/>
    <w:rsid w:val="006C5A76"/>
    <w:rsid w:val="006C5FDF"/>
    <w:rsid w:val="006C710F"/>
    <w:rsid w:val="006C73DC"/>
    <w:rsid w:val="006D09EF"/>
    <w:rsid w:val="006D11FC"/>
    <w:rsid w:val="006D23F4"/>
    <w:rsid w:val="006D25DD"/>
    <w:rsid w:val="006D260E"/>
    <w:rsid w:val="006D2E3D"/>
    <w:rsid w:val="006D2F66"/>
    <w:rsid w:val="006D3C6D"/>
    <w:rsid w:val="006D4130"/>
    <w:rsid w:val="006D4198"/>
    <w:rsid w:val="006D51E6"/>
    <w:rsid w:val="006D5CD2"/>
    <w:rsid w:val="006D63D5"/>
    <w:rsid w:val="006D79D5"/>
    <w:rsid w:val="006D7FC5"/>
    <w:rsid w:val="006E0180"/>
    <w:rsid w:val="006E070A"/>
    <w:rsid w:val="006E14BF"/>
    <w:rsid w:val="006E16C5"/>
    <w:rsid w:val="006E2516"/>
    <w:rsid w:val="006E4467"/>
    <w:rsid w:val="006E44DC"/>
    <w:rsid w:val="006E4727"/>
    <w:rsid w:val="006E4C1F"/>
    <w:rsid w:val="006E6972"/>
    <w:rsid w:val="006E7B3E"/>
    <w:rsid w:val="006F0632"/>
    <w:rsid w:val="006F0952"/>
    <w:rsid w:val="006F0ABB"/>
    <w:rsid w:val="006F2570"/>
    <w:rsid w:val="006F2765"/>
    <w:rsid w:val="006F28A6"/>
    <w:rsid w:val="006F32EB"/>
    <w:rsid w:val="006F3392"/>
    <w:rsid w:val="006F373F"/>
    <w:rsid w:val="006F3879"/>
    <w:rsid w:val="006F3F9D"/>
    <w:rsid w:val="006F5C2D"/>
    <w:rsid w:val="006F5D81"/>
    <w:rsid w:val="006F609A"/>
    <w:rsid w:val="006F6F20"/>
    <w:rsid w:val="006F7AF6"/>
    <w:rsid w:val="00701821"/>
    <w:rsid w:val="00702ABB"/>
    <w:rsid w:val="007031B4"/>
    <w:rsid w:val="007035E1"/>
    <w:rsid w:val="007041E2"/>
    <w:rsid w:val="00706616"/>
    <w:rsid w:val="00706842"/>
    <w:rsid w:val="00706D0A"/>
    <w:rsid w:val="00710366"/>
    <w:rsid w:val="0071067D"/>
    <w:rsid w:val="00712192"/>
    <w:rsid w:val="00714620"/>
    <w:rsid w:val="0071500A"/>
    <w:rsid w:val="007159F2"/>
    <w:rsid w:val="00715EC1"/>
    <w:rsid w:val="0071647B"/>
    <w:rsid w:val="00717851"/>
    <w:rsid w:val="007200C4"/>
    <w:rsid w:val="007209D0"/>
    <w:rsid w:val="00720ABB"/>
    <w:rsid w:val="00720ACE"/>
    <w:rsid w:val="00720AD6"/>
    <w:rsid w:val="00720D6D"/>
    <w:rsid w:val="00720F87"/>
    <w:rsid w:val="00722631"/>
    <w:rsid w:val="00722777"/>
    <w:rsid w:val="00724BAD"/>
    <w:rsid w:val="00725279"/>
    <w:rsid w:val="007252E1"/>
    <w:rsid w:val="007260BA"/>
    <w:rsid w:val="007268CE"/>
    <w:rsid w:val="00730409"/>
    <w:rsid w:val="007317C2"/>
    <w:rsid w:val="00731D78"/>
    <w:rsid w:val="0073273D"/>
    <w:rsid w:val="00732C52"/>
    <w:rsid w:val="0073318E"/>
    <w:rsid w:val="00733976"/>
    <w:rsid w:val="00735AC5"/>
    <w:rsid w:val="007377D8"/>
    <w:rsid w:val="007378FE"/>
    <w:rsid w:val="00737CD8"/>
    <w:rsid w:val="00741F25"/>
    <w:rsid w:val="00744545"/>
    <w:rsid w:val="00745761"/>
    <w:rsid w:val="00745F72"/>
    <w:rsid w:val="0074673F"/>
    <w:rsid w:val="00746B2B"/>
    <w:rsid w:val="00746CF9"/>
    <w:rsid w:val="00747A58"/>
    <w:rsid w:val="00747E63"/>
    <w:rsid w:val="00750260"/>
    <w:rsid w:val="007509B8"/>
    <w:rsid w:val="00750A22"/>
    <w:rsid w:val="00751D23"/>
    <w:rsid w:val="00754E88"/>
    <w:rsid w:val="0075552C"/>
    <w:rsid w:val="007559D4"/>
    <w:rsid w:val="007568B8"/>
    <w:rsid w:val="00756AB6"/>
    <w:rsid w:val="00756B41"/>
    <w:rsid w:val="00757D8A"/>
    <w:rsid w:val="007602A7"/>
    <w:rsid w:val="00760B27"/>
    <w:rsid w:val="00762C51"/>
    <w:rsid w:val="0076553A"/>
    <w:rsid w:val="00765575"/>
    <w:rsid w:val="00765C3A"/>
    <w:rsid w:val="007679C2"/>
    <w:rsid w:val="0077044E"/>
    <w:rsid w:val="00771845"/>
    <w:rsid w:val="0077256B"/>
    <w:rsid w:val="007727C9"/>
    <w:rsid w:val="00772A69"/>
    <w:rsid w:val="00772BB6"/>
    <w:rsid w:val="007757CB"/>
    <w:rsid w:val="00775FD8"/>
    <w:rsid w:val="00777574"/>
    <w:rsid w:val="00777B05"/>
    <w:rsid w:val="00777C95"/>
    <w:rsid w:val="00777E80"/>
    <w:rsid w:val="0078036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4CFA"/>
    <w:rsid w:val="00795665"/>
    <w:rsid w:val="0079619B"/>
    <w:rsid w:val="007965FC"/>
    <w:rsid w:val="0079684C"/>
    <w:rsid w:val="00796D84"/>
    <w:rsid w:val="00796DBB"/>
    <w:rsid w:val="007A0665"/>
    <w:rsid w:val="007A1156"/>
    <w:rsid w:val="007A12A0"/>
    <w:rsid w:val="007A13A2"/>
    <w:rsid w:val="007A16C6"/>
    <w:rsid w:val="007A1731"/>
    <w:rsid w:val="007A1BC1"/>
    <w:rsid w:val="007A20C7"/>
    <w:rsid w:val="007A244F"/>
    <w:rsid w:val="007A39F8"/>
    <w:rsid w:val="007A5F08"/>
    <w:rsid w:val="007A6F5A"/>
    <w:rsid w:val="007A763E"/>
    <w:rsid w:val="007B054C"/>
    <w:rsid w:val="007B0813"/>
    <w:rsid w:val="007B1625"/>
    <w:rsid w:val="007B1F1C"/>
    <w:rsid w:val="007B22AB"/>
    <w:rsid w:val="007B28C4"/>
    <w:rsid w:val="007B3584"/>
    <w:rsid w:val="007B4646"/>
    <w:rsid w:val="007B4A42"/>
    <w:rsid w:val="007B4D9C"/>
    <w:rsid w:val="007B51EE"/>
    <w:rsid w:val="007B6EDC"/>
    <w:rsid w:val="007B6F5C"/>
    <w:rsid w:val="007B7220"/>
    <w:rsid w:val="007B766F"/>
    <w:rsid w:val="007B78D1"/>
    <w:rsid w:val="007B7C10"/>
    <w:rsid w:val="007C03E1"/>
    <w:rsid w:val="007C1863"/>
    <w:rsid w:val="007C3A77"/>
    <w:rsid w:val="007C4829"/>
    <w:rsid w:val="007C4CDD"/>
    <w:rsid w:val="007C4F32"/>
    <w:rsid w:val="007C69BA"/>
    <w:rsid w:val="007C6A28"/>
    <w:rsid w:val="007C76BA"/>
    <w:rsid w:val="007D0580"/>
    <w:rsid w:val="007D0DC0"/>
    <w:rsid w:val="007D0E36"/>
    <w:rsid w:val="007D0E91"/>
    <w:rsid w:val="007D2881"/>
    <w:rsid w:val="007D3860"/>
    <w:rsid w:val="007D39D6"/>
    <w:rsid w:val="007D3DF8"/>
    <w:rsid w:val="007D3EC3"/>
    <w:rsid w:val="007D45AF"/>
    <w:rsid w:val="007D5D63"/>
    <w:rsid w:val="007D65BA"/>
    <w:rsid w:val="007D716E"/>
    <w:rsid w:val="007D71F8"/>
    <w:rsid w:val="007E052B"/>
    <w:rsid w:val="007E1360"/>
    <w:rsid w:val="007E2B44"/>
    <w:rsid w:val="007E618F"/>
    <w:rsid w:val="007F0EC6"/>
    <w:rsid w:val="007F0F62"/>
    <w:rsid w:val="007F495B"/>
    <w:rsid w:val="007F5483"/>
    <w:rsid w:val="007F570E"/>
    <w:rsid w:val="007F7952"/>
    <w:rsid w:val="007F7CEA"/>
    <w:rsid w:val="007F7DBE"/>
    <w:rsid w:val="0080055D"/>
    <w:rsid w:val="00800EF8"/>
    <w:rsid w:val="00800EFE"/>
    <w:rsid w:val="00801F62"/>
    <w:rsid w:val="0080209A"/>
    <w:rsid w:val="00802B46"/>
    <w:rsid w:val="00803244"/>
    <w:rsid w:val="00803829"/>
    <w:rsid w:val="00804174"/>
    <w:rsid w:val="0080435E"/>
    <w:rsid w:val="00804DEE"/>
    <w:rsid w:val="0080523A"/>
    <w:rsid w:val="0080624D"/>
    <w:rsid w:val="00806E4B"/>
    <w:rsid w:val="00806E52"/>
    <w:rsid w:val="0080773B"/>
    <w:rsid w:val="0081164D"/>
    <w:rsid w:val="00812C36"/>
    <w:rsid w:val="00812CDA"/>
    <w:rsid w:val="00812EEA"/>
    <w:rsid w:val="008172ED"/>
    <w:rsid w:val="00817657"/>
    <w:rsid w:val="00817A98"/>
    <w:rsid w:val="00820037"/>
    <w:rsid w:val="00820604"/>
    <w:rsid w:val="00820B99"/>
    <w:rsid w:val="00821F45"/>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296D"/>
    <w:rsid w:val="00842B9D"/>
    <w:rsid w:val="00842EB0"/>
    <w:rsid w:val="00844391"/>
    <w:rsid w:val="00844A26"/>
    <w:rsid w:val="008464D1"/>
    <w:rsid w:val="00850934"/>
    <w:rsid w:val="008520FB"/>
    <w:rsid w:val="00852873"/>
    <w:rsid w:val="008543B9"/>
    <w:rsid w:val="0085445A"/>
    <w:rsid w:val="00854AF8"/>
    <w:rsid w:val="008554E4"/>
    <w:rsid w:val="00856224"/>
    <w:rsid w:val="0085671A"/>
    <w:rsid w:val="008569CD"/>
    <w:rsid w:val="00856B4D"/>
    <w:rsid w:val="00856BB1"/>
    <w:rsid w:val="00856CA6"/>
    <w:rsid w:val="00856E5A"/>
    <w:rsid w:val="0085732F"/>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1E9C"/>
    <w:rsid w:val="0087216D"/>
    <w:rsid w:val="0087427B"/>
    <w:rsid w:val="00875D6A"/>
    <w:rsid w:val="00875E62"/>
    <w:rsid w:val="00876D8A"/>
    <w:rsid w:val="0087748B"/>
    <w:rsid w:val="008778D5"/>
    <w:rsid w:val="00877C70"/>
    <w:rsid w:val="00877DAF"/>
    <w:rsid w:val="008809DC"/>
    <w:rsid w:val="008809E9"/>
    <w:rsid w:val="00880FB2"/>
    <w:rsid w:val="0088122C"/>
    <w:rsid w:val="008814F7"/>
    <w:rsid w:val="00881DBC"/>
    <w:rsid w:val="008821C5"/>
    <w:rsid w:val="008833CB"/>
    <w:rsid w:val="00883B42"/>
    <w:rsid w:val="0088470D"/>
    <w:rsid w:val="00884756"/>
    <w:rsid w:val="0088486E"/>
    <w:rsid w:val="0088488E"/>
    <w:rsid w:val="00884B80"/>
    <w:rsid w:val="0088629F"/>
    <w:rsid w:val="00886386"/>
    <w:rsid w:val="0088644F"/>
    <w:rsid w:val="00886AD1"/>
    <w:rsid w:val="008870DE"/>
    <w:rsid w:val="0088721D"/>
    <w:rsid w:val="00887B44"/>
    <w:rsid w:val="00887CDB"/>
    <w:rsid w:val="00890F18"/>
    <w:rsid w:val="008937FD"/>
    <w:rsid w:val="00893C91"/>
    <w:rsid w:val="00893D7A"/>
    <w:rsid w:val="00894C2F"/>
    <w:rsid w:val="00894CAA"/>
    <w:rsid w:val="00895A9C"/>
    <w:rsid w:val="00896368"/>
    <w:rsid w:val="00896565"/>
    <w:rsid w:val="008972E7"/>
    <w:rsid w:val="008A1502"/>
    <w:rsid w:val="008A1944"/>
    <w:rsid w:val="008A1987"/>
    <w:rsid w:val="008A3331"/>
    <w:rsid w:val="008A3763"/>
    <w:rsid w:val="008A37AB"/>
    <w:rsid w:val="008A5983"/>
    <w:rsid w:val="008A5CF9"/>
    <w:rsid w:val="008A60F7"/>
    <w:rsid w:val="008A63F8"/>
    <w:rsid w:val="008A7451"/>
    <w:rsid w:val="008B1328"/>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C6"/>
    <w:rsid w:val="008C19D8"/>
    <w:rsid w:val="008C2CDB"/>
    <w:rsid w:val="008C38A4"/>
    <w:rsid w:val="008C3B7F"/>
    <w:rsid w:val="008C48E5"/>
    <w:rsid w:val="008C4EA4"/>
    <w:rsid w:val="008C58E6"/>
    <w:rsid w:val="008C5A50"/>
    <w:rsid w:val="008C679F"/>
    <w:rsid w:val="008C67C8"/>
    <w:rsid w:val="008C77A4"/>
    <w:rsid w:val="008D1A12"/>
    <w:rsid w:val="008D1E47"/>
    <w:rsid w:val="008D2310"/>
    <w:rsid w:val="008D4021"/>
    <w:rsid w:val="008D4040"/>
    <w:rsid w:val="008D40AE"/>
    <w:rsid w:val="008D437C"/>
    <w:rsid w:val="008D4D1D"/>
    <w:rsid w:val="008D50AB"/>
    <w:rsid w:val="008D58F8"/>
    <w:rsid w:val="008D5A55"/>
    <w:rsid w:val="008D6647"/>
    <w:rsid w:val="008D67C0"/>
    <w:rsid w:val="008D682B"/>
    <w:rsid w:val="008E046B"/>
    <w:rsid w:val="008E1D91"/>
    <w:rsid w:val="008E2F22"/>
    <w:rsid w:val="008E41D3"/>
    <w:rsid w:val="008E4A0A"/>
    <w:rsid w:val="008E4A9B"/>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872"/>
    <w:rsid w:val="009019EC"/>
    <w:rsid w:val="00902374"/>
    <w:rsid w:val="00902E73"/>
    <w:rsid w:val="009039BD"/>
    <w:rsid w:val="009041D6"/>
    <w:rsid w:val="0090441E"/>
    <w:rsid w:val="009057B0"/>
    <w:rsid w:val="00906A3D"/>
    <w:rsid w:val="0090739D"/>
    <w:rsid w:val="009076D0"/>
    <w:rsid w:val="009077CD"/>
    <w:rsid w:val="00907B43"/>
    <w:rsid w:val="0091105B"/>
    <w:rsid w:val="00911979"/>
    <w:rsid w:val="00911AA6"/>
    <w:rsid w:val="00911C80"/>
    <w:rsid w:val="00912043"/>
    <w:rsid w:val="0091425F"/>
    <w:rsid w:val="009144FF"/>
    <w:rsid w:val="0091537B"/>
    <w:rsid w:val="0091580D"/>
    <w:rsid w:val="00915CF8"/>
    <w:rsid w:val="00915EC7"/>
    <w:rsid w:val="009160AF"/>
    <w:rsid w:val="009167E9"/>
    <w:rsid w:val="00916D7C"/>
    <w:rsid w:val="00917568"/>
    <w:rsid w:val="009201B3"/>
    <w:rsid w:val="009205AA"/>
    <w:rsid w:val="00920C6A"/>
    <w:rsid w:val="00920EC0"/>
    <w:rsid w:val="00922B92"/>
    <w:rsid w:val="00922DF5"/>
    <w:rsid w:val="0092531F"/>
    <w:rsid w:val="00925718"/>
    <w:rsid w:val="00926BA5"/>
    <w:rsid w:val="009308A8"/>
    <w:rsid w:val="009309B1"/>
    <w:rsid w:val="009313F1"/>
    <w:rsid w:val="00931568"/>
    <w:rsid w:val="00931A51"/>
    <w:rsid w:val="00931E7D"/>
    <w:rsid w:val="00932D03"/>
    <w:rsid w:val="00932D82"/>
    <w:rsid w:val="009347EA"/>
    <w:rsid w:val="00934AF5"/>
    <w:rsid w:val="00934D6E"/>
    <w:rsid w:val="00934DE6"/>
    <w:rsid w:val="00934F19"/>
    <w:rsid w:val="0093512E"/>
    <w:rsid w:val="00935685"/>
    <w:rsid w:val="00935926"/>
    <w:rsid w:val="00936112"/>
    <w:rsid w:val="00936757"/>
    <w:rsid w:val="00936E8E"/>
    <w:rsid w:val="00936F59"/>
    <w:rsid w:val="0093702E"/>
    <w:rsid w:val="009370A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6AEF"/>
    <w:rsid w:val="00947ADE"/>
    <w:rsid w:val="00950610"/>
    <w:rsid w:val="009507DD"/>
    <w:rsid w:val="00951260"/>
    <w:rsid w:val="009515AE"/>
    <w:rsid w:val="00952920"/>
    <w:rsid w:val="00952C7B"/>
    <w:rsid w:val="009535E8"/>
    <w:rsid w:val="0095496D"/>
    <w:rsid w:val="00954BBF"/>
    <w:rsid w:val="00954FAF"/>
    <w:rsid w:val="00954FFB"/>
    <w:rsid w:val="009550AF"/>
    <w:rsid w:val="00956256"/>
    <w:rsid w:val="00956394"/>
    <w:rsid w:val="009563E0"/>
    <w:rsid w:val="00957999"/>
    <w:rsid w:val="00961A2A"/>
    <w:rsid w:val="00961A84"/>
    <w:rsid w:val="00962588"/>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5C80"/>
    <w:rsid w:val="00976E6E"/>
    <w:rsid w:val="00976EBE"/>
    <w:rsid w:val="0097711D"/>
    <w:rsid w:val="009771F7"/>
    <w:rsid w:val="009801E2"/>
    <w:rsid w:val="00980541"/>
    <w:rsid w:val="0098098B"/>
    <w:rsid w:val="00981C70"/>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7529"/>
    <w:rsid w:val="00987B16"/>
    <w:rsid w:val="00990184"/>
    <w:rsid w:val="00990634"/>
    <w:rsid w:val="00990C9D"/>
    <w:rsid w:val="0099140C"/>
    <w:rsid w:val="00991C10"/>
    <w:rsid w:val="0099237D"/>
    <w:rsid w:val="00992457"/>
    <w:rsid w:val="00992600"/>
    <w:rsid w:val="00992FF2"/>
    <w:rsid w:val="00993167"/>
    <w:rsid w:val="00993E5E"/>
    <w:rsid w:val="00995E10"/>
    <w:rsid w:val="00995E39"/>
    <w:rsid w:val="00996154"/>
    <w:rsid w:val="00996D37"/>
    <w:rsid w:val="00997CBA"/>
    <w:rsid w:val="009A1ACA"/>
    <w:rsid w:val="009A1C4F"/>
    <w:rsid w:val="009A1F58"/>
    <w:rsid w:val="009A222C"/>
    <w:rsid w:val="009A3330"/>
    <w:rsid w:val="009A36B2"/>
    <w:rsid w:val="009A4EF9"/>
    <w:rsid w:val="009A54C3"/>
    <w:rsid w:val="009A5BFF"/>
    <w:rsid w:val="009A6005"/>
    <w:rsid w:val="009B0495"/>
    <w:rsid w:val="009B0752"/>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E97"/>
    <w:rsid w:val="009C2379"/>
    <w:rsid w:val="009C26EA"/>
    <w:rsid w:val="009C298A"/>
    <w:rsid w:val="009C31CF"/>
    <w:rsid w:val="009C5C36"/>
    <w:rsid w:val="009D0848"/>
    <w:rsid w:val="009D0930"/>
    <w:rsid w:val="009D555D"/>
    <w:rsid w:val="009D6143"/>
    <w:rsid w:val="009D6FAF"/>
    <w:rsid w:val="009E053C"/>
    <w:rsid w:val="009E08AA"/>
    <w:rsid w:val="009E1511"/>
    <w:rsid w:val="009E1531"/>
    <w:rsid w:val="009E1BF7"/>
    <w:rsid w:val="009E27CB"/>
    <w:rsid w:val="009E2E43"/>
    <w:rsid w:val="009E3F92"/>
    <w:rsid w:val="009E427A"/>
    <w:rsid w:val="009E4573"/>
    <w:rsid w:val="009E5C33"/>
    <w:rsid w:val="009E662C"/>
    <w:rsid w:val="009E6789"/>
    <w:rsid w:val="009E71F3"/>
    <w:rsid w:val="009F0D64"/>
    <w:rsid w:val="009F1B79"/>
    <w:rsid w:val="009F25EF"/>
    <w:rsid w:val="009F26D9"/>
    <w:rsid w:val="009F27F9"/>
    <w:rsid w:val="009F2CDB"/>
    <w:rsid w:val="009F34B2"/>
    <w:rsid w:val="009F35FC"/>
    <w:rsid w:val="009F3849"/>
    <w:rsid w:val="009F4187"/>
    <w:rsid w:val="009F4724"/>
    <w:rsid w:val="009F4B55"/>
    <w:rsid w:val="009F5B08"/>
    <w:rsid w:val="009F668D"/>
    <w:rsid w:val="009F6B90"/>
    <w:rsid w:val="009F6DC9"/>
    <w:rsid w:val="009F6F30"/>
    <w:rsid w:val="009F7637"/>
    <w:rsid w:val="00A03F27"/>
    <w:rsid w:val="00A04669"/>
    <w:rsid w:val="00A04B92"/>
    <w:rsid w:val="00A0508D"/>
    <w:rsid w:val="00A05FF3"/>
    <w:rsid w:val="00A0667F"/>
    <w:rsid w:val="00A10332"/>
    <w:rsid w:val="00A108FD"/>
    <w:rsid w:val="00A1091D"/>
    <w:rsid w:val="00A11BCF"/>
    <w:rsid w:val="00A134AE"/>
    <w:rsid w:val="00A135E2"/>
    <w:rsid w:val="00A14370"/>
    <w:rsid w:val="00A14418"/>
    <w:rsid w:val="00A1441D"/>
    <w:rsid w:val="00A14854"/>
    <w:rsid w:val="00A14B3E"/>
    <w:rsid w:val="00A16289"/>
    <w:rsid w:val="00A17822"/>
    <w:rsid w:val="00A20610"/>
    <w:rsid w:val="00A21583"/>
    <w:rsid w:val="00A2162F"/>
    <w:rsid w:val="00A22162"/>
    <w:rsid w:val="00A222A1"/>
    <w:rsid w:val="00A22644"/>
    <w:rsid w:val="00A24036"/>
    <w:rsid w:val="00A243E1"/>
    <w:rsid w:val="00A248FB"/>
    <w:rsid w:val="00A2573B"/>
    <w:rsid w:val="00A26169"/>
    <w:rsid w:val="00A26CE4"/>
    <w:rsid w:val="00A26D4A"/>
    <w:rsid w:val="00A27796"/>
    <w:rsid w:val="00A2795A"/>
    <w:rsid w:val="00A27970"/>
    <w:rsid w:val="00A30D5C"/>
    <w:rsid w:val="00A30EAF"/>
    <w:rsid w:val="00A32228"/>
    <w:rsid w:val="00A32525"/>
    <w:rsid w:val="00A32655"/>
    <w:rsid w:val="00A326A8"/>
    <w:rsid w:val="00A346F1"/>
    <w:rsid w:val="00A3491C"/>
    <w:rsid w:val="00A349F3"/>
    <w:rsid w:val="00A3519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6BA7"/>
    <w:rsid w:val="00A47D51"/>
    <w:rsid w:val="00A5057D"/>
    <w:rsid w:val="00A50D30"/>
    <w:rsid w:val="00A5187F"/>
    <w:rsid w:val="00A51F5C"/>
    <w:rsid w:val="00A54018"/>
    <w:rsid w:val="00A5523C"/>
    <w:rsid w:val="00A55696"/>
    <w:rsid w:val="00A55C68"/>
    <w:rsid w:val="00A56463"/>
    <w:rsid w:val="00A56700"/>
    <w:rsid w:val="00A57587"/>
    <w:rsid w:val="00A614F6"/>
    <w:rsid w:val="00A620DC"/>
    <w:rsid w:val="00A62A3A"/>
    <w:rsid w:val="00A63503"/>
    <w:rsid w:val="00A64F40"/>
    <w:rsid w:val="00A64FAE"/>
    <w:rsid w:val="00A6543F"/>
    <w:rsid w:val="00A655DD"/>
    <w:rsid w:val="00A6653C"/>
    <w:rsid w:val="00A677B2"/>
    <w:rsid w:val="00A70ABD"/>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2EB6"/>
    <w:rsid w:val="00A835BE"/>
    <w:rsid w:val="00A8436A"/>
    <w:rsid w:val="00A86392"/>
    <w:rsid w:val="00A86A1F"/>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A00D1"/>
    <w:rsid w:val="00AA08F3"/>
    <w:rsid w:val="00AA1D07"/>
    <w:rsid w:val="00AA2B99"/>
    <w:rsid w:val="00AA2CFC"/>
    <w:rsid w:val="00AA3048"/>
    <w:rsid w:val="00AA48B8"/>
    <w:rsid w:val="00AA5703"/>
    <w:rsid w:val="00AA5E24"/>
    <w:rsid w:val="00AA604F"/>
    <w:rsid w:val="00AA6396"/>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D0F77"/>
    <w:rsid w:val="00AD25ED"/>
    <w:rsid w:val="00AD2883"/>
    <w:rsid w:val="00AD2E5F"/>
    <w:rsid w:val="00AD31AA"/>
    <w:rsid w:val="00AD4C62"/>
    <w:rsid w:val="00AD550E"/>
    <w:rsid w:val="00AD5E49"/>
    <w:rsid w:val="00AD6DC7"/>
    <w:rsid w:val="00AD764C"/>
    <w:rsid w:val="00AD7B99"/>
    <w:rsid w:val="00AE00E8"/>
    <w:rsid w:val="00AE1F44"/>
    <w:rsid w:val="00AE23F6"/>
    <w:rsid w:val="00AE35B2"/>
    <w:rsid w:val="00AE4917"/>
    <w:rsid w:val="00AE6A3C"/>
    <w:rsid w:val="00AE6F36"/>
    <w:rsid w:val="00AF45D9"/>
    <w:rsid w:val="00AF55F9"/>
    <w:rsid w:val="00AF6152"/>
    <w:rsid w:val="00AF699E"/>
    <w:rsid w:val="00AF7D22"/>
    <w:rsid w:val="00B01172"/>
    <w:rsid w:val="00B029F6"/>
    <w:rsid w:val="00B03719"/>
    <w:rsid w:val="00B03A70"/>
    <w:rsid w:val="00B057C2"/>
    <w:rsid w:val="00B05C49"/>
    <w:rsid w:val="00B06592"/>
    <w:rsid w:val="00B06639"/>
    <w:rsid w:val="00B066CF"/>
    <w:rsid w:val="00B06D3D"/>
    <w:rsid w:val="00B1066B"/>
    <w:rsid w:val="00B13522"/>
    <w:rsid w:val="00B13CBF"/>
    <w:rsid w:val="00B14C0A"/>
    <w:rsid w:val="00B15028"/>
    <w:rsid w:val="00B1630D"/>
    <w:rsid w:val="00B16867"/>
    <w:rsid w:val="00B1740E"/>
    <w:rsid w:val="00B1789E"/>
    <w:rsid w:val="00B17946"/>
    <w:rsid w:val="00B20BF7"/>
    <w:rsid w:val="00B20F82"/>
    <w:rsid w:val="00B21691"/>
    <w:rsid w:val="00B226A5"/>
    <w:rsid w:val="00B22711"/>
    <w:rsid w:val="00B229F3"/>
    <w:rsid w:val="00B22A20"/>
    <w:rsid w:val="00B22C69"/>
    <w:rsid w:val="00B232B7"/>
    <w:rsid w:val="00B236E8"/>
    <w:rsid w:val="00B2661F"/>
    <w:rsid w:val="00B26F9B"/>
    <w:rsid w:val="00B30CD8"/>
    <w:rsid w:val="00B30CF1"/>
    <w:rsid w:val="00B319A6"/>
    <w:rsid w:val="00B31CAE"/>
    <w:rsid w:val="00B333A1"/>
    <w:rsid w:val="00B33904"/>
    <w:rsid w:val="00B3513B"/>
    <w:rsid w:val="00B365FE"/>
    <w:rsid w:val="00B36738"/>
    <w:rsid w:val="00B36B38"/>
    <w:rsid w:val="00B36E3B"/>
    <w:rsid w:val="00B40715"/>
    <w:rsid w:val="00B40D6B"/>
    <w:rsid w:val="00B428C1"/>
    <w:rsid w:val="00B449A1"/>
    <w:rsid w:val="00B44F05"/>
    <w:rsid w:val="00B451F9"/>
    <w:rsid w:val="00B46597"/>
    <w:rsid w:val="00B465DD"/>
    <w:rsid w:val="00B46BF1"/>
    <w:rsid w:val="00B46C22"/>
    <w:rsid w:val="00B51C27"/>
    <w:rsid w:val="00B52B1A"/>
    <w:rsid w:val="00B52EE3"/>
    <w:rsid w:val="00B54E65"/>
    <w:rsid w:val="00B55D92"/>
    <w:rsid w:val="00B56EBA"/>
    <w:rsid w:val="00B57C52"/>
    <w:rsid w:val="00B60677"/>
    <w:rsid w:val="00B60C81"/>
    <w:rsid w:val="00B6175A"/>
    <w:rsid w:val="00B617FC"/>
    <w:rsid w:val="00B61886"/>
    <w:rsid w:val="00B61CC0"/>
    <w:rsid w:val="00B62016"/>
    <w:rsid w:val="00B623DE"/>
    <w:rsid w:val="00B62541"/>
    <w:rsid w:val="00B62A7A"/>
    <w:rsid w:val="00B62C78"/>
    <w:rsid w:val="00B63A6E"/>
    <w:rsid w:val="00B63EB8"/>
    <w:rsid w:val="00B64870"/>
    <w:rsid w:val="00B65186"/>
    <w:rsid w:val="00B652BA"/>
    <w:rsid w:val="00B65402"/>
    <w:rsid w:val="00B6546B"/>
    <w:rsid w:val="00B65B42"/>
    <w:rsid w:val="00B65B6E"/>
    <w:rsid w:val="00B6667C"/>
    <w:rsid w:val="00B66FF4"/>
    <w:rsid w:val="00B67489"/>
    <w:rsid w:val="00B675B6"/>
    <w:rsid w:val="00B675FA"/>
    <w:rsid w:val="00B70058"/>
    <w:rsid w:val="00B70FCC"/>
    <w:rsid w:val="00B719E9"/>
    <w:rsid w:val="00B727CF"/>
    <w:rsid w:val="00B72C1C"/>
    <w:rsid w:val="00B72C60"/>
    <w:rsid w:val="00B72F27"/>
    <w:rsid w:val="00B74873"/>
    <w:rsid w:val="00B74904"/>
    <w:rsid w:val="00B75B46"/>
    <w:rsid w:val="00B76E08"/>
    <w:rsid w:val="00B77F67"/>
    <w:rsid w:val="00B80272"/>
    <w:rsid w:val="00B81A72"/>
    <w:rsid w:val="00B8221D"/>
    <w:rsid w:val="00B8286A"/>
    <w:rsid w:val="00B83655"/>
    <w:rsid w:val="00B84554"/>
    <w:rsid w:val="00B858F0"/>
    <w:rsid w:val="00B86AEF"/>
    <w:rsid w:val="00B876DB"/>
    <w:rsid w:val="00B90517"/>
    <w:rsid w:val="00B90A58"/>
    <w:rsid w:val="00B90B72"/>
    <w:rsid w:val="00B910E6"/>
    <w:rsid w:val="00B916B2"/>
    <w:rsid w:val="00B93810"/>
    <w:rsid w:val="00B9408B"/>
    <w:rsid w:val="00B95E54"/>
    <w:rsid w:val="00B9610F"/>
    <w:rsid w:val="00B967F4"/>
    <w:rsid w:val="00B96CE1"/>
    <w:rsid w:val="00BA0039"/>
    <w:rsid w:val="00BA1230"/>
    <w:rsid w:val="00BA13AE"/>
    <w:rsid w:val="00BA1948"/>
    <w:rsid w:val="00BA1CE8"/>
    <w:rsid w:val="00BA2245"/>
    <w:rsid w:val="00BA2887"/>
    <w:rsid w:val="00BA334A"/>
    <w:rsid w:val="00BA4DD7"/>
    <w:rsid w:val="00BA75E2"/>
    <w:rsid w:val="00BB0C86"/>
    <w:rsid w:val="00BB2046"/>
    <w:rsid w:val="00BB2982"/>
    <w:rsid w:val="00BB2D45"/>
    <w:rsid w:val="00BB3916"/>
    <w:rsid w:val="00BB41AC"/>
    <w:rsid w:val="00BB4F9A"/>
    <w:rsid w:val="00BB500D"/>
    <w:rsid w:val="00BB78D5"/>
    <w:rsid w:val="00BB7A91"/>
    <w:rsid w:val="00BB7B37"/>
    <w:rsid w:val="00BC0D47"/>
    <w:rsid w:val="00BC12EA"/>
    <w:rsid w:val="00BC1AA6"/>
    <w:rsid w:val="00BC1D3E"/>
    <w:rsid w:val="00BC2F72"/>
    <w:rsid w:val="00BC3304"/>
    <w:rsid w:val="00BC42D0"/>
    <w:rsid w:val="00BC48F9"/>
    <w:rsid w:val="00BC49C5"/>
    <w:rsid w:val="00BC4A8F"/>
    <w:rsid w:val="00BC4F1B"/>
    <w:rsid w:val="00BC6475"/>
    <w:rsid w:val="00BC6555"/>
    <w:rsid w:val="00BC700B"/>
    <w:rsid w:val="00BC7707"/>
    <w:rsid w:val="00BC7E42"/>
    <w:rsid w:val="00BC7E6E"/>
    <w:rsid w:val="00BD07B7"/>
    <w:rsid w:val="00BD0F8A"/>
    <w:rsid w:val="00BD15F8"/>
    <w:rsid w:val="00BD226D"/>
    <w:rsid w:val="00BD25EE"/>
    <w:rsid w:val="00BD2A78"/>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49DD"/>
    <w:rsid w:val="00BE512A"/>
    <w:rsid w:val="00BE5DB2"/>
    <w:rsid w:val="00BE6BDE"/>
    <w:rsid w:val="00BE77BC"/>
    <w:rsid w:val="00BE79F9"/>
    <w:rsid w:val="00BE7C81"/>
    <w:rsid w:val="00BF1970"/>
    <w:rsid w:val="00BF28D3"/>
    <w:rsid w:val="00BF3405"/>
    <w:rsid w:val="00BF3432"/>
    <w:rsid w:val="00BF3CE8"/>
    <w:rsid w:val="00BF3FDB"/>
    <w:rsid w:val="00BF4381"/>
    <w:rsid w:val="00BF46D8"/>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87D"/>
    <w:rsid w:val="00C07932"/>
    <w:rsid w:val="00C07AD6"/>
    <w:rsid w:val="00C07F2A"/>
    <w:rsid w:val="00C101CA"/>
    <w:rsid w:val="00C10EC2"/>
    <w:rsid w:val="00C1194F"/>
    <w:rsid w:val="00C12D1F"/>
    <w:rsid w:val="00C1568C"/>
    <w:rsid w:val="00C179FA"/>
    <w:rsid w:val="00C20390"/>
    <w:rsid w:val="00C20F8E"/>
    <w:rsid w:val="00C21BBA"/>
    <w:rsid w:val="00C22C5A"/>
    <w:rsid w:val="00C22F4F"/>
    <w:rsid w:val="00C2335C"/>
    <w:rsid w:val="00C2340B"/>
    <w:rsid w:val="00C26483"/>
    <w:rsid w:val="00C267E4"/>
    <w:rsid w:val="00C3385B"/>
    <w:rsid w:val="00C338F2"/>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89D"/>
    <w:rsid w:val="00C47C68"/>
    <w:rsid w:val="00C47C6E"/>
    <w:rsid w:val="00C50AC8"/>
    <w:rsid w:val="00C512A5"/>
    <w:rsid w:val="00C523FC"/>
    <w:rsid w:val="00C54CDD"/>
    <w:rsid w:val="00C550EA"/>
    <w:rsid w:val="00C551CC"/>
    <w:rsid w:val="00C57343"/>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2CEE"/>
    <w:rsid w:val="00C93254"/>
    <w:rsid w:val="00C94EC0"/>
    <w:rsid w:val="00C967ED"/>
    <w:rsid w:val="00C96BD6"/>
    <w:rsid w:val="00C97454"/>
    <w:rsid w:val="00CA037A"/>
    <w:rsid w:val="00CA0A46"/>
    <w:rsid w:val="00CA0B2C"/>
    <w:rsid w:val="00CA20E0"/>
    <w:rsid w:val="00CA2D00"/>
    <w:rsid w:val="00CA2E78"/>
    <w:rsid w:val="00CA3570"/>
    <w:rsid w:val="00CA365E"/>
    <w:rsid w:val="00CA3856"/>
    <w:rsid w:val="00CA3BAD"/>
    <w:rsid w:val="00CA40E3"/>
    <w:rsid w:val="00CA41E9"/>
    <w:rsid w:val="00CA509E"/>
    <w:rsid w:val="00CA7B99"/>
    <w:rsid w:val="00CB0103"/>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0E6"/>
    <w:rsid w:val="00CC7BBC"/>
    <w:rsid w:val="00CC7EB5"/>
    <w:rsid w:val="00CD0164"/>
    <w:rsid w:val="00CD1725"/>
    <w:rsid w:val="00CD387E"/>
    <w:rsid w:val="00CD3A06"/>
    <w:rsid w:val="00CD4345"/>
    <w:rsid w:val="00CD4994"/>
    <w:rsid w:val="00CD53B6"/>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F00D2"/>
    <w:rsid w:val="00CF0196"/>
    <w:rsid w:val="00CF0648"/>
    <w:rsid w:val="00CF0848"/>
    <w:rsid w:val="00CF2774"/>
    <w:rsid w:val="00CF2CE8"/>
    <w:rsid w:val="00CF2D8F"/>
    <w:rsid w:val="00CF3100"/>
    <w:rsid w:val="00CF556D"/>
    <w:rsid w:val="00CF754A"/>
    <w:rsid w:val="00CF7AE6"/>
    <w:rsid w:val="00CF7D3F"/>
    <w:rsid w:val="00CF7E8B"/>
    <w:rsid w:val="00D01181"/>
    <w:rsid w:val="00D014BC"/>
    <w:rsid w:val="00D0179B"/>
    <w:rsid w:val="00D01822"/>
    <w:rsid w:val="00D01EB3"/>
    <w:rsid w:val="00D01EBE"/>
    <w:rsid w:val="00D01F8E"/>
    <w:rsid w:val="00D03B53"/>
    <w:rsid w:val="00D04A38"/>
    <w:rsid w:val="00D04D70"/>
    <w:rsid w:val="00D0509A"/>
    <w:rsid w:val="00D052DD"/>
    <w:rsid w:val="00D05ADC"/>
    <w:rsid w:val="00D06F32"/>
    <w:rsid w:val="00D0792C"/>
    <w:rsid w:val="00D07BD4"/>
    <w:rsid w:val="00D07F52"/>
    <w:rsid w:val="00D10145"/>
    <w:rsid w:val="00D108D2"/>
    <w:rsid w:val="00D10B73"/>
    <w:rsid w:val="00D12477"/>
    <w:rsid w:val="00D13052"/>
    <w:rsid w:val="00D1389F"/>
    <w:rsid w:val="00D139F4"/>
    <w:rsid w:val="00D1402E"/>
    <w:rsid w:val="00D149A3"/>
    <w:rsid w:val="00D16D3F"/>
    <w:rsid w:val="00D17305"/>
    <w:rsid w:val="00D207C6"/>
    <w:rsid w:val="00D218B1"/>
    <w:rsid w:val="00D21C8D"/>
    <w:rsid w:val="00D23882"/>
    <w:rsid w:val="00D24379"/>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36BF5"/>
    <w:rsid w:val="00D40C37"/>
    <w:rsid w:val="00D416A4"/>
    <w:rsid w:val="00D41AB8"/>
    <w:rsid w:val="00D4250D"/>
    <w:rsid w:val="00D42F0F"/>
    <w:rsid w:val="00D431F0"/>
    <w:rsid w:val="00D43596"/>
    <w:rsid w:val="00D436EA"/>
    <w:rsid w:val="00D43867"/>
    <w:rsid w:val="00D43A40"/>
    <w:rsid w:val="00D4435C"/>
    <w:rsid w:val="00D44F48"/>
    <w:rsid w:val="00D4541A"/>
    <w:rsid w:val="00D45CE2"/>
    <w:rsid w:val="00D46024"/>
    <w:rsid w:val="00D460FE"/>
    <w:rsid w:val="00D4677A"/>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2379"/>
    <w:rsid w:val="00D731FE"/>
    <w:rsid w:val="00D736C6"/>
    <w:rsid w:val="00D7446A"/>
    <w:rsid w:val="00D74825"/>
    <w:rsid w:val="00D75510"/>
    <w:rsid w:val="00D75655"/>
    <w:rsid w:val="00D75BEA"/>
    <w:rsid w:val="00D7685B"/>
    <w:rsid w:val="00D76BED"/>
    <w:rsid w:val="00D76CF8"/>
    <w:rsid w:val="00D779A6"/>
    <w:rsid w:val="00D814BB"/>
    <w:rsid w:val="00D84009"/>
    <w:rsid w:val="00D852AD"/>
    <w:rsid w:val="00D85D5B"/>
    <w:rsid w:val="00D8752A"/>
    <w:rsid w:val="00D87A19"/>
    <w:rsid w:val="00D90236"/>
    <w:rsid w:val="00D90878"/>
    <w:rsid w:val="00D90E7E"/>
    <w:rsid w:val="00D90FF7"/>
    <w:rsid w:val="00D912E4"/>
    <w:rsid w:val="00D91DD3"/>
    <w:rsid w:val="00D92400"/>
    <w:rsid w:val="00D93EB3"/>
    <w:rsid w:val="00D93F95"/>
    <w:rsid w:val="00D941F1"/>
    <w:rsid w:val="00D94487"/>
    <w:rsid w:val="00D9615E"/>
    <w:rsid w:val="00D964EA"/>
    <w:rsid w:val="00D97020"/>
    <w:rsid w:val="00D970F8"/>
    <w:rsid w:val="00DA0623"/>
    <w:rsid w:val="00DA11DF"/>
    <w:rsid w:val="00DA2A10"/>
    <w:rsid w:val="00DA4157"/>
    <w:rsid w:val="00DA52F9"/>
    <w:rsid w:val="00DA539D"/>
    <w:rsid w:val="00DA5B3A"/>
    <w:rsid w:val="00DA5EDD"/>
    <w:rsid w:val="00DA7348"/>
    <w:rsid w:val="00DA77AF"/>
    <w:rsid w:val="00DB048D"/>
    <w:rsid w:val="00DB0831"/>
    <w:rsid w:val="00DB0843"/>
    <w:rsid w:val="00DB0D79"/>
    <w:rsid w:val="00DB1C89"/>
    <w:rsid w:val="00DB2053"/>
    <w:rsid w:val="00DB20AB"/>
    <w:rsid w:val="00DB2681"/>
    <w:rsid w:val="00DB3F25"/>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26E9"/>
    <w:rsid w:val="00DD297A"/>
    <w:rsid w:val="00DD35EF"/>
    <w:rsid w:val="00DD4BAF"/>
    <w:rsid w:val="00DD4BC2"/>
    <w:rsid w:val="00DD4CC8"/>
    <w:rsid w:val="00DD57EA"/>
    <w:rsid w:val="00DD5C7C"/>
    <w:rsid w:val="00DD6E1A"/>
    <w:rsid w:val="00DE1063"/>
    <w:rsid w:val="00DE1E6E"/>
    <w:rsid w:val="00DE37AE"/>
    <w:rsid w:val="00DE39E8"/>
    <w:rsid w:val="00DE3B1F"/>
    <w:rsid w:val="00DE4065"/>
    <w:rsid w:val="00DE4A7C"/>
    <w:rsid w:val="00DE4AF5"/>
    <w:rsid w:val="00DE77E2"/>
    <w:rsid w:val="00DE7AB2"/>
    <w:rsid w:val="00DE7EA5"/>
    <w:rsid w:val="00DF031E"/>
    <w:rsid w:val="00DF0B9D"/>
    <w:rsid w:val="00DF11B3"/>
    <w:rsid w:val="00DF12BF"/>
    <w:rsid w:val="00DF1370"/>
    <w:rsid w:val="00DF15F7"/>
    <w:rsid w:val="00DF1B58"/>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5EA"/>
    <w:rsid w:val="00E0462A"/>
    <w:rsid w:val="00E046BB"/>
    <w:rsid w:val="00E04EE0"/>
    <w:rsid w:val="00E06008"/>
    <w:rsid w:val="00E06042"/>
    <w:rsid w:val="00E06605"/>
    <w:rsid w:val="00E07AFE"/>
    <w:rsid w:val="00E1096E"/>
    <w:rsid w:val="00E10D08"/>
    <w:rsid w:val="00E11575"/>
    <w:rsid w:val="00E139BF"/>
    <w:rsid w:val="00E14488"/>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26CDE"/>
    <w:rsid w:val="00E306EC"/>
    <w:rsid w:val="00E31151"/>
    <w:rsid w:val="00E31236"/>
    <w:rsid w:val="00E31B4D"/>
    <w:rsid w:val="00E32262"/>
    <w:rsid w:val="00E3230F"/>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59A2"/>
    <w:rsid w:val="00E461E9"/>
    <w:rsid w:val="00E4634A"/>
    <w:rsid w:val="00E46632"/>
    <w:rsid w:val="00E50642"/>
    <w:rsid w:val="00E50F69"/>
    <w:rsid w:val="00E51536"/>
    <w:rsid w:val="00E51A1B"/>
    <w:rsid w:val="00E51C09"/>
    <w:rsid w:val="00E520BE"/>
    <w:rsid w:val="00E520CB"/>
    <w:rsid w:val="00E5227E"/>
    <w:rsid w:val="00E525C3"/>
    <w:rsid w:val="00E52A3D"/>
    <w:rsid w:val="00E531D8"/>
    <w:rsid w:val="00E53301"/>
    <w:rsid w:val="00E53997"/>
    <w:rsid w:val="00E53C1E"/>
    <w:rsid w:val="00E56322"/>
    <w:rsid w:val="00E5746A"/>
    <w:rsid w:val="00E57916"/>
    <w:rsid w:val="00E57DD4"/>
    <w:rsid w:val="00E601C5"/>
    <w:rsid w:val="00E60A0A"/>
    <w:rsid w:val="00E60B8C"/>
    <w:rsid w:val="00E612F4"/>
    <w:rsid w:val="00E61E0B"/>
    <w:rsid w:val="00E62394"/>
    <w:rsid w:val="00E63A1A"/>
    <w:rsid w:val="00E64385"/>
    <w:rsid w:val="00E64792"/>
    <w:rsid w:val="00E64BA2"/>
    <w:rsid w:val="00E66081"/>
    <w:rsid w:val="00E6693D"/>
    <w:rsid w:val="00E669D3"/>
    <w:rsid w:val="00E66A2F"/>
    <w:rsid w:val="00E676E7"/>
    <w:rsid w:val="00E67D8D"/>
    <w:rsid w:val="00E67EF3"/>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0DC0"/>
    <w:rsid w:val="00E91000"/>
    <w:rsid w:val="00E91317"/>
    <w:rsid w:val="00E91881"/>
    <w:rsid w:val="00E9195C"/>
    <w:rsid w:val="00E91F66"/>
    <w:rsid w:val="00E91FD3"/>
    <w:rsid w:val="00E92839"/>
    <w:rsid w:val="00E93172"/>
    <w:rsid w:val="00E93AA8"/>
    <w:rsid w:val="00E93B5E"/>
    <w:rsid w:val="00E94DED"/>
    <w:rsid w:val="00E94F5C"/>
    <w:rsid w:val="00E94F6F"/>
    <w:rsid w:val="00E95864"/>
    <w:rsid w:val="00E965FE"/>
    <w:rsid w:val="00E96AFB"/>
    <w:rsid w:val="00E96B88"/>
    <w:rsid w:val="00E972D0"/>
    <w:rsid w:val="00EA01CB"/>
    <w:rsid w:val="00EA07E6"/>
    <w:rsid w:val="00EA0835"/>
    <w:rsid w:val="00EA1149"/>
    <w:rsid w:val="00EA1592"/>
    <w:rsid w:val="00EA1B50"/>
    <w:rsid w:val="00EA2695"/>
    <w:rsid w:val="00EA2A92"/>
    <w:rsid w:val="00EA32E7"/>
    <w:rsid w:val="00EA52E3"/>
    <w:rsid w:val="00EA53B4"/>
    <w:rsid w:val="00EA53E6"/>
    <w:rsid w:val="00EA53EB"/>
    <w:rsid w:val="00EA62FA"/>
    <w:rsid w:val="00EA7327"/>
    <w:rsid w:val="00EA754A"/>
    <w:rsid w:val="00EA7E90"/>
    <w:rsid w:val="00EB0439"/>
    <w:rsid w:val="00EB05CA"/>
    <w:rsid w:val="00EB1314"/>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AFB"/>
    <w:rsid w:val="00EC5646"/>
    <w:rsid w:val="00EC5F7B"/>
    <w:rsid w:val="00EC6426"/>
    <w:rsid w:val="00EC6710"/>
    <w:rsid w:val="00EC68F3"/>
    <w:rsid w:val="00ED055E"/>
    <w:rsid w:val="00ED0608"/>
    <w:rsid w:val="00ED1346"/>
    <w:rsid w:val="00ED16D4"/>
    <w:rsid w:val="00ED18AB"/>
    <w:rsid w:val="00ED1C40"/>
    <w:rsid w:val="00ED2D33"/>
    <w:rsid w:val="00ED3B4F"/>
    <w:rsid w:val="00ED41D2"/>
    <w:rsid w:val="00ED6DBC"/>
    <w:rsid w:val="00ED7173"/>
    <w:rsid w:val="00EE04AC"/>
    <w:rsid w:val="00EE07C6"/>
    <w:rsid w:val="00EE19A3"/>
    <w:rsid w:val="00EE1BE6"/>
    <w:rsid w:val="00EE1F71"/>
    <w:rsid w:val="00EE229F"/>
    <w:rsid w:val="00EE332F"/>
    <w:rsid w:val="00EE3522"/>
    <w:rsid w:val="00EE501B"/>
    <w:rsid w:val="00EE541B"/>
    <w:rsid w:val="00EE59EE"/>
    <w:rsid w:val="00EE5D09"/>
    <w:rsid w:val="00EE61BF"/>
    <w:rsid w:val="00EE635A"/>
    <w:rsid w:val="00EE7946"/>
    <w:rsid w:val="00EE7F2F"/>
    <w:rsid w:val="00EF0290"/>
    <w:rsid w:val="00EF0683"/>
    <w:rsid w:val="00EF09B6"/>
    <w:rsid w:val="00EF177C"/>
    <w:rsid w:val="00EF199B"/>
    <w:rsid w:val="00EF1B0F"/>
    <w:rsid w:val="00EF1E6A"/>
    <w:rsid w:val="00EF2061"/>
    <w:rsid w:val="00EF241D"/>
    <w:rsid w:val="00EF27A6"/>
    <w:rsid w:val="00EF41EE"/>
    <w:rsid w:val="00EF43BE"/>
    <w:rsid w:val="00EF5586"/>
    <w:rsid w:val="00EF58B3"/>
    <w:rsid w:val="00EF602A"/>
    <w:rsid w:val="00EF661E"/>
    <w:rsid w:val="00EF77C8"/>
    <w:rsid w:val="00EF7C90"/>
    <w:rsid w:val="00F00688"/>
    <w:rsid w:val="00F00AEF"/>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4C09"/>
    <w:rsid w:val="00F1568A"/>
    <w:rsid w:val="00F156DC"/>
    <w:rsid w:val="00F15CFB"/>
    <w:rsid w:val="00F2178F"/>
    <w:rsid w:val="00F2255E"/>
    <w:rsid w:val="00F22992"/>
    <w:rsid w:val="00F22D69"/>
    <w:rsid w:val="00F22E1C"/>
    <w:rsid w:val="00F23849"/>
    <w:rsid w:val="00F238EF"/>
    <w:rsid w:val="00F26600"/>
    <w:rsid w:val="00F268C7"/>
    <w:rsid w:val="00F26AC1"/>
    <w:rsid w:val="00F302FA"/>
    <w:rsid w:val="00F310BC"/>
    <w:rsid w:val="00F318C3"/>
    <w:rsid w:val="00F325A4"/>
    <w:rsid w:val="00F32771"/>
    <w:rsid w:val="00F32EC3"/>
    <w:rsid w:val="00F334C9"/>
    <w:rsid w:val="00F3361B"/>
    <w:rsid w:val="00F33A89"/>
    <w:rsid w:val="00F34383"/>
    <w:rsid w:val="00F34A39"/>
    <w:rsid w:val="00F35124"/>
    <w:rsid w:val="00F355F4"/>
    <w:rsid w:val="00F35FFD"/>
    <w:rsid w:val="00F3669C"/>
    <w:rsid w:val="00F36718"/>
    <w:rsid w:val="00F36B46"/>
    <w:rsid w:val="00F37239"/>
    <w:rsid w:val="00F40A0C"/>
    <w:rsid w:val="00F418A5"/>
    <w:rsid w:val="00F41933"/>
    <w:rsid w:val="00F42E5E"/>
    <w:rsid w:val="00F44ADF"/>
    <w:rsid w:val="00F450C4"/>
    <w:rsid w:val="00F451BA"/>
    <w:rsid w:val="00F4528D"/>
    <w:rsid w:val="00F457D6"/>
    <w:rsid w:val="00F45FA3"/>
    <w:rsid w:val="00F46E71"/>
    <w:rsid w:val="00F46FF1"/>
    <w:rsid w:val="00F47263"/>
    <w:rsid w:val="00F50CAF"/>
    <w:rsid w:val="00F50FB5"/>
    <w:rsid w:val="00F516E2"/>
    <w:rsid w:val="00F522A6"/>
    <w:rsid w:val="00F52645"/>
    <w:rsid w:val="00F53492"/>
    <w:rsid w:val="00F535A8"/>
    <w:rsid w:val="00F53632"/>
    <w:rsid w:val="00F55534"/>
    <w:rsid w:val="00F55F7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1BC"/>
    <w:rsid w:val="00F661C1"/>
    <w:rsid w:val="00F67749"/>
    <w:rsid w:val="00F67D46"/>
    <w:rsid w:val="00F7074C"/>
    <w:rsid w:val="00F707BF"/>
    <w:rsid w:val="00F709F5"/>
    <w:rsid w:val="00F70C8D"/>
    <w:rsid w:val="00F70C99"/>
    <w:rsid w:val="00F7126C"/>
    <w:rsid w:val="00F71787"/>
    <w:rsid w:val="00F726BD"/>
    <w:rsid w:val="00F7333D"/>
    <w:rsid w:val="00F7358F"/>
    <w:rsid w:val="00F74623"/>
    <w:rsid w:val="00F74FD5"/>
    <w:rsid w:val="00F750C2"/>
    <w:rsid w:val="00F75F5F"/>
    <w:rsid w:val="00F7737C"/>
    <w:rsid w:val="00F7782D"/>
    <w:rsid w:val="00F8066B"/>
    <w:rsid w:val="00F80FE5"/>
    <w:rsid w:val="00F824D5"/>
    <w:rsid w:val="00F84302"/>
    <w:rsid w:val="00F85647"/>
    <w:rsid w:val="00F8641A"/>
    <w:rsid w:val="00F86991"/>
    <w:rsid w:val="00F8755F"/>
    <w:rsid w:val="00F87933"/>
    <w:rsid w:val="00F8793F"/>
    <w:rsid w:val="00F91F36"/>
    <w:rsid w:val="00F92199"/>
    <w:rsid w:val="00F92AF4"/>
    <w:rsid w:val="00F93D27"/>
    <w:rsid w:val="00F94E0E"/>
    <w:rsid w:val="00F9666F"/>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1A1A"/>
    <w:rsid w:val="00FB22E7"/>
    <w:rsid w:val="00FB3031"/>
    <w:rsid w:val="00FB3A1F"/>
    <w:rsid w:val="00FB4F96"/>
    <w:rsid w:val="00FB5617"/>
    <w:rsid w:val="00FB56BB"/>
    <w:rsid w:val="00FB6B31"/>
    <w:rsid w:val="00FB75F0"/>
    <w:rsid w:val="00FC0599"/>
    <w:rsid w:val="00FC1C03"/>
    <w:rsid w:val="00FC2420"/>
    <w:rsid w:val="00FC5E28"/>
    <w:rsid w:val="00FC71F3"/>
    <w:rsid w:val="00FC7268"/>
    <w:rsid w:val="00FC7946"/>
    <w:rsid w:val="00FD0941"/>
    <w:rsid w:val="00FD19B2"/>
    <w:rsid w:val="00FD1A46"/>
    <w:rsid w:val="00FD1ACC"/>
    <w:rsid w:val="00FD1E0F"/>
    <w:rsid w:val="00FD2583"/>
    <w:rsid w:val="00FD2B42"/>
    <w:rsid w:val="00FD3752"/>
    <w:rsid w:val="00FD376A"/>
    <w:rsid w:val="00FD3A87"/>
    <w:rsid w:val="00FD4264"/>
    <w:rsid w:val="00FD4697"/>
    <w:rsid w:val="00FD4A72"/>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2134"/>
    <w:rsid w:val="00FF2D43"/>
    <w:rsid w:val="00FF3884"/>
    <w:rsid w:val="00FF3C5C"/>
    <w:rsid w:val="00FF3F40"/>
    <w:rsid w:val="00FF549F"/>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footer" Target="footer2.xml"/><Relationship Id="rId19" Type="http://schemas.openxmlformats.org/officeDocument/2006/relationships/hyperlink" Target="https://platform.openai.com/docs/models/"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92823</Words>
  <Characters>584786</Characters>
  <Application>Microsoft Office Word</Application>
  <DocSecurity>0</DocSecurity>
  <Lines>4873</Lines>
  <Paragraphs>1352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2499</cp:revision>
  <dcterms:created xsi:type="dcterms:W3CDTF">2024-10-11T08:26:00Z</dcterms:created>
  <dcterms:modified xsi:type="dcterms:W3CDTF">2025-01-13T08:31:00Z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id="Om9v9lpH"/&gt;&lt;style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