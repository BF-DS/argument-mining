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r w:rsidR="00664C71">
              <w:rPr>
                <w:noProof/>
                <w:webHidden/>
              </w:rPr>
            </w:r>
          </w:ins>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r>
              <w:rPr>
                <w:noProof/>
                <w:webHidden/>
              </w:rPr>
            </w:r>
          </w:ins>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r>
              <w:rPr>
                <w:noProof/>
                <w:webHidden/>
              </w:rPr>
            </w:r>
          </w:ins>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r>
              <w:rPr>
                <w:noProof/>
                <w:webHidden/>
              </w:rPr>
            </w:r>
          </w:ins>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r>
              <w:rPr>
                <w:noProof/>
                <w:webHidden/>
              </w:rPr>
            </w:r>
          </w:ins>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r>
              <w:rPr>
                <w:noProof/>
                <w:webHidden/>
              </w:rPr>
            </w:r>
          </w:ins>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r>
              <w:rPr>
                <w:noProof/>
                <w:webHidden/>
              </w:rPr>
            </w:r>
          </w:ins>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r>
              <w:rPr>
                <w:noProof/>
                <w:webHidden/>
              </w:rPr>
            </w:r>
          </w:ins>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r>
              <w:rPr>
                <w:noProof/>
                <w:webHidden/>
              </w:rPr>
            </w:r>
          </w:ins>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r>
              <w:rPr>
                <w:noProof/>
                <w:webHidden/>
              </w:rPr>
            </w:r>
          </w:ins>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r>
              <w:rPr>
                <w:noProof/>
                <w:webHidden/>
              </w:rPr>
            </w:r>
          </w:ins>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r>
              <w:rPr>
                <w:noProof/>
                <w:webHidden/>
              </w:rPr>
            </w:r>
          </w:ins>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r>
              <w:rPr>
                <w:noProof/>
                <w:webHidden/>
              </w:rPr>
            </w:r>
          </w:ins>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r>
              <w:rPr>
                <w:noProof/>
                <w:webHidden/>
              </w:rPr>
            </w:r>
          </w:ins>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r>
              <w:rPr>
                <w:noProof/>
                <w:webHidden/>
              </w:rPr>
            </w:r>
          </w:ins>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r>
              <w:rPr>
                <w:noProof/>
                <w:webHidden/>
              </w:rPr>
            </w:r>
          </w:ins>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r>
              <w:rPr>
                <w:noProof/>
                <w:webHidden/>
              </w:rPr>
            </w:r>
          </w:ins>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r>
              <w:rPr>
                <w:noProof/>
                <w:webHidden/>
              </w:rPr>
            </w:r>
          </w:ins>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proofErr w:type="spellStart"/>
        <w:r w:rsidR="00F71787" w:rsidRPr="0000785A">
          <w:rPr>
            <w:rFonts w:cs="Arial"/>
            <w:highlight w:val="magenta"/>
            <w:rPrChange w:id="120" w:author="Ben Fels" w:date="2024-12-21T13:20:00Z" w16du:dateUtc="2024-12-21T12:20:00Z">
              <w:rPr>
                <w:rFonts w:cs="Arial"/>
              </w:rPr>
            </w:rPrChange>
          </w:rPr>
          <w:t>Peldszus</w:t>
        </w:r>
        <w:proofErr w:type="spellEnd"/>
        <w:r w:rsidR="00F71787" w:rsidRPr="0000785A">
          <w:rPr>
            <w:rFonts w:cs="Arial"/>
            <w:highlight w:val="magenta"/>
            <w:rPrChange w:id="121" w:author="Ben Fels" w:date="2024-12-21T13:20:00Z" w16du:dateUtc="2024-12-21T12:20:00Z">
              <w:rPr>
                <w:rFonts w:cs="Arial"/>
              </w:rPr>
            </w:rPrChange>
          </w:rPr>
          <w:t xml:space="preserve"> &amp; Stede (2013, S. 1)</w:t>
        </w:r>
        <w:r w:rsidR="00F71787" w:rsidRPr="0000785A">
          <w:rPr>
            <w:highlight w:val="magenta"/>
            <w:rPrChange w:id="122"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3" w:author="Ben Fels" w:date="2024-12-21T13:19:00Z" w16du:dateUtc="2024-12-21T12:19:00Z">
        <w:r w:rsidR="001801D0">
          <w:t xml:space="preserve">Dabei werden </w:t>
        </w:r>
      </w:ins>
      <w:ins w:id="124" w:author="Ben Fels" w:date="2024-12-21T12:41:00Z" w16du:dateUtc="2024-12-21T11:41:00Z">
        <w:r w:rsidRPr="00F37881">
          <w:t xml:space="preserve">Standpunkte anhand von </w:t>
        </w:r>
        <w:r w:rsidRPr="00842046">
          <w:t xml:space="preserve">Beispielen bestärkt </w:t>
        </w:r>
      </w:ins>
      <w:ins w:id="125" w:author="Ben Fels" w:date="2024-12-21T13:19:00Z" w16du:dateUtc="2024-12-21T12:19:00Z">
        <w:r w:rsidR="001801D0">
          <w:t xml:space="preserve">mit dem Ziel </w:t>
        </w:r>
      </w:ins>
      <w:ins w:id="126" w:author="Ben Fels" w:date="2024-12-21T12:41:00Z" w16du:dateUtc="2024-12-21T11:41:00Z">
        <w:r w:rsidRPr="00842046">
          <w:t xml:space="preserve">die andere Seite von dem </w:t>
        </w:r>
      </w:ins>
      <w:ins w:id="127" w:author="Ben Fels" w:date="2024-12-21T13:19:00Z" w16du:dateUtc="2024-12-21T12:19:00Z">
        <w:r w:rsidR="001801D0">
          <w:t xml:space="preserve">eigenen </w:t>
        </w:r>
      </w:ins>
      <w:ins w:id="128" w:author="Ben Fels" w:date="2024-12-21T12:41:00Z" w16du:dateUtc="2024-12-21T11:41:00Z">
        <w:r w:rsidRPr="00842046">
          <w:t xml:space="preserve">Standpunkt </w:t>
        </w:r>
      </w:ins>
      <w:ins w:id="129" w:author="Ben Fels" w:date="2024-12-21T13:19:00Z" w16du:dateUtc="2024-12-21T12:19:00Z">
        <w:r w:rsidR="001801D0">
          <w:t xml:space="preserve">zu </w:t>
        </w:r>
      </w:ins>
      <w:ins w:id="130" w:author="Ben Fels" w:date="2024-12-21T12:41:00Z" w16du:dateUtc="2024-12-21T11:41:00Z">
        <w:r w:rsidRPr="00842046">
          <w:t xml:space="preserve">überzeugen. Gute Argumente sind </w:t>
        </w:r>
      </w:ins>
      <w:ins w:id="131" w:author="Ben Fels" w:date="2024-12-21T13:20:00Z" w16du:dateUtc="2024-12-21T12:20:00Z">
        <w:r w:rsidR="00154BD4">
          <w:t xml:space="preserve">zudem </w:t>
        </w:r>
      </w:ins>
      <w:ins w:id="132" w:author="Ben Fels" w:date="2024-12-21T12:41:00Z" w16du:dateUtc="2024-12-21T11:41:00Z">
        <w:r w:rsidRPr="00842046">
          <w:t xml:space="preserve">die Grundlage für eine fundierte Entscheidungsfindung bei verschiedenen Standpunkten </w:t>
        </w:r>
        <w:r w:rsidRPr="003A7433">
          <w:rPr>
            <w:highlight w:val="magenta"/>
            <w:rPrChange w:id="133" w:author="Ben Fels" w:date="2024-12-21T12:42:00Z" w16du:dateUtc="2024-12-21T11:42:00Z">
              <w:rPr/>
            </w:rPrChange>
          </w:rPr>
          <w:fldChar w:fldCharType="begin"/>
        </w:r>
        <w:r w:rsidRPr="003A7433">
          <w:rPr>
            <w:highlight w:val="magenta"/>
            <w:rPrChange w:id="134"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5" w:author="Ben Fels" w:date="2024-12-21T12:42:00Z" w16du:dateUtc="2024-12-21T11:42:00Z">
              <w:rPr/>
            </w:rPrChange>
          </w:rPr>
          <w:fldChar w:fldCharType="separate"/>
        </w:r>
        <w:r w:rsidRPr="003A7433">
          <w:rPr>
            <w:rFonts w:cs="Arial"/>
            <w:highlight w:val="magenta"/>
            <w:rPrChange w:id="136" w:author="Ben Fels" w:date="2024-12-21T12:42:00Z" w16du:dateUtc="2024-12-21T11:42:00Z">
              <w:rPr>
                <w:rFonts w:cs="Arial"/>
              </w:rPr>
            </w:rPrChange>
          </w:rPr>
          <w:t xml:space="preserve">(Stab &amp; </w:t>
        </w:r>
        <w:proofErr w:type="spellStart"/>
        <w:r w:rsidRPr="003A7433">
          <w:rPr>
            <w:rFonts w:cs="Arial"/>
            <w:highlight w:val="magenta"/>
            <w:rPrChange w:id="137" w:author="Ben Fels" w:date="2024-12-21T12:42:00Z" w16du:dateUtc="2024-12-21T11:42:00Z">
              <w:rPr>
                <w:rFonts w:cs="Arial"/>
              </w:rPr>
            </w:rPrChange>
          </w:rPr>
          <w:t>Gurevych</w:t>
        </w:r>
        <w:proofErr w:type="spellEnd"/>
        <w:r w:rsidRPr="003A7433">
          <w:rPr>
            <w:rFonts w:cs="Arial"/>
            <w:highlight w:val="magenta"/>
            <w:rPrChange w:id="138" w:author="Ben Fels" w:date="2024-12-21T12:42:00Z" w16du:dateUtc="2024-12-21T11:42:00Z">
              <w:rPr>
                <w:rFonts w:cs="Arial"/>
              </w:rPr>
            </w:rPrChange>
          </w:rPr>
          <w:t>, 2014, S. 1501)</w:t>
        </w:r>
        <w:r w:rsidRPr="003A7433">
          <w:rPr>
            <w:highlight w:val="magenta"/>
            <w:rPrChange w:id="139" w:author="Ben Fels" w:date="2024-12-21T12:42:00Z" w16du:dateUtc="2024-12-21T11:42:00Z">
              <w:rPr/>
            </w:rPrChange>
          </w:rPr>
          <w:fldChar w:fldCharType="end"/>
        </w:r>
        <w:r w:rsidRPr="00842046">
          <w:t xml:space="preserve">. </w:t>
        </w:r>
      </w:ins>
      <w:ins w:id="140" w:author="Ben Fels" w:date="2024-12-21T13:22:00Z" w16du:dateUtc="2024-12-21T12:22:00Z">
        <w:r w:rsidR="006827AF">
          <w:t>Das verstehen der argumentativen Struktur macht es nachvollziehbar, warum Menschen eine gewisse Meinung</w:t>
        </w:r>
      </w:ins>
      <w:ins w:id="141" w:author="Ben Fels" w:date="2024-12-21T13:38:00Z" w16du:dateUtc="2024-12-21T12:38:00Z">
        <w:r w:rsidR="009F7637">
          <w:t xml:space="preserve"> zu einem Thema</w:t>
        </w:r>
      </w:ins>
      <w:ins w:id="142"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3"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4"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5"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6" w:author="Ben Fels" w:date="2024-12-21T18:19:00Z" w16du:dateUtc="2024-12-21T17:19:00Z">
            <w:rPr>
              <w:rFonts w:cs="Arial"/>
            </w:rPr>
          </w:rPrChange>
        </w:rPr>
        <w:t>(Cabrio &amp; Villata, 2018, S. 5428; Lawrence &amp; Reed, 2020, S. 765)</w:t>
      </w:r>
      <w:ins w:id="147"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8" w:author="Ben Fels" w:date="2024-12-21T13:20:00Z" w16du:dateUtc="2024-12-21T12:20:00Z"/>
          <w:lang w:val="en-US"/>
          <w:rPrChange w:id="149" w:author="Ben Fels" w:date="2024-12-21T18:19:00Z" w16du:dateUtc="2024-12-21T17:19:00Z">
            <w:rPr>
              <w:ins w:id="150" w:author="Ben Fels" w:date="2024-12-21T13:20:00Z" w16du:dateUtc="2024-12-21T12:20:00Z"/>
            </w:rPr>
          </w:rPrChange>
        </w:rPr>
      </w:pPr>
    </w:p>
    <w:p w14:paraId="49F14CC4" w14:textId="193943AB" w:rsidR="003A7433" w:rsidRDefault="003A7433" w:rsidP="003A7433">
      <w:pPr>
        <w:jc w:val="both"/>
        <w:rPr>
          <w:ins w:id="151" w:author="Ben Fels" w:date="2024-12-21T12:41:00Z" w16du:dateUtc="2024-12-21T11:41:00Z"/>
        </w:rPr>
      </w:pPr>
      <w:ins w:id="152" w:author="Ben Fels" w:date="2024-12-21T12:41:00Z" w16du:dateUtc="2024-12-21T11:41:00Z">
        <w:r w:rsidRPr="002F4B5A">
          <w:rPr>
            <w:rFonts w:cs="Arial"/>
            <w:highlight w:val="magenta"/>
            <w:lang w:val="en-US"/>
            <w:rPrChange w:id="153" w:author="Ben Fels" w:date="2024-12-21T18:19:00Z" w16du:dateUtc="2024-12-21T17:19:00Z">
              <w:rPr>
                <w:rFonts w:cs="Arial"/>
              </w:rPr>
            </w:rPrChange>
          </w:rPr>
          <w:t xml:space="preserve">Stab &amp; </w:t>
        </w:r>
        <w:proofErr w:type="spellStart"/>
        <w:r w:rsidRPr="002F4B5A">
          <w:rPr>
            <w:rFonts w:cs="Arial"/>
            <w:highlight w:val="magenta"/>
            <w:lang w:val="en-US"/>
            <w:rPrChange w:id="154" w:author="Ben Fels" w:date="2024-12-21T18:19:00Z" w16du:dateUtc="2024-12-21T17:19:00Z">
              <w:rPr>
                <w:rFonts w:cs="Arial"/>
              </w:rPr>
            </w:rPrChange>
          </w:rPr>
          <w:t>Gurevych</w:t>
        </w:r>
        <w:proofErr w:type="spellEnd"/>
        <w:r w:rsidRPr="002F4B5A">
          <w:rPr>
            <w:rFonts w:cs="Arial"/>
            <w:highlight w:val="magenta"/>
            <w:lang w:val="en-US"/>
            <w:rPrChange w:id="155" w:author="Ben Fels" w:date="2024-12-21T18:19:00Z" w16du:dateUtc="2024-12-21T17:19:00Z">
              <w:rPr>
                <w:rFonts w:cs="Arial"/>
              </w:rPr>
            </w:rPrChange>
          </w:rPr>
          <w:t xml:space="preserve"> </w:t>
        </w:r>
        <w:r w:rsidRPr="003A7433">
          <w:rPr>
            <w:highlight w:val="magenta"/>
            <w:rPrChange w:id="156" w:author="Ben Fels" w:date="2024-12-21T12:42:00Z" w16du:dateUtc="2024-12-21T11:42:00Z">
              <w:rPr/>
            </w:rPrChange>
          </w:rPr>
          <w:fldChar w:fldCharType="begin"/>
        </w:r>
        <w:r w:rsidRPr="002F4B5A">
          <w:rPr>
            <w:highlight w:val="magenta"/>
            <w:lang w:val="en-US"/>
            <w:rPrChange w:id="157" w:author="Ben Fels" w:date="2024-12-21T18:19:00Z" w16du:dateUtc="2024-12-21T17:19: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8" w:author="Ben Fels" w:date="2024-12-21T12:42:00Z" w16du:dateUtc="2024-12-21T11:42:00Z">
              <w:rPr/>
            </w:rPrChange>
          </w:rPr>
          <w:instrText>α</w:instrText>
        </w:r>
        <w:r w:rsidRPr="002F4B5A">
          <w:rPr>
            <w:highlight w:val="magenta"/>
            <w:lang w:val="en-US"/>
            <w:rPrChange w:id="159" w:author="Ben Fels" w:date="2024-12-21T18:19:00Z" w16du:dateUtc="2024-12-21T17:19:00Z">
              <w:rPr/>
            </w:rPrChange>
          </w:rPr>
          <w:instrText xml:space="preserve">U = 0.72 for argument components and </w:instrText>
        </w:r>
        <w:r w:rsidRPr="003A7433">
          <w:rPr>
            <w:highlight w:val="magenta"/>
            <w:rPrChange w:id="160" w:author="Ben Fels" w:date="2024-12-21T12:42:00Z" w16du:dateUtc="2024-12-21T11:42:00Z">
              <w:rPr/>
            </w:rPrChange>
          </w:rPr>
          <w:instrText>α</w:instrText>
        </w:r>
        <w:r w:rsidRPr="002F4B5A">
          <w:rPr>
            <w:highlight w:val="magenta"/>
            <w:lang w:val="en-US"/>
            <w:rPrChange w:id="161" w:author="Ben Fels" w:date="2024-12-21T18:19:00Z" w16du:dateUtc="2024-12-21T17:19:00Z">
              <w:rPr/>
            </w:rPrChange>
          </w:rPr>
          <w:instrText xml:space="preserve"> = 0.81 for argumentative relations indicates that the proposed annotation scheme successfully guides annotators to substantial agreement. The </w:instrText>
        </w:r>
        <w:r w:rsidRPr="003A7433">
          <w:rPr>
            <w:highlight w:val="magenta"/>
            <w:rPrChange w:id="162" w:author="Ben Fels" w:date="2024-12-21T12:42:00Z" w16du:dateUtc="2024-12-21T11:42:00Z">
              <w:rPr/>
            </w:rPrChange>
          </w:rPr>
          <w:instrText>ﬁ</w:instrText>
        </w:r>
        <w:r w:rsidRPr="002F4B5A">
          <w:rPr>
            <w:highlight w:val="magenta"/>
            <w:lang w:val="en-US"/>
            <w:rPrChange w:id="163" w:author="Ben Fels" w:date="2024-12-21T18:19:00Z" w16du:dateUtc="2024-12-21T17:19: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64" w:author="Ben Fels" w:date="2024-12-21T12:42:00Z" w16du:dateUtc="2024-12-21T11:42:00Z">
              <w:rPr/>
            </w:rPrChange>
          </w:rPr>
          <w:fldChar w:fldCharType="separate"/>
        </w:r>
        <w:r w:rsidRPr="002F4B5A">
          <w:rPr>
            <w:rFonts w:cs="Arial"/>
            <w:highlight w:val="magenta"/>
            <w:lang w:val="en-US"/>
            <w:rPrChange w:id="165" w:author="Ben Fels" w:date="2024-12-21T18:19:00Z" w16du:dateUtc="2024-12-21T17:19:00Z">
              <w:rPr>
                <w:rFonts w:cs="Arial"/>
              </w:rPr>
            </w:rPrChange>
          </w:rPr>
          <w:t>(2014, S. 1501)</w:t>
        </w:r>
        <w:r w:rsidRPr="003A7433">
          <w:rPr>
            <w:highlight w:val="magenta"/>
            <w:rPrChange w:id="166" w:author="Ben Fels" w:date="2024-12-21T12:42:00Z" w16du:dateUtc="2024-12-21T11:42:00Z">
              <w:rPr/>
            </w:rPrChange>
          </w:rPr>
          <w:fldChar w:fldCharType="end"/>
        </w:r>
        <w:r w:rsidRPr="002F4B5A">
          <w:rPr>
            <w:lang w:val="en-US"/>
            <w:rPrChange w:id="167" w:author="Ben Fels" w:date="2024-12-21T18:19:00Z" w16du:dateUtc="2024-12-21T17:19:00Z">
              <w:rPr/>
            </w:rPrChange>
          </w:rPr>
          <w:t xml:space="preserve"> </w:t>
        </w:r>
        <w:proofErr w:type="spellStart"/>
        <w:r w:rsidRPr="002F4B5A">
          <w:rPr>
            <w:lang w:val="en-US"/>
            <w:rPrChange w:id="168" w:author="Ben Fels" w:date="2024-12-21T18:19:00Z" w16du:dateUtc="2024-12-21T17:19:00Z">
              <w:rPr/>
            </w:rPrChange>
          </w:rPr>
          <w:t>führen</w:t>
        </w:r>
        <w:proofErr w:type="spellEnd"/>
        <w:r w:rsidRPr="002F4B5A">
          <w:rPr>
            <w:lang w:val="en-US"/>
            <w:rPrChange w:id="169" w:author="Ben Fels" w:date="2024-12-21T18:19:00Z" w16du:dateUtc="2024-12-21T17:19:00Z">
              <w:rPr/>
            </w:rPrChange>
          </w:rPr>
          <w:t xml:space="preserve"> an, </w:t>
        </w:r>
        <w:proofErr w:type="spellStart"/>
        <w:r w:rsidRPr="002F4B5A">
          <w:rPr>
            <w:lang w:val="en-US"/>
            <w:rPrChange w:id="170" w:author="Ben Fels" w:date="2024-12-21T18:19:00Z" w16du:dateUtc="2024-12-21T17:19:00Z">
              <w:rPr/>
            </w:rPrChange>
          </w:rPr>
          <w:t>dass</w:t>
        </w:r>
        <w:proofErr w:type="spellEnd"/>
        <w:r w:rsidRPr="002F4B5A">
          <w:rPr>
            <w:lang w:val="en-US"/>
            <w:rPrChange w:id="171" w:author="Ben Fels" w:date="2024-12-21T18:19:00Z" w16du:dateUtc="2024-12-21T17:19:00Z">
              <w:rPr/>
            </w:rPrChange>
          </w:rPr>
          <w:t xml:space="preserve"> die </w:t>
        </w:r>
        <w:proofErr w:type="spellStart"/>
        <w:r w:rsidRPr="002F4B5A">
          <w:rPr>
            <w:lang w:val="en-US"/>
            <w:rPrChange w:id="172" w:author="Ben Fels" w:date="2024-12-21T18:19:00Z" w16du:dateUtc="2024-12-21T17:19:00Z">
              <w:rPr/>
            </w:rPrChange>
          </w:rPr>
          <w:t>automatisierte</w:t>
        </w:r>
        <w:proofErr w:type="spellEnd"/>
        <w:r w:rsidRPr="002F4B5A">
          <w:rPr>
            <w:lang w:val="en-US"/>
            <w:rPrChange w:id="173" w:author="Ben Fels" w:date="2024-12-21T18:19:00Z" w16du:dateUtc="2024-12-21T17:19:00Z">
              <w:rPr/>
            </w:rPrChange>
          </w:rPr>
          <w:t xml:space="preserve"> </w:t>
        </w:r>
        <w:proofErr w:type="spellStart"/>
        <w:r w:rsidRPr="002F4B5A">
          <w:rPr>
            <w:lang w:val="en-US"/>
            <w:rPrChange w:id="174" w:author="Ben Fels" w:date="2024-12-21T18:19:00Z" w16du:dateUtc="2024-12-21T17:19:00Z">
              <w:rPr/>
            </w:rPrChange>
          </w:rPr>
          <w:t>Erkennung</w:t>
        </w:r>
        <w:proofErr w:type="spellEnd"/>
        <w:r w:rsidRPr="002F4B5A">
          <w:rPr>
            <w:lang w:val="en-US"/>
            <w:rPrChange w:id="175" w:author="Ben Fels" w:date="2024-12-21T18:19:00Z" w16du:dateUtc="2024-12-21T17:19:00Z">
              <w:rPr/>
            </w:rPrChange>
          </w:rPr>
          <w:t xml:space="preserve"> von </w:t>
        </w:r>
        <w:proofErr w:type="spellStart"/>
        <w:r w:rsidRPr="002F4B5A">
          <w:rPr>
            <w:lang w:val="en-US"/>
            <w:rPrChange w:id="176" w:author="Ben Fels" w:date="2024-12-21T18:19:00Z" w16du:dateUtc="2024-12-21T17:19:00Z">
              <w:rPr/>
            </w:rPrChange>
          </w:rPr>
          <w:t>Argumenten</w:t>
        </w:r>
        <w:proofErr w:type="spellEnd"/>
        <w:r w:rsidRPr="002F4B5A">
          <w:rPr>
            <w:lang w:val="en-US"/>
            <w:rPrChange w:id="177" w:author="Ben Fels" w:date="2024-12-21T18:19:00Z" w16du:dateUtc="2024-12-21T17:19:00Z">
              <w:rPr/>
            </w:rPrChange>
          </w:rPr>
          <w:t xml:space="preserve"> in </w:t>
        </w:r>
        <w:proofErr w:type="spellStart"/>
        <w:r w:rsidRPr="002F4B5A">
          <w:rPr>
            <w:lang w:val="en-US"/>
            <w:rPrChange w:id="178" w:author="Ben Fels" w:date="2024-12-21T18:19:00Z" w16du:dateUtc="2024-12-21T17:19:00Z">
              <w:rPr/>
            </w:rPrChange>
          </w:rPr>
          <w:t>Texten</w:t>
        </w:r>
        <w:proofErr w:type="spellEnd"/>
        <w:r w:rsidRPr="002F4B5A">
          <w:rPr>
            <w:lang w:val="en-US"/>
            <w:rPrChange w:id="179" w:author="Ben Fels" w:date="2024-12-21T18:19:00Z" w16du:dateUtc="2024-12-21T17:19:00Z">
              <w:rPr/>
            </w:rPrChange>
          </w:rPr>
          <w:t xml:space="preserve"> </w:t>
        </w:r>
        <w:proofErr w:type="spellStart"/>
        <w:r w:rsidRPr="002F4B5A">
          <w:rPr>
            <w:lang w:val="en-US"/>
            <w:rPrChange w:id="180" w:author="Ben Fels" w:date="2024-12-21T18:19:00Z" w16du:dateUtc="2024-12-21T17:19:00Z">
              <w:rPr/>
            </w:rPrChange>
          </w:rPr>
          <w:t>dazu</w:t>
        </w:r>
        <w:proofErr w:type="spellEnd"/>
        <w:r w:rsidRPr="002F4B5A">
          <w:rPr>
            <w:lang w:val="en-US"/>
            <w:rPrChange w:id="181" w:author="Ben Fels" w:date="2024-12-21T18:19:00Z" w16du:dateUtc="2024-12-21T17:19:00Z">
              <w:rPr/>
            </w:rPrChange>
          </w:rPr>
          <w:t xml:space="preserve"> </w:t>
        </w:r>
        <w:proofErr w:type="spellStart"/>
        <w:r w:rsidRPr="002F4B5A">
          <w:rPr>
            <w:lang w:val="en-US"/>
            <w:rPrChange w:id="182" w:author="Ben Fels" w:date="2024-12-21T18:19:00Z" w16du:dateUtc="2024-12-21T17:19:00Z">
              <w:rPr/>
            </w:rPrChange>
          </w:rPr>
          <w:t>beitragen</w:t>
        </w:r>
        <w:proofErr w:type="spellEnd"/>
        <w:r w:rsidRPr="002F4B5A">
          <w:rPr>
            <w:lang w:val="en-US"/>
            <w:rPrChange w:id="183" w:author="Ben Fels" w:date="2024-12-21T18:19:00Z" w16du:dateUtc="2024-12-21T17:19:00Z">
              <w:rPr/>
            </w:rPrChange>
          </w:rPr>
          <w:t xml:space="preserve"> </w:t>
        </w:r>
        <w:proofErr w:type="spellStart"/>
        <w:r w:rsidRPr="002F4B5A">
          <w:rPr>
            <w:lang w:val="en-US"/>
            <w:rPrChange w:id="184" w:author="Ben Fels" w:date="2024-12-21T18:19:00Z" w16du:dateUtc="2024-12-21T17:19:00Z">
              <w:rPr/>
            </w:rPrChange>
          </w:rPr>
          <w:t>kann</w:t>
        </w:r>
        <w:proofErr w:type="spellEnd"/>
        <w:r w:rsidRPr="002F4B5A">
          <w:rPr>
            <w:lang w:val="en-US"/>
            <w:rPrChange w:id="185" w:author="Ben Fels" w:date="2024-12-21T18:19:00Z" w16du:dateUtc="2024-12-21T17:19:00Z">
              <w:rPr/>
            </w:rPrChange>
          </w:rPr>
          <w:t xml:space="preserve">, die </w:t>
        </w:r>
        <w:proofErr w:type="spellStart"/>
        <w:r w:rsidRPr="002F4B5A">
          <w:rPr>
            <w:lang w:val="en-US"/>
            <w:rPrChange w:id="186" w:author="Ben Fels" w:date="2024-12-21T18:19:00Z" w16du:dateUtc="2024-12-21T17:19:00Z">
              <w:rPr/>
            </w:rPrChange>
          </w:rPr>
          <w:t>Plausibilität</w:t>
        </w:r>
        <w:proofErr w:type="spellEnd"/>
        <w:r w:rsidRPr="002F4B5A">
          <w:rPr>
            <w:lang w:val="en-US"/>
            <w:rPrChange w:id="187" w:author="Ben Fels" w:date="2024-12-21T18:19:00Z" w16du:dateUtc="2024-12-21T17:19:00Z">
              <w:rPr/>
            </w:rPrChange>
          </w:rPr>
          <w:t xml:space="preserve"> der </w:t>
        </w:r>
        <w:proofErr w:type="spellStart"/>
        <w:r w:rsidRPr="002F4B5A">
          <w:rPr>
            <w:lang w:val="en-US"/>
            <w:rPrChange w:id="188" w:author="Ben Fels" w:date="2024-12-21T18:19:00Z" w16du:dateUtc="2024-12-21T17:19:00Z">
              <w:rPr/>
            </w:rPrChange>
          </w:rPr>
          <w:t>Argumentationsführung</w:t>
        </w:r>
        <w:proofErr w:type="spellEnd"/>
        <w:r w:rsidRPr="002F4B5A">
          <w:rPr>
            <w:lang w:val="en-US"/>
            <w:rPrChange w:id="189" w:author="Ben Fels" w:date="2024-12-21T18:19:00Z" w16du:dateUtc="2024-12-21T17:19:00Z">
              <w:rPr/>
            </w:rPrChange>
          </w:rPr>
          <w:t xml:space="preserve"> </w:t>
        </w:r>
        <w:proofErr w:type="spellStart"/>
        <w:r w:rsidRPr="002F4B5A">
          <w:rPr>
            <w:lang w:val="en-US"/>
            <w:rPrChange w:id="190" w:author="Ben Fels" w:date="2024-12-21T18:19:00Z" w16du:dateUtc="2024-12-21T17:19:00Z">
              <w:rPr/>
            </w:rPrChange>
          </w:rPr>
          <w:t>zu</w:t>
        </w:r>
        <w:proofErr w:type="spellEnd"/>
        <w:r w:rsidRPr="002F4B5A">
          <w:rPr>
            <w:lang w:val="en-US"/>
            <w:rPrChange w:id="191" w:author="Ben Fels" w:date="2024-12-21T18:19:00Z" w16du:dateUtc="2024-12-21T17:19:00Z">
              <w:rPr/>
            </w:rPrChange>
          </w:rPr>
          <w:t xml:space="preserve"> </w:t>
        </w:r>
        <w:proofErr w:type="spellStart"/>
        <w:r w:rsidRPr="002F4B5A">
          <w:rPr>
            <w:lang w:val="en-US"/>
            <w:rPrChange w:id="192" w:author="Ben Fels" w:date="2024-12-21T18:19:00Z" w16du:dateUtc="2024-12-21T17:19:00Z">
              <w:rPr/>
            </w:rPrChange>
          </w:rPr>
          <w:t>prüfen</w:t>
        </w:r>
        <w:proofErr w:type="spellEnd"/>
        <w:r w:rsidRPr="002F4B5A">
          <w:rPr>
            <w:lang w:val="en-US"/>
            <w:rPrChange w:id="193" w:author="Ben Fels" w:date="2024-12-21T18:19:00Z" w16du:dateUtc="2024-12-21T17:19:00Z">
              <w:rPr/>
            </w:rPrChange>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94"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95" w:author="Ben Fels" w:date="2024-12-21T12:41:00Z" w16du:dateUtc="2024-12-21T11:41:00Z">
        <w:r w:rsidRPr="00232C87">
          <w:rPr>
            <w:highlight w:val="magenta"/>
            <w:rPrChange w:id="196" w:author="Ben Fels" w:date="2024-12-21T12:42:00Z" w16du:dateUtc="2024-12-21T11:42:00Z">
              <w:rPr/>
            </w:rPrChange>
          </w:rPr>
          <w:fldChar w:fldCharType="separate"/>
        </w:r>
      </w:ins>
      <w:r w:rsidR="008833CB" w:rsidRPr="008833CB">
        <w:rPr>
          <w:rFonts w:cs="Arial"/>
          <w:highlight w:val="magenta"/>
        </w:rPr>
        <w:t xml:space="preserve">(Lawrence &amp; Reed, 2020; Stab &amp; </w:t>
      </w:r>
      <w:proofErr w:type="spellStart"/>
      <w:r w:rsidR="008833CB" w:rsidRPr="008833CB">
        <w:rPr>
          <w:rFonts w:cs="Arial"/>
          <w:highlight w:val="magenta"/>
        </w:rPr>
        <w:t>Gurevych</w:t>
      </w:r>
      <w:proofErr w:type="spellEnd"/>
      <w:r w:rsidR="008833CB" w:rsidRPr="008833CB">
        <w:rPr>
          <w:rFonts w:cs="Arial"/>
          <w:highlight w:val="magenta"/>
        </w:rPr>
        <w:t>, 2017b)</w:t>
      </w:r>
      <w:ins w:id="197" w:author="Ben Fels" w:date="2024-12-21T12:41:00Z" w16du:dateUtc="2024-12-21T11:41:00Z">
        <w:r w:rsidRPr="00232C87">
          <w:rPr>
            <w:highlight w:val="magenta"/>
            <w:rPrChange w:id="198"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99"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200" w:author="Ben Fels" w:date="2024-12-21T12:43:00Z" w16du:dateUtc="2024-12-21T11:43:00Z">
              <w:rPr/>
            </w:rPrChange>
          </w:rPr>
          <w:t>Natural Language Processing (NLP</w:t>
        </w:r>
        <w:r w:rsidRPr="00245094">
          <w:t xml:space="preserve">) </w:t>
        </w:r>
        <w:r w:rsidRPr="00232C87">
          <w:rPr>
            <w:highlight w:val="magenta"/>
            <w:rPrChange w:id="201" w:author="Ben Fels" w:date="2024-12-21T12:42:00Z" w16du:dateUtc="2024-12-21T11:42:00Z">
              <w:rPr/>
            </w:rPrChange>
          </w:rPr>
          <w:t xml:space="preserve">Aufgaben </w:t>
        </w:r>
        <w:r w:rsidRPr="00232C87">
          <w:rPr>
            <w:highlight w:val="magenta"/>
            <w:rPrChange w:id="202" w:author="Ben Fels" w:date="2024-12-21T12:42:00Z" w16du:dateUtc="2024-12-21T11:42:00Z">
              <w:rPr/>
            </w:rPrChange>
          </w:rPr>
          <w:fldChar w:fldCharType="begin"/>
        </w:r>
        <w:r w:rsidRPr="00232C87">
          <w:rPr>
            <w:highlight w:val="magenta"/>
            <w:rPrChange w:id="20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204" w:author="Ben Fels" w:date="2024-12-21T12:42:00Z" w16du:dateUtc="2024-12-21T11:42:00Z">
              <w:rPr/>
            </w:rPrChange>
          </w:rPr>
          <w:fldChar w:fldCharType="separate"/>
        </w:r>
        <w:r w:rsidRPr="00232C87">
          <w:rPr>
            <w:rFonts w:cs="Arial"/>
            <w:highlight w:val="magenta"/>
            <w:rPrChange w:id="205" w:author="Ben Fels" w:date="2024-12-21T12:42:00Z" w16du:dateUtc="2024-12-21T11:42:00Z">
              <w:rPr>
                <w:rFonts w:cs="Arial"/>
              </w:rPr>
            </w:rPrChange>
          </w:rPr>
          <w:t>(</w:t>
        </w:r>
        <w:proofErr w:type="spellStart"/>
        <w:r w:rsidRPr="00232C87">
          <w:rPr>
            <w:rFonts w:cs="Arial"/>
            <w:highlight w:val="magenta"/>
            <w:rPrChange w:id="206" w:author="Ben Fels" w:date="2024-12-21T12:42:00Z" w16du:dateUtc="2024-12-21T11:42:00Z">
              <w:rPr>
                <w:rFonts w:cs="Arial"/>
              </w:rPr>
            </w:rPrChange>
          </w:rPr>
          <w:t>Ozdemir</w:t>
        </w:r>
        <w:proofErr w:type="spellEnd"/>
        <w:r w:rsidRPr="00232C87">
          <w:rPr>
            <w:rFonts w:cs="Arial"/>
            <w:highlight w:val="magenta"/>
            <w:rPrChange w:id="207" w:author="Ben Fels" w:date="2024-12-21T12:42:00Z" w16du:dateUtc="2024-12-21T11:42:00Z">
              <w:rPr>
                <w:rFonts w:cs="Arial"/>
              </w:rPr>
            </w:rPrChange>
          </w:rPr>
          <w:t xml:space="preserve">, 2024, S. 46; </w:t>
        </w:r>
        <w:proofErr w:type="spellStart"/>
        <w:r w:rsidRPr="00232C87">
          <w:rPr>
            <w:rFonts w:cs="Arial"/>
            <w:highlight w:val="magenta"/>
            <w:rPrChange w:id="208" w:author="Ben Fels" w:date="2024-12-21T12:42:00Z" w16du:dateUtc="2024-12-21T11:42:00Z">
              <w:rPr>
                <w:rFonts w:cs="Arial"/>
              </w:rPr>
            </w:rPrChange>
          </w:rPr>
          <w:lastRenderedPageBreak/>
          <w:t>Patil</w:t>
        </w:r>
        <w:proofErr w:type="spellEnd"/>
        <w:r w:rsidRPr="00232C87">
          <w:rPr>
            <w:rFonts w:cs="Arial"/>
            <w:highlight w:val="magenta"/>
            <w:rPrChange w:id="209" w:author="Ben Fels" w:date="2024-12-21T12:42:00Z" w16du:dateUtc="2024-12-21T11:42:00Z">
              <w:rPr>
                <w:rFonts w:cs="Arial"/>
              </w:rPr>
            </w:rPrChange>
          </w:rPr>
          <w:t xml:space="preserve"> &amp; </w:t>
        </w:r>
        <w:proofErr w:type="spellStart"/>
        <w:r w:rsidRPr="00232C87">
          <w:rPr>
            <w:rFonts w:cs="Arial"/>
            <w:highlight w:val="magenta"/>
            <w:rPrChange w:id="210" w:author="Ben Fels" w:date="2024-12-21T12:42:00Z" w16du:dateUtc="2024-12-21T11:42:00Z">
              <w:rPr>
                <w:rFonts w:cs="Arial"/>
              </w:rPr>
            </w:rPrChange>
          </w:rPr>
          <w:t>Gudivada</w:t>
        </w:r>
        <w:proofErr w:type="spellEnd"/>
        <w:r w:rsidRPr="00232C87">
          <w:rPr>
            <w:rFonts w:cs="Arial"/>
            <w:highlight w:val="magenta"/>
            <w:rPrChange w:id="211" w:author="Ben Fels" w:date="2024-12-21T12:42:00Z" w16du:dateUtc="2024-12-21T11:42:00Z">
              <w:rPr>
                <w:rFonts w:cs="Arial"/>
              </w:rPr>
            </w:rPrChange>
          </w:rPr>
          <w:t>, 2024, S. 1)</w:t>
        </w:r>
        <w:r w:rsidRPr="00232C87">
          <w:rPr>
            <w:highlight w:val="magenta"/>
            <w:rPrChange w:id="212"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213" w:author="Ben Fels" w:date="2024-12-21T12:42:00Z" w16du:dateUtc="2024-12-21T11:42:00Z">
              <w:rPr/>
            </w:rPrChange>
          </w:rPr>
          <w:fldChar w:fldCharType="begin"/>
        </w:r>
        <w:r w:rsidRPr="00232C87">
          <w:rPr>
            <w:highlight w:val="magenta"/>
            <w:rPrChange w:id="214"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215" w:author="Ben Fels" w:date="2024-12-21T12:42:00Z" w16du:dateUtc="2024-12-21T11:42:00Z">
              <w:rPr/>
            </w:rPrChange>
          </w:rPr>
          <w:fldChar w:fldCharType="separate"/>
        </w:r>
        <w:r w:rsidRPr="00232C87">
          <w:rPr>
            <w:rFonts w:cs="Arial"/>
            <w:highlight w:val="magenta"/>
            <w:rPrChange w:id="216" w:author="Ben Fels" w:date="2024-12-21T12:42:00Z" w16du:dateUtc="2024-12-21T11:42:00Z">
              <w:rPr>
                <w:rFonts w:cs="Arial"/>
              </w:rPr>
            </w:rPrChange>
          </w:rPr>
          <w:t>(</w:t>
        </w:r>
        <w:proofErr w:type="spellStart"/>
        <w:r w:rsidRPr="00232C87">
          <w:rPr>
            <w:rFonts w:cs="Arial"/>
            <w:highlight w:val="magenta"/>
            <w:rPrChange w:id="217" w:author="Ben Fels" w:date="2024-12-21T12:42:00Z" w16du:dateUtc="2024-12-21T11:42:00Z">
              <w:rPr>
                <w:rFonts w:cs="Arial"/>
              </w:rPr>
            </w:rPrChange>
          </w:rPr>
          <w:t>Kochmar</w:t>
        </w:r>
        <w:proofErr w:type="spellEnd"/>
        <w:r w:rsidRPr="00232C87">
          <w:rPr>
            <w:rFonts w:cs="Arial"/>
            <w:highlight w:val="magenta"/>
            <w:rPrChange w:id="218" w:author="Ben Fels" w:date="2024-12-21T12:42:00Z" w16du:dateUtc="2024-12-21T11:42:00Z">
              <w:rPr>
                <w:rFonts w:cs="Arial"/>
              </w:rPr>
            </w:rPrChange>
          </w:rPr>
          <w:t>, 2022)</w:t>
        </w:r>
        <w:r w:rsidRPr="00232C87">
          <w:rPr>
            <w:highlight w:val="magenta"/>
            <w:rPrChange w:id="219"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220" w:author="Ben Fels" w:date="2024-12-21T12:43:00Z" w16du:dateUtc="2024-12-21T11:43:00Z">
              <w:rPr>
                <w:rFonts w:cs="Arial"/>
              </w:rPr>
            </w:rPrChange>
          </w:rPr>
          <w:t>Patil</w:t>
        </w:r>
        <w:proofErr w:type="spellEnd"/>
        <w:r w:rsidRPr="00232C87">
          <w:rPr>
            <w:rFonts w:cs="Arial"/>
            <w:highlight w:val="magenta"/>
            <w:rPrChange w:id="221" w:author="Ben Fels" w:date="2024-12-21T12:43:00Z" w16du:dateUtc="2024-12-21T11:43:00Z">
              <w:rPr>
                <w:rFonts w:cs="Arial"/>
              </w:rPr>
            </w:rPrChange>
          </w:rPr>
          <w:t xml:space="preserve"> &amp; </w:t>
        </w:r>
        <w:proofErr w:type="spellStart"/>
        <w:r w:rsidRPr="00232C87">
          <w:rPr>
            <w:rFonts w:cs="Arial"/>
            <w:highlight w:val="magenta"/>
            <w:rPrChange w:id="222" w:author="Ben Fels" w:date="2024-12-21T12:43:00Z" w16du:dateUtc="2024-12-21T11:43:00Z">
              <w:rPr>
                <w:rFonts w:cs="Arial"/>
              </w:rPr>
            </w:rPrChange>
          </w:rPr>
          <w:t>Gudivada</w:t>
        </w:r>
        <w:proofErr w:type="spellEnd"/>
        <w:r w:rsidRPr="00232C87">
          <w:rPr>
            <w:highlight w:val="magenta"/>
            <w:rPrChange w:id="223" w:author="Ben Fels" w:date="2024-12-21T12:43:00Z" w16du:dateUtc="2024-12-21T11:43:00Z">
              <w:rPr/>
            </w:rPrChange>
          </w:rPr>
          <w:t xml:space="preserve"> </w:t>
        </w:r>
        <w:r w:rsidRPr="00232C87">
          <w:rPr>
            <w:highlight w:val="magenta"/>
            <w:rPrChange w:id="224" w:author="Ben Fels" w:date="2024-12-21T12:43:00Z" w16du:dateUtc="2024-12-21T11:43:00Z">
              <w:rPr/>
            </w:rPrChange>
          </w:rPr>
          <w:fldChar w:fldCharType="begin"/>
        </w:r>
        <w:r w:rsidRPr="00232C87">
          <w:rPr>
            <w:highlight w:val="magenta"/>
            <w:rPrChange w:id="225"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226" w:author="Ben Fels" w:date="2024-12-21T12:43:00Z" w16du:dateUtc="2024-12-21T11:43:00Z">
              <w:rPr/>
            </w:rPrChange>
          </w:rPr>
          <w:fldChar w:fldCharType="separate"/>
        </w:r>
        <w:r w:rsidRPr="00232C87">
          <w:rPr>
            <w:rFonts w:cs="Arial"/>
            <w:highlight w:val="magenta"/>
            <w:rPrChange w:id="227" w:author="Ben Fels" w:date="2024-12-21T12:43:00Z" w16du:dateUtc="2024-12-21T11:43:00Z">
              <w:rPr>
                <w:rFonts w:cs="Arial"/>
              </w:rPr>
            </w:rPrChange>
          </w:rPr>
          <w:t>(2024, S. 4)</w:t>
        </w:r>
        <w:r w:rsidRPr="00232C87">
          <w:rPr>
            <w:highlight w:val="magenta"/>
            <w:rPrChange w:id="228"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229" w:author="Ben Fels" w:date="2024-12-21T13:16:00Z" w16du:dateUtc="2024-12-21T12:16:00Z"/>
        </w:rPr>
      </w:pPr>
      <w:moveToRangeStart w:id="230" w:author="Ben Fels" w:date="2024-12-21T13:16:00Z" w:name="move185679391"/>
      <w:moveTo w:id="231"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230"/>
    <w:p w14:paraId="4E685DAA" w14:textId="77777777" w:rsidR="00D31E52" w:rsidRDefault="00D31E52" w:rsidP="00D31E52">
      <w:pPr>
        <w:jc w:val="both"/>
        <w:rPr>
          <w:ins w:id="232" w:author="Ben Fels" w:date="2024-12-21T13:17:00Z" w16du:dateUtc="2024-12-21T12:17:00Z"/>
        </w:rPr>
      </w:pPr>
      <w:ins w:id="233"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7777777" w:rsidR="003A7433" w:rsidRDefault="003A7433" w:rsidP="00F34A39">
      <w:pPr>
        <w:rPr>
          <w:ins w:id="234" w:author="Ben Fels" w:date="2024-12-21T12:40:00Z" w16du:dateUtc="2024-12-21T11:40:00Z"/>
        </w:rPr>
      </w:pPr>
    </w:p>
    <w:p w14:paraId="35DD79E7" w14:textId="524549EA" w:rsidR="007965FC" w:rsidRDefault="00F34A39" w:rsidP="006E7B3E">
      <w:pPr>
        <w:jc w:val="both"/>
        <w:rPr>
          <w:ins w:id="235" w:author="Ben Fels" w:date="2024-12-21T12:57:00Z" w16du:dateUtc="2024-12-21T11:57:00Z"/>
        </w:rPr>
      </w:pPr>
      <w:moveToRangeStart w:id="236" w:author="Ben Fels" w:date="2024-12-21T11:50:00Z" w:name="move185674234"/>
      <w:moveTo w:id="237" w:author="Ben Fels" w:date="2024-12-21T11:50:00Z" w16du:dateUtc="2024-12-21T10:50:00Z">
        <w:del w:id="238"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39"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40" w:author="Ben Fels" w:date="2024-12-21T12:44:00Z" w16du:dateUtc="2024-12-21T11:44:00Z">
              <w:rPr>
                <w:bCs/>
                <w:i/>
              </w:rPr>
            </w:rPrChange>
          </w:rPr>
          <w:fldChar w:fldCharType="begin"/>
        </w:r>
        <w:r w:rsidR="006E7B3E" w:rsidRPr="006E7B3E">
          <w:rPr>
            <w:bCs/>
            <w:i/>
            <w:highlight w:val="magenta"/>
            <w:rPrChange w:id="241"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42" w:author="Ben Fels" w:date="2024-12-21T12:44:00Z" w16du:dateUtc="2024-12-21T11:44:00Z">
              <w:rPr>
                <w:bCs/>
                <w:i/>
              </w:rPr>
            </w:rPrChange>
          </w:rPr>
          <w:fldChar w:fldCharType="separate"/>
        </w:r>
        <w:r w:rsidR="006E7B3E" w:rsidRPr="006E7B3E">
          <w:rPr>
            <w:rFonts w:cs="Arial"/>
            <w:highlight w:val="magenta"/>
            <w:rPrChange w:id="243" w:author="Ben Fels" w:date="2024-12-21T12:44:00Z" w16du:dateUtc="2024-12-21T11:44:00Z">
              <w:rPr>
                <w:rFonts w:cs="Arial"/>
              </w:rPr>
            </w:rPrChange>
          </w:rPr>
          <w:t>(Brown et al., 2020, S. 3)</w:t>
        </w:r>
        <w:r w:rsidR="006E7B3E" w:rsidRPr="006E7B3E">
          <w:rPr>
            <w:bCs/>
            <w:i/>
            <w:highlight w:val="magenta"/>
            <w:rPrChange w:id="244"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45" w:author="Ben Fels" w:date="2024-12-21T12:44:00Z" w16du:dateUtc="2024-12-21T11:44:00Z">
              <w:rPr/>
            </w:rPrChange>
          </w:rPr>
          <w:fldChar w:fldCharType="begin"/>
        </w:r>
        <w:r w:rsidR="006E7B3E" w:rsidRPr="006E7B3E">
          <w:rPr>
            <w:highlight w:val="magenta"/>
            <w:rPrChange w:id="246"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47" w:author="Ben Fels" w:date="2024-12-21T12:44:00Z" w16du:dateUtc="2024-12-21T11:44:00Z">
              <w:rPr/>
            </w:rPrChange>
          </w:rPr>
          <w:fldChar w:fldCharType="separate"/>
        </w:r>
        <w:r w:rsidR="006E7B3E" w:rsidRPr="006E7B3E">
          <w:rPr>
            <w:rFonts w:cs="Arial"/>
            <w:highlight w:val="magenta"/>
            <w:rPrChange w:id="248" w:author="Ben Fels" w:date="2024-12-21T12:44:00Z" w16du:dateUtc="2024-12-21T11:44:00Z">
              <w:rPr>
                <w:rFonts w:cs="Arial"/>
              </w:rPr>
            </w:rPrChange>
          </w:rPr>
          <w:t xml:space="preserve">(Brown et al., 2020, S. 6; </w:t>
        </w:r>
        <w:proofErr w:type="spellStart"/>
        <w:r w:rsidR="006E7B3E" w:rsidRPr="006E7B3E">
          <w:rPr>
            <w:rFonts w:cs="Arial"/>
            <w:highlight w:val="magenta"/>
            <w:rPrChange w:id="249" w:author="Ben Fels" w:date="2024-12-21T12:44:00Z" w16du:dateUtc="2024-12-21T11:44:00Z">
              <w:rPr>
                <w:rFonts w:cs="Arial"/>
              </w:rPr>
            </w:rPrChange>
          </w:rPr>
          <w:t>Patil</w:t>
        </w:r>
        <w:proofErr w:type="spellEnd"/>
        <w:r w:rsidR="006E7B3E" w:rsidRPr="006E7B3E">
          <w:rPr>
            <w:rFonts w:cs="Arial"/>
            <w:highlight w:val="magenta"/>
            <w:rPrChange w:id="250" w:author="Ben Fels" w:date="2024-12-21T12:44:00Z" w16du:dateUtc="2024-12-21T11:44:00Z">
              <w:rPr>
                <w:rFonts w:cs="Arial"/>
              </w:rPr>
            </w:rPrChange>
          </w:rPr>
          <w:t xml:space="preserve"> &amp; </w:t>
        </w:r>
        <w:proofErr w:type="spellStart"/>
        <w:r w:rsidR="006E7B3E" w:rsidRPr="006E7B3E">
          <w:rPr>
            <w:rFonts w:cs="Arial"/>
            <w:highlight w:val="magenta"/>
            <w:rPrChange w:id="251" w:author="Ben Fels" w:date="2024-12-21T12:44:00Z" w16du:dateUtc="2024-12-21T11:44:00Z">
              <w:rPr>
                <w:rFonts w:cs="Arial"/>
              </w:rPr>
            </w:rPrChange>
          </w:rPr>
          <w:t>Gudivada</w:t>
        </w:r>
        <w:proofErr w:type="spellEnd"/>
        <w:r w:rsidR="006E7B3E" w:rsidRPr="006E7B3E">
          <w:rPr>
            <w:rFonts w:cs="Arial"/>
            <w:highlight w:val="magenta"/>
            <w:rPrChange w:id="252" w:author="Ben Fels" w:date="2024-12-21T12:44:00Z" w16du:dateUtc="2024-12-21T11:44:00Z">
              <w:rPr>
                <w:rFonts w:cs="Arial"/>
              </w:rPr>
            </w:rPrChange>
          </w:rPr>
          <w:t>, 2024, S. 18)</w:t>
        </w:r>
        <w:r w:rsidR="006E7B3E" w:rsidRPr="006E7B3E">
          <w:rPr>
            <w:highlight w:val="magenta"/>
            <w:rPrChange w:id="253"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54" w:author="Ben Fels" w:date="2024-12-21T13:16:00Z" w16du:dateUtc="2024-12-21T12:16:00Z"/>
        </w:rPr>
      </w:pPr>
      <w:ins w:id="255" w:author="Ben Fels" w:date="2024-12-21T13:16:00Z" w16du:dateUtc="2024-12-21T12:16:00Z">
        <w:r>
          <w:t>Leistung von LLMs, die für „</w:t>
        </w:r>
        <w:proofErr w:type="spellStart"/>
        <w:r>
          <w:t>jederman</w:t>
        </w:r>
        <w:proofErr w:type="spellEnd"/>
        <w:r>
          <w:t xml:space="preserve">“ verfügbar sind bei komplexen Aufgaben. </w:t>
        </w:r>
      </w:ins>
    </w:p>
    <w:p w14:paraId="4E511DAF" w14:textId="77777777" w:rsidR="00D31E52" w:rsidRPr="00BB2D45" w:rsidRDefault="00D31E52" w:rsidP="00D31E52">
      <w:pPr>
        <w:jc w:val="both"/>
        <w:rPr>
          <w:ins w:id="256" w:author="Ben Fels" w:date="2024-12-21T13:16:00Z" w16du:dateUtc="2024-12-21T12:16:00Z"/>
        </w:rPr>
      </w:pPr>
      <w:ins w:id="257" w:author="Ben Fels" w:date="2024-12-21T13:16:00Z" w16du:dateUtc="2024-12-21T12:16:00Z">
        <w:r w:rsidRPr="008252B1">
          <w:rPr>
            <w:lang w:val="en-US"/>
          </w:rPr>
          <w:t xml:space="preserve">„Prompt engineering is typically the best place to start**. It is often the only method needed for use cases like summarization, translation, and code generation where a zero-shot approach can reach production levels of accuracy and consistency.“ </w:t>
        </w:r>
        <w:r w:rsidRPr="008252B1">
          <w:rPr>
            <w:highlight w:val="magenta"/>
            <w:lang w:val="en-US"/>
          </w:rPr>
          <w:fldChar w:fldCharType="begin"/>
        </w:r>
        <w:r>
          <w:rPr>
            <w:highlight w:val="magenta"/>
            <w:lang w:val="en-US"/>
          </w:rPr>
          <w: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r w:rsidRPr="008252B1">
          <w:rPr>
            <w:highlight w:val="magenta"/>
            <w:lang w:val="en-US"/>
          </w:rPr>
          <w:fldChar w:fldCharType="separate"/>
        </w:r>
        <w:r w:rsidRPr="002D0ABE">
          <w:rPr>
            <w:rFonts w:cs="Arial"/>
          </w:rPr>
          <w:t>(OpenAI, o. J.-b)</w:t>
        </w:r>
        <w:r w:rsidRPr="008252B1">
          <w:rPr>
            <w:highlight w:val="magenta"/>
            <w:lang w:val="en-US"/>
          </w:rPr>
          <w:fldChar w:fldCharType="end"/>
        </w:r>
      </w:ins>
    </w:p>
    <w:p w14:paraId="0D9152CA" w14:textId="77777777" w:rsidR="00D31E52" w:rsidRDefault="00D31E52" w:rsidP="006E7B3E">
      <w:pPr>
        <w:jc w:val="both"/>
        <w:rPr>
          <w:ins w:id="258" w:author="Ben Fels" w:date="2024-12-21T12:57:00Z" w16du:dateUtc="2024-12-21T11:57:00Z"/>
        </w:rPr>
      </w:pPr>
    </w:p>
    <w:p w14:paraId="4C7E959F" w14:textId="77777777" w:rsidR="007965FC" w:rsidRDefault="006E7B3E" w:rsidP="006E7B3E">
      <w:pPr>
        <w:jc w:val="both"/>
        <w:rPr>
          <w:ins w:id="259" w:author="Ben Fels" w:date="2024-12-21T12:57:00Z" w16du:dateUtc="2024-12-21T11:57:00Z"/>
        </w:rPr>
      </w:pPr>
      <w:ins w:id="260" w:author="Ben Fels" w:date="2024-12-21T12:44:00Z" w16du:dateUtc="2024-12-21T11:44:00Z">
        <w:r w:rsidRPr="005A4558">
          <w:rPr>
            <w:rFonts w:cs="Arial"/>
          </w:rPr>
          <w:t xml:space="preserve">Die Ressourcen hierzu stehen nicht jedem zur Verfügung. Eine Alternative stellt das </w:t>
        </w:r>
        <w:proofErr w:type="spellStart"/>
        <w:r w:rsidRPr="006E7B3E">
          <w:rPr>
            <w:highlight w:val="cyan"/>
            <w:rPrChange w:id="261" w:author="Ben Fels" w:date="2024-12-21T12:44:00Z" w16du:dateUtc="2024-12-21T11:44:00Z">
              <w:rPr/>
            </w:rPrChange>
          </w:rPr>
          <w:t>Prompting</w:t>
        </w:r>
        <w:proofErr w:type="spellEnd"/>
        <w:r w:rsidRPr="005A4558">
          <w:t xml:space="preserve"> dar, welches sich auf die Methode bezieht, einem LLM bestimmte Eingabeaufforderungen zu übergeben, um eine gewünschte Reaktion hervorzurufen </w:t>
        </w:r>
        <w:r w:rsidRPr="005A4558">
          <w:fldChar w:fldCharType="begin"/>
        </w:r>
        <w:r w:rsidRPr="005A4558">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5A4558">
          <w:fldChar w:fldCharType="separate"/>
        </w:r>
        <w:r w:rsidRPr="005A4558">
          <w:rPr>
            <w:rFonts w:cs="Arial"/>
          </w:rPr>
          <w:t>(</w:t>
        </w:r>
        <w:proofErr w:type="spellStart"/>
        <w:r w:rsidRPr="005A4558">
          <w:rPr>
            <w:rFonts w:cs="Arial"/>
          </w:rPr>
          <w:t>Maharjan</w:t>
        </w:r>
        <w:proofErr w:type="spellEnd"/>
        <w:r w:rsidRPr="005A4558">
          <w:rPr>
            <w:rFonts w:cs="Arial"/>
          </w:rPr>
          <w:t xml:space="preserve"> et al., 2024, S. 8)</w:t>
        </w:r>
        <w:r w:rsidRPr="005A4558">
          <w:fldChar w:fldCharType="end"/>
        </w:r>
        <w:r w:rsidRPr="005A4558">
          <w:t xml:space="preserve">. </w:t>
        </w:r>
      </w:ins>
    </w:p>
    <w:p w14:paraId="6720BD8F" w14:textId="77777777" w:rsidR="007965FC" w:rsidRDefault="007965FC" w:rsidP="006E7B3E">
      <w:pPr>
        <w:jc w:val="both"/>
        <w:rPr>
          <w:ins w:id="262" w:author="Ben Fels" w:date="2024-12-21T12:57:00Z" w16du:dateUtc="2024-12-21T11:57:00Z"/>
        </w:rPr>
      </w:pPr>
    </w:p>
    <w:p w14:paraId="7BCF70C7" w14:textId="2D7B1D53" w:rsidR="006E7B3E" w:rsidRPr="00CF7AE6" w:rsidRDefault="006E7B3E" w:rsidP="006E7B3E">
      <w:pPr>
        <w:jc w:val="both"/>
        <w:rPr>
          <w:ins w:id="263" w:author="Ben Fels" w:date="2024-12-21T12:44:00Z" w16du:dateUtc="2024-12-21T11:44:00Z"/>
        </w:rPr>
      </w:pPr>
      <w:ins w:id="264" w:author="Ben Fels" w:date="2024-12-21T12:44:00Z" w16du:dateUtc="2024-12-21T11:44:00Z">
        <w:r w:rsidRPr="005A4558">
          <w:lastRenderedPageBreak/>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65" w:author="Ben Fels" w:date="2024-12-21T12:45:00Z" w16du:dateUtc="2024-12-21T11:45:00Z">
        <w:r w:rsidR="0084052A">
          <w:rPr>
            <w:rStyle w:val="Kommentarzeichen"/>
          </w:rPr>
          <w:commentReference w:id="114"/>
        </w:r>
      </w:ins>
      <w:ins w:id="266" w:author="Ben Fels" w:date="2024-12-21T12:44:00Z" w16du:dateUtc="2024-12-21T11:44:00Z">
        <w:r w:rsidRPr="005A4558">
          <w:t>.</w:t>
        </w:r>
      </w:ins>
    </w:p>
    <w:p w14:paraId="771F39A9" w14:textId="77777777" w:rsidR="006E7B3E" w:rsidDel="00A72529" w:rsidRDefault="006E7B3E" w:rsidP="00F34A39">
      <w:pPr>
        <w:rPr>
          <w:del w:id="267" w:author="Ben Fels" w:date="2024-12-21T12:45:00Z" w16du:dateUtc="2024-12-21T11:45:00Z"/>
          <w:moveTo w:id="268" w:author="Ben Fels" w:date="2024-12-21T11:50:00Z" w16du:dateUtc="2024-12-21T10:50:00Z"/>
        </w:rPr>
      </w:pPr>
    </w:p>
    <w:p w14:paraId="67BC759D" w14:textId="790E3068" w:rsidR="00F34A39" w:rsidDel="00A72529" w:rsidRDefault="00F34A39" w:rsidP="00F34A39">
      <w:pPr>
        <w:rPr>
          <w:del w:id="269" w:author="Ben Fels" w:date="2024-12-21T12:45:00Z" w16du:dateUtc="2024-12-21T11:45:00Z"/>
          <w:moveTo w:id="270" w:author="Ben Fels" w:date="2024-12-21T11:50:00Z" w16du:dateUtc="2024-12-21T10:50:00Z"/>
        </w:rPr>
      </w:pPr>
      <w:moveTo w:id="271" w:author="Ben Fels" w:date="2024-12-21T11:50:00Z" w16du:dateUtc="2024-12-21T10:50:00Z">
        <w:del w:id="27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36"/>
    <w:p w14:paraId="50729FE6" w14:textId="77777777" w:rsidR="00F34A39" w:rsidRDefault="00F34A39" w:rsidP="001F7CA5">
      <w:pPr>
        <w:jc w:val="both"/>
        <w:rPr>
          <w:ins w:id="273" w:author="Ben Fels" w:date="2024-12-21T11:49:00Z" w16du:dateUtc="2024-12-21T10:49:00Z"/>
        </w:rPr>
      </w:pPr>
    </w:p>
    <w:p w14:paraId="310D24ED" w14:textId="2E677403" w:rsidR="00491A04" w:rsidDel="00A72529" w:rsidRDefault="00E14BB0" w:rsidP="001F7CA5">
      <w:pPr>
        <w:jc w:val="both"/>
        <w:rPr>
          <w:del w:id="274" w:author="Ben Fels" w:date="2024-12-21T12:45:00Z" w16du:dateUtc="2024-12-21T11:45:00Z"/>
        </w:rPr>
      </w:pPr>
      <w:del w:id="275" w:author="Ben Fels" w:date="2024-12-21T12:45:00Z" w16du:dateUtc="2024-12-21T11:45:00Z">
        <w:r w:rsidRPr="00E14BB0" w:rsidDel="00A72529">
          <w:delText xml:space="preserve">Peldszus </w:delText>
        </w:r>
        <w:commentRangeStart w:id="276"/>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76"/>
        <w:r w:rsidR="003F72C9" w:rsidDel="00A72529">
          <w:rPr>
            <w:rStyle w:val="Kommentarzeichen"/>
          </w:rPr>
          <w:commentReference w:id="276"/>
        </w:r>
      </w:del>
    </w:p>
    <w:p w14:paraId="3E61A6F3" w14:textId="13444F29" w:rsidR="003A5172" w:rsidRDefault="009C2379" w:rsidP="009C2379">
      <w:pPr>
        <w:rPr>
          <w:ins w:id="277" w:author="Ben Fels" w:date="2024-12-21T12:46:00Z" w16du:dateUtc="2024-12-21T11:46:00Z"/>
        </w:rPr>
      </w:pPr>
      <w:moveToRangeStart w:id="278" w:author="Ben Fels" w:date="2024-12-21T11:51:00Z" w:name="move185674280"/>
      <w:moveTo w:id="279" w:author="Ben Fels" w:date="2024-12-21T11:51:00Z" w16du:dateUtc="2024-12-21T10:51:00Z">
        <w:del w:id="280"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81"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82" w:author="Ben Fels" w:date="2024-12-21T12:46:00Z" w16du:dateUtc="2024-12-21T11:46:00Z"/>
        </w:rPr>
      </w:pPr>
      <w:ins w:id="283"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84" w:author="Ben Fels" w:date="2024-12-21T13:15:00Z" w16du:dateUtc="2024-12-21T12:15:00Z">
              <w:rPr/>
            </w:rPrChange>
          </w:rPr>
          <w:t>Forschungsfrage</w:t>
        </w:r>
        <w:r w:rsidRPr="00A66707">
          <w:t xml:space="preserve"> lautet: </w:t>
        </w:r>
        <w:r w:rsidRPr="003A5172">
          <w:rPr>
            <w:highlight w:val="yellow"/>
            <w:rPrChange w:id="285"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86" w:author="Ben Fels" w:date="2024-12-21T12:47:00Z" w16du:dateUtc="2024-12-21T11:47:00Z"/>
          <w:moveTo w:id="287" w:author="Ben Fels" w:date="2024-12-21T11:51:00Z" w16du:dateUtc="2024-12-21T10:51:00Z"/>
        </w:rPr>
      </w:pPr>
    </w:p>
    <w:p w14:paraId="68B84C80" w14:textId="1DC4833E" w:rsidR="009C2379" w:rsidDel="0084052A" w:rsidRDefault="009C2379" w:rsidP="009C2379">
      <w:pPr>
        <w:rPr>
          <w:del w:id="288" w:author="Ben Fels" w:date="2024-12-21T12:46:00Z" w16du:dateUtc="2024-12-21T11:46:00Z"/>
          <w:moveTo w:id="289" w:author="Ben Fels" w:date="2024-12-21T11:51:00Z" w16du:dateUtc="2024-12-21T10:51:00Z"/>
        </w:rPr>
      </w:pPr>
      <w:moveTo w:id="290" w:author="Ben Fels" w:date="2024-12-21T11:51:00Z" w16du:dateUtc="2024-12-21T10:51:00Z">
        <w:del w:id="291"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92" w:author="Ben Fels" w:date="2024-12-21T12:46:00Z" w16du:dateUtc="2024-12-21T11:46:00Z"/>
        </w:rPr>
      </w:pPr>
      <w:moveToRangeStart w:id="293" w:author="Ben Fels" w:date="2024-12-21T11:52:00Z" w:name="move185674394"/>
      <w:moveToRangeEnd w:id="278"/>
      <w:moveTo w:id="294" w:author="Ben Fels" w:date="2024-12-21T11:52:00Z" w16du:dateUtc="2024-12-21T10:52:00Z">
        <w:del w:id="295" w:author="Ben Fels" w:date="2024-12-21T12:47:00Z" w16du:dateUtc="2024-12-21T11:47:00Z">
          <w:r w:rsidDel="003A5172">
            <w:delText>Ziel dieser Masterarbeit ist es</w:delText>
          </w:r>
        </w:del>
        <w:del w:id="296"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7"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8" w:author="Ben Fels" w:date="2024-12-21T11:52:00Z" w16du:dateUtc="2024-12-21T10:52:00Z"/>
        </w:rPr>
      </w:pPr>
      <w:moveTo w:id="299"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300" w:author="Ben Fels" w:date="2024-12-21T12:46:00Z" w16du:dateUtc="2024-12-21T11:46:00Z"/>
        </w:rPr>
      </w:pPr>
      <w:moveTo w:id="301" w:author="Ben Fels" w:date="2024-12-21T11:52:00Z" w16du:dateUtc="2024-12-21T10:52:00Z">
        <w:del w:id="302"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303" w:author="Ben Fels" w:date="2024-12-21T13:12:00Z" w16du:dateUtc="2024-12-21T12:12:00Z"/>
        </w:rPr>
      </w:pPr>
      <w:ins w:id="304" w:author="Ben Fels" w:date="2024-12-21T13:12:00Z" w16du:dateUtc="2024-12-21T12:12:00Z">
        <w:r>
          <w:t xml:space="preserve">Zur Beantwortung der Forschungsfrage bedarf es </w:t>
        </w:r>
      </w:ins>
      <w:ins w:id="305" w:author="Ben Fels" w:date="2024-12-21T13:13:00Z" w16du:dateUtc="2024-12-21T12:13:00Z">
        <w:r w:rsidR="00DF79FF" w:rsidRPr="00DF79FF">
          <w:rPr>
            <w:highlight w:val="cyan"/>
            <w:rPrChange w:id="306" w:author="Ben Fels" w:date="2024-12-21T13:13:00Z" w16du:dateUtc="2024-12-21T12:13:00Z">
              <w:rPr/>
            </w:rPrChange>
          </w:rPr>
          <w:t>(Aufbau der Untersuchung beschreiben</w:t>
        </w:r>
        <w:r w:rsidR="00DF79FF">
          <w:t xml:space="preserve">) </w:t>
        </w:r>
      </w:ins>
      <w:ins w:id="307" w:author="Ben Fels" w:date="2024-12-21T13:12:00Z" w16du:dateUtc="2024-12-21T12:12:00Z">
        <w:r>
          <w:t>Begriffsde</w:t>
        </w:r>
      </w:ins>
      <w:ins w:id="308" w:author="Ben Fels" w:date="2024-12-21T13:13:00Z" w16du:dateUtc="2024-12-21T12:13:00Z">
        <w:r>
          <w:t>finition</w:t>
        </w:r>
        <w:r w:rsidR="00DF79FF">
          <w:t>, Stand der Forschung</w:t>
        </w:r>
      </w:ins>
    </w:p>
    <w:p w14:paraId="03A30209" w14:textId="27F4D87C" w:rsidR="00A35D5E" w:rsidDel="00722631" w:rsidRDefault="00A35D5E" w:rsidP="00A35D5E">
      <w:pPr>
        <w:rPr>
          <w:del w:id="309" w:author="Ben Fels" w:date="2024-12-21T13:05:00Z" w16du:dateUtc="2024-12-21T12:05:00Z"/>
          <w:moveTo w:id="310" w:author="Ben Fels" w:date="2024-12-21T11:53:00Z" w16du:dateUtc="2024-12-21T10:53:00Z"/>
        </w:rPr>
      </w:pPr>
      <w:moveToRangeStart w:id="311" w:author="Ben Fels" w:date="2024-12-21T11:53:00Z" w:name="move185674422"/>
      <w:moveToRangeEnd w:id="293"/>
      <w:moveTo w:id="312" w:author="Ben Fels" w:date="2024-12-21T11:53:00Z" w16du:dateUtc="2024-12-21T10:53:00Z">
        <w:del w:id="313"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14" w:author="Ben Fels" w:date="2024-12-21T13:06:00Z" w16du:dateUtc="2024-12-21T12:06:00Z"/>
          <w:moveTo w:id="315" w:author="Ben Fels" w:date="2024-12-21T11:53:00Z" w16du:dateUtc="2024-12-21T10:53:00Z"/>
        </w:rPr>
      </w:pPr>
      <w:moveTo w:id="316" w:author="Ben Fels" w:date="2024-12-21T11:53:00Z" w16du:dateUtc="2024-12-21T10:53:00Z">
        <w:del w:id="317"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8" w:author="Ben Fels" w:date="2024-12-21T13:06:00Z" w16du:dateUtc="2024-12-21T12:06:00Z"/>
          <w:moveTo w:id="319" w:author="Ben Fels" w:date="2024-12-21T11:53:00Z" w16du:dateUtc="2024-12-21T10:53:00Z"/>
        </w:rPr>
      </w:pPr>
      <w:moveTo w:id="320" w:author="Ben Fels" w:date="2024-12-21T11:53:00Z" w16du:dateUtc="2024-12-21T10:53:00Z">
        <w:del w:id="321"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22" w:author="Ben Fels" w:date="2024-12-21T13:06:00Z" w16du:dateUtc="2024-12-21T12:06:00Z"/>
          <w:moveTo w:id="323" w:author="Ben Fels" w:date="2024-12-21T11:53:00Z" w16du:dateUtc="2024-12-21T10:53:00Z"/>
        </w:rPr>
      </w:pPr>
      <w:moveTo w:id="324" w:author="Ben Fels" w:date="2024-12-21T11:53:00Z" w16du:dateUtc="2024-12-21T10:53:00Z">
        <w:del w:id="325" w:author="Ben Fels" w:date="2024-12-21T13:06:00Z" w16du:dateUtc="2024-12-21T12:06:00Z">
          <w:r w:rsidRPr="006F0952" w:rsidDel="006820FB">
            <w:rPr>
              <w:rPrChange w:id="326"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7"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8" w:author="Ben Fels" w:date="2024-12-21T13:07:00Z" w16du:dateUtc="2024-12-21T12:07:00Z"/>
          <w:moveTo w:id="329" w:author="Ben Fels" w:date="2024-12-21T11:53:00Z" w16du:dateUtc="2024-12-21T10:53:00Z"/>
        </w:rPr>
      </w:pPr>
      <w:moveTo w:id="330" w:author="Ben Fels" w:date="2024-12-21T11:53:00Z" w16du:dateUtc="2024-12-21T10:53:00Z">
        <w:del w:id="331"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32"/>
          <w:r w:rsidRPr="006820FB" w:rsidDel="00FB56BB">
            <w:rPr>
              <w:highlight w:val="magenta"/>
              <w:rPrChange w:id="333" w:author="Ben Fels" w:date="2024-12-21T13:07:00Z" w16du:dateUtc="2024-12-21T12:07:00Z">
                <w:rPr/>
              </w:rPrChange>
            </w:rPr>
            <w:delText xml:space="preserve">Lu et al. </w:delText>
          </w:r>
          <w:r w:rsidRPr="006820FB" w:rsidDel="00FB56BB">
            <w:rPr>
              <w:highlight w:val="magenta"/>
              <w:rPrChange w:id="334" w:author="Ben Fels" w:date="2024-12-21T13:07:00Z" w16du:dateUtc="2024-12-21T12:07:00Z">
                <w:rPr/>
              </w:rPrChange>
            </w:rPr>
            <w:fldChar w:fldCharType="begin"/>
          </w:r>
          <w:r w:rsidRPr="006820FB" w:rsidDel="00FB56BB">
            <w:rPr>
              <w:highlight w:val="magenta"/>
              <w:rPrChange w:id="335"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36" w:author="Ben Fels" w:date="2024-12-21T13:07:00Z" w16du:dateUtc="2024-12-21T12:07:00Z">
                <w:rPr/>
              </w:rPrChange>
            </w:rPr>
            <w:fldChar w:fldCharType="separate"/>
          </w:r>
          <w:r w:rsidRPr="006820FB" w:rsidDel="00FB56BB">
            <w:rPr>
              <w:rFonts w:cs="Arial"/>
              <w:highlight w:val="magenta"/>
              <w:rPrChange w:id="337" w:author="Ben Fels" w:date="2024-12-21T13:07:00Z" w16du:dateUtc="2024-12-21T12:07:00Z">
                <w:rPr>
                  <w:rFonts w:cs="Arial"/>
                </w:rPr>
              </w:rPrChange>
            </w:rPr>
            <w:delText>(2024)</w:delText>
          </w:r>
          <w:r w:rsidRPr="006820FB" w:rsidDel="00FB56BB">
            <w:rPr>
              <w:highlight w:val="magenta"/>
              <w:rPrChange w:id="338" w:author="Ben Fels" w:date="2024-12-21T13:07:00Z" w16du:dateUtc="2024-12-21T12:07:00Z">
                <w:rPr/>
              </w:rPrChange>
            </w:rPr>
            <w:fldChar w:fldCharType="end"/>
          </w:r>
          <w:commentRangeEnd w:id="332"/>
          <w:r w:rsidRPr="006820FB" w:rsidDel="00FB56BB">
            <w:rPr>
              <w:rStyle w:val="Kommentarzeichen"/>
              <w:highlight w:val="magenta"/>
              <w:rPrChange w:id="339" w:author="Ben Fels" w:date="2024-12-21T13:07:00Z" w16du:dateUtc="2024-12-21T12:07:00Z">
                <w:rPr>
                  <w:rStyle w:val="Kommentarzeichen"/>
                </w:rPr>
              </w:rPrChange>
            </w:rPr>
            <w:commentReference w:id="332"/>
          </w:r>
          <w:r w:rsidDel="00FB56BB">
            <w:delText xml:space="preserve"> zu entnehmen. </w:delText>
          </w:r>
        </w:del>
      </w:moveTo>
    </w:p>
    <w:p w14:paraId="210BF37C" w14:textId="5BB58638" w:rsidR="00A35D5E" w:rsidDel="00446345" w:rsidRDefault="00A35D5E" w:rsidP="00A35D5E">
      <w:pPr>
        <w:rPr>
          <w:del w:id="340" w:author="Ben Fels" w:date="2024-12-21T13:07:00Z" w16du:dateUtc="2024-12-21T12:07:00Z"/>
          <w:moveTo w:id="341" w:author="Ben Fels" w:date="2024-12-21T11:53:00Z" w16du:dateUtc="2024-12-21T10:53:00Z"/>
        </w:rPr>
      </w:pPr>
      <w:moveTo w:id="342" w:author="Ben Fels" w:date="2024-12-21T11:53:00Z" w16du:dateUtc="2024-12-21T10:53:00Z">
        <w:del w:id="343"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44" w:author="Ben Fels" w:date="2024-12-21T13:07:00Z" w16du:dateUtc="2024-12-21T12:07:00Z">
          <w:r w:rsidDel="006820FB">
            <w:delText>-</w:delText>
          </w:r>
        </w:del>
        <w:del w:id="345"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46" w:author="Ben Fels" w:date="2024-12-21T13:15:00Z" w16du:dateUtc="2024-12-21T12:15:00Z"/>
          <w:moveTo w:id="347" w:author="Ben Fels" w:date="2024-12-21T11:53:00Z" w16du:dateUtc="2024-12-21T10:53:00Z"/>
          <w:rPrChange w:id="348" w:author="Ben Fels" w:date="2024-12-21T18:19:00Z" w16du:dateUtc="2024-12-21T17:19:00Z">
            <w:rPr>
              <w:del w:id="349" w:author="Ben Fels" w:date="2024-12-21T13:15:00Z" w16du:dateUtc="2024-12-21T12:15:00Z"/>
              <w:moveTo w:id="350" w:author="Ben Fels" w:date="2024-12-21T11:53:00Z" w16du:dateUtc="2024-12-21T10:53:00Z"/>
              <w:lang w:val="en-US"/>
            </w:rPr>
          </w:rPrChange>
        </w:rPr>
      </w:pPr>
      <w:moveTo w:id="351" w:author="Ben Fels" w:date="2024-12-21T11:53:00Z" w16du:dateUtc="2024-12-21T10:53:00Z">
        <w:del w:id="352" w:author="Ben Fels" w:date="2024-12-21T13:07:00Z" w16du:dateUtc="2024-12-21T12:07:00Z">
          <w:r w:rsidRPr="002F4B5A" w:rsidDel="00446345">
            <w:rPr>
              <w:rPrChange w:id="353"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54" w:author="Ben Fels" w:date="2024-12-21T13:08:00Z" w16du:dateUtc="2024-12-21T12:08:00Z"/>
          <w:moveTo w:id="355" w:author="Ben Fels" w:date="2024-12-21T11:53:00Z" w16du:dateUtc="2024-12-21T10:53:00Z"/>
        </w:rPr>
      </w:pPr>
      <w:moveTo w:id="356" w:author="Ben Fels" w:date="2024-12-21T11:53:00Z" w16du:dateUtc="2024-12-21T10:53:00Z">
        <w:del w:id="357"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8" w:author="Ben Fels" w:date="2024-12-21T13:08:00Z" w16du:dateUtc="2024-12-21T12:08:00Z"/>
          <w:moveTo w:id="359" w:author="Ben Fels" w:date="2024-12-21T11:53:00Z" w16du:dateUtc="2024-12-21T10:53:00Z"/>
        </w:rPr>
      </w:pPr>
      <w:moveTo w:id="360" w:author="Ben Fels" w:date="2024-12-21T11:53:00Z" w16du:dateUtc="2024-12-21T10:53:00Z">
        <w:del w:id="361"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62" w:author="Ben Fels" w:date="2024-12-21T13:08:00Z" w16du:dateUtc="2024-12-21T12:08:00Z"/>
          <w:moveTo w:id="363" w:author="Ben Fels" w:date="2024-12-21T11:53:00Z" w16du:dateUtc="2024-12-21T10:53:00Z"/>
        </w:rPr>
      </w:pPr>
      <w:moveTo w:id="364" w:author="Ben Fels" w:date="2024-12-21T11:53:00Z" w16du:dateUtc="2024-12-21T10:53:00Z">
        <w:del w:id="365"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66" w:author="Ben Fels" w:date="2024-12-21T13:14:00Z" w16du:dateUtc="2024-12-21T12:14:00Z"/>
          <w:moveTo w:id="367" w:author="Ben Fels" w:date="2024-12-21T11:53:00Z" w16du:dateUtc="2024-12-21T10:53:00Z"/>
        </w:rPr>
      </w:pPr>
      <w:moveTo w:id="368" w:author="Ben Fels" w:date="2024-12-21T11:53:00Z" w16du:dateUtc="2024-12-21T10:53:00Z">
        <w:del w:id="369"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46207AB6" w:rsidR="00A35D5E" w:rsidRDefault="00A35D5E" w:rsidP="005326D2">
      <w:pPr>
        <w:rPr>
          <w:moveTo w:id="370" w:author="Ben Fels" w:date="2024-12-21T11:53:00Z" w16du:dateUtc="2024-12-21T10:53:00Z"/>
        </w:rPr>
      </w:pPr>
      <w:moveTo w:id="371" w:author="Ben Fels" w:date="2024-12-21T11:53:00Z" w16du:dateUtc="2024-12-21T10:53:00Z">
        <w:del w:id="372"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rsidP="00A35D5E">
      <w:pPr>
        <w:rPr>
          <w:del w:id="373" w:author="Ben Fels" w:date="2024-12-21T13:12:00Z" w16du:dateUtc="2024-12-21T12:12:00Z"/>
          <w:moveTo w:id="374" w:author="Ben Fels" w:date="2024-12-21T11:53:00Z" w16du:dateUtc="2024-12-21T10:53:00Z"/>
        </w:rPr>
      </w:pPr>
      <w:moveTo w:id="375" w:author="Ben Fels" w:date="2024-12-21T11:53:00Z" w16du:dateUtc="2024-12-21T10:53:00Z">
        <w:del w:id="376"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7" w:author="Ben Fels" w:date="2024-12-21T13:14:00Z" w16du:dateUtc="2024-12-21T12:14:00Z"/>
          <w:moveTo w:id="378" w:author="Ben Fels" w:date="2024-12-21T11:53:00Z" w16du:dateUtc="2024-12-21T10:53:00Z"/>
        </w:rPr>
      </w:pPr>
      <w:moveTo w:id="379" w:author="Ben Fels" w:date="2024-12-21T11:53:00Z" w16du:dateUtc="2024-12-21T10:53:00Z">
        <w:del w:id="380"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11"/>
    <w:p w14:paraId="5CF45C21" w14:textId="77777777" w:rsidR="009C2379" w:rsidRDefault="009C2379" w:rsidP="001F7CA5">
      <w:pPr>
        <w:jc w:val="both"/>
        <w:rPr>
          <w:ins w:id="381" w:author="Ben Fels" w:date="2024-12-17T07:55:00Z" w16du:dateUtc="2024-12-17T06:55:00Z"/>
          <w:highlight w:val="cyan"/>
        </w:rPr>
      </w:pPr>
    </w:p>
    <w:p w14:paraId="407C4F16" w14:textId="0322F467" w:rsidR="00CB5525" w:rsidDel="00FB56BB" w:rsidRDefault="00915CF8" w:rsidP="001F7CA5">
      <w:pPr>
        <w:jc w:val="both"/>
        <w:rPr>
          <w:moveFrom w:id="382" w:author="Ben Fels" w:date="2024-12-21T13:16:00Z" w16du:dateUtc="2024-12-21T12:16:00Z"/>
        </w:rPr>
      </w:pPr>
      <w:moveFromRangeStart w:id="383" w:author="Ben Fels" w:date="2024-12-21T13:16:00Z" w:name="move185679391"/>
      <w:moveFrom w:id="384" w:author="Ben Fels" w:date="2024-12-21T13:16:00Z" w16du:dateUtc="2024-12-21T12:16:00Z">
        <w:r w:rsidRPr="00915CF8" w:rsidDel="00FB56BB">
          <w:rPr>
            <w:highlight w:val="cyan"/>
          </w:rPr>
          <w:t>Warum Training eines eigenen Models und fine-tuning keine Alternativen sind:</w:t>
        </w:r>
        <w:bookmarkStart w:id="385" w:name="_Toc185697448"/>
        <w:bookmarkEnd w:id="385"/>
      </w:moveFrom>
    </w:p>
    <w:moveFromRangeEnd w:id="383"/>
    <w:p w14:paraId="3D1E055F" w14:textId="09063E36" w:rsidR="00437BD8" w:rsidRPr="00BB2D45" w:rsidDel="00D31E52" w:rsidRDefault="00D538BE" w:rsidP="001F7CA5">
      <w:pPr>
        <w:jc w:val="both"/>
        <w:rPr>
          <w:del w:id="386" w:author="Ben Fels" w:date="2024-12-21T13:16:00Z" w16du:dateUtc="2024-12-21T12:16:00Z"/>
        </w:rPr>
      </w:pPr>
      <w:del w:id="387" w:author="Ben Fels" w:date="2024-12-21T13:16:00Z" w16du:dateUtc="2024-12-21T12:16:00Z">
        <w:r w:rsidRPr="002312C7" w:rsidDel="00D31E52">
          <w:rPr>
            <w:highlight w:val="magenta"/>
            <w:lang w:val="en-US"/>
            <w:rPrChange w:id="388"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9"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90" w:author="Ben Fels" w:date="2024-12-20T12:31:00Z" w16du:dateUtc="2024-12-20T11:31:00Z">
              <w:rPr>
                <w:lang w:val="en-US"/>
              </w:rPr>
            </w:rPrChange>
          </w:rPr>
          <w:fldChar w:fldCharType="end"/>
        </w:r>
        <w:bookmarkStart w:id="391" w:name="_Toc185697449"/>
        <w:bookmarkEnd w:id="391"/>
      </w:del>
    </w:p>
    <w:p w14:paraId="20582599" w14:textId="2EF8DDBC" w:rsidR="00AD550E" w:rsidDel="00AD550E" w:rsidRDefault="00491A04" w:rsidP="001F7CA5">
      <w:pPr>
        <w:jc w:val="both"/>
        <w:rPr>
          <w:del w:id="392" w:author="Ben Fels" w:date="2024-12-16T22:04:00Z" w16du:dateUtc="2024-12-16T21:04:00Z"/>
        </w:rPr>
      </w:pPr>
      <w:del w:id="393" w:author="Ben Fels" w:date="2024-12-21T12:47:00Z" w16du:dateUtc="2024-12-21T11:47:00Z">
        <w:r w:rsidRPr="00143A9F" w:rsidDel="00E676E7">
          <w:delText>Forschungsfrage</w:delText>
        </w:r>
        <w:r w:rsidDel="00E676E7">
          <w:delText xml:space="preserve">: </w:delText>
        </w:r>
        <w:r w:rsidRPr="00B13CBF" w:rsidDel="00E676E7">
          <w:rPr>
            <w:highlight w:val="yellow"/>
            <w:rPrChange w:id="394"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95" w:name="_Toc185697450"/>
      <w:bookmarkEnd w:id="395"/>
    </w:p>
    <w:p w14:paraId="18F3FB5D" w14:textId="328A12CF" w:rsidR="00AC5562" w:rsidRPr="00AC5562" w:rsidRDefault="00AC5562">
      <w:pPr>
        <w:pStyle w:val="berschrift2"/>
        <w:pPrChange w:id="396" w:author="Ben Fels" w:date="2024-12-21T09:10:00Z" w16du:dateUtc="2024-12-21T08:10:00Z">
          <w:pPr>
            <w:jc w:val="both"/>
          </w:pPr>
        </w:pPrChange>
      </w:pPr>
      <w:bookmarkStart w:id="397" w:name="_Toc185697451"/>
      <w:r w:rsidRPr="00AC5562">
        <w:t>Begriffsdefinition</w:t>
      </w:r>
      <w:bookmarkEnd w:id="397"/>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8"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399" w:author="Ben Fels" w:date="2024-12-20T12:33:00Z" w16du:dateUtc="2024-12-20T11:33:00Z">
        <w:r w:rsidR="00C21BBA">
          <w:rPr>
            <w:lang w:val="en-US"/>
          </w:rPr>
          <w:t xml:space="preserve">. </w:t>
        </w:r>
        <w:r w:rsidR="00C21BBA" w:rsidRPr="00775FD8">
          <w:rPr>
            <w:rPrChange w:id="400"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lastRenderedPageBreak/>
        <w:t xml:space="preserve">Argument Mining </w:t>
      </w:r>
      <w:r w:rsidR="009B2EDD" w:rsidRPr="009B2EDD">
        <w:rPr>
          <w:lang w:val="en-US"/>
        </w:rPr>
        <w:t xml:space="preserve">/ </w:t>
      </w:r>
      <w:proofErr w:type="spellStart"/>
      <w:r w:rsidRPr="009B2EDD">
        <w:rPr>
          <w:lang w:val="en-US"/>
        </w:rPr>
        <w:t>Argumentationskomponenten</w:t>
      </w:r>
      <w:proofErr w:type="spellEnd"/>
    </w:p>
    <w:p w14:paraId="2516D395" w14:textId="0A9061F1" w:rsidR="00AC5562" w:rsidRDefault="000A4F63" w:rsidP="00BC6475">
      <w:pPr>
        <w:pStyle w:val="berschrift2"/>
        <w:rPr>
          <w:ins w:id="401" w:author="Ben Fels" w:date="2024-12-21T11:53:00Z" w16du:dateUtc="2024-12-21T10:53:00Z"/>
          <w:lang w:val="en-US"/>
        </w:rPr>
      </w:pPr>
      <w:bookmarkStart w:id="402" w:name="_Toc185697452"/>
      <w:ins w:id="403" w:author="Ben Fels" w:date="2024-12-16T22:04:00Z" w16du:dateUtc="2024-12-16T21:04:00Z">
        <w:r w:rsidRPr="00BC6475">
          <w:rPr>
            <w:lang w:val="en-US"/>
          </w:rPr>
          <w:t>Stand der Forschung</w:t>
        </w:r>
      </w:ins>
      <w:bookmarkEnd w:id="402"/>
    </w:p>
    <w:p w14:paraId="7AD988C7" w14:textId="77777777" w:rsidR="00025B9B" w:rsidRDefault="00025B9B" w:rsidP="00025B9B">
      <w:pPr>
        <w:rPr>
          <w:ins w:id="404" w:author="Ben Fels" w:date="2024-12-21T13:09:00Z" w16du:dateUtc="2024-12-21T12:09:00Z"/>
        </w:rPr>
      </w:pPr>
      <w:moveToRangeStart w:id="405" w:author="Ben Fels" w:date="2024-12-21T11:53:00Z" w:name="move185674449"/>
      <w:moveTo w:id="406" w:author="Ben Fels" w:date="2024-12-21T11:53:00Z" w16du:dateUtc="2024-12-21T10:53:00Z">
        <w:r w:rsidRPr="00025B9B">
          <w:rPr>
            <w:highlight w:val="cyan"/>
            <w:rPrChange w:id="407"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408" w:author="Ben Fels" w:date="2024-12-21T11:53:00Z" w16du:dateUtc="2024-12-21T10:53:00Z">
              <w:rPr/>
            </w:rPrChange>
          </w:rPr>
          <w:t>mining</w:t>
        </w:r>
        <w:proofErr w:type="spellEnd"/>
        <w:r w:rsidRPr="00025B9B">
          <w:rPr>
            <w:highlight w:val="cyan"/>
            <w:rPrChange w:id="409" w:author="Ben Fels" w:date="2024-12-21T11:53:00Z" w16du:dateUtc="2024-12-21T10:53:00Z">
              <w:rPr/>
            </w:rPrChange>
          </w:rPr>
          <w:t xml:space="preserve"> + LLMs gut abbilden.</w:t>
        </w:r>
      </w:moveTo>
    </w:p>
    <w:p w14:paraId="1F273DF0" w14:textId="77777777" w:rsidR="00781552" w:rsidRDefault="00781552" w:rsidP="00025B9B">
      <w:pPr>
        <w:rPr>
          <w:ins w:id="410" w:author="Ben Fels" w:date="2024-12-21T12:00:00Z" w16du:dateUtc="2024-12-21T11:00:00Z"/>
        </w:rPr>
      </w:pPr>
    </w:p>
    <w:p w14:paraId="3563A635" w14:textId="51D980BF" w:rsidR="004328D8" w:rsidRDefault="004328D8">
      <w:pPr>
        <w:pStyle w:val="berschrift3"/>
        <w:rPr>
          <w:ins w:id="411" w:author="Ben Fels" w:date="2024-12-21T12:00:00Z" w16du:dateUtc="2024-12-21T11:00:00Z"/>
        </w:rPr>
        <w:pPrChange w:id="412" w:author="Ben Fels" w:date="2024-12-21T12:01:00Z" w16du:dateUtc="2024-12-21T11:01:00Z">
          <w:pPr/>
        </w:pPrChange>
      </w:pPr>
      <w:bookmarkStart w:id="413" w:name="_Toc185697453"/>
      <w:ins w:id="414" w:author="Ben Fels" w:date="2024-12-21T12:00:00Z" w16du:dateUtc="2024-12-21T11:00:00Z">
        <w:r>
          <w:t xml:space="preserve">Argumente </w:t>
        </w:r>
      </w:ins>
      <w:ins w:id="415" w:author="Ben Fels" w:date="2024-12-21T13:25:00Z" w16du:dateUtc="2024-12-21T12:25:00Z">
        <w:r w:rsidR="009F4187">
          <w:t>und Argument Mining</w:t>
        </w:r>
      </w:ins>
      <w:bookmarkEnd w:id="413"/>
    </w:p>
    <w:p w14:paraId="742E3A9F" w14:textId="4C0F9E3B" w:rsidR="004328D8" w:rsidRDefault="00AA2CFC">
      <w:pPr>
        <w:jc w:val="both"/>
        <w:rPr>
          <w:moveTo w:id="416" w:author="Ben Fels" w:date="2024-12-21T11:53:00Z" w16du:dateUtc="2024-12-21T10:53:00Z"/>
        </w:rPr>
        <w:pPrChange w:id="417" w:author="Ben Fels" w:date="2024-12-21T13:23:00Z" w16du:dateUtc="2024-12-21T12:23:00Z">
          <w:pPr/>
        </w:pPrChange>
      </w:pPr>
      <w:ins w:id="418" w:author="Ben Fels" w:date="2024-12-21T13:22:00Z" w16du:dateUtc="2024-12-21T12:22:00Z">
        <w:r w:rsidRPr="005918DB">
          <w:t xml:space="preserve">Nach </w:t>
        </w:r>
        <w:proofErr w:type="spellStart"/>
        <w:r w:rsidRPr="006827AF">
          <w:rPr>
            <w:rFonts w:cs="Arial"/>
            <w:highlight w:val="magenta"/>
            <w:rPrChange w:id="419" w:author="Ben Fels" w:date="2024-12-21T13:22:00Z" w16du:dateUtc="2024-12-21T12:22:00Z">
              <w:rPr>
                <w:rFonts w:cs="Arial"/>
              </w:rPr>
            </w:rPrChange>
          </w:rPr>
          <w:t>Peldszus</w:t>
        </w:r>
        <w:proofErr w:type="spellEnd"/>
        <w:r w:rsidRPr="006827AF">
          <w:rPr>
            <w:rFonts w:cs="Arial"/>
            <w:highlight w:val="magenta"/>
            <w:rPrChange w:id="420" w:author="Ben Fels" w:date="2024-12-21T13:22:00Z" w16du:dateUtc="2024-12-21T12:22:00Z">
              <w:rPr>
                <w:rFonts w:cs="Arial"/>
              </w:rPr>
            </w:rPrChange>
          </w:rPr>
          <w:t xml:space="preserve"> &amp; Stede</w:t>
        </w:r>
        <w:r w:rsidRPr="006827AF">
          <w:rPr>
            <w:highlight w:val="magenta"/>
            <w:rPrChange w:id="421" w:author="Ben Fels" w:date="2024-12-21T13:22:00Z" w16du:dateUtc="2024-12-21T12:22:00Z">
              <w:rPr/>
            </w:rPrChange>
          </w:rPr>
          <w:t xml:space="preserve"> </w:t>
        </w:r>
        <w:r w:rsidRPr="006827AF">
          <w:rPr>
            <w:highlight w:val="magenta"/>
            <w:rPrChange w:id="422" w:author="Ben Fels" w:date="2024-12-21T13:22:00Z" w16du:dateUtc="2024-12-21T12:22:00Z">
              <w:rPr/>
            </w:rPrChange>
          </w:rPr>
          <w:fldChar w:fldCharType="begin"/>
        </w:r>
        <w:r w:rsidRPr="006827AF">
          <w:rPr>
            <w:highlight w:val="magenta"/>
            <w:rPrChange w:id="423"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24" w:author="Ben Fels" w:date="2024-12-21T13:22:00Z" w16du:dateUtc="2024-12-21T12:22:00Z">
              <w:rPr/>
            </w:rPrChange>
          </w:rPr>
          <w:fldChar w:fldCharType="separate"/>
        </w:r>
        <w:r w:rsidRPr="006827AF">
          <w:rPr>
            <w:rFonts w:cs="Arial"/>
            <w:highlight w:val="magenta"/>
            <w:rPrChange w:id="425" w:author="Ben Fels" w:date="2024-12-21T13:22:00Z" w16du:dateUtc="2024-12-21T12:22:00Z">
              <w:rPr>
                <w:rFonts w:cs="Arial"/>
              </w:rPr>
            </w:rPrChange>
          </w:rPr>
          <w:t>(2013)</w:t>
        </w:r>
        <w:r w:rsidRPr="006827AF">
          <w:rPr>
            <w:highlight w:val="magenta"/>
            <w:rPrChange w:id="426" w:author="Ben Fels" w:date="2024-12-21T13:22:00Z" w16du:dateUtc="2024-12-21T12:22:00Z">
              <w:rPr/>
            </w:rPrChange>
          </w:rPr>
          <w:fldChar w:fldCharType="end"/>
        </w:r>
        <w:r w:rsidRPr="005918DB">
          <w:t xml:space="preserve"> sowie </w:t>
        </w:r>
        <w:r w:rsidRPr="006827AF">
          <w:rPr>
            <w:rFonts w:cs="Arial"/>
            <w:highlight w:val="magenta"/>
            <w:rPrChange w:id="427" w:author="Ben Fels" w:date="2024-12-21T13:23:00Z" w16du:dateUtc="2024-12-21T12:23:00Z">
              <w:rPr>
                <w:rFonts w:cs="Arial"/>
              </w:rPr>
            </w:rPrChange>
          </w:rPr>
          <w:t xml:space="preserve">Stab &amp; </w:t>
        </w:r>
        <w:proofErr w:type="spellStart"/>
        <w:r w:rsidRPr="006827AF">
          <w:rPr>
            <w:rFonts w:cs="Arial"/>
            <w:highlight w:val="magenta"/>
            <w:rPrChange w:id="428" w:author="Ben Fels" w:date="2024-12-21T13:23:00Z" w16du:dateUtc="2024-12-21T12:23:00Z">
              <w:rPr>
                <w:rFonts w:cs="Arial"/>
              </w:rPr>
            </w:rPrChange>
          </w:rPr>
          <w:t>Gurevych</w:t>
        </w:r>
        <w:proofErr w:type="spellEnd"/>
        <w:r w:rsidRPr="006827AF">
          <w:rPr>
            <w:highlight w:val="magenta"/>
            <w:rPrChange w:id="429" w:author="Ben Fels" w:date="2024-12-21T13:23:00Z" w16du:dateUtc="2024-12-21T12:23:00Z">
              <w:rPr/>
            </w:rPrChange>
          </w:rPr>
          <w:t xml:space="preserve"> </w:t>
        </w:r>
        <w:r w:rsidRPr="006827AF">
          <w:rPr>
            <w:highlight w:val="magenta"/>
            <w:rPrChange w:id="430"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31" w:author="Ben Fels" w:date="2024-12-21T13:22:00Z" w16du:dateUtc="2024-12-21T12:22:00Z">
        <w:r w:rsidRPr="006827AF">
          <w:rPr>
            <w:highlight w:val="magenta"/>
            <w:rPrChange w:id="432" w:author="Ben Fels" w:date="2024-12-21T13:23:00Z" w16du:dateUtc="2024-12-21T12:23:00Z">
              <w:rPr/>
            </w:rPrChange>
          </w:rPr>
          <w:fldChar w:fldCharType="separate"/>
        </w:r>
      </w:ins>
      <w:r w:rsidR="008833CB" w:rsidRPr="008833CB">
        <w:rPr>
          <w:rFonts w:cs="Arial"/>
          <w:highlight w:val="magenta"/>
        </w:rPr>
        <w:t>(2017b)</w:t>
      </w:r>
      <w:ins w:id="433" w:author="Ben Fels" w:date="2024-12-21T13:22:00Z" w16du:dateUtc="2024-12-21T12:22:00Z">
        <w:r w:rsidRPr="006827AF">
          <w:rPr>
            <w:highlight w:val="magenta"/>
            <w:rPrChange w:id="434" w:author="Ben Fels" w:date="2024-12-21T13:23:00Z" w16du:dateUtc="2024-12-21T12:23:00Z">
              <w:rPr/>
            </w:rPrChange>
          </w:rPr>
          <w:fldChar w:fldCharType="end"/>
        </w:r>
        <w:r w:rsidRPr="005918DB">
          <w:t xml:space="preserve"> </w:t>
        </w:r>
        <w:r w:rsidRPr="005E17A1">
          <w:rPr>
            <w:highlight w:val="yellow"/>
            <w:rPrChange w:id="435"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36" w:author="Ben Fels" w:date="2024-12-21T13:24:00Z" w16du:dateUtc="2024-12-21T12:24:00Z">
              <w:rPr/>
            </w:rPrChange>
          </w:rPr>
          <w:fldChar w:fldCharType="begin"/>
        </w:r>
        <w:r w:rsidRPr="005E17A1">
          <w:rPr>
            <w:highlight w:val="magenta"/>
            <w:rPrChange w:id="437"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38" w:author="Ben Fels" w:date="2024-12-21T13:24:00Z" w16du:dateUtc="2024-12-21T12:24:00Z">
              <w:rPr/>
            </w:rPrChange>
          </w:rPr>
          <w:fldChar w:fldCharType="separate"/>
        </w:r>
        <w:r w:rsidRPr="005E17A1">
          <w:rPr>
            <w:rFonts w:cs="Arial"/>
            <w:highlight w:val="magenta"/>
            <w:rPrChange w:id="439" w:author="Ben Fels" w:date="2024-12-21T13:24:00Z" w16du:dateUtc="2024-12-21T12:24:00Z">
              <w:rPr>
                <w:rFonts w:cs="Arial"/>
              </w:rPr>
            </w:rPrChange>
          </w:rPr>
          <w:t xml:space="preserve">(Cabrio &amp; </w:t>
        </w:r>
        <w:proofErr w:type="spellStart"/>
        <w:r w:rsidRPr="005E17A1">
          <w:rPr>
            <w:rFonts w:cs="Arial"/>
            <w:highlight w:val="magenta"/>
            <w:rPrChange w:id="440" w:author="Ben Fels" w:date="2024-12-21T13:24:00Z" w16du:dateUtc="2024-12-21T12:24:00Z">
              <w:rPr>
                <w:rFonts w:cs="Arial"/>
              </w:rPr>
            </w:rPrChange>
          </w:rPr>
          <w:t>Villata</w:t>
        </w:r>
        <w:proofErr w:type="spellEnd"/>
        <w:r w:rsidRPr="005E17A1">
          <w:rPr>
            <w:rFonts w:cs="Arial"/>
            <w:highlight w:val="magenta"/>
            <w:rPrChange w:id="441" w:author="Ben Fels" w:date="2024-12-21T13:24:00Z" w16du:dateUtc="2024-12-21T12:24:00Z">
              <w:rPr>
                <w:rFonts w:cs="Arial"/>
              </w:rPr>
            </w:rPrChange>
          </w:rPr>
          <w:t xml:space="preserve">, 2018, S. 5427; Lawrence &amp; Reed, 2020, S. 766; </w:t>
        </w:r>
        <w:proofErr w:type="spellStart"/>
        <w:r w:rsidRPr="005E17A1">
          <w:rPr>
            <w:rFonts w:cs="Arial"/>
            <w:highlight w:val="magenta"/>
            <w:rPrChange w:id="442" w:author="Ben Fels" w:date="2024-12-21T13:24:00Z" w16du:dateUtc="2024-12-21T12:24:00Z">
              <w:rPr>
                <w:rFonts w:cs="Arial"/>
              </w:rPr>
            </w:rPrChange>
          </w:rPr>
          <w:t>Peldszus</w:t>
        </w:r>
        <w:proofErr w:type="spellEnd"/>
        <w:r w:rsidRPr="005E17A1">
          <w:rPr>
            <w:rFonts w:cs="Arial"/>
            <w:highlight w:val="magenta"/>
            <w:rPrChange w:id="443" w:author="Ben Fels" w:date="2024-12-21T13:24:00Z" w16du:dateUtc="2024-12-21T12:24:00Z">
              <w:rPr>
                <w:rFonts w:cs="Arial"/>
              </w:rPr>
            </w:rPrChange>
          </w:rPr>
          <w:t xml:space="preserve"> &amp; Stede, 2013, S. 2; </w:t>
        </w:r>
        <w:proofErr w:type="spellStart"/>
        <w:r w:rsidRPr="005E17A1">
          <w:rPr>
            <w:rFonts w:cs="Arial"/>
            <w:highlight w:val="magenta"/>
            <w:rPrChange w:id="444" w:author="Ben Fels" w:date="2024-12-21T13:24:00Z" w16du:dateUtc="2024-12-21T12:24:00Z">
              <w:rPr>
                <w:rFonts w:cs="Arial"/>
              </w:rPr>
            </w:rPrChange>
          </w:rPr>
          <w:t>Yeginbergen</w:t>
        </w:r>
        <w:proofErr w:type="spellEnd"/>
        <w:r w:rsidRPr="005E17A1">
          <w:rPr>
            <w:rFonts w:cs="Arial"/>
            <w:highlight w:val="magenta"/>
            <w:rPrChange w:id="445" w:author="Ben Fels" w:date="2024-12-21T13:24:00Z" w16du:dateUtc="2024-12-21T12:24:00Z">
              <w:rPr>
                <w:rFonts w:cs="Arial"/>
              </w:rPr>
            </w:rPrChange>
          </w:rPr>
          <w:t xml:space="preserve"> et al., 2024, S. 11688)</w:t>
        </w:r>
        <w:r w:rsidRPr="005E17A1">
          <w:rPr>
            <w:highlight w:val="magenta"/>
            <w:rPrChange w:id="446" w:author="Ben Fels" w:date="2024-12-21T13:24:00Z" w16du:dateUtc="2024-12-21T12:24:00Z">
              <w:rPr/>
            </w:rPrChange>
          </w:rPr>
          <w:fldChar w:fldCharType="end"/>
        </w:r>
        <w:r w:rsidRPr="005918DB">
          <w:t xml:space="preserve"> </w:t>
        </w:r>
        <w:r w:rsidRPr="005E17A1">
          <w:rPr>
            <w:highlight w:val="yellow"/>
            <w:rPrChange w:id="447" w:author="Ben Fels" w:date="2024-12-21T13:24:00Z" w16du:dateUtc="2024-12-21T12:24:00Z">
              <w:rPr/>
            </w:rPrChange>
          </w:rPr>
          <w:t xml:space="preserve">die automatische Identifikation und Extraktion der Argumentationskomponenten und deren Beziehungen zueinander </w:t>
        </w:r>
        <w:commentRangeStart w:id="448"/>
        <w:r w:rsidRPr="005E17A1">
          <w:rPr>
            <w:highlight w:val="yellow"/>
            <w:rPrChange w:id="449" w:author="Ben Fels" w:date="2024-12-21T13:24:00Z" w16du:dateUtc="2024-12-21T12:24:00Z">
              <w:rPr/>
            </w:rPrChange>
          </w:rPr>
          <w:t xml:space="preserve">aus Texten </w:t>
        </w:r>
      </w:ins>
      <w:commentRangeEnd w:id="448"/>
      <w:ins w:id="450" w:author="Ben Fels" w:date="2024-12-21T13:27:00Z" w16du:dateUtc="2024-12-21T12:27:00Z">
        <w:r w:rsidR="00EF77C8">
          <w:rPr>
            <w:rStyle w:val="Kommentarzeichen"/>
          </w:rPr>
          <w:commentReference w:id="448"/>
        </w:r>
      </w:ins>
      <w:ins w:id="451" w:author="Ben Fels" w:date="2024-12-21T13:22:00Z" w16du:dateUtc="2024-12-21T12:22:00Z">
        <w:r w:rsidRPr="005E17A1">
          <w:rPr>
            <w:highlight w:val="yellow"/>
            <w:rPrChange w:id="452" w:author="Ben Fels" w:date="2024-12-21T13:24:00Z" w16du:dateUtc="2024-12-21T12:24:00Z">
              <w:rPr/>
            </w:rPrChange>
          </w:rPr>
          <w:t>verstanden werden.</w:t>
        </w:r>
        <w:r w:rsidRPr="005918DB">
          <w:t xml:space="preserve"> Argument Mining stammt aus dem Bereich des NLP </w:t>
        </w:r>
        <w:r w:rsidRPr="005E17A1">
          <w:rPr>
            <w:highlight w:val="magenta"/>
            <w:rPrChange w:id="453" w:author="Ben Fels" w:date="2024-12-21T13:24:00Z" w16du:dateUtc="2024-12-21T12:24:00Z">
              <w:rPr/>
            </w:rPrChange>
          </w:rPr>
          <w:fldChar w:fldCharType="begin"/>
        </w:r>
        <w:r w:rsidRPr="005E17A1">
          <w:rPr>
            <w:highlight w:val="magenta"/>
            <w:rPrChange w:id="454"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55" w:author="Ben Fels" w:date="2024-12-21T13:24:00Z" w16du:dateUtc="2024-12-21T12:24:00Z">
              <w:rPr/>
            </w:rPrChange>
          </w:rPr>
          <w:fldChar w:fldCharType="separate"/>
        </w:r>
        <w:r w:rsidRPr="005E17A1">
          <w:rPr>
            <w:rFonts w:cs="Arial"/>
            <w:highlight w:val="magenta"/>
            <w:rPrChange w:id="456" w:author="Ben Fels" w:date="2024-12-21T13:24:00Z" w16du:dateUtc="2024-12-21T12:24:00Z">
              <w:rPr>
                <w:rFonts w:cs="Arial"/>
              </w:rPr>
            </w:rPrChange>
          </w:rPr>
          <w:t>(</w:t>
        </w:r>
        <w:proofErr w:type="spellStart"/>
        <w:r w:rsidRPr="005E17A1">
          <w:rPr>
            <w:rFonts w:cs="Arial"/>
            <w:highlight w:val="magenta"/>
            <w:rPrChange w:id="457" w:author="Ben Fels" w:date="2024-12-21T13:24:00Z" w16du:dateUtc="2024-12-21T12:24:00Z">
              <w:rPr>
                <w:rFonts w:cs="Arial"/>
              </w:rPr>
            </w:rPrChange>
          </w:rPr>
          <w:t>Yeginbergen</w:t>
        </w:r>
        <w:proofErr w:type="spellEnd"/>
        <w:r w:rsidRPr="005E17A1">
          <w:rPr>
            <w:rFonts w:cs="Arial"/>
            <w:highlight w:val="magenta"/>
            <w:rPrChange w:id="458" w:author="Ben Fels" w:date="2024-12-21T13:24:00Z" w16du:dateUtc="2024-12-21T12:24:00Z">
              <w:rPr>
                <w:rFonts w:cs="Arial"/>
              </w:rPr>
            </w:rPrChange>
          </w:rPr>
          <w:t xml:space="preserve"> et al., 2024, S. 11687)</w:t>
        </w:r>
        <w:r w:rsidRPr="005E17A1">
          <w:rPr>
            <w:highlight w:val="magenta"/>
            <w:rPrChange w:id="459" w:author="Ben Fels" w:date="2024-12-21T13:24:00Z" w16du:dateUtc="2024-12-21T12:24:00Z">
              <w:rPr/>
            </w:rPrChange>
          </w:rPr>
          <w:fldChar w:fldCharType="end"/>
        </w:r>
      </w:ins>
      <w:ins w:id="460" w:author="Ben Fels" w:date="2024-12-21T13:24:00Z" w16du:dateUtc="2024-12-21T12:24:00Z">
        <w:r w:rsidR="005E17A1">
          <w:t xml:space="preserve">, </w:t>
        </w:r>
      </w:ins>
      <w:ins w:id="461" w:author="Ben Fels" w:date="2024-12-21T13:22:00Z" w16du:dateUtc="2024-12-21T12:22:00Z">
        <w:r w:rsidRPr="005918DB">
          <w:t xml:space="preserve">welcher wiederum ein Teil aus dem Bereich der künstlichen Intelligenz ist </w:t>
        </w:r>
        <w:r w:rsidRPr="005E17A1">
          <w:rPr>
            <w:highlight w:val="magenta"/>
            <w:rPrChange w:id="462" w:author="Ben Fels" w:date="2024-12-21T13:24:00Z" w16du:dateUtc="2024-12-21T12:24:00Z">
              <w:rPr/>
            </w:rPrChange>
          </w:rPr>
          <w:fldChar w:fldCharType="begin"/>
        </w:r>
        <w:r w:rsidRPr="005E17A1">
          <w:rPr>
            <w:highlight w:val="magenta"/>
            <w:rPrChange w:id="46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64" w:author="Ben Fels" w:date="2024-12-21T13:24:00Z" w16du:dateUtc="2024-12-21T12:24:00Z">
              <w:rPr/>
            </w:rPrChange>
          </w:rPr>
          <w:fldChar w:fldCharType="separate"/>
        </w:r>
        <w:r w:rsidRPr="005E17A1">
          <w:rPr>
            <w:rFonts w:cs="Arial"/>
            <w:highlight w:val="magenta"/>
            <w:rPrChange w:id="465" w:author="Ben Fels" w:date="2024-12-21T13:24:00Z" w16du:dateUtc="2024-12-21T12:24:00Z">
              <w:rPr>
                <w:rFonts w:cs="Arial"/>
              </w:rPr>
            </w:rPrChange>
          </w:rPr>
          <w:t>(</w:t>
        </w:r>
        <w:proofErr w:type="spellStart"/>
        <w:r w:rsidRPr="005E17A1">
          <w:rPr>
            <w:rFonts w:cs="Arial"/>
            <w:highlight w:val="magenta"/>
            <w:rPrChange w:id="466" w:author="Ben Fels" w:date="2024-12-21T13:24:00Z" w16du:dateUtc="2024-12-21T12:24:00Z">
              <w:rPr>
                <w:rFonts w:cs="Arial"/>
              </w:rPr>
            </w:rPrChange>
          </w:rPr>
          <w:t>Kochmar</w:t>
        </w:r>
        <w:proofErr w:type="spellEnd"/>
        <w:r w:rsidRPr="005E17A1">
          <w:rPr>
            <w:rFonts w:cs="Arial"/>
            <w:highlight w:val="magenta"/>
            <w:rPrChange w:id="467" w:author="Ben Fels" w:date="2024-12-21T13:24:00Z" w16du:dateUtc="2024-12-21T12:24:00Z">
              <w:rPr>
                <w:rFonts w:cs="Arial"/>
              </w:rPr>
            </w:rPrChange>
          </w:rPr>
          <w:t>, 2022; Lu et al., 2024, S. 2)</w:t>
        </w:r>
        <w:r w:rsidRPr="005E17A1">
          <w:rPr>
            <w:highlight w:val="magenta"/>
            <w:rPrChange w:id="468" w:author="Ben Fels" w:date="2024-12-21T13:24:00Z" w16du:dateUtc="2024-12-21T12:24:00Z">
              <w:rPr/>
            </w:rPrChange>
          </w:rPr>
          <w:fldChar w:fldCharType="end"/>
        </w:r>
        <w:r w:rsidRPr="005E17A1">
          <w:rPr>
            <w:highlight w:val="magenta"/>
            <w:rPrChange w:id="469" w:author="Ben Fels" w:date="2024-12-21T13:24:00Z" w16du:dateUtc="2024-12-21T12:24:00Z">
              <w:rPr/>
            </w:rPrChange>
          </w:rPr>
          <w:t>.</w:t>
        </w:r>
      </w:ins>
      <w:ins w:id="470" w:author="Ben Fels" w:date="2024-12-21T13:25:00Z" w16du:dateUtc="2024-12-21T12:25:00Z">
        <w:r w:rsidR="00204D6A">
          <w:t xml:space="preserve"> </w:t>
        </w:r>
        <w:r w:rsidR="00204D6A" w:rsidRPr="00204D6A">
          <w:rPr>
            <w:highlight w:val="cyan"/>
            <w:rPrChange w:id="471" w:author="Ben Fels" w:date="2024-12-21T13:25:00Z" w16du:dateUtc="2024-12-21T12:25:00Z">
              <w:rPr/>
            </w:rPrChange>
          </w:rPr>
          <w:t>Hier ggf. künstliche Intelligenz definieren</w:t>
        </w:r>
      </w:ins>
    </w:p>
    <w:p w14:paraId="4D1E8235" w14:textId="5F59027A" w:rsidR="004328D8" w:rsidDel="00EF77C8" w:rsidRDefault="004328D8" w:rsidP="004328D8">
      <w:pPr>
        <w:rPr>
          <w:del w:id="472" w:author="Ben Fels" w:date="2024-12-21T13:27:00Z" w16du:dateUtc="2024-12-21T12:27:00Z"/>
        </w:rPr>
      </w:pPr>
      <w:moveToRangeStart w:id="473" w:author="Ben Fels" w:date="2024-12-21T12:00:00Z" w:name="move185674825"/>
      <w:moveToRangeEnd w:id="405"/>
      <w:moveTo w:id="474" w:author="Ben Fels" w:date="2024-12-21T12:00:00Z" w16du:dateUtc="2024-12-21T11:00:00Z">
        <w:del w:id="475"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76" w:author="Ben Fels" w:date="2024-12-21T13:27:00Z" w16du:dateUtc="2024-12-21T12:27:00Z"/>
          <w:moveTo w:id="477" w:author="Ben Fels" w:date="2024-12-21T12:00:00Z" w16du:dateUtc="2024-12-21T11:00:00Z"/>
        </w:rPr>
        <w:pPrChange w:id="478" w:author="Ben Fels" w:date="2024-12-21T13:23:00Z" w16du:dateUtc="2024-12-21T12:23:00Z">
          <w:pPr/>
        </w:pPrChange>
      </w:pPr>
    </w:p>
    <w:p w14:paraId="2675FB34" w14:textId="77777777" w:rsidR="004328D8" w:rsidRPr="003E3BA3" w:rsidRDefault="004328D8">
      <w:pPr>
        <w:pStyle w:val="Listenabsatz"/>
        <w:numPr>
          <w:ilvl w:val="0"/>
          <w:numId w:val="52"/>
        </w:numPr>
        <w:rPr>
          <w:moveTo w:id="479" w:author="Ben Fels" w:date="2024-12-21T12:00:00Z" w16du:dateUtc="2024-12-21T11:00:00Z"/>
        </w:rPr>
        <w:pPrChange w:id="480" w:author="Ben Fels" w:date="2024-12-21T13:36:00Z" w16du:dateUtc="2024-12-21T12:36:00Z">
          <w:pPr/>
        </w:pPrChange>
      </w:pPr>
      <w:moveTo w:id="481"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82" w:author="Ben Fels" w:date="2024-12-21T12:00:00Z" w16du:dateUtc="2024-12-21T11:00:00Z"/>
        </w:rPr>
        <w:pPrChange w:id="483" w:author="Ben Fels" w:date="2024-12-21T13:36:00Z" w16du:dateUtc="2024-12-21T12:36:00Z">
          <w:pPr/>
        </w:pPrChange>
      </w:pPr>
      <w:moveTo w:id="484"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 xml:space="preserve">(Cabrio &amp; </w:t>
        </w:r>
        <w:proofErr w:type="spellStart"/>
        <w:r w:rsidRPr="007159F2">
          <w:rPr>
            <w:rFonts w:cs="Arial"/>
            <w:highlight w:val="magenta"/>
          </w:rPr>
          <w:t>Villata</w:t>
        </w:r>
        <w:proofErr w:type="spellEnd"/>
        <w:r w:rsidRPr="007159F2">
          <w:rPr>
            <w:rFonts w:cs="Arial"/>
            <w:highlight w:val="magenta"/>
          </w:rPr>
          <w:t>,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85" w:author="Ben Fels" w:date="2024-12-21T12:00:00Z" w16du:dateUtc="2024-12-21T11:00:00Z"/>
        </w:rPr>
        <w:pPrChange w:id="486" w:author="Ben Fels" w:date="2024-12-21T13:36:00Z" w16du:dateUtc="2024-12-21T12:36:00Z">
          <w:pPr/>
        </w:pPrChange>
      </w:pPr>
      <w:moveTo w:id="487"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w:t>
        </w:r>
        <w:proofErr w:type="spellStart"/>
        <w:r w:rsidRPr="007159F2">
          <w:rPr>
            <w:rFonts w:cs="Arial"/>
            <w:highlight w:val="magenta"/>
          </w:rPr>
          <w:t>Peldszus</w:t>
        </w:r>
        <w:proofErr w:type="spellEnd"/>
        <w:r w:rsidRPr="007159F2">
          <w:rPr>
            <w:rFonts w:cs="Arial"/>
            <w:highlight w:val="magenta"/>
          </w:rPr>
          <w:t xml:space="preserve"> &amp; Stede, 2013, S. 2)</w:t>
        </w:r>
        <w:r w:rsidRPr="007159F2">
          <w:rPr>
            <w:highlight w:val="magenta"/>
          </w:rPr>
          <w:fldChar w:fldCharType="end"/>
        </w:r>
        <w:r w:rsidRPr="007159F2">
          <w:rPr>
            <w:highlight w:val="magenta"/>
          </w:rPr>
          <w:t>.</w:t>
        </w:r>
      </w:moveTo>
    </w:p>
    <w:p w14:paraId="69E4BA4D" w14:textId="77777777" w:rsidR="004328D8" w:rsidRDefault="004328D8">
      <w:pPr>
        <w:pStyle w:val="Listenabsatz"/>
        <w:numPr>
          <w:ilvl w:val="0"/>
          <w:numId w:val="52"/>
        </w:numPr>
        <w:rPr>
          <w:moveTo w:id="488" w:author="Ben Fels" w:date="2024-12-21T12:00:00Z" w16du:dateUtc="2024-12-21T11:00:00Z"/>
        </w:rPr>
        <w:pPrChange w:id="489" w:author="Ben Fels" w:date="2024-12-21T13:36:00Z" w16du:dateUtc="2024-12-21T12:36:00Z">
          <w:pPr/>
        </w:pPrChange>
      </w:pPr>
      <w:moveTo w:id="490" w:author="Ben Fels" w:date="2024-12-21T12:00:00Z" w16du:dateUtc="2024-12-21T11:00:00Z">
        <w:r>
          <w:lastRenderedPageBreak/>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w:t>
        </w:r>
        <w:proofErr w:type="spellStart"/>
        <w:r w:rsidRPr="007159F2">
          <w:rPr>
            <w:rFonts w:cs="Arial"/>
            <w:highlight w:val="magenta"/>
          </w:rPr>
          <w:t>Yeginbergen</w:t>
        </w:r>
        <w:proofErr w:type="spellEnd"/>
        <w:r w:rsidRPr="007159F2">
          <w:rPr>
            <w:rFonts w:cs="Arial"/>
            <w:highlight w:val="magenta"/>
          </w:rPr>
          <w:t xml:space="preserve"> et al., 2024, S. 11688)</w:t>
        </w:r>
        <w:r w:rsidRPr="007159F2">
          <w:rPr>
            <w:highlight w:val="magenta"/>
          </w:rPr>
          <w:fldChar w:fldCharType="end"/>
        </w:r>
        <w:r w:rsidRPr="003E7A71">
          <w:t>.</w:t>
        </w:r>
        <w:r>
          <w:t xml:space="preserve"> Argument Mining beinhaltet nach </w:t>
        </w:r>
        <w:r w:rsidRPr="007159F2">
          <w:rPr>
            <w:highlight w:val="magenta"/>
          </w:rPr>
          <w:fldChar w:fldCharType="begin"/>
        </w:r>
        <w:r w:rsidRPr="007159F2">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7159F2">
          <w:rPr>
            <w:highlight w:val="magenta"/>
          </w:rPr>
          <w:fldChar w:fldCharType="separate"/>
        </w:r>
        <w:r w:rsidRPr="007159F2">
          <w:rPr>
            <w:rFonts w:cs="Arial"/>
            <w:highlight w:val="magenta"/>
          </w:rPr>
          <w:t>(</w:t>
        </w:r>
        <w:proofErr w:type="spellStart"/>
        <w:r w:rsidRPr="007159F2">
          <w:rPr>
            <w:rFonts w:cs="Arial"/>
            <w:highlight w:val="magenta"/>
          </w:rPr>
          <w:t>Yeginbergen</w:t>
        </w:r>
        <w:proofErr w:type="spellEnd"/>
        <w:r w:rsidRPr="007159F2">
          <w:rPr>
            <w:rFonts w:cs="Arial"/>
            <w:highlight w:val="magenta"/>
          </w:rPr>
          <w:t xml:space="preserve"> et al., 2024, S. 11687)</w:t>
        </w:r>
        <w:r w:rsidRPr="007159F2">
          <w:rPr>
            <w:highlight w:val="magenta"/>
          </w:rPr>
          <w:fldChar w:fldCharType="end"/>
        </w:r>
        <w:r>
          <w:t xml:space="preserve"> in der Regel zwei Teilaufgaben: 1 </w:t>
        </w:r>
        <w:r w:rsidRPr="002E638C">
          <w:t>Erkennung von Argumentkomponenten</w:t>
        </w:r>
        <w:r>
          <w:t xml:space="preserve"> </w:t>
        </w:r>
        <w:commentRangeStart w:id="491"/>
        <w:r>
          <w:t>(</w:t>
        </w:r>
        <w:r w:rsidRPr="004D5DFC">
          <w:t>Konzentration auf die Verortung von Argumenten und die Identifizierung ihrer Arten (z. B. Behauptungen und Prämissen)</w:t>
        </w:r>
        <w:commentRangeEnd w:id="491"/>
        <w:r>
          <w:rPr>
            <w:rStyle w:val="Kommentarzeichen"/>
          </w:rPr>
          <w:commentReference w:id="491"/>
        </w:r>
        <w:r>
          <w:t xml:space="preserve"> und 2 Klassifikation von Argumentationsbeziehungen, </w:t>
        </w:r>
        <w:r w:rsidRPr="009E4573">
          <w:t>bei der die Beziehung zwischen zwei Argumentationskomponenten als unterstützend oder angreifend eingestuft wird.</w:t>
        </w:r>
        <w:r>
          <w:t xml:space="preserve"> </w:t>
        </w:r>
      </w:moveTo>
    </w:p>
    <w:p w14:paraId="06CC1297" w14:textId="6582CB5F" w:rsidR="004328D8" w:rsidDel="00393B58" w:rsidRDefault="004328D8" w:rsidP="004328D8">
      <w:pPr>
        <w:rPr>
          <w:del w:id="492" w:author="Ben Fels" w:date="2024-12-21T13:36:00Z" w16du:dateUtc="2024-12-21T12:36:00Z"/>
          <w:moveTo w:id="493" w:author="Ben Fels" w:date="2024-12-21T12:00:00Z" w16du:dateUtc="2024-12-21T11:00:00Z"/>
        </w:rPr>
      </w:pPr>
      <w:moveTo w:id="494" w:author="Ben Fels" w:date="2024-12-21T12:00:00Z" w16du:dateUtc="2024-12-21T11:00:00Z">
        <w:del w:id="495"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6" w:author="Ben Fels" w:date="2024-12-21T12:00:00Z" w16du:dateUtc="2024-12-21T11:00:00Z"/>
        </w:rPr>
      </w:pPr>
    </w:p>
    <w:p w14:paraId="2041F334" w14:textId="77777777" w:rsidR="004328D8" w:rsidRDefault="004328D8" w:rsidP="004328D8">
      <w:pPr>
        <w:rPr>
          <w:moveTo w:id="497" w:author="Ben Fels" w:date="2024-12-21T12:00:00Z" w16du:dateUtc="2024-12-21T11:00:00Z"/>
          <w:i/>
        </w:rPr>
      </w:pPr>
      <w:moveTo w:id="498" w:author="Ben Fels" w:date="2024-12-21T12:00:00Z" w16du:dateUtc="2024-12-21T11:00:00Z">
        <w:r w:rsidRPr="00EE07C6">
          <w:rPr>
            <w:highlight w:val="magenta"/>
          </w:rPr>
          <w:fldChar w:fldCharType="begin"/>
        </w:r>
        <w:r>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Pr="001237AE">
          <w:t xml:space="preserve"> geben in Ihrer Arbeit eine Übersicht über den damaligen Forschungsstand  zum Thema Argument Mining. </w:t>
        </w:r>
        <w:r>
          <w:t xml:space="preserve">Demnach wurden </w:t>
        </w:r>
        <w:r>
          <w:rPr>
            <w:i/>
          </w:rPr>
          <w:t>„</w:t>
        </w:r>
        <w:r w:rsidRPr="00296609">
          <w:rPr>
            <w:i/>
          </w:rPr>
          <w:t xml:space="preserve">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moveTo>
    </w:p>
    <w:p w14:paraId="1D1BD687" w14:textId="7C587BAC" w:rsidR="004328D8" w:rsidRPr="00427E3E" w:rsidDel="004D39E9" w:rsidRDefault="004328D8" w:rsidP="004328D8">
      <w:pPr>
        <w:rPr>
          <w:del w:id="499" w:author="Ben Fels" w:date="2024-12-21T13:38:00Z" w16du:dateUtc="2024-12-21T12:38:00Z"/>
          <w:moveTo w:id="500" w:author="Ben Fels" w:date="2024-12-21T12:00:00Z" w16du:dateUtc="2024-12-21T11:00:00Z"/>
          <w:i/>
        </w:rPr>
      </w:pPr>
      <w:moveTo w:id="501" w:author="Ben Fels" w:date="2024-12-21T12:00:00Z" w16du:dateUtc="2024-12-21T11:00:00Z">
        <w:del w:id="502"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3" w:author="Ben Fels" w:date="2024-12-21T13:39:00Z" w16du:dateUtc="2024-12-21T12:39:00Z"/>
          <w:moveTo w:id="504" w:author="Ben Fels" w:date="2024-12-21T12:00:00Z" w16du:dateUtc="2024-12-21T11:00:00Z"/>
          <w:b/>
          <w:rPrChange w:id="505" w:author="Ben Fels" w:date="2024-12-21T18:08:00Z" w16du:dateUtc="2024-12-21T17:08:00Z">
            <w:rPr>
              <w:del w:id="506" w:author="Ben Fels" w:date="2024-12-21T13:39:00Z" w16du:dateUtc="2024-12-21T12:39:00Z"/>
              <w:moveTo w:id="507" w:author="Ben Fels" w:date="2024-12-21T12:00:00Z" w16du:dateUtc="2024-12-21T11:00:00Z"/>
              <w:b/>
              <w:lang w:val="en-US"/>
            </w:rPr>
          </w:rPrChange>
        </w:rPr>
      </w:pPr>
      <w:moveTo w:id="508" w:author="Ben Fels" w:date="2024-12-21T12:00:00Z" w16du:dateUtc="2024-12-21T11:00:00Z">
        <w:del w:id="509"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0" w:author="Ben Fels" w:date="2024-12-21T12:00:00Z" w16du:dateUtc="2024-12-21T11:00:00Z"/>
          <w:moveTo w:id="511" w:author="Ben Fels" w:date="2024-12-21T12:00:00Z" w16du:dateUtc="2024-12-21T11:00:00Z"/>
        </w:rPr>
      </w:pPr>
      <w:moveTo w:id="512" w:author="Ben Fels" w:date="2024-12-21T12:00:00Z" w16du:dateUtc="2024-12-21T11:00:00Z">
        <w:del w:id="513"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4" w:author="Ben Fels" w:date="2024-12-21T13:39:00Z" w16du:dateUtc="2024-12-21T12:39:00Z"/>
          <w:moveTo w:id="515" w:author="Ben Fels" w:date="2024-12-21T12:00:00Z" w16du:dateUtc="2024-12-21T11:00:00Z"/>
        </w:rPr>
      </w:pPr>
      <w:moveTo w:id="516" w:author="Ben Fels" w:date="2024-12-21T12:00:00Z" w16du:dateUtc="2024-12-21T11:00:00Z">
        <w:del w:id="517" w:author="Ben Fels" w:date="2024-12-21T12:00:00Z" w16du:dateUtc="2024-12-21T11:00:00Z">
          <w:r w:rsidDel="004328D8">
            <w:delText>Doch was genau ist ein Argument?</w:delText>
          </w:r>
        </w:del>
      </w:moveTo>
    </w:p>
    <w:moveToRangeEnd w:id="473"/>
    <w:p w14:paraId="6B32E185" w14:textId="77777777" w:rsidR="004328D8" w:rsidRDefault="004328D8" w:rsidP="00025B9B">
      <w:pPr>
        <w:rPr>
          <w:ins w:id="518" w:author="Ben Fels" w:date="2024-12-21T12:01:00Z" w16du:dateUtc="2024-12-21T11:01:00Z"/>
        </w:rPr>
      </w:pPr>
    </w:p>
    <w:p w14:paraId="03AE9598" w14:textId="088A20D0" w:rsidR="004328D8" w:rsidRDefault="004328D8" w:rsidP="004328D8">
      <w:pPr>
        <w:pStyle w:val="berschrift3"/>
        <w:rPr>
          <w:ins w:id="519" w:author="Ben Fels" w:date="2024-12-21T13:34:00Z" w16du:dateUtc="2024-12-21T12:34:00Z"/>
        </w:rPr>
      </w:pPr>
      <w:bookmarkStart w:id="520" w:name="_Toc185697454"/>
      <w:ins w:id="521" w:author="Ben Fels" w:date="2024-12-21T12:01:00Z" w16du:dateUtc="2024-12-21T11:01:00Z">
        <w:r>
          <w:t xml:space="preserve">Aufgaben des Argument </w:t>
        </w:r>
        <w:proofErr w:type="spellStart"/>
        <w:r>
          <w:t>minings</w:t>
        </w:r>
      </w:ins>
      <w:bookmarkEnd w:id="520"/>
      <w:proofErr w:type="spellEnd"/>
    </w:p>
    <w:p w14:paraId="1267D4A0" w14:textId="3A7C6581" w:rsidR="00D50C0A" w:rsidRPr="00976E6E" w:rsidRDefault="00E93172" w:rsidP="00E93172">
      <w:pPr>
        <w:jc w:val="both"/>
        <w:rPr>
          <w:ins w:id="522" w:author="Ben Fels" w:date="2024-12-21T13:46:00Z" w16du:dateUtc="2024-12-21T12:46:00Z"/>
          <w:rPrChange w:id="523" w:author="Ben Fels" w:date="2024-12-21T13:48:00Z" w16du:dateUtc="2024-12-21T12:48:00Z">
            <w:rPr>
              <w:ins w:id="524" w:author="Ben Fels" w:date="2024-12-21T13:46:00Z" w16du:dateUtc="2024-12-21T12:46:00Z"/>
              <w:lang w:val="en-US"/>
            </w:rPr>
          </w:rPrChange>
        </w:rPr>
      </w:pPr>
      <w:ins w:id="525" w:author="Ben Fels" w:date="2024-12-21T13:34:00Z" w16du:dateUtc="2024-12-21T12:34:00Z">
        <w:r w:rsidRPr="005918DB">
          <w:t xml:space="preserve">Argument Mining lässt sich wiederum in Teilaufgaben zerlegen. Auch hier gibt es in der Literatur abweichende Ansichten, wie diese Teilaufgaben zu unterteilen sind </w:t>
        </w:r>
        <w:r w:rsidRPr="004D39E9">
          <w:rPr>
            <w:highlight w:val="magenta"/>
            <w:rPrChange w:id="526" w:author="Ben Fels" w:date="2024-12-21T13:39:00Z" w16du:dateUtc="2024-12-21T12:39:00Z">
              <w:rPr/>
            </w:rPrChange>
          </w:rPr>
          <w:fldChar w:fldCharType="begin"/>
        </w:r>
      </w:ins>
      <w:r w:rsidR="008833CB" w:rsidRPr="004D39E9">
        <w:rPr>
          <w:highlight w:val="magenta"/>
        </w:rPr>
        <w:instrText xml:space="preserve"> ADDIN ZOTERO_ITEM CSL_CITATION {"citationID":"mEoxV0hj","properties":{"formattedCitation":"(Cabrio &amp; Villata, 2018, S. 5428; Lawrence &amp; Reed, 2020, S. 787\\uc0\\u8211{}799; Peldszus &amp; Stede, 2013, S. 20; Stab &amp; Gurevych, 2017b, S. 620\\uc0\\u8211{}621; Yeginbergen et al., 2024, S. 11687)","plainCitation":"(Cabrio &amp; Villata, 2018, S. 5428; Lawrence &amp; Reed, 2020, S. 787–799; Peldszus &amp; Stede, 2013, S. 20; Stab &amp; Gurevych, 2017b, S. 620–621;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-799","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w:instrText>
      </w:r>
      <w:r w:rsidR="008833CB" w:rsidRPr="004D39E9">
        <w:rPr>
          <w:highlight w:val="magenta"/>
          <w:lang w:val="en-US"/>
          <w:rPrChange w:id="527" w:author="Ben Fels" w:date="2024-12-21T13:39:00Z" w16du:dateUtc="2024-12-21T12:39:00Z">
            <w:rPr>
              <w:highlight w:val="magenta"/>
            </w:rPr>
          </w:rPrChange>
        </w:rPr>
        <w:instrText xml:space="preserve">//tudatalib.ulb.tu-darmstadt.de/handle/tudatalib/2422","page":"619-659","source":"DOI.org (Crossref)","title":"Parsing Argumentation Structures in Persuasive Essays","volume":"43","author":[{"family":"Stab","given":"Christian"},{"family":"Gurevych","given":"Iryna"}],"issued":{"date-parts":[["2017",9]]}},"locator":"620-621","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28" w:author="Ben Fels" w:date="2024-12-21T13:34:00Z" w16du:dateUtc="2024-12-21T12:34:00Z">
        <w:r w:rsidRPr="004D39E9">
          <w:rPr>
            <w:highlight w:val="magenta"/>
            <w:rPrChange w:id="529" w:author="Ben Fels" w:date="2024-12-21T13:39:00Z" w16du:dateUtc="2024-12-21T12:39:00Z">
              <w:rPr/>
            </w:rPrChange>
          </w:rPr>
          <w:fldChar w:fldCharType="separate"/>
        </w:r>
      </w:ins>
      <w:r w:rsidR="008833CB" w:rsidRPr="004D39E9">
        <w:rPr>
          <w:rFonts w:cs="Arial"/>
          <w:highlight w:val="magenta"/>
          <w:lang w:val="en-US"/>
          <w:rPrChange w:id="530" w:author="Ben Fels" w:date="2024-12-21T13:39:00Z" w16du:dateUtc="2024-12-21T12:39:00Z">
            <w:rPr>
              <w:rFonts w:cs="Arial"/>
            </w:rPr>
          </w:rPrChange>
        </w:rPr>
        <w:t xml:space="preserve">(Cabrio &amp; Villata, 2018, S. 5428; Lawrence &amp; Reed, 2020, S. 787–799; </w:t>
      </w:r>
      <w:proofErr w:type="spellStart"/>
      <w:r w:rsidR="008833CB" w:rsidRPr="004D39E9">
        <w:rPr>
          <w:rFonts w:cs="Arial"/>
          <w:highlight w:val="magenta"/>
          <w:lang w:val="en-US"/>
          <w:rPrChange w:id="531" w:author="Ben Fels" w:date="2024-12-21T13:39:00Z" w16du:dateUtc="2024-12-21T12:39:00Z">
            <w:rPr>
              <w:rFonts w:cs="Arial"/>
            </w:rPr>
          </w:rPrChange>
        </w:rPr>
        <w:t>Peldszus</w:t>
      </w:r>
      <w:proofErr w:type="spellEnd"/>
      <w:r w:rsidR="008833CB" w:rsidRPr="004D39E9">
        <w:rPr>
          <w:rFonts w:cs="Arial"/>
          <w:highlight w:val="magenta"/>
          <w:lang w:val="en-US"/>
          <w:rPrChange w:id="532" w:author="Ben Fels" w:date="2024-12-21T13:39:00Z" w16du:dateUtc="2024-12-21T12:39:00Z">
            <w:rPr>
              <w:rFonts w:cs="Arial"/>
            </w:rPr>
          </w:rPrChange>
        </w:rPr>
        <w:t xml:space="preserve"> &amp; </w:t>
      </w:r>
      <w:proofErr w:type="spellStart"/>
      <w:r w:rsidR="008833CB" w:rsidRPr="004D39E9">
        <w:rPr>
          <w:rFonts w:cs="Arial"/>
          <w:highlight w:val="magenta"/>
          <w:lang w:val="en-US"/>
          <w:rPrChange w:id="533" w:author="Ben Fels" w:date="2024-12-21T13:39:00Z" w16du:dateUtc="2024-12-21T12:39:00Z">
            <w:rPr>
              <w:rFonts w:cs="Arial"/>
            </w:rPr>
          </w:rPrChange>
        </w:rPr>
        <w:t>Stede</w:t>
      </w:r>
      <w:proofErr w:type="spellEnd"/>
      <w:r w:rsidR="008833CB" w:rsidRPr="004D39E9">
        <w:rPr>
          <w:rFonts w:cs="Arial"/>
          <w:highlight w:val="magenta"/>
          <w:lang w:val="en-US"/>
          <w:rPrChange w:id="534" w:author="Ben Fels" w:date="2024-12-21T13:39:00Z" w16du:dateUtc="2024-12-21T12:39:00Z">
            <w:rPr>
              <w:rFonts w:cs="Arial"/>
            </w:rPr>
          </w:rPrChange>
        </w:rPr>
        <w:t xml:space="preserve">, 2013, S. 20; Stab &amp; </w:t>
      </w:r>
      <w:proofErr w:type="spellStart"/>
      <w:r w:rsidR="008833CB" w:rsidRPr="004D39E9">
        <w:rPr>
          <w:rFonts w:cs="Arial"/>
          <w:highlight w:val="magenta"/>
          <w:lang w:val="en-US"/>
          <w:rPrChange w:id="535" w:author="Ben Fels" w:date="2024-12-21T13:39:00Z" w16du:dateUtc="2024-12-21T12:39:00Z">
            <w:rPr>
              <w:rFonts w:cs="Arial"/>
            </w:rPr>
          </w:rPrChange>
        </w:rPr>
        <w:t>Gurevych</w:t>
      </w:r>
      <w:proofErr w:type="spellEnd"/>
      <w:r w:rsidR="008833CB" w:rsidRPr="004D39E9">
        <w:rPr>
          <w:rFonts w:cs="Arial"/>
          <w:highlight w:val="magenta"/>
          <w:lang w:val="en-US"/>
          <w:rPrChange w:id="536" w:author="Ben Fels" w:date="2024-12-21T13:39:00Z" w16du:dateUtc="2024-12-21T12:39:00Z">
            <w:rPr>
              <w:rFonts w:cs="Arial"/>
            </w:rPr>
          </w:rPrChange>
        </w:rPr>
        <w:t xml:space="preserve">, 2017b, S. 620–621; </w:t>
      </w:r>
      <w:proofErr w:type="spellStart"/>
      <w:r w:rsidR="008833CB" w:rsidRPr="004D39E9">
        <w:rPr>
          <w:rFonts w:cs="Arial"/>
          <w:highlight w:val="magenta"/>
          <w:lang w:val="en-US"/>
          <w:rPrChange w:id="537" w:author="Ben Fels" w:date="2024-12-21T13:39:00Z" w16du:dateUtc="2024-12-21T12:39:00Z">
            <w:rPr>
              <w:rFonts w:cs="Arial"/>
            </w:rPr>
          </w:rPrChange>
        </w:rPr>
        <w:t>Yeginbergen</w:t>
      </w:r>
      <w:proofErr w:type="spellEnd"/>
      <w:r w:rsidR="008833CB" w:rsidRPr="004D39E9">
        <w:rPr>
          <w:rFonts w:cs="Arial"/>
          <w:highlight w:val="magenta"/>
          <w:lang w:val="en-US"/>
          <w:rPrChange w:id="538" w:author="Ben Fels" w:date="2024-12-21T13:39:00Z" w16du:dateUtc="2024-12-21T12:39:00Z">
            <w:rPr>
              <w:rFonts w:cs="Arial"/>
            </w:rPr>
          </w:rPrChange>
        </w:rPr>
        <w:t xml:space="preserve"> et al., 2024, S. 11687)</w:t>
      </w:r>
      <w:ins w:id="539" w:author="Ben Fels" w:date="2024-12-21T13:34:00Z" w16du:dateUtc="2024-12-21T12:34:00Z">
        <w:r w:rsidRPr="004D39E9">
          <w:rPr>
            <w:highlight w:val="magenta"/>
            <w:rPrChange w:id="540" w:author="Ben Fels" w:date="2024-12-21T13:39:00Z" w16du:dateUtc="2024-12-21T12:39:00Z">
              <w:rPr/>
            </w:rPrChange>
          </w:rPr>
          <w:fldChar w:fldCharType="end"/>
        </w:r>
        <w:r w:rsidRPr="004D39E9">
          <w:rPr>
            <w:highlight w:val="magenta"/>
            <w:lang w:val="en-US"/>
            <w:rPrChange w:id="541" w:author="Ben Fels" w:date="2024-12-21T13:39:00Z" w16du:dateUtc="2024-12-21T12:39:00Z">
              <w:rPr>
                <w:lang w:val="en-US"/>
              </w:rPr>
            </w:rPrChange>
          </w:rPr>
          <w:t>.</w:t>
        </w:r>
        <w:r w:rsidRPr="005918DB">
          <w:rPr>
            <w:lang w:val="en-US"/>
          </w:rPr>
          <w:t xml:space="preserve"> </w:t>
        </w:r>
      </w:ins>
      <w:ins w:id="542" w:author="Ben Fels" w:date="2024-12-21T13:48:00Z" w16du:dateUtc="2024-12-21T12:48:00Z">
        <w:r w:rsidR="00422C52" w:rsidRPr="008252B1">
          <w:rPr>
            <w:highlight w:val="cyan"/>
          </w:rPr>
          <w:t>Hier tiefer ins Detail gehen wer welche/</w:t>
        </w:r>
        <w:proofErr w:type="spellStart"/>
        <w:r w:rsidR="00422C52" w:rsidRPr="008252B1">
          <w:rPr>
            <w:highlight w:val="cyan"/>
          </w:rPr>
          <w:t>wieviele</w:t>
        </w:r>
        <w:proofErr w:type="spellEnd"/>
        <w:r w:rsidR="00422C52" w:rsidRPr="008252B1">
          <w:rPr>
            <w:highlight w:val="cyan"/>
          </w:rPr>
          <w:t xml:space="preserve"> Aufgabe sieht</w:t>
        </w:r>
      </w:ins>
    </w:p>
    <w:p w14:paraId="048BBFF5" w14:textId="45185B86" w:rsidR="00D50C0A" w:rsidRPr="002F4B5A" w:rsidRDefault="00D50C0A" w:rsidP="00E93172">
      <w:pPr>
        <w:jc w:val="both"/>
        <w:rPr>
          <w:ins w:id="543" w:author="Ben Fels" w:date="2024-12-21T13:47:00Z" w16du:dateUtc="2024-12-21T12:47:00Z"/>
          <w:lang w:val="en-US"/>
          <w:rPrChange w:id="544" w:author="Ben Fels" w:date="2024-12-21T18:36:00Z" w16du:dateUtc="2024-12-21T17:36:00Z">
            <w:rPr>
              <w:ins w:id="545" w:author="Ben Fels" w:date="2024-12-21T13:47:00Z" w16du:dateUtc="2024-12-21T12:47:00Z"/>
            </w:rPr>
          </w:rPrChange>
        </w:rPr>
      </w:pPr>
      <w:ins w:id="546" w:author="Ben Fels" w:date="2024-12-21T13:46:00Z" w16du:dateUtc="2024-12-21T12:46:00Z">
        <w:r w:rsidRPr="00D50C0A">
          <w:rPr>
            <w:rPrChange w:id="547" w:author="Ben Fels" w:date="2024-12-21T13:46:00Z" w16du:dateUtc="2024-12-21T12:46:00Z">
              <w:rPr>
                <w:lang w:val="en-US"/>
              </w:rPr>
            </w:rPrChange>
          </w:rPr>
          <w:t xml:space="preserve">Mal </w:t>
        </w:r>
      </w:ins>
      <w:ins w:id="548" w:author="Ben Fels" w:date="2024-12-21T13:47:00Z" w16du:dateUtc="2024-12-21T12:47:00Z">
        <w:r>
          <w:t xml:space="preserve">werden </w:t>
        </w:r>
      </w:ins>
      <w:ins w:id="549" w:author="Ben Fels" w:date="2024-12-21T13:46:00Z" w16du:dateUtc="2024-12-21T12:46:00Z">
        <w:r w:rsidRPr="00D50C0A">
          <w:rPr>
            <w:rPrChange w:id="550" w:author="Ben Fels" w:date="2024-12-21T13:46:00Z" w16du:dateUtc="2024-12-21T12:46:00Z">
              <w:rPr>
                <w:lang w:val="en-US"/>
              </w:rPr>
            </w:rPrChange>
          </w:rPr>
          <w:t>zwei</w:t>
        </w:r>
      </w:ins>
      <w:ins w:id="551" w:author="Ben Fels" w:date="2024-12-21T13:49:00Z" w16du:dateUtc="2024-12-21T12:49:00Z">
        <w:r w:rsidR="00495AC8">
          <w:t xml:space="preserve"> </w:t>
        </w:r>
        <w:r w:rsidR="00495AC8">
          <w:fldChar w:fldCharType="begin"/>
        </w:r>
        <w:r w:rsidR="00495AC8">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w:instrText>
        </w:r>
        <w:r w:rsidR="00495AC8" w:rsidRPr="002F4B5A">
          <w:rPr>
            <w:lang w:val="en-US"/>
            <w:rPrChange w:id="552" w:author="Ben Fels" w:date="2024-12-21T18:36:00Z" w16du:dateUtc="2024-12-21T17:36:00Z">
              <w:rPr/>
            </w:rPrChange>
          </w:rPr>
          <w:instrText xml:space="preserve">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495AC8">
          <w:fldChar w:fldCharType="separate"/>
        </w:r>
        <w:r w:rsidR="00495AC8" w:rsidRPr="002F4B5A">
          <w:rPr>
            <w:rFonts w:cs="Arial"/>
            <w:highlight w:val="magenta"/>
            <w:lang w:val="en-US"/>
            <w:rPrChange w:id="553" w:author="Ben Fels" w:date="2024-12-21T18:36:00Z" w16du:dateUtc="2024-12-21T17:36:00Z">
              <w:rPr>
                <w:rFonts w:cs="Arial"/>
                <w:highlight w:val="magenta"/>
              </w:rPr>
            </w:rPrChange>
          </w:rPr>
          <w:t>(Cabrio &amp; Villata, 2018, S. 5428</w:t>
        </w:r>
        <w:r w:rsidR="00495AC8" w:rsidRPr="002F4B5A">
          <w:rPr>
            <w:rFonts w:cs="Arial"/>
            <w:lang w:val="en-US"/>
            <w:rPrChange w:id="554" w:author="Ben Fels" w:date="2024-12-21T18:36:00Z" w16du:dateUtc="2024-12-21T17:36:00Z">
              <w:rPr>
                <w:rFonts w:cs="Arial"/>
              </w:rPr>
            </w:rPrChange>
          </w:rPr>
          <w:t>)</w:t>
        </w:r>
        <w:r w:rsidR="00495AC8">
          <w:fldChar w:fldCharType="end"/>
        </w:r>
      </w:ins>
      <w:del w:id="555" w:author="Ben Fels" w:date="2024-12-21T13:49:00Z" w16du:dateUtc="2024-12-21T12:49:00Z">
        <w:r w:rsidR="00976E6E" w:rsidDel="00495AC8">
          <w:fldChar w:fldCharType="begin"/>
        </w:r>
        <w:r w:rsidR="00976E6E" w:rsidRPr="002F4B5A" w:rsidDel="00495AC8">
          <w:rPr>
            <w:lang w:val="en-US"/>
            <w:rPrChange w:id="556" w:author="Ben Fels" w:date="2024-12-21T18:36:00Z" w16du:dateUtc="2024-12-21T17:36:00Z">
              <w:rPr/>
            </w:rPrChange>
          </w:rPr>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2F4B5A" w:rsidDel="00495AC8">
          <w:rPr>
            <w:lang w:val="en-US"/>
            <w:rPrChange w:id="557" w:author="Ben Fels" w:date="2024-12-21T18:36:00Z" w16du:dateUtc="2024-12-21T17:36:00Z">
              <w:rPr/>
            </w:rPrChange>
          </w:rPr>
          <w:delInstrText xml:space="preserve">U = 0.72 for argument components and </w:delInstrText>
        </w:r>
        <w:r w:rsidR="00976E6E" w:rsidDel="00495AC8">
          <w:delInstrText>α</w:delInstrText>
        </w:r>
        <w:r w:rsidR="00976E6E" w:rsidRPr="002F4B5A" w:rsidDel="00495AC8">
          <w:rPr>
            <w:lang w:val="en-US"/>
            <w:rPrChange w:id="558" w:author="Ben Fels" w:date="2024-12-21T18:36:00Z" w16du:dateUtc="2024-12-21T17:36:00Z">
              <w:rPr/>
            </w:rPrChange>
          </w:rPr>
          <w:delInstrText xml:space="preserve"> = 0.81 for argumentative relations indicates that the proposed annotation scheme successfully guides annotators to substantial agreement. The </w:delInstrText>
        </w:r>
        <w:r w:rsidR="00976E6E" w:rsidDel="00495AC8">
          <w:delInstrText>ﬁ</w:delInstrText>
        </w:r>
        <w:r w:rsidR="00976E6E" w:rsidRPr="002F4B5A" w:rsidDel="00495AC8">
          <w:rPr>
            <w:lang w:val="en-US"/>
            <w:rPrChange w:id="559" w:author="Ben Fels" w:date="2024-12-21T18:36:00Z" w16du:dateUtc="2024-12-21T17:36:00Z">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2F4B5A" w:rsidDel="00495AC8">
          <w:rPr>
            <w:rFonts w:cs="Arial"/>
            <w:lang w:val="en-US"/>
            <w:rPrChange w:id="560" w:author="Ben Fels" w:date="2024-12-21T18:36:00Z" w16du:dateUtc="2024-12-21T17:36:00Z">
              <w:rPr>
                <w:rFonts w:cs="Arial"/>
              </w:rPr>
            </w:rPrChange>
          </w:rPr>
          <w:delText>(Stab &amp; Gurevych, 2014, 2017b)</w:delText>
        </w:r>
        <w:r w:rsidR="00976E6E" w:rsidDel="00495AC8">
          <w:fldChar w:fldCharType="end"/>
        </w:r>
      </w:del>
      <w:ins w:id="561" w:author="Ben Fels" w:date="2024-12-21T13:46:00Z" w16du:dateUtc="2024-12-21T12:46:00Z">
        <w:r w:rsidRPr="002F4B5A">
          <w:rPr>
            <w:lang w:val="en-US"/>
          </w:rPr>
          <w:t xml:space="preserve">, mal </w:t>
        </w:r>
      </w:ins>
      <w:proofErr w:type="spellStart"/>
      <w:ins w:id="562" w:author="Ben Fels" w:date="2024-12-21T13:47:00Z" w16du:dateUtc="2024-12-21T12:47:00Z">
        <w:r w:rsidRPr="002F4B5A">
          <w:rPr>
            <w:lang w:val="en-US"/>
            <w:rPrChange w:id="563" w:author="Ben Fels" w:date="2024-12-21T18:36:00Z" w16du:dateUtc="2024-12-21T17:36:00Z">
              <w:rPr/>
            </w:rPrChange>
          </w:rPr>
          <w:t>drei</w:t>
        </w:r>
        <w:proofErr w:type="spellEnd"/>
        <w:r w:rsidRPr="002F4B5A">
          <w:rPr>
            <w:lang w:val="en-US"/>
            <w:rPrChange w:id="564" w:author="Ben Fels" w:date="2024-12-21T18:36:00Z" w16du:dateUtc="2024-12-21T17:36:00Z">
              <w:rPr/>
            </w:rPrChange>
          </w:rPr>
          <w:t xml:space="preserve"> </w:t>
        </w:r>
      </w:ins>
      <w:ins w:id="565" w:author="Ben Fels" w:date="2024-12-21T13:49:00Z" w16du:dateUtc="2024-12-21T12:49:00Z">
        <w:r w:rsidR="00495AC8" w:rsidRPr="002F4B5A">
          <w:rPr>
            <w:highlight w:val="magenta"/>
            <w:rPrChange w:id="566" w:author="Ben Fels" w:date="2024-12-21T18:36:00Z" w16du:dateUtc="2024-12-21T17:36:00Z">
              <w:rPr/>
            </w:rPrChange>
          </w:rPr>
          <w:fldChar w:fldCharType="begin"/>
        </w:r>
        <w:r w:rsidR="00495AC8" w:rsidRPr="002F4B5A">
          <w:rPr>
            <w:highlight w:val="magenta"/>
            <w:lang w:val="en-US"/>
            <w:rPrChange w:id="567" w:author="Ben Fels" w:date="2024-12-21T18:36:00Z" w16du:dateUtc="2024-12-21T17:36:00Z">
              <w:rPr/>
            </w:rPrChange>
          </w:rPr>
          <w: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00495AC8" w:rsidRPr="002F4B5A">
          <w:rPr>
            <w:highlight w:val="magenta"/>
            <w:rPrChange w:id="568" w:author="Ben Fels" w:date="2024-12-21T18:36:00Z" w16du:dateUtc="2024-12-21T17:36:00Z">
              <w:rPr/>
            </w:rPrChange>
          </w:rPr>
          <w:instrText>α</w:instrText>
        </w:r>
        <w:r w:rsidR="00495AC8" w:rsidRPr="002F4B5A">
          <w:rPr>
            <w:highlight w:val="magenta"/>
            <w:lang w:val="en-US"/>
            <w:rPrChange w:id="569" w:author="Ben Fels" w:date="2024-12-21T18:36:00Z" w16du:dateUtc="2024-12-21T17:36:00Z">
              <w:rPr/>
            </w:rPrChange>
          </w:rPr>
          <w:instrText xml:space="preserve">U = 0.72 for argument components and </w:instrText>
        </w:r>
        <w:r w:rsidR="00495AC8" w:rsidRPr="002F4B5A">
          <w:rPr>
            <w:highlight w:val="magenta"/>
            <w:rPrChange w:id="570" w:author="Ben Fels" w:date="2024-12-21T18:36:00Z" w16du:dateUtc="2024-12-21T17:36:00Z">
              <w:rPr/>
            </w:rPrChange>
          </w:rPr>
          <w:instrText>α</w:instrText>
        </w:r>
        <w:r w:rsidR="00495AC8" w:rsidRPr="002F4B5A">
          <w:rPr>
            <w:highlight w:val="magenta"/>
            <w:lang w:val="en-US"/>
            <w:rPrChange w:id="571" w:author="Ben Fels" w:date="2024-12-21T18:36:00Z" w16du:dateUtc="2024-12-21T17:36:00Z">
              <w:rPr/>
            </w:rPrChange>
          </w:rPr>
          <w:instrText xml:space="preserve"> = 0.81 for argumentative relations indicates that the proposed annotation scheme successfully guides annotators to substantial agreement. The </w:instrText>
        </w:r>
        <w:r w:rsidR="00495AC8" w:rsidRPr="002F4B5A">
          <w:rPr>
            <w:highlight w:val="magenta"/>
            <w:rPrChange w:id="572" w:author="Ben Fels" w:date="2024-12-21T18:36:00Z" w16du:dateUtc="2024-12-21T17:36:00Z">
              <w:rPr/>
            </w:rPrChange>
          </w:rPr>
          <w:instrText>ﬁ</w:instrText>
        </w:r>
        <w:r w:rsidR="00495AC8" w:rsidRPr="002F4B5A">
          <w:rPr>
            <w:highlight w:val="magenta"/>
            <w:lang w:val="en-US"/>
            <w:rPrChange w:id="573" w:author="Ben Fels" w:date="2024-12-21T18:36:00Z" w16du:dateUtc="2024-12-21T17:36: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495AC8" w:rsidRPr="002F4B5A">
          <w:rPr>
            <w:highlight w:val="magenta"/>
            <w:rPrChange w:id="574" w:author="Ben Fels" w:date="2024-12-21T18:36:00Z" w16du:dateUtc="2024-12-21T17:36:00Z">
              <w:rPr/>
            </w:rPrChange>
          </w:rPr>
          <w:fldChar w:fldCharType="separate"/>
        </w:r>
        <w:r w:rsidR="00495AC8" w:rsidRPr="002F4B5A">
          <w:rPr>
            <w:rFonts w:cs="Arial"/>
            <w:highlight w:val="magenta"/>
            <w:lang w:val="en-US"/>
            <w:rPrChange w:id="575" w:author="Ben Fels" w:date="2024-12-21T18:36:00Z" w16du:dateUtc="2024-12-21T17:36:00Z">
              <w:rPr>
                <w:rFonts w:cs="Arial"/>
              </w:rPr>
            </w:rPrChange>
          </w:rPr>
          <w:t xml:space="preserve">(Stab &amp; </w:t>
        </w:r>
        <w:proofErr w:type="spellStart"/>
        <w:r w:rsidR="00495AC8" w:rsidRPr="002F4B5A">
          <w:rPr>
            <w:rFonts w:cs="Arial"/>
            <w:highlight w:val="magenta"/>
            <w:lang w:val="en-US"/>
            <w:rPrChange w:id="576" w:author="Ben Fels" w:date="2024-12-21T18:36:00Z" w16du:dateUtc="2024-12-21T17:36:00Z">
              <w:rPr>
                <w:rFonts w:cs="Arial"/>
              </w:rPr>
            </w:rPrChange>
          </w:rPr>
          <w:t>Gurevych</w:t>
        </w:r>
        <w:proofErr w:type="spellEnd"/>
        <w:r w:rsidR="00495AC8" w:rsidRPr="002F4B5A">
          <w:rPr>
            <w:rFonts w:cs="Arial"/>
            <w:highlight w:val="magenta"/>
            <w:lang w:val="en-US"/>
            <w:rPrChange w:id="577" w:author="Ben Fels" w:date="2024-12-21T18:36:00Z" w16du:dateUtc="2024-12-21T17:36:00Z">
              <w:rPr>
                <w:rFonts w:cs="Arial"/>
              </w:rPr>
            </w:rPrChange>
          </w:rPr>
          <w:t>, 2014, 2017b)</w:t>
        </w:r>
        <w:r w:rsidR="00495AC8" w:rsidRPr="002F4B5A">
          <w:rPr>
            <w:highlight w:val="magenta"/>
            <w:rPrChange w:id="578" w:author="Ben Fels" w:date="2024-12-21T18:36:00Z" w16du:dateUtc="2024-12-21T17:36:00Z">
              <w:rPr/>
            </w:rPrChange>
          </w:rPr>
          <w:fldChar w:fldCharType="end"/>
        </w:r>
        <w:r w:rsidR="00495AC8" w:rsidRPr="002F4B5A">
          <w:rPr>
            <w:lang w:val="en-US"/>
            <w:rPrChange w:id="579" w:author="Ben Fels" w:date="2024-12-21T18:36:00Z" w16du:dateUtc="2024-12-21T17:36:00Z">
              <w:rPr/>
            </w:rPrChange>
          </w:rPr>
          <w:t xml:space="preserve"> </w:t>
        </w:r>
      </w:ins>
      <w:proofErr w:type="spellStart"/>
      <w:ins w:id="580" w:author="Ben Fels" w:date="2024-12-21T13:47:00Z" w16du:dateUtc="2024-12-21T12:47:00Z">
        <w:r w:rsidRPr="002F4B5A">
          <w:rPr>
            <w:lang w:val="en-US"/>
            <w:rPrChange w:id="581" w:author="Ben Fels" w:date="2024-12-21T18:36:00Z" w16du:dateUtc="2024-12-21T17:36:00Z">
              <w:rPr/>
            </w:rPrChange>
          </w:rPr>
          <w:t>Teilaufgaben</w:t>
        </w:r>
        <w:proofErr w:type="spellEnd"/>
        <w:r w:rsidRPr="002F4B5A">
          <w:rPr>
            <w:lang w:val="en-US"/>
            <w:rPrChange w:id="582" w:author="Ben Fels" w:date="2024-12-21T18:36:00Z" w16du:dateUtc="2024-12-21T17:36:00Z">
              <w:rPr/>
            </w:rPrChange>
          </w:rPr>
          <w:t xml:space="preserve"> </w:t>
        </w:r>
        <w:proofErr w:type="spellStart"/>
        <w:r w:rsidRPr="002F4B5A">
          <w:rPr>
            <w:lang w:val="en-US"/>
            <w:rPrChange w:id="583" w:author="Ben Fels" w:date="2024-12-21T18:36:00Z" w16du:dateUtc="2024-12-21T17:36:00Z">
              <w:rPr/>
            </w:rPrChange>
          </w:rPr>
          <w:t>benannt</w:t>
        </w:r>
        <w:proofErr w:type="spellEnd"/>
        <w:r w:rsidRPr="002F4B5A">
          <w:rPr>
            <w:lang w:val="en-US"/>
            <w:rPrChange w:id="584" w:author="Ben Fels" w:date="2024-12-21T18:36:00Z" w16du:dateUtc="2024-12-21T17:36:00Z">
              <w:rPr/>
            </w:rPrChange>
          </w:rPr>
          <w:t>.</w:t>
        </w:r>
      </w:ins>
    </w:p>
    <w:p w14:paraId="47636CDC" w14:textId="7B3399E1" w:rsidR="002769FE" w:rsidRPr="00D50C0A" w:rsidRDefault="002769FE" w:rsidP="00E93172">
      <w:pPr>
        <w:jc w:val="both"/>
        <w:rPr>
          <w:ins w:id="585" w:author="Ben Fels" w:date="2024-12-21T13:46:00Z" w16du:dateUtc="2024-12-21T12:46:00Z"/>
          <w:rPrChange w:id="586" w:author="Ben Fels" w:date="2024-12-21T13:46:00Z" w16du:dateUtc="2024-12-21T12:46:00Z">
            <w:rPr>
              <w:ins w:id="587" w:author="Ben Fels" w:date="2024-12-21T13:46:00Z" w16du:dateUtc="2024-12-21T12:46:00Z"/>
              <w:lang w:val="en-US"/>
            </w:rPr>
          </w:rPrChange>
        </w:rPr>
      </w:pPr>
      <w:ins w:id="588" w:author="Ben Fels" w:date="2024-12-21T13:47:00Z" w16du:dateUtc="2024-12-21T12:47:00Z">
        <w:r>
          <w:t>Inhaltlich sind sich die Teilaufgaben sehr ähnlich und werden je nach Vorgehensweise zusammengefasst.</w:t>
        </w:r>
      </w:ins>
    </w:p>
    <w:p w14:paraId="3D89A1E5" w14:textId="40AA73B5" w:rsidR="00E93172" w:rsidRPr="0015571F" w:rsidRDefault="007031B4" w:rsidP="00E93172">
      <w:pPr>
        <w:jc w:val="both"/>
        <w:rPr>
          <w:ins w:id="589" w:author="Ben Fels" w:date="2024-12-21T13:34:00Z" w16du:dateUtc="2024-12-21T12:34:00Z"/>
        </w:rPr>
      </w:pPr>
      <w:ins w:id="590" w:author="Ben Fels" w:date="2024-12-21T13:40:00Z" w16du:dateUtc="2024-12-21T12:40:00Z">
        <w:r w:rsidRPr="008C679F">
          <w:rPr>
            <w:highlight w:val="green"/>
            <w:rPrChange w:id="591" w:author="Ben Fels" w:date="2024-12-21T14:12:00Z" w16du:dateUtc="2024-12-21T13:12:00Z">
              <w:rPr/>
            </w:rPrChange>
          </w:rPr>
          <w:lastRenderedPageBreak/>
          <w:t xml:space="preserve">Für diese Untersuchung wird die folgende </w:t>
        </w:r>
      </w:ins>
      <w:ins w:id="592" w:author="Ben Fels" w:date="2024-12-21T13:51:00Z" w16du:dateUtc="2024-12-21T12:51:00Z">
        <w:r w:rsidR="00D01EBE" w:rsidRPr="008C679F">
          <w:rPr>
            <w:highlight w:val="green"/>
            <w:rPrChange w:id="593" w:author="Ben Fels" w:date="2024-12-21T14:12:00Z" w16du:dateUtc="2024-12-21T13:12:00Z">
              <w:rPr/>
            </w:rPrChange>
          </w:rPr>
          <w:t xml:space="preserve">dreiteilige </w:t>
        </w:r>
        <w:r w:rsidR="00475EAE" w:rsidRPr="008C679F">
          <w:rPr>
            <w:highlight w:val="green"/>
            <w:rPrChange w:id="594" w:author="Ben Fels" w:date="2024-12-21T14:12:00Z" w16du:dateUtc="2024-12-21T13:12:00Z">
              <w:rPr/>
            </w:rPrChange>
          </w:rPr>
          <w:t xml:space="preserve">Gliederung der </w:t>
        </w:r>
      </w:ins>
      <w:ins w:id="595" w:author="Ben Fels" w:date="2024-12-21T13:34:00Z" w16du:dateUtc="2024-12-21T12:34:00Z">
        <w:r w:rsidR="00E93172" w:rsidRPr="008C679F">
          <w:rPr>
            <w:highlight w:val="green"/>
            <w:rPrChange w:id="596" w:author="Ben Fels" w:date="2024-12-21T14:12:00Z" w16du:dateUtc="2024-12-21T13:12:00Z">
              <w:rPr/>
            </w:rPrChange>
          </w:rPr>
          <w:t xml:space="preserve">Teilaufgaben </w:t>
        </w:r>
      </w:ins>
      <w:ins w:id="597" w:author="Ben Fels" w:date="2024-12-21T13:41:00Z" w16du:dateUtc="2024-12-21T12:41:00Z">
        <w:r w:rsidR="00B14C0A" w:rsidRPr="008C679F">
          <w:rPr>
            <w:highlight w:val="green"/>
            <w:rPrChange w:id="598" w:author="Ben Fels" w:date="2024-12-21T14:12:00Z" w16du:dateUtc="2024-12-21T13:12:00Z">
              <w:rPr/>
            </w:rPrChange>
          </w:rPr>
          <w:t>herangezogen</w:t>
        </w:r>
      </w:ins>
      <w:ins w:id="599" w:author="Ben Fels" w:date="2024-12-21T13:34:00Z" w16du:dateUtc="2024-12-21T12:34:00Z">
        <w:r w:rsidR="00E93172" w:rsidRPr="008C679F">
          <w:rPr>
            <w:highlight w:val="green"/>
            <w:rPrChange w:id="600"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00E93172" w:rsidRPr="0015571F">
          <w:t xml:space="preserve">t. </w:t>
        </w:r>
      </w:ins>
    </w:p>
    <w:p w14:paraId="7BA70A0E" w14:textId="34264879" w:rsidR="00E93172" w:rsidRDefault="00F07BB9" w:rsidP="00E93172">
      <w:pPr>
        <w:rPr>
          <w:ins w:id="601" w:author="Ben Fels" w:date="2024-12-21T14:01:00Z" w16du:dateUtc="2024-12-21T13:01:00Z"/>
        </w:rPr>
      </w:pPr>
      <w:ins w:id="602"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 xml:space="preserve">(Stab &amp; </w:t>
        </w:r>
        <w:proofErr w:type="spellStart"/>
        <w:r w:rsidRPr="008252B1">
          <w:rPr>
            <w:rFonts w:cs="Arial"/>
            <w:highlight w:val="magenta"/>
          </w:rPr>
          <w:t>Gurevych</w:t>
        </w:r>
        <w:proofErr w:type="spellEnd"/>
        <w:r w:rsidRPr="008252B1">
          <w:rPr>
            <w:rFonts w:cs="Arial"/>
            <w:highlight w:val="magenta"/>
          </w:rPr>
          <w:t>, 2017b, S. 648–649)</w:t>
        </w:r>
        <w:r w:rsidRPr="005F691C">
          <w:rPr>
            <w:highlight w:val="magenta"/>
          </w:rPr>
          <w:fldChar w:fldCharType="end"/>
        </w:r>
      </w:ins>
      <w:ins w:id="603" w:author="Ben Fels" w:date="2024-12-21T13:46:00Z" w16du:dateUtc="2024-12-21T12:46:00Z">
        <w:r w:rsidR="003C332D">
          <w:t>.</w:t>
        </w:r>
      </w:ins>
      <w:ins w:id="604" w:author="Ben Fels" w:date="2024-12-21T14:01:00Z" w16du:dateUtc="2024-12-21T13:01:00Z">
        <w:r w:rsidR="00B22C69">
          <w:t xml:space="preserve"> Anstatt jedoch </w:t>
        </w:r>
        <w:r w:rsidR="00B22C69" w:rsidRPr="00E66081">
          <w:t>Modelle fü</w:t>
        </w:r>
        <w:r w:rsidR="00B22C69">
          <w:t>r jede</w:t>
        </w:r>
      </w:ins>
      <w:ins w:id="605" w:author="Ben Fels" w:date="2024-12-21T14:02:00Z" w16du:dateUtc="2024-12-21T13:02:00Z">
        <w:r w:rsidR="00E92839">
          <w:t xml:space="preserve"> </w:t>
        </w:r>
      </w:ins>
      <w:ins w:id="606" w:author="Ben Fels" w:date="2024-12-21T14:01:00Z" w16du:dateUtc="2024-12-21T13:01:00Z">
        <w:r w:rsidR="00B22C69">
          <w:t xml:space="preserve">einzelne </w:t>
        </w:r>
      </w:ins>
      <w:ins w:id="607" w:author="Ben Fels" w:date="2024-12-21T14:03:00Z" w16du:dateUtc="2024-12-21T13:03:00Z">
        <w:r w:rsidR="00E92839">
          <w:t xml:space="preserve">Teilaufgabe </w:t>
        </w:r>
      </w:ins>
      <w:ins w:id="608" w:author="Ben Fels" w:date="2024-12-21T14:01:00Z" w16du:dateUtc="2024-12-21T13:01:00Z">
        <w:r w:rsidR="00B22C69">
          <w:t xml:space="preserve">zu trainieren wie es </w:t>
        </w:r>
      </w:ins>
      <w:ins w:id="609"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610" w:author="Ben Fels" w:date="2024-12-21T14:02:00Z" w16du:dateUtc="2024-12-21T13:02:00Z">
            <w:rPr/>
          </w:rPrChange>
        </w:rPr>
        <w:fldChar w:fldCharType="begin"/>
      </w:r>
      <w:r w:rsidR="009E5C33" w:rsidRPr="00E92839">
        <w:rPr>
          <w:highlight w:val="magenta"/>
          <w:rPrChange w:id="611"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612" w:author="Ben Fels" w:date="2024-12-21T14:02:00Z" w16du:dateUtc="2024-12-21T13:02:00Z">
            <w:rPr/>
          </w:rPrChange>
        </w:rPr>
        <w:fldChar w:fldCharType="separate"/>
      </w:r>
      <w:r w:rsidR="009E5C33" w:rsidRPr="00E92839">
        <w:rPr>
          <w:rFonts w:cs="Arial"/>
          <w:highlight w:val="magenta"/>
          <w:rPrChange w:id="613" w:author="Ben Fels" w:date="2024-12-21T14:02:00Z" w16du:dateUtc="2024-12-21T13:02:00Z">
            <w:rPr>
              <w:rFonts w:cs="Arial"/>
            </w:rPr>
          </w:rPrChange>
        </w:rPr>
        <w:t>(2017b)</w:t>
      </w:r>
      <w:r w:rsidR="009E5C33" w:rsidRPr="00E92839">
        <w:rPr>
          <w:highlight w:val="magenta"/>
          <w:rPrChange w:id="614" w:author="Ben Fels" w:date="2024-12-21T14:02:00Z" w16du:dateUtc="2024-12-21T13:02:00Z">
            <w:rPr/>
          </w:rPrChange>
        </w:rPr>
        <w:fldChar w:fldCharType="end"/>
      </w:r>
      <w:ins w:id="615" w:author="Ben Fels" w:date="2024-12-21T14:03:00Z" w16du:dateUtc="2024-12-21T13:03:00Z">
        <w:r w:rsidR="00E92839">
          <w:t xml:space="preserve"> erfolgt ist</w:t>
        </w:r>
      </w:ins>
      <w:ins w:id="616" w:author="Ben Fels" w:date="2024-12-21T14:01:00Z" w16du:dateUtc="2024-12-21T13:01:00Z">
        <w:r w:rsidR="00B22C69">
          <w:t>, soll sich die Lernfähigkeit von LLMs zu Nutze gemacht werden.</w:t>
        </w:r>
      </w:ins>
    </w:p>
    <w:p w14:paraId="440F86EB" w14:textId="77777777" w:rsidR="00B22C69" w:rsidRDefault="00B22C69" w:rsidP="00E93172">
      <w:pPr>
        <w:rPr>
          <w:ins w:id="617" w:author="Ben Fels" w:date="2024-12-21T18:54:00Z" w16du:dateUtc="2024-12-21T17:54:00Z"/>
        </w:rPr>
      </w:pPr>
    </w:p>
    <w:p w14:paraId="791FA09B" w14:textId="77777777" w:rsidR="00F96EA9" w:rsidRDefault="00F96EA9" w:rsidP="00E93172">
      <w:pPr>
        <w:rPr>
          <w:ins w:id="618" w:author="Ben Fels" w:date="2024-12-21T18:54:00Z" w16du:dateUtc="2024-12-21T17:54:00Z"/>
        </w:rPr>
      </w:pPr>
    </w:p>
    <w:p w14:paraId="306A8E24" w14:textId="77777777" w:rsidR="00F96EA9" w:rsidRPr="00E93172" w:rsidRDefault="00F96EA9" w:rsidP="00E93172">
      <w:pPr>
        <w:rPr>
          <w:ins w:id="619" w:author="Ben Fels" w:date="2024-12-21T12:00:00Z" w16du:dateUtc="2024-12-21T11:00:00Z"/>
        </w:rPr>
      </w:pPr>
    </w:p>
    <w:p w14:paraId="3D87CAE6" w14:textId="62E98DB2" w:rsidR="004328D8" w:rsidRDefault="004328D8" w:rsidP="004328D8">
      <w:pPr>
        <w:rPr>
          <w:ins w:id="620" w:author="Ben Fels" w:date="2024-12-21T13:48:00Z" w16du:dateUtc="2024-12-21T12:48:00Z"/>
        </w:rPr>
      </w:pPr>
      <w:moveToRangeStart w:id="621" w:author="Ben Fels" w:date="2024-12-21T12:01:00Z" w:name="move185674925"/>
      <w:moveTo w:id="622" w:author="Ben Fels" w:date="2024-12-21T12:01:00Z" w16du:dateUtc="2024-12-21T11:01:00Z">
        <w:del w:id="623"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620)</w:t>
        </w:r>
        <w:r w:rsidRPr="001C0107">
          <w:rPr>
            <w:highlight w:val="magenta"/>
          </w:rPr>
          <w:fldChar w:fldCharType="end"/>
        </w:r>
        <w:r>
          <w:t xml:space="preserve"> </w:t>
        </w:r>
        <w:del w:id="624" w:author="Ben Fels" w:date="2024-12-21T13:42:00Z" w16du:dateUtc="2024-12-21T12:42:00Z">
          <w:r w:rsidDel="00C45C14">
            <w:delText>bestehen Argumente aus mehreren Argumentationskomponenten.</w:delText>
          </w:r>
          <w:commentRangeStart w:id="625"/>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625"/>
          <w:r w:rsidDel="00C45C14">
            <w:rPr>
              <w:rStyle w:val="Kommentarzeichen"/>
            </w:rPr>
            <w:commentReference w:id="625"/>
          </w:r>
          <w:r w:rsidDel="00C45C14">
            <w:delText xml:space="preserve"> </w:delText>
          </w:r>
        </w:del>
        <w:del w:id="626"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627" w:author="Ben Fels" w:date="2024-12-21T13:48:00Z" w16du:dateUtc="2024-12-21T12:48:00Z"/>
        </w:rPr>
      </w:pPr>
      <w:ins w:id="628"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 xml:space="preserve">(Stab &amp; </w:t>
        </w:r>
        <w:proofErr w:type="spellStart"/>
        <w:r w:rsidRPr="00893D7A">
          <w:rPr>
            <w:rFonts w:cs="Arial"/>
            <w:highlight w:val="magenta"/>
          </w:rPr>
          <w:t>Gurevych</w:t>
        </w:r>
        <w:proofErr w:type="spellEnd"/>
        <w:r w:rsidRPr="00893D7A">
          <w:rPr>
            <w:rFonts w:cs="Arial"/>
            <w:highlight w:val="magenta"/>
          </w:rPr>
          <w:t>, 2014, S. 1501)</w:t>
        </w:r>
        <w:r w:rsidRPr="0095496D">
          <w:rPr>
            <w:highlight w:val="magenta"/>
          </w:rPr>
          <w:fldChar w:fldCharType="end"/>
        </w:r>
        <w:r>
          <w:t xml:space="preserve"> </w:t>
        </w:r>
      </w:ins>
    </w:p>
    <w:p w14:paraId="779BCB8F" w14:textId="77777777" w:rsidR="00422C52" w:rsidRDefault="00422C52" w:rsidP="004328D8">
      <w:pPr>
        <w:rPr>
          <w:moveTo w:id="629" w:author="Ben Fels" w:date="2024-12-21T12:01:00Z" w16du:dateUtc="2024-12-21T11:01:00Z"/>
        </w:rPr>
      </w:pPr>
    </w:p>
    <w:p w14:paraId="1D7F9C51" w14:textId="69B85E4A" w:rsidR="004328D8" w:rsidDel="008F3E79" w:rsidRDefault="004328D8" w:rsidP="004328D8">
      <w:pPr>
        <w:rPr>
          <w:del w:id="630" w:author="Ben Fels" w:date="2024-12-21T13:44:00Z" w16du:dateUtc="2024-12-21T12:44:00Z"/>
          <w:moveTo w:id="631" w:author="Ben Fels" w:date="2024-12-21T12:01:00Z" w16du:dateUtc="2024-12-21T11:01:00Z"/>
        </w:rPr>
      </w:pPr>
      <w:moveTo w:id="632" w:author="Ben Fels" w:date="2024-12-21T12:01:00Z" w16du:dateUtc="2024-12-21T11:01:00Z">
        <w:del w:id="633"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634" w:author="Ben Fels" w:date="2024-12-21T12:01:00Z" w16du:dateUtc="2024-12-21T11:01:00Z"/>
        </w:rPr>
      </w:pPr>
      <w:moveTo w:id="635"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646)</w:t>
        </w:r>
        <w:r w:rsidRPr="00886386">
          <w:rPr>
            <w:highlight w:val="magenta"/>
          </w:rPr>
          <w:fldChar w:fldCharType="end"/>
        </w:r>
        <w:r>
          <w:t xml:space="preserve"> vorgestellte Modell erreicht nahezu menschliche Performance mit </w:t>
        </w:r>
        <w:r w:rsidRPr="009715B6">
          <w:t xml:space="preserve">95,2 % der menschlichen Leistung bei der </w:t>
        </w:r>
        <w:r w:rsidRPr="009715B6">
          <w:lastRenderedPageBreak/>
          <w:t>Identifizierung von Komponenten, 87,9 % bei der Identifizierung von Beziehungen und 80,5 % bei der Erkennung von Haltungen.</w:t>
        </w:r>
      </w:moveTo>
    </w:p>
    <w:p w14:paraId="6B2D91D9" w14:textId="77777777" w:rsidR="004328D8" w:rsidRDefault="004328D8" w:rsidP="004328D8">
      <w:pPr>
        <w:rPr>
          <w:moveTo w:id="636" w:author="Ben Fels" w:date="2024-12-21T12:01:00Z" w16du:dateUtc="2024-12-21T11:01:00Z"/>
        </w:rPr>
      </w:pPr>
      <w:moveTo w:id="637"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638" w:author="Ben Fels" w:date="2024-12-21T12:01:00Z" w16du:dateUtc="2024-12-21T11:01:00Z"/>
        </w:rPr>
      </w:pPr>
      <w:moveTo w:id="639"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648)</w:t>
        </w:r>
        <w:r w:rsidRPr="0090739D">
          <w:rPr>
            <w:highlight w:val="magenta"/>
          </w:rPr>
          <w:fldChar w:fldCharType="end"/>
        </w:r>
      </w:moveTo>
    </w:p>
    <w:p w14:paraId="34604981" w14:textId="43247094" w:rsidR="004328D8" w:rsidDel="00F07BB9" w:rsidRDefault="004328D8" w:rsidP="004328D8">
      <w:pPr>
        <w:rPr>
          <w:del w:id="640" w:author="Ben Fels" w:date="2024-12-21T13:45:00Z" w16du:dateUtc="2024-12-21T12:45:00Z"/>
          <w:moveTo w:id="641" w:author="Ben Fels" w:date="2024-12-21T12:01:00Z" w16du:dateUtc="2024-12-21T11:01:00Z"/>
        </w:rPr>
      </w:pPr>
      <w:moveTo w:id="642" w:author="Ben Fels" w:date="2024-12-21T12:01:00Z" w16du:dateUtc="2024-12-21T11:01:00Z">
        <w:del w:id="643"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44"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45" w:author="Ben Fels" w:date="2024-12-21T13:48:00Z" w16du:dateUtc="2024-12-21T12:48:00Z"/>
          <w:moveTo w:id="646" w:author="Ben Fels" w:date="2024-12-21T12:01:00Z" w16du:dateUtc="2024-12-21T11:01:00Z"/>
        </w:rPr>
      </w:pPr>
      <w:moveTo w:id="647" w:author="Ben Fels" w:date="2024-12-21T12:01:00Z" w16du:dateUtc="2024-12-21T11:01:00Z">
        <w:del w:id="648"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49" w:author="Ben Fels" w:date="2024-12-21T12:01:00Z" w16du:dateUtc="2024-12-21T11:01:00Z"/>
        </w:rPr>
      </w:pPr>
    </w:p>
    <w:p w14:paraId="3E6A0373" w14:textId="414D7734" w:rsidR="004328D8" w:rsidRDefault="004328D8" w:rsidP="004328D8">
      <w:pPr>
        <w:rPr>
          <w:moveTo w:id="650" w:author="Ben Fels" w:date="2024-12-21T12:01:00Z" w16du:dateUtc="2024-12-21T11:01:00Z"/>
        </w:rPr>
      </w:pPr>
      <w:moveTo w:id="651" w:author="Ben Fels" w:date="2024-12-21T12:01:00Z" w16du:dateUtc="2024-12-21T11:01:00Z">
        <w:r>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52" w:author="Ben Fels" w:date="2024-12-21T12:01:00Z" w16du:dateUtc="2024-12-21T11:01:00Z">
        <w:r>
          <w:fldChar w:fldCharType="separate"/>
        </w:r>
        <w:r w:rsidRPr="00327D55">
          <w:rPr>
            <w:rFonts w:cs="Arial"/>
            <w:highlight w:val="magenta"/>
            <w:rPrChange w:id="653" w:author="Ben Fels" w:date="2024-12-21T13:46:00Z" w16du:dateUtc="2024-12-21T12:46:00Z">
              <w:rPr>
                <w:rFonts w:cs="Arial"/>
              </w:rPr>
            </w:rPrChange>
          </w:rPr>
          <w:t xml:space="preserve">(Cabrio &amp; </w:t>
        </w:r>
        <w:proofErr w:type="spellStart"/>
        <w:r w:rsidRPr="00327D55">
          <w:rPr>
            <w:rFonts w:cs="Arial"/>
            <w:highlight w:val="magenta"/>
            <w:rPrChange w:id="654" w:author="Ben Fels" w:date="2024-12-21T13:46:00Z" w16du:dateUtc="2024-12-21T12:46:00Z">
              <w:rPr>
                <w:rFonts w:cs="Arial"/>
              </w:rPr>
            </w:rPrChange>
          </w:rPr>
          <w:t>Villata</w:t>
        </w:r>
        <w:proofErr w:type="spellEnd"/>
        <w:r w:rsidRPr="00327D55">
          <w:rPr>
            <w:rFonts w:cs="Arial"/>
            <w:highlight w:val="magenta"/>
            <w:rPrChange w:id="655" w:author="Ben Fels" w:date="2024-12-21T13:46:00Z" w16du:dateUtc="2024-12-21T12:46:00Z">
              <w:rPr>
                <w:rFonts w:cs="Arial"/>
              </w:rPr>
            </w:rPrChange>
          </w:rPr>
          <w:t>,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656" w:author="Ben Fels" w:date="2024-12-21T12:01:00Z" w16du:dateUtc="2024-12-21T11:01:00Z"/>
        </w:rPr>
      </w:pPr>
      <w:moveTo w:id="657"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58" w:author="Ben Fels" w:date="2024-12-21T12:01:00Z" w16du:dateUtc="2024-12-21T11:01:00Z"/>
        </w:rPr>
      </w:pPr>
      <w:moveTo w:id="659"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60" w:author="Ben Fels" w:date="2024-12-21T12:01:00Z" w16du:dateUtc="2024-12-21T11:01:00Z"/>
        </w:rPr>
      </w:pPr>
      <w:moveTo w:id="661"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62" w:author="Ben Fels" w:date="2024-12-21T13:50:00Z" w16du:dateUtc="2024-12-21T12:50:00Z"/>
        </w:rPr>
      </w:pPr>
      <w:moveTo w:id="663"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64" w:author="Ben Fels" w:date="2024-12-21T13:53:00Z" w16du:dateUtc="2024-12-21T12:53:00Z"/>
          <w:moveTo w:id="665" w:author="Ben Fels" w:date="2024-12-21T12:01:00Z" w16du:dateUtc="2024-12-21T11:01:00Z"/>
        </w:rPr>
        <w:pPrChange w:id="666" w:author="Ben Fels" w:date="2024-12-21T13:50:00Z" w16du:dateUtc="2024-12-21T12:50:00Z">
          <w:pPr>
            <w:pStyle w:val="Listenabsatz"/>
            <w:numPr>
              <w:numId w:val="37"/>
            </w:numPr>
            <w:ind w:left="1068" w:hanging="360"/>
          </w:pPr>
        </w:pPrChange>
      </w:pPr>
      <w:moveTo w:id="667" w:author="Ben Fels" w:date="2024-12-21T12:01:00Z" w16du:dateUtc="2024-12-21T11:01:00Z">
        <w:del w:id="668" w:author="Ben Fels" w:date="2024-12-21T13:53:00Z" w16du:dateUtc="2024-12-21T12:53:00Z">
          <w:r w:rsidDel="00CE516B">
            <w:delText xml:space="preserve">Anhand </w:delText>
          </w:r>
        </w:del>
        <w:del w:id="669" w:author="Ben Fels" w:date="2024-12-21T13:50:00Z" w16du:dateUtc="2024-12-21T12:50:00Z">
          <w:r w:rsidDel="00503AE4">
            <w:delText xml:space="preserve">dieser </w:delText>
          </w:r>
        </w:del>
        <w:del w:id="670" w:author="Ben Fels" w:date="2024-12-21T13:53:00Z" w16du:dateUtc="2024-12-21T12:53:00Z">
          <w:r w:rsidDel="00CE516B">
            <w:delText xml:space="preserve">Beziehungen können Argumentationsgraphen </w:delText>
          </w:r>
        </w:del>
        <w:del w:id="671" w:author="Ben Fels" w:date="2024-12-21T13:50:00Z" w16du:dateUtc="2024-12-21T12:50:00Z">
          <w:r w:rsidDel="00503AE4">
            <w:delText xml:space="preserve">gebaut </w:delText>
          </w:r>
        </w:del>
        <w:del w:id="672" w:author="Ben Fels" w:date="2024-12-21T13:53:00Z" w16du:dateUtc="2024-12-21T12:53:00Z">
          <w:r w:rsidDel="00CE516B">
            <w:delText xml:space="preserve">werden. </w:delText>
          </w:r>
        </w:del>
      </w:moveTo>
    </w:p>
    <w:p w14:paraId="4AB41E21" w14:textId="77777777" w:rsidR="004328D8" w:rsidRDefault="004328D8" w:rsidP="004328D8">
      <w:pPr>
        <w:rPr>
          <w:moveTo w:id="673" w:author="Ben Fels" w:date="2024-12-21T12:01:00Z" w16du:dateUtc="2024-12-21T11:01:00Z"/>
        </w:rPr>
      </w:pPr>
    </w:p>
    <w:p w14:paraId="7AF4A77C" w14:textId="77777777" w:rsidR="004328D8" w:rsidRDefault="004328D8" w:rsidP="004328D8">
      <w:pPr>
        <w:rPr>
          <w:moveTo w:id="674" w:author="Ben Fels" w:date="2024-12-21T12:01:00Z" w16du:dateUtc="2024-12-21T11:01:00Z"/>
          <w:rFonts w:cs="Arial"/>
        </w:rPr>
      </w:pPr>
      <w:moveTo w:id="675"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676" w:author="Ben Fels" w:date="2024-12-21T12:01:00Z" w16du:dateUtc="2024-12-21T11:01:00Z"/>
        </w:rPr>
      </w:pPr>
      <w:moveTo w:id="677"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78" w:author="Ben Fels" w:date="2024-12-21T12:01:00Z" w16du:dateUtc="2024-12-21T11:01:00Z"/>
        </w:rPr>
      </w:pPr>
      <w:moveTo w:id="679"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80" w:author="Ben Fels" w:date="2024-12-21T12:01:00Z" w16du:dateUtc="2024-12-21T11:01:00Z"/>
        </w:rPr>
      </w:pPr>
      <w:moveTo w:id="681"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82" w:author="Ben Fels" w:date="2024-12-21T12:01:00Z" w16du:dateUtc="2024-12-21T11:01:00Z"/>
        </w:rPr>
      </w:pPr>
      <w:moveTo w:id="683" w:author="Ben Fels" w:date="2024-12-21T12:01:00Z" w16du:dateUtc="2024-12-21T11:01:00Z">
        <w:r>
          <w:lastRenderedPageBreak/>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684" w:author="Ben Fels" w:date="2024-12-21T13:54:00Z" w16du:dateUtc="2024-12-21T12:54:00Z"/>
        </w:rPr>
      </w:pPr>
      <w:moveTo w:id="685"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686" w:author="Ben Fels" w:date="2024-12-21T12:01:00Z" w16du:dateUtc="2024-12-21T11:01:00Z"/>
        </w:rPr>
        <w:pPrChange w:id="687"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88" w:author="Ben Fels" w:date="2024-12-21T13:54:00Z" w16du:dateUtc="2024-12-21T12:54:00Z"/>
          <w:moveTo w:id="689" w:author="Ben Fels" w:date="2024-12-21T12:01:00Z" w16du:dateUtc="2024-12-21T11:01:00Z"/>
        </w:rPr>
      </w:pPr>
      <w:moveTo w:id="690" w:author="Ben Fels" w:date="2024-12-21T12:01:00Z" w16du:dateUtc="2024-12-21T11:01:00Z">
        <w:del w:id="691"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92" w:author="Ben Fels" w:date="2024-12-21T13:54:00Z" w16du:dateUtc="2024-12-21T12:54:00Z"/>
        </w:rPr>
      </w:pPr>
      <w:ins w:id="693" w:author="Ben Fels" w:date="2024-12-21T13:53:00Z" w16du:dateUtc="2024-12-21T12:53:00Z">
        <w:r>
          <w:t xml:space="preserve">Anhand der argumentativen Beziehungen können Argumentationsgraphen konstruiert werden. </w:t>
        </w:r>
      </w:ins>
      <w:ins w:id="694"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w:t>
        </w:r>
        <w:proofErr w:type="spellStart"/>
        <w:r w:rsidR="00550443" w:rsidRPr="00CF2D8F">
          <w:rPr>
            <w:rFonts w:cs="Arial"/>
            <w:highlight w:val="magenta"/>
          </w:rPr>
          <w:t>Peldszus</w:t>
        </w:r>
        <w:proofErr w:type="spellEnd"/>
        <w:r w:rsidR="00550443" w:rsidRPr="00CF2D8F">
          <w:rPr>
            <w:rFonts w:cs="Arial"/>
            <w:highlight w:val="magenta"/>
          </w:rPr>
          <w:t xml:space="preserve"> &amp; Stede, 2013, S. 3–14)</w:t>
        </w:r>
        <w:r w:rsidR="00550443" w:rsidRPr="00CF2D8F">
          <w:rPr>
            <w:highlight w:val="magenta"/>
          </w:rPr>
          <w:fldChar w:fldCharType="end"/>
        </w:r>
      </w:ins>
    </w:p>
    <w:p w14:paraId="746AEC07" w14:textId="3E795890" w:rsidR="00CE516B" w:rsidRDefault="00CE516B" w:rsidP="00CE516B">
      <w:pPr>
        <w:rPr>
          <w:ins w:id="695" w:author="Ben Fels" w:date="2024-12-21T13:53:00Z" w16du:dateUtc="2024-12-21T12:53:00Z"/>
        </w:rPr>
      </w:pPr>
    </w:p>
    <w:p w14:paraId="5A6FF868" w14:textId="68BBD942" w:rsidR="004328D8" w:rsidDel="00970549" w:rsidRDefault="004328D8" w:rsidP="004328D8">
      <w:pPr>
        <w:rPr>
          <w:del w:id="696" w:author="Ben Fels" w:date="2024-12-21T12:14:00Z" w16du:dateUtc="2024-12-21T11:14:00Z"/>
          <w:moveTo w:id="697" w:author="Ben Fels" w:date="2024-12-21T12:01:00Z" w16du:dateUtc="2024-12-21T11:01:00Z"/>
        </w:rPr>
      </w:pPr>
      <w:moveTo w:id="698" w:author="Ben Fels" w:date="2024-12-21T12:01:00Z" w16du:dateUtc="2024-12-21T11:01:00Z">
        <w:r>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w:t>
        </w:r>
        <w:proofErr w:type="spellStart"/>
        <w:r w:rsidRPr="00E91F66">
          <w:rPr>
            <w:rFonts w:cs="Arial"/>
            <w:highlight w:val="magenta"/>
          </w:rPr>
          <w:t>Peldszus</w:t>
        </w:r>
        <w:proofErr w:type="spellEnd"/>
        <w:r w:rsidRPr="00E91F66">
          <w:rPr>
            <w:rFonts w:cs="Arial"/>
            <w:highlight w:val="magenta"/>
          </w:rPr>
          <w:t xml:space="preserve"> &amp; Stede, 2013, S. 7)</w:t>
        </w:r>
        <w:r w:rsidRPr="00E91F66">
          <w:rPr>
            <w:highlight w:val="magenta"/>
          </w:rPr>
          <w:fldChar w:fldCharType="end"/>
        </w:r>
      </w:moveTo>
      <w:ins w:id="699" w:author="Ben Fels" w:date="2024-12-21T12:12:00Z" w16du:dateUtc="2024-12-21T11:12:00Z">
        <w:r w:rsidR="00B465DD">
          <w:t xml:space="preserve">. </w:t>
        </w:r>
      </w:ins>
      <w:proofErr w:type="spellStart"/>
      <w:ins w:id="700"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701"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702" w:author="Ben Fels" w:date="2024-12-21T12:14:00Z" w16du:dateUtc="2024-12-21T11:14:00Z"/>
          <w:moveTo w:id="703" w:author="Ben Fels" w:date="2024-12-21T12:01:00Z" w16du:dateUtc="2024-12-21T11:01:00Z"/>
        </w:rPr>
      </w:pPr>
      <w:moveTo w:id="704" w:author="Ben Fels" w:date="2024-12-21T12:01:00Z" w16du:dateUtc="2024-12-21T11:01:00Z">
        <w:del w:id="705"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706"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707" w:author="Ben Fels" w:date="2024-12-21T12:14:00Z" w16du:dateUtc="2024-12-21T11:14:00Z"/>
          <w:moveTo w:id="708" w:author="Ben Fels" w:date="2024-12-21T12:01:00Z" w16du:dateUtc="2024-12-21T11:01:00Z"/>
        </w:rPr>
      </w:pPr>
      <w:moveTo w:id="709" w:author="Ben Fels" w:date="2024-12-21T12:01:00Z" w16du:dateUtc="2024-12-21T11:01:00Z">
        <w:del w:id="710"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711" w:author="Ben Fels" w:date="2024-12-21T12:14:00Z" w16du:dateUtc="2024-12-21T11:14:00Z"/>
          <w:moveTo w:id="712" w:author="Ben Fels" w:date="2024-12-21T12:01:00Z" w16du:dateUtc="2024-12-21T11:01:00Z"/>
        </w:rPr>
      </w:pPr>
      <w:moveTo w:id="713" w:author="Ben Fels" w:date="2024-12-21T12:01:00Z" w16du:dateUtc="2024-12-21T11:01:00Z">
        <w:del w:id="714"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715" w:author="Ben Fels" w:date="2024-12-21T12:14:00Z" w16du:dateUtc="2024-12-21T11:14:00Z"/>
          <w:moveTo w:id="716" w:author="Ben Fels" w:date="2024-12-21T12:01:00Z" w16du:dateUtc="2024-12-21T11:01:00Z"/>
        </w:rPr>
      </w:pPr>
      <w:moveTo w:id="717" w:author="Ben Fels" w:date="2024-12-21T12:01:00Z" w16du:dateUtc="2024-12-21T11:01:00Z">
        <w:del w:id="718"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719" w:author="Ben Fels" w:date="2024-12-21T12:14:00Z" w16du:dateUtc="2024-12-21T11:14:00Z"/>
          <w:moveTo w:id="720" w:author="Ben Fels" w:date="2024-12-21T12:01:00Z" w16du:dateUtc="2024-12-21T11:01:00Z"/>
        </w:rPr>
      </w:pPr>
      <w:moveTo w:id="721" w:author="Ben Fels" w:date="2024-12-21T12:01:00Z" w16du:dateUtc="2024-12-21T11:01:00Z">
        <w:del w:id="722"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723" w:author="Ben Fels" w:date="2024-12-21T12:14:00Z" w16du:dateUtc="2024-12-21T11:14:00Z"/>
          <w:moveTo w:id="724" w:author="Ben Fels" w:date="2024-12-21T12:01:00Z" w16du:dateUtc="2024-12-21T11:01:00Z"/>
        </w:rPr>
        <w:pPrChange w:id="725" w:author="Ben Fels" w:date="2024-12-21T12:14:00Z" w16du:dateUtc="2024-12-21T11:14:00Z">
          <w:pPr>
            <w:pStyle w:val="Listenabsatz"/>
            <w:numPr>
              <w:ilvl w:val="1"/>
              <w:numId w:val="21"/>
            </w:numPr>
            <w:ind w:left="1440" w:hanging="360"/>
          </w:pPr>
        </w:pPrChange>
      </w:pPr>
      <w:moveTo w:id="726" w:author="Ben Fels" w:date="2024-12-21T12:01:00Z" w16du:dateUtc="2024-12-21T11:01:00Z">
        <w:del w:id="727"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728" w:author="Ben Fels" w:date="2024-12-21T12:14:00Z" w16du:dateUtc="2024-12-21T11:14:00Z"/>
          <w:moveTo w:id="729" w:author="Ben Fels" w:date="2024-12-21T12:01:00Z" w16du:dateUtc="2024-12-21T11:01:00Z"/>
          <w:b/>
        </w:rPr>
        <w:pPrChange w:id="730" w:author="Ben Fels" w:date="2024-12-21T12:14:00Z" w16du:dateUtc="2024-12-21T11:14:00Z">
          <w:pPr>
            <w:pStyle w:val="Listenabsatz"/>
            <w:numPr>
              <w:ilvl w:val="1"/>
              <w:numId w:val="21"/>
            </w:numPr>
            <w:ind w:left="1440" w:hanging="360"/>
          </w:pPr>
        </w:pPrChange>
      </w:pPr>
      <w:moveTo w:id="731" w:author="Ben Fels" w:date="2024-12-21T12:01:00Z" w16du:dateUtc="2024-12-21T11:01:00Z">
        <w:del w:id="732"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733" w:author="Ben Fels" w:date="2024-12-21T12:14:00Z" w16du:dateUtc="2024-12-21T11:14:00Z"/>
          <w:moveTo w:id="734" w:author="Ben Fels" w:date="2024-12-21T12:01:00Z" w16du:dateUtc="2024-12-21T11:01:00Z"/>
          <w:b/>
        </w:rPr>
        <w:pPrChange w:id="735" w:author="Ben Fels" w:date="2024-12-21T12:14:00Z" w16du:dateUtc="2024-12-21T11:14:00Z">
          <w:pPr>
            <w:pStyle w:val="Listenabsatz"/>
            <w:numPr>
              <w:numId w:val="21"/>
            </w:numPr>
            <w:ind w:hanging="360"/>
          </w:pPr>
        </w:pPrChange>
      </w:pPr>
      <w:moveTo w:id="736" w:author="Ben Fels" w:date="2024-12-21T12:01:00Z" w16du:dateUtc="2024-12-21T11:01:00Z">
        <w:del w:id="737"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738" w:author="Ben Fels" w:date="2024-12-21T12:01:00Z" w16du:dateUtc="2024-12-21T11:01:00Z"/>
          <w:b/>
        </w:rPr>
        <w:pPrChange w:id="739"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740" w:author="Ben Fels" w:date="2024-12-21T12:01:00Z" w16du:dateUtc="2024-12-21T11:01:00Z"/>
          <w:b/>
        </w:rPr>
      </w:pPr>
    </w:p>
    <w:p w14:paraId="6E18D99F" w14:textId="77777777" w:rsidR="004328D8" w:rsidRDefault="004328D8" w:rsidP="004328D8">
      <w:pPr>
        <w:rPr>
          <w:moveTo w:id="741" w:author="Ben Fels" w:date="2024-12-21T12:01:00Z" w16du:dateUtc="2024-12-21T11:01:00Z"/>
          <w:b/>
        </w:rPr>
      </w:pPr>
      <w:proofErr w:type="spellStart"/>
      <w:moveTo w:id="742" w:author="Ben Fels" w:date="2024-12-21T12:01:00Z" w16du:dateUtc="2024-12-21T11:01:00Z">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moveTo>
    </w:p>
    <w:p w14:paraId="4A619B8D" w14:textId="77777777" w:rsidR="004328D8" w:rsidRPr="001C424C" w:rsidRDefault="004328D8" w:rsidP="004328D8">
      <w:pPr>
        <w:rPr>
          <w:moveTo w:id="743" w:author="Ben Fels" w:date="2024-12-21T12:01:00Z" w16du:dateUtc="2024-12-21T11:01:00Z"/>
        </w:rPr>
      </w:pPr>
      <w:moveTo w:id="744" w:author="Ben Fels" w:date="2024-12-21T12:01:00Z" w16du:dateUtc="2024-12-21T11:01:00Z">
        <w:r w:rsidRPr="008C2CDB">
          <w:rPr>
            <w:i/>
          </w:rPr>
          <w:t xml:space="preserve">„Der zentrale Begriff für jede Theorie der Diskursstruktur ist der der Kohärenzrelation, d.h. die Vorstellung, dass benachbarte Textabschnitte in einer semantischen oder pragmatischen Beziehung </w:t>
        </w:r>
        <w:proofErr w:type="gramStart"/>
        <w:r w:rsidRPr="008C2CDB">
          <w:rPr>
            <w:i/>
          </w:rPr>
          <w:t>zueinander stehen</w:t>
        </w:r>
        <w:proofErr w:type="gramEnd"/>
        <w:r w:rsidRPr="008C2CDB">
          <w:rPr>
            <w:i/>
          </w:rPr>
          <w:t>, wie z.B. Kausalität oder Kontrast</w:t>
        </w:r>
        <w:r w:rsidRPr="001C424C">
          <w:t>.</w:t>
        </w:r>
        <w:r>
          <w:t xml:space="preserve">“ </w:t>
        </w:r>
        <w:r w:rsidRPr="007B22AB">
          <w:rPr>
            <w:highlight w:val="magenta"/>
          </w:rPr>
          <w:fldChar w:fldCharType="begin"/>
        </w:r>
        <w:r>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w:t>
        </w:r>
        <w:proofErr w:type="spellStart"/>
        <w:r w:rsidRPr="007B22AB">
          <w:rPr>
            <w:rFonts w:cs="Arial"/>
            <w:highlight w:val="magenta"/>
          </w:rPr>
          <w:t>Peldszus</w:t>
        </w:r>
        <w:proofErr w:type="spellEnd"/>
        <w:r w:rsidRPr="007B22AB">
          <w:rPr>
            <w:rFonts w:cs="Arial"/>
            <w:highlight w:val="magenta"/>
          </w:rPr>
          <w:t xml:space="preserve"> &amp; Stede, 2013, S. 15)</w:t>
        </w:r>
        <w:r w:rsidRPr="007B22AB">
          <w:rPr>
            <w:highlight w:val="magenta"/>
          </w:rPr>
          <w:fldChar w:fldCharType="end"/>
        </w:r>
      </w:moveTo>
    </w:p>
    <w:p w14:paraId="1D99548E" w14:textId="6A6B2099" w:rsidR="004328D8" w:rsidDel="00423F50" w:rsidRDefault="004328D8" w:rsidP="004328D8">
      <w:pPr>
        <w:rPr>
          <w:del w:id="745" w:author="Ben Fels" w:date="2024-12-21T14:10:00Z" w16du:dateUtc="2024-12-21T13:10:00Z"/>
          <w:moveTo w:id="746" w:author="Ben Fels" w:date="2024-12-21T12:01:00Z" w16du:dateUtc="2024-12-21T11:01:00Z"/>
        </w:rPr>
      </w:pPr>
      <w:moveTo w:id="747" w:author="Ben Fels" w:date="2024-12-21T12:01:00Z" w16du:dateUtc="2024-12-21T11:01:00Z">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moveTo>
    </w:p>
    <w:p w14:paraId="1E4D8762" w14:textId="763A8E96" w:rsidR="004328D8" w:rsidRPr="002F4B5A" w:rsidRDefault="00423F50" w:rsidP="004328D8">
      <w:pPr>
        <w:rPr>
          <w:moveTo w:id="748" w:author="Ben Fels" w:date="2024-12-21T12:01:00Z" w16du:dateUtc="2024-12-21T11:01:00Z"/>
          <w:lang w:val="en-US"/>
          <w:rPrChange w:id="749" w:author="Ben Fels" w:date="2024-12-21T18:19:00Z" w16du:dateUtc="2024-12-21T17:19:00Z">
            <w:rPr>
              <w:moveTo w:id="750" w:author="Ben Fels" w:date="2024-12-21T12:01:00Z" w16du:dateUtc="2024-12-21T11:01:00Z"/>
            </w:rPr>
          </w:rPrChange>
        </w:rPr>
      </w:pPr>
      <w:ins w:id="751" w:author="Ben Fels" w:date="2024-12-21T14:10:00Z" w16du:dateUtc="2024-12-21T13:10:00Z">
        <w:r>
          <w:rPr>
            <w:i/>
          </w:rPr>
          <w:t xml:space="preserve"> </w:t>
        </w:r>
      </w:ins>
      <w:moveTo w:id="752" w:author="Ben Fels" w:date="2024-12-21T12:01:00Z" w16du:dateUtc="2024-12-21T11:01:00Z">
        <w:r w:rsidR="004328D8" w:rsidRPr="008C2CDB">
          <w:rPr>
            <w:i/>
          </w:rPr>
          <w:t>„Die Identifizierung von ADUs ist jedoch wesentlich schwieriger als die Identifizierung von EDUs, da sie ein Verständnis für die argumentative Funktion der einzelnen Spannen erfordert.</w:t>
        </w:r>
        <w:r w:rsidR="004328D8">
          <w:t xml:space="preserve">“ </w:t>
        </w:r>
        <w:r w:rsidR="004328D8" w:rsidRPr="00E4367C">
          <w:rPr>
            <w:highlight w:val="magenta"/>
          </w:rPr>
          <w:fldChar w:fldCharType="begin"/>
        </w:r>
        <w:r w:rsidR="004328D8">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E4367C">
          <w:rPr>
            <w:highlight w:val="magenta"/>
          </w:rPr>
          <w:fldChar w:fldCharType="separate"/>
        </w:r>
        <w:r w:rsidR="004328D8" w:rsidRPr="002F4B5A">
          <w:rPr>
            <w:rFonts w:cs="Arial"/>
            <w:highlight w:val="magenta"/>
            <w:lang w:val="en-US"/>
            <w:rPrChange w:id="753" w:author="Ben Fels" w:date="2024-12-21T18:19:00Z" w16du:dateUtc="2024-12-21T17:19:00Z">
              <w:rPr>
                <w:rFonts w:cs="Arial"/>
                <w:highlight w:val="magenta"/>
              </w:rPr>
            </w:rPrChange>
          </w:rPr>
          <w:t>(Lawrence &amp; Reed, 2020, S. 790)</w:t>
        </w:r>
        <w:r w:rsidR="004328D8" w:rsidRPr="00E4367C">
          <w:rPr>
            <w:highlight w:val="magenta"/>
          </w:rPr>
          <w:fldChar w:fldCharType="end"/>
        </w:r>
      </w:moveTo>
    </w:p>
    <w:p w14:paraId="1F4F6C22" w14:textId="3DCCA109" w:rsidR="004328D8" w:rsidRPr="002F4B5A" w:rsidDel="00A90974" w:rsidRDefault="004328D8" w:rsidP="004328D8">
      <w:pPr>
        <w:rPr>
          <w:del w:id="754" w:author="Ben Fels" w:date="2024-12-21T12:15:00Z" w16du:dateUtc="2024-12-21T11:15:00Z"/>
          <w:moveTo w:id="755" w:author="Ben Fels" w:date="2024-12-21T12:01:00Z" w16du:dateUtc="2024-12-21T11:01:00Z"/>
          <w:lang w:val="en-US"/>
          <w:rPrChange w:id="756" w:author="Ben Fels" w:date="2024-12-21T18:19:00Z" w16du:dateUtc="2024-12-21T17:19:00Z">
            <w:rPr>
              <w:del w:id="757" w:author="Ben Fels" w:date="2024-12-21T12:15:00Z" w16du:dateUtc="2024-12-21T11:15:00Z"/>
              <w:moveTo w:id="758" w:author="Ben Fels" w:date="2024-12-21T12:01:00Z" w16du:dateUtc="2024-12-21T11:01:00Z"/>
            </w:rPr>
          </w:rPrChange>
        </w:rPr>
      </w:pPr>
      <w:moveTo w:id="759" w:author="Ben Fels" w:date="2024-12-21T12:01:00Z" w16du:dateUtc="2024-12-21T11:01:00Z">
        <w:del w:id="760" w:author="Ben Fels" w:date="2024-12-21T12:15:00Z" w16du:dateUtc="2024-12-21T11:15:00Z">
          <w:r w:rsidRPr="002F4B5A" w:rsidDel="00A90974">
            <w:rPr>
              <w:lang w:val="en-US"/>
              <w:rPrChange w:id="761" w:author="Ben Fels" w:date="2024-12-21T18:19:00Z" w16du:dateUtc="2024-12-21T17:19:00Z">
                <w:rPr/>
              </w:rPrChange>
            </w:rPr>
            <w:delText xml:space="preserve">Extraktion der Argument Komponenten als </w:delText>
          </w:r>
          <w:r w:rsidRPr="002F4B5A" w:rsidDel="00A90974">
            <w:rPr>
              <w:highlight w:val="darkGray"/>
              <w:lang w:val="en-US"/>
              <w:rPrChange w:id="762" w:author="Ben Fels" w:date="2024-12-21T18:19:00Z" w16du:dateUtc="2024-12-21T17:19:00Z">
                <w:rPr>
                  <w:highlight w:val="darkGray"/>
                </w:rPr>
              </w:rPrChange>
            </w:rPr>
            <w:delText>sequence labeling task?</w:delText>
          </w:r>
          <w:r w:rsidRPr="002F4B5A" w:rsidDel="00A90974">
            <w:rPr>
              <w:lang w:val="en-US"/>
              <w:rPrChange w:id="763"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64"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65"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66"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67"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68"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69"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70"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71"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72"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73" w:author="Ben Fels" w:date="2024-12-21T12:15:00Z" w16du:dateUtc="2024-12-21T11:15:00Z"/>
          <w:moveTo w:id="774" w:author="Ben Fels" w:date="2024-12-21T12:01:00Z" w16du:dateUtc="2024-12-21T11:01:00Z"/>
          <w:lang w:val="en-US"/>
          <w:rPrChange w:id="775" w:author="Ben Fels" w:date="2024-12-21T18:19:00Z" w16du:dateUtc="2024-12-21T17:19:00Z">
            <w:rPr>
              <w:del w:id="776" w:author="Ben Fels" w:date="2024-12-21T12:15:00Z" w16du:dateUtc="2024-12-21T11:15:00Z"/>
              <w:moveTo w:id="777" w:author="Ben Fels" w:date="2024-12-21T12:01:00Z" w16du:dateUtc="2024-12-21T11:01:00Z"/>
            </w:rPr>
          </w:rPrChange>
        </w:rPr>
      </w:pPr>
      <w:moveTo w:id="778" w:author="Ben Fels" w:date="2024-12-21T12:01:00Z" w16du:dateUtc="2024-12-21T11:01:00Z">
        <w:del w:id="779" w:author="Ben Fels" w:date="2024-12-21T12:15:00Z" w16du:dateUtc="2024-12-21T11:15:00Z">
          <w:r w:rsidRPr="002F4B5A" w:rsidDel="00A90974">
            <w:rPr>
              <w:lang w:val="en-US"/>
              <w:rPrChange w:id="780"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81" w:author="Ben Fels" w:date="2024-12-21T14:13:00Z" w16du:dateUtc="2024-12-21T13:13:00Z"/>
          <w:moveTo w:id="782" w:author="Ben Fels" w:date="2024-12-21T12:01:00Z" w16du:dateUtc="2024-12-21T11:01:00Z"/>
          <w:lang w:val="en-US"/>
          <w:rPrChange w:id="783" w:author="Ben Fels" w:date="2024-12-21T18:19:00Z" w16du:dateUtc="2024-12-21T17:19:00Z">
            <w:rPr>
              <w:del w:id="784" w:author="Ben Fels" w:date="2024-12-21T14:13:00Z" w16du:dateUtc="2024-12-21T13:13:00Z"/>
              <w:moveTo w:id="785" w:author="Ben Fels" w:date="2024-12-21T12:01:00Z" w16du:dateUtc="2024-12-21T11:01:00Z"/>
            </w:rPr>
          </w:rPrChange>
        </w:rPr>
      </w:pPr>
      <w:moveTo w:id="786" w:author="Ben Fels" w:date="2024-12-21T12:01:00Z" w16du:dateUtc="2024-12-21T11:01:00Z">
        <w:del w:id="787" w:author="Ben Fels" w:date="2024-12-21T14:13:00Z" w16du:dateUtc="2024-12-21T13:13:00Z">
          <w:r w:rsidRPr="002F4B5A" w:rsidDel="005E3FBE">
            <w:rPr>
              <w:lang w:val="en-US"/>
              <w:rPrChange w:id="788"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89"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90"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91" w:author="Ben Fels" w:date="2024-12-21T18:19:00Z" w16du:dateUtc="2024-12-21T17:19:00Z">
                <w:rPr/>
              </w:rPrChange>
            </w:rPr>
            <w:delText xml:space="preserve">. Nach </w:delText>
          </w:r>
          <w:r w:rsidRPr="002F4B5A" w:rsidDel="005E3FBE">
            <w:rPr>
              <w:rFonts w:cs="Arial"/>
              <w:highlight w:val="magenta"/>
              <w:lang w:val="en-US"/>
              <w:rPrChange w:id="792"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93"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94"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95" w:author="Ben Fels" w:date="2024-12-21T18:19:00Z" w16du:dateUtc="2024-12-21T17:19:00Z">
                <w:rPr>
                  <w:rFonts w:cs="Arial"/>
                </w:rPr>
              </w:rPrChange>
            </w:rPr>
            <w:delText xml:space="preserve"> unterscheidet sich d</w:delText>
          </w:r>
          <w:r w:rsidRPr="002F4B5A" w:rsidDel="005E3FBE">
            <w:rPr>
              <w:lang w:val="en-US"/>
              <w:rPrChange w:id="796"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97" w:author="Ben Fels" w:date="2024-12-21T14:13:00Z" w16du:dateUtc="2024-12-21T13:13:00Z"/>
          <w:lang w:val="en-US"/>
          <w:rPrChange w:id="798" w:author="Ben Fels" w:date="2024-12-21T18:19:00Z" w16du:dateUtc="2024-12-21T17:19:00Z">
            <w:rPr>
              <w:ins w:id="799" w:author="Ben Fels" w:date="2024-12-21T14:13:00Z" w16du:dateUtc="2024-12-21T13:13:00Z"/>
            </w:rPr>
          </w:rPrChange>
        </w:rPr>
      </w:pPr>
    </w:p>
    <w:p w14:paraId="5575DCB8" w14:textId="591F0F4B" w:rsidR="004328D8" w:rsidRPr="00010F4B" w:rsidDel="002F0878" w:rsidRDefault="00AD5E49" w:rsidP="004328D8">
      <w:pPr>
        <w:rPr>
          <w:del w:id="800" w:author="Ben Fels" w:date="2024-12-21T12:16:00Z" w16du:dateUtc="2024-12-21T11:16:00Z"/>
          <w:moveTo w:id="801" w:author="Ben Fels" w:date="2024-12-21T12:01:00Z" w16du:dateUtc="2024-12-21T11:01:00Z"/>
        </w:rPr>
      </w:pPr>
      <w:proofErr w:type="spellStart"/>
      <w:ins w:id="802" w:author="Ben Fels" w:date="2024-12-21T13:56:00Z" w16du:dateUtc="2024-12-21T12:56:00Z">
        <w:r w:rsidRPr="002F4B5A">
          <w:rPr>
            <w:lang w:val="en-US"/>
            <w:rPrChange w:id="803" w:author="Ben Fels" w:date="2024-12-21T18:19:00Z" w16du:dateUtc="2024-12-21T17:19:00Z">
              <w:rPr/>
            </w:rPrChange>
          </w:rPr>
          <w:lastRenderedPageBreak/>
          <w:t>Neuere</w:t>
        </w:r>
        <w:proofErr w:type="spellEnd"/>
        <w:r w:rsidRPr="002F4B5A">
          <w:rPr>
            <w:lang w:val="en-US"/>
            <w:rPrChange w:id="804" w:author="Ben Fels" w:date="2024-12-21T18:19:00Z" w16du:dateUtc="2024-12-21T17:19:00Z">
              <w:rPr/>
            </w:rPrChange>
          </w:rPr>
          <w:t xml:space="preserve"> A</w:t>
        </w:r>
        <w:r w:rsidR="00E8661F" w:rsidRPr="002F4B5A">
          <w:rPr>
            <w:lang w:val="en-US"/>
            <w:rPrChange w:id="805" w:author="Ben Fels" w:date="2024-12-21T18:19:00Z" w16du:dateUtc="2024-12-21T17:19:00Z">
              <w:rPr/>
            </w:rPrChange>
          </w:rPr>
          <w:t xml:space="preserve">rgument Mining </w:t>
        </w:r>
        <w:proofErr w:type="spellStart"/>
        <w:r w:rsidR="00E8661F" w:rsidRPr="002F4B5A">
          <w:rPr>
            <w:lang w:val="en-US"/>
            <w:rPrChange w:id="806" w:author="Ben Fels" w:date="2024-12-21T18:19:00Z" w16du:dateUtc="2024-12-21T17:19:00Z">
              <w:rPr/>
            </w:rPrChange>
          </w:rPr>
          <w:t>Ansätze</w:t>
        </w:r>
        <w:proofErr w:type="spellEnd"/>
        <w:r w:rsidR="00E8661F" w:rsidRPr="002F4B5A">
          <w:rPr>
            <w:lang w:val="en-US"/>
            <w:rPrChange w:id="807" w:author="Ben Fels" w:date="2024-12-21T18:19:00Z" w16du:dateUtc="2024-12-21T17:19:00Z">
              <w:rPr/>
            </w:rPrChange>
          </w:rPr>
          <w:t xml:space="preserve"> </w:t>
        </w:r>
        <w:proofErr w:type="spellStart"/>
        <w:r w:rsidRPr="002F4B5A">
          <w:rPr>
            <w:lang w:val="en-US"/>
            <w:rPrChange w:id="808" w:author="Ben Fels" w:date="2024-12-21T18:19:00Z" w16du:dateUtc="2024-12-21T17:19:00Z">
              <w:rPr/>
            </w:rPrChange>
          </w:rPr>
          <w:t>betrachten</w:t>
        </w:r>
        <w:proofErr w:type="spellEnd"/>
        <w:r w:rsidRPr="002F4B5A">
          <w:rPr>
            <w:lang w:val="en-US"/>
            <w:rPrChange w:id="809" w:author="Ben Fels" w:date="2024-12-21T18:19:00Z" w16du:dateUtc="2024-12-21T17:19:00Z">
              <w:rPr/>
            </w:rPrChange>
          </w:rPr>
          <w:t xml:space="preserve"> die </w:t>
        </w:r>
      </w:ins>
      <w:proofErr w:type="spellStart"/>
      <w:r w:rsidR="00B62A7A" w:rsidRPr="002F4B5A">
        <w:rPr>
          <w:lang w:val="en-US"/>
          <w:rPrChange w:id="810" w:author="Ben Fels" w:date="2024-12-21T18:19:00Z" w16du:dateUtc="2024-12-21T17:19:00Z">
            <w:rPr/>
          </w:rPrChange>
        </w:rPr>
        <w:t>Extraktion</w:t>
      </w:r>
      <w:proofErr w:type="spellEnd"/>
      <w:r w:rsidR="00B62A7A" w:rsidRPr="002F4B5A">
        <w:rPr>
          <w:lang w:val="en-US"/>
          <w:rPrChange w:id="811" w:author="Ben Fels" w:date="2024-12-21T18:19:00Z" w16du:dateUtc="2024-12-21T17:19:00Z">
            <w:rPr/>
          </w:rPrChange>
        </w:rPr>
        <w:t xml:space="preserve"> der </w:t>
      </w:r>
      <w:proofErr w:type="spellStart"/>
      <w:r w:rsidR="00B62A7A" w:rsidRPr="002F4B5A">
        <w:rPr>
          <w:lang w:val="en-US"/>
          <w:rPrChange w:id="812" w:author="Ben Fels" w:date="2024-12-21T18:19:00Z" w16du:dateUtc="2024-12-21T17:19:00Z">
            <w:rPr/>
          </w:rPrChange>
        </w:rPr>
        <w:t>Argumente</w:t>
      </w:r>
      <w:proofErr w:type="spellEnd"/>
      <w:r w:rsidR="00B62A7A" w:rsidRPr="002F4B5A">
        <w:rPr>
          <w:lang w:val="en-US"/>
          <w:rPrChange w:id="813" w:author="Ben Fels" w:date="2024-12-21T18:19:00Z" w16du:dateUtc="2024-12-21T17:19:00Z">
            <w:rPr/>
          </w:rPrChange>
        </w:rPr>
        <w:t xml:space="preserve"> </w:t>
      </w:r>
      <w:proofErr w:type="spellStart"/>
      <w:ins w:id="814" w:author="Ben Fels" w:date="2024-12-21T13:56:00Z" w16du:dateUtc="2024-12-21T12:56:00Z">
        <w:r w:rsidRPr="002F4B5A">
          <w:rPr>
            <w:lang w:val="en-US"/>
            <w:rPrChange w:id="815" w:author="Ben Fels" w:date="2024-12-21T18:19:00Z" w16du:dateUtc="2024-12-21T17:19:00Z">
              <w:rPr/>
            </w:rPrChange>
          </w:rPr>
          <w:t>als</w:t>
        </w:r>
      </w:ins>
      <w:proofErr w:type="spellEnd"/>
      <w:ins w:id="816" w:author="Ben Fels" w:date="2024-12-21T13:57:00Z" w16du:dateUtc="2024-12-21T12:57:00Z">
        <w:r w:rsidRPr="002F4B5A">
          <w:rPr>
            <w:lang w:val="en-US"/>
            <w:rPrChange w:id="817" w:author="Ben Fels" w:date="2024-12-21T18:19:00Z" w16du:dateUtc="2024-12-21T17:19:00Z">
              <w:rPr/>
            </w:rPrChange>
          </w:rPr>
          <w:t xml:space="preserve"> </w:t>
        </w:r>
        <w:proofErr w:type="spellStart"/>
        <w:r w:rsidRPr="002F4B5A">
          <w:rPr>
            <w:lang w:val="en-US"/>
            <w:rPrChange w:id="818" w:author="Ben Fels" w:date="2024-12-21T18:19:00Z" w16du:dateUtc="2024-12-21T17:19:00Z">
              <w:rPr/>
            </w:rPrChange>
          </w:rPr>
          <w:t>eine</w:t>
        </w:r>
        <w:proofErr w:type="spellEnd"/>
        <w:r w:rsidRPr="002F4B5A">
          <w:rPr>
            <w:lang w:val="en-US"/>
            <w:rPrChange w:id="819" w:author="Ben Fels" w:date="2024-12-21T18:19:00Z" w16du:dateUtc="2024-12-21T17:19:00Z">
              <w:rPr/>
            </w:rPrChange>
          </w:rPr>
          <w:t xml:space="preserve"> </w:t>
        </w:r>
        <w:proofErr w:type="spellStart"/>
        <w:r w:rsidRPr="002F4B5A">
          <w:rPr>
            <w:lang w:val="en-US"/>
            <w:rPrChange w:id="820" w:author="Ben Fels" w:date="2024-12-21T18:19:00Z" w16du:dateUtc="2024-12-21T17:19:00Z">
              <w:rPr/>
            </w:rPrChange>
          </w:rPr>
          <w:t>Sequenzetikettierungsaufgabe</w:t>
        </w:r>
      </w:ins>
      <w:proofErr w:type="spellEnd"/>
      <w:ins w:id="821" w:author="Ben Fels" w:date="2024-12-21T13:56:00Z" w16du:dateUtc="2024-12-21T12:56:00Z">
        <w:r w:rsidRPr="002F4B5A">
          <w:rPr>
            <w:lang w:val="en-US"/>
            <w:rPrChange w:id="822" w:author="Ben Fels" w:date="2024-12-21T18:19:00Z" w16du:dateUtc="2024-12-21T17:19:00Z">
              <w:rPr/>
            </w:rPrChange>
          </w:rPr>
          <w:t xml:space="preserve"> </w:t>
        </w:r>
      </w:ins>
      <w:ins w:id="823" w:author="Ben Fels" w:date="2024-12-21T13:57:00Z" w16du:dateUtc="2024-12-21T12:57:00Z">
        <w:r w:rsidRPr="002F4B5A">
          <w:rPr>
            <w:lang w:val="en-US"/>
            <w:rPrChange w:id="824" w:author="Ben Fels" w:date="2024-12-21T18:19:00Z" w16du:dateUtc="2024-12-21T17:19:00Z">
              <w:rPr/>
            </w:rPrChange>
          </w:rPr>
          <w:t>(</w:t>
        </w:r>
      </w:ins>
      <w:ins w:id="825" w:author="Ben Fels" w:date="2024-12-21T12:15:00Z" w16du:dateUtc="2024-12-21T11:15:00Z">
        <w:r w:rsidR="00A90974" w:rsidRPr="002F4B5A">
          <w:rPr>
            <w:highlight w:val="darkGray"/>
            <w:lang w:val="en-US"/>
            <w:rPrChange w:id="826" w:author="Ben Fels" w:date="2024-12-21T18:19:00Z" w16du:dateUtc="2024-12-21T17:19:00Z">
              <w:rPr>
                <w:highlight w:val="darkGray"/>
              </w:rPr>
            </w:rPrChange>
          </w:rPr>
          <w:t>sequence labeling task</w:t>
        </w:r>
      </w:ins>
      <w:ins w:id="827" w:author="Ben Fels" w:date="2024-12-21T13:57:00Z" w16du:dateUtc="2024-12-21T12:57:00Z">
        <w:r w:rsidRPr="002F4B5A">
          <w:rPr>
            <w:lang w:val="en-US"/>
            <w:rPrChange w:id="828" w:author="Ben Fels" w:date="2024-12-21T18:19:00Z" w16du:dateUtc="2024-12-21T17:19:00Z">
              <w:rPr/>
            </w:rPrChange>
          </w:rPr>
          <w:t>)</w:t>
        </w:r>
      </w:ins>
      <w:ins w:id="829" w:author="Ben Fels" w:date="2024-12-21T12:15:00Z" w16du:dateUtc="2024-12-21T11:15:00Z">
        <w:r w:rsidR="00A90974" w:rsidRPr="002F4B5A">
          <w:rPr>
            <w:lang w:val="en-US"/>
            <w:rPrChange w:id="830"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831"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2F4B5A">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832" w:author="Ben Fels" w:date="2024-12-21T12:15:00Z" w16du:dateUtc="2024-12-21T11:15:00Z">
        <w:r w:rsidR="00A90974" w:rsidRPr="0062282A">
          <w:rPr>
            <w:highlight w:val="magenta"/>
          </w:rPr>
          <w:fldChar w:fldCharType="separate"/>
        </w:r>
      </w:ins>
      <w:r w:rsidR="00B62A7A" w:rsidRPr="00B62A7A">
        <w:rPr>
          <w:rFonts w:cs="Arial"/>
          <w:highlight w:val="magenta"/>
        </w:rPr>
        <w:t xml:space="preserve">(Cheng et al., 2022, S. 2282; Stab &amp; </w:t>
      </w:r>
      <w:proofErr w:type="spellStart"/>
      <w:r w:rsidR="00B62A7A" w:rsidRPr="00B62A7A">
        <w:rPr>
          <w:rFonts w:cs="Arial"/>
          <w:highlight w:val="magenta"/>
        </w:rPr>
        <w:t>Gurevych</w:t>
      </w:r>
      <w:proofErr w:type="spellEnd"/>
      <w:r w:rsidR="00B62A7A" w:rsidRPr="00B62A7A">
        <w:rPr>
          <w:rFonts w:cs="Arial"/>
          <w:highlight w:val="magenta"/>
        </w:rPr>
        <w:t xml:space="preserve">, 2017b, S. 636; </w:t>
      </w:r>
      <w:proofErr w:type="spellStart"/>
      <w:r w:rsidR="00B62A7A" w:rsidRPr="00B62A7A">
        <w:rPr>
          <w:rFonts w:cs="Arial"/>
          <w:highlight w:val="magenta"/>
        </w:rPr>
        <w:t>Yeginbergen</w:t>
      </w:r>
      <w:proofErr w:type="spellEnd"/>
      <w:r w:rsidR="00B62A7A" w:rsidRPr="00B62A7A">
        <w:rPr>
          <w:rFonts w:cs="Arial"/>
          <w:highlight w:val="magenta"/>
        </w:rPr>
        <w:t xml:space="preserve"> et al., 2024, S. 11688)</w:t>
      </w:r>
      <w:ins w:id="833" w:author="Ben Fels" w:date="2024-12-21T12:15:00Z" w16du:dateUtc="2024-12-21T11:15:00Z">
        <w:r w:rsidR="00A90974" w:rsidRPr="0062282A">
          <w:rPr>
            <w:highlight w:val="magenta"/>
          </w:rPr>
          <w:fldChar w:fldCharType="end"/>
        </w:r>
      </w:ins>
      <w:ins w:id="834" w:author="Ben Fels" w:date="2024-12-21T13:59:00Z" w16du:dateUtc="2024-12-21T12:59:00Z">
        <w:r w:rsidR="005207DE">
          <w:t>.</w:t>
        </w:r>
      </w:ins>
      <w:ins w:id="835" w:author="Ben Fels" w:date="2024-12-21T14:01:00Z" w16du:dateUtc="2024-12-21T13:01:00Z">
        <w:r w:rsidR="008D4021">
          <w:t xml:space="preserve"> </w:t>
        </w:r>
      </w:ins>
      <w:ins w:id="836"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837" w:author="Ben Fels" w:date="2024-12-21T12:16:00Z" w16du:dateUtc="2024-12-21T11:16:00Z"/>
          <w:moveTo w:id="838" w:author="Ben Fels" w:date="2024-12-21T12:01:00Z" w16du:dateUtc="2024-12-21T11:01:00Z"/>
        </w:rPr>
      </w:pPr>
      <w:moveTo w:id="839" w:author="Ben Fels" w:date="2024-12-21T12:01:00Z" w16du:dateUtc="2024-12-21T11:01:00Z">
        <w:del w:id="840"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841" w:author="Ben Fels" w:date="2024-12-21T12:16:00Z" w16du:dateUtc="2024-12-21T11:16:00Z"/>
          <w:moveTo w:id="842" w:author="Ben Fels" w:date="2024-12-21T12:01:00Z" w16du:dateUtc="2024-12-21T11:01:00Z"/>
        </w:rPr>
      </w:pPr>
      <w:moveTo w:id="843" w:author="Ben Fels" w:date="2024-12-21T12:01:00Z" w16du:dateUtc="2024-12-21T11:01:00Z">
        <w:del w:id="844"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845" w:author="Ben Fels" w:date="2024-12-21T12:16:00Z" w16du:dateUtc="2024-12-21T11:16:00Z"/>
          <w:moveTo w:id="846" w:author="Ben Fels" w:date="2024-12-21T12:01:00Z" w16du:dateUtc="2024-12-21T11:01:00Z"/>
          <w:rPrChange w:id="847" w:author="Ben Fels" w:date="2024-12-21T13:57:00Z" w16du:dateUtc="2024-12-21T12:57:00Z">
            <w:rPr>
              <w:del w:id="848" w:author="Ben Fels" w:date="2024-12-21T12:16:00Z" w16du:dateUtc="2024-12-21T11:16:00Z"/>
              <w:moveTo w:id="849" w:author="Ben Fels" w:date="2024-12-21T12:01:00Z" w16du:dateUtc="2024-12-21T11:01:00Z"/>
              <w:lang w:val="en-US"/>
            </w:rPr>
          </w:rPrChange>
        </w:rPr>
        <w:pPrChange w:id="850" w:author="Ben Fels" w:date="2024-12-21T12:16:00Z" w16du:dateUtc="2024-12-21T11:16:00Z">
          <w:pPr>
            <w:pStyle w:val="Listenabsatz"/>
            <w:numPr>
              <w:numId w:val="21"/>
            </w:numPr>
            <w:ind w:hanging="360"/>
          </w:pPr>
        </w:pPrChange>
      </w:pPr>
      <w:moveTo w:id="851" w:author="Ben Fels" w:date="2024-12-21T12:01:00Z" w16du:dateUtc="2024-12-21T11:01:00Z">
        <w:del w:id="852" w:author="Ben Fels" w:date="2024-12-21T12:16:00Z" w16du:dateUtc="2024-12-21T11:16:00Z">
          <w:r w:rsidRPr="00AD5E49" w:rsidDel="002F0878">
            <w:rPr>
              <w:rPrChange w:id="853"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54" w:author="Ben Fels" w:date="2024-12-21T12:16:00Z" w16du:dateUtc="2024-12-21T11:16:00Z"/>
          <w:moveTo w:id="855" w:author="Ben Fels" w:date="2024-12-21T12:01:00Z" w16du:dateUtc="2024-12-21T11:01:00Z"/>
          <w:rPrChange w:id="856" w:author="Ben Fels" w:date="2024-12-21T13:57:00Z" w16du:dateUtc="2024-12-21T12:57:00Z">
            <w:rPr>
              <w:del w:id="857" w:author="Ben Fels" w:date="2024-12-21T12:16:00Z" w16du:dateUtc="2024-12-21T11:16:00Z"/>
              <w:moveTo w:id="858" w:author="Ben Fels" w:date="2024-12-21T12:01:00Z" w16du:dateUtc="2024-12-21T11:01:00Z"/>
              <w:lang w:val="en-US"/>
            </w:rPr>
          </w:rPrChange>
        </w:rPr>
        <w:pPrChange w:id="859" w:author="Ben Fels" w:date="2024-12-21T12:16:00Z" w16du:dateUtc="2024-12-21T11:16:00Z">
          <w:pPr>
            <w:pStyle w:val="Listenabsatz"/>
            <w:numPr>
              <w:numId w:val="21"/>
            </w:numPr>
            <w:ind w:hanging="360"/>
          </w:pPr>
        </w:pPrChange>
      </w:pPr>
      <w:moveTo w:id="860" w:author="Ben Fels" w:date="2024-12-21T12:01:00Z" w16du:dateUtc="2024-12-21T11:01:00Z">
        <w:del w:id="861" w:author="Ben Fels" w:date="2024-12-21T12:16:00Z" w16du:dateUtc="2024-12-21T11:16:00Z">
          <w:r w:rsidRPr="00AD5E49" w:rsidDel="002F0878">
            <w:rPr>
              <w:rPrChange w:id="862"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63" w:author="Ben Fels" w:date="2024-12-21T12:01:00Z" w16du:dateUtc="2024-12-21T11:01:00Z"/>
          <w:rPrChange w:id="864" w:author="Ben Fels" w:date="2024-12-21T13:57:00Z" w16du:dateUtc="2024-12-21T12:57:00Z">
            <w:rPr>
              <w:moveTo w:id="865" w:author="Ben Fels" w:date="2024-12-21T12:01:00Z" w16du:dateUtc="2024-12-21T11:01:00Z"/>
              <w:lang w:val="en-US"/>
            </w:rPr>
          </w:rPrChange>
        </w:rPr>
        <w:pPrChange w:id="866" w:author="Ben Fels" w:date="2024-12-21T12:16:00Z" w16du:dateUtc="2024-12-21T11:16:00Z">
          <w:pPr>
            <w:pStyle w:val="Listenabsatz"/>
            <w:numPr>
              <w:numId w:val="21"/>
            </w:numPr>
            <w:ind w:hanging="360"/>
          </w:pPr>
        </w:pPrChange>
      </w:pPr>
      <w:moveTo w:id="867" w:author="Ben Fels" w:date="2024-12-21T12:01:00Z" w16du:dateUtc="2024-12-21T11:01:00Z">
        <w:del w:id="868" w:author="Ben Fels" w:date="2024-12-21T12:16:00Z" w16du:dateUtc="2024-12-21T11:16:00Z">
          <w:r w:rsidRPr="00AD5E49" w:rsidDel="002F0878">
            <w:rPr>
              <w:rPrChange w:id="869"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70" w:author="Ben Fels" w:date="2024-12-21T12:17:00Z" w16du:dateUtc="2024-12-21T11:17:00Z"/>
          <w:moveTo w:id="871" w:author="Ben Fels" w:date="2024-12-21T12:01:00Z" w16du:dateUtc="2024-12-21T11:01:00Z"/>
        </w:rPr>
      </w:pPr>
      <w:moveTo w:id="872" w:author="Ben Fels" w:date="2024-12-21T12:01:00Z" w16du:dateUtc="2024-12-21T11:01:00Z">
        <w:del w:id="873"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74"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75" w:author="Ben Fels" w:date="2024-12-21T12:17:00Z" w16du:dateUtc="2024-12-21T11:17:00Z"/>
          <w:moveTo w:id="876" w:author="Ben Fels" w:date="2024-12-21T12:01:00Z" w16du:dateUtc="2024-12-21T11:01:00Z"/>
        </w:rPr>
      </w:pPr>
      <w:moveTo w:id="877" w:author="Ben Fels" w:date="2024-12-21T12:01:00Z" w16du:dateUtc="2024-12-21T11:01:00Z">
        <w:del w:id="878"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79" w:author="Ben Fels" w:date="2024-12-21T12:17:00Z" w16du:dateUtc="2024-12-21T11:17:00Z"/>
          <w:moveTo w:id="880" w:author="Ben Fels" w:date="2024-12-21T12:01:00Z" w16du:dateUtc="2024-12-21T11:01:00Z"/>
        </w:rPr>
      </w:pPr>
      <w:moveTo w:id="881" w:author="Ben Fels" w:date="2024-12-21T12:01:00Z" w16du:dateUtc="2024-12-21T11:01:00Z">
        <w:del w:id="882"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83" w:author="Ben Fels" w:date="2024-12-21T12:01:00Z" w16du:dateUtc="2024-12-21T11:01:00Z"/>
        </w:rPr>
      </w:pPr>
    </w:p>
    <w:p w14:paraId="0AE986E2" w14:textId="77777777" w:rsidR="004328D8" w:rsidRDefault="004328D8" w:rsidP="004328D8">
      <w:pPr>
        <w:rPr>
          <w:moveTo w:id="884" w:author="Ben Fels" w:date="2024-12-21T12:01:00Z" w16du:dateUtc="2024-12-21T11:01:00Z"/>
        </w:rPr>
      </w:pPr>
      <w:moveTo w:id="885"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886" w:author="Ben Fels" w:date="2024-12-21T12:01:00Z" w16du:dateUtc="2024-12-21T11:01:00Z"/>
        </w:rPr>
      </w:pPr>
      <w:moveTo w:id="887"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88" w:author="Ben Fels" w:date="2024-12-21T12:01:00Z" w16du:dateUtc="2024-12-21T11:01:00Z"/>
        </w:rPr>
      </w:pPr>
      <w:moveTo w:id="889"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634)</w:t>
        </w:r>
        <w:r w:rsidRPr="00655AF2">
          <w:rPr>
            <w:highlight w:val="magenta"/>
          </w:rPr>
          <w:fldChar w:fldCharType="end"/>
        </w:r>
        <w:r w:rsidRPr="00B06639">
          <w:t xml:space="preserve"> </w:t>
        </w:r>
      </w:moveTo>
    </w:p>
    <w:p w14:paraId="393E5104" w14:textId="77777777" w:rsidR="004328D8" w:rsidRDefault="004328D8" w:rsidP="004328D8">
      <w:pPr>
        <w:rPr>
          <w:moveTo w:id="890" w:author="Ben Fels" w:date="2024-12-21T12:01:00Z" w16du:dateUtc="2024-12-21T11:01:00Z"/>
        </w:rPr>
      </w:pPr>
      <w:moveTo w:id="891"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635)</w:t>
        </w:r>
        <w:r w:rsidRPr="00655AF2">
          <w:rPr>
            <w:highlight w:val="magenta"/>
          </w:rPr>
          <w:fldChar w:fldCharType="end"/>
        </w:r>
        <w:r>
          <w:t xml:space="preserve">. </w:t>
        </w:r>
        <w:r>
          <w:sym w:font="Wingdings" w:char="F0E0"/>
        </w:r>
        <w:r>
          <w:t xml:space="preserve"> Sehr aufwändig und benötigt viel Fachwissen. </w:t>
        </w:r>
        <w:r>
          <w:lastRenderedPageBreak/>
          <w:t>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92" w:author="Ben Fels" w:date="2024-12-21T12:21:00Z" w16du:dateUtc="2024-12-21T11:21:00Z"/>
          <w:moveTo w:id="893" w:author="Ben Fels" w:date="2024-12-21T12:01:00Z" w16du:dateUtc="2024-12-21T11:01:00Z"/>
        </w:rPr>
      </w:pPr>
      <w:moveTo w:id="894" w:author="Ben Fels" w:date="2024-12-21T12:01:00Z" w16du:dateUtc="2024-12-21T11:01:00Z">
        <w:del w:id="895"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96" w:author="Ben Fels" w:date="2024-12-21T12:21:00Z" w16du:dateUtc="2024-12-21T11:21:00Z"/>
          <w:moveTo w:id="897" w:author="Ben Fels" w:date="2024-12-21T12:01:00Z" w16du:dateUtc="2024-12-21T11:01:00Z"/>
        </w:rPr>
        <w:pPrChange w:id="898" w:author="Ben Fels" w:date="2024-12-21T12:21:00Z" w16du:dateUtc="2024-12-21T11:21:00Z">
          <w:pPr>
            <w:pStyle w:val="Listenabsatz"/>
            <w:numPr>
              <w:numId w:val="33"/>
            </w:numPr>
            <w:ind w:hanging="360"/>
          </w:pPr>
        </w:pPrChange>
      </w:pPr>
      <w:moveTo w:id="899" w:author="Ben Fels" w:date="2024-12-21T12:01:00Z" w16du:dateUtc="2024-12-21T11:01:00Z">
        <w:del w:id="900"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901" w:author="Ben Fels" w:date="2024-12-21T12:21:00Z" w16du:dateUtc="2024-12-21T11:21:00Z"/>
          <w:moveTo w:id="902" w:author="Ben Fels" w:date="2024-12-21T12:01:00Z" w16du:dateUtc="2024-12-21T11:01:00Z"/>
        </w:rPr>
        <w:pPrChange w:id="903" w:author="Ben Fels" w:date="2024-12-21T12:21:00Z" w16du:dateUtc="2024-12-21T11:21:00Z">
          <w:pPr>
            <w:pStyle w:val="Listenabsatz"/>
            <w:numPr>
              <w:numId w:val="33"/>
            </w:numPr>
            <w:ind w:hanging="360"/>
          </w:pPr>
        </w:pPrChange>
      </w:pPr>
      <w:moveTo w:id="904" w:author="Ben Fels" w:date="2024-12-21T12:01:00Z" w16du:dateUtc="2024-12-21T11:01:00Z">
        <w:del w:id="905"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906" w:author="Ben Fels" w:date="2024-12-21T12:21:00Z" w16du:dateUtc="2024-12-21T11:21:00Z"/>
          <w:moveTo w:id="907" w:author="Ben Fels" w:date="2024-12-21T12:01:00Z" w16du:dateUtc="2024-12-21T11:01:00Z"/>
        </w:rPr>
        <w:pPrChange w:id="908" w:author="Ben Fels" w:date="2024-12-21T12:21:00Z" w16du:dateUtc="2024-12-21T11:21:00Z">
          <w:pPr>
            <w:pStyle w:val="Listenabsatz"/>
            <w:numPr>
              <w:numId w:val="33"/>
            </w:numPr>
            <w:ind w:hanging="360"/>
          </w:pPr>
        </w:pPrChange>
      </w:pPr>
      <w:moveTo w:id="909" w:author="Ben Fels" w:date="2024-12-21T12:01:00Z" w16du:dateUtc="2024-12-21T11:01:00Z">
        <w:del w:id="910"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911" w:author="Ben Fels" w:date="2024-12-21T12:01:00Z" w16du:dateUtc="2024-12-21T11:01:00Z"/>
        </w:rPr>
      </w:pPr>
    </w:p>
    <w:p w14:paraId="415CC2D8" w14:textId="77777777" w:rsidR="004328D8" w:rsidRDefault="004328D8" w:rsidP="004328D8">
      <w:pPr>
        <w:rPr>
          <w:moveTo w:id="912" w:author="Ben Fels" w:date="2024-12-21T12:01:00Z" w16du:dateUtc="2024-12-21T11:01:00Z"/>
          <w:i/>
        </w:rPr>
      </w:pPr>
      <w:moveTo w:id="913"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914" w:author="Ben Fels" w:date="2024-12-21T12:01:00Z" w16du:dateUtc="2024-12-21T11:01:00Z"/>
          <w:i/>
          <w:sz w:val="22"/>
          <w:szCs w:val="20"/>
        </w:rPr>
      </w:pPr>
      <w:moveTo w:id="915" w:author="Ben Fels" w:date="2024-12-21T12:01:00Z" w16du:dateUtc="2024-12-21T11:01:00Z">
        <w:r>
          <w:rPr>
            <w:i/>
            <w:noProof/>
            <w:sz w:val="22"/>
            <w:szCs w:val="20"/>
          </w:rPr>
          <w:lastRenderedPageBreak/>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916" w:author="Ben Fels" w:date="2024-12-21T12:01:00Z" w16du:dateUtc="2024-12-21T11:01:00Z"/>
          <w:sz w:val="22"/>
          <w:szCs w:val="20"/>
          <w:highlight w:val="magenta"/>
        </w:rPr>
      </w:pPr>
      <w:moveTo w:id="917"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918" w:author="Ben Fels" w:date="2024-12-21T12:01:00Z" w16du:dateUtc="2024-12-21T11:01:00Z"/>
          <w:sz w:val="22"/>
          <w:szCs w:val="20"/>
        </w:rPr>
      </w:pPr>
      <w:moveTo w:id="919"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w:t>
        </w:r>
        <w:proofErr w:type="gramStart"/>
        <w:r w:rsidRPr="009F2CDB">
          <w:rPr>
            <w:sz w:val="22"/>
            <w:szCs w:val="20"/>
          </w:rPr>
          <w:t>z. B.</w:t>
        </w:r>
        <w:proofErr w:type="gramEnd"/>
        <w:r w:rsidRPr="009F2CDB">
          <w:rPr>
            <w:sz w:val="22"/>
            <w:szCs w:val="20"/>
          </w:rPr>
          <w:t xml:space="preserve">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920" w:author="Ben Fels" w:date="2024-12-21T12:01:00Z" w16du:dateUtc="2024-12-21T11:01:00Z"/>
          <w:sz w:val="22"/>
          <w:szCs w:val="20"/>
        </w:rPr>
      </w:pPr>
      <w:moveTo w:id="921"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w:t>
        </w:r>
        <w:r>
          <w:rPr>
            <w:sz w:val="22"/>
            <w:szCs w:val="20"/>
          </w:rPr>
          <w:lastRenderedPageBreak/>
          <w:t xml:space="preserve">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922" w:author="Ben Fels" w:date="2024-12-21T18:55:00Z" w16du:dateUtc="2024-12-21T17:55:00Z"/>
          <w:sz w:val="22"/>
          <w:szCs w:val="20"/>
        </w:rPr>
      </w:pPr>
    </w:p>
    <w:p w14:paraId="6986E527" w14:textId="77777777" w:rsidR="00462532" w:rsidRPr="00437D44" w:rsidRDefault="00462532" w:rsidP="00462532">
      <w:pPr>
        <w:jc w:val="both"/>
        <w:rPr>
          <w:ins w:id="923" w:author="Ben Fels" w:date="2024-12-21T18:55:00Z" w16du:dateUtc="2024-12-21T17:55:00Z"/>
          <w:bCs/>
        </w:rPr>
      </w:pPr>
      <w:ins w:id="924" w:author="Ben Fels" w:date="2024-12-21T18:55:00Z" w16du:dateUtc="2024-12-21T17:55:00Z">
        <w:r w:rsidRPr="0015571F">
          <w:t xml:space="preserve">Anstatt Modelle für jede einzelne Teilaufgabe zu trainieren, soll sich die Lernfähigkeit von LLMs zunutze gemacht werden. 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15571F">
          <w:fldChar w:fldCharType="begin"/>
        </w:r>
        <w: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15571F">
          <w:fldChar w:fldCharType="separate"/>
        </w:r>
        <w:r w:rsidRPr="0015571F">
          <w:rPr>
            <w:rFonts w:cs="Arial"/>
          </w:rPr>
          <w:t>(</w:t>
        </w:r>
        <w:proofErr w:type="spellStart"/>
        <w:r w:rsidRPr="0015571F">
          <w:rPr>
            <w:rFonts w:cs="Arial"/>
          </w:rPr>
          <w:t>Tunstall</w:t>
        </w:r>
        <w:proofErr w:type="spellEnd"/>
        <w:r w:rsidRPr="0015571F">
          <w:rPr>
            <w:rFonts w:cs="Arial"/>
          </w:rPr>
          <w:t xml:space="preserve"> et al., 2023, S. 289)</w:t>
        </w:r>
        <w:r w:rsidRPr="0015571F">
          <w:fldChar w:fldCharType="end"/>
        </w:r>
        <w:r w:rsidRPr="0015571F">
          <w:t xml:space="preserve">, wie auch in dem Fall von Argument Mining </w:t>
        </w:r>
        <w:r w:rsidRPr="0015571F">
          <w:fldChar w:fldCharType="begin"/>
        </w:r>
        <w:r w:rsidRPr="0015571F">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15571F">
          <w:fldChar w:fldCharType="separate"/>
        </w:r>
        <w:r w:rsidRPr="0015571F">
          <w:rPr>
            <w:rFonts w:cs="Arial"/>
          </w:rPr>
          <w:t>(Lawrence &amp; Reed, 2020, S. 780)</w:t>
        </w:r>
        <w:r w:rsidRPr="0015571F">
          <w:fldChar w:fldCharType="end"/>
        </w:r>
        <w:r w:rsidRPr="0015571F">
          <w:t xml:space="preserve">. </w:t>
        </w:r>
        <w:r w:rsidRPr="0015571F">
          <w:rPr>
            <w:bCs/>
          </w:rPr>
          <w:t xml:space="preserve">Während des Vortrainings entwickelt ein Sprachmodell Mustererkennungsfähigkeiten. </w:t>
        </w:r>
        <w:r w:rsidRPr="0015571F">
          <w:rPr>
            <w:rFonts w:cs="Arial"/>
          </w:rPr>
          <w:t>Brown et al.</w:t>
        </w:r>
        <w:r w:rsidRPr="0015571F">
          <w:rPr>
            <w:bCs/>
          </w:rPr>
          <w:t xml:space="preserve"> </w:t>
        </w:r>
        <w:r w:rsidRPr="0015571F">
          <w:rPr>
            <w:bCs/>
          </w:rPr>
          <w:fldChar w:fldCharType="begin"/>
        </w:r>
        <w:r w:rsidRPr="0015571F">
          <w:rPr>
            <w:bC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15571F">
          <w:rPr>
            <w:bCs/>
          </w:rPr>
          <w:fldChar w:fldCharType="separate"/>
        </w:r>
        <w:r w:rsidRPr="0015571F">
          <w:rPr>
            <w:rFonts w:cs="Arial"/>
          </w:rPr>
          <w:t>(2020, S. 3–6)</w:t>
        </w:r>
        <w:r w:rsidRPr="0015571F">
          <w:rPr>
            <w:bCs/>
          </w:rPr>
          <w:fldChar w:fldCharType="end"/>
        </w:r>
        <w:r w:rsidRPr="0015571F">
          <w:rPr>
            <w:bCs/>
          </w:rPr>
          <w:t xml:space="preserve"> zeigen, dass diese Fähigkeiten dann bei Eingabeaufforderungen genutzt werden können, um das Modell anhand von </w:t>
        </w:r>
        <w:r w:rsidRPr="00451847">
          <w:rPr>
            <w:bCs/>
          </w:rPr>
          <w:t>Beispielen an die gewünschte Aufgabe anzupassen. Dies wird als In-</w:t>
        </w:r>
        <w:proofErr w:type="spellStart"/>
        <w:r w:rsidRPr="00451847">
          <w:rPr>
            <w:bCs/>
          </w:rPr>
          <w:t>Context</w:t>
        </w:r>
        <w:proofErr w:type="spellEnd"/>
        <w:r w:rsidRPr="00451847">
          <w:rPr>
            <w:bCs/>
          </w:rPr>
          <w:t xml:space="preserve"> Learning (ICL) bezeichnet. Die Gewichtungen des Modells werden dabei nicht verändert. </w:t>
        </w:r>
        <w:r w:rsidRPr="00451847">
          <w:rPr>
            <w:bCs/>
            <w:lang w:val="en-US"/>
          </w:rPr>
          <w:t xml:space="preserve">ICL </w:t>
        </w:r>
        <w:proofErr w:type="spellStart"/>
        <w:r w:rsidRPr="00451847">
          <w:rPr>
            <w:bCs/>
            <w:lang w:val="en-US"/>
          </w:rPr>
          <w:t>kann</w:t>
        </w:r>
        <w:proofErr w:type="spellEnd"/>
        <w:r w:rsidRPr="00451847">
          <w:rPr>
            <w:bCs/>
            <w:lang w:val="en-US"/>
          </w:rPr>
          <w:t xml:space="preserve"> in Few-Shot Learning, One-Shot Learning und Zero-Shot Learning </w:t>
        </w:r>
        <w:proofErr w:type="spellStart"/>
        <w:r w:rsidRPr="00451847">
          <w:rPr>
            <w:bCs/>
            <w:lang w:val="en-US"/>
          </w:rPr>
          <w:t>unterschieden</w:t>
        </w:r>
        <w:proofErr w:type="spellEnd"/>
        <w:r w:rsidRPr="00451847">
          <w:rPr>
            <w:bCs/>
            <w:lang w:val="en-US"/>
          </w:rPr>
          <w:t xml:space="preserve"> </w:t>
        </w:r>
        <w:proofErr w:type="spellStart"/>
        <w:r w:rsidRPr="00451847">
          <w:rPr>
            <w:bCs/>
            <w:lang w:val="en-US"/>
          </w:rPr>
          <w:t>werden</w:t>
        </w:r>
        <w:proofErr w:type="spellEnd"/>
        <w:r w:rsidRPr="00451847">
          <w:rPr>
            <w:bCs/>
            <w:lang w:val="en-US"/>
          </w:rPr>
          <w:t xml:space="preserve"> </w:t>
        </w:r>
        <w:r w:rsidRPr="00451847">
          <w:rPr>
            <w:bCs/>
            <w:lang w:val="en-US"/>
          </w:rPr>
          <w:fldChar w:fldCharType="begin"/>
        </w:r>
        <w:r w:rsidRPr="00451847">
          <w:rPr>
            <w:bCs/>
            <w:lang w:val="en-US"/>
          </w:rPr>
          <w:instrText xml:space="preserve"> ADDIN ZOTERO_ITEM CSL_CITATION {"citationID":"2zJ7dxIf","properties":{"formattedCitation":"(Patil &amp; Gudivada, 2024, S. 23\\uc0\\u8211{}25)","plainCitation":"(Patil &amp; Gudivada, 2024, S. 23–25)","noteIndex":0},"citationItems":[{"id":454,"uris":["http://zotero.org/users/14644665/items/XNLC7C32"],"itemData":{"id":454,"type":"article-journal","abstract":"Natural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w:instrText>
        </w:r>
        <w:r w:rsidRPr="00462532">
          <w:rPr>
            <w:bCs/>
            <w:rPrChange w:id="925" w:author="Ben Fels" w:date="2024-12-21T18:55:00Z" w16du:dateUtc="2024-12-21T17:55:00Z">
              <w:rPr>
                <w:bCs/>
                <w:lang w:val="en-US"/>
              </w:rPr>
            </w:rPrChange>
          </w:rPr>
          <w:instrText>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w:instrText>
        </w:r>
        <w:r w:rsidRPr="00451847">
          <w:rPr>
            <w:bCs/>
          </w:rPr>
          <w:instrText xml:space="preserve">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(LLMs)","volume":"14","author":[{"family":"Patil","given":"Rajvardhan"},{"family":"Gudivada","given":"Venkat"}],"issued":{"date-parts":[["2024",3,1]]}},"locator":"23-25","label":"page"}],"schema":"https://github.com/citation-style-language/schema/raw/master/csl-citation.json"} </w:instrText>
        </w:r>
        <w:r w:rsidRPr="00451847">
          <w:rPr>
            <w:bCs/>
            <w:lang w:val="en-US"/>
          </w:rPr>
          <w:fldChar w:fldCharType="separate"/>
        </w:r>
        <w:r w:rsidRPr="00451847">
          <w:rPr>
            <w:bCs/>
          </w:rPr>
          <w:t>(</w:t>
        </w:r>
        <w:proofErr w:type="spellStart"/>
        <w:r w:rsidRPr="00451847">
          <w:rPr>
            <w:bCs/>
          </w:rPr>
          <w:t>Patil</w:t>
        </w:r>
        <w:proofErr w:type="spellEnd"/>
        <w:r w:rsidRPr="00451847">
          <w:rPr>
            <w:bCs/>
          </w:rPr>
          <w:t xml:space="preserve"> &amp; </w:t>
        </w:r>
        <w:proofErr w:type="spellStart"/>
        <w:r w:rsidRPr="00451847">
          <w:rPr>
            <w:bCs/>
          </w:rPr>
          <w:t>Gudivada</w:t>
        </w:r>
        <w:proofErr w:type="spellEnd"/>
        <w:r w:rsidRPr="00451847">
          <w:rPr>
            <w:bCs/>
          </w:rPr>
          <w:t>, 2024, S. 23–25)</w:t>
        </w:r>
        <w:r w:rsidRPr="00451847">
          <w:rPr>
            <w:bCs/>
          </w:rPr>
          <w:fldChar w:fldCharType="end"/>
        </w:r>
        <w:r w:rsidRPr="00451847">
          <w:rPr>
            <w:bCs/>
          </w:rPr>
          <w:t xml:space="preserve">. Die Unterscheidung richtet sich danach, wie viele Beispiele in der Eingabeaufforderung übergeben werden. </w:t>
        </w:r>
        <w:r w:rsidRPr="00451847">
          <w:t xml:space="preserve">Prompt Engineering baut darauf auf und beschäftigt sich mit der Gestaltung von Eingabeaufforderungen, welche genutzt werden, um die Fähigkeiten von LLMs für bestimmte Aufgaben zu nutzen </w:t>
        </w:r>
        <w:r w:rsidRPr="00451847">
          <w:fldChar w:fldCharType="begin"/>
        </w:r>
        <w:r w:rsidRPr="00451847">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451847">
          <w:fldChar w:fldCharType="separate"/>
        </w:r>
        <w:r w:rsidRPr="00451847">
          <w:rPr>
            <w:rFonts w:cs="Arial"/>
          </w:rPr>
          <w:t xml:space="preserve">(Trad &amp; </w:t>
        </w:r>
        <w:proofErr w:type="spellStart"/>
        <w:r w:rsidRPr="00451847">
          <w:rPr>
            <w:rFonts w:cs="Arial"/>
          </w:rPr>
          <w:t>Chehab</w:t>
        </w:r>
        <w:proofErr w:type="spellEnd"/>
        <w:r w:rsidRPr="00451847">
          <w:rPr>
            <w:rFonts w:cs="Arial"/>
          </w:rPr>
          <w:t>, 2024, S. 369)</w:t>
        </w:r>
        <w:r w:rsidRPr="00451847">
          <w:fldChar w:fldCharType="end"/>
        </w:r>
        <w:r w:rsidRPr="00451847">
          <w:t xml:space="preserve">. </w:t>
        </w:r>
        <w:proofErr w:type="spellStart"/>
        <w:r w:rsidRPr="00451847">
          <w:rPr>
            <w:rFonts w:cs="Arial"/>
          </w:rPr>
          <w:t>Maharjan</w:t>
        </w:r>
        <w:proofErr w:type="spellEnd"/>
        <w:r w:rsidRPr="00451847">
          <w:rPr>
            <w:rFonts w:cs="Arial"/>
          </w:rPr>
          <w:t xml:space="preserve"> et al.</w:t>
        </w:r>
        <w:r w:rsidRPr="00451847">
          <w:t xml:space="preserve"> </w:t>
        </w:r>
        <w:r w:rsidRPr="00451847">
          <w:fldChar w:fldCharType="begin"/>
        </w:r>
        <w:r w:rsidRPr="00451847">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451847">
          <w:fldChar w:fldCharType="separate"/>
        </w:r>
        <w:r w:rsidRPr="00451847">
          <w:rPr>
            <w:rFonts w:cs="Arial"/>
          </w:rPr>
          <w:t>(2024)</w:t>
        </w:r>
        <w:r w:rsidRPr="00451847">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451847">
          <w:rPr>
            <w:rFonts w:cs="Arial"/>
          </w:rPr>
          <w:t xml:space="preserve">Trad und </w:t>
        </w:r>
        <w:proofErr w:type="spellStart"/>
        <w:r w:rsidRPr="00451847">
          <w:rPr>
            <w:rFonts w:cs="Arial"/>
          </w:rPr>
          <w:t>Chehab</w:t>
        </w:r>
        <w:proofErr w:type="spellEnd"/>
        <w:r w:rsidRPr="00451847">
          <w:rPr>
            <w:rFonts w:cs="Arial"/>
          </w:rPr>
          <w:t xml:space="preserve"> </w:t>
        </w:r>
        <w:r w:rsidRPr="00451847">
          <w:rPr>
            <w:rFonts w:cs="Arial"/>
          </w:rPr>
          <w:fldChar w:fldCharType="begin"/>
        </w:r>
        <w:r w:rsidRPr="00451847">
          <w:rPr>
            <w:rFonts w:cs="Arial"/>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451847">
          <w:rPr>
            <w:rFonts w:cs="Arial"/>
          </w:rPr>
          <w:fldChar w:fldCharType="separate"/>
        </w:r>
        <w:r w:rsidRPr="00451847">
          <w:rPr>
            <w:rFonts w:cs="Arial"/>
          </w:rPr>
          <w:t>(2024)</w:t>
        </w:r>
        <w:r w:rsidRPr="00451847">
          <w:rPr>
            <w:rFonts w:cs="Arial"/>
          </w:rPr>
          <w:fldChar w:fldCharType="end"/>
        </w:r>
        <w:r w:rsidRPr="00451847">
          <w:rPr>
            <w:rFonts w:cs="Arial"/>
          </w:rPr>
          <w:t xml:space="preserve"> oder </w:t>
        </w:r>
        <w:r w:rsidRPr="00451847">
          <w:rPr>
            <w:rFonts w:cs="Arial"/>
          </w:rPr>
          <w:fldChar w:fldCharType="begin"/>
        </w:r>
        <w:r w:rsidRPr="00451847">
          <w:rPr>
            <w:rFonts w:cs="Arial"/>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451847">
          <w:rPr>
            <w:rFonts w:cs="Arial"/>
          </w:rPr>
          <w:fldChar w:fldCharType="separate"/>
        </w:r>
        <w:r w:rsidRPr="00451847">
          <w:rPr>
            <w:rFonts w:cs="Arial"/>
          </w:rPr>
          <w:t>(</w:t>
        </w:r>
        <w:proofErr w:type="spellStart"/>
        <w:r w:rsidRPr="00451847">
          <w:rPr>
            <w:rFonts w:cs="Arial"/>
          </w:rPr>
          <w:t>Yeginbergen</w:t>
        </w:r>
        <w:proofErr w:type="spellEnd"/>
        <w:r w:rsidRPr="00451847">
          <w:rPr>
            <w:rFonts w:cs="Arial"/>
          </w:rPr>
          <w:t xml:space="preserve"> et al., 2024)</w:t>
        </w:r>
        <w:r w:rsidRPr="00451847">
          <w:rPr>
            <w:rFonts w:cs="Arial"/>
          </w:rPr>
          <w:fldChar w:fldCharType="end"/>
        </w:r>
        <w:r w:rsidRPr="00451847">
          <w:rPr>
            <w:rFonts w:cs="Arial"/>
          </w:rPr>
          <w:t>, welche zu dem Ergebnis kommen, dass Prompt Engineering eine schlechtere Leistung hervorbringt als Fine-Tuning. 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ins>
    </w:p>
    <w:p w14:paraId="197734D0" w14:textId="77777777" w:rsidR="00462532" w:rsidRDefault="00462532" w:rsidP="004328D8">
      <w:pPr>
        <w:rPr>
          <w:ins w:id="926" w:author="Ben Fels" w:date="2024-12-21T18:55:00Z" w16du:dateUtc="2024-12-21T17:55:00Z"/>
          <w:sz w:val="22"/>
          <w:szCs w:val="20"/>
        </w:rPr>
      </w:pPr>
    </w:p>
    <w:p w14:paraId="049259CB" w14:textId="77777777" w:rsidR="00462532" w:rsidRDefault="00462532" w:rsidP="004328D8">
      <w:pPr>
        <w:rPr>
          <w:ins w:id="927" w:author="Ben Fels" w:date="2024-12-21T18:55:00Z" w16du:dateUtc="2024-12-21T17:55:00Z"/>
          <w:sz w:val="22"/>
          <w:szCs w:val="20"/>
        </w:rPr>
      </w:pPr>
    </w:p>
    <w:p w14:paraId="59DEF78E" w14:textId="77777777" w:rsidR="00462532" w:rsidRDefault="00462532" w:rsidP="004328D8">
      <w:pPr>
        <w:rPr>
          <w:ins w:id="928" w:author="Ben Fels" w:date="2024-12-21T18:55:00Z" w16du:dateUtc="2024-12-21T17:55:00Z"/>
          <w:sz w:val="22"/>
          <w:szCs w:val="20"/>
        </w:rPr>
      </w:pPr>
    </w:p>
    <w:p w14:paraId="7F06164D" w14:textId="6B11B002" w:rsidR="00462532" w:rsidRPr="007D716E" w:rsidDel="00462532" w:rsidRDefault="00462532" w:rsidP="004328D8">
      <w:pPr>
        <w:rPr>
          <w:del w:id="929" w:author="Ben Fels" w:date="2024-12-21T18:55:00Z" w16du:dateUtc="2024-12-21T17:55:00Z"/>
          <w:moveTo w:id="930" w:author="Ben Fels" w:date="2024-12-21T12:01:00Z" w16du:dateUtc="2024-12-21T11:01:00Z"/>
          <w:sz w:val="22"/>
          <w:szCs w:val="20"/>
        </w:rPr>
      </w:pPr>
    </w:p>
    <w:p w14:paraId="21B49B6F" w14:textId="209A3597" w:rsidR="004328D8" w:rsidRPr="0098098B" w:rsidDel="00462532" w:rsidRDefault="004328D8" w:rsidP="004328D8">
      <w:pPr>
        <w:rPr>
          <w:del w:id="931" w:author="Ben Fels" w:date="2024-12-21T18:55:00Z" w16du:dateUtc="2024-12-21T17:55:00Z"/>
          <w:moveTo w:id="932" w:author="Ben Fels" w:date="2024-12-21T12:01:00Z" w16du:dateUtc="2024-12-21T11:01:00Z"/>
        </w:rPr>
      </w:pPr>
    </w:p>
    <w:p w14:paraId="28BBB68F" w14:textId="62E2496A" w:rsidR="004328D8" w:rsidRDefault="004328D8" w:rsidP="004328D8">
      <w:pPr>
        <w:rPr>
          <w:moveTo w:id="933" w:author="Ben Fels" w:date="2024-12-21T12:01:00Z" w16du:dateUtc="2024-12-21T11:01:00Z"/>
        </w:rPr>
      </w:pPr>
      <w:moveTo w:id="934" w:author="Ben Fels" w:date="2024-12-21T12:01:00Z" w16du:dateUtc="2024-12-21T11:01:00Z">
        <w:del w:id="935"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936" w:author="Ben Fels" w:date="2024-12-21T12:58:00Z" w16du:dateUtc="2024-12-21T11:58:00Z"/>
          <w:moveTo w:id="937" w:author="Ben Fels" w:date="2024-12-21T12:01:00Z" w16du:dateUtc="2024-12-21T11:01:00Z"/>
        </w:rPr>
      </w:pPr>
      <w:moveTo w:id="938" w:author="Ben Fels" w:date="2024-12-21T12:01:00Z" w16du:dateUtc="2024-12-21T11:01:00Z">
        <w:del w:id="939"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940" w:author="Ben Fels" w:date="2024-12-21T12:56:00Z" w16du:dateUtc="2024-12-21T11:56:00Z"/>
        </w:rPr>
      </w:pPr>
      <w:moveTo w:id="941"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w:t>
        </w:r>
        <w:proofErr w:type="spellStart"/>
        <w:r w:rsidRPr="00EB396C">
          <w:rPr>
            <w:rFonts w:cs="Arial"/>
            <w:highlight w:val="magenta"/>
          </w:rPr>
          <w:t>Peldszus</w:t>
        </w:r>
        <w:proofErr w:type="spellEnd"/>
        <w:r w:rsidRPr="00EB396C">
          <w:rPr>
            <w:rFonts w:cs="Arial"/>
            <w:highlight w:val="magenta"/>
          </w:rPr>
          <w:t xml:space="preserve"> &amp; Stede, 2013, S. 27)</w:t>
        </w:r>
        <w:r w:rsidRPr="00EB396C">
          <w:rPr>
            <w:highlight w:val="magenta"/>
          </w:rPr>
          <w:fldChar w:fldCharType="end"/>
        </w:r>
      </w:moveTo>
    </w:p>
    <w:p w14:paraId="2C7E501D" w14:textId="77777777" w:rsidR="004A42B8" w:rsidRDefault="004A42B8" w:rsidP="004A42B8">
      <w:pPr>
        <w:rPr>
          <w:ins w:id="942" w:author="Ben Fels" w:date="2024-12-21T12:56:00Z" w16du:dateUtc="2024-12-21T11:56:00Z"/>
        </w:rPr>
      </w:pPr>
      <w:ins w:id="943"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944" w:author="Ben Fels" w:date="2024-12-21T12:01:00Z" w16du:dateUtc="2024-12-21T11:01:00Z"/>
        </w:rPr>
      </w:pPr>
    </w:p>
    <w:p w14:paraId="3934DBA9" w14:textId="520BAE6E" w:rsidR="004328D8" w:rsidDel="004C181B" w:rsidRDefault="004328D8" w:rsidP="004328D8">
      <w:pPr>
        <w:rPr>
          <w:del w:id="945" w:author="Ben Fels" w:date="2024-12-21T18:56:00Z" w16du:dateUtc="2024-12-21T17:56:00Z"/>
          <w:moveTo w:id="946" w:author="Ben Fels" w:date="2024-12-21T12:01:00Z" w16du:dateUtc="2024-12-21T11:01:00Z"/>
        </w:rPr>
      </w:pPr>
      <w:moveTo w:id="947" w:author="Ben Fels" w:date="2024-12-21T12:01:00Z" w16du:dateUtc="2024-12-21T11:01:00Z">
        <w:del w:id="948"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949"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950" w:author="Ben Fels" w:date="2024-12-21T18:56:00Z" w16du:dateUtc="2024-12-21T17:56:00Z"/>
          <w:moveTo w:id="951" w:author="Ben Fels" w:date="2024-12-21T12:01:00Z" w16du:dateUtc="2024-12-21T11:01:00Z"/>
        </w:rPr>
      </w:pPr>
      <w:moveTo w:id="952" w:author="Ben Fels" w:date="2024-12-21T12:01:00Z" w16du:dateUtc="2024-12-21T11:01:00Z">
        <w:del w:id="953" w:author="Ben Fels" w:date="2024-12-21T12:59:00Z" w16du:dateUtc="2024-12-21T11:59:00Z">
          <w:r w:rsidDel="004E4527">
            <w:delText xml:space="preserve">Aufgrund des zeitlich Begrenzten Rahmens der Untersuchung, wurde ein bereits annotierter Datensatz herangezogen. </w:delText>
          </w:r>
        </w:del>
        <w:del w:id="954"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55" w:author="Ben Fels" w:date="2024-12-21T12:01:00Z" w16du:dateUtc="2024-12-21T11:01:00Z"/>
          <w:i/>
          <w:u w:val="single"/>
        </w:rPr>
      </w:pPr>
      <w:moveTo w:id="956"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57" w:author="Ben Fels" w:date="2024-12-21T12:01:00Z" w16du:dateUtc="2024-12-21T11:01:00Z"/>
        </w:rPr>
      </w:pPr>
      <w:moveTo w:id="958"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proofErr w:type="spellStart"/>
        <w:r w:rsidRPr="00A81DAE">
          <w:rPr>
            <w:rFonts w:cs="Arial"/>
            <w:highlight w:val="magenta"/>
          </w:rPr>
          <w:t>Peldszus</w:t>
        </w:r>
        <w:proofErr w:type="spellEnd"/>
        <w:r w:rsidRPr="00A81DAE">
          <w:rPr>
            <w:rFonts w:cs="Arial"/>
            <w:highlight w:val="magenta"/>
          </w:rPr>
          <w:t xml:space="preserve">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59" w:author="Ben Fels" w:date="2024-12-21T12:01:00Z" w16du:dateUtc="2024-12-21T11:01:00Z"/>
        </w:rPr>
      </w:pPr>
      <w:proofErr w:type="spellStart"/>
      <w:moveTo w:id="960" w:author="Ben Fels" w:date="2024-12-21T12:01:00Z" w16du:dateUtc="2024-12-21T11:01:00Z">
        <w:r w:rsidRPr="009309B1">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61" w:author="Ben Fels" w:date="2024-12-21T12:01:00Z" w16du:dateUtc="2024-12-21T11:01:00Z"/>
        </w:rPr>
      </w:pPr>
      <w:proofErr w:type="spellStart"/>
      <w:moveTo w:id="962"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63" w:author="Ben Fels" w:date="2024-12-21T12:01:00Z" w16du:dateUtc="2024-12-21T11:01:00Z"/>
        </w:rPr>
      </w:pPr>
      <w:proofErr w:type="spellStart"/>
      <w:moveTo w:id="964"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65" w:author="Ben Fels" w:date="2024-12-21T12:01:00Z" w16du:dateUtc="2024-12-21T11:01:00Z"/>
        </w:rPr>
      </w:pPr>
      <w:proofErr w:type="spellStart"/>
      <w:moveTo w:id="966" w:author="Ben Fels" w:date="2024-12-21T12:01:00Z" w16du:dateUtc="2024-12-21T11:01:00Z">
        <w:r w:rsidRPr="00E001C8">
          <w:t>Conclusion</w:t>
        </w:r>
        <w:proofErr w:type="spellEnd"/>
        <w:r>
          <w:t xml:space="preserve"> – Schlussfolgerung </w:t>
        </w:r>
      </w:moveTo>
    </w:p>
    <w:moveToRangeEnd w:id="621"/>
    <w:p w14:paraId="457DDD12" w14:textId="77777777" w:rsidR="004328D8" w:rsidRDefault="004328D8" w:rsidP="004328D8">
      <w:pPr>
        <w:rPr>
          <w:ins w:id="967" w:author="Ben Fels" w:date="2024-12-21T12:02:00Z" w16du:dateUtc="2024-12-21T11:02:00Z"/>
        </w:rPr>
      </w:pPr>
    </w:p>
    <w:p w14:paraId="0896E69E" w14:textId="77777777" w:rsidR="004328D8" w:rsidRPr="0088488E" w:rsidRDefault="004328D8">
      <w:pPr>
        <w:pStyle w:val="berschrift3"/>
        <w:rPr>
          <w:ins w:id="968" w:author="Ben Fels" w:date="2024-12-21T12:02:00Z" w16du:dateUtc="2024-12-21T11:02:00Z"/>
        </w:rPr>
        <w:pPrChange w:id="969" w:author="Ben Fels" w:date="2024-12-21T12:02:00Z" w16du:dateUtc="2024-12-21T11:02:00Z">
          <w:pPr>
            <w:pStyle w:val="berschrift2"/>
          </w:pPr>
        </w:pPrChange>
      </w:pPr>
      <w:bookmarkStart w:id="970" w:name="_Toc185697455"/>
      <w:ins w:id="971" w:author="Ben Fels" w:date="2024-12-21T12:02:00Z" w16du:dateUtc="2024-12-21T11:02:00Z">
        <w:r w:rsidRPr="0088488E">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970"/>
      </w:ins>
    </w:p>
    <w:p w14:paraId="2019DE2B" w14:textId="77777777" w:rsidR="004328D8" w:rsidRDefault="004328D8" w:rsidP="004328D8">
      <w:pPr>
        <w:rPr>
          <w:ins w:id="972" w:author="Ben Fels" w:date="2024-12-21T12:02:00Z" w16du:dateUtc="2024-12-21T11:02:00Z"/>
        </w:rPr>
      </w:pPr>
      <w:ins w:id="973" w:author="Ben Fels" w:date="2024-12-21T12:02:00Z" w16du:dateUtc="2024-12-21T11:02:00Z">
        <w:r w:rsidRPr="006715D2">
          <w:t>Darstellung der Argumente in einer Strukturierten Form</w:t>
        </w:r>
        <w:r>
          <w:t xml:space="preserve">. </w:t>
        </w:r>
        <w:proofErr w:type="gramStart"/>
        <w:r>
          <w:t>Kann</w:t>
        </w:r>
        <w:proofErr w:type="gramEnd"/>
        <w:r>
          <w:t xml:space="preserve"> erst erfolgen, nachdem die Komponenten einer Argumentation extrahiert wurden.</w:t>
        </w:r>
      </w:ins>
    </w:p>
    <w:p w14:paraId="1B6CD5E4" w14:textId="77777777" w:rsidR="004328D8" w:rsidRDefault="004328D8" w:rsidP="004328D8">
      <w:pPr>
        <w:rPr>
          <w:ins w:id="974" w:author="Ben Fels" w:date="2024-12-21T12:02:00Z" w16du:dateUtc="2024-12-21T11:02:00Z"/>
        </w:rPr>
      </w:pPr>
      <w:ins w:id="975"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w:t>
        </w:r>
        <w:proofErr w:type="spellStart"/>
        <w:r w:rsidRPr="00E10D08">
          <w:rPr>
            <w:rFonts w:cs="Arial"/>
            <w:highlight w:val="magenta"/>
          </w:rPr>
          <w:t>Peldszus</w:t>
        </w:r>
        <w:proofErr w:type="spellEnd"/>
        <w:r w:rsidRPr="00E10D08">
          <w:rPr>
            <w:rFonts w:cs="Arial"/>
            <w:highlight w:val="magenta"/>
          </w:rPr>
          <w:t xml:space="preserve"> &amp; Stede, 2013, S. 6)</w:t>
        </w:r>
        <w:r w:rsidRPr="00E10D08">
          <w:rPr>
            <w:highlight w:val="magenta"/>
          </w:rPr>
          <w:fldChar w:fldCharType="end"/>
        </w:r>
        <w:r>
          <w:t xml:space="preserve"> können Argumente in einem Argument-Graphen abgebildet werden, mit dem Prämissen und Schlossfolgerungen als Knoten und der Beziehung zwischen Ihnen als Pfeil. Die einfachste Konstellation eines </w:t>
        </w:r>
        <w:r>
          <w:lastRenderedPageBreak/>
          <w:t xml:space="preserve">Arguments wäre demnach eine Schlussfolgerung, welche von einer Prämisse unterstützt wird. </w:t>
        </w:r>
      </w:ins>
    </w:p>
    <w:p w14:paraId="39563D22" w14:textId="77777777" w:rsidR="004328D8" w:rsidRPr="00920C6A" w:rsidRDefault="004328D8" w:rsidP="004328D8">
      <w:pPr>
        <w:pStyle w:val="Listenabsatz"/>
        <w:numPr>
          <w:ilvl w:val="0"/>
          <w:numId w:val="30"/>
        </w:numPr>
        <w:rPr>
          <w:ins w:id="976" w:author="Ben Fels" w:date="2024-12-21T12:02:00Z" w16du:dateUtc="2024-12-21T11:02:00Z"/>
          <w:highlight w:val="cyan"/>
          <w:lang w:val="en-US"/>
        </w:rPr>
      </w:pPr>
      <w:ins w:id="977" w:author="Ben Fels" w:date="2024-12-21T12:02:00Z" w16du:dateUtc="2024-12-21T11:02:00Z">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ins>
    </w:p>
    <w:p w14:paraId="3C7408C2" w14:textId="77777777" w:rsidR="004328D8" w:rsidRPr="00920C6A" w:rsidRDefault="004328D8" w:rsidP="004328D8">
      <w:pPr>
        <w:pStyle w:val="Listenabsatz"/>
        <w:numPr>
          <w:ilvl w:val="0"/>
          <w:numId w:val="30"/>
        </w:numPr>
        <w:rPr>
          <w:ins w:id="978" w:author="Ben Fels" w:date="2024-12-21T12:02:00Z" w16du:dateUtc="2024-12-21T11:02:00Z"/>
          <w:highlight w:val="cyan"/>
          <w:lang w:val="en-US"/>
        </w:rPr>
      </w:pPr>
      <w:ins w:id="979" w:author="Ben Fels" w:date="2024-12-21T12:02:00Z" w16du:dateUtc="2024-12-21T11:02:00Z">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w:t>
        </w:r>
        <w:proofErr w:type="gramStart"/>
        <w:r w:rsidRPr="00920C6A">
          <w:rPr>
            <w:highlight w:val="cyan"/>
            <w:lang w:val="en-US"/>
          </w:rPr>
          <w:t>).Argument</w:t>
        </w:r>
        <w:proofErr w:type="gramEnd"/>
        <w:r w:rsidRPr="00920C6A">
          <w:rPr>
            <w:highlight w:val="cyan"/>
            <w:lang w:val="en-US"/>
          </w:rPr>
          <w:t xml:space="preserve"> diagramming in logic, law and artificial intelligence. The Knowledge Engineering Review, 22(1), 87–109. doi:10.1017/S0269888907001051.</w:t>
        </w:r>
      </w:ins>
    </w:p>
    <w:p w14:paraId="2AF99F18" w14:textId="77777777" w:rsidR="004328D8" w:rsidRDefault="004328D8" w:rsidP="00025B9B">
      <w:pPr>
        <w:rPr>
          <w:ins w:id="980" w:author="Ben Fels" w:date="2024-12-21T12:02:00Z" w16du:dateUtc="2024-12-21T11:02:00Z"/>
        </w:rPr>
      </w:pPr>
    </w:p>
    <w:p w14:paraId="040425C2" w14:textId="77777777" w:rsidR="004328D8" w:rsidRDefault="004328D8" w:rsidP="00025B9B">
      <w:pPr>
        <w:rPr>
          <w:ins w:id="981" w:author="Ben Fels" w:date="2024-12-21T12:02:00Z" w16du:dateUtc="2024-12-21T11:02:00Z"/>
        </w:rPr>
      </w:pPr>
    </w:p>
    <w:p w14:paraId="0C40EB85" w14:textId="77777777" w:rsidR="004328D8" w:rsidRPr="00025B9B" w:rsidRDefault="004328D8">
      <w:pPr>
        <w:rPr>
          <w:rPrChange w:id="982" w:author="Ben Fels" w:date="2024-12-21T11:53:00Z" w16du:dateUtc="2024-12-21T10:53:00Z">
            <w:rPr>
              <w:lang w:val="en-US"/>
            </w:rPr>
          </w:rPrChange>
        </w:rPr>
        <w:pPrChange w:id="983" w:author="Ben Fels" w:date="2024-12-21T11:53:00Z" w16du:dateUtc="2024-12-21T10:53:00Z">
          <w:pPr>
            <w:jc w:val="both"/>
          </w:pPr>
        </w:pPrChange>
      </w:pPr>
    </w:p>
    <w:p w14:paraId="1742C3BA" w14:textId="06968370" w:rsidR="00AC5562" w:rsidRPr="0067136C" w:rsidRDefault="00875D6A">
      <w:pPr>
        <w:pStyle w:val="berschrift3"/>
        <w:rPr>
          <w:ins w:id="984" w:author="Ben Fels" w:date="2024-12-21T09:11:00Z" w16du:dateUtc="2024-12-21T08:11:00Z"/>
          <w:lang w:val="en-US"/>
        </w:rPr>
        <w:pPrChange w:id="985" w:author="Ben Fels" w:date="2024-12-21T11:55:00Z" w16du:dateUtc="2024-12-21T10:55:00Z">
          <w:pPr>
            <w:jc w:val="both"/>
          </w:pPr>
        </w:pPrChange>
      </w:pPr>
      <w:bookmarkStart w:id="986" w:name="_Toc185697456"/>
      <w:proofErr w:type="spellStart"/>
      <w:ins w:id="987"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986"/>
      <w:proofErr w:type="spellEnd"/>
    </w:p>
    <w:p w14:paraId="2C2CCB27" w14:textId="77777777" w:rsidR="00875D6A" w:rsidRPr="00804DEE" w:rsidRDefault="00875D6A" w:rsidP="00875D6A">
      <w:pPr>
        <w:rPr>
          <w:ins w:id="988" w:author="Ben Fels" w:date="2024-12-21T09:11:00Z" w16du:dateUtc="2024-12-21T08:11:00Z"/>
          <w:i/>
        </w:rPr>
      </w:pPr>
      <w:ins w:id="989"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8252B1">
          <w:rPr>
            <w:i/>
            <w:highlight w:val="cyan"/>
          </w:rPr>
          <w:t>Cohen's</w:t>
        </w:r>
        <w:proofErr w:type="spellEnd"/>
        <w:proofErr w:type="gram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2F4B5A">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8252B1">
          <w:rPr>
            <w:highlight w:val="cyan"/>
          </w:rPr>
          <w:t>Inter-</w:t>
        </w:r>
        <w:proofErr w:type="spellStart"/>
        <w:r w:rsidRPr="008252B1">
          <w:rPr>
            <w:highlight w:val="cyan"/>
          </w:rPr>
          <w:t>annotator</w:t>
        </w:r>
        <w:proofErr w:type="spellEnd"/>
        <w:r w:rsidRPr="008252B1">
          <w:rPr>
            <w:highlight w:val="cyan"/>
          </w:rPr>
          <w:t xml:space="preserve"> Agreement, </w:t>
        </w:r>
        <w:proofErr w:type="spellStart"/>
        <w:r w:rsidRPr="008252B1">
          <w:rPr>
            <w:highlight w:val="cyan"/>
          </w:rPr>
          <w:t>pages</w:t>
        </w:r>
        <w:proofErr w:type="spellEnd"/>
        <w:r w:rsidRPr="008252B1">
          <w:rPr>
            <w:highlight w:val="cyan"/>
          </w:rPr>
          <w:t xml:space="preserve"> 297–313. Springer </w:t>
        </w:r>
        <w:proofErr w:type="spellStart"/>
        <w:r w:rsidRPr="008252B1">
          <w:rPr>
            <w:highlight w:val="cyan"/>
          </w:rPr>
          <w:t>Netherlands</w:t>
        </w:r>
        <w:proofErr w:type="spellEnd"/>
        <w:r w:rsidRPr="008252B1">
          <w:rPr>
            <w:highlight w:val="cyan"/>
          </w:rPr>
          <w:t>, Dordrecht, 2017.</w:t>
        </w:r>
      </w:ins>
    </w:p>
    <w:p w14:paraId="4D7A5C07" w14:textId="77777777" w:rsidR="00875D6A" w:rsidRDefault="00875D6A" w:rsidP="00875D6A">
      <w:pPr>
        <w:rPr>
          <w:ins w:id="990" w:author="Ben Fels" w:date="2024-12-21T09:11:00Z" w16du:dateUtc="2024-12-21T08:11:00Z"/>
        </w:rPr>
      </w:pPr>
      <w:ins w:id="991"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t>.</w:t>
        </w:r>
      </w:ins>
    </w:p>
    <w:p w14:paraId="6A295B1C" w14:textId="77777777" w:rsidR="00875D6A" w:rsidRPr="003143FC" w:rsidRDefault="00875D6A" w:rsidP="00875D6A">
      <w:pPr>
        <w:rPr>
          <w:ins w:id="992" w:author="Ben Fels" w:date="2024-12-21T09:11:00Z" w16du:dateUtc="2024-12-21T08:11:00Z"/>
        </w:rPr>
      </w:pPr>
      <w:ins w:id="993" w:author="Ben Fels" w:date="2024-12-21T09:11:00Z" w16du:dateUtc="2024-12-21T08:11: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w:t>
        </w:r>
        <w:r w:rsidRPr="00D1402E">
          <w:rPr>
            <w:i/>
          </w:rPr>
          <w:lastRenderedPageBreak/>
          <w:t>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t>.</w:t>
        </w:r>
      </w:ins>
    </w:p>
    <w:p w14:paraId="4F992C2B" w14:textId="77777777" w:rsidR="00875D6A" w:rsidRDefault="00875D6A" w:rsidP="00875D6A">
      <w:pPr>
        <w:rPr>
          <w:ins w:id="994" w:author="Ben Fels" w:date="2024-12-21T09:22:00Z" w16du:dateUtc="2024-12-21T08:22:00Z"/>
          <w:i/>
        </w:rPr>
      </w:pPr>
      <w:ins w:id="995"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96" w:author="Ben Fels" w:date="2024-12-21T09:22:00Z" w16du:dateUtc="2024-12-21T08:22:00Z"/>
        </w:rPr>
      </w:pPr>
      <w:ins w:id="997" w:author="Ben Fels" w:date="2024-12-21T09:22:00Z" w16du:dateUtc="2024-12-21T08:22: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0133BA">
      <w:pPr>
        <w:rPr>
          <w:ins w:id="998" w:author="Ben Fels" w:date="2024-12-21T09:23:00Z" w16du:dateUtc="2024-12-21T08:23:00Z"/>
        </w:rPr>
      </w:pPr>
      <w:ins w:id="999"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1000" w:author="Ben Fels" w:date="2024-12-21T11:56:00Z" w16du:dateUtc="2024-12-21T10:56:00Z"/>
        </w:rPr>
      </w:pPr>
    </w:p>
    <w:p w14:paraId="7BCD7F8F" w14:textId="77777777" w:rsidR="002C461A" w:rsidRPr="00C34F32" w:rsidRDefault="002C461A" w:rsidP="002C461A">
      <w:pPr>
        <w:rPr>
          <w:ins w:id="1001" w:author="Ben Fels" w:date="2024-12-21T11:56:00Z" w16du:dateUtc="2024-12-21T10:56:00Z"/>
        </w:rPr>
      </w:pPr>
      <w:ins w:id="1002"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 xml:space="preserve">(Cabrio &amp; </w:t>
        </w:r>
        <w:proofErr w:type="spellStart"/>
        <w:r w:rsidRPr="00C34F32">
          <w:rPr>
            <w:rFonts w:cs="Arial"/>
            <w:highlight w:val="magenta"/>
          </w:rPr>
          <w:t>Villata</w:t>
        </w:r>
        <w:proofErr w:type="spellEnd"/>
        <w:r w:rsidRPr="00C34F32">
          <w:rPr>
            <w:rFonts w:cs="Arial"/>
            <w:highlight w:val="magenta"/>
          </w:rPr>
          <w:t>,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 xml:space="preserve">(Cabrio &amp; </w:t>
        </w:r>
        <w:proofErr w:type="spellStart"/>
        <w:r w:rsidRPr="00EE59EE">
          <w:rPr>
            <w:rFonts w:cs="Arial"/>
            <w:highlight w:val="magenta"/>
          </w:rPr>
          <w:t>Villata</w:t>
        </w:r>
        <w:proofErr w:type="spellEnd"/>
        <w:r w:rsidRPr="00EE59EE">
          <w:rPr>
            <w:rFonts w:cs="Arial"/>
            <w:highlight w:val="magenta"/>
          </w:rPr>
          <w:t>, 2018, S. 5431)</w:t>
        </w:r>
        <w:r w:rsidRPr="00E0462A">
          <w:rPr>
            <w:highlight w:val="magenta"/>
          </w:rPr>
          <w:fldChar w:fldCharType="end"/>
        </w:r>
      </w:ins>
    </w:p>
    <w:p w14:paraId="2ABF4E4B" w14:textId="77777777" w:rsidR="00F41933" w:rsidRPr="002C461A" w:rsidRDefault="00F41933" w:rsidP="00F41933">
      <w:pPr>
        <w:rPr>
          <w:ins w:id="1003" w:author="Ben Fels" w:date="2024-12-21T09:22:00Z" w16du:dateUtc="2024-12-21T08:22:00Z"/>
        </w:rPr>
      </w:pPr>
    </w:p>
    <w:p w14:paraId="719F866C" w14:textId="60E39057" w:rsidR="00F41933" w:rsidRPr="00CF00D2" w:rsidRDefault="00F41933">
      <w:pPr>
        <w:pStyle w:val="berschrift3"/>
        <w:rPr>
          <w:ins w:id="1004" w:author="Ben Fels" w:date="2024-12-21T09:22:00Z" w16du:dateUtc="2024-12-21T08:22:00Z"/>
          <w:lang w:val="en-US"/>
          <w:rPrChange w:id="1005" w:author="Ben Fels" w:date="2024-12-21T09:58:00Z" w16du:dateUtc="2024-12-21T08:58:00Z">
            <w:rPr>
              <w:ins w:id="1006" w:author="Ben Fels" w:date="2024-12-21T09:22:00Z" w16du:dateUtc="2024-12-21T08:22:00Z"/>
            </w:rPr>
          </w:rPrChange>
        </w:rPr>
        <w:pPrChange w:id="1007" w:author="Ben Fels" w:date="2024-12-21T11:55:00Z" w16du:dateUtc="2024-12-21T10:55:00Z">
          <w:pPr/>
        </w:pPrChange>
      </w:pPr>
      <w:bookmarkStart w:id="1008" w:name="_Toc185697457"/>
      <w:ins w:id="1009" w:author="Ben Fels" w:date="2024-12-21T09:22:00Z" w16du:dateUtc="2024-12-21T08:22:00Z">
        <w:r w:rsidRPr="00CF00D2">
          <w:rPr>
            <w:lang w:val="en-US"/>
            <w:rPrChange w:id="1010" w:author="Ben Fels" w:date="2024-12-21T09:58:00Z" w16du:dateUtc="2024-12-21T08:58:00Z">
              <w:rPr/>
            </w:rPrChange>
          </w:rPr>
          <w:t>Large Language Models</w:t>
        </w:r>
        <w:bookmarkEnd w:id="1008"/>
      </w:ins>
    </w:p>
    <w:p w14:paraId="50AB9D7C" w14:textId="72CA3258" w:rsidR="00F41933" w:rsidRDefault="005A0685" w:rsidP="00875D6A">
      <w:pPr>
        <w:rPr>
          <w:ins w:id="1011" w:author="Ben Fels" w:date="2024-12-21T11:55:00Z" w16du:dateUtc="2024-12-21T10:55:00Z"/>
          <w:lang w:val="en-US"/>
        </w:rPr>
      </w:pPr>
      <w:proofErr w:type="spellStart"/>
      <w:ins w:id="1012" w:author="Ben Fels" w:date="2024-12-21T09:57:00Z" w16du:dateUtc="2024-12-21T08:57:00Z">
        <w:r>
          <w:rPr>
            <w:lang w:val="en-US"/>
          </w:rPr>
          <w:t>Abgrenzung</w:t>
        </w:r>
        <w:proofErr w:type="spellEnd"/>
        <w:r>
          <w:rPr>
            <w:lang w:val="en-US"/>
          </w:rPr>
          <w:t xml:space="preserve"> </w:t>
        </w:r>
        <w:r w:rsidRPr="005A0685">
          <w:rPr>
            <w:lang w:val="en-US"/>
            <w:rPrChange w:id="1013" w:author="Ben Fels" w:date="2024-12-21T09:57:00Z" w16du:dateUtc="2024-12-21T08:57:00Z">
              <w:rPr/>
            </w:rPrChange>
          </w:rPr>
          <w:t>Prompt Engineering, Fine-Tuning und RAG</w:t>
        </w:r>
      </w:ins>
    </w:p>
    <w:p w14:paraId="37F05022" w14:textId="77777777" w:rsidR="0067136C" w:rsidRDefault="0067136C" w:rsidP="0067136C">
      <w:pPr>
        <w:rPr>
          <w:moveTo w:id="1014" w:author="Ben Fels" w:date="2024-12-21T11:55:00Z" w16du:dateUtc="2024-12-21T10:55:00Z"/>
        </w:rPr>
      </w:pPr>
      <w:moveToRangeStart w:id="1015" w:author="Ben Fels" w:date="2024-12-21T11:55:00Z" w:name="move185674546"/>
      <w:moveTo w:id="1016"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w:t>
        </w:r>
        <w:r>
          <w:lastRenderedPageBreak/>
          <w:t xml:space="preserve">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moveTo>
    </w:p>
    <w:p w14:paraId="193F0A49" w14:textId="77777777" w:rsidR="0067136C" w:rsidRDefault="0067136C" w:rsidP="0067136C">
      <w:pPr>
        <w:rPr>
          <w:ins w:id="1017" w:author="Ben Fels" w:date="2024-12-21T13:09:00Z" w16du:dateUtc="2024-12-21T12:09:00Z"/>
        </w:rPr>
      </w:pPr>
      <w:moveTo w:id="1018" w:author="Ben Fels" w:date="2024-12-21T11:55:00Z" w16du:dateUtc="2024-12-21T10:55:00Z">
        <w:r>
          <w:t>Transformer sind eine Art einer Architektur von Neuronalen Netzen. LLMs als fortschrittliche KI-Modelle</w:t>
        </w:r>
      </w:moveTo>
    </w:p>
    <w:p w14:paraId="2EBA703E" w14:textId="77777777" w:rsidR="00E26042" w:rsidRDefault="00E26042" w:rsidP="00E26042">
      <w:pPr>
        <w:rPr>
          <w:ins w:id="1019" w:author="Ben Fels" w:date="2024-12-21T13:09:00Z" w16du:dateUtc="2024-12-21T12:09:00Z"/>
        </w:rPr>
      </w:pPr>
      <w:ins w:id="1020"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proofErr w:type="gramStart"/>
        <w:r>
          <w:t>Das trainieren</w:t>
        </w:r>
        <w:proofErr w:type="gramEnd"/>
        <w:r>
          <w:t xml:space="preserve">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t>
        </w:r>
      </w:ins>
    </w:p>
    <w:p w14:paraId="56A6F281" w14:textId="77777777" w:rsidR="00E26042" w:rsidRDefault="00E26042">
      <w:pPr>
        <w:jc w:val="both"/>
        <w:rPr>
          <w:moveTo w:id="1021" w:author="Ben Fels" w:date="2024-12-21T11:55:00Z" w16du:dateUtc="2024-12-21T10:55:00Z"/>
        </w:rPr>
        <w:pPrChange w:id="1022" w:author="Ben Fels" w:date="2024-12-21T13:09:00Z" w16du:dateUtc="2024-12-21T12:09:00Z">
          <w:pPr/>
        </w:pPrChange>
      </w:pPr>
    </w:p>
    <w:p w14:paraId="7FF9776F" w14:textId="77777777" w:rsidR="00F40A0C" w:rsidRDefault="00F40A0C" w:rsidP="00F40A0C">
      <w:pPr>
        <w:jc w:val="both"/>
        <w:rPr>
          <w:moveTo w:id="1023" w:author="Ben Fels" w:date="2024-12-21T11:56:00Z" w16du:dateUtc="2024-12-21T10:56:00Z"/>
        </w:rPr>
      </w:pPr>
      <w:moveToRangeStart w:id="1024" w:author="Ben Fels" w:date="2024-12-21T11:56:00Z" w:name="move185674583"/>
      <w:moveToRangeEnd w:id="1015"/>
      <w:moveTo w:id="1025"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2067E3E6" w14:textId="77777777" w:rsidR="00F40A0C" w:rsidRDefault="00F40A0C" w:rsidP="00F40A0C">
      <w:pPr>
        <w:rPr>
          <w:moveTo w:id="1026" w:author="Ben Fels" w:date="2024-12-21T11:56:00Z" w16du:dateUtc="2024-12-21T10:56:00Z"/>
          <w:rFonts w:cs="Arial"/>
        </w:rPr>
      </w:pPr>
      <w:moveTo w:id="1027"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proofErr w:type="spellStart"/>
        <w:r w:rsidRPr="00A92607">
          <w:rPr>
            <w:rFonts w:cs="Arial"/>
            <w:highlight w:val="magenta"/>
          </w:rPr>
          <w:t>Patil</w:t>
        </w:r>
        <w:proofErr w:type="spellEnd"/>
        <w:r w:rsidRPr="00A92607">
          <w:rPr>
            <w:rFonts w:cs="Arial"/>
            <w:highlight w:val="magenta"/>
          </w:rPr>
          <w:t xml:space="preserve"> &amp; </w:t>
        </w:r>
        <w:proofErr w:type="spellStart"/>
        <w:r w:rsidRPr="00A92607">
          <w:rPr>
            <w:rFonts w:cs="Arial"/>
            <w:highlight w:val="magenta"/>
          </w:rPr>
          <w:t>Gudivada</w:t>
        </w:r>
        <w:proofErr w:type="spellEnd"/>
        <w:r w:rsidRPr="00A92607">
          <w:rPr>
            <w:rFonts w:cs="Arial"/>
            <w:highlight w:val="magenta"/>
          </w:rPr>
          <w:t>,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w:t>
        </w:r>
        <w:proofErr w:type="spellStart"/>
        <w:r w:rsidRPr="001C2A8B">
          <w:rPr>
            <w:rFonts w:cs="Arial"/>
            <w:highlight w:val="magenta"/>
          </w:rPr>
          <w:t>Patil</w:t>
        </w:r>
        <w:proofErr w:type="spellEnd"/>
        <w:r w:rsidRPr="001C2A8B">
          <w:rPr>
            <w:rFonts w:cs="Arial"/>
            <w:highlight w:val="magenta"/>
          </w:rPr>
          <w:t xml:space="preserve"> &amp; </w:t>
        </w:r>
        <w:proofErr w:type="spellStart"/>
        <w:r w:rsidRPr="001C2A8B">
          <w:rPr>
            <w:rFonts w:cs="Arial"/>
            <w:highlight w:val="magenta"/>
          </w:rPr>
          <w:t>Gudivada</w:t>
        </w:r>
        <w:proofErr w:type="spellEnd"/>
        <w:r w:rsidRPr="001C2A8B">
          <w:rPr>
            <w:rFonts w:cs="Arial"/>
            <w:highlight w:val="magenta"/>
          </w:rPr>
          <w:t>,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w:t>
        </w:r>
        <w:proofErr w:type="spellStart"/>
        <w:r w:rsidRPr="00643A9C">
          <w:rPr>
            <w:rFonts w:cs="Arial"/>
            <w:highlight w:val="magenta"/>
          </w:rPr>
          <w:t>Patil</w:t>
        </w:r>
        <w:proofErr w:type="spellEnd"/>
        <w:r w:rsidRPr="00643A9C">
          <w:rPr>
            <w:rFonts w:cs="Arial"/>
            <w:highlight w:val="magenta"/>
          </w:rPr>
          <w:t xml:space="preserve"> &amp; </w:t>
        </w:r>
        <w:proofErr w:type="spellStart"/>
        <w:r w:rsidRPr="00643A9C">
          <w:rPr>
            <w:rFonts w:cs="Arial"/>
            <w:highlight w:val="magenta"/>
          </w:rPr>
          <w:t>Gudivada</w:t>
        </w:r>
        <w:proofErr w:type="spellEnd"/>
        <w:r w:rsidRPr="00643A9C">
          <w:rPr>
            <w:rFonts w:cs="Arial"/>
            <w:highlight w:val="magenta"/>
          </w:rPr>
          <w:t>, 2024, S. 2–3)</w:t>
        </w:r>
        <w:r w:rsidRPr="00643A9C">
          <w:rPr>
            <w:rFonts w:cs="Arial"/>
            <w:highlight w:val="magenta"/>
          </w:rPr>
          <w:fldChar w:fldCharType="end"/>
        </w:r>
        <w:r>
          <w:rPr>
            <w:rFonts w:cs="Arial"/>
          </w:rPr>
          <w:t>.</w:t>
        </w:r>
      </w:moveTo>
    </w:p>
    <w:p w14:paraId="4C9EAAB9" w14:textId="77777777" w:rsidR="00F40A0C" w:rsidRDefault="00F40A0C" w:rsidP="00F40A0C">
      <w:pPr>
        <w:jc w:val="both"/>
        <w:rPr>
          <w:moveTo w:id="1028" w:author="Ben Fels" w:date="2024-12-21T11:56:00Z" w16du:dateUtc="2024-12-21T10:56:00Z"/>
          <w:rFonts w:cs="Arial"/>
        </w:rPr>
      </w:pPr>
      <w:moveTo w:id="1029" w:author="Ben Fels" w:date="2024-12-21T11:56:00Z" w16du:dateUtc="2024-12-21T10:56:00Z">
        <w:r w:rsidRPr="00F56C6A">
          <w:rPr>
            <w:rFonts w:cs="Arial"/>
            <w:highlight w:val="magenta"/>
          </w:rPr>
          <w:lastRenderedPageBreak/>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r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-URLs untersucht, mit dem Ergebnis, dass Prompt-Engineering eine schlechtere Leistung hervorbringt, als Fine-Tuning.</w:t>
        </w:r>
      </w:moveTo>
    </w:p>
    <w:p w14:paraId="7E084F93" w14:textId="77777777" w:rsidR="00F40A0C" w:rsidRDefault="00F40A0C" w:rsidP="00F40A0C">
      <w:pPr>
        <w:jc w:val="both"/>
        <w:rPr>
          <w:moveTo w:id="1030" w:author="Ben Fels" w:date="2024-12-21T11:56:00Z" w16du:dateUtc="2024-12-21T10:56:00Z"/>
          <w:rFonts w:cs="Arial"/>
        </w:rPr>
      </w:pPr>
      <w:proofErr w:type="spellStart"/>
      <w:moveTo w:id="1031" w:author="Ben Fels" w:date="2024-12-21T11:56:00Z" w16du:dateUtc="2024-12-21T10:56:00Z">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1024"/>
    <w:p w14:paraId="7B0EFD91" w14:textId="77777777" w:rsidR="00FB56BB" w:rsidRDefault="00FB56BB" w:rsidP="00FB56BB">
      <w:pPr>
        <w:rPr>
          <w:ins w:id="1032" w:author="Ben Fels" w:date="2024-12-21T13:15:00Z" w16du:dateUtc="2024-12-21T12:15:00Z"/>
        </w:rPr>
      </w:pPr>
      <w:ins w:id="1033"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34"/>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34"/>
        <w:r w:rsidRPr="008252B1">
          <w:rPr>
            <w:rStyle w:val="Kommentarzeichen"/>
            <w:highlight w:val="magenta"/>
          </w:rPr>
          <w:commentReference w:id="1034"/>
        </w:r>
        <w:r>
          <w:t xml:space="preserve"> zu entnehmen. Traditionelle Modelle sind für spezifische Aufgaben trainiert (Single-task-learning). LLMs hingegen sind in der Lage mehrere Aufgabe zu übernehmen (multi-task-learning). </w:t>
        </w:r>
      </w:ins>
    </w:p>
    <w:p w14:paraId="09229DF6" w14:textId="77777777" w:rsidR="00FB56BB" w:rsidRPr="00FB56BB" w:rsidRDefault="00FB56BB" w:rsidP="00FB56BB">
      <w:pPr>
        <w:rPr>
          <w:ins w:id="1035" w:author="Ben Fels" w:date="2024-12-21T13:15:00Z" w16du:dateUtc="2024-12-21T12:15:00Z"/>
          <w:rPrChange w:id="1036" w:author="Ben Fels" w:date="2024-12-21T13:15:00Z" w16du:dateUtc="2024-12-21T12:15:00Z">
            <w:rPr>
              <w:ins w:id="1037" w:author="Ben Fels" w:date="2024-12-21T13:15:00Z" w16du:dateUtc="2024-12-21T12:15:00Z"/>
              <w:lang w:val="en-US"/>
            </w:rPr>
          </w:rPrChange>
        </w:rPr>
      </w:pPr>
      <w:ins w:id="1038"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C5E28CD" w14:textId="1012AAA1" w:rsidR="0067136C" w:rsidRPr="00F40A0C" w:rsidRDefault="00FB56BB" w:rsidP="00FB56BB">
      <w:pPr>
        <w:rPr>
          <w:ins w:id="1039" w:author="Ben Fels" w:date="2024-12-21T09:11:00Z" w16du:dateUtc="2024-12-21T08:11:00Z"/>
          <w:rPrChange w:id="1040" w:author="Ben Fels" w:date="2024-12-21T11:56:00Z" w16du:dateUtc="2024-12-21T10:56:00Z">
            <w:rPr>
              <w:ins w:id="1041" w:author="Ben Fels" w:date="2024-12-21T09:11:00Z" w16du:dateUtc="2024-12-21T08:11:00Z"/>
              <w:i/>
            </w:rPr>
          </w:rPrChange>
        </w:rPr>
      </w:pPr>
      <w:ins w:id="1042" w:author="Ben Fels" w:date="2024-12-21T13:15:00Z" w16du:dateUtc="2024-12-21T12:15:00Z">
        <w:r>
          <w:t xml:space="preserve">LLMs benötigen einen rieseigen Korpus für das Training. Prompt Engineering benötigt wenig bis gar keine Daten </w:t>
        </w:r>
        <w:proofErr w:type="gramStart"/>
        <w:r>
          <w:t xml:space="preserve">zum </w:t>
        </w:r>
        <w:proofErr w:type="spellStart"/>
        <w:r>
          <w:t>trainieren</w:t>
        </w:r>
        <w:proofErr w:type="spellEnd"/>
        <w:proofErr w:type="gramEnd"/>
        <w:r>
          <w:t>.</w:t>
        </w:r>
      </w:ins>
    </w:p>
    <w:p w14:paraId="0D3EC1C9" w14:textId="77777777" w:rsidR="000840B1" w:rsidRDefault="000840B1" w:rsidP="000840B1">
      <w:pPr>
        <w:rPr>
          <w:ins w:id="1043" w:author="Ben Fels" w:date="2024-12-21T11:44:00Z" w16du:dateUtc="2024-12-21T10:44:00Z"/>
        </w:rPr>
      </w:pPr>
      <w:ins w:id="1044" w:author="Ben Fels" w:date="2024-12-21T11:44:00Z" w16du:dateUtc="2024-12-21T10:44: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w:t>
        </w:r>
        <w:proofErr w:type="spellStart"/>
        <w:r w:rsidRPr="00563E34">
          <w:rPr>
            <w:rFonts w:cs="Arial"/>
            <w:highlight w:val="magenta"/>
          </w:rPr>
          <w:t>Maharjan</w:t>
        </w:r>
        <w:proofErr w:type="spellEnd"/>
        <w:r w:rsidRPr="00563E34">
          <w:rPr>
            <w:rFonts w:cs="Arial"/>
            <w:highlight w:val="magenta"/>
          </w:rPr>
          <w:t xml:space="preserve">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ins>
    </w:p>
    <w:p w14:paraId="5DF377E9" w14:textId="77777777" w:rsidR="00E57DD4" w:rsidRPr="001B50DB" w:rsidRDefault="00E57DD4" w:rsidP="00E57DD4">
      <w:pPr>
        <w:rPr>
          <w:ins w:id="1045" w:author="Ben Fels" w:date="2024-12-21T11:46:00Z" w16du:dateUtc="2024-12-21T10:46:00Z"/>
          <w:i/>
        </w:rPr>
      </w:pPr>
      <w:ins w:id="1046" w:author="Ben Fels" w:date="2024-12-21T11:46:00Z" w16du:dateUtc="2024-12-21T10:46: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 xml:space="preserve">dass das Finetuning besser abschneidet als </w:t>
        </w:r>
        <w:proofErr w:type="spellStart"/>
        <w:r w:rsidRPr="009F1B79">
          <w:rPr>
            <w:i/>
            <w:highlight w:val="yellow"/>
          </w:rPr>
          <w:t>few</w:t>
        </w:r>
        <w:proofErr w:type="spellEnd"/>
        <w:r w:rsidRPr="009F1B79">
          <w:rPr>
            <w:i/>
            <w:highlight w:val="yellow"/>
          </w:rPr>
          <w:t>-</w:t>
        </w:r>
        <w:proofErr w:type="spellStart"/>
        <w:r w:rsidRPr="009F1B79">
          <w:rPr>
            <w:i/>
            <w:highlight w:val="yellow"/>
          </w:rPr>
          <w:t>shot</w:t>
        </w:r>
        <w:proofErr w:type="spellEnd"/>
        <w:r w:rsidRPr="009F1B79">
          <w:rPr>
            <w:i/>
            <w:highlight w:val="yellow"/>
          </w:rPr>
          <w:t>-Methoden</w:t>
        </w:r>
        <w:r w:rsidRPr="009535E8">
          <w:rPr>
            <w:i/>
          </w:rPr>
          <w:t xml:space="preserve">. Bei ersterem scheint die Domäne des für den Datentransfer verwendeten Datensatzes ein entscheidender Faktor zu sein, während sich bei </w:t>
        </w:r>
        <w:proofErr w:type="spellStart"/>
        <w:r w:rsidRPr="009535E8">
          <w:rPr>
            <w:i/>
          </w:rPr>
          <w:t>few-shot</w:t>
        </w:r>
        <w:proofErr w:type="spellEnd"/>
        <w:r w:rsidRPr="009535E8">
          <w:rPr>
            <w:i/>
          </w:rPr>
          <w:t xml:space="preserve">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w:t>
        </w:r>
        <w:proofErr w:type="spellStart"/>
        <w:r w:rsidRPr="00FF74A5">
          <w:rPr>
            <w:rFonts w:cs="Arial"/>
            <w:highlight w:val="magenta"/>
          </w:rPr>
          <w:t>Yeginbergen</w:t>
        </w:r>
        <w:proofErr w:type="spellEnd"/>
        <w:r w:rsidRPr="00FF74A5">
          <w:rPr>
            <w:rFonts w:cs="Arial"/>
            <w:highlight w:val="magenta"/>
          </w:rPr>
          <w:t xml:space="preserve"> et al., 2024, S. 11687)</w:t>
        </w:r>
        <w:r w:rsidRPr="00FF74A5">
          <w:rPr>
            <w:i/>
            <w:highlight w:val="magenta"/>
          </w:rPr>
          <w:fldChar w:fldCharType="end"/>
        </w:r>
      </w:ins>
    </w:p>
    <w:p w14:paraId="604C1AE8" w14:textId="77777777" w:rsidR="00E57DD4" w:rsidRDefault="00E57DD4" w:rsidP="00E57DD4">
      <w:pPr>
        <w:rPr>
          <w:ins w:id="1047" w:author="Ben Fels" w:date="2024-12-21T11:57:00Z" w16du:dateUtc="2024-12-21T10:57:00Z"/>
        </w:rPr>
      </w:pPr>
      <w:ins w:id="1048" w:author="Ben Fels" w:date="2024-12-21T11:46:00Z" w16du:dateUtc="2024-12-21T10:46:00Z">
        <w:r>
          <w:lastRenderedPageBreak/>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w:t>
        </w:r>
        <w:proofErr w:type="spellStart"/>
        <w:r w:rsidRPr="00433E4E">
          <w:rPr>
            <w:rFonts w:cs="Arial"/>
            <w:highlight w:val="magenta"/>
          </w:rPr>
          <w:t>Patil</w:t>
        </w:r>
        <w:proofErr w:type="spellEnd"/>
        <w:r w:rsidRPr="00433E4E">
          <w:rPr>
            <w:rFonts w:cs="Arial"/>
            <w:highlight w:val="magenta"/>
          </w:rPr>
          <w:t xml:space="preserve"> &amp; </w:t>
        </w:r>
        <w:proofErr w:type="spellStart"/>
        <w:r w:rsidRPr="00433E4E">
          <w:rPr>
            <w:rFonts w:cs="Arial"/>
            <w:highlight w:val="magenta"/>
          </w:rPr>
          <w:t>Gudivada</w:t>
        </w:r>
        <w:proofErr w:type="spellEnd"/>
        <w:r w:rsidRPr="00433E4E">
          <w:rPr>
            <w:rFonts w:cs="Arial"/>
            <w:highlight w:val="magenta"/>
          </w:rPr>
          <w:t>, 2024, S. 6)</w:t>
        </w:r>
        <w:r w:rsidRPr="00433E4E">
          <w:rPr>
            <w:highlight w:val="magenta"/>
          </w:rPr>
          <w:fldChar w:fldCharType="end"/>
        </w:r>
        <w:r>
          <w:t xml:space="preserve"> von zu sehen. Zur Einordnung, eine H100 Grafikkarte kostet …</w:t>
        </w:r>
      </w:ins>
    </w:p>
    <w:p w14:paraId="46610A30" w14:textId="77777777" w:rsidR="0008322E" w:rsidRDefault="0008322E" w:rsidP="0008322E">
      <w:pPr>
        <w:rPr>
          <w:moveTo w:id="1049" w:author="Ben Fels" w:date="2024-12-21T11:58:00Z" w16du:dateUtc="2024-12-21T10:58:00Z"/>
          <w:rFonts w:cs="Arial"/>
        </w:rPr>
      </w:pPr>
      <w:moveToRangeStart w:id="1050" w:author="Ben Fels" w:date="2024-12-21T11:58:00Z" w:name="move185674731"/>
      <w:proofErr w:type="spellStart"/>
      <w:moveTo w:id="1051"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moveTo>
    </w:p>
    <w:p w14:paraId="13D09C20" w14:textId="77777777" w:rsidR="0008322E" w:rsidRDefault="0008322E" w:rsidP="0008322E">
      <w:pPr>
        <w:rPr>
          <w:moveTo w:id="1052" w:author="Ben Fels" w:date="2024-12-21T11:58:00Z" w16du:dateUtc="2024-12-21T10:58:00Z"/>
          <w:rFonts w:cs="Arial"/>
        </w:rPr>
      </w:pPr>
      <w:moveTo w:id="1053"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w:t>
        </w:r>
        <w:proofErr w:type="spellStart"/>
        <w:r w:rsidRPr="001C2A8B">
          <w:rPr>
            <w:rFonts w:cs="Arial"/>
            <w:highlight w:val="magenta"/>
          </w:rPr>
          <w:t>Patil</w:t>
        </w:r>
        <w:proofErr w:type="spellEnd"/>
        <w:r w:rsidRPr="001C2A8B">
          <w:rPr>
            <w:rFonts w:cs="Arial"/>
            <w:highlight w:val="magenta"/>
          </w:rPr>
          <w:t xml:space="preserve"> &amp; </w:t>
        </w:r>
        <w:proofErr w:type="spellStart"/>
        <w:r w:rsidRPr="001C2A8B">
          <w:rPr>
            <w:rFonts w:cs="Arial"/>
            <w:highlight w:val="magenta"/>
          </w:rPr>
          <w:t>Gudivada</w:t>
        </w:r>
        <w:proofErr w:type="spellEnd"/>
        <w:r w:rsidRPr="001C2A8B">
          <w:rPr>
            <w:rFonts w:cs="Arial"/>
            <w:highlight w:val="magenta"/>
          </w:rPr>
          <w:t>, 2024, S. 3)</w:t>
        </w:r>
        <w:r w:rsidRPr="001C2A8B">
          <w:rPr>
            <w:rFonts w:cs="Arial"/>
            <w:i/>
            <w:highlight w:val="magenta"/>
          </w:rPr>
          <w:fldChar w:fldCharType="end"/>
        </w:r>
        <w:r>
          <w:rPr>
            <w:rFonts w:cs="Arial"/>
            <w:i/>
          </w:rPr>
          <w:t>.</w:t>
        </w:r>
        <w:r>
          <w:rPr>
            <w:rFonts w:cs="Arial"/>
          </w:rPr>
          <w:t xml:space="preserve"> </w:t>
        </w:r>
      </w:moveTo>
    </w:p>
    <w:p w14:paraId="45022315" w14:textId="77777777" w:rsidR="0008322E" w:rsidRDefault="0008322E" w:rsidP="0008322E">
      <w:pPr>
        <w:rPr>
          <w:moveTo w:id="1054" w:author="Ben Fels" w:date="2024-12-21T11:58:00Z" w16du:dateUtc="2024-12-21T10:58:00Z"/>
          <w:rFonts w:cs="Arial"/>
        </w:rPr>
      </w:pPr>
      <w:moveTo w:id="1055"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Pr>
            <w:rFonts w:cs="Arial"/>
          </w:rPr>
          <w:t xml:space="preserve">. </w:t>
        </w:r>
      </w:moveTo>
    </w:p>
    <w:p w14:paraId="7E08C3F4" w14:textId="77777777" w:rsidR="0008322E" w:rsidRPr="00856E5A" w:rsidRDefault="0008322E" w:rsidP="0008322E">
      <w:pPr>
        <w:rPr>
          <w:moveTo w:id="1056" w:author="Ben Fels" w:date="2024-12-21T11:58:00Z" w16du:dateUtc="2024-12-21T10:58:00Z"/>
          <w:rFonts w:cs="Arial"/>
        </w:rPr>
      </w:pPr>
      <w:moveTo w:id="1057"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w:t>
        </w:r>
        <w:proofErr w:type="spellStart"/>
        <w:r w:rsidRPr="00550C81">
          <w:rPr>
            <w:rFonts w:cs="Arial"/>
            <w:highlight w:val="magenta"/>
          </w:rPr>
          <w:t>Patil</w:t>
        </w:r>
        <w:proofErr w:type="spellEnd"/>
        <w:r w:rsidRPr="00550C81">
          <w:rPr>
            <w:rFonts w:cs="Arial"/>
            <w:highlight w:val="magenta"/>
          </w:rPr>
          <w:t xml:space="preserve"> &amp; </w:t>
        </w:r>
        <w:proofErr w:type="spellStart"/>
        <w:r w:rsidRPr="00550C81">
          <w:rPr>
            <w:rFonts w:cs="Arial"/>
            <w:highlight w:val="magenta"/>
          </w:rPr>
          <w:t>Gudivada</w:t>
        </w:r>
        <w:proofErr w:type="spellEnd"/>
        <w:r w:rsidRPr="00550C81">
          <w:rPr>
            <w:rFonts w:cs="Arial"/>
            <w:highlight w:val="magenta"/>
          </w:rPr>
          <w:t>, 2024, S. 8)</w:t>
        </w:r>
        <w:r w:rsidRPr="00550C81">
          <w:rPr>
            <w:rFonts w:cs="Arial"/>
            <w:highlight w:val="magenta"/>
            <w:lang w:val="en-US"/>
          </w:rPr>
          <w:fldChar w:fldCharType="end"/>
        </w:r>
      </w:moveTo>
    </w:p>
    <w:p w14:paraId="315253FD" w14:textId="77777777" w:rsidR="0008322E" w:rsidRDefault="0008322E" w:rsidP="0008322E">
      <w:pPr>
        <w:rPr>
          <w:moveTo w:id="1058" w:author="Ben Fels" w:date="2024-12-21T11:58:00Z" w16du:dateUtc="2024-12-21T10:58:00Z"/>
        </w:rPr>
      </w:pPr>
      <w:moveTo w:id="1059"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w:t>
        </w:r>
        <w:proofErr w:type="spellStart"/>
        <w:r w:rsidRPr="00D07F52">
          <w:rPr>
            <w:rFonts w:cs="Arial"/>
            <w:highlight w:val="magenta"/>
          </w:rPr>
          <w:t>Patil</w:t>
        </w:r>
        <w:proofErr w:type="spellEnd"/>
        <w:r w:rsidRPr="00D07F52">
          <w:rPr>
            <w:rFonts w:cs="Arial"/>
            <w:highlight w:val="magenta"/>
          </w:rPr>
          <w:t xml:space="preserve"> &amp; </w:t>
        </w:r>
        <w:proofErr w:type="spellStart"/>
        <w:r w:rsidRPr="00D07F52">
          <w:rPr>
            <w:rFonts w:cs="Arial"/>
            <w:highlight w:val="magenta"/>
          </w:rPr>
          <w:t>Gudivada</w:t>
        </w:r>
        <w:proofErr w:type="spellEnd"/>
        <w:r w:rsidRPr="00D07F52">
          <w:rPr>
            <w:rFonts w:cs="Arial"/>
            <w:highlight w:val="magenta"/>
          </w:rPr>
          <w:t>, 2024, S. 6)</w:t>
        </w:r>
        <w:r w:rsidRPr="00D07F52">
          <w:rPr>
            <w:highlight w:val="magenta"/>
          </w:rPr>
          <w:fldChar w:fldCharType="end"/>
        </w:r>
        <w:r>
          <w:t>.</w:t>
        </w:r>
      </w:moveTo>
    </w:p>
    <w:p w14:paraId="3E6CDD90" w14:textId="77777777" w:rsidR="0008322E" w:rsidRDefault="0008322E" w:rsidP="0008322E">
      <w:pPr>
        <w:rPr>
          <w:moveTo w:id="1060" w:author="Ben Fels" w:date="2024-12-21T11:58:00Z" w16du:dateUtc="2024-12-21T10:58:00Z"/>
        </w:rPr>
      </w:pPr>
      <w:proofErr w:type="spellStart"/>
      <w:moveTo w:id="1061" w:author="Ben Fels" w:date="2024-12-21T11:58:00Z" w16du:dateUtc="2024-12-21T10:58:00Z">
        <w:r w:rsidRPr="002152C9">
          <w:rPr>
            <w:highlight w:val="yellow"/>
          </w:rPr>
          <w:t>Géron</w:t>
        </w:r>
        <w:proofErr w:type="spellEnd"/>
        <w:r w:rsidRPr="002152C9">
          <w:rPr>
            <w:highlight w:val="yellow"/>
          </w:rPr>
          <w:t xml:space="preserve"> geht in seinem Buch auch auf GPT und BERT ein</w:t>
        </w:r>
      </w:moveTo>
    </w:p>
    <w:moveToRangeEnd w:id="1050"/>
    <w:p w14:paraId="5E4E89DB" w14:textId="77777777" w:rsidR="002C461A" w:rsidRDefault="002C461A" w:rsidP="00E57DD4">
      <w:pPr>
        <w:rPr>
          <w:ins w:id="1062" w:author="Ben Fels" w:date="2024-12-21T11:57:00Z" w16du:dateUtc="2024-12-21T10:57:00Z"/>
        </w:rPr>
      </w:pPr>
    </w:p>
    <w:p w14:paraId="77FF36DC" w14:textId="77777777" w:rsidR="002C461A" w:rsidRDefault="002C461A" w:rsidP="00E57DD4">
      <w:pPr>
        <w:rPr>
          <w:ins w:id="1063" w:author="Ben Fels" w:date="2024-12-21T11:46:00Z" w16du:dateUtc="2024-12-21T10:46:00Z"/>
        </w:rPr>
      </w:pPr>
    </w:p>
    <w:p w14:paraId="31C2351B" w14:textId="77777777" w:rsidR="002C461A" w:rsidRDefault="002C461A" w:rsidP="00E57DD4">
      <w:pPr>
        <w:autoSpaceDE w:val="0"/>
        <w:autoSpaceDN w:val="0"/>
        <w:adjustRightInd w:val="0"/>
        <w:spacing w:after="0"/>
        <w:jc w:val="both"/>
        <w:rPr>
          <w:ins w:id="1064" w:author="Ben Fels" w:date="2024-12-21T11:57:00Z" w16du:dateUtc="2024-12-21T10:57:00Z"/>
        </w:rPr>
      </w:pPr>
    </w:p>
    <w:p w14:paraId="0E025F2E" w14:textId="77777777" w:rsidR="002C461A" w:rsidRDefault="002C461A" w:rsidP="00E57DD4">
      <w:pPr>
        <w:autoSpaceDE w:val="0"/>
        <w:autoSpaceDN w:val="0"/>
        <w:adjustRightInd w:val="0"/>
        <w:spacing w:after="0"/>
        <w:jc w:val="both"/>
        <w:rPr>
          <w:ins w:id="1065" w:author="Ben Fels" w:date="2024-12-21T11:57:00Z" w16du:dateUtc="2024-12-21T10:57:00Z"/>
        </w:rPr>
      </w:pPr>
    </w:p>
    <w:p w14:paraId="795A8246" w14:textId="1329EF5F" w:rsidR="002C461A" w:rsidRPr="002C461A" w:rsidRDefault="002C461A" w:rsidP="00E57DD4">
      <w:pPr>
        <w:autoSpaceDE w:val="0"/>
        <w:autoSpaceDN w:val="0"/>
        <w:adjustRightInd w:val="0"/>
        <w:spacing w:after="0"/>
        <w:jc w:val="both"/>
        <w:rPr>
          <w:ins w:id="1066" w:author="Ben Fels" w:date="2024-12-21T11:46:00Z" w16du:dateUtc="2024-12-21T10:46:00Z"/>
          <w:b/>
          <w:rPrChange w:id="1067" w:author="Ben Fels" w:date="2024-12-21T11:57:00Z" w16du:dateUtc="2024-12-21T10:57:00Z">
            <w:rPr>
              <w:ins w:id="1068" w:author="Ben Fels" w:date="2024-12-21T11:46:00Z" w16du:dateUtc="2024-12-21T10:46:00Z"/>
            </w:rPr>
          </w:rPrChange>
        </w:rPr>
      </w:pPr>
      <w:ins w:id="1069" w:author="Ben Fels" w:date="2024-12-21T11:57:00Z" w16du:dateUtc="2024-12-21T10:57:00Z">
        <w:r w:rsidRPr="002C461A">
          <w:rPr>
            <w:b/>
            <w:rPrChange w:id="1070" w:author="Ben Fels" w:date="2024-12-21T11:57:00Z" w16du:dateUtc="2024-12-21T10:57:00Z">
              <w:rPr/>
            </w:rPrChange>
          </w:rPr>
          <w:t>Transfer Learning</w:t>
        </w:r>
      </w:ins>
    </w:p>
    <w:p w14:paraId="37BCEE35" w14:textId="77777777" w:rsidR="002C461A" w:rsidRDefault="002C461A" w:rsidP="002C461A">
      <w:pPr>
        <w:rPr>
          <w:moveTo w:id="1071" w:author="Ben Fels" w:date="2024-12-21T11:57:00Z" w16du:dateUtc="2024-12-21T10:57:00Z"/>
        </w:rPr>
      </w:pPr>
      <w:moveToRangeStart w:id="1072" w:author="Ben Fels" w:date="2024-12-21T11:57:00Z" w:name="move185674655"/>
      <w:moveTo w:id="1073" w:author="Ben Fels" w:date="2024-12-21T11:57:00Z" w16du:dateUtc="2024-12-21T10:57:00Z">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w:t>
        </w:r>
        <w:proofErr w:type="spellStart"/>
        <w:r w:rsidRPr="003544B6">
          <w:rPr>
            <w:rFonts w:cs="Arial"/>
            <w:highlight w:val="magenta"/>
          </w:rPr>
          <w:t>Géron</w:t>
        </w:r>
        <w:proofErr w:type="spellEnd"/>
        <w:r w:rsidRPr="003544B6">
          <w:rPr>
            <w:rFonts w:cs="Arial"/>
            <w:highlight w:val="magenta"/>
          </w:rPr>
          <w:t>,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w:t>
        </w:r>
        <w:proofErr w:type="spellStart"/>
        <w:r w:rsidRPr="005A6315">
          <w:rPr>
            <w:rFonts w:cs="Arial"/>
            <w:highlight w:val="magenta"/>
          </w:rPr>
          <w:t>Géron</w:t>
        </w:r>
        <w:proofErr w:type="spellEnd"/>
        <w:r w:rsidRPr="005A6315">
          <w:rPr>
            <w:rFonts w:cs="Arial"/>
            <w:highlight w:val="magenta"/>
          </w:rPr>
          <w:t>, 2022, S. 350)</w:t>
        </w:r>
        <w:r w:rsidRPr="0062142E">
          <w:rPr>
            <w:highlight w:val="magenta"/>
            <w:lang w:val="en-US"/>
          </w:rPr>
          <w:fldChar w:fldCharType="end"/>
        </w:r>
        <w:r w:rsidRPr="003544B6">
          <w:rPr>
            <w:highlight w:val="magenta"/>
          </w:rPr>
          <w:t>.</w:t>
        </w:r>
      </w:moveTo>
    </w:p>
    <w:p w14:paraId="660B32C8" w14:textId="77777777" w:rsidR="002C461A" w:rsidRDefault="002C461A" w:rsidP="002C461A">
      <w:pPr>
        <w:rPr>
          <w:moveTo w:id="1074" w:author="Ben Fels" w:date="2024-12-21T11:57:00Z" w16du:dateUtc="2024-12-21T10:57:00Z"/>
        </w:rPr>
      </w:pPr>
      <w:moveTo w:id="1075" w:author="Ben Fels" w:date="2024-12-21T11:57:00Z" w16du:dateUtc="2024-12-21T10:57:00Z">
        <w:r>
          <w:t xml:space="preserve">Einige Organisationen sind der Auffassung, dass das Training eines eigenen Modells nicht rentabel ist. Eine Alternative ist </w:t>
        </w:r>
        <w:proofErr w:type="spellStart"/>
        <w:r>
          <w:t>fine</w:t>
        </w:r>
        <w:proofErr w:type="spellEnd"/>
        <w:r>
          <w:t xml:space="preserve">-tuning </w:t>
        </w:r>
        <w:r w:rsidRPr="001F7D20">
          <w:rPr>
            <w:highlight w:val="magenta"/>
          </w:rPr>
          <w:fldChar w:fldCharType="begin"/>
        </w:r>
        <w:r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moveTo>
    </w:p>
    <w:p w14:paraId="56A80017" w14:textId="77777777" w:rsidR="002C461A" w:rsidRDefault="002C461A" w:rsidP="002C461A">
      <w:pPr>
        <w:jc w:val="both"/>
        <w:rPr>
          <w:moveTo w:id="1076" w:author="Ben Fels" w:date="2024-12-21T11:57:00Z" w16du:dateUtc="2024-12-21T10:57:00Z"/>
          <w:rFonts w:cs="Arial"/>
        </w:rPr>
      </w:pPr>
      <w:moveTo w:id="1077" w:author="Ben Fels" w:date="2024-12-21T11:57:00Z" w16du:dateUtc="2024-12-21T10:57:00Z">
        <w:r>
          <w:rPr>
            <w:rFonts w:cs="Arial"/>
          </w:rPr>
          <w:lastRenderedPageBreak/>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w:t>
        </w:r>
        <w:proofErr w:type="spellStart"/>
        <w:r w:rsidRPr="00D66BEB">
          <w:rPr>
            <w:rFonts w:cs="Arial"/>
            <w:highlight w:val="magenta"/>
          </w:rPr>
          <w:t>Patil</w:t>
        </w:r>
        <w:proofErr w:type="spellEnd"/>
        <w:r w:rsidRPr="00D66BEB">
          <w:rPr>
            <w:rFonts w:cs="Arial"/>
            <w:highlight w:val="magenta"/>
          </w:rPr>
          <w:t xml:space="preserve"> &amp; </w:t>
        </w:r>
        <w:proofErr w:type="spellStart"/>
        <w:r w:rsidRPr="00D66BEB">
          <w:rPr>
            <w:rFonts w:cs="Arial"/>
            <w:highlight w:val="magenta"/>
          </w:rPr>
          <w:t>Gudivada</w:t>
        </w:r>
        <w:proofErr w:type="spellEnd"/>
        <w:r w:rsidRPr="00D66BEB">
          <w:rPr>
            <w:rFonts w:cs="Arial"/>
            <w:highlight w:val="magenta"/>
          </w:rPr>
          <w:t>, 2024, S. 18)</w:t>
        </w:r>
        <w:r w:rsidRPr="00D66BEB">
          <w:rPr>
            <w:rFonts w:cs="Arial"/>
            <w:highlight w:val="magenta"/>
          </w:rPr>
          <w:fldChar w:fldCharType="end"/>
        </w:r>
        <w:r w:rsidRPr="00D66BEB">
          <w:rPr>
            <w:rFonts w:cs="Arial"/>
            <w:highlight w:val="magenta"/>
          </w:rPr>
          <w:t>.</w:t>
        </w:r>
      </w:moveTo>
    </w:p>
    <w:p w14:paraId="06185F9B" w14:textId="77777777" w:rsidR="002C461A" w:rsidRDefault="002C461A" w:rsidP="002C461A">
      <w:pPr>
        <w:jc w:val="both"/>
        <w:rPr>
          <w:moveTo w:id="1078" w:author="Ben Fels" w:date="2024-12-21T11:57:00Z" w16du:dateUtc="2024-12-21T10:57:00Z"/>
          <w:rFonts w:cs="Arial"/>
        </w:rPr>
      </w:pPr>
      <w:proofErr w:type="spellStart"/>
      <w:moveTo w:id="1079" w:author="Ben Fels" w:date="2024-12-21T11:57:00Z" w16du:dateUtc="2024-12-21T10:57:00Z">
        <w:r>
          <w:rPr>
            <w:rFonts w:cs="Arial"/>
          </w:rPr>
          <w:t>Pretraining</w:t>
        </w:r>
        <w:proofErr w:type="spellEnd"/>
        <w:r>
          <w:rPr>
            <w:rFonts w:cs="Arial"/>
          </w:rPr>
          <w:t xml:space="preserve"> nutzt </w:t>
        </w:r>
        <w:proofErr w:type="spellStart"/>
        <w:r>
          <w:rPr>
            <w:rFonts w:cs="Arial"/>
          </w:rPr>
          <w:t>ungelabelte</w:t>
        </w:r>
        <w:proofErr w:type="spellEnd"/>
        <w:r>
          <w:rPr>
            <w:rFonts w:cs="Arial"/>
          </w:rPr>
          <w:t xml:space="preserve"> Daten, folgt dem </w:t>
        </w:r>
        <w:proofErr w:type="spellStart"/>
        <w:r>
          <w:rPr>
            <w:rFonts w:cs="Arial"/>
          </w:rPr>
          <w:t>self</w:t>
        </w:r>
        <w:proofErr w:type="spellEnd"/>
        <w:r>
          <w:rPr>
            <w:rFonts w:cs="Arial"/>
          </w:rPr>
          <w:t>-</w:t>
        </w:r>
        <w:proofErr w:type="spellStart"/>
        <w:r>
          <w:rPr>
            <w:rFonts w:cs="Arial"/>
          </w:rPr>
          <w:t>supervised</w:t>
        </w:r>
        <w:proofErr w:type="spellEnd"/>
        <w:r>
          <w:rPr>
            <w:rFonts w:cs="Arial"/>
          </w:rPr>
          <w:t xml:space="preserve">-Ansatz; Transfer-folgt </w:t>
        </w:r>
        <w:proofErr w:type="spellStart"/>
        <w:r>
          <w:rPr>
            <w:rFonts w:cs="Arial"/>
          </w:rPr>
          <w:t>supervised</w:t>
        </w:r>
        <w:proofErr w:type="spellEnd"/>
        <w:r>
          <w:rPr>
            <w:rFonts w:cs="Arial"/>
          </w:rPr>
          <w:t xml:space="preserve"> Ansatz mit für die geplante Nutzung gelabelten Daten.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w:t>
        </w:r>
        <w:proofErr w:type="spellStart"/>
        <w:r w:rsidRPr="00437D23">
          <w:rPr>
            <w:rFonts w:cs="Arial"/>
            <w:highlight w:val="magenta"/>
          </w:rPr>
          <w:t>Patil</w:t>
        </w:r>
        <w:proofErr w:type="spellEnd"/>
        <w:r w:rsidRPr="00437D23">
          <w:rPr>
            <w:rFonts w:cs="Arial"/>
            <w:highlight w:val="magenta"/>
          </w:rPr>
          <w:t xml:space="preserve"> &amp; </w:t>
        </w:r>
        <w:proofErr w:type="spellStart"/>
        <w:r w:rsidRPr="00437D23">
          <w:rPr>
            <w:rFonts w:cs="Arial"/>
            <w:highlight w:val="magenta"/>
          </w:rPr>
          <w:t>Gudivada</w:t>
        </w:r>
        <w:proofErr w:type="spellEnd"/>
        <w:r w:rsidRPr="00437D23">
          <w:rPr>
            <w:rFonts w:cs="Arial"/>
            <w:highlight w:val="magenta"/>
          </w:rPr>
          <w:t>, 2024, S. 18)</w:t>
        </w:r>
        <w:r w:rsidRPr="00437D23">
          <w:rPr>
            <w:rFonts w:cs="Arial"/>
            <w:highlight w:val="magenta"/>
          </w:rPr>
          <w:fldChar w:fldCharType="end"/>
        </w:r>
        <w:r>
          <w:rPr>
            <w:rFonts w:cs="Arial"/>
          </w:rPr>
          <w:t>.</w:t>
        </w:r>
      </w:moveTo>
    </w:p>
    <w:p w14:paraId="70186A57" w14:textId="77777777" w:rsidR="002C461A" w:rsidRDefault="002C461A" w:rsidP="002C461A">
      <w:pPr>
        <w:jc w:val="both"/>
        <w:rPr>
          <w:moveTo w:id="1080" w:author="Ben Fels" w:date="2024-12-21T11:57:00Z" w16du:dateUtc="2024-12-21T10:57:00Z"/>
          <w:rFonts w:cs="Arial"/>
        </w:rPr>
      </w:pPr>
      <w:moveTo w:id="1081"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w:t>
        </w:r>
        <w:proofErr w:type="spellStart"/>
        <w:r w:rsidRPr="00437D23">
          <w:rPr>
            <w:rFonts w:cs="Arial"/>
            <w:highlight w:val="magenta"/>
          </w:rPr>
          <w:t>Patil</w:t>
        </w:r>
        <w:proofErr w:type="spellEnd"/>
        <w:r w:rsidRPr="00437D23">
          <w:rPr>
            <w:rFonts w:cs="Arial"/>
            <w:highlight w:val="magenta"/>
          </w:rPr>
          <w:t xml:space="preserve"> &amp; </w:t>
        </w:r>
        <w:proofErr w:type="spellStart"/>
        <w:r w:rsidRPr="00437D23">
          <w:rPr>
            <w:rFonts w:cs="Arial"/>
            <w:highlight w:val="magenta"/>
          </w:rPr>
          <w:t>Gudivada</w:t>
        </w:r>
        <w:proofErr w:type="spellEnd"/>
        <w:r w:rsidRPr="00437D23">
          <w:rPr>
            <w:rFonts w:cs="Arial"/>
            <w:highlight w:val="magenta"/>
          </w:rPr>
          <w:t>, 2024, S. 18)</w:t>
        </w:r>
        <w:r w:rsidRPr="00437D23">
          <w:rPr>
            <w:rFonts w:cs="Arial"/>
            <w:highlight w:val="magenta"/>
          </w:rPr>
          <w:fldChar w:fldCharType="end"/>
        </w:r>
        <w:r>
          <w:rPr>
            <w:rFonts w:cs="Arial"/>
          </w:rPr>
          <w:t>.</w:t>
        </w:r>
      </w:moveTo>
    </w:p>
    <w:p w14:paraId="73B46BD0" w14:textId="77777777" w:rsidR="002C461A" w:rsidRDefault="002C461A" w:rsidP="002C461A">
      <w:pPr>
        <w:jc w:val="both"/>
        <w:rPr>
          <w:moveTo w:id="1082" w:author="Ben Fels" w:date="2024-12-21T11:57:00Z" w16du:dateUtc="2024-12-21T10:57:00Z"/>
          <w:rFonts w:cs="Arial"/>
        </w:rPr>
      </w:pPr>
      <w:moveTo w:id="1083"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w:t>
        </w:r>
        <w:proofErr w:type="spellStart"/>
        <w:r w:rsidRPr="00437D23">
          <w:rPr>
            <w:rFonts w:cs="Arial"/>
            <w:highlight w:val="magenta"/>
          </w:rPr>
          <w:t>Patil</w:t>
        </w:r>
        <w:proofErr w:type="spellEnd"/>
        <w:r w:rsidRPr="00437D23">
          <w:rPr>
            <w:rFonts w:cs="Arial"/>
            <w:highlight w:val="magenta"/>
          </w:rPr>
          <w:t xml:space="preserve"> &amp; </w:t>
        </w:r>
        <w:proofErr w:type="spellStart"/>
        <w:r w:rsidRPr="00437D23">
          <w:rPr>
            <w:rFonts w:cs="Arial"/>
            <w:highlight w:val="magenta"/>
          </w:rPr>
          <w:t>Gudivada</w:t>
        </w:r>
        <w:proofErr w:type="spellEnd"/>
        <w:r w:rsidRPr="00437D23">
          <w:rPr>
            <w:rFonts w:cs="Arial"/>
            <w:highlight w:val="magenta"/>
          </w:rPr>
          <w:t>, 2024, S. 18)</w:t>
        </w:r>
        <w:r w:rsidRPr="00437D23">
          <w:rPr>
            <w:rFonts w:cs="Arial"/>
            <w:highlight w:val="magenta"/>
          </w:rPr>
          <w:fldChar w:fldCharType="end"/>
        </w:r>
        <w:r>
          <w:rPr>
            <w:rFonts w:cs="Arial"/>
          </w:rPr>
          <w:t>.</w:t>
        </w:r>
      </w:moveTo>
    </w:p>
    <w:moveToRangeEnd w:id="1072"/>
    <w:p w14:paraId="3CD83ACA" w14:textId="77777777" w:rsidR="00875D6A" w:rsidRPr="000840B1" w:rsidRDefault="00875D6A" w:rsidP="00AC5562">
      <w:pPr>
        <w:jc w:val="both"/>
        <w:rPr>
          <w:ins w:id="1084" w:author="Ben Fels" w:date="2024-12-21T09:11:00Z" w16du:dateUtc="2024-12-21T08:11:00Z"/>
          <w:rPrChange w:id="1085" w:author="Ben Fels" w:date="2024-12-21T11:44:00Z" w16du:dateUtc="2024-12-21T10:44:00Z">
            <w:rPr>
              <w:ins w:id="1086" w:author="Ben Fels" w:date="2024-12-21T09:11:00Z" w16du:dateUtc="2024-12-21T08:11:00Z"/>
              <w:lang w:val="en-US"/>
            </w:rPr>
          </w:rPrChange>
        </w:rPr>
      </w:pPr>
    </w:p>
    <w:p w14:paraId="696CDC9C" w14:textId="77777777" w:rsidR="00875D6A" w:rsidRPr="000840B1" w:rsidRDefault="00875D6A" w:rsidP="00AC5562">
      <w:pPr>
        <w:jc w:val="both"/>
        <w:rPr>
          <w:rPrChange w:id="1087" w:author="Ben Fels" w:date="2024-12-21T11:44:00Z" w16du:dateUtc="2024-12-21T10:44:00Z">
            <w:rPr>
              <w:lang w:val="en-US"/>
            </w:rPr>
          </w:rPrChange>
        </w:rPr>
      </w:pPr>
    </w:p>
    <w:p w14:paraId="33DBDB4A" w14:textId="5E2A330A" w:rsidR="00690A2C" w:rsidRPr="001153A8" w:rsidRDefault="00690A2C" w:rsidP="004A5A26">
      <w:pPr>
        <w:pStyle w:val="berschrift1"/>
      </w:pPr>
      <w:bookmarkStart w:id="1088" w:name="_Toc185697458"/>
      <w:r w:rsidRPr="001153A8">
        <w:t>Daten und Methoden</w:t>
      </w:r>
      <w:bookmarkEnd w:id="1088"/>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1AD2FD43" w14:textId="14F08417" w:rsidR="007A763E" w:rsidRPr="001D6C31" w:rsidRDefault="00EE7F2F">
      <w:pPr>
        <w:pStyle w:val="berschrift2"/>
        <w:rPr>
          <w:ins w:id="1089" w:author="Ben Fels" w:date="2024-12-17T09:00:00Z" w16du:dateUtc="2024-12-17T08:00:00Z"/>
        </w:rPr>
        <w:pPrChange w:id="1090" w:author="Ben Fels" w:date="2024-12-21T09:25:00Z" w16du:dateUtc="2024-12-21T08:25:00Z">
          <w:pPr>
            <w:autoSpaceDE w:val="0"/>
            <w:autoSpaceDN w:val="0"/>
            <w:adjustRightInd w:val="0"/>
            <w:spacing w:after="0"/>
            <w:jc w:val="both"/>
          </w:pPr>
        </w:pPrChange>
      </w:pPr>
      <w:bookmarkStart w:id="1091" w:name="_Toc185697459"/>
      <w:ins w:id="1092" w:author="Ben Fels" w:date="2024-12-17T09:00:00Z" w16du:dateUtc="2024-12-17T08:00:00Z">
        <w:r w:rsidRPr="001D6C31">
          <w:t>Modelle</w:t>
        </w:r>
        <w:bookmarkEnd w:id="1091"/>
      </w:ins>
    </w:p>
    <w:p w14:paraId="70835FE2" w14:textId="64129212" w:rsidR="00EE7F2F" w:rsidRDefault="00F5684F" w:rsidP="001F7CA5">
      <w:pPr>
        <w:autoSpaceDE w:val="0"/>
        <w:autoSpaceDN w:val="0"/>
        <w:adjustRightInd w:val="0"/>
        <w:spacing w:after="0"/>
        <w:jc w:val="both"/>
        <w:rPr>
          <w:ins w:id="1093" w:author="Ben Fels" w:date="2024-12-17T09:00:00Z" w16du:dateUtc="2024-12-17T08:00:00Z"/>
        </w:rPr>
      </w:pPr>
      <w:proofErr w:type="spellStart"/>
      <w:ins w:id="1094"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rPr>
          <w:ins w:id="1095" w:author="Ben Fels" w:date="2024-12-20T16:53:00Z" w16du:dateUtc="2024-12-20T15:53:00Z"/>
        </w:rPr>
      </w:pPr>
      <w:ins w:id="1096"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4D58B79E" w14:textId="66CB352B" w:rsidR="00176129" w:rsidRDefault="007B4646" w:rsidP="001F7CA5">
      <w:pPr>
        <w:autoSpaceDE w:val="0"/>
        <w:autoSpaceDN w:val="0"/>
        <w:adjustRightInd w:val="0"/>
        <w:spacing w:after="0"/>
        <w:jc w:val="both"/>
        <w:rPr>
          <w:ins w:id="1097" w:author="Ben Fels" w:date="2024-12-20T16:54:00Z" w16du:dateUtc="2024-12-20T15:54:00Z"/>
        </w:rPr>
      </w:pPr>
      <w:ins w:id="1098" w:author="Ben Fels" w:date="2024-12-20T16:54:00Z" w16du:dateUtc="2024-12-20T15:54:00Z">
        <w:r>
          <w:t>Gpt-4o-mini</w:t>
        </w:r>
      </w:ins>
    </w:p>
    <w:p w14:paraId="43E2999D" w14:textId="77777777" w:rsidR="002D0ABE" w:rsidRDefault="002D0ABE" w:rsidP="001F7CA5">
      <w:pPr>
        <w:autoSpaceDE w:val="0"/>
        <w:autoSpaceDN w:val="0"/>
        <w:adjustRightInd w:val="0"/>
        <w:spacing w:after="0"/>
        <w:jc w:val="both"/>
        <w:rPr>
          <w:ins w:id="1099" w:author="Ben Fels" w:date="2024-12-21T09:18:00Z" w16du:dateUtc="2024-12-21T08:18:00Z"/>
        </w:rPr>
      </w:pPr>
    </w:p>
    <w:p w14:paraId="7F886807" w14:textId="3D80EEDA" w:rsidR="002D0ABE" w:rsidRPr="00E022D3" w:rsidRDefault="00131A69" w:rsidP="00F7333D">
      <w:pPr>
        <w:autoSpaceDE w:val="0"/>
        <w:autoSpaceDN w:val="0"/>
        <w:adjustRightInd w:val="0"/>
        <w:spacing w:after="0"/>
        <w:jc w:val="both"/>
        <w:rPr>
          <w:ins w:id="1100" w:author="Ben Fels" w:date="2024-12-20T16:54:00Z" w16du:dateUtc="2024-12-20T15:54:00Z"/>
        </w:rPr>
      </w:pPr>
      <w:ins w:id="1101" w:author="Ben Fels" w:date="2024-12-21T09:18:00Z" w16du:dateUtc="2024-12-21T08:18:00Z">
        <w:r>
          <w:t xml:space="preserve">Um die </w:t>
        </w:r>
      </w:ins>
      <w:ins w:id="1102" w:author="Ben Fels" w:date="2024-12-21T09:19:00Z" w16du:dateUtc="2024-12-21T08:19:00Z">
        <w:r w:rsidR="007317C2">
          <w:t xml:space="preserve">Ausgaben des LLMs weniger zufällig und somit </w:t>
        </w:r>
      </w:ins>
      <w:ins w:id="1103" w:author="Ben Fels" w:date="2024-12-21T09:18:00Z" w16du:dateUtc="2024-12-21T08:18:00Z">
        <w:r w:rsidR="00B365FE">
          <w:t xml:space="preserve">möglichst </w:t>
        </w:r>
      </w:ins>
      <w:ins w:id="1104" w:author="Ben Fels" w:date="2024-12-21T09:19:00Z" w16du:dateUtc="2024-12-21T08:19:00Z">
        <w:r w:rsidR="00B365FE">
          <w:t>reproduzierbar</w:t>
        </w:r>
        <w:r w:rsidR="007317C2">
          <w:t xml:space="preserve"> werden</w:t>
        </w:r>
        <w:r w:rsidR="00F7333D">
          <w:t xml:space="preserve"> zu lassen wurde die </w:t>
        </w:r>
        <w:r w:rsidR="00F7333D" w:rsidRPr="00F7333D">
          <w:rPr>
            <w:rPrChange w:id="1105" w:author="Ben Fels" w:date="2024-12-21T09:19:00Z" w16du:dateUtc="2024-12-21T08:19:00Z">
              <w:rPr>
                <w:lang w:val="en-US"/>
              </w:rPr>
            </w:rPrChange>
          </w:rPr>
          <w:t>Temp</w:t>
        </w:r>
        <w:r w:rsidR="00F7333D">
          <w:t xml:space="preserve">eratur auf </w:t>
        </w:r>
      </w:ins>
      <w:proofErr w:type="spellStart"/>
      <w:ins w:id="1106" w:author="Ben Fels" w:date="2024-12-21T09:20:00Z" w16du:dateUtc="2024-12-21T08:20:00Z">
        <w:r w:rsidR="00F7333D">
          <w:t>Null</w:t>
        </w:r>
        <w:proofErr w:type="spellEnd"/>
        <w:r w:rsidR="00F7333D">
          <w:t xml:space="preserve"> festgelegt </w:t>
        </w:r>
      </w:ins>
      <w:commentRangeStart w:id="1107"/>
      <w:r w:rsidR="002D0ABE" w:rsidRPr="002D0ABE">
        <w:rPr>
          <w:highlight w:val="cyan"/>
          <w:lang w:val="en-US"/>
          <w:rPrChange w:id="1108" w:author="Ben Fels" w:date="2024-12-20T16:54:00Z" w16du:dateUtc="2024-12-20T15:54:00Z">
            <w:rPr>
              <w:lang w:val="en-US"/>
            </w:rPr>
          </w:rPrChange>
        </w:rPr>
        <w:fldChar w:fldCharType="begin"/>
      </w:r>
      <w:r w:rsidR="008B78C2" w:rsidRPr="00F7333D">
        <w:rPr>
          <w:highlight w:val="cyan"/>
          <w:rPrChange w:id="1109"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110" w:author="Ben Fels" w:date="2024-12-20T16:54:00Z" w16du:dateUtc="2024-12-20T15:54:00Z">
            <w:rPr>
              <w:lang w:val="en-US"/>
            </w:rPr>
          </w:rPrChange>
        </w:rPr>
        <w:fldChar w:fldCharType="separate"/>
      </w:r>
      <w:r w:rsidR="002D0ABE" w:rsidRPr="002D0ABE">
        <w:rPr>
          <w:rFonts w:cs="Arial"/>
          <w:highlight w:val="cyan"/>
          <w:rPrChange w:id="1111" w:author="Ben Fels" w:date="2024-12-20T16:54:00Z" w16du:dateUtc="2024-12-20T15:54:00Z">
            <w:rPr>
              <w:rFonts w:cs="Arial"/>
            </w:rPr>
          </w:rPrChange>
        </w:rPr>
        <w:t>(OpenAI, o. J.-a)</w:t>
      </w:r>
      <w:r w:rsidR="002D0ABE" w:rsidRPr="002D0ABE">
        <w:rPr>
          <w:highlight w:val="cyan"/>
          <w:lang w:val="en-US"/>
          <w:rPrChange w:id="1112" w:author="Ben Fels" w:date="2024-12-20T16:54:00Z" w16du:dateUtc="2024-12-20T15:54:00Z">
            <w:rPr>
              <w:lang w:val="en-US"/>
            </w:rPr>
          </w:rPrChange>
        </w:rPr>
        <w:fldChar w:fldCharType="end"/>
      </w:r>
      <w:commentRangeEnd w:id="1107"/>
      <w:r w:rsidR="00417E1B">
        <w:rPr>
          <w:rStyle w:val="Kommentarzeichen"/>
        </w:rPr>
        <w:commentReference w:id="1107"/>
      </w:r>
      <w:ins w:id="1113" w:author="Ben Fels" w:date="2024-12-21T09:20:00Z" w16du:dateUtc="2024-12-21T08:20:00Z">
        <w:r w:rsidR="00F7333D" w:rsidRPr="00E022D3">
          <w:rPr>
            <w:rPrChange w:id="1114"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115" w:author="Ben Fels" w:date="2024-12-16T22:07:00Z" w16du:dateUtc="2024-12-16T21:07:00Z"/>
        </w:rPr>
      </w:pPr>
    </w:p>
    <w:p w14:paraId="189BB60C" w14:textId="3326A256" w:rsidR="007A763E" w:rsidRPr="002A664A" w:rsidRDefault="007A763E">
      <w:pPr>
        <w:pStyle w:val="berschrift2"/>
        <w:rPr>
          <w:ins w:id="1116" w:author="Ben Fels" w:date="2024-12-16T22:07:00Z" w16du:dateUtc="2024-12-16T21:07:00Z"/>
        </w:rPr>
        <w:pPrChange w:id="1117" w:author="Ben Fels" w:date="2024-12-21T09:25:00Z" w16du:dateUtc="2024-12-21T08:25:00Z">
          <w:pPr>
            <w:autoSpaceDE w:val="0"/>
            <w:autoSpaceDN w:val="0"/>
            <w:adjustRightInd w:val="0"/>
            <w:spacing w:after="0"/>
            <w:jc w:val="both"/>
          </w:pPr>
        </w:pPrChange>
      </w:pPr>
      <w:bookmarkStart w:id="1118" w:name="_Toc185697460"/>
      <w:ins w:id="1119" w:author="Ben Fels" w:date="2024-12-16T22:07:00Z" w16du:dateUtc="2024-12-16T21:07:00Z">
        <w:r w:rsidRPr="002A664A">
          <w:t>Datensatzbeschreibung</w:t>
        </w:r>
        <w:bookmarkEnd w:id="1118"/>
      </w:ins>
    </w:p>
    <w:p w14:paraId="7E64F350" w14:textId="410E5F39" w:rsidR="00E965FE" w:rsidDel="004732D9" w:rsidRDefault="00E4634A" w:rsidP="004732D9">
      <w:pPr>
        <w:jc w:val="both"/>
        <w:rPr>
          <w:del w:id="1120" w:author="Ben Fels" w:date="2024-12-21T09:29:00Z" w16du:dateUtc="2024-12-21T08:29:00Z"/>
          <w:rFonts w:cs="Arial"/>
        </w:rPr>
      </w:pPr>
      <w:ins w:id="1121"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122" w:author="Ben Fels" w:date="2024-12-21T11:21:00Z" w16du:dateUtc="2024-12-21T10:21:00Z">
        <w:r w:rsidR="00356AB6">
          <w:t>Für die Auswahl eines geeigneten Datensatzes wurden diverse Kriterien heran</w:t>
        </w:r>
      </w:ins>
      <w:ins w:id="1123" w:author="Ben Fels" w:date="2024-12-21T11:22:00Z" w16du:dateUtc="2024-12-21T10:22:00Z">
        <w:r w:rsidR="00356AB6">
          <w:t xml:space="preserve">gezogen. Zunächst sollte der </w:t>
        </w:r>
      </w:ins>
      <w:ins w:id="1124" w:author="Ben Fels" w:date="2024-12-21T09:24:00Z" w16du:dateUtc="2024-12-21T08:24:00Z">
        <w:r w:rsidR="003E3441">
          <w:t>Datensatz vorab nicht bereits von dem nicht-argumentativen Text befreit worden sein</w:t>
        </w:r>
      </w:ins>
      <w:ins w:id="1125" w:author="Ben Fels" w:date="2024-12-21T11:22:00Z" w16du:dateUtc="2024-12-21T10:22:00Z">
        <w:r w:rsidR="00852873">
          <w:t xml:space="preserve">, um die Realität bestmöglich abzubilden </w:t>
        </w:r>
      </w:ins>
      <w:ins w:id="1126"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 xml:space="preserve">(Stab &amp; </w:t>
        </w:r>
        <w:proofErr w:type="spellStart"/>
        <w:r w:rsidR="003E3441" w:rsidRPr="00895A9C">
          <w:rPr>
            <w:rFonts w:cs="Arial"/>
            <w:highlight w:val="magenta"/>
          </w:rPr>
          <w:t>Gurevych</w:t>
        </w:r>
        <w:proofErr w:type="spellEnd"/>
        <w:r w:rsidR="003E3441" w:rsidRPr="00895A9C">
          <w:rPr>
            <w:rFonts w:cs="Arial"/>
            <w:highlight w:val="magenta"/>
          </w:rPr>
          <w:t>, 2017b, S. 620)</w:t>
        </w:r>
        <w:r w:rsidR="003E3441" w:rsidRPr="00732C52">
          <w:rPr>
            <w:highlight w:val="magenta"/>
          </w:rPr>
          <w:fldChar w:fldCharType="end"/>
        </w:r>
        <w:r w:rsidR="003E3441">
          <w:t xml:space="preserve">. </w:t>
        </w:r>
      </w:ins>
      <w:ins w:id="1127" w:author="Ben Fels" w:date="2024-12-21T11:22:00Z" w16du:dateUtc="2024-12-21T10:22:00Z">
        <w:r w:rsidR="00A76B67">
          <w:t xml:space="preserve">Desweiten wird der Ansatz verfolgt, nicht </w:t>
        </w:r>
      </w:ins>
      <w:ins w:id="1128" w:author="Ben Fels" w:date="2024-12-16T22:07:00Z" w16du:dateUtc="2024-12-16T21:07:00Z">
        <w:r w:rsidR="00887B44">
          <w:t xml:space="preserve">für jede Teilaufgabe </w:t>
        </w:r>
      </w:ins>
      <w:ins w:id="1129" w:author="Ben Fels" w:date="2024-12-21T11:23:00Z" w16du:dateUtc="2024-12-21T10:23:00Z">
        <w:r w:rsidR="00A76B67">
          <w:t xml:space="preserve">des Data </w:t>
        </w:r>
        <w:proofErr w:type="spellStart"/>
        <w:r w:rsidR="00A76B67">
          <w:lastRenderedPageBreak/>
          <w:t>Minings</w:t>
        </w:r>
        <w:proofErr w:type="spellEnd"/>
        <w:r w:rsidR="00A76B67">
          <w:t xml:space="preserve"> </w:t>
        </w:r>
      </w:ins>
      <w:ins w:id="1130" w:author="Ben Fels" w:date="2024-12-16T22:07:00Z" w16du:dateUtc="2024-12-16T21:07:00Z">
        <w:r w:rsidR="00887B44">
          <w:t xml:space="preserve">einen eigenen Datensatz </w:t>
        </w:r>
      </w:ins>
      <w:ins w:id="1131" w:author="Ben Fels" w:date="2024-12-21T11:23:00Z" w16du:dateUtc="2024-12-21T10:23:00Z">
        <w:r w:rsidR="00A76B67">
          <w:t xml:space="preserve">zu </w:t>
        </w:r>
      </w:ins>
      <w:ins w:id="1132" w:author="Ben Fels" w:date="2024-12-16T22:07:00Z" w16du:dateUtc="2024-12-16T21:07:00Z">
        <w:r w:rsidR="00887B44">
          <w:t xml:space="preserve">verwenden. </w:t>
        </w:r>
      </w:ins>
      <w:ins w:id="1133" w:author="Ben Fels" w:date="2024-12-21T11:23:00Z" w16du:dateUtc="2024-12-21T10:23:00Z">
        <w:r w:rsidR="00E56322">
          <w:t xml:space="preserve">Stattdessen soll sich der Datensatz über </w:t>
        </w:r>
        <w:r w:rsidR="00DF7A0F">
          <w:t xml:space="preserve">die </w:t>
        </w:r>
      </w:ins>
      <w:ins w:id="1134" w:author="Ben Fels" w:date="2024-12-16T22:07:00Z" w16du:dateUtc="2024-12-16T21:07:00Z">
        <w:r w:rsidR="00887B44" w:rsidRPr="00EB48AB">
          <w:rPr>
            <w:highlight w:val="cyan"/>
            <w:rPrChange w:id="1135" w:author="Ben Fels" w:date="2024-12-21T09:28:00Z" w16du:dateUtc="2024-12-21T08:28:00Z">
              <w:rPr/>
            </w:rPrChange>
          </w:rPr>
          <w:t>drei</w:t>
        </w:r>
        <w:r w:rsidR="00887B44">
          <w:t xml:space="preserve"> Teilaufgaben </w:t>
        </w:r>
      </w:ins>
      <w:ins w:id="1136" w:author="Ben Fels" w:date="2024-12-21T11:24:00Z" w16du:dateUtc="2024-12-21T10:24:00Z">
        <w:r w:rsidR="00DF7A0F">
          <w:t xml:space="preserve">hinweg </w:t>
        </w:r>
      </w:ins>
      <w:ins w:id="1137" w:author="Ben Fels" w:date="2024-12-16T22:07:00Z" w16du:dateUtc="2024-12-16T21:07:00Z">
        <w:r w:rsidR="00887B44">
          <w:t xml:space="preserve">verwenden </w:t>
        </w:r>
      </w:ins>
      <w:ins w:id="1138" w:author="Ben Fels" w:date="2024-12-21T11:24:00Z" w16du:dateUtc="2024-12-21T10:24:00Z">
        <w:r w:rsidR="00DF7A0F">
          <w:t>lassen</w:t>
        </w:r>
      </w:ins>
      <w:ins w:id="1139" w:author="Ben Fels" w:date="2024-12-16T22:07:00Z" w16du:dateUtc="2024-12-16T21:07:00Z">
        <w:r w:rsidR="00887B44">
          <w:t>.</w:t>
        </w:r>
      </w:ins>
      <w:ins w:id="1140" w:author="Ben Fels" w:date="2024-12-21T11:24:00Z" w16du:dateUtc="2024-12-21T10:24:00Z">
        <w:r w:rsidR="00A42C0D">
          <w:t xml:space="preserve"> Es </w:t>
        </w:r>
      </w:ins>
      <w:ins w:id="1141" w:author="Ben Fels" w:date="2024-12-16T22:07:00Z" w16du:dateUtc="2024-12-16T21:07:00Z">
        <w:r w:rsidR="00887B44">
          <w:t xml:space="preserve">bedarf </w:t>
        </w:r>
      </w:ins>
      <w:ins w:id="1142" w:author="Ben Fels" w:date="2024-12-21T11:24:00Z" w16du:dateUtc="2024-12-21T10:24:00Z">
        <w:r w:rsidR="00A42C0D">
          <w:t xml:space="preserve">folglich </w:t>
        </w:r>
      </w:ins>
      <w:ins w:id="1143" w:author="Ben Fels" w:date="2024-12-16T22:07:00Z" w16du:dateUtc="2024-12-16T21:07:00Z">
        <w:r w:rsidR="00887B44">
          <w:t xml:space="preserve">eines annotierten Datensatzes, in dem die </w:t>
        </w:r>
      </w:ins>
      <w:ins w:id="1144" w:author="Ben Fels" w:date="2024-12-21T09:21:00Z" w16du:dateUtc="2024-12-21T08:21:00Z">
        <w:r w:rsidR="00E3790C">
          <w:t>A</w:t>
        </w:r>
      </w:ins>
      <w:ins w:id="1145" w:author="Ben Fels" w:date="2024-12-16T22:07:00Z" w16du:dateUtc="2024-12-16T21:07:00Z">
        <w:r w:rsidR="00887B44">
          <w:t>rgument</w:t>
        </w:r>
      </w:ins>
      <w:ins w:id="1146" w:author="Ben Fels" w:date="2024-12-21T09:08:00Z" w16du:dateUtc="2024-12-21T08:08:00Z">
        <w:r w:rsidR="00961A84">
          <w:t>ationsk</w:t>
        </w:r>
      </w:ins>
      <w:ins w:id="1147" w:author="Ben Fels" w:date="2024-12-16T22:07:00Z" w16du:dateUtc="2024-12-16T21:07:00Z">
        <w:r w:rsidR="00887B44">
          <w:t>omponenten und d</w:t>
        </w:r>
      </w:ins>
      <w:ins w:id="1148" w:author="Ben Fels" w:date="2024-12-21T11:24:00Z" w16du:dateUtc="2024-12-21T10:24:00Z">
        <w:r w:rsidR="00A42C0D">
          <w:t>ie</w:t>
        </w:r>
      </w:ins>
      <w:ins w:id="1149" w:author="Ben Fels" w:date="2024-12-16T22:07:00Z" w16du:dateUtc="2024-12-16T21:07:00Z">
        <w:r w:rsidR="00887B44">
          <w:t xml:space="preserve"> argumentativen Beziehungen ausgewiesen werden. </w:t>
        </w:r>
      </w:ins>
      <w:ins w:id="1150" w:author="Ben Fels" w:date="2024-12-21T11:24:00Z" w16du:dateUtc="2024-12-21T10:24:00Z">
        <w:r w:rsidR="00563F3A">
          <w:t>Ein bereits annotierter Datensatz er</w:t>
        </w:r>
      </w:ins>
      <w:ins w:id="1151" w:author="Ben Fels" w:date="2024-12-21T11:25:00Z" w16du:dateUtc="2024-12-21T10:25:00Z">
        <w:r w:rsidR="00563F3A">
          <w:t>möglicht es a</w:t>
        </w:r>
      </w:ins>
      <w:ins w:id="1152" w:author="Ben Fels" w:date="2024-12-16T22:07:00Z" w16du:dateUtc="2024-12-16T21:07:00Z">
        <w:r w:rsidR="00887B44">
          <w:t>nhand der Grundwahrheit die Ausgabe</w:t>
        </w:r>
      </w:ins>
      <w:ins w:id="1153" w:author="Ben Fels" w:date="2024-12-21T11:25:00Z" w16du:dateUtc="2024-12-21T10:25:00Z">
        <w:r w:rsidR="00563F3A">
          <w:t>n</w:t>
        </w:r>
      </w:ins>
      <w:ins w:id="1154" w:author="Ben Fels" w:date="2024-12-16T22:07:00Z" w16du:dateUtc="2024-12-16T21:07:00Z">
        <w:r w:rsidR="00887B44">
          <w:t xml:space="preserve"> des LLMs </w:t>
        </w:r>
      </w:ins>
      <w:ins w:id="1155" w:author="Ben Fels" w:date="2024-12-21T11:25:00Z" w16du:dateUtc="2024-12-21T10:25:00Z">
        <w:r w:rsidR="00563F3A">
          <w:t>zu evaluieren</w:t>
        </w:r>
      </w:ins>
      <w:ins w:id="1156" w:author="Ben Fels" w:date="2024-12-16T22:07:00Z" w16du:dateUtc="2024-12-16T21:07:00Z">
        <w:r w:rsidR="00887B44">
          <w:t>.</w:t>
        </w:r>
      </w:ins>
      <w:ins w:id="1157" w:author="Ben Fels" w:date="2024-12-21T09:26:00Z" w16du:dateUtc="2024-12-21T08:26:00Z">
        <w:r w:rsidR="00B22711">
          <w:t xml:space="preserve"> Sofern kein passender Datensatz verfügbar ist, </w:t>
        </w:r>
        <w:r w:rsidR="0033434B">
          <w:t>be</w:t>
        </w:r>
      </w:ins>
      <w:ins w:id="1158" w:author="Ben Fels" w:date="2024-12-21T09:27:00Z" w16du:dateUtc="2024-12-21T08:27:00Z">
        <w:r w:rsidR="0033434B">
          <w:t>stünde die Möglichkeit einen eigenen Datensatz zu erstellen.</w:t>
        </w:r>
      </w:ins>
      <w:del w:id="1159" w:author="Ben Fels" w:date="2024-12-21T08:55:00Z" w16du:dateUtc="2024-12-21T07:55:00Z">
        <w:r w:rsidR="008B78C2" w:rsidRPr="00A04669" w:rsidDel="004B0C84">
          <w:rPr>
            <w:highlight w:val="magenta"/>
            <w:rPrChange w:id="1160"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61"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62" w:author="Ben Fels" w:date="2024-12-21T08:22:00Z" w16du:dateUtc="2024-12-21T07:22:00Z">
              <w:rPr/>
            </w:rPrChange>
          </w:rPr>
          <w:fldChar w:fldCharType="end"/>
        </w:r>
      </w:del>
      <w:ins w:id="1163" w:author="Ben Fels" w:date="2024-12-21T09:27:00Z" w16du:dateUtc="2024-12-21T08:27:00Z">
        <w:r w:rsidR="0033434B">
          <w:t xml:space="preserve"> </w:t>
        </w:r>
      </w:ins>
      <w:r w:rsidR="00513527">
        <w:t>Aufgrund der Komplexität</w:t>
      </w:r>
      <w:r w:rsidR="00966754">
        <w:t xml:space="preserve"> bei der Datenbeschriftung </w:t>
      </w:r>
      <w:del w:id="1164" w:author="Ben Fels" w:date="2024-12-21T09:28:00Z" w16du:dateUtc="2024-12-21T08:28:00Z">
        <w:r w:rsidR="00966754" w:rsidDel="004732D9">
          <w:delText xml:space="preserve">wurde </w:delText>
        </w:r>
      </w:del>
      <w:ins w:id="1165" w:author="Ben Fels" w:date="2024-12-21T09:28:00Z" w16du:dateUtc="2024-12-21T08:28:00Z">
        <w:r w:rsidR="004732D9">
          <w:t xml:space="preserve">wird </w:t>
        </w:r>
      </w:ins>
      <w:r w:rsidR="00966754">
        <w:t xml:space="preserve">sich </w:t>
      </w:r>
      <w:del w:id="1166" w:author="Ben Fels" w:date="2024-12-21T09:27:00Z" w16du:dateUtc="2024-12-21T08:27:00Z">
        <w:r w:rsidR="00966754" w:rsidDel="0033434B">
          <w:delText xml:space="preserve">gegen die Erstellung eines eigenen Datensatzes </w:delText>
        </w:r>
      </w:del>
      <w:ins w:id="1167" w:author="Ben Fels" w:date="2024-12-21T09:27:00Z" w16du:dateUtc="2024-12-21T08:27:00Z">
        <w:r w:rsidR="0033434B">
          <w:t xml:space="preserve">jedoch dagegen </w:t>
        </w:r>
      </w:ins>
      <w:r w:rsidR="00966754">
        <w:t xml:space="preserve">entschieden. </w:t>
      </w:r>
      <w:ins w:id="1168" w:author="Ben Fels" w:date="2024-12-21T08:42:00Z" w16du:dateUtc="2024-12-21T07:42:00Z">
        <w:r w:rsidR="00B72C1C">
          <w:t xml:space="preserve">Zur Orientierung: </w:t>
        </w:r>
      </w:ins>
      <w:ins w:id="1169" w:author="Ben Fels" w:date="2024-12-21T08:43:00Z" w16du:dateUtc="2024-12-21T07:43:00Z">
        <w:r w:rsidR="00F32EC3">
          <w:t xml:space="preserve">Die Annotations-Richtlinien von </w:t>
        </w:r>
        <w:r w:rsidR="00F32EC3" w:rsidRPr="00463615">
          <w:rPr>
            <w:rFonts w:cs="Arial"/>
            <w:highlight w:val="magenta"/>
            <w:rPrChange w:id="1170"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171" w:author="Ben Fels" w:date="2024-12-21T08:43:00Z" w16du:dateUtc="2024-12-21T07:43:00Z">
              <w:rPr>
                <w:rFonts w:cs="Arial"/>
                <w:highlight w:val="magenta"/>
                <w:lang w:val="en-US"/>
              </w:rPr>
            </w:rPrChange>
          </w:rPr>
          <w:t>Gurevych</w:t>
        </w:r>
        <w:proofErr w:type="spellEnd"/>
        <w:r w:rsidR="00F32EC3" w:rsidRPr="00463615">
          <w:rPr>
            <w:rFonts w:cs="Arial"/>
            <w:rPrChange w:id="1172" w:author="Ben Fels" w:date="2024-12-21T08:43:00Z" w16du:dateUtc="2024-12-21T07:43:00Z">
              <w:rPr>
                <w:rFonts w:cs="Arial"/>
                <w:lang w:val="en-US"/>
              </w:rPr>
            </w:rPrChange>
          </w:rPr>
          <w:t xml:space="preserve"> </w:t>
        </w:r>
      </w:ins>
      <w:r w:rsidR="00F32EC3" w:rsidRPr="00463615">
        <w:rPr>
          <w:rFonts w:cs="Arial"/>
          <w:highlight w:val="magenta"/>
          <w:lang w:val="en-US"/>
          <w:rPrChange w:id="1173"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74"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75" w:author="Ben Fels" w:date="2024-12-21T08:43:00Z" w16du:dateUtc="2024-12-21T07:43:00Z">
            <w:rPr>
              <w:rFonts w:cs="Arial"/>
              <w:lang w:val="en-US"/>
            </w:rPr>
          </w:rPrChange>
        </w:rPr>
        <w:fldChar w:fldCharType="end"/>
      </w:r>
      <w:ins w:id="1176" w:author="Ben Fels" w:date="2024-12-21T08:43:00Z" w16du:dateUtc="2024-12-21T07:43:00Z">
        <w:r w:rsidR="00463615" w:rsidRPr="00463615">
          <w:rPr>
            <w:rFonts w:cs="Arial"/>
            <w:rPrChange w:id="1177" w:author="Ben Fels" w:date="2024-12-21T08:43:00Z" w16du:dateUtc="2024-12-21T07:43:00Z">
              <w:rPr>
                <w:rFonts w:cs="Arial"/>
                <w:lang w:val="en-US"/>
              </w:rPr>
            </w:rPrChange>
          </w:rPr>
          <w:t xml:space="preserve"> um</w:t>
        </w:r>
        <w:r w:rsidR="00463615">
          <w:rPr>
            <w:rFonts w:cs="Arial"/>
          </w:rPr>
          <w:t>fassen 31 Seiten.</w:t>
        </w:r>
      </w:ins>
      <w:ins w:id="1178" w:author="Ben Fels" w:date="2024-12-21T11:35:00Z" w16du:dateUtc="2024-12-21T10:35:00Z">
        <w:r w:rsidR="00537411">
          <w:rPr>
            <w:rFonts w:cs="Arial"/>
          </w:rPr>
          <w:t xml:space="preserve"> </w:t>
        </w:r>
      </w:ins>
      <w:ins w:id="1179" w:author="Ben Fels" w:date="2024-12-21T09:29:00Z" w16du:dateUtc="2024-12-21T08:29:00Z">
        <w:r w:rsidR="00AC475E">
          <w:rPr>
            <w:rFonts w:cs="Arial"/>
          </w:rPr>
          <w:t>E</w:t>
        </w:r>
      </w:ins>
      <w:ins w:id="1180"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7777777" w:rsidR="00B8286A" w:rsidRDefault="009C1137">
      <w:pPr>
        <w:jc w:val="both"/>
        <w:rPr>
          <w:ins w:id="1181" w:author="Ben Fels" w:date="2024-12-21T18:57:00Z" w16du:dateUtc="2024-12-21T17:57:00Z"/>
          <w:rFonts w:cs="Arial"/>
        </w:rPr>
      </w:pPr>
      <w:del w:id="1182" w:author="Ben Fels" w:date="2024-12-21T09:06:00Z" w16du:dateUtc="2024-12-21T08:06:00Z">
        <w:r w:rsidDel="00E965FE">
          <w:delText xml:space="preserve">Es wurde </w:delText>
        </w:r>
      </w:del>
      <w:del w:id="1183" w:author="Ben Fels" w:date="2024-12-21T09:30:00Z" w16du:dateUtc="2024-12-21T08:30:00Z">
        <w:r w:rsidDel="001F0DCB">
          <w:delText xml:space="preserve">der </w:delText>
        </w:r>
      </w:del>
      <w:ins w:id="1184"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185" w:author="Ben Fels" w:date="2024-12-21T09:30:00Z" w16du:dateUtc="2024-12-21T08:30:00Z">
        <w:r w:rsidR="001F0DCB">
          <w:t>V</w:t>
        </w:r>
      </w:ins>
      <w:ins w:id="1186" w:author="Ben Fels" w:date="2024-12-21T08:45:00Z" w16du:dateUtc="2024-12-21T07:45:00Z">
        <w:r w:rsidR="00EA7E90" w:rsidRPr="00EA7E90">
          <w:t>ersion 2)</w:t>
        </w:r>
        <w:r w:rsidR="009F4724">
          <w:t xml:space="preserve"> </w:t>
        </w:r>
      </w:ins>
      <w:del w:id="1187" w:author="Ben Fels" w:date="2024-12-21T08:45:00Z" w16du:dateUtc="2024-12-21T07:45:00Z">
        <w:r w:rsidR="00954FFB" w:rsidDel="00EA7E90">
          <w:delText xml:space="preserve">… </w:delText>
        </w:r>
      </w:del>
      <w:r>
        <w:t>Datensatz</w:t>
      </w:r>
      <w:ins w:id="1188" w:author="Ben Fels" w:date="2024-12-21T08:45:00Z" w16du:dateUtc="2024-12-21T07:45:00Z">
        <w:r w:rsidR="00BC6555">
          <w:t xml:space="preserve"> </w:t>
        </w:r>
      </w:ins>
      <w:ins w:id="1189" w:author="Ben Fels" w:date="2024-12-21T08:54:00Z" w16du:dateUtc="2024-12-21T07:54:00Z">
        <w:r w:rsidR="00440A71">
          <w:t>(</w:t>
        </w:r>
      </w:ins>
      <w:ins w:id="1190" w:author="Ben Fels" w:date="2024-12-21T08:55:00Z" w16du:dateUtc="2024-12-21T07:55:00Z">
        <w:r w:rsidR="00440A71" w:rsidRPr="008252B1">
          <w:t>AAEC</w:t>
        </w:r>
        <w:r w:rsidR="00440A71">
          <w:t>)</w:t>
        </w:r>
        <w:r w:rsidR="00440A71" w:rsidRPr="008252B1">
          <w:t xml:space="preserve"> </w:t>
        </w:r>
      </w:ins>
      <w:r w:rsidR="00895A9C">
        <w:fldChar w:fldCharType="begin"/>
      </w:r>
      <w:r w:rsidR="00895A9C">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description","note":"Accepted: 2020-07-20T12:05:55Z","source":"tudatalib.ulb.tu-darmstadt.de","title":"Argument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91" w:author="Ben Fels" w:date="2024-12-21T08:48:00Z" w16du:dateUtc="2024-12-21T07:48:00Z">
            <w:rPr>
              <w:rFonts w:cs="Arial"/>
            </w:rPr>
          </w:rPrChange>
        </w:rPr>
        <w:t xml:space="preserve">Stab &amp; </w:t>
      </w:r>
      <w:proofErr w:type="spellStart"/>
      <w:r w:rsidR="00895A9C" w:rsidRPr="00443575">
        <w:rPr>
          <w:rFonts w:cs="Arial"/>
          <w:highlight w:val="magenta"/>
          <w:rPrChange w:id="1192" w:author="Ben Fels" w:date="2024-12-21T08:48:00Z" w16du:dateUtc="2024-12-21T07:48:00Z">
            <w:rPr>
              <w:rFonts w:cs="Arial"/>
            </w:rPr>
          </w:rPrChange>
        </w:rPr>
        <w:t>Gurevych</w:t>
      </w:r>
      <w:proofErr w:type="spellEnd"/>
      <w:r w:rsidR="00895A9C" w:rsidRPr="00443575">
        <w:rPr>
          <w:rFonts w:cs="Arial"/>
          <w:highlight w:val="magenta"/>
          <w:rPrChange w:id="1193" w:author="Ben Fels" w:date="2024-12-21T08:48:00Z" w16du:dateUtc="2024-12-21T07:48:00Z">
            <w:rPr>
              <w:rFonts w:cs="Arial"/>
            </w:rPr>
          </w:rPrChange>
        </w:rPr>
        <w:t>,</w:t>
      </w:r>
      <w:r w:rsidR="00895A9C" w:rsidRPr="00895A9C">
        <w:rPr>
          <w:rFonts w:cs="Arial"/>
        </w:rPr>
        <w:t xml:space="preserve"> </w:t>
      </w:r>
      <w:r w:rsidR="00895A9C" w:rsidRPr="00895A9C">
        <w:rPr>
          <w:rFonts w:cs="Arial"/>
          <w:highlight w:val="magenta"/>
          <w:rPrChange w:id="1194" w:author="Ben Fels" w:date="2024-12-21T08:46:00Z" w16du:dateUtc="2024-12-21T07:46:00Z">
            <w:rPr>
              <w:rFonts w:cs="Arial"/>
            </w:rPr>
          </w:rPrChange>
        </w:rPr>
        <w:t>2017a)</w:t>
      </w:r>
      <w:r w:rsidR="00895A9C">
        <w:fldChar w:fldCharType="end"/>
      </w:r>
      <w:r>
        <w:t xml:space="preserve"> </w:t>
      </w:r>
      <w:del w:id="1195" w:author="Ben Fels" w:date="2024-12-21T09:31:00Z" w16du:dateUtc="2024-12-21T08:31:00Z">
        <w:r w:rsidDel="001F0DCB">
          <w:delText>herangezogen</w:delText>
        </w:r>
      </w:del>
      <w:ins w:id="1196" w:author="Ben Fels" w:date="2024-12-21T09:31:00Z" w16du:dateUtc="2024-12-21T08:31:00Z">
        <w:r w:rsidR="001F0DCB">
          <w:t>als geeignet betrachtet</w:t>
        </w:r>
      </w:ins>
      <w:del w:id="1197"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98" w:author="Ben Fels" w:date="2024-12-21T08:47:00Z" w16du:dateUtc="2024-12-21T07:47:00Z">
        <w:r w:rsidR="00615AF5">
          <w:t xml:space="preserve">Dieser Datensatz </w:t>
        </w:r>
      </w:ins>
      <w:ins w:id="1199" w:author="Ben Fels" w:date="2024-12-21T08:49:00Z" w16du:dateUtc="2024-12-21T07:49:00Z">
        <w:r w:rsidR="00076BD0">
          <w:t>ist das Ergebnis der Arbeit vo</w:t>
        </w:r>
        <w:r w:rsidR="00076BD0" w:rsidRPr="00DA5B3A">
          <w:rPr>
            <w:highlight w:val="magenta"/>
            <w:rPrChange w:id="1200" w:author="Ben Fels" w:date="2024-12-21T08:53:00Z" w16du:dateUtc="2024-12-21T07:53:00Z">
              <w:rPr/>
            </w:rPrChange>
          </w:rPr>
          <w:t xml:space="preserve">n </w:t>
        </w:r>
      </w:ins>
      <w:ins w:id="1201" w:author="Ben Fels" w:date="2024-12-21T08:47:00Z" w16du:dateUtc="2024-12-21T07:47:00Z">
        <w:r w:rsidR="00615AF5" w:rsidRPr="00DA5B3A">
          <w:rPr>
            <w:rFonts w:cs="Arial"/>
            <w:highlight w:val="magenta"/>
            <w:rPrChange w:id="1202" w:author="Ben Fels" w:date="2024-12-21T08:53:00Z" w16du:dateUtc="2024-12-21T07:53:00Z">
              <w:rPr>
                <w:rFonts w:cs="Arial"/>
              </w:rPr>
            </w:rPrChange>
          </w:rPr>
          <w:t xml:space="preserve">Stab &amp; </w:t>
        </w:r>
        <w:proofErr w:type="spellStart"/>
        <w:r w:rsidR="00615AF5" w:rsidRPr="00DA5B3A">
          <w:rPr>
            <w:rFonts w:cs="Arial"/>
            <w:highlight w:val="magenta"/>
            <w:rPrChange w:id="1203" w:author="Ben Fels" w:date="2024-12-21T08:53:00Z" w16du:dateUtc="2024-12-21T07:53:00Z">
              <w:rPr>
                <w:rFonts w:cs="Arial"/>
              </w:rPr>
            </w:rPrChange>
          </w:rPr>
          <w:t>Gurevych</w:t>
        </w:r>
        <w:proofErr w:type="spellEnd"/>
        <w:r w:rsidR="00615AF5" w:rsidRPr="00DA5B3A">
          <w:rPr>
            <w:rFonts w:cs="Arial"/>
            <w:highlight w:val="magenta"/>
            <w:rPrChange w:id="1204" w:author="Ben Fels" w:date="2024-12-21T08:53:00Z" w16du:dateUtc="2024-12-21T07:53:00Z">
              <w:rPr>
                <w:rFonts w:cs="Arial"/>
              </w:rPr>
            </w:rPrChange>
          </w:rPr>
          <w:t xml:space="preserve"> </w:t>
        </w:r>
      </w:ins>
      <w:r w:rsidR="00076BD0" w:rsidRPr="00DA5B3A">
        <w:rPr>
          <w:rFonts w:cs="Arial"/>
          <w:highlight w:val="magenta"/>
          <w:rPrChange w:id="1205" w:author="Ben Fels" w:date="2024-12-21T08:53:00Z" w16du:dateUtc="2024-12-21T07:53:00Z">
            <w:rPr>
              <w:rFonts w:cs="Arial"/>
            </w:rPr>
          </w:rPrChange>
        </w:rPr>
        <w:fldChar w:fldCharType="begin"/>
      </w:r>
      <w:r w:rsidR="00076BD0" w:rsidRPr="00DA5B3A">
        <w:rPr>
          <w:rFonts w:cs="Arial"/>
          <w:highlight w:val="magenta"/>
          <w:rPrChange w:id="1206"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207" w:author="Ben Fels" w:date="2024-12-21T08:53:00Z" w16du:dateUtc="2024-12-21T07:53:00Z">
            <w:rPr>
              <w:rFonts w:cs="Arial"/>
            </w:rPr>
          </w:rPrChange>
        </w:rPr>
        <w:fldChar w:fldCharType="separate"/>
      </w:r>
      <w:r w:rsidR="00076BD0" w:rsidRPr="00DA5B3A">
        <w:rPr>
          <w:rFonts w:cs="Arial"/>
          <w:highlight w:val="magenta"/>
          <w:rPrChange w:id="1208" w:author="Ben Fels" w:date="2024-12-21T08:53:00Z" w16du:dateUtc="2024-12-21T07:53:00Z">
            <w:rPr>
              <w:rFonts w:cs="Arial"/>
            </w:rPr>
          </w:rPrChange>
        </w:rPr>
        <w:t>(2017b)</w:t>
      </w:r>
      <w:r w:rsidR="00076BD0" w:rsidRPr="00DA5B3A">
        <w:rPr>
          <w:rFonts w:cs="Arial"/>
          <w:highlight w:val="magenta"/>
          <w:rPrChange w:id="1209" w:author="Ben Fels" w:date="2024-12-21T08:53:00Z" w16du:dateUtc="2024-12-21T07:53:00Z">
            <w:rPr>
              <w:rFonts w:cs="Arial"/>
            </w:rPr>
          </w:rPrChange>
        </w:rPr>
        <w:fldChar w:fldCharType="end"/>
      </w:r>
      <w:ins w:id="1210"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211" w:author="Ben Fels" w:date="2024-12-21T08:47:00Z" w16du:dateUtc="2024-12-21T07:47:00Z">
        <w:r w:rsidR="0028784F">
          <w:rPr>
            <w:rFonts w:cs="Arial"/>
          </w:rPr>
          <w:t>.</w:t>
        </w:r>
      </w:ins>
      <w:ins w:id="1212" w:author="Ben Fels" w:date="2024-12-21T08:53:00Z" w16du:dateUtc="2024-12-21T07:53:00Z">
        <w:r w:rsidR="00DA5B3A">
          <w:rPr>
            <w:rFonts w:cs="Arial"/>
          </w:rPr>
          <w:t xml:space="preserve"> </w:t>
        </w:r>
      </w:ins>
    </w:p>
    <w:p w14:paraId="7C38992E" w14:textId="77777777" w:rsidR="00B8286A" w:rsidRDefault="00B8286A" w:rsidP="00B8286A">
      <w:pPr>
        <w:rPr>
          <w:ins w:id="1213" w:author="Ben Fels" w:date="2024-12-21T18:57:00Z" w16du:dateUtc="2024-12-21T17:57:00Z"/>
        </w:rPr>
      </w:pPr>
      <w:ins w:id="1214"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215" w:author="Ben Fels" w:date="2024-12-21T09:04:00Z" w16du:dateUtc="2024-12-21T08:04:00Z"/>
        </w:rPr>
        <w:pPrChange w:id="1216" w:author="Ben Fels" w:date="2024-12-21T09:29:00Z" w16du:dateUtc="2024-12-21T08:29:00Z">
          <w:pPr>
            <w:autoSpaceDE w:val="0"/>
            <w:autoSpaceDN w:val="0"/>
            <w:adjustRightInd w:val="0"/>
            <w:spacing w:after="0"/>
            <w:jc w:val="both"/>
          </w:pPr>
        </w:pPrChange>
      </w:pPr>
      <w:ins w:id="1217"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 xml:space="preserve">(Stab &amp; </w:t>
        </w:r>
        <w:proofErr w:type="spellStart"/>
        <w:r w:rsidRPr="00895A9C">
          <w:rPr>
            <w:rFonts w:cs="Arial"/>
            <w:highlight w:val="magenta"/>
          </w:rPr>
          <w:t>Gurevych</w:t>
        </w:r>
        <w:proofErr w:type="spellEnd"/>
        <w:r w:rsidRPr="00895A9C">
          <w:rPr>
            <w:rFonts w:cs="Arial"/>
            <w:highlight w:val="magenta"/>
          </w:rPr>
          <w:t>,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 xml:space="preserve">(Cabrio &amp; </w:t>
        </w:r>
        <w:proofErr w:type="spellStart"/>
        <w:r w:rsidRPr="003A64B5">
          <w:rPr>
            <w:rFonts w:cs="Arial"/>
            <w:highlight w:val="magenta"/>
          </w:rPr>
          <w:t>Villata</w:t>
        </w:r>
        <w:proofErr w:type="spellEnd"/>
        <w:r w:rsidRPr="003A64B5">
          <w:rPr>
            <w:rFonts w:cs="Arial"/>
            <w:highlight w:val="magenta"/>
          </w:rPr>
          <w:t>, 2018, S. 5429)</w:t>
        </w:r>
        <w:r w:rsidRPr="00B90517">
          <w:rPr>
            <w:i/>
            <w:highlight w:val="magenta"/>
          </w:rPr>
          <w:fldChar w:fldCharType="end"/>
        </w:r>
        <w:r>
          <w:t>.</w:t>
        </w:r>
      </w:ins>
      <w:ins w:id="1218"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219" w:author="Ben Fels" w:date="2024-12-21T08:56:00Z" w16du:dateUtc="2024-12-21T07:56:00Z"/>
        </w:rPr>
        <w:pPrChange w:id="1220" w:author="Ben Fels" w:date="2024-12-21T08:56:00Z" w16du:dateUtc="2024-12-21T07:56:00Z">
          <w:pPr/>
        </w:pPrChange>
      </w:pPr>
      <w:ins w:id="1221" w:author="Ben Fels" w:date="2024-12-21T09:04:00Z" w16du:dateUtc="2024-12-21T08:04:00Z">
        <w:r w:rsidRPr="00DB6600">
          <w:rPr>
            <w:highlight w:val="cyan"/>
            <w:rPrChange w:id="1222"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223" w:author="Ben Fels" w:date="2024-12-21T09:04:00Z" w16du:dateUtc="2024-12-21T08:04:00Z"/>
          <w:highlight w:val="cyan"/>
          <w:lang w:val="en-US"/>
          <w:rPrChange w:id="1224" w:author="Ben Fels" w:date="2024-12-21T09:04:00Z" w16du:dateUtc="2024-12-21T08:04:00Z">
            <w:rPr>
              <w:ins w:id="1225" w:author="Ben Fels" w:date="2024-12-21T09:04:00Z" w16du:dateUtc="2024-12-21T08:04:00Z"/>
              <w:lang w:val="en-US"/>
            </w:rPr>
          </w:rPrChange>
        </w:rPr>
      </w:pPr>
      <w:ins w:id="1226" w:author="Ben Fels" w:date="2024-12-21T09:04:00Z" w16du:dateUtc="2024-12-21T08:04:00Z">
        <w:r w:rsidRPr="00DB6600">
          <w:rPr>
            <w:highlight w:val="cyan"/>
            <w:lang w:val="en-US"/>
            <w:rPrChange w:id="1227"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228" w:author="Ben Fels" w:date="2024-12-21T09:04:00Z" w16du:dateUtc="2024-12-21T08:04:00Z"/>
          <w:highlight w:val="cyan"/>
          <w:rPrChange w:id="1229" w:author="Ben Fels" w:date="2024-12-21T09:04:00Z" w16du:dateUtc="2024-12-21T08:04:00Z">
            <w:rPr>
              <w:ins w:id="1230" w:author="Ben Fels" w:date="2024-12-21T09:04:00Z" w16du:dateUtc="2024-12-21T08:04:00Z"/>
            </w:rPr>
          </w:rPrChange>
        </w:rPr>
      </w:pPr>
      <w:ins w:id="1231" w:author="Ben Fels" w:date="2024-12-21T09:04:00Z" w16du:dateUtc="2024-12-21T08:04:00Z">
        <w:r w:rsidRPr="00DB6600">
          <w:rPr>
            <w:highlight w:val="cyan"/>
            <w:rPrChange w:id="1232"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233" w:author="Ben Fels" w:date="2024-12-21T09:04:00Z" w16du:dateUtc="2024-12-21T08:04:00Z"/>
          <w:highlight w:val="cyan"/>
          <w:lang w:val="en-US"/>
          <w:rPrChange w:id="1234" w:author="Ben Fels" w:date="2024-12-21T09:04:00Z" w16du:dateUtc="2024-12-21T08:04:00Z">
            <w:rPr>
              <w:ins w:id="1235" w:author="Ben Fels" w:date="2024-12-21T09:04:00Z" w16du:dateUtc="2024-12-21T08:04:00Z"/>
              <w:lang w:val="en-US"/>
            </w:rPr>
          </w:rPrChange>
        </w:rPr>
      </w:pPr>
      <w:ins w:id="1236" w:author="Ben Fels" w:date="2024-12-21T09:04:00Z" w16du:dateUtc="2024-12-21T08:04:00Z">
        <w:r w:rsidRPr="00DB6600">
          <w:rPr>
            <w:highlight w:val="cyan"/>
            <w:lang w:val="en-US"/>
            <w:rPrChange w:id="1237"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238" w:author="Ben Fels" w:date="2024-12-21T09:04:00Z" w16du:dateUtc="2024-12-21T08:04:00Z"/>
          <w:highlight w:val="cyan"/>
          <w:lang w:val="en-US"/>
          <w:rPrChange w:id="1239" w:author="Ben Fels" w:date="2024-12-21T09:04:00Z" w16du:dateUtc="2024-12-21T08:04:00Z">
            <w:rPr>
              <w:ins w:id="1240" w:author="Ben Fels" w:date="2024-12-21T09:04:00Z" w16du:dateUtc="2024-12-21T08:04:00Z"/>
              <w:lang w:val="en-US"/>
            </w:rPr>
          </w:rPrChange>
        </w:rPr>
      </w:pPr>
      <w:ins w:id="1241" w:author="Ben Fels" w:date="2024-12-21T09:04:00Z" w16du:dateUtc="2024-12-21T08:04:00Z">
        <w:r w:rsidRPr="00DB6600">
          <w:rPr>
            <w:highlight w:val="cyan"/>
            <w:lang w:val="en-US"/>
            <w:rPrChange w:id="1242"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243" w:author="Ben Fels" w:date="2024-12-21T09:04:00Z" w16du:dateUtc="2024-12-21T08:04:00Z"/>
          <w:lang w:val="en-US"/>
        </w:rPr>
      </w:pPr>
      <w:ins w:id="1244" w:author="Ben Fels" w:date="2024-12-21T09:04:00Z" w16du:dateUtc="2024-12-21T08:04:00Z">
        <w:r w:rsidRPr="00DB6600">
          <w:rPr>
            <w:highlight w:val="cyan"/>
            <w:lang w:val="en-US"/>
            <w:rPrChange w:id="1245" w:author="Ben Fels" w:date="2024-12-21T09:04:00Z" w16du:dateUtc="2024-12-21T08:04:00Z">
              <w:rPr>
                <w:lang w:val="en-US"/>
              </w:rPr>
            </w:rPrChange>
          </w:rPr>
          <w:t xml:space="preserve">Die </w:t>
        </w:r>
        <w:proofErr w:type="spellStart"/>
        <w:r w:rsidRPr="00DB6600">
          <w:rPr>
            <w:highlight w:val="cyan"/>
            <w:lang w:val="en-US"/>
            <w:rPrChange w:id="1246" w:author="Ben Fels" w:date="2024-12-21T09:04:00Z" w16du:dateUtc="2024-12-21T08:04:00Z">
              <w:rPr>
                <w:lang w:val="en-US"/>
              </w:rPr>
            </w:rPrChange>
          </w:rPr>
          <w:t>Auswahl</w:t>
        </w:r>
        <w:proofErr w:type="spellEnd"/>
        <w:r w:rsidRPr="00DB6600">
          <w:rPr>
            <w:highlight w:val="cyan"/>
            <w:lang w:val="en-US"/>
            <w:rPrChange w:id="1247" w:author="Ben Fels" w:date="2024-12-21T09:04:00Z" w16du:dateUtc="2024-12-21T08:04:00Z">
              <w:rPr>
                <w:lang w:val="en-US"/>
              </w:rPr>
            </w:rPrChange>
          </w:rPr>
          <w:t xml:space="preserve"> dieses </w:t>
        </w:r>
        <w:proofErr w:type="spellStart"/>
        <w:r w:rsidRPr="00DB6600">
          <w:rPr>
            <w:highlight w:val="cyan"/>
            <w:lang w:val="en-US"/>
            <w:rPrChange w:id="1248" w:author="Ben Fels" w:date="2024-12-21T09:04:00Z" w16du:dateUtc="2024-12-21T08:04:00Z">
              <w:rPr>
                <w:lang w:val="en-US"/>
              </w:rPr>
            </w:rPrChange>
          </w:rPr>
          <w:t>Datensatzes</w:t>
        </w:r>
        <w:proofErr w:type="spellEnd"/>
        <w:r w:rsidRPr="00DB6600">
          <w:rPr>
            <w:highlight w:val="cyan"/>
            <w:lang w:val="en-US"/>
            <w:rPrChange w:id="1249" w:author="Ben Fels" w:date="2024-12-21T09:04:00Z" w16du:dateUtc="2024-12-21T08:04:00Z">
              <w:rPr>
                <w:lang w:val="en-US"/>
              </w:rPr>
            </w:rPrChange>
          </w:rPr>
          <w:t xml:space="preserve"> </w:t>
        </w:r>
        <w:proofErr w:type="spellStart"/>
        <w:r w:rsidRPr="00DB6600">
          <w:rPr>
            <w:highlight w:val="cyan"/>
            <w:lang w:val="en-US"/>
            <w:rPrChange w:id="1250" w:author="Ben Fels" w:date="2024-12-21T09:04:00Z" w16du:dateUtc="2024-12-21T08:04:00Z">
              <w:rPr>
                <w:lang w:val="en-US"/>
              </w:rPr>
            </w:rPrChange>
          </w:rPr>
          <w:t>wird</w:t>
        </w:r>
        <w:proofErr w:type="spellEnd"/>
        <w:r w:rsidRPr="00DB6600">
          <w:rPr>
            <w:highlight w:val="cyan"/>
            <w:lang w:val="en-US"/>
            <w:rPrChange w:id="1251" w:author="Ben Fels" w:date="2024-12-21T09:04:00Z" w16du:dateUtc="2024-12-21T08:04:00Z">
              <w:rPr>
                <w:lang w:val="en-US"/>
              </w:rPr>
            </w:rPrChange>
          </w:rPr>
          <w:t xml:space="preserve"> von </w:t>
        </w:r>
        <w:r w:rsidRPr="00DB6600">
          <w:rPr>
            <w:highlight w:val="cyan"/>
            <w:lang w:val="en-US"/>
            <w:rPrChange w:id="1252" w:author="Ben Fels" w:date="2024-12-21T09:04:00Z" w16du:dateUtc="2024-12-21T08:04:00Z">
              <w:rPr>
                <w:highlight w:val="magenta"/>
                <w:lang w:val="en-US"/>
              </w:rPr>
            </w:rPrChange>
          </w:rPr>
          <w:fldChar w:fldCharType="begin"/>
        </w:r>
        <w:r w:rsidRPr="00DB6600">
          <w:rPr>
            <w:highlight w:val="cyan"/>
            <w:lang w:val="en-US"/>
            <w:rPrChange w:id="1253"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54" w:author="Ben Fels" w:date="2024-12-21T09:04:00Z" w16du:dateUtc="2024-12-21T08:04:00Z">
              <w:rPr>
                <w:highlight w:val="magenta"/>
                <w:lang w:val="en-US"/>
              </w:rPr>
            </w:rPrChange>
          </w:rPr>
          <w:fldChar w:fldCharType="separate"/>
        </w:r>
        <w:r w:rsidRPr="00DB6600">
          <w:rPr>
            <w:rFonts w:cs="Arial"/>
            <w:highlight w:val="cyan"/>
            <w:lang w:val="en-US"/>
            <w:rPrChange w:id="1255" w:author="Ben Fels" w:date="2024-12-21T09:04:00Z" w16du:dateUtc="2024-12-21T08:04:00Z">
              <w:rPr>
                <w:rFonts w:cs="Arial"/>
                <w:highlight w:val="magenta"/>
                <w:lang w:val="en-US"/>
              </w:rPr>
            </w:rPrChange>
          </w:rPr>
          <w:t>(</w:t>
        </w:r>
        <w:proofErr w:type="spellStart"/>
        <w:r w:rsidRPr="00DB6600">
          <w:rPr>
            <w:rFonts w:cs="Arial"/>
            <w:highlight w:val="cyan"/>
            <w:lang w:val="en-US"/>
            <w:rPrChange w:id="1256" w:author="Ben Fels" w:date="2024-12-21T09:04:00Z" w16du:dateUtc="2024-12-21T08:04:00Z">
              <w:rPr>
                <w:rFonts w:cs="Arial"/>
                <w:highlight w:val="magenta"/>
                <w:lang w:val="en-US"/>
              </w:rPr>
            </w:rPrChange>
          </w:rPr>
          <w:t>Yeginbergen</w:t>
        </w:r>
        <w:proofErr w:type="spellEnd"/>
        <w:r w:rsidRPr="00DB6600">
          <w:rPr>
            <w:rFonts w:cs="Arial"/>
            <w:highlight w:val="cyan"/>
            <w:lang w:val="en-US"/>
            <w:rPrChange w:id="1257" w:author="Ben Fels" w:date="2024-12-21T09:04:00Z" w16du:dateUtc="2024-12-21T08:04:00Z">
              <w:rPr>
                <w:rFonts w:cs="Arial"/>
                <w:highlight w:val="magenta"/>
                <w:lang w:val="en-US"/>
              </w:rPr>
            </w:rPrChange>
          </w:rPr>
          <w:t xml:space="preserve"> et al., 2024, S. 11688)</w:t>
        </w:r>
        <w:r w:rsidRPr="00DB6600">
          <w:rPr>
            <w:highlight w:val="cyan"/>
            <w:lang w:val="en-US"/>
            <w:rPrChange w:id="1258" w:author="Ben Fels" w:date="2024-12-21T09:04:00Z" w16du:dateUtc="2024-12-21T08:04:00Z">
              <w:rPr>
                <w:highlight w:val="magenta"/>
                <w:lang w:val="en-US"/>
              </w:rPr>
            </w:rPrChange>
          </w:rPr>
          <w:fldChar w:fldCharType="end"/>
        </w:r>
        <w:r w:rsidRPr="00DB6600">
          <w:rPr>
            <w:highlight w:val="cyan"/>
            <w:lang w:val="en-US"/>
            <w:rPrChange w:id="1259" w:author="Ben Fels" w:date="2024-12-21T09:04:00Z" w16du:dateUtc="2024-12-21T08:04:00Z">
              <w:rPr>
                <w:lang w:val="en-US"/>
              </w:rPr>
            </w:rPrChange>
          </w:rPr>
          <w:t xml:space="preserve"> </w:t>
        </w:r>
        <w:proofErr w:type="spellStart"/>
        <w:r w:rsidRPr="00DB6600">
          <w:rPr>
            <w:highlight w:val="cyan"/>
            <w:lang w:val="en-US"/>
            <w:rPrChange w:id="1260" w:author="Ben Fels" w:date="2024-12-21T09:04:00Z" w16du:dateUtc="2024-12-21T08:04:00Z">
              <w:rPr>
                <w:lang w:val="en-US"/>
              </w:rPr>
            </w:rPrChange>
          </w:rPr>
          <w:t>als</w:t>
        </w:r>
        <w:proofErr w:type="spellEnd"/>
        <w:r w:rsidRPr="00DB6600">
          <w:rPr>
            <w:highlight w:val="cyan"/>
            <w:lang w:val="en-US"/>
            <w:rPrChange w:id="1261"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262"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263" w:author="Ben Fels" w:date="2024-12-21T08:53:00Z" w16du:dateUtc="2024-12-21T07:53:00Z"/>
          <w:highlight w:val="green"/>
        </w:rPr>
      </w:pPr>
      <w:r>
        <w:lastRenderedPageBreak/>
        <w:t xml:space="preserve">Der Datensatz enthält </w:t>
      </w:r>
      <w:r w:rsidR="00800EFE">
        <w:t xml:space="preserve">sowohl die vollständigen </w:t>
      </w:r>
      <w:del w:id="1264" w:author="Ben Fels" w:date="2024-12-21T08:50:00Z" w16du:dateUtc="2024-12-21T07:50:00Z">
        <w:r w:rsidR="00800EFE" w:rsidDel="00C02EE7">
          <w:delText xml:space="preserve">Essays </w:delText>
        </w:r>
      </w:del>
      <w:ins w:id="1265" w:author="Ben Fels" w:date="2024-12-21T08:50:00Z" w16du:dateUtc="2024-12-21T07:50:00Z">
        <w:r w:rsidR="00C02EE7">
          <w:t xml:space="preserve">Aufsätze </w:t>
        </w:r>
      </w:ins>
      <w:r w:rsidR="00800EFE">
        <w:t xml:space="preserve">als </w:t>
      </w:r>
      <w:r>
        <w:t>Text-Datei</w:t>
      </w:r>
      <w:ins w:id="1266"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267" w:author="Ben Fels" w:date="2024-12-21T10:15:00Z" w16du:dateUtc="2024-12-21T09:15:00Z">
            <w:rPr/>
          </w:rPrChange>
        </w:rPr>
        <w:t xml:space="preserve">. </w:t>
      </w:r>
      <w:del w:id="1268" w:author="Ben Fels" w:date="2024-12-21T08:50:00Z" w16du:dateUtc="2024-12-21T07:50:00Z">
        <w:r w:rsidR="0091105B" w:rsidRPr="00CD387E" w:rsidDel="00EE501B">
          <w:rPr>
            <w:highlight w:val="yellow"/>
            <w:rPrChange w:id="1269" w:author="Ben Fels" w:date="2024-12-21T10:15:00Z" w16du:dateUtc="2024-12-21T09:15:00Z">
              <w:rPr/>
            </w:rPrChange>
          </w:rPr>
          <w:delText xml:space="preserve">Es </w:delText>
        </w:r>
      </w:del>
      <w:ins w:id="1270" w:author="Ben Fels" w:date="2024-12-21T08:51:00Z" w16du:dateUtc="2024-12-21T07:51:00Z">
        <w:r w:rsidR="000B14C2" w:rsidRPr="00CD387E">
          <w:rPr>
            <w:highlight w:val="yellow"/>
            <w:rPrChange w:id="1271" w:author="Ben Fels" w:date="2024-12-21T10:15:00Z" w16du:dateUtc="2024-12-21T09:15:00Z">
              <w:rPr/>
            </w:rPrChange>
          </w:rPr>
          <w:t xml:space="preserve">Bei den </w:t>
        </w:r>
      </w:ins>
      <w:ins w:id="1272" w:author="Ben Fels" w:date="2024-12-21T08:50:00Z" w16du:dateUtc="2024-12-21T07:50:00Z">
        <w:r w:rsidR="00EE501B" w:rsidRPr="00CD387E">
          <w:rPr>
            <w:highlight w:val="yellow"/>
            <w:rPrChange w:id="1273" w:author="Ben Fels" w:date="2024-12-21T10:15:00Z" w16du:dateUtc="2024-12-21T09:15:00Z">
              <w:rPr/>
            </w:rPrChange>
          </w:rPr>
          <w:t xml:space="preserve">Annotationen </w:t>
        </w:r>
      </w:ins>
      <w:del w:id="1274" w:author="Ben Fels" w:date="2024-12-21T08:51:00Z" w16du:dateUtc="2024-12-21T07:51:00Z">
        <w:r w:rsidR="0091105B" w:rsidRPr="00CD387E" w:rsidDel="00EE501B">
          <w:rPr>
            <w:highlight w:val="yellow"/>
            <w:rPrChange w:id="1275" w:author="Ben Fels" w:date="2024-12-21T10:15:00Z" w16du:dateUtc="2024-12-21T09:15:00Z">
              <w:rPr/>
            </w:rPrChange>
          </w:rPr>
          <w:delText xml:space="preserve">wird </w:delText>
        </w:r>
      </w:del>
      <w:ins w:id="1276" w:author="Ben Fels" w:date="2024-12-21T08:51:00Z" w16du:dateUtc="2024-12-21T07:51:00Z">
        <w:r w:rsidR="000B14C2" w:rsidRPr="00CD387E">
          <w:rPr>
            <w:highlight w:val="yellow"/>
            <w:rPrChange w:id="1277" w:author="Ben Fels" w:date="2024-12-21T10:15:00Z" w16du:dateUtc="2024-12-21T09:15:00Z">
              <w:rPr/>
            </w:rPrChange>
          </w:rPr>
          <w:t xml:space="preserve">werden </w:t>
        </w:r>
        <w:r w:rsidR="000F522D" w:rsidRPr="00CD387E">
          <w:rPr>
            <w:highlight w:val="yellow"/>
            <w:rPrChange w:id="1278" w:author="Ben Fels" w:date="2024-12-21T10:15:00Z" w16du:dateUtc="2024-12-21T09:15:00Z">
              <w:rPr/>
            </w:rPrChange>
          </w:rPr>
          <w:t xml:space="preserve">die Argumentationskomponenten </w:t>
        </w:r>
      </w:ins>
      <w:del w:id="1279" w:author="Ben Fels" w:date="2024-12-21T08:51:00Z" w16du:dateUtc="2024-12-21T07:51:00Z">
        <w:r w:rsidR="0091105B" w:rsidRPr="00CD387E" w:rsidDel="000F522D">
          <w:rPr>
            <w:highlight w:val="yellow"/>
            <w:rPrChange w:id="1280" w:author="Ben Fels" w:date="2024-12-21T10:15:00Z" w16du:dateUtc="2024-12-21T09:15:00Z">
              <w:rPr/>
            </w:rPrChange>
          </w:rPr>
          <w:delText xml:space="preserve">zwischen </w:delText>
        </w:r>
      </w:del>
      <w:r w:rsidR="000B4D81" w:rsidRPr="00CD387E">
        <w:rPr>
          <w:highlight w:val="yellow"/>
          <w:rPrChange w:id="1281" w:author="Ben Fels" w:date="2024-12-21T10:15:00Z" w16du:dateUtc="2024-12-21T09:15:00Z">
            <w:rPr/>
          </w:rPrChange>
        </w:rPr>
        <w:t>Hauptaussage (</w:t>
      </w:r>
      <w:proofErr w:type="spellStart"/>
      <w:r w:rsidR="00FA4398" w:rsidRPr="00CD387E">
        <w:rPr>
          <w:highlight w:val="yellow"/>
          <w:rPrChange w:id="1282" w:author="Ben Fels" w:date="2024-12-21T10:15:00Z" w16du:dateUtc="2024-12-21T09:15:00Z">
            <w:rPr/>
          </w:rPrChange>
        </w:rPr>
        <w:t>MajorClaim</w:t>
      </w:r>
      <w:r w:rsidR="00B70058" w:rsidRPr="00CD387E">
        <w:rPr>
          <w:highlight w:val="yellow"/>
          <w:rPrChange w:id="1283" w:author="Ben Fels" w:date="2024-12-21T10:15:00Z" w16du:dateUtc="2024-12-21T09:15:00Z">
            <w:rPr/>
          </w:rPrChange>
        </w:rPr>
        <w:t>s</w:t>
      </w:r>
      <w:proofErr w:type="spellEnd"/>
      <w:r w:rsidR="000B4D81" w:rsidRPr="00CD387E">
        <w:rPr>
          <w:highlight w:val="yellow"/>
          <w:rPrChange w:id="1284" w:author="Ben Fels" w:date="2024-12-21T10:15:00Z" w16du:dateUtc="2024-12-21T09:15:00Z">
            <w:rPr/>
          </w:rPrChange>
        </w:rPr>
        <w:t>)</w:t>
      </w:r>
      <w:r w:rsidR="00FA4398" w:rsidRPr="00CD387E">
        <w:rPr>
          <w:highlight w:val="yellow"/>
          <w:rPrChange w:id="1285" w:author="Ben Fels" w:date="2024-12-21T10:15:00Z" w16du:dateUtc="2024-12-21T09:15:00Z">
            <w:rPr/>
          </w:rPrChange>
        </w:rPr>
        <w:t xml:space="preserve">, </w:t>
      </w:r>
      <w:r w:rsidR="000E6805" w:rsidRPr="00CD387E">
        <w:rPr>
          <w:highlight w:val="yellow"/>
          <w:rPrChange w:id="1286" w:author="Ben Fels" w:date="2024-12-21T10:15:00Z" w16du:dateUtc="2024-12-21T09:15:00Z">
            <w:rPr/>
          </w:rPrChange>
        </w:rPr>
        <w:t>Behauptungen (</w:t>
      </w:r>
      <w:proofErr w:type="spellStart"/>
      <w:r w:rsidR="000E6805" w:rsidRPr="00CD387E">
        <w:rPr>
          <w:highlight w:val="yellow"/>
          <w:rPrChange w:id="1287" w:author="Ben Fels" w:date="2024-12-21T10:15:00Z" w16du:dateUtc="2024-12-21T09:15:00Z">
            <w:rPr/>
          </w:rPrChange>
        </w:rPr>
        <w:t>claims</w:t>
      </w:r>
      <w:proofErr w:type="spellEnd"/>
      <w:r w:rsidR="000E6805" w:rsidRPr="00CD387E">
        <w:rPr>
          <w:highlight w:val="yellow"/>
          <w:rPrChange w:id="1288" w:author="Ben Fels" w:date="2024-12-21T10:15:00Z" w16du:dateUtc="2024-12-21T09:15:00Z">
            <w:rPr/>
          </w:rPrChange>
        </w:rPr>
        <w:t xml:space="preserve">) </w:t>
      </w:r>
      <w:r w:rsidR="00FA4398" w:rsidRPr="00CD387E">
        <w:rPr>
          <w:highlight w:val="yellow"/>
          <w:rPrChange w:id="1289" w:author="Ben Fels" w:date="2024-12-21T10:15:00Z" w16du:dateUtc="2024-12-21T09:15:00Z">
            <w:rPr/>
          </w:rPrChange>
        </w:rPr>
        <w:t xml:space="preserve">und </w:t>
      </w:r>
      <w:r w:rsidR="00A243E1" w:rsidRPr="00CD387E">
        <w:rPr>
          <w:highlight w:val="yellow"/>
          <w:rPrChange w:id="1290" w:author="Ben Fels" w:date="2024-12-21T10:15:00Z" w16du:dateUtc="2024-12-21T09:15:00Z">
            <w:rPr/>
          </w:rPrChange>
        </w:rPr>
        <w:t>Prämissen (</w:t>
      </w:r>
      <w:proofErr w:type="spellStart"/>
      <w:r w:rsidR="00A243E1" w:rsidRPr="00CD387E">
        <w:rPr>
          <w:highlight w:val="yellow"/>
          <w:rPrChange w:id="1291" w:author="Ben Fels" w:date="2024-12-21T10:15:00Z" w16du:dateUtc="2024-12-21T09:15:00Z">
            <w:rPr/>
          </w:rPrChange>
        </w:rPr>
        <w:t>p</w:t>
      </w:r>
      <w:r w:rsidR="00FA4398" w:rsidRPr="00CD387E">
        <w:rPr>
          <w:highlight w:val="yellow"/>
          <w:rPrChange w:id="1292" w:author="Ben Fels" w:date="2024-12-21T10:15:00Z" w16du:dateUtc="2024-12-21T09:15:00Z">
            <w:rPr/>
          </w:rPrChange>
        </w:rPr>
        <w:t>remises</w:t>
      </w:r>
      <w:proofErr w:type="spellEnd"/>
      <w:r w:rsidR="00A243E1" w:rsidRPr="00CD387E">
        <w:rPr>
          <w:highlight w:val="yellow"/>
          <w:rPrChange w:id="1293" w:author="Ben Fels" w:date="2024-12-21T10:15:00Z" w16du:dateUtc="2024-12-21T09:15:00Z">
            <w:rPr/>
          </w:rPrChange>
        </w:rPr>
        <w:t>)</w:t>
      </w:r>
      <w:ins w:id="1294" w:author="Ben Fels" w:date="2024-12-21T08:51:00Z" w16du:dateUtc="2024-12-21T07:51:00Z">
        <w:r w:rsidR="000B14C2" w:rsidRPr="00CD387E">
          <w:rPr>
            <w:highlight w:val="yellow"/>
            <w:rPrChange w:id="1295" w:author="Ben Fels" w:date="2024-12-21T10:15:00Z" w16du:dateUtc="2024-12-21T09:15:00Z">
              <w:rPr/>
            </w:rPrChange>
          </w:rPr>
          <w:t xml:space="preserve"> unterschieden</w:t>
        </w:r>
      </w:ins>
      <w:del w:id="1296" w:author="Ben Fels" w:date="2024-12-21T08:51:00Z" w16du:dateUtc="2024-12-21T07:51:00Z">
        <w:r w:rsidR="00FA4398" w:rsidDel="00EE501B">
          <w:delText xml:space="preserve"> </w:delText>
        </w:r>
        <w:r w:rsidR="00FA4398" w:rsidRPr="00427043" w:rsidDel="00EE501B">
          <w:rPr>
            <w:highlight w:val="green"/>
            <w:rPrChange w:id="1297" w:author="Ben Fels" w:date="2024-12-21T08:54:00Z" w16du:dateUtc="2024-12-21T07:54:00Z">
              <w:rPr/>
            </w:rPrChange>
          </w:rPr>
          <w:delText>unterschieden</w:delText>
        </w:r>
      </w:del>
      <w:r w:rsidR="00FA4398" w:rsidRPr="00427043">
        <w:rPr>
          <w:highlight w:val="green"/>
          <w:rPrChange w:id="1298" w:author="Ben Fels" w:date="2024-12-21T08:54:00Z" w16du:dateUtc="2024-12-21T07:54:00Z">
            <w:rPr/>
          </w:rPrChange>
        </w:rPr>
        <w:t>.</w:t>
      </w:r>
      <w:ins w:id="1299" w:author="Ben Fels" w:date="2024-12-21T09:45:00Z" w16du:dateUtc="2024-12-21T08:45:00Z">
        <w:r w:rsidR="008E4A9B">
          <w:rPr>
            <w:highlight w:val="green"/>
          </w:rPr>
          <w:t xml:space="preserve"> </w:t>
        </w:r>
      </w:ins>
      <w:ins w:id="1300" w:author="Ben Fels" w:date="2024-12-21T10:06:00Z" w16du:dateUtc="2024-12-21T09:06:00Z">
        <w:r w:rsidR="008631F4">
          <w:rPr>
            <w:highlight w:val="green"/>
          </w:rPr>
          <w:t>Nach</w:t>
        </w:r>
      </w:ins>
      <w:ins w:id="1301"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302" w:author="Ben Fels" w:date="2024-12-21T10:06:00Z" w16du:dateUtc="2024-12-21T09:06:00Z">
        <w:r w:rsidR="008631F4">
          <w:rPr>
            <w:highlight w:val="green"/>
          </w:rPr>
          <w:t xml:space="preserve"> </w:t>
        </w:r>
      </w:ins>
      <w:r w:rsidR="00A951CF" w:rsidRPr="00F072E1">
        <w:rPr>
          <w:highlight w:val="magenta"/>
          <w:rPrChange w:id="1303" w:author="Ben Fels" w:date="2024-12-21T10:07:00Z" w16du:dateUtc="2024-12-21T09:07:00Z">
            <w:rPr>
              <w:highlight w:val="green"/>
            </w:rPr>
          </w:rPrChange>
        </w:rPr>
        <w:fldChar w:fldCharType="begin"/>
      </w:r>
      <w:r w:rsidR="00A951CF" w:rsidRPr="00F072E1">
        <w:rPr>
          <w:highlight w:val="magenta"/>
          <w:rPrChange w:id="1304"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305" w:author="Ben Fels" w:date="2024-12-21T10:07:00Z" w16du:dateUtc="2024-12-21T09:07:00Z">
            <w:rPr>
              <w:highlight w:val="green"/>
            </w:rPr>
          </w:rPrChange>
        </w:rPr>
        <w:fldChar w:fldCharType="separate"/>
      </w:r>
      <w:r w:rsidR="00A951CF" w:rsidRPr="00F072E1">
        <w:rPr>
          <w:rFonts w:cs="Arial"/>
          <w:highlight w:val="magenta"/>
          <w:rPrChange w:id="1306" w:author="Ben Fels" w:date="2024-12-21T10:07:00Z" w16du:dateUtc="2024-12-21T09:07:00Z">
            <w:rPr>
              <w:rFonts w:cs="Arial"/>
              <w:highlight w:val="green"/>
            </w:rPr>
          </w:rPrChange>
        </w:rPr>
        <w:t>(2017b, S. 627)</w:t>
      </w:r>
      <w:r w:rsidR="00A951CF" w:rsidRPr="00F072E1">
        <w:rPr>
          <w:highlight w:val="magenta"/>
          <w:rPrChange w:id="1307" w:author="Ben Fels" w:date="2024-12-21T10:07:00Z" w16du:dateUtc="2024-12-21T09:07:00Z">
            <w:rPr>
              <w:highlight w:val="green"/>
            </w:rPr>
          </w:rPrChange>
        </w:rPr>
        <w:fldChar w:fldCharType="end"/>
      </w:r>
      <w:ins w:id="1308" w:author="Ben Fels" w:date="2024-12-21T10:07:00Z" w16du:dateUtc="2024-12-21T09:07:00Z">
        <w:r w:rsidR="00F072E1">
          <w:rPr>
            <w:highlight w:val="green"/>
          </w:rPr>
          <w:t xml:space="preserve"> </w:t>
        </w:r>
      </w:ins>
      <w:ins w:id="1309" w:author="Ben Fels" w:date="2024-12-21T10:14:00Z" w16du:dateUtc="2024-12-21T09:14:00Z">
        <w:r w:rsidR="001B0D18">
          <w:rPr>
            <w:highlight w:val="green"/>
          </w:rPr>
          <w:t xml:space="preserve">beinhalten </w:t>
        </w:r>
      </w:ins>
      <w:ins w:id="1310" w:author="Ben Fels" w:date="2024-12-21T11:11:00Z" w16du:dateUtc="2024-12-21T10:11:00Z">
        <w:r w:rsidR="00AD7B99">
          <w:rPr>
            <w:highlight w:val="green"/>
          </w:rPr>
          <w:t>solche</w:t>
        </w:r>
      </w:ins>
      <w:ins w:id="1311" w:author="Ben Fels" w:date="2024-12-21T10:14:00Z" w16du:dateUtc="2024-12-21T09:14:00Z">
        <w:r w:rsidR="001B0D18">
          <w:rPr>
            <w:highlight w:val="green"/>
          </w:rPr>
          <w:t xml:space="preserve"> Aufsätze</w:t>
        </w:r>
      </w:ins>
      <w:ins w:id="1312" w:author="Ben Fels" w:date="2024-12-21T10:15:00Z" w16du:dateUtc="2024-12-21T09:15:00Z">
        <w:r w:rsidR="00CD387E">
          <w:rPr>
            <w:highlight w:val="green"/>
          </w:rPr>
          <w:t xml:space="preserve"> folgende argumentative Struktur. </w:t>
        </w:r>
        <w:r w:rsidR="001B0D18">
          <w:rPr>
            <w:highlight w:val="green"/>
          </w:rPr>
          <w:t xml:space="preserve">Eine </w:t>
        </w:r>
      </w:ins>
      <w:ins w:id="1313" w:author="Ben Fels" w:date="2024-12-21T10:07:00Z" w16du:dateUtc="2024-12-21T09:07:00Z">
        <w:r w:rsidR="00A951CF" w:rsidRPr="00CC31C4">
          <w:rPr>
            <w:highlight w:val="green"/>
          </w:rPr>
          <w:t xml:space="preserve">Hauptaussage </w:t>
        </w:r>
      </w:ins>
      <w:ins w:id="1314" w:author="Ben Fels" w:date="2024-12-21T10:15:00Z" w16du:dateUtc="2024-12-21T09:15:00Z">
        <w:r w:rsidR="001B0D18">
          <w:rPr>
            <w:highlight w:val="green"/>
          </w:rPr>
          <w:t xml:space="preserve">spiegelt </w:t>
        </w:r>
      </w:ins>
      <w:ins w:id="1315" w:author="Ben Fels" w:date="2024-12-21T09:45:00Z" w16du:dateUtc="2024-12-21T08:45:00Z">
        <w:r w:rsidR="008E4A9B" w:rsidRPr="00CC31C4">
          <w:rPr>
            <w:highlight w:val="green"/>
          </w:rPr>
          <w:t>d</w:t>
        </w:r>
      </w:ins>
      <w:ins w:id="1316" w:author="Ben Fels" w:date="2024-12-21T09:46:00Z" w16du:dateUtc="2024-12-21T08:46:00Z">
        <w:r w:rsidR="005645A2" w:rsidRPr="00CC31C4">
          <w:rPr>
            <w:highlight w:val="green"/>
          </w:rPr>
          <w:t>en Standpunkt des Autoren wider</w:t>
        </w:r>
      </w:ins>
      <w:ins w:id="1317" w:author="Ben Fels" w:date="2024-12-21T10:09:00Z" w16du:dateUtc="2024-12-21T09:09:00Z">
        <w:r w:rsidR="00D27617" w:rsidRPr="00CC31C4">
          <w:rPr>
            <w:rPrChange w:id="1318"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319" w:author="Ben Fels" w:date="2024-12-21T10:10:00Z" w16du:dateUtc="2024-12-21T09:10:00Z">
        <w:r w:rsidR="00500497" w:rsidRPr="004C0C7E">
          <w:rPr>
            <w:highlight w:val="green"/>
          </w:rPr>
          <w:t>unterstützt oder angegriffen werden</w:t>
        </w:r>
      </w:ins>
      <w:ins w:id="1320" w:author="Ben Fels" w:date="2024-12-21T10:09:00Z" w16du:dateUtc="2024-12-21T09:09:00Z">
        <w:r w:rsidR="00D27617" w:rsidRPr="004C0C7E">
          <w:rPr>
            <w:highlight w:val="green"/>
          </w:rPr>
          <w:t xml:space="preserve">. </w:t>
        </w:r>
      </w:ins>
      <w:del w:id="1321" w:author="Ben Fels" w:date="2024-12-21T10:09:00Z" w16du:dateUtc="2024-12-21T09:09:00Z">
        <w:r w:rsidR="00FA4398" w:rsidRPr="004C0C7E" w:rsidDel="00D27617">
          <w:rPr>
            <w:highlight w:val="green"/>
            <w:rPrChange w:id="1322" w:author="Ben Fels" w:date="2024-12-21T11:18:00Z" w16du:dateUtc="2024-12-21T10:18:00Z">
              <w:rPr/>
            </w:rPrChange>
          </w:rPr>
          <w:delText xml:space="preserve"> </w:delText>
        </w:r>
      </w:del>
      <w:ins w:id="1323" w:author="Ben Fels" w:date="2024-12-21T10:06:00Z" w16du:dateUtc="2024-12-21T09:06:00Z">
        <w:r w:rsidR="008631F4" w:rsidRPr="004C0C7E">
          <w:rPr>
            <w:highlight w:val="green"/>
          </w:rPr>
          <w:t xml:space="preserve">Ein Argument besteht aus einer Behauptung und </w:t>
        </w:r>
      </w:ins>
      <w:ins w:id="1324" w:author="Ben Fels" w:date="2024-12-21T10:11:00Z" w16du:dateUtc="2024-12-21T09:11:00Z">
        <w:r w:rsidR="00BF4381" w:rsidRPr="004C0C7E">
          <w:rPr>
            <w:highlight w:val="green"/>
            <w:rPrChange w:id="1325" w:author="Ben Fels" w:date="2024-12-21T11:18:00Z" w16du:dateUtc="2024-12-21T10:18:00Z">
              <w:rPr/>
            </w:rPrChange>
          </w:rPr>
          <w:t xml:space="preserve">mindestens </w:t>
        </w:r>
      </w:ins>
      <w:ins w:id="1326" w:author="Ben Fels" w:date="2024-12-21T10:06:00Z" w16du:dateUtc="2024-12-21T09:06:00Z">
        <w:r w:rsidR="008631F4" w:rsidRPr="004C0C7E">
          <w:rPr>
            <w:highlight w:val="green"/>
          </w:rPr>
          <w:t>einer Prämisse.</w:t>
        </w:r>
      </w:ins>
      <w:ins w:id="1327" w:author="Ben Fels" w:date="2024-12-21T10:12:00Z" w16du:dateUtc="2024-12-21T09:12:00Z">
        <w:r w:rsidR="001D6B97" w:rsidRPr="004C0C7E">
          <w:rPr>
            <w:highlight w:val="green"/>
            <w:rPrChange w:id="1328" w:author="Ben Fels" w:date="2024-12-21T11:18:00Z" w16du:dateUtc="2024-12-21T10:18:00Z">
              <w:rPr/>
            </w:rPrChange>
          </w:rPr>
          <w:t xml:space="preserve"> </w:t>
        </w:r>
      </w:ins>
      <w:ins w:id="1329" w:author="Ben Fels" w:date="2024-12-21T10:18:00Z" w16du:dateUtc="2024-12-21T09:18:00Z">
        <w:r w:rsidR="009B3010" w:rsidRPr="004C0C7E">
          <w:rPr>
            <w:highlight w:val="green"/>
            <w:rPrChange w:id="1330" w:author="Ben Fels" w:date="2024-12-21T11:18:00Z" w16du:dateUtc="2024-12-21T10:18:00Z">
              <w:rPr/>
            </w:rPrChange>
          </w:rPr>
          <w:t>Prämisse</w:t>
        </w:r>
      </w:ins>
      <w:ins w:id="1331" w:author="Ben Fels" w:date="2024-12-21T11:13:00Z" w16du:dateUtc="2024-12-21T10:13:00Z">
        <w:r w:rsidR="00666B23" w:rsidRPr="004C0C7E">
          <w:rPr>
            <w:highlight w:val="green"/>
            <w:rPrChange w:id="1332" w:author="Ben Fels" w:date="2024-12-21T11:18:00Z" w16du:dateUtc="2024-12-21T10:18:00Z">
              <w:rPr/>
            </w:rPrChange>
          </w:rPr>
          <w:t>n</w:t>
        </w:r>
      </w:ins>
      <w:ins w:id="1333" w:author="Ben Fels" w:date="2024-12-21T10:18:00Z" w16du:dateUtc="2024-12-21T09:18:00Z">
        <w:r w:rsidR="009B3010" w:rsidRPr="004C0C7E">
          <w:rPr>
            <w:highlight w:val="green"/>
            <w:rPrChange w:id="1334" w:author="Ben Fels" w:date="2024-12-21T11:18:00Z" w16du:dateUtc="2024-12-21T10:18:00Z">
              <w:rPr/>
            </w:rPrChange>
          </w:rPr>
          <w:t xml:space="preserve"> </w:t>
        </w:r>
      </w:ins>
      <w:ins w:id="1335" w:author="Ben Fels" w:date="2024-12-21T11:13:00Z" w16du:dateUtc="2024-12-21T10:13:00Z">
        <w:r w:rsidR="00666B23" w:rsidRPr="004C0C7E">
          <w:rPr>
            <w:highlight w:val="green"/>
            <w:rPrChange w:id="1336" w:author="Ben Fels" w:date="2024-12-21T11:18:00Z" w16du:dateUtc="2024-12-21T10:18:00Z">
              <w:rPr/>
            </w:rPrChange>
          </w:rPr>
          <w:t xml:space="preserve">sind </w:t>
        </w:r>
      </w:ins>
      <w:ins w:id="1337" w:author="Ben Fels" w:date="2024-12-21T10:18:00Z" w16du:dateUtc="2024-12-21T09:18:00Z">
        <w:r w:rsidR="009B3010" w:rsidRPr="004C0C7E">
          <w:rPr>
            <w:highlight w:val="green"/>
            <w:rPrChange w:id="1338" w:author="Ben Fels" w:date="2024-12-21T11:18:00Z" w16du:dateUtc="2024-12-21T10:18:00Z">
              <w:rPr/>
            </w:rPrChange>
          </w:rPr>
          <w:t xml:space="preserve">dabei </w:t>
        </w:r>
      </w:ins>
      <w:ins w:id="1339" w:author="Ben Fels" w:date="2024-12-21T11:13:00Z" w16du:dateUtc="2024-12-21T10:13:00Z">
        <w:r w:rsidR="00666B23" w:rsidRPr="004C0C7E">
          <w:rPr>
            <w:highlight w:val="green"/>
            <w:rPrChange w:id="1340" w:author="Ben Fels" w:date="2024-12-21T11:18:00Z" w16du:dateUtc="2024-12-21T10:18:00Z">
              <w:rPr/>
            </w:rPrChange>
          </w:rPr>
          <w:t xml:space="preserve">die Gründe </w:t>
        </w:r>
      </w:ins>
      <w:ins w:id="1341" w:author="Ben Fels" w:date="2024-12-21T10:18:00Z" w16du:dateUtc="2024-12-21T09:18:00Z">
        <w:r w:rsidR="009B3010" w:rsidRPr="004C0C7E">
          <w:rPr>
            <w:highlight w:val="green"/>
            <w:rPrChange w:id="1342" w:author="Ben Fels" w:date="2024-12-21T11:18:00Z" w16du:dateUtc="2024-12-21T10:18:00Z">
              <w:rPr/>
            </w:rPrChange>
          </w:rPr>
          <w:t>für</w:t>
        </w:r>
      </w:ins>
      <w:ins w:id="1343" w:author="Ben Fels" w:date="2024-12-21T10:19:00Z" w16du:dateUtc="2024-12-21T09:19:00Z">
        <w:r w:rsidR="009B3010" w:rsidRPr="004C0C7E">
          <w:rPr>
            <w:highlight w:val="green"/>
            <w:rPrChange w:id="1344" w:author="Ben Fels" w:date="2024-12-21T11:18:00Z" w16du:dateUtc="2024-12-21T10:18:00Z">
              <w:rPr/>
            </w:rPrChange>
          </w:rPr>
          <w:t xml:space="preserve"> </w:t>
        </w:r>
      </w:ins>
      <w:ins w:id="1345" w:author="Ben Fels" w:date="2024-12-21T11:13:00Z" w16du:dateUtc="2024-12-21T10:13:00Z">
        <w:r w:rsidR="00C1194F" w:rsidRPr="004C0C7E">
          <w:rPr>
            <w:highlight w:val="green"/>
            <w:rPrChange w:id="1346" w:author="Ben Fels" w:date="2024-12-21T11:18:00Z" w16du:dateUtc="2024-12-21T10:18:00Z">
              <w:rPr/>
            </w:rPrChange>
          </w:rPr>
          <w:t xml:space="preserve">ein </w:t>
        </w:r>
      </w:ins>
      <w:ins w:id="1347" w:author="Ben Fels" w:date="2024-12-21T10:19:00Z" w16du:dateUtc="2024-12-21T09:19:00Z">
        <w:r w:rsidR="009B3010" w:rsidRPr="004C0C7E">
          <w:rPr>
            <w:highlight w:val="green"/>
            <w:rPrChange w:id="1348" w:author="Ben Fels" w:date="2024-12-21T11:18:00Z" w16du:dateUtc="2024-12-21T10:18:00Z">
              <w:rPr/>
            </w:rPrChange>
          </w:rPr>
          <w:t>Argument.</w:t>
        </w:r>
      </w:ins>
      <w:ins w:id="1349" w:author="Ben Fels" w:date="2024-12-21T11:13:00Z" w16du:dateUtc="2024-12-21T10:13:00Z">
        <w:r w:rsidR="004237FD" w:rsidRPr="004C0C7E">
          <w:rPr>
            <w:highlight w:val="green"/>
            <w:rPrChange w:id="1350" w:author="Ben Fels" w:date="2024-12-21T11:18:00Z" w16du:dateUtc="2024-12-21T10:18:00Z">
              <w:rPr/>
            </w:rPrChange>
          </w:rPr>
          <w:t xml:space="preserve"> </w:t>
        </w:r>
      </w:ins>
      <w:ins w:id="1351" w:author="Ben Fels" w:date="2024-12-21T10:12:00Z" w16du:dateUtc="2024-12-21T09:12:00Z">
        <w:r w:rsidR="001D6B97" w:rsidRPr="004C0C7E">
          <w:rPr>
            <w:highlight w:val="green"/>
            <w:rPrChange w:id="1352" w:author="Ben Fels" w:date="2024-12-21T11:18:00Z" w16du:dateUtc="2024-12-21T10:18:00Z">
              <w:rPr/>
            </w:rPrChange>
          </w:rPr>
          <w:t xml:space="preserve">Um die Haltung der Argumente </w:t>
        </w:r>
      </w:ins>
      <w:ins w:id="1353" w:author="Ben Fels" w:date="2024-12-21T11:15:00Z" w16du:dateUtc="2024-12-21T10:15:00Z">
        <w:r w:rsidR="000219A5" w:rsidRPr="004C0C7E">
          <w:rPr>
            <w:highlight w:val="green"/>
            <w:rPrChange w:id="1354" w:author="Ben Fels" w:date="2024-12-21T11:18:00Z" w16du:dateUtc="2024-12-21T10:18:00Z">
              <w:rPr/>
            </w:rPrChange>
          </w:rPr>
          <w:t xml:space="preserve">zu </w:t>
        </w:r>
      </w:ins>
      <w:ins w:id="1355" w:author="Ben Fels" w:date="2024-12-21T11:16:00Z" w16du:dateUtc="2024-12-21T10:16:00Z">
        <w:r w:rsidR="009019EC" w:rsidRPr="004C0C7E">
          <w:rPr>
            <w:highlight w:val="green"/>
            <w:rPrChange w:id="1356" w:author="Ben Fels" w:date="2024-12-21T11:18:00Z" w16du:dateUtc="2024-12-21T10:18:00Z">
              <w:rPr/>
            </w:rPrChange>
          </w:rPr>
          <w:t xml:space="preserve">unterscheiden, </w:t>
        </w:r>
      </w:ins>
      <w:ins w:id="1357" w:author="Ben Fels" w:date="2024-12-21T11:14:00Z" w16du:dateUtc="2024-12-21T10:14:00Z">
        <w:r w:rsidR="003D3ACB" w:rsidRPr="004C0C7E">
          <w:rPr>
            <w:highlight w:val="green"/>
            <w:rPrChange w:id="1358" w:author="Ben Fels" w:date="2024-12-21T11:18:00Z" w16du:dateUtc="2024-12-21T10:18:00Z">
              <w:rPr/>
            </w:rPrChange>
          </w:rPr>
          <w:t xml:space="preserve">sind </w:t>
        </w:r>
      </w:ins>
      <w:ins w:id="1359" w:author="Ben Fels" w:date="2024-12-21T11:15:00Z" w16du:dateUtc="2024-12-21T10:15:00Z">
        <w:r w:rsidR="000219A5" w:rsidRPr="004C0C7E">
          <w:rPr>
            <w:highlight w:val="green"/>
            <w:rPrChange w:id="1360"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61" w:author="Ben Fels" w:date="2024-12-21T10:02:00Z" w16du:dateUtc="2024-12-21T09:02:00Z"/>
        </w:rPr>
      </w:pPr>
      <w:del w:id="1362" w:author="Ben Fels" w:date="2024-12-21T11:14:00Z" w16du:dateUtc="2024-12-21T10:14:00Z">
        <w:r w:rsidRPr="004C0C7E" w:rsidDel="003D3ACB">
          <w:rPr>
            <w:highlight w:val="green"/>
            <w:rPrChange w:id="1363" w:author="Ben Fels" w:date="2024-12-21T11:18:00Z" w16du:dateUtc="2024-12-21T10:18:00Z">
              <w:rPr/>
            </w:rPrChange>
          </w:rPr>
          <w:delText xml:space="preserve">Behauptungen </w:delText>
        </w:r>
      </w:del>
      <w:del w:id="1364" w:author="Ben Fels" w:date="2024-12-21T10:13:00Z" w16du:dateUtc="2024-12-21T09:13:00Z">
        <w:r w:rsidRPr="004C0C7E" w:rsidDel="00C41407">
          <w:rPr>
            <w:highlight w:val="green"/>
            <w:rPrChange w:id="1365" w:author="Ben Fels" w:date="2024-12-21T11:18:00Z" w16du:dateUtc="2024-12-21T10:18:00Z">
              <w:rPr/>
            </w:rPrChange>
          </w:rPr>
          <w:delText xml:space="preserve">können </w:delText>
        </w:r>
      </w:del>
      <w:ins w:id="1366" w:author="Ben Fels" w:date="2024-12-21T11:14:00Z" w16du:dateUtc="2024-12-21T10:14:00Z">
        <w:r w:rsidR="003D3ACB" w:rsidRPr="004C0C7E">
          <w:rPr>
            <w:highlight w:val="green"/>
            <w:rPrChange w:id="1367" w:author="Ben Fels" w:date="2024-12-21T11:18:00Z" w16du:dateUtc="2024-12-21T10:18:00Z">
              <w:rPr/>
            </w:rPrChange>
          </w:rPr>
          <w:t xml:space="preserve">als </w:t>
        </w:r>
      </w:ins>
      <w:r w:rsidRPr="004C0C7E">
        <w:rPr>
          <w:highlight w:val="green"/>
          <w:rPrChange w:id="1368" w:author="Ben Fels" w:date="2024-12-21T11:18:00Z" w16du:dateUtc="2024-12-21T10:18:00Z">
            <w:rPr/>
          </w:rPrChange>
        </w:rPr>
        <w:t xml:space="preserve">für oder gegen </w:t>
      </w:r>
      <w:del w:id="1369" w:author="Ben Fels" w:date="2024-12-21T10:13:00Z" w16du:dateUtc="2024-12-21T09:13:00Z">
        <w:r w:rsidRPr="004C0C7E" w:rsidDel="00FB6B31">
          <w:rPr>
            <w:highlight w:val="green"/>
            <w:rPrChange w:id="1370" w:author="Ben Fels" w:date="2024-12-21T11:18:00Z" w16du:dateUtc="2024-12-21T10:18:00Z">
              <w:rPr/>
            </w:rPrChange>
          </w:rPr>
          <w:delText>die Hauptaussage sein</w:delText>
        </w:r>
      </w:del>
      <w:ins w:id="1371" w:author="Ben Fels" w:date="2024-12-21T10:13:00Z" w16du:dateUtc="2024-12-21T09:13:00Z">
        <w:r w:rsidR="00FB6B31" w:rsidRPr="004C0C7E">
          <w:rPr>
            <w:highlight w:val="green"/>
            <w:rPrChange w:id="1372" w:author="Ben Fels" w:date="2024-12-21T11:18:00Z" w16du:dateUtc="2024-12-21T10:18:00Z">
              <w:rPr/>
            </w:rPrChange>
          </w:rPr>
          <w:t>markiert</w:t>
        </w:r>
      </w:ins>
      <w:r w:rsidRPr="004C0C7E">
        <w:rPr>
          <w:highlight w:val="green"/>
          <w:rPrChange w:id="1373"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74" w:author="Ben Fels" w:date="2024-12-21T11:18:00Z" w16du:dateUtc="2024-12-21T10:18:00Z">
            <w:rPr/>
          </w:rPrChange>
        </w:rPr>
        <w:t>a</w:t>
      </w:r>
      <w:r w:rsidRPr="004C0C7E">
        <w:rPr>
          <w:highlight w:val="green"/>
          <w:rPrChange w:id="1375" w:author="Ben Fels" w:date="2024-12-21T11:18:00Z" w16du:dateUtc="2024-12-21T10:18:00Z">
            <w:rPr/>
          </w:rPrChange>
        </w:rPr>
        <w:t xml:space="preserve">ngreifen. Es ist möglich, dass es mehrere Hauptaussagen </w:t>
      </w:r>
      <w:r w:rsidR="00E51A1B" w:rsidRPr="004C0C7E">
        <w:rPr>
          <w:highlight w:val="green"/>
          <w:rPrChange w:id="1376" w:author="Ben Fels" w:date="2024-12-21T11:18:00Z" w16du:dateUtc="2024-12-21T10:18:00Z">
            <w:rPr/>
          </w:rPrChange>
        </w:rPr>
        <w:t xml:space="preserve">zu einem Text </w:t>
      </w:r>
      <w:r w:rsidRPr="004C0C7E">
        <w:rPr>
          <w:highlight w:val="green"/>
          <w:rPrChange w:id="1377" w:author="Ben Fels" w:date="2024-12-21T11:18:00Z" w16du:dateUtc="2024-12-21T10:18:00Z">
            <w:rPr/>
          </w:rPrChange>
        </w:rPr>
        <w:t>gibt.</w:t>
      </w:r>
      <w:r w:rsidR="003840ED" w:rsidRPr="004C0C7E">
        <w:rPr>
          <w:highlight w:val="green"/>
          <w:rPrChange w:id="1378" w:author="Ben Fels" w:date="2024-12-21T11:18:00Z" w16du:dateUtc="2024-12-21T10:18:00Z">
            <w:rPr/>
          </w:rPrChange>
        </w:rPr>
        <w:t xml:space="preserve"> Hierbei wurde jedoch nicht annotiert, auf welche </w:t>
      </w:r>
      <w:r w:rsidR="00E51A1B" w:rsidRPr="004C0C7E">
        <w:rPr>
          <w:highlight w:val="green"/>
          <w:rPrChange w:id="1379"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80" w:author="Ben Fels" w:date="2024-12-21T11:17:00Z" w16du:dateUtc="2024-12-21T10:17:00Z"/>
        </w:rPr>
      </w:pPr>
      <w:commentRangeStart w:id="1381"/>
      <w:ins w:id="1382" w:author="Ben Fels" w:date="2024-12-21T10:02:00Z" w16du:dateUtc="2024-12-21T09:02:00Z">
        <w:r w:rsidRPr="00D4435C">
          <w:rPr>
            <w:highlight w:val="cyan"/>
            <w:rPrChange w:id="1383" w:author="Ben Fels" w:date="2024-12-21T10:02:00Z" w16du:dateUtc="2024-12-21T09:02:00Z">
              <w:rPr/>
            </w:rPrChange>
          </w:rPr>
          <w:t>Beschriftung einfügen</w:t>
        </w:r>
      </w:ins>
      <w:ins w:id="1384" w:author="Ben Fels" w:date="2024-12-21T11:18:00Z" w16du:dateUtc="2024-12-21T10:18:00Z">
        <w:r w:rsidR="00B61886">
          <w:t xml:space="preserve">: </w:t>
        </w:r>
      </w:ins>
      <w:commentRangeEnd w:id="1381"/>
      <w:ins w:id="1385" w:author="Ben Fels" w:date="2024-12-21T11:19:00Z" w16du:dateUtc="2024-12-21T10:19:00Z">
        <w:r w:rsidR="00B62541">
          <w:rPr>
            <w:rStyle w:val="Kommentarzeichen"/>
          </w:rPr>
          <w:commentReference w:id="1381"/>
        </w:r>
      </w:ins>
      <w:ins w:id="1386" w:author="Ben Fels" w:date="2024-12-21T11:18:00Z" w16du:dateUtc="2024-12-21T10:18:00Z">
        <w:r w:rsidR="00B61886">
          <w:t>Argumentationskomponenten und deren Strukturen.</w:t>
        </w:r>
      </w:ins>
      <w:ins w:id="1387" w:author="Ben Fels" w:date="2024-12-21T10:02:00Z" w16du:dateUtc="2024-12-21T09:02:00Z">
        <w:r>
          <w:t xml:space="preserve"> </w:t>
        </w:r>
        <w:r w:rsidRPr="00D4435C">
          <w:rPr>
            <w:highlight w:val="cyan"/>
            <w:rPrChange w:id="1388"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89" w:author="Ben Fels" w:date="2024-12-21T10:02:00Z" w16du:dateUtc="2024-12-21T09:02:00Z"/>
        </w:rPr>
      </w:pPr>
      <w:ins w:id="1390"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91" w:author="Ben Fels" w:date="2024-12-21T10:02:00Z" w16du:dateUtc="2024-12-21T09:02:00Z"/>
          <w:sz w:val="22"/>
          <w:szCs w:val="20"/>
          <w:rPrChange w:id="1392" w:author="Ben Fels" w:date="2024-12-21T10:02:00Z" w16du:dateUtc="2024-12-21T09:02:00Z">
            <w:rPr>
              <w:ins w:id="1393" w:author="Ben Fels" w:date="2024-12-21T10:02:00Z" w16du:dateUtc="2024-12-21T09:02:00Z"/>
            </w:rPr>
          </w:rPrChange>
        </w:rPr>
      </w:pPr>
      <w:ins w:id="1394" w:author="Ben Fels" w:date="2024-12-21T10:02:00Z" w16du:dateUtc="2024-12-21T09:02:00Z">
        <w:r w:rsidRPr="00D4435C">
          <w:rPr>
            <w:sz w:val="22"/>
            <w:szCs w:val="20"/>
            <w:rPrChange w:id="1395" w:author="Ben Fels" w:date="2024-12-21T10:02:00Z" w16du:dateUtc="2024-12-21T09:02:00Z">
              <w:rPr/>
            </w:rPrChange>
          </w:rPr>
          <w:t>Eigene Darstellung nach</w:t>
        </w:r>
      </w:ins>
      <w:ins w:id="1396" w:author="Ben Fels" w:date="2024-12-21T11:18:00Z" w16du:dateUtc="2024-12-21T10:18:00Z">
        <w:r w:rsidR="00C351F4">
          <w:rPr>
            <w:sz w:val="22"/>
            <w:szCs w:val="20"/>
          </w:rPr>
          <w:t xml:space="preserve"> </w:t>
        </w:r>
        <w:r w:rsidR="00C351F4" w:rsidRPr="00FD2583">
          <w:rPr>
            <w:sz w:val="22"/>
            <w:szCs w:val="20"/>
            <w:rPrChange w:id="1397" w:author="Ben Fels" w:date="2024-12-21T11:19:00Z" w16du:dateUtc="2024-12-21T10:19:00Z">
              <w:rPr>
                <w:rFonts w:cs="Arial"/>
                <w:highlight w:val="magenta"/>
              </w:rPr>
            </w:rPrChange>
          </w:rPr>
          <w:t xml:space="preserve">Stab &amp; </w:t>
        </w:r>
        <w:proofErr w:type="spellStart"/>
        <w:r w:rsidR="00C351F4" w:rsidRPr="00FD2583">
          <w:rPr>
            <w:sz w:val="22"/>
            <w:szCs w:val="20"/>
            <w:rPrChange w:id="1398" w:author="Ben Fels" w:date="2024-12-21T11:19:00Z" w16du:dateUtc="2024-12-21T10:19:00Z">
              <w:rPr>
                <w:rFonts w:cs="Arial"/>
                <w:highlight w:val="magenta"/>
              </w:rPr>
            </w:rPrChange>
          </w:rPr>
          <w:t>Gurevych</w:t>
        </w:r>
        <w:proofErr w:type="spellEnd"/>
        <w:r w:rsidR="00C351F4" w:rsidRPr="00FD2583">
          <w:rPr>
            <w:sz w:val="22"/>
            <w:szCs w:val="20"/>
            <w:rPrChange w:id="1399" w:author="Ben Fels" w:date="2024-12-21T11:19:00Z" w16du:dateUtc="2024-12-21T10:19:00Z">
              <w:rPr>
                <w:highlight w:val="green"/>
              </w:rPr>
            </w:rPrChange>
          </w:rPr>
          <w:t xml:space="preserve"> </w:t>
        </w:r>
        <w:r w:rsidR="00C351F4" w:rsidRPr="00FD2583">
          <w:rPr>
            <w:sz w:val="22"/>
            <w:szCs w:val="20"/>
            <w:rPrChange w:id="1400" w:author="Ben Fels" w:date="2024-12-21T11:19:00Z" w16du:dateUtc="2024-12-21T10:19:00Z">
              <w:rPr>
                <w:highlight w:val="magenta"/>
              </w:rPr>
            </w:rPrChange>
          </w:rPr>
          <w:fldChar w:fldCharType="begin"/>
        </w:r>
      </w:ins>
      <w:r w:rsidR="00FD2583" w:rsidRPr="00FD2583">
        <w:rPr>
          <w:sz w:val="22"/>
          <w:szCs w:val="20"/>
          <w:rPrChange w:id="1401"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402" w:author="Ben Fels" w:date="2024-12-21T11:18:00Z" w16du:dateUtc="2024-12-21T10:18:00Z">
        <w:r w:rsidR="00C351F4" w:rsidRPr="00FD2583">
          <w:rPr>
            <w:sz w:val="22"/>
            <w:szCs w:val="20"/>
            <w:rPrChange w:id="1403" w:author="Ben Fels" w:date="2024-12-21T11:19:00Z" w16du:dateUtc="2024-12-21T10:19:00Z">
              <w:rPr>
                <w:highlight w:val="magenta"/>
              </w:rPr>
            </w:rPrChange>
          </w:rPr>
          <w:fldChar w:fldCharType="separate"/>
        </w:r>
      </w:ins>
      <w:r w:rsidR="00FD2583" w:rsidRPr="00FD2583">
        <w:rPr>
          <w:sz w:val="22"/>
          <w:szCs w:val="20"/>
          <w:rPrChange w:id="1404" w:author="Ben Fels" w:date="2024-12-21T11:19:00Z" w16du:dateUtc="2024-12-21T10:19:00Z">
            <w:rPr>
              <w:rFonts w:cs="Arial"/>
              <w:highlight w:val="magenta"/>
            </w:rPr>
          </w:rPrChange>
        </w:rPr>
        <w:t>(2017b)</w:t>
      </w:r>
      <w:ins w:id="1405" w:author="Ben Fels" w:date="2024-12-21T11:18:00Z" w16du:dateUtc="2024-12-21T10:18:00Z">
        <w:r w:rsidR="00C351F4" w:rsidRPr="00FD2583">
          <w:rPr>
            <w:sz w:val="22"/>
            <w:szCs w:val="20"/>
            <w:rPrChange w:id="1406" w:author="Ben Fels" w:date="2024-12-21T11:19:00Z" w16du:dateUtc="2024-12-21T10:19:00Z">
              <w:rPr>
                <w:highlight w:val="magenta"/>
              </w:rPr>
            </w:rPrChange>
          </w:rPr>
          <w:fldChar w:fldCharType="end"/>
        </w:r>
      </w:ins>
      <w:ins w:id="1407"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408"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t>
      </w:r>
      <w:r w:rsidR="00963AD3">
        <w:lastRenderedPageBreak/>
        <w:t xml:space="preserve">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409"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1410"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411" w:author="Ben Fels" w:date="2024-12-21T19:09:00Z" w16du:dateUtc="2024-12-21T18:09:00Z"/>
        </w:rPr>
      </w:pPr>
      <w:bookmarkStart w:id="1412" w:name="_Toc185697461"/>
      <w:r w:rsidRPr="00911C80">
        <w:rPr>
          <w:rPrChange w:id="1413" w:author="Ben Fels" w:date="2024-12-17T07:55:00Z" w16du:dateUtc="2024-12-17T06:55:00Z">
            <w:rPr>
              <w:rFonts w:eastAsiaTheme="minorHAnsi" w:cstheme="minorBidi"/>
              <w:b/>
              <w:color w:val="auto"/>
              <w:sz w:val="24"/>
              <w:szCs w:val="22"/>
              <w:lang w:val="en-US"/>
            </w:rPr>
          </w:rPrChange>
        </w:rPr>
        <w:t>Methode</w:t>
      </w:r>
      <w:bookmarkEnd w:id="1412"/>
    </w:p>
    <w:p w14:paraId="7C2175AE" w14:textId="695AEFCF" w:rsidR="009E27CB" w:rsidRDefault="009E27CB" w:rsidP="009E27CB">
      <w:pPr>
        <w:jc w:val="both"/>
        <w:rPr>
          <w:ins w:id="1414" w:author="Ben Fels" w:date="2024-12-21T19:09:00Z" w16du:dateUtc="2024-12-21T18:09:00Z"/>
        </w:rPr>
      </w:pPr>
      <w:ins w:id="1415"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416" w:author="Ben Fels" w:date="2024-12-21T19:13:00Z" w16du:dateUtc="2024-12-21T18:13:00Z">
        <w:r w:rsidR="005C2ECA">
          <w:t xml:space="preserve">werden einem Modell </w:t>
        </w:r>
      </w:ins>
      <w:ins w:id="1417"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Da der Schwerpunkt auf der Anwendung von Eingabeaufforderungen </w:t>
        </w:r>
        <w:r w:rsidRPr="00A64CCD">
          <w:t>in LLMs für Argument Mining und nicht auf der sprachwissenschaftlichen Theorie zu Argumenten liegt, soll kein eigener Datensatz erstellt werden. Dieser Datensatz ist so aufzubereiten, dass daraus die Vorlagen für die Eingabeaufforderungen gemäß der verschiedenen Prompt Engineering Techniken erstellt und an das LLM übergeben werden können. Der Datensatz ist zusätzlich in einen Trainings- und einen Testdatensatz zu unterteilen. Die Ausgaben des LLMs sollen zur Evaluation der Leistung mit der Grundwahrheit abgeglichen werden. Hierzu sind geeignete Metriken heranzuziehen.</w:t>
        </w:r>
      </w:ins>
    </w:p>
    <w:p w14:paraId="5E16218B" w14:textId="77777777" w:rsidR="0047224E" w:rsidRPr="0047224E" w:rsidRDefault="0047224E" w:rsidP="0047224E">
      <w:pPr>
        <w:rPr>
          <w:rPrChange w:id="1418" w:author="Ben Fels" w:date="2024-12-21T19:09:00Z" w16du:dateUtc="2024-12-21T18:09:00Z">
            <w:rPr>
              <w:b/>
              <w:lang w:val="en-US"/>
            </w:rPr>
          </w:rPrChange>
        </w:rPr>
        <w:pPrChange w:id="1419" w:author="Ben Fels" w:date="2024-12-21T19:09:00Z" w16du:dateUtc="2024-12-21T18:09:00Z">
          <w:pPr>
            <w:autoSpaceDE w:val="0"/>
            <w:autoSpaceDN w:val="0"/>
            <w:adjustRightInd w:val="0"/>
            <w:spacing w:after="0"/>
            <w:jc w:val="both"/>
          </w:pPr>
        </w:pPrChange>
      </w:pPr>
    </w:p>
    <w:p w14:paraId="16D64ABA" w14:textId="196FDD0A" w:rsidR="00FF3884" w:rsidRPr="00911C80" w:rsidRDefault="00FF3884" w:rsidP="001F7CA5">
      <w:pPr>
        <w:autoSpaceDE w:val="0"/>
        <w:autoSpaceDN w:val="0"/>
        <w:adjustRightInd w:val="0"/>
        <w:spacing w:after="0"/>
        <w:jc w:val="both"/>
        <w:rPr>
          <w:ins w:id="1420" w:author="Ben Fels" w:date="2024-12-16T22:11:00Z" w16du:dateUtc="2024-12-16T21:11:00Z"/>
          <w:b/>
          <w:i/>
          <w:rPrChange w:id="1421" w:author="Ben Fels" w:date="2024-12-17T07:55:00Z" w16du:dateUtc="2024-12-17T06:55:00Z">
            <w:rPr>
              <w:ins w:id="1422" w:author="Ben Fels" w:date="2024-12-16T22:11:00Z" w16du:dateUtc="2024-12-16T21:11:00Z"/>
              <w:b/>
              <w:i/>
              <w:lang w:val="en-US"/>
            </w:rPr>
          </w:rPrChange>
        </w:rPr>
      </w:pPr>
      <w:r w:rsidRPr="00911C80">
        <w:rPr>
          <w:b/>
          <w:i/>
          <w:rPrChange w:id="1423" w:author="Ben Fels" w:date="2024-12-17T07:55:00Z" w16du:dateUtc="2024-12-17T06:55:00Z">
            <w:rPr>
              <w:b/>
              <w:i/>
              <w:lang w:val="en-US"/>
            </w:rPr>
          </w:rPrChange>
        </w:rPr>
        <w:t>Eingabeaufforderungen</w:t>
      </w:r>
    </w:p>
    <w:p w14:paraId="7CAE65CB" w14:textId="77777777" w:rsidR="000752BD" w:rsidRDefault="001A4072" w:rsidP="001A4072">
      <w:pPr>
        <w:rPr>
          <w:ins w:id="1424" w:author="Ben Fels" w:date="2024-12-21T11:39:00Z" w16du:dateUtc="2024-12-21T10:39:00Z"/>
        </w:rPr>
      </w:pPr>
      <w:moveToRangeStart w:id="1425" w:author="Ben Fels" w:date="2024-12-16T22:11:00Z" w:name="move185279483"/>
      <w:moveTo w:id="1426" w:author="Ben Fels" w:date="2024-12-16T22:11:00Z" w16du:dateUtc="2024-12-16T21:11:00Z">
        <w:r>
          <w:t xml:space="preserve">Es benötigt in der Regel große Datensätze, um ein Modell mit ausreichender Performance zu trainieren. Nicht immer besteht jedoch die Möglichkeit einen großen Datensatz mit annotierten Daten zusammenzustellen, da dies zeitaufwändig und kostspielig sein kann </w:t>
        </w:r>
        <w:r w:rsidRPr="00D63603">
          <w:rPr>
            <w:highlight w:val="magenta"/>
          </w:rPr>
          <w:fldChar w:fldCharType="begin"/>
        </w:r>
        <w:r>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D63603">
          <w:rPr>
            <w:highlight w:val="magenta"/>
          </w:rPr>
          <w:fldChar w:fldCharType="separate"/>
        </w:r>
        <w:r w:rsidRPr="00D63603">
          <w:rPr>
            <w:rFonts w:cs="Arial"/>
            <w:highlight w:val="magenta"/>
          </w:rPr>
          <w:t>(</w:t>
        </w:r>
        <w:proofErr w:type="spellStart"/>
        <w:r w:rsidRPr="00D63603">
          <w:rPr>
            <w:rFonts w:cs="Arial"/>
            <w:highlight w:val="magenta"/>
          </w:rPr>
          <w:t>Tunstall</w:t>
        </w:r>
        <w:proofErr w:type="spellEnd"/>
        <w:r w:rsidRPr="00D63603">
          <w:rPr>
            <w:rFonts w:cs="Arial"/>
            <w:highlight w:val="magenta"/>
          </w:rPr>
          <w:t xml:space="preserve"> et al., 2023, S. 289)</w:t>
        </w:r>
        <w:r w:rsidRPr="00D63603">
          <w:rPr>
            <w:highlight w:val="magenta"/>
          </w:rPr>
          <w:fldChar w:fldCharType="end"/>
        </w:r>
        <w:r>
          <w:t xml:space="preserve">. </w:t>
        </w:r>
      </w:moveTo>
    </w:p>
    <w:p w14:paraId="38D9D3BB" w14:textId="3DDFBA96" w:rsidR="00060513" w:rsidRPr="0088488E" w:rsidRDefault="00060513" w:rsidP="00060513">
      <w:pPr>
        <w:rPr>
          <w:ins w:id="1427" w:author="Ben Fels" w:date="2024-12-21T11:39:00Z" w16du:dateUtc="2024-12-21T10:39:00Z"/>
        </w:rPr>
      </w:pPr>
      <w:ins w:id="1428" w:author="Ben Fels" w:date="2024-12-21T11:39:00Z" w16du:dateUtc="2024-12-21T10:39:00Z">
        <w:r>
          <w:lastRenderedPageBreak/>
          <w:t xml:space="preserve">LLMs sind </w:t>
        </w:r>
        <w:r w:rsidR="00130DBB">
          <w:t xml:space="preserve">jedoch </w:t>
        </w:r>
        <w:r>
          <w:t xml:space="preserve">in der Lage Aufgaben zu erfüllen, für welche sie während des Trainings nicht </w:t>
        </w:r>
        <w:r w:rsidR="00130DBB">
          <w:t xml:space="preserve">explizit </w:t>
        </w:r>
        <w:r>
          <w:t xml:space="preserve">trainiert wurden. </w:t>
        </w:r>
      </w:ins>
      <w:ins w:id="1429" w:author="Ben Fels" w:date="2024-12-21T11:40:00Z" w16du:dateUtc="2024-12-21T10:40:00Z">
        <w:r w:rsidR="003A08DE">
          <w:t xml:space="preserve">LLMs besitzen die Fähigkeit von den Beispielen aus dem Prompt zu lernen </w:t>
        </w:r>
        <w:r w:rsidR="003A08DE" w:rsidRPr="00403757">
          <w:rPr>
            <w:highlight w:val="magenta"/>
          </w:rPr>
          <w:fldChar w:fldCharType="begin"/>
        </w:r>
        <w:r w:rsidR="003A08DE">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3A08DE" w:rsidRPr="00403757">
          <w:rPr>
            <w:highlight w:val="magenta"/>
          </w:rPr>
          <w:fldChar w:fldCharType="separate"/>
        </w:r>
        <w:r w:rsidR="003A08DE" w:rsidRPr="004B1DD2">
          <w:rPr>
            <w:rFonts w:cs="Arial"/>
            <w:highlight w:val="magenta"/>
          </w:rPr>
          <w:t>(</w:t>
        </w:r>
        <w:proofErr w:type="spellStart"/>
        <w:r w:rsidR="003A08DE" w:rsidRPr="004B1DD2">
          <w:rPr>
            <w:rFonts w:cs="Arial"/>
            <w:highlight w:val="magenta"/>
          </w:rPr>
          <w:t>Tunstall</w:t>
        </w:r>
        <w:proofErr w:type="spellEnd"/>
        <w:r w:rsidR="003A08DE" w:rsidRPr="004B1DD2">
          <w:rPr>
            <w:rFonts w:cs="Arial"/>
            <w:highlight w:val="magenta"/>
          </w:rPr>
          <w:t xml:space="preserve"> et al., 2023, S. 330)</w:t>
        </w:r>
        <w:r w:rsidR="003A08DE" w:rsidRPr="00403757">
          <w:rPr>
            <w:highlight w:val="magenta"/>
          </w:rPr>
          <w:fldChar w:fldCharType="end"/>
        </w:r>
        <w:r w:rsidR="003A08DE" w:rsidRPr="004B1DD2">
          <w:t xml:space="preserve">.  </w:t>
        </w:r>
      </w:ins>
    </w:p>
    <w:p w14:paraId="3689C8A6" w14:textId="77777777" w:rsidR="0015399A" w:rsidRDefault="0015399A" w:rsidP="000752BD">
      <w:pPr>
        <w:rPr>
          <w:ins w:id="1430" w:author="Ben Fels" w:date="2024-12-21T11:40:00Z" w16du:dateUtc="2024-12-21T10:40:00Z"/>
        </w:rPr>
      </w:pPr>
    </w:p>
    <w:p w14:paraId="3F99CF1B" w14:textId="1BB0C668" w:rsidR="0015399A" w:rsidRDefault="000752BD" w:rsidP="0015399A">
      <w:pPr>
        <w:rPr>
          <w:ins w:id="1431" w:author="Ben Fels" w:date="2024-12-21T11:58:00Z" w16du:dateUtc="2024-12-21T10:58:00Z"/>
        </w:rPr>
      </w:pPr>
      <w:proofErr w:type="spellStart"/>
      <w:ins w:id="1432" w:author="Ben Fels" w:date="2024-12-21T11:37:00Z" w16du:dateUtc="2024-12-21T10:37:00Z">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ins>
      <w:r w:rsidR="008833CB">
        <w:rPr>
          <w:highlight w:val="magenta"/>
        </w:rPr>
        <w:instrText xml:space="preserve"> ADDIN ZOTERO_ITEM CSL_CITATION {"citationID":"pBs0bIn4","properties":{"formattedCitation":"(Maharjan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ins w:id="1433" w:author="Ben Fels" w:date="2024-12-21T11:37:00Z" w16du:dateUtc="2024-12-21T10:37:00Z">
        <w:r w:rsidRPr="00FE6C24">
          <w:rPr>
            <w:highlight w:val="magenta"/>
          </w:rPr>
          <w:fldChar w:fldCharType="separate"/>
        </w:r>
        <w:r w:rsidRPr="00FE6C24">
          <w:rPr>
            <w:rFonts w:cs="Arial"/>
            <w:highlight w:val="magenta"/>
          </w:rPr>
          <w:t>(</w:t>
        </w:r>
        <w:proofErr w:type="spellStart"/>
        <w:r w:rsidRPr="00FE6C24">
          <w:rPr>
            <w:rFonts w:cs="Arial"/>
            <w:highlight w:val="magenta"/>
          </w:rPr>
          <w:t>Maharjan</w:t>
        </w:r>
        <w:proofErr w:type="spellEnd"/>
        <w:r w:rsidRPr="00FE6C24">
          <w:rPr>
            <w:rFonts w:cs="Arial"/>
            <w:highlight w:val="magenta"/>
          </w:rPr>
          <w:t xml:space="preserve"> et al., 2024, S. 8)</w:t>
        </w:r>
        <w:r w:rsidRPr="00FE6C24">
          <w:rPr>
            <w:highlight w:val="magenta"/>
          </w:rPr>
          <w:fldChar w:fldCharType="end"/>
        </w:r>
        <w:r>
          <w:t xml:space="preserve">. </w:t>
        </w:r>
      </w:ins>
      <w:ins w:id="1434" w:author="Ben Fels" w:date="2024-12-21T11:40:00Z" w16du:dateUtc="2024-12-21T10:40:00Z">
        <w:r w:rsidR="0015399A">
          <w:t xml:space="preserve">Vorteil gegenüber </w:t>
        </w:r>
        <w:proofErr w:type="spellStart"/>
        <w:r w:rsidR="0015399A">
          <w:t>feintuning</w:t>
        </w:r>
        <w:proofErr w:type="spellEnd"/>
        <w:r w:rsidR="0015399A">
          <w:t xml:space="preserve">: Es werden keine Trainingsdaten benötigt. Nachteil gegenüber </w:t>
        </w:r>
        <w:proofErr w:type="spellStart"/>
        <w:r w:rsidR="0015399A">
          <w:t>feintuning</w:t>
        </w:r>
        <w:proofErr w:type="spellEnd"/>
        <w:r w:rsidR="0015399A">
          <w:t xml:space="preserve">: Man kann keinen Nutzen aus den gelabelten Daten ziehen, selbst wenn man diese zur Verfügung stehen hat </w:t>
        </w:r>
        <w:r w:rsidR="0015399A" w:rsidRPr="00F53632">
          <w:rPr>
            <w:highlight w:val="magenta"/>
          </w:rPr>
          <w:fldChar w:fldCharType="begin"/>
        </w:r>
        <w:r w:rsidR="0015399A">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15399A" w:rsidRPr="00F53632">
          <w:rPr>
            <w:highlight w:val="magenta"/>
          </w:rPr>
          <w:fldChar w:fldCharType="separate"/>
        </w:r>
        <w:r w:rsidR="0015399A" w:rsidRPr="005241CB">
          <w:rPr>
            <w:rFonts w:cs="Arial"/>
            <w:highlight w:val="magenta"/>
          </w:rPr>
          <w:t>(</w:t>
        </w:r>
        <w:proofErr w:type="spellStart"/>
        <w:r w:rsidR="0015399A" w:rsidRPr="005241CB">
          <w:rPr>
            <w:rFonts w:cs="Arial"/>
            <w:highlight w:val="magenta"/>
          </w:rPr>
          <w:t>Tunstall</w:t>
        </w:r>
        <w:proofErr w:type="spellEnd"/>
        <w:r w:rsidR="0015399A" w:rsidRPr="005241CB">
          <w:rPr>
            <w:rFonts w:cs="Arial"/>
            <w:highlight w:val="magenta"/>
          </w:rPr>
          <w:t xml:space="preserve"> et al., 2023, S. 330)</w:t>
        </w:r>
        <w:r w:rsidR="0015399A" w:rsidRPr="00F53632">
          <w:rPr>
            <w:highlight w:val="magenta"/>
          </w:rPr>
          <w:fldChar w:fldCharType="end"/>
        </w:r>
        <w:r w:rsidR="0015399A">
          <w:t xml:space="preserve">. Stimmt nicht ganz, da man bei </w:t>
        </w:r>
        <w:proofErr w:type="spellStart"/>
        <w:r w:rsidR="0015399A">
          <w:t>few</w:t>
        </w:r>
        <w:proofErr w:type="spellEnd"/>
        <w:r w:rsidR="0015399A">
          <w:t>-</w:t>
        </w:r>
        <w:proofErr w:type="spellStart"/>
        <w:r w:rsidR="0015399A">
          <w:t>shot</w:t>
        </w:r>
        <w:proofErr w:type="spellEnd"/>
        <w:r w:rsidR="0015399A">
          <w:t>-learning auch aus gelabelten Daten einen Nutzen ziehen kann.</w:t>
        </w:r>
      </w:ins>
    </w:p>
    <w:p w14:paraId="49C543BB" w14:textId="77777777" w:rsidR="002C461A" w:rsidRDefault="002C461A" w:rsidP="0015399A">
      <w:pPr>
        <w:rPr>
          <w:ins w:id="1435" w:author="Ben Fels" w:date="2024-12-21T11:40:00Z" w16du:dateUtc="2024-12-21T10:40:00Z"/>
        </w:rPr>
      </w:pPr>
    </w:p>
    <w:p w14:paraId="42A63BA0" w14:textId="77777777" w:rsidR="002C461A" w:rsidRDefault="002C461A" w:rsidP="002C461A">
      <w:pPr>
        <w:autoSpaceDE w:val="0"/>
        <w:autoSpaceDN w:val="0"/>
        <w:adjustRightInd w:val="0"/>
        <w:spacing w:after="0"/>
        <w:jc w:val="both"/>
        <w:rPr>
          <w:ins w:id="1436" w:author="Ben Fels" w:date="2024-12-21T11:58:00Z" w16du:dateUtc="2024-12-21T10:58:00Z"/>
        </w:rPr>
      </w:pPr>
      <w:ins w:id="1437" w:author="Ben Fels" w:date="2024-12-21T11:58:00Z" w16du:dateUtc="2024-12-21T10:58:00Z">
        <w:r w:rsidRPr="008252B1">
          <w:t xml:space="preserve">Eingabeaufforderungen </w:t>
        </w:r>
        <w:r w:rsidRPr="00A464A9">
          <w:t>in Englisch</w:t>
        </w:r>
        <w:r w:rsidRPr="008252B1">
          <w:t>, da</w:t>
        </w:r>
        <w:r>
          <w:t xml:space="preserve"> der Datensatz in Englisch ist die Sprachen nicht gemischt werden sollten.</w:t>
        </w:r>
      </w:ins>
    </w:p>
    <w:p w14:paraId="65FEAAB9" w14:textId="0AAB077E" w:rsidR="000752BD" w:rsidRDefault="000752BD" w:rsidP="000752BD">
      <w:pPr>
        <w:rPr>
          <w:ins w:id="1438" w:author="Ben Fels" w:date="2024-12-21T11:37:00Z" w16du:dateUtc="2024-12-21T10:37:00Z"/>
        </w:rPr>
      </w:pPr>
    </w:p>
    <w:p w14:paraId="542322CC" w14:textId="38D06636" w:rsidR="001A4072" w:rsidRDefault="001A4072" w:rsidP="001A4072">
      <w:pPr>
        <w:rPr>
          <w:ins w:id="1439" w:author="Ben Fels" w:date="2024-12-21T11:41:00Z" w16du:dateUtc="2024-12-21T10:41:00Z"/>
        </w:rPr>
      </w:pPr>
      <w:moveTo w:id="1440" w:author="Ben Fels" w:date="2024-12-16T22:11:00Z" w16du:dateUtc="2024-12-16T21:11:00Z">
        <w:r>
          <w:t xml:space="preserve">Zwei Methoden aus dem Prompt Engineering, um damit umzugehen sind Zero-Shot- und </w:t>
        </w:r>
        <w:proofErr w:type="spellStart"/>
        <w:r>
          <w:t>Few</w:t>
        </w:r>
        <w:proofErr w:type="spellEnd"/>
        <w:r>
          <w:t xml:space="preserve">-Shot-Learning </w:t>
        </w:r>
        <w:r w:rsidRPr="006F0ABB">
          <w:rPr>
            <w:highlight w:val="magenta"/>
          </w:rPr>
          <w:fldChar w:fldCharType="begin"/>
        </w:r>
        <w:r>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6F0ABB">
          <w:rPr>
            <w:highlight w:val="magenta"/>
          </w:rPr>
          <w:fldChar w:fldCharType="separate"/>
        </w:r>
        <w:r w:rsidRPr="006F0ABB">
          <w:rPr>
            <w:rFonts w:cs="Arial"/>
            <w:highlight w:val="magenta"/>
          </w:rPr>
          <w:t>(</w:t>
        </w:r>
        <w:proofErr w:type="spellStart"/>
        <w:r w:rsidRPr="006F0ABB">
          <w:rPr>
            <w:rFonts w:cs="Arial"/>
            <w:highlight w:val="magenta"/>
          </w:rPr>
          <w:t>Tunstall</w:t>
        </w:r>
        <w:proofErr w:type="spellEnd"/>
        <w:r w:rsidRPr="006F0ABB">
          <w:rPr>
            <w:rFonts w:cs="Arial"/>
            <w:highlight w:val="magenta"/>
          </w:rPr>
          <w:t xml:space="preserve"> et al., 2023, S. 189)</w:t>
        </w:r>
        <w:r w:rsidRPr="006F0ABB">
          <w:rPr>
            <w:highlight w:val="magenta"/>
          </w:rPr>
          <w:fldChar w:fldCharType="end"/>
        </w:r>
        <w:r>
          <w:t>.</w:t>
        </w:r>
      </w:moveTo>
    </w:p>
    <w:p w14:paraId="7E459857" w14:textId="141B8372" w:rsidR="003A08DE" w:rsidRPr="002F4B5A" w:rsidRDefault="003A08DE" w:rsidP="001A4072">
      <w:pPr>
        <w:rPr>
          <w:moveTo w:id="1441" w:author="Ben Fels" w:date="2024-12-16T22:11:00Z" w16du:dateUtc="2024-12-16T21:11:00Z"/>
          <w:b/>
          <w:rPrChange w:id="1442" w:author="Ben Fels" w:date="2024-12-21T18:19:00Z" w16du:dateUtc="2024-12-21T17:19:00Z">
            <w:rPr>
              <w:moveTo w:id="1443" w:author="Ben Fels" w:date="2024-12-16T22:11:00Z" w16du:dateUtc="2024-12-16T21:11:00Z"/>
            </w:rPr>
          </w:rPrChange>
        </w:rPr>
      </w:pPr>
      <w:ins w:id="1444" w:author="Ben Fels" w:date="2024-12-21T11:41:00Z" w16du:dateUtc="2024-12-21T10:41:00Z">
        <w:r w:rsidRPr="002F4B5A">
          <w:rPr>
            <w:b/>
            <w:rPrChange w:id="1445" w:author="Ben Fels" w:date="2024-12-21T18:19:00Z" w16du:dateUtc="2024-12-21T17:19:00Z">
              <w:rPr/>
            </w:rPrChange>
          </w:rPr>
          <w:t>Zero-Shot Learning</w:t>
        </w:r>
      </w:ins>
    </w:p>
    <w:p w14:paraId="62FABD68" w14:textId="7AB236E8" w:rsidR="001A4072" w:rsidRPr="002F4B5A" w:rsidDel="003A08DE" w:rsidRDefault="00014402" w:rsidP="006D4130">
      <w:pPr>
        <w:rPr>
          <w:del w:id="1446" w:author="Ben Fels" w:date="2024-12-21T11:37:00Z" w16du:dateUtc="2024-12-21T10:37:00Z"/>
        </w:rPr>
      </w:pPr>
      <w:ins w:id="1447" w:author="Ben Fels" w:date="2024-12-21T11:46:00Z" w16du:dateUtc="2024-12-21T10:46:00Z">
        <w:r w:rsidRPr="002F4B5A">
          <w:t>Kei</w:t>
        </w:r>
        <w:r w:rsidRPr="002F4B5A">
          <w:rPr>
            <w:rPrChange w:id="1448" w:author="Ben Fels" w:date="2024-12-21T18:19:00Z" w16du:dateUtc="2024-12-21T17:19:00Z">
              <w:rPr>
                <w:lang w:val="en-US"/>
              </w:rPr>
            </w:rPrChange>
          </w:rPr>
          <w:t>n Beispiel üb</w:t>
        </w:r>
      </w:ins>
      <w:ins w:id="1449" w:author="Ben Fels" w:date="2024-12-21T11:47:00Z" w16du:dateUtc="2024-12-21T10:47:00Z">
        <w:r w:rsidRPr="002F4B5A">
          <w:rPr>
            <w:rPrChange w:id="1450" w:author="Ben Fels" w:date="2024-12-21T18:19:00Z" w16du:dateUtc="2024-12-21T17:19:00Z">
              <w:rPr>
                <w:lang w:val="en-US"/>
              </w:rPr>
            </w:rPrChange>
          </w:rPr>
          <w:t>ergeben</w:t>
        </w:r>
      </w:ins>
      <w:moveTo w:id="1451" w:author="Ben Fels" w:date="2024-12-16T22:11:00Z" w16du:dateUtc="2024-12-16T21:11:00Z">
        <w:del w:id="1452" w:author="Ben Fels" w:date="2024-12-21T11:37:00Z" w16du:dateUtc="2024-12-21T10:37:00Z">
          <w:r w:rsidR="001A4072" w:rsidRPr="002F4B5A" w:rsidDel="000752BD">
            <w:delText xml:space="preserve">Prompting bezieht sich auf die Methode, einem LLM bestimmte Eingaben zu machen, um eine gewünschte Reaktion hervorzurufen </w:delText>
          </w:r>
          <w:r w:rsidR="001A4072" w:rsidRPr="00FE6C24" w:rsidDel="000752BD">
            <w:rPr>
              <w:highlight w:val="magenta"/>
            </w:rPr>
            <w:fldChar w:fldCharType="begin"/>
          </w:r>
          <w:r w:rsidR="001A4072" w:rsidRPr="002F4B5A" w:rsidDel="000752BD">
            <w:rPr>
              <w:highlight w:val="magenta"/>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001A4072" w:rsidRPr="00FE6C24" w:rsidDel="000752BD">
            <w:rPr>
              <w:highlight w:val="magenta"/>
            </w:rPr>
            <w:fldChar w:fldCharType="separate"/>
          </w:r>
          <w:r w:rsidR="001A4072" w:rsidRPr="002F4B5A" w:rsidDel="000752BD">
            <w:rPr>
              <w:rFonts w:cs="Arial"/>
              <w:highlight w:val="magenta"/>
            </w:rPr>
            <w:delText>(Maharjan et al., 2024, S. 8)</w:delText>
          </w:r>
          <w:r w:rsidR="001A4072" w:rsidRPr="00FE6C24" w:rsidDel="000752BD">
            <w:rPr>
              <w:highlight w:val="magenta"/>
            </w:rPr>
            <w:fldChar w:fldCharType="end"/>
          </w:r>
          <w:r w:rsidR="001A4072" w:rsidRPr="002F4B5A" w:rsidDel="000752BD">
            <w:delText xml:space="preserve">. </w:delText>
          </w:r>
        </w:del>
      </w:moveTo>
    </w:p>
    <w:p w14:paraId="6DD53458" w14:textId="77777777" w:rsidR="003A08DE" w:rsidRPr="002F4B5A" w:rsidRDefault="003A08DE" w:rsidP="001A4072">
      <w:pPr>
        <w:rPr>
          <w:ins w:id="1453" w:author="Ben Fels" w:date="2024-12-21T11:41:00Z" w16du:dateUtc="2024-12-21T10:41:00Z"/>
        </w:rPr>
      </w:pPr>
    </w:p>
    <w:p w14:paraId="43A0CED7" w14:textId="4EB6B00A" w:rsidR="003A08DE" w:rsidRPr="002F4B5A" w:rsidRDefault="003A08DE" w:rsidP="001A4072">
      <w:pPr>
        <w:rPr>
          <w:ins w:id="1454" w:author="Ben Fels" w:date="2024-12-21T11:41:00Z" w16du:dateUtc="2024-12-21T10:41:00Z"/>
          <w:moveTo w:id="1455" w:author="Ben Fels" w:date="2024-12-16T22:11:00Z" w16du:dateUtc="2024-12-16T21:11:00Z"/>
          <w:b/>
          <w:rPrChange w:id="1456" w:author="Ben Fels" w:date="2024-12-21T18:19:00Z" w16du:dateUtc="2024-12-21T17:19:00Z">
            <w:rPr>
              <w:ins w:id="1457" w:author="Ben Fels" w:date="2024-12-21T11:41:00Z" w16du:dateUtc="2024-12-21T10:41:00Z"/>
              <w:moveTo w:id="1458" w:author="Ben Fels" w:date="2024-12-16T22:11:00Z" w16du:dateUtc="2024-12-16T21:11:00Z"/>
            </w:rPr>
          </w:rPrChange>
        </w:rPr>
      </w:pPr>
      <w:proofErr w:type="spellStart"/>
      <w:ins w:id="1459" w:author="Ben Fels" w:date="2024-12-21T11:41:00Z" w16du:dateUtc="2024-12-21T10:41:00Z">
        <w:r w:rsidRPr="002F4B5A">
          <w:rPr>
            <w:b/>
            <w:rPrChange w:id="1460" w:author="Ben Fels" w:date="2024-12-21T18:19:00Z" w16du:dateUtc="2024-12-21T17:19:00Z">
              <w:rPr/>
            </w:rPrChange>
          </w:rPr>
          <w:t>One</w:t>
        </w:r>
        <w:proofErr w:type="spellEnd"/>
        <w:r w:rsidRPr="002F4B5A">
          <w:rPr>
            <w:b/>
            <w:rPrChange w:id="1461" w:author="Ben Fels" w:date="2024-12-21T18:19:00Z" w16du:dateUtc="2024-12-21T17:19:00Z">
              <w:rPr/>
            </w:rPrChange>
          </w:rPr>
          <w:t>-Shot Learning</w:t>
        </w:r>
      </w:ins>
    </w:p>
    <w:p w14:paraId="521201A4" w14:textId="19EE1B71" w:rsidR="00335921" w:rsidRPr="002F4B5A" w:rsidDel="003A08DE" w:rsidRDefault="00014402" w:rsidP="006D4130">
      <w:pPr>
        <w:rPr>
          <w:del w:id="1462" w:author="Ben Fels" w:date="2024-12-21T11:39:00Z" w16du:dateUtc="2024-12-21T10:39:00Z"/>
        </w:rPr>
      </w:pPr>
      <w:ins w:id="1463" w:author="Ben Fels" w:date="2024-12-21T11:47:00Z" w16du:dateUtc="2024-12-21T10:47:00Z">
        <w:r w:rsidRPr="002F4B5A">
          <w:rPr>
            <w:rPrChange w:id="1464" w:author="Ben Fels" w:date="2024-12-21T18:19:00Z" w16du:dateUtc="2024-12-21T17:19:00Z">
              <w:rPr>
                <w:lang w:val="en-US"/>
              </w:rPr>
            </w:rPrChange>
          </w:rPr>
          <w:t>Ein Beispiel übergeben</w:t>
        </w:r>
      </w:ins>
      <w:moveTo w:id="1465" w:author="Ben Fels" w:date="2024-12-16T22:11:00Z" w16du:dateUtc="2024-12-16T21:11:00Z">
        <w:del w:id="1466" w:author="Ben Fels" w:date="2024-12-21T11:39:00Z" w16du:dateUtc="2024-12-21T10:39:00Z">
          <w:r w:rsidR="001A4072" w:rsidRPr="002F4B5A" w:rsidDel="00060513">
            <w:delText xml:space="preserve">LLMs sind in der Lage Aufgaben zu erfüllen, für welche sie während des Trainings nicht trainiert wurden. </w:delText>
          </w:r>
          <w:r w:rsidR="001A4072" w:rsidRPr="002F4B5A" w:rsidDel="00335921">
            <w:rPr>
              <w:highlight w:val="cyan"/>
              <w:rPrChange w:id="1467" w:author="Ben Fels" w:date="2024-12-21T18:19:00Z" w16du:dateUtc="2024-12-21T17:19:00Z">
                <w:rPr>
                  <w:highlight w:val="cyan"/>
                  <w:lang w:val="en-US"/>
                </w:rPr>
              </w:rPrChange>
            </w:rPr>
            <w:delText xml:space="preserve">Wei, J., Tay, Y., Bommasani, R., et al . Emergent abilities of large language models. </w:delText>
          </w:r>
          <w:r w:rsidR="001A4072" w:rsidRPr="002F4B5A" w:rsidDel="00335921">
            <w:rPr>
              <w:highlight w:val="cyan"/>
            </w:rPr>
            <w:delText>Trans. Mach. Learn. Res. (2022). https://doi.org/ 10.48550/arXiv.2206.07682.</w:delText>
          </w:r>
        </w:del>
      </w:moveTo>
    </w:p>
    <w:p w14:paraId="0B73D813" w14:textId="77777777" w:rsidR="003A08DE" w:rsidRPr="002F4B5A" w:rsidRDefault="003A08DE" w:rsidP="001A4072">
      <w:pPr>
        <w:rPr>
          <w:ins w:id="1468" w:author="Ben Fels" w:date="2024-12-21T11:41:00Z" w16du:dateUtc="2024-12-21T10:41:00Z"/>
          <w:moveTo w:id="1469" w:author="Ben Fels" w:date="2024-12-16T22:11:00Z" w16du:dateUtc="2024-12-16T21:11:00Z"/>
        </w:rPr>
      </w:pPr>
    </w:p>
    <w:p w14:paraId="04D03823" w14:textId="6DFBA019" w:rsidR="001A4072" w:rsidRPr="003A08DE" w:rsidDel="003A08DE" w:rsidRDefault="003A08DE" w:rsidP="006D4130">
      <w:pPr>
        <w:rPr>
          <w:del w:id="1470" w:author="Ben Fels" w:date="2024-12-21T11:40:00Z" w16du:dateUtc="2024-12-21T10:40:00Z"/>
          <w:b/>
          <w:rPrChange w:id="1471" w:author="Ben Fels" w:date="2024-12-21T11:41:00Z" w16du:dateUtc="2024-12-21T10:41:00Z">
            <w:rPr>
              <w:del w:id="1472" w:author="Ben Fels" w:date="2024-12-21T11:40:00Z" w16du:dateUtc="2024-12-21T10:40:00Z"/>
            </w:rPr>
          </w:rPrChange>
        </w:rPr>
      </w:pPr>
      <w:proofErr w:type="spellStart"/>
      <w:ins w:id="1473" w:author="Ben Fels" w:date="2024-12-21T11:41:00Z" w16du:dateUtc="2024-12-21T10:41:00Z">
        <w:r w:rsidRPr="003A08DE">
          <w:rPr>
            <w:b/>
            <w:rPrChange w:id="1474" w:author="Ben Fels" w:date="2024-12-21T11:41:00Z" w16du:dateUtc="2024-12-21T10:41:00Z">
              <w:rPr/>
            </w:rPrChange>
          </w:rPr>
          <w:t>Few-shot</w:t>
        </w:r>
        <w:proofErr w:type="spellEnd"/>
        <w:r w:rsidRPr="003A08DE">
          <w:rPr>
            <w:b/>
            <w:rPrChange w:id="1475" w:author="Ben Fels" w:date="2024-12-21T11:41:00Z" w16du:dateUtc="2024-12-21T10:41:00Z">
              <w:rPr/>
            </w:rPrChange>
          </w:rPr>
          <w:t xml:space="preserve"> Learning</w:t>
        </w:r>
        <w:r w:rsidRPr="003A08DE" w:rsidDel="0015399A">
          <w:rPr>
            <w:b/>
            <w:rPrChange w:id="1476" w:author="Ben Fels" w:date="2024-12-21T11:41:00Z" w16du:dateUtc="2024-12-21T10:41:00Z">
              <w:rPr/>
            </w:rPrChange>
          </w:rPr>
          <w:t xml:space="preserve"> </w:t>
        </w:r>
      </w:ins>
      <w:moveTo w:id="1477" w:author="Ben Fels" w:date="2024-12-16T22:11:00Z" w16du:dateUtc="2024-12-16T21:11:00Z">
        <w:del w:id="1478" w:author="Ben Fels" w:date="2024-12-21T11:40:00Z" w16du:dateUtc="2024-12-21T10:40:00Z">
          <w:r w:rsidR="001A4072" w:rsidRPr="003A08DE" w:rsidDel="0015399A">
            <w:rPr>
              <w:b/>
              <w:rPrChange w:id="1479"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3A08DE" w:rsidDel="0015399A">
            <w:rPr>
              <w:b/>
              <w:highlight w:val="magenta"/>
              <w:rPrChange w:id="1480" w:author="Ben Fels" w:date="2024-12-21T11:41:00Z" w16du:dateUtc="2024-12-21T10:41:00Z">
                <w:rPr>
                  <w:highlight w:val="magenta"/>
                </w:rPr>
              </w:rPrChange>
            </w:rPr>
            <w:fldChar w:fldCharType="begin"/>
          </w:r>
          <w:r w:rsidR="001A4072" w:rsidRPr="003A08DE" w:rsidDel="0015399A">
            <w:rPr>
              <w:b/>
              <w:highlight w:val="magenta"/>
              <w:rPrChange w:id="1481"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3A08DE" w:rsidDel="0015399A">
            <w:rPr>
              <w:b/>
              <w:highlight w:val="magenta"/>
              <w:rPrChange w:id="1482" w:author="Ben Fels" w:date="2024-12-21T11:41:00Z" w16du:dateUtc="2024-12-21T10:41:00Z">
                <w:rPr>
                  <w:highlight w:val="magenta"/>
                </w:rPr>
              </w:rPrChange>
            </w:rPr>
            <w:fldChar w:fldCharType="separate"/>
          </w:r>
          <w:r w:rsidR="001A4072" w:rsidRPr="003A08DE" w:rsidDel="0015399A">
            <w:rPr>
              <w:rFonts w:cs="Arial"/>
              <w:b/>
              <w:highlight w:val="magenta"/>
              <w:rPrChange w:id="1483" w:author="Ben Fels" w:date="2024-12-21T11:41:00Z" w16du:dateUtc="2024-12-21T10:41:00Z">
                <w:rPr>
                  <w:rFonts w:cs="Arial"/>
                  <w:highlight w:val="magenta"/>
                </w:rPr>
              </w:rPrChange>
            </w:rPr>
            <w:delText>(Tunstall et al., 2023, S. 330)</w:delText>
          </w:r>
          <w:r w:rsidR="001A4072" w:rsidRPr="003A08DE" w:rsidDel="0015399A">
            <w:rPr>
              <w:b/>
              <w:highlight w:val="magenta"/>
              <w:rPrChange w:id="1484" w:author="Ben Fels" w:date="2024-12-21T11:41:00Z" w16du:dateUtc="2024-12-21T10:41:00Z">
                <w:rPr>
                  <w:highlight w:val="magenta"/>
                </w:rPr>
              </w:rPrChange>
            </w:rPr>
            <w:fldChar w:fldCharType="end"/>
          </w:r>
          <w:r w:rsidR="001A4072" w:rsidRPr="003A08DE" w:rsidDel="0015399A">
            <w:rPr>
              <w:b/>
              <w:rPrChange w:id="1485" w:author="Ben Fels" w:date="2024-12-21T11:41:00Z" w16du:dateUtc="2024-12-21T10:41:00Z">
                <w:rPr/>
              </w:rPrChange>
            </w:rPr>
            <w:delText>. Stimmt nicht ganz, da man bei few-shot-learning auch aus gelabelten Daten einen Nutzen ziehen kann.</w:delText>
          </w:r>
        </w:del>
      </w:moveTo>
    </w:p>
    <w:p w14:paraId="1EF4B27A" w14:textId="77777777" w:rsidR="003A08DE" w:rsidRPr="003A08DE" w:rsidRDefault="003A08DE" w:rsidP="001A4072">
      <w:pPr>
        <w:rPr>
          <w:ins w:id="1486" w:author="Ben Fels" w:date="2024-12-21T11:41:00Z" w16du:dateUtc="2024-12-21T10:41:00Z"/>
          <w:moveTo w:id="1487" w:author="Ben Fels" w:date="2024-12-16T22:11:00Z" w16du:dateUtc="2024-12-16T21:11:00Z"/>
          <w:b/>
          <w:rPrChange w:id="1488" w:author="Ben Fels" w:date="2024-12-21T11:41:00Z" w16du:dateUtc="2024-12-21T10:41:00Z">
            <w:rPr>
              <w:ins w:id="1489" w:author="Ben Fels" w:date="2024-12-21T11:41:00Z" w16du:dateUtc="2024-12-21T10:41:00Z"/>
              <w:moveTo w:id="1490" w:author="Ben Fels" w:date="2024-12-16T22:11:00Z" w16du:dateUtc="2024-12-16T21:11:00Z"/>
            </w:rPr>
          </w:rPrChange>
        </w:rPr>
      </w:pPr>
    </w:p>
    <w:p w14:paraId="69EDDBB6" w14:textId="77777777" w:rsidR="000840B1" w:rsidRPr="0080523A" w:rsidRDefault="000840B1" w:rsidP="000840B1">
      <w:pPr>
        <w:pStyle w:val="Listenabsatz"/>
        <w:numPr>
          <w:ilvl w:val="0"/>
          <w:numId w:val="27"/>
        </w:numPr>
        <w:rPr>
          <w:ins w:id="1491" w:author="Ben Fels" w:date="2024-12-21T11:45:00Z" w16du:dateUtc="2024-12-21T10:45:00Z"/>
          <w:b/>
          <w:bCs/>
        </w:rPr>
      </w:pPr>
      <w:ins w:id="1492" w:author="Ben Fels" w:date="2024-12-21T11:45:00Z" w16du:dateUtc="2024-12-21T10:45:00Z">
        <w:r>
          <w:t>Zufällige Auswahl der Beispiele</w:t>
        </w:r>
      </w:ins>
    </w:p>
    <w:p w14:paraId="6512B64C" w14:textId="77777777" w:rsidR="000840B1" w:rsidRPr="002A4580" w:rsidRDefault="000840B1" w:rsidP="000840B1">
      <w:pPr>
        <w:pStyle w:val="Listenabsatz"/>
        <w:numPr>
          <w:ilvl w:val="0"/>
          <w:numId w:val="27"/>
        </w:numPr>
        <w:rPr>
          <w:ins w:id="1493" w:author="Ben Fels" w:date="2024-12-21T11:47:00Z" w16du:dateUtc="2024-12-21T10:47:00Z"/>
          <w:b/>
          <w:bCs/>
          <w:rPrChange w:id="1494" w:author="Ben Fels" w:date="2024-12-21T11:47:00Z" w16du:dateUtc="2024-12-21T10:47:00Z">
            <w:rPr>
              <w:ins w:id="1495" w:author="Ben Fels" w:date="2024-12-21T11:47:00Z" w16du:dateUtc="2024-12-21T10:47:00Z"/>
            </w:rPr>
          </w:rPrChange>
        </w:rPr>
      </w:pPr>
      <w:ins w:id="1496" w:author="Ben Fels" w:date="2024-12-21T11:45:00Z" w16du:dateUtc="2024-12-21T10:45:00Z">
        <w:r>
          <w:t>Systematische Auswahl der Beispiele</w:t>
        </w:r>
      </w:ins>
    </w:p>
    <w:p w14:paraId="6540C86C" w14:textId="541D6F60" w:rsidR="002A4580" w:rsidRDefault="002A4580">
      <w:pPr>
        <w:autoSpaceDE w:val="0"/>
        <w:autoSpaceDN w:val="0"/>
        <w:adjustRightInd w:val="0"/>
        <w:spacing w:after="0"/>
        <w:jc w:val="both"/>
        <w:rPr>
          <w:ins w:id="1497" w:author="Ben Fels" w:date="2024-12-21T11:47:00Z" w16du:dateUtc="2024-12-21T10:47:00Z"/>
        </w:rPr>
        <w:pPrChange w:id="1498" w:author="Ben Fels" w:date="2024-12-21T11:47:00Z" w16du:dateUtc="2024-12-21T10:47:00Z">
          <w:pPr>
            <w:pStyle w:val="Listenabsatz"/>
            <w:numPr>
              <w:numId w:val="27"/>
            </w:numPr>
            <w:autoSpaceDE w:val="0"/>
            <w:autoSpaceDN w:val="0"/>
            <w:adjustRightInd w:val="0"/>
            <w:spacing w:after="0"/>
            <w:ind w:hanging="360"/>
            <w:jc w:val="both"/>
          </w:pPr>
        </w:pPrChange>
      </w:pPr>
      <w:ins w:id="1499" w:author="Ben Fels" w:date="2024-12-21T11:47:00Z" w16du:dateUtc="2024-12-21T10:47:00Z">
        <w:r>
          <w:t xml:space="preserve">Wie viel Beispiele braucht es, damit es als </w:t>
        </w:r>
        <w:proofErr w:type="spellStart"/>
        <w:r>
          <w:t>Few</w:t>
        </w:r>
        <w:proofErr w:type="spellEnd"/>
        <w:r>
          <w:t>-Shot Learning zählt?</w:t>
        </w:r>
      </w:ins>
    </w:p>
    <w:p w14:paraId="0155C529" w14:textId="77777777" w:rsidR="002A4580" w:rsidRDefault="002A4580" w:rsidP="002A4580">
      <w:pPr>
        <w:autoSpaceDE w:val="0"/>
        <w:autoSpaceDN w:val="0"/>
        <w:adjustRightInd w:val="0"/>
        <w:spacing w:after="0"/>
        <w:jc w:val="both"/>
        <w:rPr>
          <w:ins w:id="1500" w:author="Ben Fels" w:date="2024-12-21T11:54:00Z" w16du:dateUtc="2024-12-21T10:54:00Z"/>
        </w:rPr>
      </w:pPr>
      <w:ins w:id="1501" w:author="Ben Fels" w:date="2024-12-21T11:47:00Z" w16du:dateUtc="2024-12-21T10:47:00Z">
        <w:r>
          <w:t xml:space="preserve">Nach </w:t>
        </w:r>
        <w:r w:rsidRPr="004102B3">
          <w:rPr>
            <w:rFonts w:cs="Arial"/>
            <w:highlight w:val="magenta"/>
          </w:rPr>
          <w:t xml:space="preserve">Brown et al. </w:t>
        </w:r>
        <w:r w:rsidRPr="004102B3">
          <w:rPr>
            <w:highlight w:val="magenta"/>
          </w:rPr>
          <w:fldChar w:fldCharType="begin"/>
        </w:r>
        <w:r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Pr="004102B3">
          <w:rPr>
            <w:highlight w:val="magenta"/>
          </w:rPr>
          <w:fldChar w:fldCharType="separate"/>
        </w:r>
        <w:r w:rsidRPr="004102B3">
          <w:rPr>
            <w:rFonts w:cs="Arial"/>
            <w:highlight w:val="magenta"/>
          </w:rPr>
          <w:t>(2020, S. 6)</w:t>
        </w:r>
        <w:r w:rsidRPr="004102B3">
          <w:rPr>
            <w:highlight w:val="magenta"/>
          </w:rPr>
          <w:fldChar w:fldCharType="end"/>
        </w:r>
        <w:r>
          <w:t xml:space="preserve"> werden dabei in der Regel zwischen 10 und 100 Beispiele übergeben. </w:t>
        </w:r>
      </w:ins>
    </w:p>
    <w:p w14:paraId="6659F9AF" w14:textId="77777777" w:rsidR="00025B9B" w:rsidRDefault="00025B9B" w:rsidP="002A4580">
      <w:pPr>
        <w:autoSpaceDE w:val="0"/>
        <w:autoSpaceDN w:val="0"/>
        <w:adjustRightInd w:val="0"/>
        <w:spacing w:after="0"/>
        <w:jc w:val="both"/>
        <w:rPr>
          <w:ins w:id="1502" w:author="Ben Fels" w:date="2024-12-21T11:54:00Z" w16du:dateUtc="2024-12-21T10:54:00Z"/>
        </w:rPr>
      </w:pPr>
    </w:p>
    <w:p w14:paraId="398184D4" w14:textId="77777777" w:rsidR="00025B9B" w:rsidRDefault="00025B9B" w:rsidP="00025B9B">
      <w:pPr>
        <w:rPr>
          <w:ins w:id="1503" w:author="Ben Fels" w:date="2024-12-21T11:54:00Z" w16du:dateUtc="2024-12-21T10:54:00Z"/>
        </w:rPr>
      </w:pPr>
      <w:ins w:id="1504" w:author="Ben Fels" w:date="2024-12-21T11:54:00Z" w16du:dateUtc="2024-12-21T10:54:00Z">
        <w:r>
          <w:lastRenderedPageBreak/>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ins>
    </w:p>
    <w:p w14:paraId="75CB76C2" w14:textId="77777777" w:rsidR="00025B9B" w:rsidRDefault="00025B9B">
      <w:pPr>
        <w:autoSpaceDE w:val="0"/>
        <w:autoSpaceDN w:val="0"/>
        <w:adjustRightInd w:val="0"/>
        <w:spacing w:after="0"/>
        <w:jc w:val="both"/>
        <w:rPr>
          <w:ins w:id="1505" w:author="Ben Fels" w:date="2024-12-21T11:47:00Z" w16du:dateUtc="2024-12-21T10:47:00Z"/>
        </w:rPr>
        <w:pPrChange w:id="1506" w:author="Ben Fels" w:date="2024-12-21T11:47:00Z" w16du:dateUtc="2024-12-21T10:47:00Z">
          <w:pPr>
            <w:autoSpaceDE w:val="0"/>
            <w:autoSpaceDN w:val="0"/>
            <w:adjustRightInd w:val="0"/>
            <w:spacing w:after="0"/>
            <w:ind w:left="360"/>
            <w:jc w:val="both"/>
          </w:pPr>
        </w:pPrChange>
      </w:pPr>
    </w:p>
    <w:p w14:paraId="527954EA" w14:textId="03481A9D" w:rsidR="002A4580" w:rsidRDefault="002A4580">
      <w:pPr>
        <w:autoSpaceDE w:val="0"/>
        <w:autoSpaceDN w:val="0"/>
        <w:adjustRightInd w:val="0"/>
        <w:spacing w:after="0"/>
        <w:jc w:val="both"/>
        <w:rPr>
          <w:ins w:id="1507" w:author="Ben Fels" w:date="2024-12-21T11:47:00Z" w16du:dateUtc="2024-12-21T10:47:00Z"/>
        </w:rPr>
        <w:pPrChange w:id="1508" w:author="Ben Fels" w:date="2024-12-21T11:47:00Z" w16du:dateUtc="2024-12-21T10:47:00Z">
          <w:pPr>
            <w:autoSpaceDE w:val="0"/>
            <w:autoSpaceDN w:val="0"/>
            <w:adjustRightInd w:val="0"/>
            <w:spacing w:after="0"/>
            <w:ind w:left="360"/>
            <w:jc w:val="both"/>
          </w:pPr>
        </w:pPrChange>
      </w:pPr>
      <w:ins w:id="1509" w:author="Ben Fels" w:date="2024-12-21T11:47:00Z" w16du:dateUtc="2024-12-21T10:47:00Z">
        <w:r>
          <w:t xml:space="preserve">Das Problem ist, das die maximalen </w:t>
        </w:r>
        <w:proofErr w:type="spellStart"/>
        <w:r>
          <w:t>Tokenanzahl</w:t>
        </w:r>
      </w:ins>
      <w:proofErr w:type="spellEnd"/>
      <w:ins w:id="1510" w:author="Ben Fels" w:date="2024-12-21T11:54:00Z" w16du:dateUtc="2024-12-21T10:54:00Z">
        <w:r w:rsidR="00025B9B">
          <w:t xml:space="preserve"> für die </w:t>
        </w:r>
        <w:proofErr w:type="spellStart"/>
        <w:r w:rsidR="00025B9B">
          <w:t>HuggingFace</w:t>
        </w:r>
        <w:proofErr w:type="spellEnd"/>
        <w:r w:rsidR="00025B9B">
          <w:t xml:space="preserve"> API</w:t>
        </w:r>
      </w:ins>
      <w:ins w:id="1511" w:author="Ben Fels" w:date="2024-12-21T11:47:00Z" w16du:dateUtc="2024-12-21T10:47:00Z">
        <w:r>
          <w:t xml:space="preserve"> bei 4096 liegt. Das bedeutet, dass in Summe die Eingabe Token und die Ausgabe Tokens diesen Wert nicht überschreiten dürfen. Eingabeaufforderungen oberhalb dieser Begrenzung landen in einer Fehlermeldung. Die maximale Ausgabetokens müssen sich somit auch so gewählt werden, sodass die Ausgaben nicht zu früh abgebrochen werden.</w:t>
        </w:r>
      </w:ins>
    </w:p>
    <w:p w14:paraId="13BB767E" w14:textId="77777777" w:rsidR="002A4580" w:rsidRDefault="002A4580">
      <w:pPr>
        <w:autoSpaceDE w:val="0"/>
        <w:autoSpaceDN w:val="0"/>
        <w:adjustRightInd w:val="0"/>
        <w:spacing w:after="0"/>
        <w:jc w:val="both"/>
        <w:rPr>
          <w:ins w:id="1512" w:author="Ben Fels" w:date="2024-12-21T11:47:00Z" w16du:dateUtc="2024-12-21T10:47:00Z"/>
        </w:rPr>
        <w:pPrChange w:id="1513" w:author="Ben Fels" w:date="2024-12-21T11:47:00Z" w16du:dateUtc="2024-12-21T10:47:00Z">
          <w:pPr>
            <w:autoSpaceDE w:val="0"/>
            <w:autoSpaceDN w:val="0"/>
            <w:adjustRightInd w:val="0"/>
            <w:spacing w:after="0"/>
            <w:ind w:left="360"/>
            <w:jc w:val="both"/>
          </w:pPr>
        </w:pPrChange>
      </w:pPr>
      <w:ins w:id="1514" w:author="Ben Fels" w:date="2024-12-21T11:47:00Z" w16du:dateUtc="2024-12-21T10:47:00Z">
        <w:r>
          <w:t xml:space="preserve">Dies hat ebenfalls zur Folge, dass in den Eingabeaufforderungen nicht unbegrenzt viele Beispiele übergeben werden können. Bei 100 </w:t>
        </w:r>
        <w:proofErr w:type="spellStart"/>
        <w:r>
          <w:t>ausgabetoken</w:t>
        </w:r>
        <w:proofErr w:type="spellEnd"/>
        <w:r>
          <w:t xml:space="preserve"> dürfen 3000 </w:t>
        </w:r>
        <w:proofErr w:type="spellStart"/>
        <w:r>
          <w:t>tokens</w:t>
        </w:r>
        <w:proofErr w:type="spellEnd"/>
        <w:r>
          <w:t xml:space="preserve"> eingegeben werden. Dies wird bereits bei 3 Beispielen überschritten</w:t>
        </w:r>
      </w:ins>
    </w:p>
    <w:p w14:paraId="19BD8AC8" w14:textId="77777777" w:rsidR="002A4580" w:rsidRDefault="002A4580">
      <w:pPr>
        <w:autoSpaceDE w:val="0"/>
        <w:autoSpaceDN w:val="0"/>
        <w:adjustRightInd w:val="0"/>
        <w:spacing w:after="0"/>
        <w:jc w:val="both"/>
        <w:rPr>
          <w:ins w:id="1515" w:author="Ben Fels" w:date="2024-12-21T11:47:00Z" w16du:dateUtc="2024-12-21T10:47:00Z"/>
        </w:rPr>
        <w:pPrChange w:id="1516" w:author="Ben Fels" w:date="2024-12-21T11:47:00Z" w16du:dateUtc="2024-12-21T10:47:00Z">
          <w:pPr>
            <w:autoSpaceDE w:val="0"/>
            <w:autoSpaceDN w:val="0"/>
            <w:adjustRightInd w:val="0"/>
            <w:spacing w:after="0"/>
            <w:ind w:left="360"/>
            <w:jc w:val="both"/>
          </w:pPr>
        </w:pPrChange>
      </w:pPr>
      <w:ins w:id="1517" w:author="Ben Fels" w:date="2024-12-21T11:47:00Z" w16du:dateUtc="2024-12-21T10:47:00Z">
        <w:r>
          <w:t xml:space="preserve">Diese Grenze ist bereits bei </w:t>
        </w:r>
        <w:r w:rsidRPr="006B0454">
          <w:rPr>
            <w:highlight w:val="cyan"/>
          </w:rPr>
          <w:t>X</w:t>
        </w:r>
        <w:r>
          <w:t xml:space="preserve"> Beispielen erreicht. Es ist somit notwendig eine andere Möglichkeit zu finden, um dem Daten die relevanten Informationen zu übergeben, ohne diese Grenze zu überschreiten. Dafür wird das </w:t>
        </w:r>
        <w:commentRangeStart w:id="1518"/>
        <w:r>
          <w:t xml:space="preserve">Kontext-Fenster </w:t>
        </w:r>
        <w:commentRangeEnd w:id="1518"/>
        <w:r>
          <w:rPr>
            <w:rStyle w:val="Kommentarzeichen"/>
          </w:rPr>
          <w:commentReference w:id="1518"/>
        </w:r>
        <w:r>
          <w:t xml:space="preserve">des Modells herangezogen, welches mit 128 Tsd. Token </w:t>
        </w:r>
        <w:r w:rsidRPr="00F325A4">
          <w:rPr>
            <w:highlight w:val="cyan"/>
          </w:rPr>
          <w:t>Quelle</w:t>
        </w:r>
        <w:r>
          <w:t xml:space="preserve"> größer </w:t>
        </w:r>
        <w:proofErr w:type="gramStart"/>
        <w:r>
          <w:t>ist,</w:t>
        </w:r>
        <w:proofErr w:type="gramEnd"/>
        <w:r>
          <w:t xml:space="preserve"> als die Grenze bei Eingabeaufforderungen.</w:t>
        </w:r>
      </w:ins>
    </w:p>
    <w:p w14:paraId="1781C751" w14:textId="77777777" w:rsidR="002A4580" w:rsidRDefault="002A4580">
      <w:pPr>
        <w:autoSpaceDE w:val="0"/>
        <w:autoSpaceDN w:val="0"/>
        <w:adjustRightInd w:val="0"/>
        <w:spacing w:after="0"/>
        <w:jc w:val="both"/>
        <w:rPr>
          <w:ins w:id="1519" w:author="Ben Fels" w:date="2024-12-21T11:47:00Z" w16du:dateUtc="2024-12-21T10:47:00Z"/>
        </w:rPr>
        <w:pPrChange w:id="1520" w:author="Ben Fels" w:date="2024-12-21T11:47:00Z" w16du:dateUtc="2024-12-21T10:47:00Z">
          <w:pPr>
            <w:autoSpaceDE w:val="0"/>
            <w:autoSpaceDN w:val="0"/>
            <w:adjustRightInd w:val="0"/>
            <w:spacing w:after="0"/>
            <w:ind w:left="360"/>
            <w:jc w:val="both"/>
          </w:pPr>
        </w:pPrChange>
      </w:pPr>
      <w:ins w:id="1521" w:author="Ben Fels" w:date="2024-12-21T11:47:00Z" w16du:dateUtc="2024-12-21T10:47:00Z">
        <w:r>
          <w:t xml:space="preserve">Das Modell besitzt jedoch ein größeres Kontext-Fenster </w:t>
        </w:r>
        <w:r w:rsidRPr="00541258">
          <w:rPr>
            <w:highlight w:val="cyan"/>
          </w:rPr>
          <w:t>Quelle</w:t>
        </w:r>
        <w:r>
          <w:t xml:space="preserve">. Ggf. kann das ausgenutzt werden, indem die Beispiele nacheinander übergeben werden. </w:t>
        </w:r>
      </w:ins>
    </w:p>
    <w:p w14:paraId="68C82BCA" w14:textId="77777777" w:rsidR="002A4580" w:rsidRDefault="002A4580">
      <w:pPr>
        <w:autoSpaceDE w:val="0"/>
        <w:autoSpaceDN w:val="0"/>
        <w:adjustRightInd w:val="0"/>
        <w:spacing w:after="0"/>
        <w:jc w:val="both"/>
        <w:rPr>
          <w:ins w:id="1522" w:author="Ben Fels" w:date="2024-12-21T11:47:00Z" w16du:dateUtc="2024-12-21T10:47:00Z"/>
        </w:rPr>
        <w:pPrChange w:id="1523" w:author="Ben Fels" w:date="2024-12-21T11:47:00Z" w16du:dateUtc="2024-12-21T10:47:00Z">
          <w:pPr>
            <w:autoSpaceDE w:val="0"/>
            <w:autoSpaceDN w:val="0"/>
            <w:adjustRightInd w:val="0"/>
            <w:spacing w:after="0"/>
            <w:ind w:left="360"/>
            <w:jc w:val="both"/>
          </w:pPr>
        </w:pPrChange>
      </w:pPr>
      <w:ins w:id="1524" w:author="Ben Fels" w:date="2024-12-21T11:47:00Z" w16du:dateUtc="2024-12-21T10:47:00Z">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ins>
    </w:p>
    <w:p w14:paraId="6244DB84" w14:textId="77777777" w:rsidR="002A4580" w:rsidRDefault="002A4580">
      <w:pPr>
        <w:autoSpaceDE w:val="0"/>
        <w:autoSpaceDN w:val="0"/>
        <w:adjustRightInd w:val="0"/>
        <w:spacing w:after="0"/>
        <w:jc w:val="both"/>
        <w:rPr>
          <w:ins w:id="1525" w:author="Ben Fels" w:date="2024-12-21T11:47:00Z" w16du:dateUtc="2024-12-21T10:47:00Z"/>
        </w:rPr>
        <w:pPrChange w:id="1526" w:author="Ben Fels" w:date="2024-12-21T11:47:00Z" w16du:dateUtc="2024-12-21T10:47:00Z">
          <w:pPr>
            <w:autoSpaceDE w:val="0"/>
            <w:autoSpaceDN w:val="0"/>
            <w:adjustRightInd w:val="0"/>
            <w:spacing w:after="0"/>
            <w:ind w:left="360"/>
            <w:jc w:val="both"/>
          </w:pPr>
        </w:pPrChange>
      </w:pPr>
      <w:ins w:id="1527" w:author="Ben Fels" w:date="2024-12-21T11:47:00Z" w16du:dateUtc="2024-12-21T10:47:00Z">
        <w:r>
          <w:t xml:space="preserve">Ansätze wie die automatische Begrenzung der Eingabeaufforderung </w:t>
        </w:r>
        <w:r w:rsidRPr="00957999">
          <w:rPr>
            <w:highlight w:val="cyan"/>
          </w:rPr>
          <w:t>(quelle)</w:t>
        </w:r>
        <w:r>
          <w:t xml:space="preserve"> </w:t>
        </w:r>
        <w:proofErr w:type="gramStart"/>
        <w:r>
          <w:t xml:space="preserve">bei </w:t>
        </w:r>
        <w:proofErr w:type="spellStart"/>
        <w:r>
          <w:t>erreichen</w:t>
        </w:r>
        <w:proofErr w:type="spellEnd"/>
        <w:proofErr w:type="gramEnd"/>
        <w:r>
          <w:t xml:space="preserve"> der Token-Grenze würden wesentliche Informationen beschneiden. Auch die Unterteilung der Essays in Teilabschnitte würde das gesamtheitliche Verständnis des Textes verzerren.</w:t>
        </w:r>
      </w:ins>
    </w:p>
    <w:p w14:paraId="4B1192BF" w14:textId="77777777" w:rsidR="002A4580" w:rsidRPr="002A4580" w:rsidRDefault="002A4580">
      <w:pPr>
        <w:rPr>
          <w:ins w:id="1528" w:author="Ben Fels" w:date="2024-12-21T11:45:00Z" w16du:dateUtc="2024-12-21T10:45:00Z"/>
          <w:b/>
          <w:bCs/>
          <w:rPrChange w:id="1529" w:author="Ben Fels" w:date="2024-12-21T11:47:00Z" w16du:dateUtc="2024-12-21T10:47:00Z">
            <w:rPr>
              <w:ins w:id="1530" w:author="Ben Fels" w:date="2024-12-21T11:45:00Z" w16du:dateUtc="2024-12-21T10:45:00Z"/>
            </w:rPr>
          </w:rPrChange>
        </w:rPr>
        <w:pPrChange w:id="1531" w:author="Ben Fels" w:date="2024-12-21T11:47:00Z" w16du:dateUtc="2024-12-21T10:47:00Z">
          <w:pPr>
            <w:pStyle w:val="Listenabsatz"/>
            <w:numPr>
              <w:numId w:val="27"/>
            </w:numPr>
            <w:ind w:hanging="360"/>
          </w:pPr>
        </w:pPrChange>
      </w:pPr>
    </w:p>
    <w:p w14:paraId="43063A3B" w14:textId="1EEC7C2A" w:rsidR="001A4072" w:rsidDel="000840B1" w:rsidRDefault="001A4072" w:rsidP="006D4130">
      <w:pPr>
        <w:rPr>
          <w:del w:id="1532" w:author="Ben Fels" w:date="2024-12-21T11:40:00Z" w16du:dateUtc="2024-12-21T10:40:00Z"/>
          <w:lang w:val="en-US"/>
        </w:rPr>
      </w:pPr>
      <w:moveTo w:id="1533" w:author="Ben Fels" w:date="2024-12-16T22:11:00Z" w16du:dateUtc="2024-12-16T21:11:00Z">
        <w:del w:id="1534" w:author="Ben Fels" w:date="2024-12-21T11:40:00Z" w16du:dateUtc="2024-12-21T10:40:00Z">
          <w:r w:rsidRPr="004C1888" w:rsidDel="006D4130">
            <w:rPr>
              <w:lang w:val="en-US"/>
            </w:rPr>
            <w:delText xml:space="preserve">Language Models are Few-Shot-Learners </w:delText>
          </w:r>
          <w:r w:rsidRPr="003D0473" w:rsidDel="006D4130">
            <w:rPr>
              <w:highlight w:val="magenta"/>
              <w:lang w:val="en-US"/>
            </w:rPr>
            <w:fldChar w:fldCharType="begin"/>
          </w:r>
          <w:r w:rsidDel="006D4130">
            <w:rPr>
              <w:highlight w:val="magenta"/>
              <w:lang w:val="en-US"/>
            </w:rPr>
            <w:del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delInstrText>
          </w:r>
          <w:r w:rsidRPr="00BB2D45" w:rsidDel="006D4130">
            <w:rPr>
              <w:highlight w:val="magenta"/>
            </w:rPr>
            <w:del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delInstrText>
          </w:r>
          <w:r w:rsidRPr="004722C8" w:rsidDel="006D4130">
            <w:rPr>
              <w:highlight w:val="magenta"/>
            </w:rPr>
            <w:del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delInstrText>
          </w:r>
          <w:r w:rsidRPr="003D0473" w:rsidDel="006D4130">
            <w:rPr>
              <w:highlight w:val="magenta"/>
              <w:lang w:val="en-US"/>
            </w:rPr>
            <w:fldChar w:fldCharType="separate"/>
          </w:r>
          <w:r w:rsidRPr="003057B4" w:rsidDel="006D4130">
            <w:rPr>
              <w:rFonts w:cs="Arial"/>
              <w:highlight w:val="magenta"/>
            </w:rPr>
            <w:delText>(Brown et al., 2020)</w:delText>
          </w:r>
          <w:r w:rsidRPr="003D0473" w:rsidDel="006D4130">
            <w:rPr>
              <w:highlight w:val="magenta"/>
              <w:lang w:val="en-US"/>
            </w:rPr>
            <w:fldChar w:fldCharType="end"/>
          </w:r>
        </w:del>
      </w:moveTo>
    </w:p>
    <w:p w14:paraId="711BB075" w14:textId="77777777" w:rsidR="006D4130" w:rsidRPr="003057B4" w:rsidRDefault="001A4072" w:rsidP="006D4130">
      <w:pPr>
        <w:rPr>
          <w:ins w:id="1535" w:author="Ben Fels" w:date="2024-12-21T11:40:00Z" w16du:dateUtc="2024-12-21T10:40:00Z"/>
        </w:rPr>
      </w:pPr>
      <w:proofErr w:type="spellStart"/>
      <w:moveTo w:id="1536" w:author="Ben Fels" w:date="2024-12-16T22:11:00Z" w16du:dateUtc="2024-12-16T21:11:00Z">
        <w:r w:rsidRPr="003057B4">
          <w:t>Few-shot</w:t>
        </w:r>
        <w:proofErr w:type="spellEnd"/>
        <w:r w:rsidRPr="003057B4">
          <w:t xml:space="preserve"> Learning erhöht die Leistung des Modells, ohne es feintunen zu müssen. D.h. die Gewichtung des Modells wird nicht verändert.</w:t>
        </w:r>
      </w:moveTo>
      <w:ins w:id="1537" w:author="Ben Fels" w:date="2024-12-21T11:40:00Z" w16du:dateUtc="2024-12-21T10:40:00Z">
        <w:r w:rsidR="006D4130">
          <w:t xml:space="preserve"> </w:t>
        </w:r>
        <w:r w:rsidR="006D4130" w:rsidRPr="006D4130">
          <w:rPr>
            <w:rPrChange w:id="1538" w:author="Ben Fels" w:date="2024-12-21T11:40:00Z" w16du:dateUtc="2024-12-21T10:40:00Z">
              <w:rPr>
                <w:lang w:val="en-US"/>
              </w:rPr>
            </w:rPrChange>
          </w:rPr>
          <w:t xml:space="preserve">Language Models </w:t>
        </w:r>
        <w:proofErr w:type="spellStart"/>
        <w:r w:rsidR="006D4130" w:rsidRPr="006D4130">
          <w:rPr>
            <w:rPrChange w:id="1539" w:author="Ben Fels" w:date="2024-12-21T11:40:00Z" w16du:dateUtc="2024-12-21T10:40:00Z">
              <w:rPr>
                <w:lang w:val="en-US"/>
              </w:rPr>
            </w:rPrChange>
          </w:rPr>
          <w:t>are</w:t>
        </w:r>
        <w:proofErr w:type="spellEnd"/>
        <w:r w:rsidR="006D4130" w:rsidRPr="006D4130">
          <w:rPr>
            <w:rPrChange w:id="1540" w:author="Ben Fels" w:date="2024-12-21T11:40:00Z" w16du:dateUtc="2024-12-21T10:40:00Z">
              <w:rPr>
                <w:lang w:val="en-US"/>
              </w:rPr>
            </w:rPrChange>
          </w:rPr>
          <w:t xml:space="preserve"> </w:t>
        </w:r>
        <w:proofErr w:type="spellStart"/>
        <w:r w:rsidR="006D4130" w:rsidRPr="006D4130">
          <w:rPr>
            <w:rPrChange w:id="1541" w:author="Ben Fels" w:date="2024-12-21T11:40:00Z" w16du:dateUtc="2024-12-21T10:40:00Z">
              <w:rPr>
                <w:lang w:val="en-US"/>
              </w:rPr>
            </w:rPrChange>
          </w:rPr>
          <w:t>Few</w:t>
        </w:r>
        <w:proofErr w:type="spellEnd"/>
        <w:r w:rsidR="006D4130" w:rsidRPr="006D4130">
          <w:rPr>
            <w:rPrChange w:id="1542" w:author="Ben Fels" w:date="2024-12-21T11:40:00Z" w16du:dateUtc="2024-12-21T10:40:00Z">
              <w:rPr>
                <w:lang w:val="en-US"/>
              </w:rPr>
            </w:rPrChange>
          </w:rPr>
          <w:t>-Shot-</w:t>
        </w:r>
        <w:proofErr w:type="spellStart"/>
        <w:r w:rsidR="006D4130" w:rsidRPr="006D4130">
          <w:rPr>
            <w:rPrChange w:id="1543" w:author="Ben Fels" w:date="2024-12-21T11:40:00Z" w16du:dateUtc="2024-12-21T10:40:00Z">
              <w:rPr>
                <w:lang w:val="en-US"/>
              </w:rPr>
            </w:rPrChange>
          </w:rPr>
          <w:t>Learners</w:t>
        </w:r>
        <w:proofErr w:type="spellEnd"/>
        <w:r w:rsidR="006D4130" w:rsidRPr="006D4130">
          <w:rPr>
            <w:rPrChange w:id="1544" w:author="Ben Fels" w:date="2024-12-21T11:40:00Z" w16du:dateUtc="2024-12-21T10:40:00Z">
              <w:rPr>
                <w:lang w:val="en-US"/>
              </w:rPr>
            </w:rPrChange>
          </w:rPr>
          <w:t xml:space="preserve"> </w:t>
        </w:r>
        <w:r w:rsidR="006D4130" w:rsidRPr="003D0473">
          <w:rPr>
            <w:highlight w:val="magenta"/>
            <w:lang w:val="en-US"/>
          </w:rPr>
          <w:fldChar w:fldCharType="begin"/>
        </w:r>
        <w:r w:rsidR="006D4130" w:rsidRPr="006D4130">
          <w:rPr>
            <w:highlight w:val="magenta"/>
            <w:rPrChange w:id="1545" w:author="Ben Fels" w:date="2024-12-21T11:40:00Z" w16du:dateUtc="2024-12-21T10:40:00Z">
              <w:rPr>
                <w:highlight w:val="magenta"/>
                <w:lang w:val="en-US"/>
              </w:rPr>
            </w:rPrChange>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instrText>
        </w:r>
        <w:r w:rsidR="006D4130">
          <w:rPr>
            <w:highlight w:val="magenta"/>
            <w:lang w:val="en-US"/>
          </w:rPr>
          <w:instrText>ﬁ</w:instrText>
        </w:r>
        <w:r w:rsidR="006D4130" w:rsidRPr="006D4130">
          <w:rPr>
            <w:highlight w:val="magenta"/>
            <w:rPrChange w:id="1546" w:author="Ben Fels" w:date="2024-12-21T11:40:00Z" w16du:dateUtc="2024-12-21T10:40:00Z">
              <w:rPr>
                <w:highlight w:val="magenta"/>
                <w:lang w:val="en-US"/>
              </w:rPr>
            </w:rPrChange>
          </w:rPr>
          <w:instrText>ne-tuning on a speci</w:instrText>
        </w:r>
        <w:r w:rsidR="006D4130">
          <w:rPr>
            <w:highlight w:val="magenta"/>
            <w:lang w:val="en-US"/>
          </w:rPr>
          <w:instrText>ﬁ</w:instrText>
        </w:r>
        <w:r w:rsidR="006D4130" w:rsidRPr="006D4130">
          <w:rPr>
            <w:highlight w:val="magenta"/>
            <w:rPrChange w:id="1547" w:author="Ben Fels" w:date="2024-12-21T11:40:00Z" w16du:dateUtc="2024-12-21T10:40:00Z">
              <w:rPr>
                <w:highlight w:val="magenta"/>
                <w:lang w:val="en-US"/>
              </w:rPr>
            </w:rPrChange>
          </w:rPr>
          <w:instrText>c task. While typically task-agnostic in architecture, this method still requires task-speci</w:instrText>
        </w:r>
        <w:r w:rsidR="006D4130">
          <w:rPr>
            <w:highlight w:val="magenta"/>
            <w:lang w:val="en-US"/>
          </w:rPr>
          <w:instrText>ﬁ</w:instrText>
        </w:r>
        <w:r w:rsidR="006D4130" w:rsidRPr="006D4130">
          <w:rPr>
            <w:highlight w:val="magenta"/>
            <w:rPrChange w:id="1548" w:author="Ben Fels" w:date="2024-12-21T11:40:00Z" w16du:dateUtc="2024-12-21T10:40:00Z">
              <w:rPr>
                <w:highlight w:val="magenta"/>
                <w:lang w:val="en-US"/>
              </w:rPr>
            </w:rPrChange>
          </w:rPr>
          <w:instrText xml:space="preserve">c </w:instrText>
        </w:r>
        <w:r w:rsidR="006D4130">
          <w:rPr>
            <w:highlight w:val="magenta"/>
            <w:lang w:val="en-US"/>
          </w:rPr>
          <w:instrText>ﬁ</w:instrText>
        </w:r>
        <w:r w:rsidR="006D4130" w:rsidRPr="006D4130">
          <w:rPr>
            <w:highlight w:val="magenta"/>
            <w:rPrChange w:id="1549" w:author="Ben Fels" w:date="2024-12-21T11:40:00Z" w16du:dateUtc="2024-12-21T10:40:00Z">
              <w:rPr>
                <w:highlight w:val="magenta"/>
                <w:lang w:val="en-US"/>
              </w:rPr>
            </w:rPrChange>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6D4130">
          <w:rPr>
            <w:highlight w:val="magenta"/>
            <w:lang w:val="en-US"/>
          </w:rPr>
          <w:instrText>ﬁ</w:instrText>
        </w:r>
        <w:r w:rsidR="006D4130" w:rsidRPr="006D4130">
          <w:rPr>
            <w:highlight w:val="magenta"/>
            <w:rPrChange w:id="1550" w:author="Ben Fels" w:date="2024-12-21T11:40:00Z" w16du:dateUtc="2024-12-21T10:40:00Z">
              <w:rPr>
                <w:highlight w:val="magenta"/>
                <w:lang w:val="en-US"/>
              </w:rPr>
            </w:rPrChange>
          </w:rPr>
          <w:instrText>netuning approaches. Speci</w:instrText>
        </w:r>
        <w:r w:rsidR="006D4130">
          <w:rPr>
            <w:highlight w:val="magenta"/>
            <w:lang w:val="en-US"/>
          </w:rPr>
          <w:instrText>ﬁ</w:instrText>
        </w:r>
        <w:r w:rsidR="006D4130" w:rsidRPr="006D4130">
          <w:rPr>
            <w:highlight w:val="magenta"/>
            <w:rPrChange w:id="1551" w:author="Ben Fels" w:date="2024-12-21T11:40:00Z" w16du:dateUtc="2024-12-21T10:40:00Z">
              <w:rPr>
                <w:highlight w:val="magenta"/>
                <w:lang w:val="en-US"/>
              </w:rPr>
            </w:rPrChange>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6D4130">
          <w:rPr>
            <w:highlight w:val="magenta"/>
            <w:lang w:val="en-US"/>
          </w:rPr>
          <w:instrText>ﬁ</w:instrText>
        </w:r>
        <w:r w:rsidR="006D4130" w:rsidRPr="006D4130">
          <w:rPr>
            <w:highlight w:val="magenta"/>
            <w:rPrChange w:id="1552" w:author="Ben Fels" w:date="2024-12-21T11:40:00Z" w16du:dateUtc="2024-12-21T10:40:00Z">
              <w:rPr>
                <w:highlight w:val="magenta"/>
                <w:lang w:val="en-US"/>
              </w:rPr>
            </w:rPrChange>
          </w:rPr>
          <w:instrText>ne-tuning, with tasks and few-shot demonstrations speci</w:instrText>
        </w:r>
        <w:r w:rsidR="006D4130">
          <w:rPr>
            <w:highlight w:val="magenta"/>
            <w:lang w:val="en-US"/>
          </w:rPr>
          <w:instrText>ﬁ</w:instrText>
        </w:r>
        <w:r w:rsidR="006D4130" w:rsidRPr="006D4130">
          <w:rPr>
            <w:highlight w:val="magenta"/>
            <w:rPrChange w:id="1553" w:author="Ben Fels" w:date="2024-12-21T11:40:00Z" w16du:dateUtc="2024-12-21T10:40:00Z">
              <w:rPr>
                <w:highlight w:val="magenta"/>
                <w:lang w:val="en-US"/>
              </w:rPr>
            </w:rPrChange>
          </w:rPr>
          <w:instrText>ed purely via text interaction with the model. GPT-3 achieves strong performance on many NLP datasets, including translation, question-answering, and cloze tasks, as well as several tasks that require on-the-</w:instrText>
        </w:r>
        <w:r w:rsidR="006D4130">
          <w:rPr>
            <w:highlight w:val="magenta"/>
            <w:lang w:val="en-US"/>
          </w:rPr>
          <w:instrText>ﬂ</w:instrText>
        </w:r>
        <w:r w:rsidR="006D4130" w:rsidRPr="006D4130">
          <w:rPr>
            <w:highlight w:val="magenta"/>
            <w:rPrChange w:id="1554" w:author="Ben Fels" w:date="2024-12-21T11:40:00Z" w16du:dateUtc="2024-12-21T10:40:00Z">
              <w:rPr>
                <w:highlight w:val="magenta"/>
                <w:lang w:val="en-US"/>
              </w:rPr>
            </w:rPrChange>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6D4130">
          <w:rPr>
            <w:highlight w:val="magenta"/>
            <w:lang w:val="en-US"/>
          </w:rPr>
          <w:instrText>ﬁ</w:instrText>
        </w:r>
        <w:r w:rsidR="006D4130" w:rsidRPr="006D4130">
          <w:rPr>
            <w:highlight w:val="magenta"/>
            <w:rPrChange w:id="1555" w:author="Ben Fels" w:date="2024-12-21T11:40:00Z" w16du:dateUtc="2024-12-21T10:40:00Z">
              <w:rPr>
                <w:highlight w:val="magenta"/>
                <w:lang w:val="en-US"/>
              </w:rPr>
            </w:rPrChange>
          </w:rPr>
          <w:instrText>nd that GPT-3 can generate samples of news articles which human evaluators have dif</w:instrText>
        </w:r>
        <w:r w:rsidR="006D4130">
          <w:rPr>
            <w:highlight w:val="magenta"/>
            <w:lang w:val="en-US"/>
          </w:rPr>
          <w:instrText>ﬁ</w:instrText>
        </w:r>
        <w:r w:rsidR="006D4130" w:rsidRPr="006D4130">
          <w:rPr>
            <w:highlight w:val="magenta"/>
            <w:rPrChange w:id="1556" w:author="Ben Fels" w:date="2024-12-21T11:40:00Z" w16du:dateUtc="2024-12-21T10:40:00Z">
              <w:rPr>
                <w:highlight w:val="magenta"/>
                <w:lang w:val="en-US"/>
              </w:rPr>
            </w:rPrChange>
          </w:rPr>
          <w:instrText xml:space="preserve">culty distinguishing from articles written by humans. We discuss broader societal impacts of this </w:instrText>
        </w:r>
        <w:r w:rsidR="006D4130">
          <w:rPr>
            <w:highlight w:val="magenta"/>
            <w:lang w:val="en-US"/>
          </w:rPr>
          <w:instrText>ﬁ</w:instrText>
        </w:r>
        <w:r w:rsidR="006D4130" w:rsidRPr="006D4130">
          <w:rPr>
            <w:highlight w:val="magenta"/>
            <w:rPrChange w:id="1557" w:author="Ben Fels" w:date="2024-12-21T11:40:00Z" w16du:dateUtc="2024-12-21T10:40:00Z">
              <w:rPr>
                <w:highlight w:val="magenta"/>
                <w:lang w:val="en-US"/>
              </w:rPr>
            </w:rPrChange>
          </w:rPr>
          <w:instrText>nding and of GPT-3 in general.","language":"en","note":"done","numbe</w:instrText>
        </w:r>
        <w:r w:rsidR="006D4130" w:rsidRPr="00BB2D45">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6D4130"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006D4130" w:rsidRPr="003D0473">
          <w:rPr>
            <w:highlight w:val="magenta"/>
            <w:lang w:val="en-US"/>
          </w:rPr>
          <w:fldChar w:fldCharType="separate"/>
        </w:r>
        <w:r w:rsidR="006D4130" w:rsidRPr="003057B4">
          <w:rPr>
            <w:rFonts w:cs="Arial"/>
            <w:highlight w:val="magenta"/>
          </w:rPr>
          <w:t>(Brown et al., 2020)</w:t>
        </w:r>
        <w:r w:rsidR="006D4130" w:rsidRPr="003D0473">
          <w:rPr>
            <w:highlight w:val="magenta"/>
            <w:lang w:val="en-US"/>
          </w:rPr>
          <w:fldChar w:fldCharType="end"/>
        </w:r>
      </w:ins>
    </w:p>
    <w:p w14:paraId="60F4C704" w14:textId="203BDFE1" w:rsidR="001A4072" w:rsidDel="006D4130" w:rsidRDefault="001A4072" w:rsidP="001A4072">
      <w:pPr>
        <w:rPr>
          <w:del w:id="1558" w:author="Ben Fels" w:date="2024-12-21T11:40:00Z" w16du:dateUtc="2024-12-21T10:40:00Z"/>
          <w:moveTo w:id="1559" w:author="Ben Fels" w:date="2024-12-16T22:11:00Z" w16du:dateUtc="2024-12-16T21:11:00Z"/>
        </w:rPr>
      </w:pPr>
    </w:p>
    <w:p w14:paraId="2983DFA3" w14:textId="02B0D608" w:rsidR="001A4072" w:rsidRDefault="001A4072" w:rsidP="001A4072">
      <w:pPr>
        <w:rPr>
          <w:moveTo w:id="1560" w:author="Ben Fels" w:date="2024-12-16T22:11:00Z" w16du:dateUtc="2024-12-16T21:11:00Z"/>
        </w:rPr>
      </w:pPr>
      <w:proofErr w:type="spellStart"/>
      <w:moveTo w:id="1561" w:author="Ben Fels" w:date="2024-12-16T22:11:00Z" w16du:dateUtc="2024-12-16T21:11:00Z">
        <w:r w:rsidRPr="003057B4">
          <w:t>Few</w:t>
        </w:r>
        <w:proofErr w:type="spellEnd"/>
        <w:r w:rsidRPr="003057B4">
          <w:t xml:space="preserve">-Shot-Learning ermöglicht es dem LLM sich mit wenigen Trainingsdaten auf die neue Aufgabe anzupassen </w:t>
        </w:r>
        <w:r w:rsidRPr="004C6833">
          <w:rPr>
            <w:highlight w:val="magenta"/>
          </w:rPr>
          <w:fldChar w:fldCharType="begin"/>
        </w:r>
        <w:r>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w:t>
        </w:r>
        <w:proofErr w:type="spellStart"/>
        <w:r w:rsidRPr="004C6833">
          <w:rPr>
            <w:rFonts w:cs="Arial"/>
            <w:highlight w:val="magenta"/>
          </w:rPr>
          <w:t>Ozdemir</w:t>
        </w:r>
        <w:proofErr w:type="spellEnd"/>
        <w:r w:rsidRPr="004C6833">
          <w:rPr>
            <w:rFonts w:cs="Arial"/>
            <w:highlight w:val="magenta"/>
          </w:rPr>
          <w:t>, 2024, S. 136)</w:t>
        </w:r>
        <w:r w:rsidRPr="004C6833">
          <w:rPr>
            <w:highlight w:val="magenta"/>
          </w:rPr>
          <w:fldChar w:fldCharType="end"/>
        </w:r>
        <w:r>
          <w:t xml:space="preserve">. </w:t>
        </w:r>
        <w:del w:id="1562" w:author="Ben Fels" w:date="2024-12-21T11:40:00Z" w16du:dateUtc="2024-12-21T10:40:00Z">
          <w:r w:rsidDel="003A08DE">
            <w:delText xml:space="preserve">LLMs besitzen die Fähigkeit von den Beispielen aus dem Prompt zu lernen </w:delText>
          </w:r>
          <w:r w:rsidRPr="00403757" w:rsidDel="003A08DE">
            <w:rPr>
              <w:highlight w:val="magenta"/>
            </w:rPr>
            <w:fldChar w:fldCharType="begin"/>
          </w:r>
          <w:r w:rsidDel="003A08DE">
            <w:rPr>
              <w:highlight w:val="magenta"/>
            </w:rPr>
            <w:del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Pr="00403757" w:rsidDel="003A08DE">
            <w:rPr>
              <w:highlight w:val="magenta"/>
            </w:rPr>
            <w:fldChar w:fldCharType="separate"/>
          </w:r>
          <w:r w:rsidRPr="004B1DD2" w:rsidDel="003A08DE">
            <w:rPr>
              <w:rFonts w:cs="Arial"/>
              <w:highlight w:val="magenta"/>
            </w:rPr>
            <w:delText>(Tunstall et al., 2023, S. 330)</w:delText>
          </w:r>
          <w:r w:rsidRPr="00403757" w:rsidDel="003A08DE">
            <w:rPr>
              <w:highlight w:val="magenta"/>
            </w:rPr>
            <w:fldChar w:fldCharType="end"/>
          </w:r>
          <w:r w:rsidRPr="004B1DD2" w:rsidDel="003A08DE">
            <w:delText xml:space="preserve">.  </w:delText>
          </w:r>
        </w:del>
      </w:moveTo>
    </w:p>
    <w:p w14:paraId="43273B5E" w14:textId="54C7DB3A" w:rsidR="001A4072" w:rsidDel="00AE6A3C" w:rsidRDefault="001A4072">
      <w:pPr>
        <w:rPr>
          <w:del w:id="1563" w:author="Ben Fels" w:date="2024-12-21T11:42:00Z" w16du:dateUtc="2024-12-21T10:42:00Z"/>
          <w:moveTo w:id="1564" w:author="Ben Fels" w:date="2024-12-16T22:11:00Z" w16du:dateUtc="2024-12-16T21:11:00Z"/>
        </w:rPr>
      </w:pPr>
      <w:moveTo w:id="1565" w:author="Ben Fels" w:date="2024-12-16T22:11:00Z" w16du:dateUtc="2024-12-16T21:11:00Z">
        <w:r w:rsidRPr="00CC7BBC">
          <w:lastRenderedPageBreak/>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w:t>
        </w:r>
        <w:proofErr w:type="spellStart"/>
        <w:r w:rsidRPr="00CC7BBC">
          <w:rPr>
            <w:rFonts w:cs="Arial"/>
            <w:highlight w:val="magenta"/>
          </w:rPr>
          <w:t>Yeginbergen</w:t>
        </w:r>
        <w:proofErr w:type="spellEnd"/>
        <w:r w:rsidRPr="00CC7BBC">
          <w:rPr>
            <w:rFonts w:cs="Arial"/>
            <w:highlight w:val="magenta"/>
          </w:rPr>
          <w:t xml:space="preserve"> et al., 2024, S. 11690)</w:t>
        </w:r>
        <w:r w:rsidRPr="00CC7BBC">
          <w:rPr>
            <w:highlight w:val="magenta"/>
          </w:rPr>
          <w:fldChar w:fldCharType="end"/>
        </w:r>
        <w:r>
          <w:t xml:space="preserve">. </w:t>
        </w:r>
        <w:del w:id="1566" w:author="Ben Fels" w:date="2024-12-21T11:42:00Z" w16du:dateUtc="2024-12-21T10:42:00Z">
          <w:r w:rsidDel="00AE6A3C">
            <w:delText>Dabei werden die Daten anhand von zwei Methoden aufgeteilt:</w:delText>
          </w:r>
        </w:del>
      </w:moveTo>
    </w:p>
    <w:p w14:paraId="531D661B" w14:textId="0F04C9C2" w:rsidR="001A4072" w:rsidDel="00AE6A3C" w:rsidRDefault="001A4072">
      <w:pPr>
        <w:rPr>
          <w:del w:id="1567" w:author="Ben Fels" w:date="2024-12-21T11:42:00Z" w16du:dateUtc="2024-12-21T10:42:00Z"/>
          <w:moveTo w:id="1568" w:author="Ben Fels" w:date="2024-12-16T22:11:00Z" w16du:dateUtc="2024-12-16T21:11:00Z"/>
        </w:rPr>
        <w:pPrChange w:id="1569" w:author="Ben Fels" w:date="2024-12-21T11:42:00Z" w16du:dateUtc="2024-12-21T10:42:00Z">
          <w:pPr>
            <w:pStyle w:val="Listenabsatz"/>
            <w:numPr>
              <w:numId w:val="35"/>
            </w:numPr>
            <w:ind w:hanging="360"/>
          </w:pPr>
        </w:pPrChange>
      </w:pPr>
      <w:moveTo w:id="1570" w:author="Ben Fels" w:date="2024-12-16T22:11:00Z" w16du:dateUtc="2024-12-16T21:11:00Z">
        <w:del w:id="1571" w:author="Ben Fels" w:date="2024-12-21T11:42:00Z" w16du:dateUtc="2024-12-21T10:42:00Z">
          <w:r w:rsidDel="00AE6A3C">
            <w:delText xml:space="preserve">k-shot: </w:delText>
          </w:r>
          <w:r w:rsidRPr="009370FC" w:rsidDel="00AE6A3C">
            <w:delText xml:space="preserve">jede der Teilmengen </w:delText>
          </w:r>
          <w:r w:rsidDel="00AE6A3C">
            <w:delText xml:space="preserve">enthält </w:delText>
          </w:r>
          <w:r w:rsidRPr="009370FC" w:rsidDel="00AE6A3C">
            <w:delText xml:space="preserve">genau k Argumentkomponentenfolgen von </w:delText>
          </w:r>
          <w:r w:rsidDel="00AE6A3C">
            <w:delText>Behauptung</w:delText>
          </w:r>
          <w:r w:rsidRPr="009370FC" w:rsidDel="00AE6A3C">
            <w:delText xml:space="preserve"> und Prämisse.</w:delText>
          </w:r>
        </w:del>
      </w:moveTo>
    </w:p>
    <w:p w14:paraId="29E2F54C" w14:textId="43CC26A3" w:rsidR="001A4072" w:rsidRDefault="001A4072">
      <w:pPr>
        <w:rPr>
          <w:moveTo w:id="1572" w:author="Ben Fels" w:date="2024-12-16T22:11:00Z" w16du:dateUtc="2024-12-16T21:11:00Z"/>
        </w:rPr>
        <w:pPrChange w:id="1573" w:author="Ben Fels" w:date="2024-12-21T11:42:00Z" w16du:dateUtc="2024-12-21T10:42:00Z">
          <w:pPr>
            <w:pStyle w:val="Listenabsatz"/>
            <w:numPr>
              <w:numId w:val="35"/>
            </w:numPr>
            <w:ind w:hanging="360"/>
          </w:pPr>
        </w:pPrChange>
      </w:pPr>
      <w:moveTo w:id="1574" w:author="Ben Fels" w:date="2024-12-16T22:11:00Z" w16du:dateUtc="2024-12-16T21:11:00Z">
        <w:del w:id="1575" w:author="Ben Fels" w:date="2024-12-21T11:42:00Z" w16du:dateUtc="2024-12-21T10:42:00Z">
          <w:r w:rsidDel="00AE6A3C">
            <w:delText xml:space="preserve">k-percent: </w:delText>
          </w:r>
          <w:r w:rsidRPr="00DF5E54" w:rsidDel="00AE6A3C">
            <w:delText xml:space="preserve">berechnen </w:delText>
          </w:r>
          <w:r w:rsidDel="00AE6A3C">
            <w:delText xml:space="preserve">des </w:delText>
          </w:r>
          <w:r w:rsidRPr="00DF5E54" w:rsidDel="00AE6A3C">
            <w:delText>k-Anteil</w:delText>
          </w:r>
          <w:r w:rsidDel="00AE6A3C">
            <w:delText>s</w:delText>
          </w:r>
          <w:r w:rsidRPr="00DF5E54" w:rsidDel="00AE6A3C">
            <w:delText xml:space="preserve"> für jede Argumentkomponente aus den vollständigen Daten, um die Verteilung widerzuspiegeln.</w:delText>
          </w:r>
        </w:del>
      </w:moveTo>
    </w:p>
    <w:p w14:paraId="02E93623" w14:textId="77777777" w:rsidR="001A4072" w:rsidRPr="004B1DD2" w:rsidRDefault="001A4072" w:rsidP="001A4072">
      <w:pPr>
        <w:rPr>
          <w:moveTo w:id="1576" w:author="Ben Fels" w:date="2024-12-16T22:11:00Z" w16du:dateUtc="2024-12-16T21:11:00Z"/>
        </w:rPr>
      </w:pPr>
      <w:moveTo w:id="1577" w:author="Ben Fels" w:date="2024-12-16T22:11:00Z" w16du:dateUtc="2024-12-16T21:11:00Z">
        <w:r>
          <w:t xml:space="preserve">In dem Zusammenhang ist es wichtig auch Beispiele aufzunehmen, welche keine Argumentationskomponenten beinhalten  </w:t>
        </w:r>
        <w:r w:rsidRPr="00CC7BBC">
          <w:rPr>
            <w:highlight w:val="magenta"/>
          </w:rPr>
          <w:fldChar w:fldCharType="begin"/>
        </w:r>
        <w:r>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w:t>
        </w:r>
        <w:proofErr w:type="spellStart"/>
        <w:r w:rsidRPr="00CC7BBC">
          <w:rPr>
            <w:rFonts w:cs="Arial"/>
            <w:highlight w:val="magenta"/>
          </w:rPr>
          <w:t>Yeginbergen</w:t>
        </w:r>
        <w:proofErr w:type="spellEnd"/>
        <w:r w:rsidRPr="00CC7BBC">
          <w:rPr>
            <w:rFonts w:cs="Arial"/>
            <w:highlight w:val="magenta"/>
          </w:rPr>
          <w:t xml:space="preserve"> et al., 2024, S. 11690)</w:t>
        </w:r>
        <w:r w:rsidRPr="00CC7BBC">
          <w:rPr>
            <w:highlight w:val="magenta"/>
          </w:rPr>
          <w:fldChar w:fldCharType="end"/>
        </w:r>
        <w:r>
          <w:t>.</w:t>
        </w:r>
      </w:moveTo>
    </w:p>
    <w:p w14:paraId="47CE81CE" w14:textId="5872411E" w:rsidR="001A4072" w:rsidRPr="0088488E" w:rsidDel="00697ED8" w:rsidRDefault="001A4072" w:rsidP="001A4072">
      <w:pPr>
        <w:rPr>
          <w:del w:id="1578" w:author="Ben Fels" w:date="2024-12-21T11:45:00Z" w16du:dateUtc="2024-12-21T10:45:00Z"/>
          <w:moveTo w:id="1579" w:author="Ben Fels" w:date="2024-12-16T22:11:00Z" w16du:dateUtc="2024-12-16T21:11:00Z"/>
          <w:lang w:val="en-US"/>
        </w:rPr>
      </w:pPr>
      <w:moveTo w:id="1580" w:author="Ben Fels" w:date="2024-12-16T22:11:00Z" w16du:dateUtc="2024-12-16T21:11:00Z">
        <w:del w:id="1581" w:author="Ben Fels" w:date="2024-12-21T11:43:00Z" w16du:dateUtc="2024-12-21T10:43:00Z">
          <w:r w:rsidRPr="003057B4" w:rsidDel="00E34579">
            <w:delText xml:space="preserve">„Neuere Untersuchungen der Forscher von Hugging Face legen nahe, dass ein solcher Ansatz dateneffizienter sein kann als einen benutzerdefinierten Head feinzutunen.“ </w:delText>
          </w:r>
          <w:r w:rsidRPr="004B1DD2" w:rsidDel="00E34579">
            <w:rPr>
              <w:highlight w:val="magenta"/>
              <w:lang w:val="en-US"/>
            </w:rPr>
            <w:delText>T. Le Scao und A.M. Rush, »How Many Data Points Is a Prompt Worth?«</w:delText>
          </w:r>
          <w:r w:rsidRPr="004B1DD2" w:rsidDel="00E34579">
            <w:rPr>
              <w:lang w:val="en-US"/>
            </w:rPr>
            <w:delText xml:space="preserve"> </w:delText>
          </w:r>
          <w:r w:rsidRPr="0088488E" w:rsidDel="00E34579">
            <w:rPr>
              <w:lang w:val="en-US"/>
            </w:rPr>
            <w:delText>(</w:delText>
          </w:r>
          <w:r w:rsidRPr="0088488E" w:rsidDel="00E34579">
            <w:rPr>
              <w:i/>
              <w:iCs/>
              <w:highlight w:val="magenta"/>
              <w:lang w:val="en-US"/>
            </w:rPr>
            <w:delText>https://arxiv.org/abs/2103.08493</w:delText>
          </w:r>
          <w:r w:rsidRPr="0088488E" w:rsidDel="00E34579">
            <w:rPr>
              <w:highlight w:val="magenta"/>
              <w:lang w:val="en-US"/>
            </w:rPr>
            <w:delText>), (2021).</w:delText>
          </w:r>
        </w:del>
      </w:moveTo>
    </w:p>
    <w:p w14:paraId="5856924E" w14:textId="4E2CED9C" w:rsidR="001A4072" w:rsidRPr="00CA0B2C" w:rsidDel="00697ED8" w:rsidRDefault="001A4072" w:rsidP="001A4072">
      <w:pPr>
        <w:rPr>
          <w:del w:id="1582" w:author="Ben Fels" w:date="2024-12-21T11:45:00Z" w16du:dateUtc="2024-12-21T10:45:00Z"/>
          <w:moveTo w:id="1583" w:author="Ben Fels" w:date="2024-12-16T22:11:00Z" w16du:dateUtc="2024-12-16T21:11:00Z"/>
          <w:strike/>
          <w:color w:val="808080" w:themeColor="background1" w:themeShade="80"/>
          <w:lang w:val="en-US"/>
          <w:rPrChange w:id="1584" w:author="Ben Fels" w:date="2024-12-21T11:43:00Z" w16du:dateUtc="2024-12-21T10:43:00Z">
            <w:rPr>
              <w:del w:id="1585" w:author="Ben Fels" w:date="2024-12-21T11:45:00Z" w16du:dateUtc="2024-12-21T10:45:00Z"/>
              <w:moveTo w:id="1586" w:author="Ben Fels" w:date="2024-12-16T22:11:00Z" w16du:dateUtc="2024-12-16T21:11:00Z"/>
              <w:lang w:val="en-US"/>
            </w:rPr>
          </w:rPrChange>
        </w:rPr>
      </w:pPr>
      <w:moveTo w:id="1587" w:author="Ben Fels" w:date="2024-12-16T22:11:00Z" w16du:dateUtc="2024-12-16T21:11:00Z">
        <w:del w:id="1588" w:author="Ben Fels" w:date="2024-12-21T11:45:00Z" w16du:dateUtc="2024-12-21T10:45:00Z">
          <w:r w:rsidRPr="00CA0B2C" w:rsidDel="00697ED8">
            <w:rPr>
              <w:strike/>
              <w:color w:val="808080" w:themeColor="background1" w:themeShade="80"/>
              <w:lang w:val="en-US"/>
              <w:rPrChange w:id="1589" w:author="Ben Fels" w:date="2024-12-21T11:43:00Z" w16du:dateUtc="2024-12-21T10:43:00Z">
                <w:rPr>
                  <w:lang w:val="en-US"/>
                </w:rPr>
              </w:rPrChange>
            </w:rPr>
            <w:delText xml:space="preserve">In the context of Large Language Models (LLMs), a </w:delText>
          </w:r>
          <w:r w:rsidRPr="00CA0B2C" w:rsidDel="00697ED8">
            <w:rPr>
              <w:b/>
              <w:bCs/>
              <w:strike/>
              <w:color w:val="808080" w:themeColor="background1" w:themeShade="80"/>
              <w:lang w:val="en-US"/>
              <w:rPrChange w:id="1590" w:author="Ben Fels" w:date="2024-12-21T11:43:00Z" w16du:dateUtc="2024-12-21T10:43:00Z">
                <w:rPr>
                  <w:b/>
                  <w:bCs/>
                  <w:lang w:val="en-US"/>
                </w:rPr>
              </w:rPrChange>
            </w:rPr>
            <w:delText>primer</w:delText>
          </w:r>
          <w:r w:rsidRPr="00CA0B2C" w:rsidDel="00697ED8">
            <w:rPr>
              <w:strike/>
              <w:color w:val="808080" w:themeColor="background1" w:themeShade="80"/>
              <w:lang w:val="en-US"/>
              <w:rPrChange w:id="1591" w:author="Ben Fels" w:date="2024-12-21T11:43:00Z" w16du:dateUtc="2024-12-21T10:43:00Z">
                <w:rPr>
                  <w:lang w:val="en-US"/>
                </w:rPr>
              </w:rPrChange>
            </w:rPr>
            <w:delText xml:space="preserve"> refers to an initial input or prompt provided to the model. It serves as the starting point for generating responses. When you interact with chatbot-based LLMs like ChatGPT, priming plays a crucial role in providing dynamic context. </w:delText>
          </w:r>
          <w:r w:rsidRPr="00CA0B2C" w:rsidDel="00697ED8">
            <w:rPr>
              <w:strike/>
              <w:color w:val="808080" w:themeColor="background1" w:themeShade="80"/>
              <w:rPrChange w:id="1592" w:author="Ben Fels" w:date="2024-12-21T11:43:00Z" w16du:dateUtc="2024-12-21T10:43:00Z">
                <w:rPr/>
              </w:rPrChange>
            </w:rPr>
            <w:fldChar w:fldCharType="begin"/>
          </w:r>
          <w:r w:rsidRPr="00CA0B2C" w:rsidDel="00697ED8">
            <w:rPr>
              <w:strike/>
              <w:color w:val="808080" w:themeColor="background1" w:themeShade="80"/>
              <w:lang w:val="en-US"/>
              <w:rPrChange w:id="1593" w:author="Ben Fels" w:date="2024-12-21T11:43:00Z" w16du:dateUtc="2024-12-21T10:43:00Z">
                <w:rPr>
                  <w:lang w:val="en-US"/>
                </w:rPr>
              </w:rPrChange>
            </w:rPr>
            <w:delInstrText>HYPERLINK "https://promptengineering.org/unlocking-ai-with-priming-enhancing-context-and-conversation-in-llms-like-chatgpt/" \t "_blank"</w:delInstrText>
          </w:r>
        </w:del>
      </w:moveTo>
      <w:ins w:id="1594" w:author="Ben Fels" w:date="2024-12-16T22:11:00Z" w16du:dateUtc="2024-12-16T21:11:00Z">
        <w:del w:id="1595" w:author="Ben Fels" w:date="2024-12-21T11:45:00Z" w16du:dateUtc="2024-12-21T10:45:00Z">
          <w:r w:rsidRPr="00664C71" w:rsidDel="00697ED8">
            <w:rPr>
              <w:strike/>
              <w:color w:val="808080" w:themeColor="background1" w:themeShade="80"/>
            </w:rPr>
          </w:r>
        </w:del>
      </w:ins>
      <w:moveTo w:id="1596" w:author="Ben Fels" w:date="2024-12-16T22:11:00Z" w16du:dateUtc="2024-12-16T21:11:00Z">
        <w:del w:id="1597" w:author="Ben Fels" w:date="2024-12-21T11:45:00Z" w16du:dateUtc="2024-12-21T10:45:00Z">
          <w:r w:rsidRPr="00CA0B2C" w:rsidDel="00697ED8">
            <w:rPr>
              <w:strike/>
              <w:color w:val="808080" w:themeColor="background1" w:themeShade="80"/>
              <w:rPrChange w:id="1598" w:author="Ben Fels" w:date="2024-12-21T11:43:00Z" w16du:dateUtc="2024-12-21T10:43:00Z">
                <w:rPr>
                  <w:rStyle w:val="Hyperlink"/>
                  <w:lang w:val="en-US"/>
                </w:rPr>
              </w:rPrChange>
            </w:rPr>
            <w:fldChar w:fldCharType="separate"/>
          </w:r>
          <w:r w:rsidRPr="00CA0B2C" w:rsidDel="00697ED8">
            <w:rPr>
              <w:rStyle w:val="Hyperlink"/>
              <w:strike/>
              <w:color w:val="808080" w:themeColor="background1" w:themeShade="80"/>
              <w:lang w:val="en-US"/>
              <w:rPrChange w:id="1599" w:author="Ben Fels" w:date="2024-12-21T11:43:00Z" w16du:dateUtc="2024-12-21T10:43:00Z">
                <w:rPr>
                  <w:rStyle w:val="Hyperlink"/>
                  <w:lang w:val="en-US"/>
                </w:rPr>
              </w:rPrChange>
            </w:rPr>
            <w:delText>By using primers, these models can generate more accurate, relevant, and contextually appropriate replies</w:delText>
          </w:r>
          <w:r w:rsidRPr="00CA0B2C" w:rsidDel="00697ED8">
            <w:rPr>
              <w:rStyle w:val="Hyperlink"/>
              <w:strike/>
              <w:color w:val="808080" w:themeColor="background1" w:themeShade="80"/>
              <w:lang w:val="en-US"/>
              <w:rPrChange w:id="1600" w:author="Ben Fels" w:date="2024-12-21T11:43:00Z" w16du:dateUtc="2024-12-21T10:43:00Z">
                <w:rPr>
                  <w:rStyle w:val="Hyperlink"/>
                  <w:lang w:val="en-US"/>
                </w:rPr>
              </w:rPrChange>
            </w:rPr>
            <w:fldChar w:fldCharType="end"/>
          </w:r>
          <w:r w:rsidRPr="00CA0B2C" w:rsidDel="00697ED8">
            <w:rPr>
              <w:strike/>
              <w:color w:val="808080" w:themeColor="background1" w:themeShade="80"/>
              <w:lang w:val="en-US"/>
              <w:rPrChange w:id="1601" w:author="Ben Fels" w:date="2024-12-21T11:43:00Z" w16du:dateUtc="2024-12-21T10:43:00Z">
                <w:rPr>
                  <w:lang w:val="en-US"/>
                </w:rPr>
              </w:rPrChange>
            </w:rPr>
            <w:delText xml:space="preserve">. </w:delText>
          </w:r>
        </w:del>
      </w:moveTo>
    </w:p>
    <w:p w14:paraId="0C379C58" w14:textId="77777777" w:rsidR="001A4072" w:rsidRDefault="001A4072" w:rsidP="001A4072">
      <w:pPr>
        <w:rPr>
          <w:moveTo w:id="1602" w:author="Ben Fels" w:date="2024-12-16T22:11:00Z" w16du:dateUtc="2024-12-16T21:11:00Z"/>
        </w:rPr>
      </w:pPr>
      <w:moveTo w:id="1603" w:author="Ben Fels" w:date="2024-12-16T22:11:00Z" w16du:dateUtc="2024-12-16T21:11:00Z">
        <w:r w:rsidRPr="00CA0B2C">
          <w:rPr>
            <w:highlight w:val="cyan"/>
            <w:rPrChange w:id="1604" w:author="Ben Fels" w:date="2024-12-21T11:43:00Z" w16du:dateUtc="2024-12-21T10:43:00Z">
              <w:rPr/>
            </w:rPrChange>
          </w:rPr>
          <w:t>Idee:</w:t>
        </w:r>
        <w:r>
          <w:t xml:space="preserve"> Zusätzlich zur Variation der übergebenen Beispiele dem Modell testweise mitteilen, was Argumente sind und wie man sie erkennt</w:t>
        </w:r>
      </w:moveTo>
    </w:p>
    <w:p w14:paraId="4C75A5EC" w14:textId="0FDB0B94" w:rsidR="001A4072" w:rsidDel="00525BF5" w:rsidRDefault="001A4072" w:rsidP="001A4072">
      <w:pPr>
        <w:rPr>
          <w:del w:id="1605" w:author="Ben Fels" w:date="2024-12-21T11:44:00Z" w16du:dateUtc="2024-12-21T10:44:00Z"/>
          <w:moveTo w:id="1606" w:author="Ben Fels" w:date="2024-12-16T22:11:00Z" w16du:dateUtc="2024-12-16T21:11:00Z"/>
        </w:rPr>
      </w:pPr>
      <w:moveTo w:id="1607" w:author="Ben Fels" w:date="2024-12-16T22:11:00Z" w16du:dateUtc="2024-12-16T21:11:00Z">
        <w:del w:id="1608" w:author="Ben Fels" w:date="2024-12-21T11:44:00Z" w16du:dateUtc="2024-12-21T10:44:00Z">
          <w:r w:rsidDel="00525BF5">
            <w:delText xml:space="preserve">In </w:delText>
          </w:r>
          <w:r w:rsidRPr="00563E34" w:rsidDel="00525BF5">
            <w:rPr>
              <w:highlight w:val="magenta"/>
            </w:rPr>
            <w:fldChar w:fldCharType="begin"/>
          </w:r>
          <w:r w:rsidDel="00525BF5">
            <w:rPr>
              <w:highlight w:val="magenta"/>
            </w:rPr>
            <w:del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delInstrText>
          </w:r>
          <w:r w:rsidRPr="00563E34" w:rsidDel="00525BF5">
            <w:rPr>
              <w:highlight w:val="magenta"/>
            </w:rPr>
            <w:fldChar w:fldCharType="separate"/>
          </w:r>
          <w:r w:rsidRPr="00563E34" w:rsidDel="00525BF5">
            <w:rPr>
              <w:rFonts w:cs="Arial"/>
              <w:highlight w:val="magenta"/>
            </w:rPr>
            <w:delText>(Maharjan et al., 2024)</w:delText>
          </w:r>
          <w:r w:rsidRPr="00563E34" w:rsidDel="00525BF5">
            <w:rPr>
              <w:highlight w:val="magenta"/>
            </w:rPr>
            <w:fldChar w:fldCharType="end"/>
          </w:r>
          <w:r w:rsidDel="00525BF5">
            <w:delText xml:space="preserve"> konnte für Medizinische Benchmarks gezeigt werden, dass mittels Prompt Engineering Techniken ohne fine-tuning SOTA-Ergebnisse für open source Modelle erzielt werden konnte. Dabei wurde deutlich, dass bei fine-tuned Modellen die Zero-Shot Performance besser ist.</w:delText>
          </w:r>
        </w:del>
      </w:moveTo>
    </w:p>
    <w:p w14:paraId="586B3349" w14:textId="16193FF0" w:rsidR="001A4072" w:rsidRPr="00BB2D45" w:rsidDel="00525BF5" w:rsidRDefault="001A4072" w:rsidP="001A4072">
      <w:pPr>
        <w:rPr>
          <w:del w:id="1609" w:author="Ben Fels" w:date="2024-12-21T11:44:00Z" w16du:dateUtc="2024-12-21T10:44:00Z"/>
          <w:moveTo w:id="1610" w:author="Ben Fels" w:date="2024-12-16T22:11:00Z" w16du:dateUtc="2024-12-16T21:11:00Z"/>
          <w:bCs/>
          <w:rPrChange w:id="1611" w:author="Ben Fels" w:date="2024-12-21T08:09:00Z" w16du:dateUtc="2024-12-21T07:09:00Z">
            <w:rPr>
              <w:del w:id="1612" w:author="Ben Fels" w:date="2024-12-21T11:44:00Z" w16du:dateUtc="2024-12-21T10:44:00Z"/>
              <w:moveTo w:id="1613" w:author="Ben Fels" w:date="2024-12-16T22:11:00Z" w16du:dateUtc="2024-12-16T21:11:00Z"/>
              <w:bCs/>
              <w:lang w:val="en-US"/>
            </w:rPr>
          </w:rPrChange>
        </w:rPr>
      </w:pPr>
      <w:moveTo w:id="1614" w:author="Ben Fels" w:date="2024-12-16T22:11:00Z" w16du:dateUtc="2024-12-16T21:11:00Z">
        <w:del w:id="1615" w:author="Ben Fels" w:date="2024-12-21T11:44:00Z" w16du:dateUtc="2024-12-21T10:44:00Z">
          <w:r w:rsidRPr="001E4AA4" w:rsidDel="00525BF5">
            <w:rPr>
              <w:bCs/>
              <w:highlight w:val="cyan"/>
              <w:lang w:val="en-US"/>
            </w:rPr>
            <w:delText xml:space="preserve">Prompt engineering as an important emerging skill for medical professionals: Tutorial. J. Med. Internet Res. 25. Epub ahead of print 4 October 2023. </w:delText>
          </w:r>
          <w:r w:rsidDel="00525BF5">
            <w:fldChar w:fldCharType="begin"/>
          </w:r>
          <w:r w:rsidRPr="00CB7B5E" w:rsidDel="00525BF5">
            <w:rPr>
              <w:lang w:val="en-US"/>
            </w:rPr>
            <w:delInstrText>HYPERLINK "https://doi.org/10.2196/50638"</w:delInstrText>
          </w:r>
        </w:del>
      </w:moveTo>
      <w:ins w:id="1616" w:author="Ben Fels" w:date="2024-12-16T22:11:00Z" w16du:dateUtc="2024-12-16T21:11:00Z">
        <w:del w:id="1617" w:author="Ben Fels" w:date="2024-12-21T11:44:00Z" w16du:dateUtc="2024-12-21T10:44:00Z"/>
      </w:ins>
      <w:moveTo w:id="1618" w:author="Ben Fels" w:date="2024-12-16T22:11:00Z" w16du:dateUtc="2024-12-16T21:11:00Z">
        <w:del w:id="1619" w:author="Ben Fels" w:date="2024-12-21T11:44:00Z" w16du:dateUtc="2024-12-21T10:44:00Z">
          <w:r w:rsidDel="00525BF5">
            <w:fldChar w:fldCharType="separate"/>
          </w:r>
          <w:r w:rsidRPr="00BB2D45" w:rsidDel="00525BF5">
            <w:rPr>
              <w:rStyle w:val="Hyperlink"/>
              <w:bCs/>
              <w:highlight w:val="cyan"/>
              <w:rPrChange w:id="1620" w:author="Ben Fels" w:date="2024-12-21T08:09:00Z" w16du:dateUtc="2024-12-21T07:09:00Z">
                <w:rPr>
                  <w:rStyle w:val="Hyperlink"/>
                  <w:bCs/>
                  <w:highlight w:val="cyan"/>
                  <w:lang w:val="en-US"/>
                </w:rPr>
              </w:rPrChange>
            </w:rPr>
            <w:delText>https://doi.org/10.2196/50638</w:delText>
          </w:r>
          <w:r w:rsidDel="00525BF5">
            <w:rPr>
              <w:rStyle w:val="Hyperlink"/>
              <w:bCs/>
              <w:highlight w:val="cyan"/>
              <w:lang w:val="en-US"/>
            </w:rPr>
            <w:fldChar w:fldCharType="end"/>
          </w:r>
          <w:r w:rsidRPr="00BB2D45" w:rsidDel="00525BF5">
            <w:rPr>
              <w:bCs/>
              <w:highlight w:val="cyan"/>
              <w:rPrChange w:id="1621" w:author="Ben Fels" w:date="2024-12-21T08:09:00Z" w16du:dateUtc="2024-12-21T07:09:00Z">
                <w:rPr>
                  <w:bCs/>
                  <w:highlight w:val="cyan"/>
                  <w:lang w:val="en-US"/>
                </w:rPr>
              </w:rPrChange>
            </w:rPr>
            <w:delText>.</w:delText>
          </w:r>
        </w:del>
      </w:moveTo>
    </w:p>
    <w:p w14:paraId="239B6E95" w14:textId="3B889B1B" w:rsidR="001A4072" w:rsidRPr="00E769E5" w:rsidDel="00525BF5" w:rsidRDefault="001A4072" w:rsidP="001A4072">
      <w:pPr>
        <w:rPr>
          <w:del w:id="1622" w:author="Ben Fels" w:date="2024-12-21T11:44:00Z" w16du:dateUtc="2024-12-21T10:44:00Z"/>
          <w:moveTo w:id="1623" w:author="Ben Fels" w:date="2024-12-16T22:11:00Z" w16du:dateUtc="2024-12-16T21:11:00Z"/>
          <w:bCs/>
          <w:lang w:val="en-US"/>
          <w:rPrChange w:id="1624" w:author="Ben Fels" w:date="2024-12-16T22:11:00Z" w16du:dateUtc="2024-12-16T21:11:00Z">
            <w:rPr>
              <w:del w:id="1625" w:author="Ben Fels" w:date="2024-12-21T11:44:00Z" w16du:dateUtc="2024-12-21T10:44:00Z"/>
              <w:moveTo w:id="1626" w:author="Ben Fels" w:date="2024-12-16T22:11:00Z" w16du:dateUtc="2024-12-16T21:11:00Z"/>
              <w:bCs/>
            </w:rPr>
          </w:rPrChange>
        </w:rPr>
      </w:pPr>
      <w:moveTo w:id="1627" w:author="Ben Fels" w:date="2024-12-16T22:11:00Z" w16du:dateUtc="2024-12-16T21:11:00Z">
        <w:del w:id="1628" w:author="Ben Fels" w:date="2024-12-21T11:44:00Z" w16du:dateUtc="2024-12-21T10:44:00Z">
          <w:r w:rsidRPr="00D538BE" w:rsidDel="00525BF5">
            <w:rPr>
              <w:bCs/>
              <w:highlight w:val="cyan"/>
              <w:rPrChange w:id="1629" w:author="Ben Fels" w:date="2024-12-20T12:30:00Z" w16du:dateUtc="2024-12-20T11:30:00Z">
                <w:rPr>
                  <w:bCs/>
                  <w:highlight w:val="cyan"/>
                  <w:lang w:val="en-US"/>
                </w:rPr>
              </w:rPrChange>
            </w:rPr>
            <w:delText xml:space="preserve">Nori, H., Lee, Y.T., Zhang, S., et al . </w:delText>
          </w:r>
          <w:r w:rsidRPr="00987529" w:rsidDel="00525BF5">
            <w:rPr>
              <w:bCs/>
              <w:highlight w:val="cyan"/>
              <w:lang w:val="en-US"/>
            </w:rPr>
            <w:delText xml:space="preserve">Can generalist foundation models outcompete special-purpose tuning? </w:delText>
          </w:r>
          <w:r w:rsidRPr="00E769E5" w:rsidDel="00525BF5">
            <w:rPr>
              <w:bCs/>
              <w:highlight w:val="cyan"/>
              <w:lang w:val="en-US"/>
              <w:rPrChange w:id="1630" w:author="Ben Fels" w:date="2024-12-16T22:11:00Z" w16du:dateUtc="2024-12-16T21:11:00Z">
                <w:rPr>
                  <w:bCs/>
                  <w:highlight w:val="cyan"/>
                </w:rPr>
              </w:rPrChange>
            </w:rPr>
            <w:delText>Case study in medicine. http://arxiv.org/abs/2311.16452</w:delText>
          </w:r>
        </w:del>
      </w:moveTo>
    </w:p>
    <w:moveToRangeEnd w:id="1425"/>
    <w:p w14:paraId="64F171F9" w14:textId="77777777" w:rsidR="001A4072" w:rsidRDefault="001A4072" w:rsidP="001A4072">
      <w:pPr>
        <w:rPr>
          <w:ins w:id="1631" w:author="Ben Fels" w:date="2024-12-16T22:10:00Z" w16du:dateUtc="2024-12-16T21:10:00Z"/>
          <w:bCs/>
        </w:rPr>
      </w:pPr>
      <w:ins w:id="1632" w:author="Ben Fels" w:date="2024-12-16T22:10:00Z" w16du:dateUtc="2024-12-16T21:10:00Z">
        <w:r w:rsidRPr="00865810">
          <w:rPr>
            <w:b/>
            <w:bCs/>
            <w:highlight w:val="magenta"/>
          </w:rPr>
          <w:fldChar w:fldCharType="begin"/>
        </w:r>
        <w:r>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 „</w:t>
        </w:r>
        <w:proofErr w:type="spellStart"/>
        <w:r>
          <w:rPr>
            <w:bCs/>
          </w:rPr>
          <w:t>scaling</w:t>
        </w:r>
        <w:proofErr w:type="spellEnd"/>
        <w:r>
          <w:rPr>
            <w:bCs/>
          </w:rPr>
          <w:t xml:space="preserve"> </w:t>
        </w:r>
        <w:proofErr w:type="spellStart"/>
        <w:r>
          <w:rPr>
            <w:bCs/>
          </w:rPr>
          <w:t>up</w:t>
        </w:r>
        <w:proofErr w:type="spellEnd"/>
        <w:r>
          <w:rPr>
            <w:bCs/>
          </w:rPr>
          <w:t xml:space="preserve"> </w:t>
        </w:r>
        <w:proofErr w:type="spellStart"/>
        <w:r>
          <w:rPr>
            <w:bCs/>
          </w:rPr>
          <w:t>language</w:t>
        </w:r>
        <w:proofErr w:type="spellEnd"/>
        <w:r>
          <w:rPr>
            <w:bCs/>
          </w:rPr>
          <w:t xml:space="preserve"> </w:t>
        </w:r>
        <w:proofErr w:type="spellStart"/>
        <w:r>
          <w:rPr>
            <w:bCs/>
          </w:rPr>
          <w:t>models</w:t>
        </w:r>
        <w:proofErr w:type="spellEnd"/>
        <w:r>
          <w:rPr>
            <w:bCs/>
          </w:rPr>
          <w:t xml:space="preserve"> </w:t>
        </w:r>
        <w:proofErr w:type="spellStart"/>
        <w:r>
          <w:rPr>
            <w:bCs/>
          </w:rPr>
          <w:t>greatly</w:t>
        </w:r>
        <w:proofErr w:type="spellEnd"/>
        <w:r>
          <w:rPr>
            <w:bCs/>
          </w:rPr>
          <w:t xml:space="preserve"> </w:t>
        </w:r>
        <w:proofErr w:type="spellStart"/>
        <w:r>
          <w:rPr>
            <w:bCs/>
          </w:rPr>
          <w:t>improves</w:t>
        </w:r>
        <w:proofErr w:type="spellEnd"/>
        <w:r>
          <w:rPr>
            <w:bCs/>
          </w:rPr>
          <w:t xml:space="preserve"> task-agnostik </w:t>
        </w:r>
        <w:proofErr w:type="spellStart"/>
        <w:r>
          <w:rPr>
            <w:bCs/>
          </w:rPr>
          <w:t>few-shot</w:t>
        </w:r>
        <w:proofErr w:type="spellEnd"/>
        <w:r>
          <w:rPr>
            <w:bCs/>
          </w:rPr>
          <w:t xml:space="preserve"> </w:t>
        </w:r>
        <w:proofErr w:type="spellStart"/>
        <w:r>
          <w:rPr>
            <w:bCs/>
          </w:rPr>
          <w:t>performance</w:t>
        </w:r>
        <w:proofErr w:type="spellEnd"/>
        <w:r>
          <w:rPr>
            <w:bCs/>
          </w:rPr>
          <w:t>“, Dafür wurde GPT-3 ohne „</w:t>
        </w:r>
        <w:proofErr w:type="spellStart"/>
        <w:r>
          <w:rPr>
            <w:bCs/>
          </w:rPr>
          <w:t>gradient</w:t>
        </w:r>
        <w:proofErr w:type="spellEnd"/>
        <w:r>
          <w:rPr>
            <w:bCs/>
          </w:rPr>
          <w:t xml:space="preserve"> </w:t>
        </w:r>
        <w:proofErr w:type="spellStart"/>
        <w:r>
          <w:rPr>
            <w:bCs/>
          </w:rPr>
          <w:t>updates</w:t>
        </w:r>
        <w:proofErr w:type="spellEnd"/>
        <w:r>
          <w:rPr>
            <w:bCs/>
          </w:rPr>
          <w:t xml:space="preserve">“ oder </w:t>
        </w:r>
        <w:proofErr w:type="spellStart"/>
        <w:r>
          <w:rPr>
            <w:bCs/>
          </w:rPr>
          <w:t>fine</w:t>
        </w:r>
        <w:proofErr w:type="spellEnd"/>
        <w:r>
          <w:rPr>
            <w:bCs/>
          </w:rPr>
          <w:t>-tuning angewendet.</w:t>
        </w:r>
      </w:ins>
    </w:p>
    <w:p w14:paraId="1DAE4815" w14:textId="77777777" w:rsidR="001A4072" w:rsidRPr="004E412F" w:rsidRDefault="001A4072" w:rsidP="001A4072">
      <w:pPr>
        <w:rPr>
          <w:ins w:id="1633" w:author="Ben Fels" w:date="2024-12-16T22:10:00Z" w16du:dateUtc="2024-12-16T21:10:00Z"/>
          <w:bCs/>
          <w:i/>
          <w:lang w:val="en-US"/>
        </w:rPr>
      </w:pPr>
      <w:ins w:id="1634"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 xml:space="preserve">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w:t>
        </w:r>
        <w:proofErr w:type="gramStart"/>
        <w:r w:rsidRPr="000D17B5">
          <w:rPr>
            <w:bCs/>
            <w:i/>
            <w:lang w:val="en-US"/>
          </w:rPr>
          <w:t>large supervised</w:t>
        </w:r>
        <w:proofErr w:type="gramEnd"/>
        <w:r w:rsidRPr="000D17B5">
          <w:rPr>
            <w:bCs/>
            <w:i/>
            <w:lang w:val="en-US"/>
          </w:rPr>
          <w:t xml:space="preserve">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of competence. Aside from pointing to a conceptual limitation in our current NLP techniques, this adaptability has practical advantages – it allows humans to </w:t>
        </w:r>
        <w:r w:rsidRPr="00C20390">
          <w:rPr>
            <w:bCs/>
            <w:i/>
            <w:lang w:val="en-US"/>
          </w:rPr>
          <w:lastRenderedPageBreak/>
          <w:t xml:space="preserve">seamlessly </w:t>
        </w:r>
        <w:proofErr w:type="gramStart"/>
        <w:r w:rsidRPr="00C20390">
          <w:rPr>
            <w:bCs/>
            <w:i/>
            <w:lang w:val="en-US"/>
          </w:rPr>
          <w:t>mix together</w:t>
        </w:r>
        <w:proofErr w:type="gramEnd"/>
        <w:r w:rsidRPr="00C20390">
          <w:rPr>
            <w:bCs/>
            <w:i/>
            <w:lang w:val="en-US"/>
          </w:rPr>
          <w:t xml:space="preserve">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4E412F">
          <w:rPr>
            <w:rFonts w:cs="Arial"/>
            <w:highlight w:val="magenta"/>
            <w:lang w:val="en-US"/>
          </w:rPr>
          <w:t>(Brown et al., 2020, S. 3–4)</w:t>
        </w:r>
        <w:r w:rsidRPr="004E412F">
          <w:rPr>
            <w:bCs/>
            <w:i/>
            <w:highlight w:val="magenta"/>
          </w:rPr>
          <w:fldChar w:fldCharType="end"/>
        </w:r>
      </w:ins>
    </w:p>
    <w:p w14:paraId="42101350" w14:textId="77777777" w:rsidR="001A4072" w:rsidRPr="002F4B5A" w:rsidRDefault="001A4072" w:rsidP="001A4072">
      <w:pPr>
        <w:rPr>
          <w:ins w:id="1635" w:author="Ben Fels" w:date="2024-12-16T22:10:00Z" w16du:dateUtc="2024-12-16T21:10:00Z"/>
          <w:bCs/>
          <w:i/>
          <w:lang w:val="en-US"/>
          <w:rPrChange w:id="1636" w:author="Ben Fels" w:date="2024-12-21T18:24:00Z" w16du:dateUtc="2024-12-21T17:24:00Z">
            <w:rPr>
              <w:ins w:id="1637" w:author="Ben Fels" w:date="2024-12-16T22:10:00Z" w16du:dateUtc="2024-12-16T21:10:00Z"/>
              <w:bCs/>
              <w:i/>
            </w:rPr>
          </w:rPrChange>
        </w:rPr>
      </w:pPr>
      <w:ins w:id="1638" w:author="Ben Fels" w:date="2024-12-16T22:10:00Z" w16du:dateUtc="2024-12-16T21:10:00Z">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2F4B5A">
          <w:rPr>
            <w:bCs/>
            <w:i/>
            <w:highlight w:val="magenta"/>
            <w:lang w:val="en-US"/>
            <w:rPrChange w:id="1639" w:author="Ben Fels" w:date="2024-12-21T18:24:00Z" w16du:dateUtc="2024-12-21T17:24:00Z">
              <w:rPr>
                <w:bCs/>
                <w:i/>
                <w:highlight w:val="magenta"/>
              </w:rPr>
            </w:rPrChange>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2F4B5A">
          <w:rPr>
            <w:rFonts w:cs="Arial"/>
            <w:highlight w:val="magenta"/>
            <w:lang w:val="en-US"/>
            <w:rPrChange w:id="1640" w:author="Ben Fels" w:date="2024-12-21T18:24:00Z" w16du:dateUtc="2024-12-21T17:24:00Z">
              <w:rPr>
                <w:rFonts w:cs="Arial"/>
                <w:highlight w:val="magenta"/>
              </w:rPr>
            </w:rPrChange>
          </w:rPr>
          <w:t>(Brown et al., 2020, S. 3)</w:t>
        </w:r>
        <w:r w:rsidRPr="00D4541A">
          <w:rPr>
            <w:bCs/>
            <w:i/>
            <w:highlight w:val="magenta"/>
          </w:rPr>
          <w:fldChar w:fldCharType="end"/>
        </w:r>
      </w:ins>
    </w:p>
    <w:p w14:paraId="7DC1BB0D" w14:textId="77777777" w:rsidR="001A4072" w:rsidRPr="002F4B5A" w:rsidRDefault="001A4072" w:rsidP="001A4072">
      <w:pPr>
        <w:rPr>
          <w:ins w:id="1641" w:author="Ben Fels" w:date="2024-12-16T22:10:00Z" w16du:dateUtc="2024-12-16T21:10:00Z"/>
          <w:bCs/>
          <w:i/>
          <w:lang w:val="en-US"/>
          <w:rPrChange w:id="1642" w:author="Ben Fels" w:date="2024-12-21T18:24:00Z" w16du:dateUtc="2024-12-21T17:24:00Z">
            <w:rPr>
              <w:ins w:id="1643" w:author="Ben Fels" w:date="2024-12-16T22:10:00Z" w16du:dateUtc="2024-12-16T21:10:00Z"/>
              <w:bCs/>
              <w:i/>
            </w:rPr>
          </w:rPrChange>
        </w:rPr>
      </w:pPr>
    </w:p>
    <w:p w14:paraId="0C31DD82" w14:textId="77777777" w:rsidR="001A4072" w:rsidRPr="002F4B5A" w:rsidRDefault="001A4072">
      <w:pPr>
        <w:rPr>
          <w:ins w:id="1644" w:author="Ben Fels" w:date="2024-12-16T22:10:00Z" w16du:dateUtc="2024-12-16T21:10:00Z"/>
          <w:b/>
          <w:lang w:val="en-US"/>
          <w:rPrChange w:id="1645" w:author="Ben Fels" w:date="2024-12-21T18:24:00Z" w16du:dateUtc="2024-12-21T17:24:00Z">
            <w:rPr>
              <w:ins w:id="1646" w:author="Ben Fels" w:date="2024-12-16T22:10:00Z" w16du:dateUtc="2024-12-16T21:10:00Z"/>
            </w:rPr>
          </w:rPrChange>
        </w:rPr>
        <w:pPrChange w:id="1647" w:author="Ben Fels" w:date="2024-12-21T11:45:00Z" w16du:dateUtc="2024-12-21T10:45:00Z">
          <w:pPr>
            <w:pStyle w:val="berschrift3"/>
          </w:pPr>
        </w:pPrChange>
      </w:pPr>
      <w:ins w:id="1648" w:author="Ben Fels" w:date="2024-12-16T22:10:00Z" w16du:dateUtc="2024-12-16T21:10:00Z">
        <w:r w:rsidRPr="002F4B5A">
          <w:rPr>
            <w:b/>
            <w:lang w:val="en-US"/>
            <w:rPrChange w:id="1649" w:author="Ben Fels" w:date="2024-12-21T18:24:00Z" w16du:dateUtc="2024-12-21T17:24:00Z">
              <w:rPr/>
            </w:rPrChange>
          </w:rPr>
          <w:t>Chain-of-thought</w:t>
        </w:r>
      </w:ins>
    </w:p>
    <w:p w14:paraId="700B7A66" w14:textId="77777777" w:rsidR="001A4072" w:rsidRPr="002F4B5A" w:rsidRDefault="001A4072" w:rsidP="001A4072">
      <w:pPr>
        <w:rPr>
          <w:ins w:id="1650" w:author="Ben Fels" w:date="2024-12-16T22:11:00Z" w16du:dateUtc="2024-12-16T21:11:00Z"/>
          <w:highlight w:val="cyan"/>
          <w:lang w:val="en-US"/>
          <w:rPrChange w:id="1651" w:author="Ben Fels" w:date="2024-12-21T18:24:00Z" w16du:dateUtc="2024-12-21T17:24:00Z">
            <w:rPr>
              <w:ins w:id="1652" w:author="Ben Fels" w:date="2024-12-16T22:11:00Z" w16du:dateUtc="2024-12-16T21:11:00Z"/>
              <w:highlight w:val="cyan"/>
            </w:rPr>
          </w:rPrChange>
        </w:rPr>
      </w:pPr>
      <w:ins w:id="1653" w:author="Ben Fels" w:date="2024-12-16T22:10:00Z" w16du:dateUtc="2024-12-16T21:10:00Z">
        <w:r w:rsidRPr="002F4B5A">
          <w:rPr>
            <w:highlight w:val="cyan"/>
            <w:lang w:val="en-US"/>
            <w:rPrChange w:id="1654" w:author="Ben Fels" w:date="2024-12-21T18:24:00Z" w16du:dateUtc="2024-12-21T17:24:00Z">
              <w:rPr>
                <w:highlight w:val="cyan"/>
              </w:rPr>
            </w:rPrChange>
          </w:rPr>
          <w:t xml:space="preserve">Wei, J., Wang, X., Schuurmans, D., et </w:t>
        </w:r>
        <w:proofErr w:type="gramStart"/>
        <w:r w:rsidRPr="002F4B5A">
          <w:rPr>
            <w:highlight w:val="cyan"/>
            <w:lang w:val="en-US"/>
            <w:rPrChange w:id="1655" w:author="Ben Fels" w:date="2024-12-21T18:24:00Z" w16du:dateUtc="2024-12-21T17:24:00Z">
              <w:rPr>
                <w:highlight w:val="cyan"/>
              </w:rPr>
            </w:rPrChange>
          </w:rPr>
          <w:t>al .</w:t>
        </w:r>
        <w:proofErr w:type="gramEnd"/>
        <w:r w:rsidRPr="002F4B5A">
          <w:rPr>
            <w:highlight w:val="cyan"/>
            <w:lang w:val="en-US"/>
            <w:rPrChange w:id="1656" w:author="Ben Fels" w:date="2024-12-21T18:24:00Z" w16du:dateUtc="2024-12-21T17:24:00Z">
              <w:rPr>
                <w:highlight w:val="cyan"/>
              </w:rPr>
            </w:rPrChange>
          </w:rPr>
          <w:t xml:space="preserve"> Chain-of-thought prompting elicits reasoning in large language models. in Neural Information Processing Systems. New Orleans, LA, 2022</w:t>
        </w:r>
      </w:ins>
    </w:p>
    <w:p w14:paraId="17F2E9C5" w14:textId="77777777" w:rsidR="000C60B0" w:rsidRPr="002F4B5A" w:rsidRDefault="000C60B0" w:rsidP="001A4072">
      <w:pPr>
        <w:rPr>
          <w:ins w:id="1657" w:author="Ben Fels" w:date="2024-12-16T22:10:00Z" w16du:dateUtc="2024-12-16T21:10:00Z"/>
          <w:b/>
          <w:bCs/>
          <w:highlight w:val="cyan"/>
          <w:lang w:val="en-US"/>
          <w:rPrChange w:id="1658" w:author="Ben Fels" w:date="2024-12-21T18:24:00Z" w16du:dateUtc="2024-12-21T17:24:00Z">
            <w:rPr>
              <w:ins w:id="1659" w:author="Ben Fels" w:date="2024-12-16T22:10:00Z" w16du:dateUtc="2024-12-16T21:10:00Z"/>
              <w:b/>
              <w:bCs/>
              <w:highlight w:val="cyan"/>
            </w:rPr>
          </w:rPrChange>
        </w:rPr>
      </w:pPr>
    </w:p>
    <w:p w14:paraId="03638169" w14:textId="77777777" w:rsidR="001A4072" w:rsidRPr="002F4B5A" w:rsidRDefault="001A4072">
      <w:pPr>
        <w:rPr>
          <w:ins w:id="1660" w:author="Ben Fels" w:date="2024-12-16T22:10:00Z" w16du:dateUtc="2024-12-16T21:10:00Z"/>
          <w:b/>
          <w:lang w:val="en-US"/>
          <w:rPrChange w:id="1661" w:author="Ben Fels" w:date="2024-12-21T18:24:00Z" w16du:dateUtc="2024-12-21T17:24:00Z">
            <w:rPr>
              <w:ins w:id="1662" w:author="Ben Fels" w:date="2024-12-16T22:10:00Z" w16du:dateUtc="2024-12-16T21:10:00Z"/>
            </w:rPr>
          </w:rPrChange>
        </w:rPr>
        <w:pPrChange w:id="1663" w:author="Ben Fels" w:date="2024-12-21T11:45:00Z" w16du:dateUtc="2024-12-21T10:45:00Z">
          <w:pPr>
            <w:pStyle w:val="berschrift3"/>
          </w:pPr>
        </w:pPrChange>
      </w:pPr>
      <w:ins w:id="1664" w:author="Ben Fels" w:date="2024-12-16T22:10:00Z" w16du:dateUtc="2024-12-16T21:10:00Z">
        <w:r w:rsidRPr="002F4B5A">
          <w:rPr>
            <w:b/>
            <w:lang w:val="en-US"/>
            <w:rPrChange w:id="1665" w:author="Ben Fels" w:date="2024-12-21T18:24:00Z" w16du:dateUtc="2024-12-21T17:24:00Z">
              <w:rPr/>
            </w:rPrChange>
          </w:rPr>
          <w:t>Self-consistency</w:t>
        </w:r>
      </w:ins>
    </w:p>
    <w:p w14:paraId="1B68516B" w14:textId="77777777" w:rsidR="001A4072" w:rsidRPr="002F4B5A" w:rsidRDefault="001A4072" w:rsidP="001A4072">
      <w:pPr>
        <w:rPr>
          <w:ins w:id="1666" w:author="Ben Fels" w:date="2024-12-16T22:10:00Z" w16du:dateUtc="2024-12-16T21:10:00Z"/>
          <w:b/>
          <w:bCs/>
          <w:highlight w:val="cyan"/>
          <w:lang w:val="en-US"/>
          <w:rPrChange w:id="1667" w:author="Ben Fels" w:date="2024-12-21T18:24:00Z" w16du:dateUtc="2024-12-21T17:24:00Z">
            <w:rPr>
              <w:ins w:id="1668" w:author="Ben Fels" w:date="2024-12-16T22:10:00Z" w16du:dateUtc="2024-12-16T21:10:00Z"/>
              <w:b/>
              <w:bCs/>
              <w:highlight w:val="cyan"/>
            </w:rPr>
          </w:rPrChange>
        </w:rPr>
      </w:pPr>
      <w:ins w:id="1669" w:author="Ben Fels" w:date="2024-12-16T22:10:00Z" w16du:dateUtc="2024-12-16T21:10:00Z">
        <w:r w:rsidRPr="002F4B5A">
          <w:rPr>
            <w:lang w:val="en-US"/>
            <w:rPrChange w:id="1670" w:author="Ben Fels" w:date="2024-12-21T18:24:00Z" w16du:dateUtc="2024-12-21T17:24:00Z">
              <w:rPr/>
            </w:rPrChange>
          </w:rPr>
          <w:t xml:space="preserve"> </w:t>
        </w:r>
        <w:r w:rsidRPr="002F4B5A">
          <w:rPr>
            <w:highlight w:val="cyan"/>
            <w:lang w:val="en-US"/>
            <w:rPrChange w:id="1671" w:author="Ben Fels" w:date="2024-12-21T18:24:00Z" w16du:dateUtc="2024-12-21T17:24:00Z">
              <w:rPr>
                <w:highlight w:val="cyan"/>
              </w:rPr>
            </w:rPrChange>
          </w:rPr>
          <w:t xml:space="preserve">Wang, X., Wei, J., Schuurmans, D., et </w:t>
        </w:r>
        <w:proofErr w:type="gramStart"/>
        <w:r w:rsidRPr="002F4B5A">
          <w:rPr>
            <w:highlight w:val="cyan"/>
            <w:lang w:val="en-US"/>
            <w:rPrChange w:id="1672" w:author="Ben Fels" w:date="2024-12-21T18:24:00Z" w16du:dateUtc="2024-12-21T17:24:00Z">
              <w:rPr>
                <w:highlight w:val="cyan"/>
              </w:rPr>
            </w:rPrChange>
          </w:rPr>
          <w:t>al .</w:t>
        </w:r>
        <w:proofErr w:type="gramEnd"/>
        <w:r w:rsidRPr="002F4B5A">
          <w:rPr>
            <w:highlight w:val="cyan"/>
            <w:lang w:val="en-US"/>
            <w:rPrChange w:id="1673" w:author="Ben Fels" w:date="2024-12-21T18:24:00Z" w16du:dateUtc="2024-12-21T17:24:00Z">
              <w:rPr>
                <w:highlight w:val="cyan"/>
              </w:rPr>
            </w:rPrChange>
          </w:rPr>
          <w:t xml:space="preserve"> </w:t>
        </w:r>
        <w:r w:rsidRPr="00664C71">
          <w:rPr>
            <w:highlight w:val="cyan"/>
            <w:lang w:val="en-US"/>
            <w:rPrChange w:id="1674" w:author="Ben Fels" w:date="2024-12-21T18:08:00Z" w16du:dateUtc="2024-12-21T17:08:00Z">
              <w:rPr>
                <w:highlight w:val="cyan"/>
              </w:rPr>
            </w:rPrChange>
          </w:rPr>
          <w:t xml:space="preserve">Self-consistency improves chain of thought reasoning in language models. </w:t>
        </w:r>
        <w:proofErr w:type="spellStart"/>
        <w:r w:rsidRPr="002F4B5A">
          <w:rPr>
            <w:highlight w:val="cyan"/>
            <w:lang w:val="en-US"/>
            <w:rPrChange w:id="1675" w:author="Ben Fels" w:date="2024-12-21T18:24:00Z" w16du:dateUtc="2024-12-21T17:24:00Z">
              <w:rPr>
                <w:highlight w:val="cyan"/>
              </w:rPr>
            </w:rPrChange>
          </w:rPr>
          <w:t>Epub</w:t>
        </w:r>
        <w:proofErr w:type="spellEnd"/>
        <w:r w:rsidRPr="002F4B5A">
          <w:rPr>
            <w:highlight w:val="cyan"/>
            <w:lang w:val="en-US"/>
            <w:rPrChange w:id="1676" w:author="Ben Fels" w:date="2024-12-21T18:24:00Z" w16du:dateUtc="2024-12-21T17:24:00Z">
              <w:rPr>
                <w:highlight w:val="cyan"/>
              </w:rPr>
            </w:rPrChange>
          </w:rPr>
          <w:t xml:space="preserve"> ahead of print 2023. </w:t>
        </w:r>
        <w:r>
          <w:fldChar w:fldCharType="begin"/>
        </w:r>
        <w:r w:rsidRPr="002F4B5A">
          <w:rPr>
            <w:lang w:val="en-US"/>
            <w:rPrChange w:id="1677" w:author="Ben Fels" w:date="2024-12-21T18:24:00Z" w16du:dateUtc="2024-12-21T17:24:00Z">
              <w:rPr/>
            </w:rPrChange>
          </w:rPr>
          <w:instrText>HYPERLINK "https://doi.org/10.48550/arXiv.2203.11171"</w:instrText>
        </w:r>
        <w:r>
          <w:fldChar w:fldCharType="separate"/>
        </w:r>
        <w:r w:rsidRPr="002F4B5A">
          <w:rPr>
            <w:rStyle w:val="Hyperlink"/>
            <w:highlight w:val="cyan"/>
            <w:lang w:val="en-US"/>
            <w:rPrChange w:id="1678" w:author="Ben Fels" w:date="2024-12-21T18:24:00Z" w16du:dateUtc="2024-12-21T17:24:00Z">
              <w:rPr>
                <w:rStyle w:val="Hyperlink"/>
                <w:highlight w:val="cyan"/>
              </w:rPr>
            </w:rPrChange>
          </w:rPr>
          <w:t>https://doi.org/10.48550/arXiv.2203.11171</w:t>
        </w:r>
        <w:r>
          <w:rPr>
            <w:rStyle w:val="Hyperlink"/>
            <w:highlight w:val="cyan"/>
          </w:rPr>
          <w:fldChar w:fldCharType="end"/>
        </w:r>
        <w:r w:rsidRPr="002F4B5A">
          <w:rPr>
            <w:highlight w:val="cyan"/>
            <w:lang w:val="en-US"/>
            <w:rPrChange w:id="1679" w:author="Ben Fels" w:date="2024-12-21T18:24:00Z" w16du:dateUtc="2024-12-21T17:24:00Z">
              <w:rPr>
                <w:highlight w:val="cyan"/>
              </w:rPr>
            </w:rPrChange>
          </w:rPr>
          <w:t>.</w:t>
        </w:r>
      </w:ins>
    </w:p>
    <w:p w14:paraId="0C083929" w14:textId="77777777" w:rsidR="001A4072" w:rsidRPr="002F4B5A" w:rsidRDefault="001A4072" w:rsidP="001A4072">
      <w:pPr>
        <w:pStyle w:val="Listenabsatz"/>
        <w:numPr>
          <w:ilvl w:val="1"/>
          <w:numId w:val="27"/>
        </w:numPr>
        <w:rPr>
          <w:ins w:id="1680" w:author="Ben Fels" w:date="2024-12-16T22:10:00Z" w16du:dateUtc="2024-12-16T21:10:00Z"/>
          <w:bCs/>
          <w:lang w:val="en-US"/>
          <w:rPrChange w:id="1681" w:author="Ben Fels" w:date="2024-12-21T18:24:00Z" w16du:dateUtc="2024-12-21T17:24:00Z">
            <w:rPr>
              <w:ins w:id="1682" w:author="Ben Fels" w:date="2024-12-16T22:10:00Z" w16du:dateUtc="2024-12-16T21:10:00Z"/>
              <w:bCs/>
            </w:rPr>
          </w:rPrChange>
        </w:rPr>
      </w:pPr>
      <w:ins w:id="1683" w:author="Ben Fels" w:date="2024-12-16T22:10:00Z" w16du:dateUtc="2024-12-16T21:10:00Z">
        <w:r w:rsidRPr="002F4B5A">
          <w:rPr>
            <w:bCs/>
            <w:lang w:val="en-US"/>
            <w:rPrChange w:id="1684" w:author="Ben Fels" w:date="2024-12-21T18:24:00Z" w16du:dateUtc="2024-12-21T17:24:00Z">
              <w:rPr>
                <w:bCs/>
              </w:rPr>
            </w:rPrChange>
          </w:rPr>
          <w:t>where we run the prompt multiple times through the model and implement a majority voting strategy to get the answer</w:t>
        </w:r>
      </w:ins>
    </w:p>
    <w:p w14:paraId="328591B8" w14:textId="77777777" w:rsidR="001A4072" w:rsidRPr="002F4B5A" w:rsidRDefault="001A4072" w:rsidP="001A4072">
      <w:pPr>
        <w:rPr>
          <w:ins w:id="1685" w:author="Ben Fels" w:date="2024-12-16T22:10:00Z" w16du:dateUtc="2024-12-16T21:10:00Z"/>
          <w:lang w:val="en-US"/>
          <w:rPrChange w:id="1686" w:author="Ben Fels" w:date="2024-12-21T18:24:00Z" w16du:dateUtc="2024-12-21T17:24:00Z">
            <w:rPr>
              <w:ins w:id="1687" w:author="Ben Fels" w:date="2024-12-16T22:10:00Z" w16du:dateUtc="2024-12-16T21:10:00Z"/>
            </w:rPr>
          </w:rPrChange>
        </w:rPr>
      </w:pPr>
    </w:p>
    <w:p w14:paraId="2C8F23F5" w14:textId="77777777" w:rsidR="00507136" w:rsidRPr="002F4B5A" w:rsidDel="002A4580" w:rsidRDefault="00507136" w:rsidP="001F7CA5">
      <w:pPr>
        <w:autoSpaceDE w:val="0"/>
        <w:autoSpaceDN w:val="0"/>
        <w:adjustRightInd w:val="0"/>
        <w:spacing w:after="0"/>
        <w:jc w:val="both"/>
        <w:rPr>
          <w:del w:id="1688" w:author="Ben Fels" w:date="2024-12-21T11:47:00Z" w16du:dateUtc="2024-12-21T10:47:00Z"/>
          <w:lang w:val="en-US"/>
          <w:rPrChange w:id="1689" w:author="Ben Fels" w:date="2024-12-21T18:24:00Z" w16du:dateUtc="2024-12-21T17:24:00Z">
            <w:rPr>
              <w:del w:id="1690" w:author="Ben Fels" w:date="2024-12-21T11:47:00Z" w16du:dateUtc="2024-12-21T10:47:00Z"/>
              <w:b/>
              <w:i/>
              <w:lang w:val="en-US"/>
            </w:rPr>
          </w:rPrChange>
        </w:rPr>
      </w:pPr>
      <w:bookmarkStart w:id="1691" w:name="_Toc185697462"/>
      <w:bookmarkEnd w:id="1691"/>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692" w:author="Ben Fels" w:date="2024-12-21T11:47:00Z" w16du:dateUtc="2024-12-21T10:47:00Z"/>
          <w:lang w:val="en-US"/>
          <w:rPrChange w:id="1693" w:author="Ben Fels" w:date="2024-12-21T18:24:00Z" w16du:dateUtc="2024-12-21T17:24:00Z">
            <w:rPr>
              <w:del w:id="1694" w:author="Ben Fels" w:date="2024-12-21T11:47:00Z" w16du:dateUtc="2024-12-21T10:47:00Z"/>
            </w:rPr>
          </w:rPrChange>
        </w:rPr>
      </w:pPr>
      <w:del w:id="1695" w:author="Ben Fels" w:date="2024-12-21T11:47:00Z" w16du:dateUtc="2024-12-21T10:47:00Z">
        <w:r w:rsidRPr="002F4B5A" w:rsidDel="002A4580">
          <w:rPr>
            <w:lang w:val="en-US"/>
            <w:rPrChange w:id="1696" w:author="Ben Fels" w:date="2024-12-21T18:24:00Z" w16du:dateUtc="2024-12-21T17:24:00Z">
              <w:rPr/>
            </w:rPrChange>
          </w:rPr>
          <w:delText>Zero-Shot</w:delText>
        </w:r>
        <w:r w:rsidR="00490397" w:rsidRPr="002F4B5A" w:rsidDel="002A4580">
          <w:rPr>
            <w:lang w:val="en-US"/>
            <w:rPrChange w:id="1697" w:author="Ben Fels" w:date="2024-12-21T18:24:00Z" w16du:dateUtc="2024-12-21T17:24:00Z">
              <w:rPr/>
            </w:rPrChange>
          </w:rPr>
          <w:delText>: Kein Beispiel übergeben</w:delText>
        </w:r>
        <w:bookmarkStart w:id="1698" w:name="_Toc185697463"/>
        <w:bookmarkEnd w:id="1698"/>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699" w:author="Ben Fels" w:date="2024-12-21T11:47:00Z" w16du:dateUtc="2024-12-21T10:47:00Z"/>
          <w:lang w:val="en-US"/>
          <w:rPrChange w:id="1700" w:author="Ben Fels" w:date="2024-12-21T18:24:00Z" w16du:dateUtc="2024-12-21T17:24:00Z">
            <w:rPr>
              <w:del w:id="1701" w:author="Ben Fels" w:date="2024-12-21T11:47:00Z" w16du:dateUtc="2024-12-21T10:47:00Z"/>
            </w:rPr>
          </w:rPrChange>
        </w:rPr>
      </w:pPr>
      <w:del w:id="1702" w:author="Ben Fels" w:date="2024-12-21T11:47:00Z" w16du:dateUtc="2024-12-21T10:47:00Z">
        <w:r w:rsidRPr="002F4B5A" w:rsidDel="002A4580">
          <w:rPr>
            <w:lang w:val="en-US"/>
            <w:rPrChange w:id="1703" w:author="Ben Fels" w:date="2024-12-21T18:24:00Z" w16du:dateUtc="2024-12-21T17:24:00Z">
              <w:rPr/>
            </w:rPrChange>
          </w:rPr>
          <w:delText>One-Shot</w:delText>
        </w:r>
        <w:r w:rsidR="00490397" w:rsidRPr="002F4B5A" w:rsidDel="002A4580">
          <w:rPr>
            <w:lang w:val="en-US"/>
            <w:rPrChange w:id="1704" w:author="Ben Fels" w:date="2024-12-21T18:24:00Z" w16du:dateUtc="2024-12-21T17:24:00Z">
              <w:rPr/>
            </w:rPrChange>
          </w:rPr>
          <w:delText>: ein Beispiel übergeben</w:delText>
        </w:r>
        <w:bookmarkStart w:id="1705" w:name="_Toc185697464"/>
        <w:bookmarkEnd w:id="170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706" w:author="Ben Fels" w:date="2024-12-21T11:47:00Z" w16du:dateUtc="2024-12-21T10:47:00Z"/>
          <w:lang w:val="en-US"/>
          <w:rPrChange w:id="1707" w:author="Ben Fels" w:date="2024-12-21T18:24:00Z" w16du:dateUtc="2024-12-21T17:24:00Z">
            <w:rPr>
              <w:del w:id="1708" w:author="Ben Fels" w:date="2024-12-21T11:47:00Z" w16du:dateUtc="2024-12-21T10:47:00Z"/>
            </w:rPr>
          </w:rPrChange>
        </w:rPr>
      </w:pPr>
      <w:del w:id="1709" w:author="Ben Fels" w:date="2024-12-21T11:47:00Z" w16du:dateUtc="2024-12-21T10:47:00Z">
        <w:r w:rsidRPr="002F4B5A" w:rsidDel="002A4580">
          <w:rPr>
            <w:lang w:val="en-US"/>
            <w:rPrChange w:id="1710" w:author="Ben Fels" w:date="2024-12-21T18:24:00Z" w16du:dateUtc="2024-12-21T17:24:00Z">
              <w:rPr/>
            </w:rPrChange>
          </w:rPr>
          <w:delText>Few-Shot</w:delText>
        </w:r>
        <w:r w:rsidR="00490397" w:rsidRPr="002F4B5A" w:rsidDel="002A4580">
          <w:rPr>
            <w:lang w:val="en-US"/>
            <w:rPrChange w:id="1711" w:author="Ben Fels" w:date="2024-12-21T18:24:00Z" w16du:dateUtc="2024-12-21T17:24:00Z">
              <w:rPr/>
            </w:rPrChange>
          </w:rPr>
          <w:delText xml:space="preserve">: </w:delText>
        </w:r>
        <w:r w:rsidR="00633544" w:rsidRPr="002F4B5A" w:rsidDel="002A4580">
          <w:rPr>
            <w:lang w:val="en-US"/>
            <w:rPrChange w:id="1712" w:author="Ben Fels" w:date="2024-12-21T18:24:00Z" w16du:dateUtc="2024-12-21T17:24:00Z">
              <w:rPr/>
            </w:rPrChange>
          </w:rPr>
          <w:delText xml:space="preserve">Wie viel Beispiele braucht es, damit es als Few-Shot Learning </w:delText>
        </w:r>
        <w:r w:rsidR="00163016" w:rsidRPr="002F4B5A" w:rsidDel="002A4580">
          <w:rPr>
            <w:lang w:val="en-US"/>
            <w:rPrChange w:id="1713" w:author="Ben Fels" w:date="2024-12-21T18:24:00Z" w16du:dateUtc="2024-12-21T17:24:00Z">
              <w:rPr/>
            </w:rPrChange>
          </w:rPr>
          <w:delText>zählt?</w:delText>
        </w:r>
        <w:bookmarkStart w:id="1714" w:name="_Toc185697465"/>
        <w:bookmarkEnd w:id="1714"/>
      </w:del>
    </w:p>
    <w:p w14:paraId="7E7209C7" w14:textId="13480A68" w:rsidR="00E150E2" w:rsidDel="002A4580" w:rsidRDefault="00E87A82" w:rsidP="00E150E2">
      <w:pPr>
        <w:autoSpaceDE w:val="0"/>
        <w:autoSpaceDN w:val="0"/>
        <w:adjustRightInd w:val="0"/>
        <w:spacing w:after="0"/>
        <w:ind w:left="360"/>
        <w:jc w:val="both"/>
        <w:rPr>
          <w:del w:id="1715" w:author="Ben Fels" w:date="2024-12-21T11:47:00Z" w16du:dateUtc="2024-12-21T10:47:00Z"/>
        </w:rPr>
      </w:pPr>
      <w:del w:id="1716" w:author="Ben Fels" w:date="2024-12-21T11:47:00Z" w16du:dateUtc="2024-12-21T10:47:00Z">
        <w:r w:rsidRPr="002F4B5A" w:rsidDel="002A4580">
          <w:rPr>
            <w:lang w:val="en-US"/>
            <w:rPrChange w:id="1717" w:author="Ben Fels" w:date="2024-12-21T18:24:00Z" w16du:dateUtc="2024-12-21T17:24:00Z">
              <w:rPr/>
            </w:rPrChange>
          </w:rPr>
          <w:delText xml:space="preserve">Nach </w:delText>
        </w:r>
        <w:r w:rsidRPr="002F4B5A" w:rsidDel="002A4580">
          <w:rPr>
            <w:rFonts w:cs="Arial"/>
            <w:highlight w:val="magenta"/>
            <w:lang w:val="en-US"/>
            <w:rPrChange w:id="1718"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719"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720"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721"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722"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723"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724" w:name="_Toc185697466"/>
        <w:bookmarkEnd w:id="1724"/>
      </w:del>
    </w:p>
    <w:p w14:paraId="0FA3FEE0" w14:textId="0404AE21" w:rsidR="003F347A" w:rsidDel="002A4580" w:rsidRDefault="00F74FD5" w:rsidP="00E150E2">
      <w:pPr>
        <w:autoSpaceDE w:val="0"/>
        <w:autoSpaceDN w:val="0"/>
        <w:adjustRightInd w:val="0"/>
        <w:spacing w:after="0"/>
        <w:ind w:left="360"/>
        <w:jc w:val="both"/>
        <w:rPr>
          <w:del w:id="1725" w:author="Ben Fels" w:date="2024-12-21T11:47:00Z" w16du:dateUtc="2024-12-21T10:47:00Z"/>
        </w:rPr>
      </w:pPr>
      <w:del w:id="172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727" w:name="_Toc185697467"/>
        <w:bookmarkEnd w:id="1727"/>
      </w:del>
    </w:p>
    <w:p w14:paraId="55A6E6F9" w14:textId="42D9A0F9" w:rsidR="00027FDA" w:rsidDel="002A4580" w:rsidRDefault="00027FDA" w:rsidP="00E150E2">
      <w:pPr>
        <w:autoSpaceDE w:val="0"/>
        <w:autoSpaceDN w:val="0"/>
        <w:adjustRightInd w:val="0"/>
        <w:spacing w:after="0"/>
        <w:ind w:left="360"/>
        <w:jc w:val="both"/>
        <w:rPr>
          <w:del w:id="1728" w:author="Ben Fels" w:date="2024-12-21T11:47:00Z" w16du:dateUtc="2024-12-21T10:47:00Z"/>
        </w:rPr>
      </w:pPr>
      <w:del w:id="1729"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730" w:name="_Toc185697468"/>
        <w:bookmarkEnd w:id="1730"/>
      </w:del>
    </w:p>
    <w:p w14:paraId="03AD6F39" w14:textId="4864511F" w:rsidR="00E150E2" w:rsidDel="002A4580" w:rsidRDefault="006B0454" w:rsidP="00E150E2">
      <w:pPr>
        <w:autoSpaceDE w:val="0"/>
        <w:autoSpaceDN w:val="0"/>
        <w:adjustRightInd w:val="0"/>
        <w:spacing w:after="0"/>
        <w:ind w:left="360"/>
        <w:jc w:val="both"/>
        <w:rPr>
          <w:del w:id="1731" w:author="Ben Fels" w:date="2024-12-21T11:47:00Z" w16du:dateUtc="2024-12-21T10:47:00Z"/>
        </w:rPr>
      </w:pPr>
      <w:del w:id="1732"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733"/>
        <w:r w:rsidR="002C1227" w:rsidDel="002A4580">
          <w:delText xml:space="preserve">Kontext-Fenster </w:delText>
        </w:r>
        <w:commentRangeEnd w:id="1733"/>
        <w:r w:rsidR="002B52F5" w:rsidDel="002A4580">
          <w:rPr>
            <w:rStyle w:val="Kommentarzeichen"/>
          </w:rPr>
          <w:commentReference w:id="1733"/>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734" w:name="_Toc185697469"/>
        <w:bookmarkEnd w:id="1734"/>
      </w:del>
    </w:p>
    <w:p w14:paraId="434B60CC" w14:textId="1E310227" w:rsidR="00CB7B5E" w:rsidDel="002A4580" w:rsidRDefault="000C21AE" w:rsidP="00E150E2">
      <w:pPr>
        <w:autoSpaceDE w:val="0"/>
        <w:autoSpaceDN w:val="0"/>
        <w:adjustRightInd w:val="0"/>
        <w:spacing w:after="0"/>
        <w:ind w:left="360"/>
        <w:jc w:val="both"/>
        <w:rPr>
          <w:del w:id="1735" w:author="Ben Fels" w:date="2024-12-21T11:47:00Z" w16du:dateUtc="2024-12-21T10:47:00Z"/>
        </w:rPr>
      </w:pPr>
      <w:del w:id="1736"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737" w:name="_Toc185697470"/>
        <w:bookmarkEnd w:id="1737"/>
      </w:del>
    </w:p>
    <w:p w14:paraId="244D8D59" w14:textId="68D27281" w:rsidR="00B62C78" w:rsidDel="002A4580" w:rsidRDefault="00CB7B5E" w:rsidP="00B62C78">
      <w:pPr>
        <w:autoSpaceDE w:val="0"/>
        <w:autoSpaceDN w:val="0"/>
        <w:adjustRightInd w:val="0"/>
        <w:spacing w:after="0"/>
        <w:ind w:left="360"/>
        <w:jc w:val="both"/>
        <w:rPr>
          <w:del w:id="1738" w:author="Ben Fels" w:date="2024-12-21T11:47:00Z" w16du:dateUtc="2024-12-21T10:47:00Z"/>
        </w:rPr>
      </w:pPr>
      <w:del w:id="1739"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740" w:name="_Toc185697471"/>
        <w:bookmarkEnd w:id="1740"/>
      </w:del>
    </w:p>
    <w:p w14:paraId="00088147" w14:textId="59709C11" w:rsidR="0043331A" w:rsidDel="002A4580" w:rsidRDefault="00174375" w:rsidP="00B62C78">
      <w:pPr>
        <w:autoSpaceDE w:val="0"/>
        <w:autoSpaceDN w:val="0"/>
        <w:adjustRightInd w:val="0"/>
        <w:spacing w:after="0"/>
        <w:ind w:left="360"/>
        <w:jc w:val="both"/>
        <w:rPr>
          <w:del w:id="1741" w:author="Ben Fels" w:date="2024-12-21T11:47:00Z" w16du:dateUtc="2024-12-21T10:47:00Z"/>
        </w:rPr>
      </w:pPr>
      <w:del w:id="1742"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743" w:name="_Toc185697472"/>
        <w:bookmarkEnd w:id="1743"/>
      </w:del>
    </w:p>
    <w:p w14:paraId="2B4492D6" w14:textId="77847175" w:rsidR="00EF602A" w:rsidDel="002A4580" w:rsidRDefault="00EF602A" w:rsidP="001F7CA5">
      <w:pPr>
        <w:autoSpaceDE w:val="0"/>
        <w:autoSpaceDN w:val="0"/>
        <w:adjustRightInd w:val="0"/>
        <w:spacing w:after="0"/>
        <w:jc w:val="both"/>
        <w:rPr>
          <w:del w:id="1744" w:author="Ben Fels" w:date="2024-12-21T11:48:00Z" w16du:dateUtc="2024-12-21T10:48:00Z"/>
        </w:rPr>
      </w:pPr>
      <w:bookmarkStart w:id="1745" w:name="_Toc185697473"/>
      <w:bookmarkEnd w:id="1745"/>
    </w:p>
    <w:p w14:paraId="7765E13A" w14:textId="4D07F36C" w:rsidR="0043331A" w:rsidDel="002A4580" w:rsidRDefault="0043331A" w:rsidP="001F7CA5">
      <w:pPr>
        <w:autoSpaceDE w:val="0"/>
        <w:autoSpaceDN w:val="0"/>
        <w:adjustRightInd w:val="0"/>
        <w:spacing w:after="0"/>
        <w:jc w:val="both"/>
        <w:rPr>
          <w:del w:id="1746" w:author="Ben Fels" w:date="2024-12-21T11:48:00Z" w16du:dateUtc="2024-12-21T10:48:00Z"/>
        </w:rPr>
      </w:pPr>
      <w:del w:id="1747"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748" w:name="_Toc185697474"/>
        <w:bookmarkEnd w:id="1748"/>
      </w:del>
    </w:p>
    <w:p w14:paraId="02B7F4D9" w14:textId="0797EA93" w:rsidR="0092531F" w:rsidRPr="0092531F" w:rsidDel="002A4580" w:rsidRDefault="0092531F" w:rsidP="001F7CA5">
      <w:pPr>
        <w:autoSpaceDE w:val="0"/>
        <w:autoSpaceDN w:val="0"/>
        <w:adjustRightInd w:val="0"/>
        <w:spacing w:after="0"/>
        <w:jc w:val="both"/>
        <w:rPr>
          <w:del w:id="1749" w:author="Ben Fels" w:date="2024-12-21T11:48:00Z" w16du:dateUtc="2024-12-21T10:48:00Z"/>
          <w:lang w:val="en-US"/>
        </w:rPr>
      </w:pPr>
      <w:del w:id="1750" w:author="Ben Fels" w:date="2024-12-21T11:48:00Z" w16du:dateUtc="2024-12-21T10:48:00Z">
        <w:r w:rsidRPr="0092531F" w:rsidDel="002A4580">
          <w:rPr>
            <w:lang w:val="en-US"/>
          </w:rPr>
          <w:delText>Temperatur = 0 predictable; Temp =1 more r</w:delText>
        </w:r>
        <w:r w:rsidDel="002A4580">
          <w:rPr>
            <w:lang w:val="en-US"/>
          </w:rPr>
          <w:delText>andom</w:delText>
        </w:r>
        <w:bookmarkStart w:id="1751" w:name="_Toc185697475"/>
        <w:bookmarkEnd w:id="1751"/>
      </w:del>
    </w:p>
    <w:p w14:paraId="35A1C4A1" w14:textId="42AF1975" w:rsidR="00690A2C" w:rsidRPr="001F04C6" w:rsidRDefault="00690A2C" w:rsidP="004A5A26">
      <w:pPr>
        <w:pStyle w:val="berschrift1"/>
      </w:pPr>
      <w:bookmarkStart w:id="1752" w:name="_Toc185697476"/>
      <w:r w:rsidRPr="001F04C6">
        <w:t>Ergebnisse</w:t>
      </w:r>
      <w:bookmarkEnd w:id="1752"/>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lastRenderedPageBreak/>
        <w:t>Bspw. Kennzahl bilden: Genauigkeit pro Token?</w:t>
      </w:r>
    </w:p>
    <w:p w14:paraId="256EFACD" w14:textId="616CAC28" w:rsidR="00690A2C" w:rsidRPr="001F04C6" w:rsidRDefault="00690A2C" w:rsidP="004A5A26">
      <w:pPr>
        <w:pStyle w:val="berschrift1"/>
      </w:pPr>
      <w:bookmarkStart w:id="1753" w:name="_Toc185697477"/>
      <w:r w:rsidRPr="001F04C6">
        <w:t>Diskussion und Handlungsempfehlungen</w:t>
      </w:r>
      <w:bookmarkEnd w:id="1753"/>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754" w:author="Ben Fels" w:date="2024-12-21T19:09:00Z" w16du:dateUtc="2024-12-21T18:09:00Z"/>
          <w:b/>
        </w:rPr>
      </w:pPr>
      <w:ins w:id="1755" w:author="Ben Fels" w:date="2024-12-21T19:09:00Z" w16du:dateUtc="2024-12-21T18:09:00Z">
        <w:r>
          <w:rPr>
            <w:b/>
          </w:rPr>
          <w:t>Praktischer Mehrwert</w:t>
        </w:r>
      </w:ins>
    </w:p>
    <w:p w14:paraId="12A76DE4" w14:textId="77777777" w:rsidR="00E669D3" w:rsidRDefault="00E669D3" w:rsidP="00E669D3">
      <w:pPr>
        <w:jc w:val="both"/>
        <w:rPr>
          <w:ins w:id="1756" w:author="Ben Fels" w:date="2024-12-21T19:09:00Z" w16du:dateUtc="2024-12-21T18:09:00Z"/>
        </w:rPr>
      </w:pPr>
      <w:ins w:id="1757"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515559EC" w:rsidR="00571EEF" w:rsidRDefault="006202D8" w:rsidP="00571EEF">
      <w:pPr>
        <w:pStyle w:val="Listenabsatz"/>
        <w:numPr>
          <w:ilvl w:val="0"/>
          <w:numId w:val="22"/>
        </w:numPr>
      </w:pPr>
      <w:r>
        <w:t>BLEU</w:t>
      </w:r>
      <w:ins w:id="1758" w:author="Ben Fels" w:date="2024-12-21T11:48:00Z" w16du:dateUtc="2024-12-21T10:48:00Z">
        <w:r w:rsidR="00604F6A">
          <w:t xml:space="preserve"> (</w:t>
        </w:r>
        <w:proofErr w:type="spellStart"/>
        <w:r w:rsidR="00604F6A">
          <w:t>precision</w:t>
        </w:r>
        <w:proofErr w:type="spellEnd"/>
        <w:r w:rsidR="00604F6A">
          <w:t>)</w:t>
        </w:r>
      </w:ins>
      <w:r>
        <w:t xml:space="preserve"> / ROGUE</w:t>
      </w:r>
      <w:ins w:id="1759" w:author="Ben Fels" w:date="2024-12-21T11:48:00Z" w16du:dateUtc="2024-12-21T10:48:00Z">
        <w:r w:rsidR="00604F6A">
          <w:t xml:space="preserve"> (recall)</w:t>
        </w:r>
      </w:ins>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ins w:id="1760" w:author="Ben Fels" w:date="2024-12-16T22:14:00Z" w16du:dateUtc="2024-12-16T21:14:00Z"/>
          <w:b/>
        </w:rPr>
      </w:pPr>
    </w:p>
    <w:p w14:paraId="36A4213A" w14:textId="77777777" w:rsidR="007932BC" w:rsidRDefault="007932BC" w:rsidP="007932BC">
      <w:pPr>
        <w:rPr>
          <w:ins w:id="1761" w:author="Ben Fels" w:date="2024-12-16T22:14:00Z" w16du:dateUtc="2024-12-16T21:14:00Z"/>
          <w:lang w:val="en-US"/>
        </w:rPr>
      </w:pPr>
      <w:ins w:id="1762"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w:t>
        </w:r>
        <w:proofErr w:type="spellStart"/>
        <w:r w:rsidRPr="00022D06">
          <w:rPr>
            <w:rFonts w:cs="Arial"/>
            <w:highlight w:val="magenta"/>
            <w:lang w:val="en-US"/>
          </w:rPr>
          <w:t>Peldszus</w:t>
        </w:r>
        <w:proofErr w:type="spellEnd"/>
        <w:r w:rsidRPr="00022D06">
          <w:rPr>
            <w:rFonts w:cs="Arial"/>
            <w:highlight w:val="magenta"/>
            <w:lang w:val="en-US"/>
          </w:rPr>
          <w:t xml:space="preserve"> &amp; </w:t>
        </w:r>
        <w:proofErr w:type="spellStart"/>
        <w:r w:rsidRPr="00022D06">
          <w:rPr>
            <w:rFonts w:cs="Arial"/>
            <w:highlight w:val="magenta"/>
            <w:lang w:val="en-US"/>
          </w:rPr>
          <w:t>Stede</w:t>
        </w:r>
        <w:proofErr w:type="spellEnd"/>
        <w:r w:rsidRPr="00022D06">
          <w:rPr>
            <w:rFonts w:cs="Arial"/>
            <w:highlight w:val="magenta"/>
            <w:lang w:val="en-US"/>
          </w:rPr>
          <w:t>, 2013, S. 25–26)</w:t>
        </w:r>
        <w:r w:rsidRPr="00E32262">
          <w:rPr>
            <w:highlight w:val="magenta"/>
            <w:lang w:val="en-US"/>
          </w:rPr>
          <w:fldChar w:fldCharType="end"/>
        </w:r>
      </w:ins>
    </w:p>
    <w:p w14:paraId="519B7660" w14:textId="77777777" w:rsidR="007932BC" w:rsidRDefault="007932BC" w:rsidP="007932BC">
      <w:pPr>
        <w:rPr>
          <w:ins w:id="1763" w:author="Ben Fels" w:date="2024-12-16T22:14:00Z" w16du:dateUtc="2024-12-16T21:14:00Z"/>
          <w:lang w:val="en-US"/>
        </w:rPr>
      </w:pPr>
      <w:proofErr w:type="spellStart"/>
      <w:ins w:id="1764" w:author="Ben Fels" w:date="2024-12-16T22:14:00Z" w16du:dateUtc="2024-12-16T21:14:00Z">
        <w:r w:rsidRPr="00650BC2">
          <w:rPr>
            <w:highlight w:val="cyan"/>
            <w:lang w:val="en-US"/>
          </w:rPr>
          <w:lastRenderedPageBreak/>
          <w:t>Mochales</w:t>
        </w:r>
        <w:proofErr w:type="spellEnd"/>
        <w:r w:rsidRPr="00650BC2">
          <w:rPr>
            <w:highlight w:val="cyan"/>
            <w:lang w:val="en-US"/>
          </w:rPr>
          <w:t xml:space="preserve"> Palau, R., &amp; Moens, M.-F</w:t>
        </w:r>
        <w:commentRangeStart w:id="1765"/>
        <w:r w:rsidRPr="00650BC2">
          <w:rPr>
            <w:highlight w:val="cyan"/>
            <w:lang w:val="en-US"/>
          </w:rPr>
          <w:t xml:space="preserve">. (2009). </w:t>
        </w:r>
        <w:commentRangeEnd w:id="1765"/>
        <w:r>
          <w:rPr>
            <w:rStyle w:val="Kommentarzeichen"/>
          </w:rPr>
          <w:commentReference w:id="1765"/>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7932BC" w:rsidRDefault="007932BC" w:rsidP="007932BC">
      <w:pPr>
        <w:rPr>
          <w:ins w:id="1766" w:author="Ben Fels" w:date="2024-12-16T22:14:00Z" w16du:dateUtc="2024-12-16T21:14:00Z"/>
          <w:lang w:val="en-US"/>
          <w:rPrChange w:id="1767" w:author="Ben Fels" w:date="2024-12-16T22:14:00Z" w16du:dateUtc="2024-12-16T21:14:00Z">
            <w:rPr>
              <w:ins w:id="1768" w:author="Ben Fels" w:date="2024-12-16T22:14:00Z" w16du:dateUtc="2024-12-16T21:14:00Z"/>
            </w:rPr>
          </w:rPrChange>
        </w:rPr>
      </w:pPr>
      <w:ins w:id="1769" w:author="Ben Fels" w:date="2024-12-16T22:14:00Z" w16du:dateUtc="2024-12-16T21:14:00Z">
        <w:r w:rsidRPr="007932BC">
          <w:rPr>
            <w:lang w:val="en-US"/>
            <w:rPrChange w:id="1770" w:author="Ben Fels" w:date="2024-12-16T22:14:00Z" w16du:dateUtc="2024-12-16T21:14:00Z">
              <w:rPr/>
            </w:rPrChange>
          </w:rPr>
          <w:t xml:space="preserve">F1-score  </w:t>
        </w:r>
        <w:r w:rsidRPr="00CC7BBC">
          <w:rPr>
            <w:highlight w:val="magenta"/>
          </w:rPr>
          <w:fldChar w:fldCharType="begin"/>
        </w:r>
        <w:r w:rsidRPr="007932BC">
          <w:rPr>
            <w:highlight w:val="magenta"/>
            <w:lang w:val="en-US"/>
            <w:rPrChange w:id="1771" w:author="Ben Fels" w:date="2024-12-16T22:14:00Z" w16du:dateUtc="2024-12-16T21:14:00Z">
              <w:rPr>
                <w:highlight w:val="magenta"/>
              </w:rPr>
            </w:rPrChange>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7932BC">
          <w:rPr>
            <w:rFonts w:cs="Arial"/>
            <w:highlight w:val="magenta"/>
            <w:lang w:val="en-US"/>
            <w:rPrChange w:id="1772" w:author="Ben Fels" w:date="2024-12-16T22:14:00Z" w16du:dateUtc="2024-12-16T21:14:00Z">
              <w:rPr>
                <w:rFonts w:cs="Arial"/>
                <w:highlight w:val="magenta"/>
              </w:rPr>
            </w:rPrChange>
          </w:rPr>
          <w:t>(</w:t>
        </w:r>
        <w:proofErr w:type="spellStart"/>
        <w:r w:rsidRPr="007932BC">
          <w:rPr>
            <w:rFonts w:cs="Arial"/>
            <w:highlight w:val="magenta"/>
            <w:lang w:val="en-US"/>
            <w:rPrChange w:id="1773" w:author="Ben Fels" w:date="2024-12-16T22:14:00Z" w16du:dateUtc="2024-12-16T21:14:00Z">
              <w:rPr>
                <w:rFonts w:cs="Arial"/>
                <w:highlight w:val="magenta"/>
              </w:rPr>
            </w:rPrChange>
          </w:rPr>
          <w:t>Yeginbergen</w:t>
        </w:r>
        <w:proofErr w:type="spellEnd"/>
        <w:r w:rsidRPr="007932BC">
          <w:rPr>
            <w:rFonts w:cs="Arial"/>
            <w:highlight w:val="magenta"/>
            <w:lang w:val="en-US"/>
            <w:rPrChange w:id="1774" w:author="Ben Fels" w:date="2024-12-16T22:14:00Z" w16du:dateUtc="2024-12-16T21:14:00Z">
              <w:rPr>
                <w:rFonts w:cs="Arial"/>
                <w:highlight w:val="magenta"/>
              </w:rPr>
            </w:rPrChange>
          </w:rPr>
          <w:t xml:space="preserve"> et al., 2024, S. 11691)</w:t>
        </w:r>
        <w:r w:rsidRPr="00CC7BBC">
          <w:rPr>
            <w:highlight w:val="magenta"/>
          </w:rPr>
          <w:fldChar w:fldCharType="end"/>
        </w:r>
      </w:ins>
    </w:p>
    <w:p w14:paraId="63C37D66" w14:textId="77777777" w:rsidR="007932BC" w:rsidRDefault="007932BC" w:rsidP="007932BC">
      <w:pPr>
        <w:rPr>
          <w:ins w:id="1775" w:author="Ben Fels" w:date="2024-12-16T22:14:00Z" w16du:dateUtc="2024-12-16T21:14:00Z"/>
        </w:rPr>
      </w:pPr>
      <w:ins w:id="177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 xml:space="preserve">(Cabrio &amp; </w:t>
        </w:r>
        <w:proofErr w:type="spellStart"/>
        <w:r w:rsidRPr="004E15B9">
          <w:rPr>
            <w:rFonts w:cs="Arial"/>
            <w:highlight w:val="magenta"/>
          </w:rPr>
          <w:t>Villata</w:t>
        </w:r>
        <w:proofErr w:type="spellEnd"/>
        <w:r w:rsidRPr="004E15B9">
          <w:rPr>
            <w:rFonts w:cs="Arial"/>
            <w:highlight w:val="magenta"/>
          </w:rPr>
          <w:t>,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1777" w:author="Ben Fels" w:date="2024-12-17T09:18:00Z" w16du:dateUtc="2024-12-17T08:18:00Z"/>
        </w:rPr>
      </w:pPr>
      <w:r>
        <w:t xml:space="preserve">Die Ergebnisse gelten nur für die untersuchten LLMs </w:t>
      </w:r>
    </w:p>
    <w:p w14:paraId="290026DF" w14:textId="6F5CC58D" w:rsidR="005755D9" w:rsidRDefault="005755D9" w:rsidP="00777574">
      <w:pPr>
        <w:rPr>
          <w:ins w:id="1778" w:author="Ben Fels" w:date="2024-12-16T22:07:00Z" w16du:dateUtc="2024-12-16T21:07:00Z"/>
        </w:rPr>
      </w:pPr>
      <w:ins w:id="1779" w:author="Ben Fels" w:date="2024-12-17T09:18:00Z" w16du:dateUtc="2024-12-17T08:18:00Z">
        <w:r>
          <w:t>Nur für englische Sprache</w:t>
        </w:r>
      </w:ins>
    </w:p>
    <w:p w14:paraId="3C98EEAF" w14:textId="77777777" w:rsidR="00D5092C" w:rsidRDefault="00D5092C" w:rsidP="00777574">
      <w:pPr>
        <w:rPr>
          <w:ins w:id="1780" w:author="Ben Fels" w:date="2024-12-16T22:07:00Z" w16du:dateUtc="2024-12-16T21:07:00Z"/>
        </w:rPr>
      </w:pPr>
    </w:p>
    <w:p w14:paraId="7B5EC7D0" w14:textId="15AFCE54" w:rsidR="00D5092C" w:rsidRPr="00D5092C" w:rsidRDefault="00D5092C" w:rsidP="00777574">
      <w:pPr>
        <w:rPr>
          <w:b/>
          <w:rPrChange w:id="1781" w:author="Ben Fels" w:date="2024-12-16T22:08:00Z" w16du:dateUtc="2024-12-16T21:08:00Z">
            <w:rPr/>
          </w:rPrChange>
        </w:rPr>
      </w:pPr>
      <w:ins w:id="1782" w:author="Ben Fels" w:date="2024-12-16T22:07:00Z" w16du:dateUtc="2024-12-16T21:07:00Z">
        <w:r w:rsidRPr="00D5092C">
          <w:rPr>
            <w:b/>
            <w:rPrChange w:id="1783" w:author="Ben Fels" w:date="2024-12-16T22:08:00Z" w16du:dateUtc="2024-12-16T21:08:00Z">
              <w:rPr/>
            </w:rPrChange>
          </w:rPr>
          <w:t>Ha</w:t>
        </w:r>
      </w:ins>
      <w:ins w:id="1784" w:author="Ben Fels" w:date="2024-12-16T22:08:00Z" w16du:dateUtc="2024-12-16T21:08:00Z">
        <w:r w:rsidRPr="00D5092C">
          <w:rPr>
            <w:b/>
            <w:rPrChange w:id="178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786" w:author="Ben Fels" w:date="2024-12-16T22:09:00Z" w16du:dateUtc="2024-12-16T21:09:00Z"/>
        </w:rPr>
      </w:pPr>
      <w:ins w:id="178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788" w:author="Ben Fels" w:date="2024-12-16T22:08:00Z" w16du:dateUtc="2024-12-16T21:08:00Z"/>
        </w:rPr>
      </w:pPr>
      <w:ins w:id="178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790" w:author="Ben Fels" w:date="2024-12-17T09:18:00Z" w16du:dateUtc="2024-12-17T08:18:00Z"/>
        </w:rPr>
      </w:pPr>
      <w:ins w:id="1791" w:author="Ben Fels" w:date="2024-12-16T22:09:00Z" w16du:dateUtc="2024-12-16T21:09:00Z">
        <w:r>
          <w:t>Anwendung von Fine-Tuning.</w:t>
        </w:r>
      </w:ins>
    </w:p>
    <w:p w14:paraId="30FF29DF" w14:textId="2A6E8E49" w:rsidR="005755D9" w:rsidRDefault="005755D9">
      <w:pPr>
        <w:pStyle w:val="Listenabsatz"/>
        <w:numPr>
          <w:ilvl w:val="0"/>
          <w:numId w:val="51"/>
        </w:numPr>
        <w:rPr>
          <w:ins w:id="1792" w:author="Ben Fels" w:date="2024-12-21T11:51:00Z" w16du:dateUtc="2024-12-21T10:51:00Z"/>
        </w:rPr>
      </w:pPr>
      <w:ins w:id="1793"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794" w:author="Ben Fels" w:date="2024-12-16T22:08:00Z" w16du:dateUtc="2024-12-16T21:08:00Z">
          <w:pPr/>
        </w:pPrChange>
      </w:pPr>
      <w:proofErr w:type="gramStart"/>
      <w:ins w:id="1795" w:author="Ben Fels" w:date="2024-12-21T11:51:00Z" w16du:dateUtc="2024-12-21T10:51:00Z">
        <w:r>
          <w:t>Weiterentwicklung</w:t>
        </w:r>
        <w:proofErr w:type="gramEnd"/>
        <w:r>
          <w:t xml:space="preserve"> indem Argumentationsstrukturen in Strukt</w:t>
        </w:r>
        <w:r w:rsidR="00AB38A4">
          <w:t>urdiagrammen aufgeführt werden</w:t>
        </w:r>
      </w:ins>
      <w:ins w:id="1796"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797" w:author="Ben Fels" w:date="2024-12-21T11:53:00Z" w16du:dateUtc="2024-12-21T10:53:00Z"/>
        </w:rPr>
      </w:pPr>
    </w:p>
    <w:p w14:paraId="477E00C6" w14:textId="6C1710C7" w:rsidR="00FD56D1" w:rsidDel="00025B9B" w:rsidRDefault="006C0364" w:rsidP="00CF7AE6">
      <w:pPr>
        <w:pStyle w:val="berschrift1"/>
        <w:rPr>
          <w:del w:id="1798" w:author="Ben Fels" w:date="2024-12-21T11:53:00Z" w16du:dateUtc="2024-12-21T10:53:00Z"/>
        </w:rPr>
      </w:pPr>
      <w:del w:id="1799" w:author="Ben Fels" w:date="2024-12-21T11:53:00Z" w16du:dateUtc="2024-12-21T10:53:00Z">
        <w:r w:rsidRPr="00CF7AE6" w:rsidDel="00025B9B">
          <w:delText>Einleitung</w:delText>
        </w:r>
      </w:del>
    </w:p>
    <w:p w14:paraId="1AE165AD" w14:textId="7D232C11" w:rsidR="004A1650" w:rsidDel="00F34A39" w:rsidRDefault="00E02325" w:rsidP="00E02325">
      <w:pPr>
        <w:rPr>
          <w:del w:id="1800" w:author="Ben Fels" w:date="2024-12-21T11:50:00Z" w16du:dateUtc="2024-12-21T10:50:00Z"/>
        </w:rPr>
      </w:pPr>
      <w:del w:id="180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802" w:author="Ben Fels" w:date="2024-12-21T11:53:00Z" w16du:dateUtc="2024-12-21T10:53:00Z"/>
          <w:moveFrom w:id="1803" w:author="Ben Fels" w:date="2024-12-21T11:50:00Z" w16du:dateUtc="2024-12-21T10:50:00Z"/>
        </w:rPr>
      </w:pPr>
      <w:moveFromRangeStart w:id="1804" w:author="Ben Fels" w:date="2024-12-21T11:50:00Z" w:name="move185674234"/>
      <w:moveFrom w:id="1805" w:author="Ben Fels" w:date="2024-12-21T11:50:00Z" w16du:dateUtc="2024-12-21T10:50:00Z">
        <w:del w:id="180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807" w:author="Ben Fels" w:date="2024-12-21T11:53:00Z" w16du:dateUtc="2024-12-21T10:53:00Z"/>
          <w:moveFrom w:id="1808" w:author="Ben Fels" w:date="2024-12-21T11:50:00Z" w16du:dateUtc="2024-12-21T10:50:00Z"/>
        </w:rPr>
      </w:pPr>
      <w:moveFrom w:id="1809" w:author="Ben Fels" w:date="2024-12-21T11:50:00Z" w16du:dateUtc="2024-12-21T10:50:00Z">
        <w:del w:id="181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811" w:author="Ben Fels" w:date="2024-12-21T11:53:00Z" w16du:dateUtc="2024-12-21T10:53:00Z"/>
          <w:moveFrom w:id="1812" w:author="Ben Fels" w:date="2024-12-21T11:51:00Z" w16du:dateUtc="2024-12-21T10:51:00Z"/>
        </w:rPr>
      </w:pPr>
      <w:moveFromRangeStart w:id="1813" w:author="Ben Fels" w:date="2024-12-21T11:51:00Z" w:name="move185674280"/>
      <w:moveFromRangeEnd w:id="1804"/>
      <w:moveFrom w:id="1814" w:author="Ben Fels" w:date="2024-12-21T11:51:00Z" w16du:dateUtc="2024-12-21T10:51:00Z">
        <w:del w:id="181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816" w:author="Ben Fels" w:date="2024-12-21T11:53:00Z" w16du:dateUtc="2024-12-21T10:53:00Z"/>
          <w:moveFrom w:id="1817" w:author="Ben Fels" w:date="2024-12-21T11:51:00Z" w16du:dateUtc="2024-12-21T10:51:00Z"/>
        </w:rPr>
      </w:pPr>
      <w:moveFrom w:id="1818" w:author="Ben Fels" w:date="2024-12-21T11:51:00Z" w16du:dateUtc="2024-12-21T10:51:00Z">
        <w:del w:id="181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813"/>
    <w:p w14:paraId="70C0F28B" w14:textId="36D74A7D" w:rsidR="0010647F" w:rsidDel="009C2379" w:rsidRDefault="0010647F" w:rsidP="0010647F">
      <w:pPr>
        <w:rPr>
          <w:del w:id="1820" w:author="Ben Fels" w:date="2024-12-21T11:50:00Z" w16du:dateUtc="2024-12-21T10:50:00Z"/>
        </w:rPr>
      </w:pPr>
      <w:del w:id="1821" w:author="Ben Fels" w:date="2024-12-21T11:50:00Z" w16du:dateUtc="2024-12-21T10:50:00Z">
        <w:r w:rsidDel="009C2379">
          <w:delText xml:space="preserve">Dieser Beriech kann in die Teilaufgaben argument detection und argument stance classification unterschieden werden </w:delText>
        </w:r>
        <w:commentRangeStart w:id="182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822"/>
        <w:r w:rsidRPr="00C0539F" w:rsidDel="009C2379">
          <w:rPr>
            <w:rStyle w:val="Kommentarzeichen"/>
            <w:highlight w:val="magenta"/>
          </w:rPr>
          <w:commentReference w:id="182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823" w:author="Ben Fels" w:date="2024-12-21T11:53:00Z" w16du:dateUtc="2024-12-21T10:53:00Z"/>
        </w:rPr>
      </w:pPr>
    </w:p>
    <w:p w14:paraId="04C535D0" w14:textId="125255CA" w:rsidR="00E02325" w:rsidDel="005C0688" w:rsidRDefault="00E02325" w:rsidP="00E02325">
      <w:pPr>
        <w:rPr>
          <w:moveFrom w:id="1824" w:author="Ben Fels" w:date="2024-12-21T11:52:00Z" w16du:dateUtc="2024-12-21T10:52:00Z"/>
        </w:rPr>
      </w:pPr>
      <w:moveFromRangeStart w:id="1825" w:author="Ben Fels" w:date="2024-12-21T11:52:00Z" w:name="move185674394"/>
      <w:moveFrom w:id="182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82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828" w:author="Ben Fels" w:date="2024-12-21T11:52:00Z" w16du:dateUtc="2024-12-21T10:52:00Z"/>
        </w:rPr>
      </w:pPr>
      <w:moveFrom w:id="1829" w:author="Ben Fels" w:date="2024-12-21T11:52:00Z" w16du:dateUtc="2024-12-21T10:52:00Z">
        <w:r w:rsidDel="005C0688">
          <w:t>Ansatz zum automatisieren des Prozesses, zum Überführen von unstrukturierten daten (Text) in strukturierte Argumente.</w:t>
        </w:r>
      </w:moveFrom>
    </w:p>
    <w:moveFromRangeEnd w:id="1825"/>
    <w:p w14:paraId="520E4361" w14:textId="353C4B0E" w:rsidR="0073273D" w:rsidDel="00A35D5E" w:rsidRDefault="0073273D" w:rsidP="00CF7AE6">
      <w:pPr>
        <w:rPr>
          <w:del w:id="1830" w:author="Ben Fels" w:date="2024-12-21T11:53:00Z" w16du:dateUtc="2024-12-21T10:53:00Z"/>
        </w:rPr>
      </w:pPr>
    </w:p>
    <w:p w14:paraId="0206FFF2" w14:textId="6465B599" w:rsidR="00D43596" w:rsidDel="00A35D5E" w:rsidRDefault="00601509" w:rsidP="00CF7AE6">
      <w:pPr>
        <w:rPr>
          <w:moveFrom w:id="1831" w:author="Ben Fels" w:date="2024-12-21T11:53:00Z" w16du:dateUtc="2024-12-21T10:53:00Z"/>
        </w:rPr>
      </w:pPr>
      <w:moveFromRangeStart w:id="1832" w:author="Ben Fels" w:date="2024-12-21T11:53:00Z" w:name="move185674422"/>
      <w:moveFrom w:id="183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834" w:author="Ben Fels" w:date="2024-12-21T11:53:00Z" w16du:dateUtc="2024-12-21T10:53:00Z"/>
        </w:rPr>
      </w:pPr>
      <w:moveFrom w:id="183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836" w:author="Ben Fels" w:date="2024-12-21T11:53:00Z" w16du:dateUtc="2024-12-21T10:53:00Z"/>
        </w:rPr>
      </w:pPr>
      <w:moveFrom w:id="183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838" w:author="Ben Fels" w:date="2024-12-21T11:53:00Z" w16du:dateUtc="2024-12-21T10:53:00Z"/>
        </w:rPr>
      </w:pPr>
      <w:moveFrom w:id="1839" w:author="Ben Fels" w:date="2024-12-21T11:53:00Z" w16du:dateUtc="2024-12-21T10:53:00Z">
        <w:r w:rsidRPr="00664C71" w:rsidDel="00A35D5E">
          <w:rPr>
            <w:rPrChange w:id="184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84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842" w:author="Ben Fels" w:date="2024-12-21T11:53:00Z" w16du:dateUtc="2024-12-21T10:53:00Z"/>
        </w:rPr>
      </w:pPr>
      <w:moveFrom w:id="184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84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844"/>
        <w:r w:rsidR="004D5E3E" w:rsidDel="00A35D5E">
          <w:rPr>
            <w:rStyle w:val="Kommentarzeichen"/>
          </w:rPr>
          <w:commentReference w:id="184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845" w:author="Ben Fels" w:date="2024-12-21T11:53:00Z" w16du:dateUtc="2024-12-21T10:53:00Z"/>
        </w:rPr>
      </w:pPr>
      <w:moveFrom w:id="184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847" w:author="Ben Fels" w:date="2024-12-21T11:53:00Z" w16du:dateUtc="2024-12-21T10:53:00Z"/>
          <w:rPrChange w:id="1848" w:author="Ben Fels" w:date="2024-12-21T18:08:00Z" w16du:dateUtc="2024-12-21T17:08:00Z">
            <w:rPr>
              <w:moveFrom w:id="1849" w:author="Ben Fels" w:date="2024-12-21T11:53:00Z" w16du:dateUtc="2024-12-21T10:53:00Z"/>
              <w:lang w:val="en-US"/>
            </w:rPr>
          </w:rPrChange>
        </w:rPr>
      </w:pPr>
      <w:moveFrom w:id="1850" w:author="Ben Fels" w:date="2024-12-21T11:53:00Z" w16du:dateUtc="2024-12-21T10:53:00Z">
        <w:r w:rsidRPr="00664C71" w:rsidDel="00A35D5E">
          <w:rPr>
            <w:rPrChange w:id="1851" w:author="Ben Fels" w:date="2024-12-21T18:08:00Z" w16du:dateUtc="2024-12-21T17:08:00Z">
              <w:rPr>
                <w:lang w:val="en-US"/>
              </w:rPr>
            </w:rPrChange>
          </w:rPr>
          <w:t>N-Shot Learning als Transfer Learning</w:t>
        </w:r>
        <w:r w:rsidR="009743F5" w:rsidRPr="00664C71" w:rsidDel="00A35D5E">
          <w:rPr>
            <w:rPrChange w:id="185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853" w:author="Ben Fels" w:date="2024-12-21T11:53:00Z" w16du:dateUtc="2024-12-21T10:53:00Z"/>
        </w:rPr>
      </w:pPr>
      <w:moveFrom w:id="185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855" w:author="Ben Fels" w:date="2024-12-21T11:53:00Z" w16du:dateUtc="2024-12-21T10:53:00Z"/>
        </w:rPr>
      </w:pPr>
      <w:moveFrom w:id="185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857" w:author="Ben Fels" w:date="2024-12-21T11:53:00Z" w16du:dateUtc="2024-12-21T10:53:00Z"/>
        </w:rPr>
      </w:pPr>
      <w:moveFrom w:id="185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859" w:author="Ben Fels" w:date="2024-12-21T11:53:00Z" w16du:dateUtc="2024-12-21T10:53:00Z"/>
        </w:rPr>
      </w:pPr>
      <w:moveFrom w:id="186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861" w:author="Ben Fels" w:date="2024-12-21T11:53:00Z" w16du:dateUtc="2024-12-21T10:53:00Z"/>
        </w:rPr>
      </w:pPr>
      <w:moveFrom w:id="186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863" w:author="Ben Fels" w:date="2024-12-21T11:53:00Z" w16du:dateUtc="2024-12-21T10:53:00Z"/>
        </w:rPr>
      </w:pPr>
      <w:moveFrom w:id="186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865" w:author="Ben Fels" w:date="2024-12-21T11:53:00Z" w16du:dateUtc="2024-12-21T10:53:00Z"/>
        </w:rPr>
      </w:pPr>
      <w:moveFrom w:id="186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832"/>
    <w:p w14:paraId="01CF3AF4" w14:textId="089EEC34" w:rsidR="00EF199B" w:rsidDel="004328D8" w:rsidRDefault="00EF199B" w:rsidP="00CF7AE6">
      <w:pPr>
        <w:rPr>
          <w:del w:id="1867" w:author="Ben Fels" w:date="2024-12-21T12:02:00Z" w16du:dateUtc="2024-12-21T11:02:00Z"/>
        </w:rPr>
      </w:pPr>
    </w:p>
    <w:p w14:paraId="53AA7E0C" w14:textId="53D83618" w:rsidR="00664378" w:rsidDel="00025B9B" w:rsidRDefault="00A2162F" w:rsidP="00A2162F">
      <w:pPr>
        <w:pStyle w:val="berschrift1"/>
        <w:rPr>
          <w:del w:id="1868" w:author="Ben Fels" w:date="2024-12-21T11:53:00Z" w16du:dateUtc="2024-12-21T10:53:00Z"/>
        </w:rPr>
      </w:pPr>
      <w:del w:id="186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870" w:author="Ben Fels" w:date="2024-12-21T12:02:00Z" w16du:dateUtc="2024-12-21T11:02:00Z"/>
          <w:rFonts w:ascii="IBMPlexSans-Regular" w:hAnsi="IBMPlexSans-Regular" w:cs="IBMPlexSans-Regular"/>
          <w:sz w:val="28"/>
          <w:szCs w:val="28"/>
          <w:highlight w:val="cyan"/>
          <w:rPrChange w:id="1871" w:author="Ben Fels" w:date="2024-12-21T11:53:00Z" w16du:dateUtc="2024-12-21T10:53:00Z">
            <w:rPr>
              <w:del w:id="1872" w:author="Ben Fels" w:date="2024-12-21T12:02:00Z" w16du:dateUtc="2024-12-21T11:02:00Z"/>
              <w:highlight w:val="cyan"/>
            </w:rPr>
          </w:rPrChange>
        </w:rPr>
        <w:pPrChange w:id="1873" w:author="Ben Fels" w:date="2024-12-21T11:53:00Z" w16du:dateUtc="2024-12-21T10:53:00Z">
          <w:pPr>
            <w:autoSpaceDE w:val="0"/>
            <w:autoSpaceDN w:val="0"/>
            <w:adjustRightInd w:val="0"/>
            <w:spacing w:after="0" w:line="240" w:lineRule="auto"/>
          </w:pPr>
        </w:pPrChange>
      </w:pPr>
      <w:del w:id="1874" w:author="Ben Fels" w:date="2024-12-21T11:53:00Z" w16du:dateUtc="2024-12-21T10:53:00Z">
        <w:r w:rsidRPr="00025B9B" w:rsidDel="00025B9B">
          <w:rPr>
            <w:rFonts w:ascii="IBMPlexSans-Regular" w:hAnsi="IBMPlexSans-Regular" w:cs="IBMPlexSans-Regular"/>
            <w:sz w:val="28"/>
            <w:szCs w:val="28"/>
            <w:highlight w:val="cyan"/>
            <w:rPrChange w:id="187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876" w:author="Ben Fels" w:date="2024-12-21T11:54:00Z" w16du:dateUtc="2024-12-21T10:54:00Z"/>
        </w:rPr>
      </w:pPr>
    </w:p>
    <w:p w14:paraId="0F32B505" w14:textId="5A459F10" w:rsidR="00047A7E" w:rsidDel="004328D8" w:rsidRDefault="00047A7E" w:rsidP="00CF7AE6">
      <w:pPr>
        <w:rPr>
          <w:del w:id="1877" w:author="Ben Fels" w:date="2024-12-21T12:02:00Z" w16du:dateUtc="2024-12-21T11:02:00Z"/>
          <w:moveFrom w:id="1878" w:author="Ben Fels" w:date="2024-12-21T11:53:00Z" w16du:dateUtc="2024-12-21T10:53:00Z"/>
        </w:rPr>
      </w:pPr>
      <w:moveFromRangeStart w:id="1879" w:author="Ben Fels" w:date="2024-12-21T11:53:00Z" w:name="move185674449"/>
      <w:moveFrom w:id="1880" w:author="Ben Fels" w:date="2024-12-21T11:53:00Z" w16du:dateUtc="2024-12-21T10:53:00Z">
        <w:del w:id="188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879"/>
    <w:p w14:paraId="12026CA5" w14:textId="34868899" w:rsidR="00DE7EA5" w:rsidDel="0067136C" w:rsidRDefault="00DE7EA5" w:rsidP="00CF7AE6">
      <w:pPr>
        <w:rPr>
          <w:del w:id="1882" w:author="Ben Fels" w:date="2024-12-21T11:54:00Z" w16du:dateUtc="2024-12-21T10:54:00Z"/>
        </w:rPr>
      </w:pPr>
    </w:p>
    <w:p w14:paraId="4867E893" w14:textId="044F5E10" w:rsidR="003305CA" w:rsidDel="00025B9B" w:rsidRDefault="00771845" w:rsidP="00CF7AE6">
      <w:pPr>
        <w:rPr>
          <w:del w:id="1883" w:author="Ben Fels" w:date="2024-12-21T11:54:00Z" w16du:dateUtc="2024-12-21T10:54:00Z"/>
        </w:rPr>
      </w:pPr>
      <w:del w:id="188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885" w:author="Ben Fels" w:date="2024-12-21T11:56:00Z" w16du:dateUtc="2024-12-21T10:56:00Z"/>
        </w:rPr>
      </w:pPr>
      <w:del w:id="1886" w:author="Ben Fels" w:date="2024-12-21T11:56:00Z" w16du:dateUtc="2024-12-21T10:56:00Z">
        <w:r w:rsidRPr="001666F8" w:rsidDel="002C461A">
          <w:delText>Allgemein</w:delText>
        </w:r>
      </w:del>
    </w:p>
    <w:p w14:paraId="5401044D" w14:textId="4086AC4F" w:rsidR="00BF3432" w:rsidDel="002C461A" w:rsidRDefault="00BF3432" w:rsidP="00BF3432">
      <w:pPr>
        <w:rPr>
          <w:del w:id="1887" w:author="Ben Fels" w:date="2024-12-21T11:56:00Z" w16du:dateUtc="2024-12-21T10:56:00Z"/>
          <w:moveFrom w:id="1888" w:author="Ben Fels" w:date="2024-12-21T11:55:00Z" w16du:dateUtc="2024-12-21T10:55:00Z"/>
        </w:rPr>
      </w:pPr>
      <w:moveFromRangeStart w:id="1889" w:author="Ben Fels" w:date="2024-12-21T11:55:00Z" w:name="move185674546"/>
      <w:moveFrom w:id="1890" w:author="Ben Fels" w:date="2024-12-21T11:55:00Z" w16du:dateUtc="2024-12-21T10:55:00Z">
        <w:del w:id="189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892" w:author="Ben Fels" w:date="2024-12-21T11:56:00Z" w16du:dateUtc="2024-12-21T10:56:00Z"/>
          <w:moveFrom w:id="1893" w:author="Ben Fels" w:date="2024-12-21T11:55:00Z" w16du:dateUtc="2024-12-21T10:55:00Z"/>
        </w:rPr>
      </w:pPr>
      <w:moveFrom w:id="1894" w:author="Ben Fels" w:date="2024-12-21T11:55:00Z" w16du:dateUtc="2024-12-21T10:55:00Z">
        <w:del w:id="189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896" w:author="Ben Fels" w:date="2024-12-21T11:56:00Z" w16du:dateUtc="2024-12-21T10:56:00Z"/>
          <w:moveFrom w:id="1897" w:author="Ben Fels" w:date="2024-12-21T11:56:00Z" w16du:dateUtc="2024-12-21T10:56:00Z"/>
        </w:rPr>
      </w:pPr>
      <w:moveFromRangeStart w:id="1898" w:author="Ben Fels" w:date="2024-12-21T11:56:00Z" w:name="move185674583"/>
      <w:moveFromRangeEnd w:id="1889"/>
      <w:moveFrom w:id="1899" w:author="Ben Fels" w:date="2024-12-21T11:56:00Z" w16du:dateUtc="2024-12-21T10:56:00Z">
        <w:del w:id="190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901" w:author="Ben Fels" w:date="2024-12-21T11:56:00Z" w16du:dateUtc="2024-12-21T10:56:00Z"/>
          <w:moveFrom w:id="1902" w:author="Ben Fels" w:date="2024-12-21T11:56:00Z" w16du:dateUtc="2024-12-21T10:56:00Z"/>
          <w:rFonts w:cs="Arial"/>
        </w:rPr>
      </w:pPr>
      <w:moveFrom w:id="1903" w:author="Ben Fels" w:date="2024-12-21T11:56:00Z" w16du:dateUtc="2024-12-21T10:56:00Z">
        <w:del w:id="190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905" w:author="Ben Fels" w:date="2024-12-21T11:56:00Z" w16du:dateUtc="2024-12-21T10:56:00Z"/>
          <w:moveFrom w:id="1906" w:author="Ben Fels" w:date="2024-12-21T11:56:00Z" w16du:dateUtc="2024-12-21T10:56:00Z"/>
          <w:rFonts w:cs="Arial"/>
        </w:rPr>
      </w:pPr>
      <w:moveFrom w:id="1907" w:author="Ben Fels" w:date="2024-12-21T11:56:00Z" w16du:dateUtc="2024-12-21T10:56:00Z">
        <w:del w:id="190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909" w:author="Ben Fels" w:date="2024-12-21T11:56:00Z" w16du:dateUtc="2024-12-21T10:56:00Z"/>
          <w:moveFrom w:id="1910" w:author="Ben Fels" w:date="2024-12-21T11:56:00Z" w16du:dateUtc="2024-12-21T10:56:00Z"/>
          <w:rFonts w:cs="Arial"/>
        </w:rPr>
      </w:pPr>
      <w:moveFrom w:id="1911" w:author="Ben Fels" w:date="2024-12-21T11:56:00Z" w16du:dateUtc="2024-12-21T10:56:00Z">
        <w:del w:id="191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898"/>
    <w:p w14:paraId="5B564796" w14:textId="465597FD" w:rsidR="00686B86" w:rsidDel="002C461A" w:rsidRDefault="00686B86" w:rsidP="00686B86">
      <w:pPr>
        <w:rPr>
          <w:del w:id="1913" w:author="Ben Fels" w:date="2024-12-21T11:56:00Z" w16du:dateUtc="2024-12-21T10:56:00Z"/>
        </w:rPr>
      </w:pPr>
    </w:p>
    <w:p w14:paraId="18052B06" w14:textId="33198D74" w:rsidR="00686B86" w:rsidDel="002C461A" w:rsidRDefault="00686B86" w:rsidP="00686B86">
      <w:pPr>
        <w:rPr>
          <w:del w:id="1914" w:author="Ben Fels" w:date="2024-12-21T11:56:00Z" w16du:dateUtc="2024-12-21T10:56:00Z"/>
        </w:rPr>
      </w:pPr>
      <w:del w:id="191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916" w:author="Ben Fels" w:date="2024-12-21T11:56:00Z" w16du:dateUtc="2024-12-21T10:56:00Z"/>
        </w:rPr>
      </w:pPr>
      <w:del w:id="191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918" w:author="Ben Fels" w:date="2024-12-21T11:57:00Z" w16du:dateUtc="2024-12-21T10:57:00Z"/>
        </w:rPr>
      </w:pPr>
    </w:p>
    <w:p w14:paraId="324D522D" w14:textId="31602989" w:rsidR="00686B86" w:rsidRPr="00C34F32" w:rsidDel="002C461A" w:rsidRDefault="00686B86" w:rsidP="00EE19A3">
      <w:pPr>
        <w:jc w:val="both"/>
        <w:rPr>
          <w:del w:id="1919" w:author="Ben Fels" w:date="2024-12-21T11:57:00Z" w16du:dateUtc="2024-12-21T10:57:00Z"/>
          <w:rFonts w:cs="Arial"/>
        </w:rPr>
      </w:pPr>
    </w:p>
    <w:p w14:paraId="2F195DD5" w14:textId="30D9BD78" w:rsidR="00462225" w:rsidRPr="00E02FED" w:rsidDel="002C461A" w:rsidRDefault="00462225" w:rsidP="00842EB0">
      <w:pPr>
        <w:pStyle w:val="berschrift2"/>
        <w:rPr>
          <w:del w:id="1920" w:author="Ben Fels" w:date="2024-12-21T11:57:00Z" w16du:dateUtc="2024-12-21T10:57:00Z"/>
        </w:rPr>
      </w:pPr>
      <w:del w:id="1921" w:author="Ben Fels" w:date="2024-12-21T11:57:00Z" w16du:dateUtc="2024-12-21T10:57:00Z">
        <w:r w:rsidRPr="00E02FED" w:rsidDel="002C461A">
          <w:delText>Transfer-Learning</w:delText>
        </w:r>
      </w:del>
    </w:p>
    <w:p w14:paraId="7B3170FE" w14:textId="53EDD3DE" w:rsidR="00462225" w:rsidDel="004328D8" w:rsidRDefault="00462225" w:rsidP="00462225">
      <w:pPr>
        <w:rPr>
          <w:del w:id="1922" w:author="Ben Fels" w:date="2024-12-21T12:02:00Z" w16du:dateUtc="2024-12-21T11:02:00Z"/>
          <w:moveFrom w:id="1923" w:author="Ben Fels" w:date="2024-12-21T11:57:00Z" w16du:dateUtc="2024-12-21T10:57:00Z"/>
        </w:rPr>
      </w:pPr>
      <w:moveFromRangeStart w:id="1924" w:author="Ben Fels" w:date="2024-12-21T11:57:00Z" w:name="move185674655"/>
      <w:moveFrom w:id="1925" w:author="Ben Fels" w:date="2024-12-21T11:57:00Z" w16du:dateUtc="2024-12-21T10:57:00Z">
        <w:del w:id="1926" w:author="Ben Fels" w:date="2024-12-21T12:02:00Z" w16du:dateUtc="2024-12-21T11:02: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moveFrom>
    </w:p>
    <w:p w14:paraId="758818D5" w14:textId="5D59588C" w:rsidR="00046B78" w:rsidDel="004328D8" w:rsidRDefault="000D34A2" w:rsidP="00462225">
      <w:pPr>
        <w:rPr>
          <w:del w:id="1927" w:author="Ben Fels" w:date="2024-12-21T12:02:00Z" w16du:dateUtc="2024-12-21T11:02:00Z"/>
          <w:moveFrom w:id="1928" w:author="Ben Fels" w:date="2024-12-21T11:57:00Z" w16du:dateUtc="2024-12-21T10:57:00Z"/>
        </w:rPr>
      </w:pPr>
      <w:moveFrom w:id="1929" w:author="Ben Fels" w:date="2024-12-21T11:57:00Z" w16du:dateUtc="2024-12-21T10:57:00Z">
        <w:del w:id="1930" w:author="Ben Fels" w:date="2024-12-21T12:02:00Z" w16du:dateUtc="2024-12-21T11:02: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moveFrom>
    </w:p>
    <w:p w14:paraId="73BEC7BB" w14:textId="4D983192" w:rsidR="00E93AA8" w:rsidDel="004328D8" w:rsidRDefault="00481400" w:rsidP="004638F4">
      <w:pPr>
        <w:jc w:val="both"/>
        <w:rPr>
          <w:del w:id="1931" w:author="Ben Fels" w:date="2024-12-21T12:02:00Z" w16du:dateUtc="2024-12-21T11:02:00Z"/>
          <w:moveFrom w:id="1932" w:author="Ben Fels" w:date="2024-12-21T11:57:00Z" w16du:dateUtc="2024-12-21T10:57:00Z"/>
          <w:rFonts w:cs="Arial"/>
        </w:rPr>
      </w:pPr>
      <w:moveFrom w:id="1933" w:author="Ben Fels" w:date="2024-12-21T11:57:00Z" w16du:dateUtc="2024-12-21T10:57:00Z">
        <w:del w:id="1934" w:author="Ben Fels" w:date="2024-12-21T12:02:00Z" w16du:dateUtc="2024-12-21T11:02: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moveFrom>
    </w:p>
    <w:p w14:paraId="1786D2EC" w14:textId="6A61E129" w:rsidR="00747E63" w:rsidDel="004328D8" w:rsidRDefault="00580D82" w:rsidP="00747E63">
      <w:pPr>
        <w:jc w:val="both"/>
        <w:rPr>
          <w:del w:id="1935" w:author="Ben Fels" w:date="2024-12-21T12:02:00Z" w16du:dateUtc="2024-12-21T11:02:00Z"/>
          <w:moveFrom w:id="1936" w:author="Ben Fels" w:date="2024-12-21T11:57:00Z" w16du:dateUtc="2024-12-21T10:57:00Z"/>
          <w:rFonts w:cs="Arial"/>
        </w:rPr>
      </w:pPr>
      <w:moveFrom w:id="1937" w:author="Ben Fels" w:date="2024-12-21T11:57:00Z" w16du:dateUtc="2024-12-21T10:57:00Z">
        <w:del w:id="1938" w:author="Ben Fels" w:date="2024-12-21T12:02:00Z" w16du:dateUtc="2024-12-21T11:02: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moveFrom>
    </w:p>
    <w:p w14:paraId="64F89A51" w14:textId="606DCFEB" w:rsidR="006C08E7" w:rsidDel="004328D8" w:rsidRDefault="00CB359D" w:rsidP="00747E63">
      <w:pPr>
        <w:jc w:val="both"/>
        <w:rPr>
          <w:del w:id="1939" w:author="Ben Fels" w:date="2024-12-21T12:02:00Z" w16du:dateUtc="2024-12-21T11:02:00Z"/>
          <w:moveFrom w:id="1940" w:author="Ben Fels" w:date="2024-12-21T11:57:00Z" w16du:dateUtc="2024-12-21T10:57:00Z"/>
          <w:rFonts w:cs="Arial"/>
        </w:rPr>
      </w:pPr>
      <w:moveFrom w:id="1941" w:author="Ben Fels" w:date="2024-12-21T11:57:00Z" w16du:dateUtc="2024-12-21T10:57:00Z">
        <w:del w:id="1942" w:author="Ben Fels" w:date="2024-12-21T12:02:00Z" w16du:dateUtc="2024-12-21T11:02: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moveFrom>
    </w:p>
    <w:p w14:paraId="16BE07B0" w14:textId="364C64FD" w:rsidR="00DF11B3" w:rsidDel="004328D8" w:rsidRDefault="00DF11B3" w:rsidP="00747E63">
      <w:pPr>
        <w:jc w:val="both"/>
        <w:rPr>
          <w:del w:id="1943" w:author="Ben Fels" w:date="2024-12-21T12:02:00Z" w16du:dateUtc="2024-12-21T11:02:00Z"/>
          <w:moveFrom w:id="1944" w:author="Ben Fels" w:date="2024-12-21T11:57:00Z" w16du:dateUtc="2024-12-21T10:57:00Z"/>
          <w:rFonts w:cs="Arial"/>
        </w:rPr>
      </w:pPr>
      <w:moveFrom w:id="1945" w:author="Ben Fels" w:date="2024-12-21T11:57:00Z" w16du:dateUtc="2024-12-21T10:57:00Z">
        <w:del w:id="1946" w:author="Ben Fels" w:date="2024-12-21T12:02:00Z" w16du:dateUtc="2024-12-21T11:02: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moveFrom>
    </w:p>
    <w:moveFromRangeEnd w:id="1924"/>
    <w:p w14:paraId="63724910" w14:textId="684F2D44" w:rsidR="00E06605" w:rsidRPr="00E06605" w:rsidDel="00E139BF" w:rsidRDefault="00E06605" w:rsidP="00842EB0">
      <w:pPr>
        <w:pStyle w:val="berschrift2"/>
        <w:rPr>
          <w:del w:id="1947" w:author="Ben Fels" w:date="2024-12-21T11:58:00Z" w16du:dateUtc="2024-12-21T10:58:00Z"/>
        </w:rPr>
      </w:pPr>
      <w:del w:id="1948" w:author="Ben Fels" w:date="2024-12-21T11:58:00Z" w16du:dateUtc="2024-12-21T10:58:00Z">
        <w:r w:rsidRPr="00E06605" w:rsidDel="00E139BF">
          <w:delText>Infos zu LLMs</w:delText>
        </w:r>
      </w:del>
    </w:p>
    <w:p w14:paraId="7ECA3916" w14:textId="0D927DE4" w:rsidR="001240B0" w:rsidDel="00E139BF" w:rsidRDefault="001240B0" w:rsidP="001240B0">
      <w:pPr>
        <w:rPr>
          <w:del w:id="1949" w:author="Ben Fels" w:date="2024-12-21T11:58:00Z" w16du:dateUtc="2024-12-21T10:58:00Z"/>
          <w:moveFrom w:id="1950" w:author="Ben Fels" w:date="2024-12-21T11:58:00Z" w16du:dateUtc="2024-12-21T10:58:00Z"/>
          <w:rFonts w:cs="Arial"/>
        </w:rPr>
      </w:pPr>
      <w:moveFromRangeStart w:id="1951" w:author="Ben Fels" w:date="2024-12-21T11:58:00Z" w:name="move185674731"/>
      <w:moveFrom w:id="1952" w:author="Ben Fels" w:date="2024-12-21T11:58:00Z" w16du:dateUtc="2024-12-21T10:58:00Z">
        <w:del w:id="1953"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moveFrom>
    </w:p>
    <w:p w14:paraId="2EFCEB3E" w14:textId="038DEEE5" w:rsidR="001240B0" w:rsidDel="00E139BF" w:rsidRDefault="001240B0" w:rsidP="001240B0">
      <w:pPr>
        <w:rPr>
          <w:del w:id="1954" w:author="Ben Fels" w:date="2024-12-21T11:58:00Z" w16du:dateUtc="2024-12-21T10:58:00Z"/>
          <w:moveFrom w:id="1955" w:author="Ben Fels" w:date="2024-12-21T11:58:00Z" w16du:dateUtc="2024-12-21T10:58:00Z"/>
          <w:rFonts w:cs="Arial"/>
        </w:rPr>
      </w:pPr>
      <w:moveFrom w:id="1956" w:author="Ben Fels" w:date="2024-12-21T11:58:00Z" w16du:dateUtc="2024-12-21T10:58:00Z">
        <w:del w:id="1957"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moveFrom>
    </w:p>
    <w:p w14:paraId="2C18F4E9" w14:textId="3337D019" w:rsidR="001240B0" w:rsidDel="00E139BF" w:rsidRDefault="001240B0" w:rsidP="001240B0">
      <w:pPr>
        <w:rPr>
          <w:del w:id="1958" w:author="Ben Fels" w:date="2024-12-21T11:58:00Z" w16du:dateUtc="2024-12-21T10:58:00Z"/>
          <w:moveFrom w:id="1959" w:author="Ben Fels" w:date="2024-12-21T11:58:00Z" w16du:dateUtc="2024-12-21T10:58:00Z"/>
          <w:rFonts w:cs="Arial"/>
        </w:rPr>
      </w:pPr>
      <w:moveFrom w:id="1960" w:author="Ben Fels" w:date="2024-12-21T11:58:00Z" w16du:dateUtc="2024-12-21T10:58:00Z">
        <w:del w:id="196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moveFrom>
    </w:p>
    <w:p w14:paraId="7AB8A76F" w14:textId="6F26B32C" w:rsidR="00D01EB3" w:rsidRPr="00856E5A" w:rsidDel="00E139BF" w:rsidRDefault="00D01EB3" w:rsidP="001240B0">
      <w:pPr>
        <w:rPr>
          <w:del w:id="1962" w:author="Ben Fels" w:date="2024-12-21T11:58:00Z" w16du:dateUtc="2024-12-21T10:58:00Z"/>
          <w:moveFrom w:id="1963" w:author="Ben Fels" w:date="2024-12-21T11:58:00Z" w16du:dateUtc="2024-12-21T10:58:00Z"/>
          <w:rFonts w:cs="Arial"/>
        </w:rPr>
      </w:pPr>
      <w:moveFrom w:id="1964" w:author="Ben Fels" w:date="2024-12-21T11:58:00Z" w16du:dateUtc="2024-12-21T10:58:00Z">
        <w:del w:id="1965" w:author="Ben Fels" w:date="2024-12-21T11:58:00Z" w16du:dateUtc="2024-12-21T10:58:00Z">
          <w:r w:rsidRPr="00664C71" w:rsidDel="00E139BF">
            <w:rPr>
              <w:rFonts w:cs="Arial"/>
              <w:rPrChange w:id="1966"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967"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moveFrom>
    </w:p>
    <w:p w14:paraId="51CC74E0" w14:textId="6CCD4231" w:rsidR="00F34383" w:rsidDel="00E139BF" w:rsidRDefault="00F34383" w:rsidP="00F34383">
      <w:pPr>
        <w:rPr>
          <w:del w:id="1968" w:author="Ben Fels" w:date="2024-12-21T11:58:00Z" w16du:dateUtc="2024-12-21T10:58:00Z"/>
          <w:moveFrom w:id="1969" w:author="Ben Fels" w:date="2024-12-21T11:58:00Z" w16du:dateUtc="2024-12-21T10:58:00Z"/>
        </w:rPr>
      </w:pPr>
      <w:moveFrom w:id="1970" w:author="Ben Fels" w:date="2024-12-21T11:58:00Z" w16du:dateUtc="2024-12-21T10:58:00Z">
        <w:del w:id="1971"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moveFrom>
    </w:p>
    <w:p w14:paraId="69CA23E0" w14:textId="287583F1" w:rsidR="002A459F" w:rsidDel="00E139BF" w:rsidRDefault="002A459F" w:rsidP="002A459F">
      <w:pPr>
        <w:rPr>
          <w:del w:id="1972" w:author="Ben Fels" w:date="2024-12-21T11:58:00Z" w16du:dateUtc="2024-12-21T10:58:00Z"/>
          <w:moveFrom w:id="1973" w:author="Ben Fels" w:date="2024-12-21T11:58:00Z" w16du:dateUtc="2024-12-21T10:58:00Z"/>
        </w:rPr>
      </w:pPr>
      <w:moveFrom w:id="1974" w:author="Ben Fels" w:date="2024-12-21T11:58:00Z" w16du:dateUtc="2024-12-21T10:58:00Z">
        <w:del w:id="1975" w:author="Ben Fels" w:date="2024-12-21T11:58:00Z" w16du:dateUtc="2024-12-21T10:58:00Z">
          <w:r w:rsidRPr="002152C9" w:rsidDel="00E139BF">
            <w:rPr>
              <w:highlight w:val="yellow"/>
            </w:rPr>
            <w:delText>Géron geht in seinem Buch auch auf GPT und BERT ein</w:delText>
          </w:r>
        </w:del>
      </w:moveFrom>
    </w:p>
    <w:moveFromRangeEnd w:id="1951"/>
    <w:p w14:paraId="0173C801" w14:textId="5E2B1416" w:rsidR="00F34383" w:rsidRPr="005A6315" w:rsidDel="00E139BF" w:rsidRDefault="00F34383" w:rsidP="001240B0">
      <w:pPr>
        <w:rPr>
          <w:del w:id="1976" w:author="Ben Fels" w:date="2024-12-21T11:58:00Z" w16du:dateUtc="2024-12-21T10:58:00Z"/>
          <w:rFonts w:cs="Arial"/>
        </w:rPr>
      </w:pPr>
    </w:p>
    <w:p w14:paraId="33755613" w14:textId="264AAA4B" w:rsidR="00255FC0" w:rsidDel="001A4072" w:rsidRDefault="00C00FA0" w:rsidP="00842EB0">
      <w:pPr>
        <w:pStyle w:val="berschrift2"/>
        <w:rPr>
          <w:del w:id="1977" w:author="Ben Fels" w:date="2024-12-16T22:10:00Z" w16du:dateUtc="2024-12-16T21:10:00Z"/>
        </w:rPr>
      </w:pPr>
      <w:del w:id="197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6FAD9300" w:rsidR="001746D3" w:rsidDel="004328D8" w:rsidRDefault="0015214C" w:rsidP="00CF7AE6">
      <w:pPr>
        <w:rPr>
          <w:del w:id="1979" w:author="Ben Fels" w:date="2024-12-21T12:02:00Z" w16du:dateUtc="2024-12-21T11:02:00Z"/>
          <w:moveFrom w:id="1980" w:author="Ben Fels" w:date="2024-12-16T22:11:00Z" w16du:dateUtc="2024-12-16T21:11:00Z"/>
        </w:rPr>
      </w:pPr>
      <w:moveFromRangeStart w:id="1981" w:author="Ben Fels" w:date="2024-12-16T22:11:00Z" w:name="move185279483"/>
      <w:moveFrom w:id="1982" w:author="Ben Fels" w:date="2024-12-16T22:11:00Z" w16du:dateUtc="2024-12-16T21:11:00Z">
        <w:del w:id="1983" w:author="Ben Fels" w:date="2024-12-21T12:02:00Z" w16du:dateUtc="2024-12-21T11:02:00Z">
          <w:r w:rsidDel="004328D8">
            <w:delText xml:space="preserve">Es </w:delText>
          </w:r>
          <w:r w:rsidR="004B6FFF" w:rsidDel="004328D8">
            <w:delText>benötigt in der Regel große Datensätze, um ein Modell mit ausreiche</w:delText>
          </w:r>
          <w:r w:rsidR="00E86D62" w:rsidDel="004328D8">
            <w:delText xml:space="preserve">nder Performance zu trainieren. Nicht immer besteht jedoch die Möglichkeit einen großen Datensatz </w:delText>
          </w:r>
          <w:r w:rsidR="00936F59" w:rsidDel="004328D8">
            <w:delText xml:space="preserve">mit annotierten Daten zusammenzustellen, da dies </w:delText>
          </w:r>
          <w:r w:rsidR="004F5D3B" w:rsidDel="004328D8">
            <w:delText xml:space="preserve">zeitaufwändig und kostspielig sein kann </w:delText>
          </w:r>
          <w:r w:rsidR="004F5D3B" w:rsidRPr="00D63603" w:rsidDel="004328D8">
            <w:rPr>
              <w:highlight w:val="magenta"/>
            </w:rPr>
            <w:fldChar w:fldCharType="begin"/>
          </w:r>
          <w:r w:rsidR="00893D7A" w:rsidDel="004328D8">
            <w:rPr>
              <w:highlight w:val="magenta"/>
            </w:rPr>
            <w:del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4F5D3B" w:rsidRPr="00D63603" w:rsidDel="004328D8">
            <w:rPr>
              <w:highlight w:val="magenta"/>
            </w:rPr>
            <w:fldChar w:fldCharType="separate"/>
          </w:r>
          <w:r w:rsidR="004F5D3B" w:rsidRPr="00D63603" w:rsidDel="004328D8">
            <w:rPr>
              <w:rFonts w:cs="Arial"/>
              <w:highlight w:val="magenta"/>
            </w:rPr>
            <w:delText>(Tunstall et al., 2023, S. 289)</w:delText>
          </w:r>
          <w:r w:rsidR="004F5D3B" w:rsidRPr="00D63603" w:rsidDel="004328D8">
            <w:rPr>
              <w:highlight w:val="magenta"/>
            </w:rPr>
            <w:fldChar w:fldCharType="end"/>
          </w:r>
          <w:r w:rsidR="004F5D3B" w:rsidDel="004328D8">
            <w:delText>.</w:delText>
          </w:r>
          <w:r w:rsidR="00D63603" w:rsidDel="004328D8">
            <w:delText xml:space="preserve"> </w:delText>
          </w:r>
          <w:r w:rsidR="00965EE8" w:rsidDel="004328D8">
            <w:delText xml:space="preserve">Zwei </w:delText>
          </w:r>
          <w:r w:rsidR="00D63603" w:rsidDel="004328D8">
            <w:delText>Methode</w:delText>
          </w:r>
          <w:r w:rsidR="00965EE8" w:rsidDel="004328D8">
            <w:delText xml:space="preserve">n </w:delText>
          </w:r>
          <w:r w:rsidR="006E070A" w:rsidDel="004328D8">
            <w:delText xml:space="preserve">aus dem Prompt Engineering, </w:delText>
          </w:r>
          <w:r w:rsidR="00965EE8" w:rsidDel="004328D8">
            <w:delText>um damit umzugehen sind</w:delText>
          </w:r>
          <w:r w:rsidR="00D63603" w:rsidDel="004328D8">
            <w:delText xml:space="preserve"> </w:delText>
          </w:r>
          <w:r w:rsidR="00965EE8" w:rsidDel="004328D8">
            <w:delText>Zero-Shot- und Few-Shot-Learning</w:delText>
          </w:r>
          <w:r w:rsidR="006F0ABB" w:rsidDel="004328D8">
            <w:delText xml:space="preserve"> </w:delText>
          </w:r>
          <w:r w:rsidR="006F0ABB" w:rsidRPr="006F0ABB" w:rsidDel="004328D8">
            <w:rPr>
              <w:highlight w:val="magenta"/>
            </w:rPr>
            <w:fldChar w:fldCharType="begin"/>
          </w:r>
          <w:r w:rsidR="00893D7A" w:rsidDel="004328D8">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006F0ABB" w:rsidRPr="006F0ABB" w:rsidDel="004328D8">
            <w:rPr>
              <w:highlight w:val="magenta"/>
            </w:rPr>
            <w:fldChar w:fldCharType="separate"/>
          </w:r>
          <w:r w:rsidR="006F0ABB" w:rsidRPr="006F0ABB" w:rsidDel="004328D8">
            <w:rPr>
              <w:rFonts w:cs="Arial"/>
              <w:highlight w:val="magenta"/>
            </w:rPr>
            <w:delText>(Tunstall et al., 2023, S. 189)</w:delText>
          </w:r>
          <w:r w:rsidR="006F0ABB" w:rsidRPr="006F0ABB" w:rsidDel="004328D8">
            <w:rPr>
              <w:highlight w:val="magenta"/>
            </w:rPr>
            <w:fldChar w:fldCharType="end"/>
          </w:r>
          <w:r w:rsidR="006F0ABB" w:rsidDel="004328D8">
            <w:delText>.</w:delText>
          </w:r>
        </w:del>
      </w:moveFrom>
    </w:p>
    <w:p w14:paraId="19637D2A" w14:textId="058FB3C9" w:rsidR="004C1888" w:rsidDel="004328D8" w:rsidRDefault="006E070A" w:rsidP="004C1888">
      <w:pPr>
        <w:rPr>
          <w:del w:id="1984" w:author="Ben Fels" w:date="2024-12-21T12:02:00Z" w16du:dateUtc="2024-12-21T11:02:00Z"/>
          <w:moveFrom w:id="1985" w:author="Ben Fels" w:date="2024-12-16T22:11:00Z" w16du:dateUtc="2024-12-16T21:11:00Z"/>
        </w:rPr>
      </w:pPr>
      <w:moveFrom w:id="1986" w:author="Ben Fels" w:date="2024-12-16T22:11:00Z" w16du:dateUtc="2024-12-16T21:11:00Z">
        <w:del w:id="1987" w:author="Ben Fels" w:date="2024-12-21T12:02:00Z" w16du:dateUtc="2024-12-21T11:02:00Z">
          <w:r w:rsidRPr="00FE6C24" w:rsidDel="004328D8">
            <w:delText>Prompting bezieht sich auf die Methode, einem LLM bestimmte Eingaben zu machen, um eine gewünschte Reaktion hervorzurufen</w:delText>
          </w:r>
          <w:r w:rsidDel="004328D8">
            <w:delText xml:space="preserve"> </w:delText>
          </w:r>
          <w:r w:rsidRPr="00FE6C24" w:rsidDel="004328D8">
            <w:rPr>
              <w:highlight w:val="magenta"/>
            </w:rPr>
            <w:fldChar w:fldCharType="begin"/>
          </w:r>
          <w:r w:rsidR="005A7749" w:rsidDel="004328D8">
            <w:rPr>
              <w:highlight w:val="magenta"/>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4328D8">
            <w:rPr>
              <w:highlight w:val="magenta"/>
            </w:rPr>
            <w:fldChar w:fldCharType="separate"/>
          </w:r>
          <w:r w:rsidRPr="00FE6C24" w:rsidDel="004328D8">
            <w:rPr>
              <w:rFonts w:cs="Arial"/>
              <w:highlight w:val="magenta"/>
            </w:rPr>
            <w:delText>(Maharjan et al., 2024, S. 8)</w:delText>
          </w:r>
          <w:r w:rsidRPr="00FE6C24" w:rsidDel="004328D8">
            <w:rPr>
              <w:highlight w:val="magenta"/>
            </w:rPr>
            <w:fldChar w:fldCharType="end"/>
          </w:r>
          <w:r w:rsidR="006F28A6" w:rsidDel="004328D8">
            <w:delText xml:space="preserve">. </w:delText>
          </w:r>
        </w:del>
      </w:moveFrom>
    </w:p>
    <w:p w14:paraId="42E4D9A3" w14:textId="5392B7B5" w:rsidR="004C1888" w:rsidRPr="0088488E" w:rsidDel="004328D8" w:rsidRDefault="006F28A6" w:rsidP="004C1888">
      <w:pPr>
        <w:rPr>
          <w:del w:id="1988" w:author="Ben Fels" w:date="2024-12-21T12:02:00Z" w16du:dateUtc="2024-12-21T11:02:00Z"/>
          <w:moveFrom w:id="1989" w:author="Ben Fels" w:date="2024-12-16T22:11:00Z" w16du:dateUtc="2024-12-16T21:11:00Z"/>
        </w:rPr>
      </w:pPr>
      <w:moveFrom w:id="1990" w:author="Ben Fels" w:date="2024-12-16T22:11:00Z" w16du:dateUtc="2024-12-16T21:11:00Z">
        <w:del w:id="1991" w:author="Ben Fels" w:date="2024-12-21T12:02:00Z" w16du:dateUtc="2024-12-21T11:02:00Z">
          <w:r w:rsidDel="004328D8">
            <w:delText>LLMs sind in der Lage Aufgaben zu erfüllen, für welche sie während des Trainings nicht trainiert wurden.</w:delText>
          </w:r>
          <w:r w:rsidR="004C1888" w:rsidDel="004328D8">
            <w:delText xml:space="preserve"> </w:delText>
          </w:r>
          <w:r w:rsidR="004C1888" w:rsidRPr="00911C80" w:rsidDel="004328D8">
            <w:rPr>
              <w:highlight w:val="cyan"/>
              <w:rPrChange w:id="1992" w:author="Ben Fels" w:date="2024-12-17T07:55:00Z" w16du:dateUtc="2024-12-17T06:55:00Z">
                <w:rPr>
                  <w:highlight w:val="cyan"/>
                  <w:lang w:val="en-US"/>
                </w:rPr>
              </w:rPrChange>
            </w:rPr>
            <w:delText xml:space="preserve">Wei, J., Tay, Y., Bommasani, R., et al . Emergent abilities of large language models. </w:delText>
          </w:r>
          <w:r w:rsidR="004C1888" w:rsidRPr="0088488E" w:rsidDel="004328D8">
            <w:rPr>
              <w:highlight w:val="cyan"/>
            </w:rPr>
            <w:delText>Trans. Mach. Learn. Res. (2022). https://doi.org/ 10.48550/arXiv.2206.07682.</w:delText>
          </w:r>
        </w:del>
      </w:moveFrom>
    </w:p>
    <w:p w14:paraId="450E032E" w14:textId="2B440B0F" w:rsidR="003057B4" w:rsidDel="004328D8" w:rsidRDefault="00C50AC8" w:rsidP="003057B4">
      <w:pPr>
        <w:rPr>
          <w:del w:id="1993" w:author="Ben Fels" w:date="2024-12-21T12:02:00Z" w16du:dateUtc="2024-12-21T11:02:00Z"/>
          <w:moveFrom w:id="1994" w:author="Ben Fels" w:date="2024-12-16T22:11:00Z" w16du:dateUtc="2024-12-16T21:11:00Z"/>
        </w:rPr>
      </w:pPr>
      <w:moveFrom w:id="1995" w:author="Ben Fels" w:date="2024-12-16T22:11:00Z" w16du:dateUtc="2024-12-16T21:11:00Z">
        <w:del w:id="1996" w:author="Ben Fels" w:date="2024-12-21T12:02:00Z" w16du:dateUtc="2024-12-21T11:02:00Z">
          <w:r w:rsidDel="004328D8">
            <w:delText xml:space="preserve">Vorteil gegenüber feintuning: </w:delText>
          </w:r>
          <w:r w:rsidR="00AD25ED" w:rsidDel="004328D8">
            <w:delText>Es werden keine Trainingsdaten benötigt.</w:delText>
          </w:r>
          <w:r w:rsidR="00932D82" w:rsidDel="004328D8">
            <w:delText xml:space="preserve"> </w:delText>
          </w:r>
          <w:r w:rsidDel="004328D8">
            <w:delText>Nachteil gegenüber feintuning:</w:delText>
          </w:r>
          <w:r w:rsidR="00AD25ED" w:rsidDel="004328D8">
            <w:delText xml:space="preserve"> </w:delText>
          </w:r>
          <w:r w:rsidR="00932D82" w:rsidDel="004328D8">
            <w:delText xml:space="preserve">Man kann keinen Nutzen aus den gelabelten Daten ziehen, selbst wenn man diese zur Verfügung stehen hat </w:delText>
          </w:r>
          <w:r w:rsidR="00932D82" w:rsidRPr="00F53632" w:rsidDel="004328D8">
            <w:rPr>
              <w:highlight w:val="magenta"/>
            </w:rPr>
            <w:fldChar w:fldCharType="begin"/>
          </w:r>
          <w:r w:rsidR="00893D7A" w:rsidDel="004328D8">
            <w:rPr>
              <w:highlight w:val="magenta"/>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932D82" w:rsidRPr="00F53632" w:rsidDel="004328D8">
            <w:rPr>
              <w:highlight w:val="magenta"/>
            </w:rPr>
            <w:fldChar w:fldCharType="separate"/>
          </w:r>
          <w:r w:rsidR="00932D82" w:rsidRPr="005241CB" w:rsidDel="004328D8">
            <w:rPr>
              <w:rFonts w:cs="Arial"/>
              <w:highlight w:val="magenta"/>
            </w:rPr>
            <w:delText>(Tunstall et al., 2023, S. 330)</w:delText>
          </w:r>
          <w:r w:rsidR="00932D82" w:rsidRPr="00F53632" w:rsidDel="004328D8">
            <w:rPr>
              <w:highlight w:val="magenta"/>
            </w:rPr>
            <w:fldChar w:fldCharType="end"/>
          </w:r>
          <w:r w:rsidR="00407E05" w:rsidDel="004328D8">
            <w:delText xml:space="preserve">. Stimmt nicht ganz, da man bei few-shot-learning auch aus gelabelten Daten </w:delText>
          </w:r>
          <w:r w:rsidR="0004336D" w:rsidDel="004328D8">
            <w:delText>einen Nutzen ziehen kann.</w:delText>
          </w:r>
        </w:del>
      </w:moveFrom>
    </w:p>
    <w:p w14:paraId="186D55D1" w14:textId="1F4554F1" w:rsidR="00F15CFB" w:rsidRPr="003057B4" w:rsidDel="004328D8" w:rsidRDefault="00F15CFB" w:rsidP="00F15CFB">
      <w:pPr>
        <w:rPr>
          <w:del w:id="1997" w:author="Ben Fels" w:date="2024-12-21T12:02:00Z" w16du:dateUtc="2024-12-21T11:02:00Z"/>
          <w:moveFrom w:id="1998" w:author="Ben Fels" w:date="2024-12-16T22:11:00Z" w16du:dateUtc="2024-12-16T21:11:00Z"/>
        </w:rPr>
      </w:pPr>
      <w:moveFrom w:id="1999" w:author="Ben Fels" w:date="2024-12-16T22:11:00Z" w16du:dateUtc="2024-12-16T21:11:00Z">
        <w:del w:id="2000" w:author="Ben Fels" w:date="2024-12-21T12:02:00Z" w16du:dateUtc="2024-12-21T11:02:00Z">
          <w:r w:rsidRPr="00911C80" w:rsidDel="004328D8">
            <w:rPr>
              <w:rPrChange w:id="2001" w:author="Ben Fels" w:date="2024-12-17T07:55:00Z" w16du:dateUtc="2024-12-17T06:55:00Z">
                <w:rPr>
                  <w:lang w:val="en-US"/>
                </w:rPr>
              </w:rPrChange>
            </w:rPr>
            <w:delText xml:space="preserve">Language Models are Few-Shot-Learners </w:delText>
          </w:r>
          <w:r w:rsidRPr="003D0473" w:rsidDel="004328D8">
            <w:rPr>
              <w:highlight w:val="magenta"/>
              <w:lang w:val="en-US"/>
            </w:rPr>
            <w:fldChar w:fldCharType="begin"/>
          </w:r>
          <w:r w:rsidR="00893D7A" w:rsidRPr="00911C80" w:rsidDel="004328D8">
            <w:rPr>
              <w:highlight w:val="magenta"/>
              <w:rPrChange w:id="2002" w:author="Ben Fels" w:date="2024-12-17T07:55:00Z" w16du:dateUtc="2024-12-17T06:55:00Z">
                <w:rPr>
                  <w:highlight w:val="magenta"/>
                  <w:lang w:val="en-US"/>
                </w:rPr>
              </w:rPrChange>
            </w:rPr>
            <w:del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4328D8">
            <w:rPr>
              <w:highlight w:val="magenta"/>
              <w:lang w:val="en-US"/>
            </w:rPr>
            <w:delInstrText>ﬁ</w:delInstrText>
          </w:r>
          <w:r w:rsidR="00893D7A" w:rsidRPr="00911C80" w:rsidDel="004328D8">
            <w:rPr>
              <w:highlight w:val="magenta"/>
              <w:rPrChange w:id="2003" w:author="Ben Fels" w:date="2024-12-17T07:55:00Z" w16du:dateUtc="2024-12-17T06:55:00Z">
                <w:rPr>
                  <w:highlight w:val="magenta"/>
                  <w:lang w:val="en-US"/>
                </w:rPr>
              </w:rPrChange>
            </w:rPr>
            <w:delInstrText>ne-tuning on a speci</w:delInstrText>
          </w:r>
          <w:r w:rsidR="00893D7A" w:rsidDel="004328D8">
            <w:rPr>
              <w:highlight w:val="magenta"/>
              <w:lang w:val="en-US"/>
            </w:rPr>
            <w:delInstrText>ﬁ</w:delInstrText>
          </w:r>
          <w:r w:rsidR="00893D7A" w:rsidRPr="00911C80" w:rsidDel="004328D8">
            <w:rPr>
              <w:highlight w:val="magenta"/>
              <w:rPrChange w:id="2004" w:author="Ben Fels" w:date="2024-12-17T07:55:00Z" w16du:dateUtc="2024-12-17T06:55:00Z">
                <w:rPr>
                  <w:highlight w:val="magenta"/>
                  <w:lang w:val="en-US"/>
                </w:rPr>
              </w:rPrChange>
            </w:rPr>
            <w:delInstrText>c task. While typically task-agnostic in architecture, this method still requires task-speci</w:delInstrText>
          </w:r>
          <w:r w:rsidR="00893D7A" w:rsidDel="004328D8">
            <w:rPr>
              <w:highlight w:val="magenta"/>
              <w:lang w:val="en-US"/>
            </w:rPr>
            <w:delInstrText>ﬁ</w:delInstrText>
          </w:r>
          <w:r w:rsidR="00893D7A" w:rsidRPr="00911C80" w:rsidDel="004328D8">
            <w:rPr>
              <w:highlight w:val="magenta"/>
              <w:rPrChange w:id="2005" w:author="Ben Fels" w:date="2024-12-17T07:55:00Z" w16du:dateUtc="2024-12-17T06:55:00Z">
                <w:rPr>
                  <w:highlight w:val="magenta"/>
                  <w:lang w:val="en-US"/>
                </w:rPr>
              </w:rPrChange>
            </w:rPr>
            <w:delInstrText xml:space="preserve">c </w:delInstrText>
          </w:r>
          <w:r w:rsidR="00893D7A" w:rsidDel="004328D8">
            <w:rPr>
              <w:highlight w:val="magenta"/>
              <w:lang w:val="en-US"/>
            </w:rPr>
            <w:delInstrText>ﬁ</w:delInstrText>
          </w:r>
          <w:r w:rsidR="00893D7A" w:rsidRPr="00911C80" w:rsidDel="004328D8">
            <w:rPr>
              <w:highlight w:val="magenta"/>
              <w:rPrChange w:id="2006" w:author="Ben Fels" w:date="2024-12-17T07:55:00Z" w16du:dateUtc="2024-12-17T06:55:00Z">
                <w:rPr>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4328D8">
            <w:rPr>
              <w:highlight w:val="magenta"/>
              <w:lang w:val="en-US"/>
            </w:rPr>
            <w:delInstrText>ﬁ</w:delInstrText>
          </w:r>
          <w:r w:rsidR="00893D7A" w:rsidRPr="00911C80" w:rsidDel="004328D8">
            <w:rPr>
              <w:highlight w:val="magenta"/>
              <w:rPrChange w:id="2007" w:author="Ben Fels" w:date="2024-12-17T07:55:00Z" w16du:dateUtc="2024-12-17T06:55:00Z">
                <w:rPr>
                  <w:highlight w:val="magenta"/>
                  <w:lang w:val="en-US"/>
                </w:rPr>
              </w:rPrChange>
            </w:rPr>
            <w:delInstrText>netuning approaches. Speci</w:delInstrText>
          </w:r>
          <w:r w:rsidR="00893D7A" w:rsidDel="004328D8">
            <w:rPr>
              <w:highlight w:val="magenta"/>
              <w:lang w:val="en-US"/>
            </w:rPr>
            <w:delInstrText>ﬁ</w:delInstrText>
          </w:r>
          <w:r w:rsidR="00893D7A" w:rsidRPr="00911C80" w:rsidDel="004328D8">
            <w:rPr>
              <w:highlight w:val="magenta"/>
              <w:rPrChange w:id="2008" w:author="Ben Fels" w:date="2024-12-17T07:55:00Z" w16du:dateUtc="2024-12-17T06:55:00Z">
                <w:rPr>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4328D8">
            <w:rPr>
              <w:highlight w:val="magenta"/>
              <w:lang w:val="en-US"/>
            </w:rPr>
            <w:delInstrText>ﬁ</w:delInstrText>
          </w:r>
          <w:r w:rsidR="00893D7A" w:rsidRPr="00911C80" w:rsidDel="004328D8">
            <w:rPr>
              <w:highlight w:val="magenta"/>
              <w:rPrChange w:id="2009" w:author="Ben Fels" w:date="2024-12-17T07:55:00Z" w16du:dateUtc="2024-12-17T06:55:00Z">
                <w:rPr>
                  <w:highlight w:val="magenta"/>
                  <w:lang w:val="en-US"/>
                </w:rPr>
              </w:rPrChange>
            </w:rPr>
            <w:delInstrText>ne-tuning, with tasks and few-shot demonstrations speci</w:delInstrText>
          </w:r>
          <w:r w:rsidR="00893D7A" w:rsidDel="004328D8">
            <w:rPr>
              <w:highlight w:val="magenta"/>
              <w:lang w:val="en-US"/>
            </w:rPr>
            <w:delInstrText>ﬁ</w:delInstrText>
          </w:r>
          <w:r w:rsidR="00893D7A" w:rsidRPr="00911C80" w:rsidDel="004328D8">
            <w:rPr>
              <w:highlight w:val="magenta"/>
              <w:rPrChange w:id="2010" w:author="Ben Fels" w:date="2024-12-17T07:55:00Z" w16du:dateUtc="2024-12-17T06:55:00Z">
                <w:rPr>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4328D8">
            <w:rPr>
              <w:highlight w:val="magenta"/>
              <w:lang w:val="en-US"/>
            </w:rPr>
            <w:delInstrText>ﬂ</w:delInstrText>
          </w:r>
          <w:r w:rsidR="00893D7A" w:rsidRPr="00911C80" w:rsidDel="004328D8">
            <w:rPr>
              <w:highlight w:val="magenta"/>
              <w:rPrChange w:id="2011" w:author="Ben Fels" w:date="2024-12-17T07:55:00Z" w16du:dateUtc="2024-12-17T06:55:00Z">
                <w:rPr>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4328D8">
            <w:rPr>
              <w:highlight w:val="magenta"/>
              <w:lang w:val="en-US"/>
            </w:rPr>
            <w:delInstrText>ﬁ</w:delInstrText>
          </w:r>
          <w:r w:rsidR="00893D7A" w:rsidRPr="00911C80" w:rsidDel="004328D8">
            <w:rPr>
              <w:highlight w:val="magenta"/>
              <w:rPrChange w:id="2012" w:author="Ben Fels" w:date="2024-12-17T07:55:00Z" w16du:dateUtc="2024-12-17T06:55:00Z">
                <w:rPr>
                  <w:highlight w:val="magenta"/>
                  <w:lang w:val="en-US"/>
                </w:rPr>
              </w:rPrChange>
            </w:rPr>
            <w:delInstrText>nd that GPT-3 can generate samples of news articles which human evaluators have dif</w:delInstrText>
          </w:r>
          <w:r w:rsidR="00893D7A" w:rsidDel="004328D8">
            <w:rPr>
              <w:highlight w:val="magenta"/>
              <w:lang w:val="en-US"/>
            </w:rPr>
            <w:delInstrText>ﬁ</w:delInstrText>
          </w:r>
          <w:r w:rsidR="00893D7A" w:rsidRPr="00911C80" w:rsidDel="004328D8">
            <w:rPr>
              <w:highlight w:val="magenta"/>
              <w:rPrChange w:id="2013" w:author="Ben Fels" w:date="2024-12-17T07:55:00Z" w16du:dateUtc="2024-12-17T06:55:00Z">
                <w:rPr>
                  <w:highlight w:val="magenta"/>
                  <w:lang w:val="en-US"/>
                </w:rPr>
              </w:rPrChange>
            </w:rPr>
            <w:delInstrText xml:space="preserve">culty distinguishing from articles written by humans. We discuss broader societal impacts of this </w:delInstrText>
          </w:r>
          <w:r w:rsidR="00893D7A" w:rsidDel="004328D8">
            <w:rPr>
              <w:highlight w:val="magenta"/>
              <w:lang w:val="en-US"/>
            </w:rPr>
            <w:delInstrText>ﬁ</w:delInstrText>
          </w:r>
          <w:r w:rsidR="00893D7A" w:rsidRPr="00911C80" w:rsidDel="004328D8">
            <w:rPr>
              <w:highlight w:val="magenta"/>
              <w:rPrChange w:id="2014" w:author="Ben Fels" w:date="2024-12-17T07:55:00Z" w16du:dateUtc="2024-12-17T06:55:00Z">
                <w:rPr>
                  <w:highlight w:val="magenta"/>
                  <w:lang w:val="en-US"/>
                </w:rPr>
              </w:rPrChange>
            </w:rPr>
            <w:delInstrText>nding and of GPT-3 in general.","language":"en","note":"done","numbe</w:delInstrText>
          </w:r>
          <w:r w:rsidR="00893D7A" w:rsidRPr="001A4072" w:rsidDel="004328D8">
            <w:rPr>
              <w:highlight w:val="magenta"/>
              <w:rPrChange w:id="2015" w:author="Ben Fels" w:date="2024-12-16T22:10:00Z" w16du:dateUtc="2024-12-16T21:10:00Z">
                <w:rPr>
                  <w:highlight w:val="magenta"/>
                  <w:lang w:val="en-US"/>
                </w:rPr>
              </w:rPrChange>
            </w:rPr>
            <w:del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delInstrText>
          </w:r>
          <w:r w:rsidR="00893D7A" w:rsidRPr="004722C8" w:rsidDel="004328D8">
            <w:rPr>
              <w:highlight w:val="magenta"/>
            </w:rPr>
            <w:del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delInstrText>
          </w:r>
          <w:r w:rsidRPr="003D0473" w:rsidDel="004328D8">
            <w:rPr>
              <w:highlight w:val="magenta"/>
              <w:lang w:val="en-US"/>
            </w:rPr>
            <w:fldChar w:fldCharType="separate"/>
          </w:r>
          <w:r w:rsidRPr="003057B4" w:rsidDel="004328D8">
            <w:rPr>
              <w:rFonts w:cs="Arial"/>
              <w:highlight w:val="magenta"/>
            </w:rPr>
            <w:delText>(Brown et al., 2020)</w:delText>
          </w:r>
          <w:r w:rsidRPr="003D0473" w:rsidDel="004328D8">
            <w:rPr>
              <w:highlight w:val="magenta"/>
              <w:lang w:val="en-US"/>
            </w:rPr>
            <w:fldChar w:fldCharType="end"/>
          </w:r>
        </w:del>
      </w:moveFrom>
    </w:p>
    <w:p w14:paraId="27E9538F" w14:textId="5986CF9C" w:rsidR="00EA2695" w:rsidDel="004328D8" w:rsidRDefault="00733976" w:rsidP="00CF7AE6">
      <w:pPr>
        <w:rPr>
          <w:del w:id="2016" w:author="Ben Fels" w:date="2024-12-21T12:02:00Z" w16du:dateUtc="2024-12-21T11:02:00Z"/>
          <w:moveFrom w:id="2017" w:author="Ben Fels" w:date="2024-12-16T22:11:00Z" w16du:dateUtc="2024-12-16T21:11:00Z"/>
        </w:rPr>
      </w:pPr>
      <w:moveFrom w:id="2018" w:author="Ben Fels" w:date="2024-12-16T22:11:00Z" w16du:dateUtc="2024-12-16T21:11:00Z">
        <w:del w:id="2019" w:author="Ben Fels" w:date="2024-12-21T12:02:00Z" w16du:dateUtc="2024-12-21T11:02:00Z">
          <w:r w:rsidRPr="003057B4" w:rsidDel="004328D8">
            <w:delText xml:space="preserve">Few-shot Learning </w:delText>
          </w:r>
          <w:r w:rsidR="00BD79FB" w:rsidRPr="003057B4" w:rsidDel="004328D8">
            <w:delText xml:space="preserve">erhöht die Leistung des </w:delText>
          </w:r>
          <w:r w:rsidR="00221593" w:rsidRPr="003057B4" w:rsidDel="004328D8">
            <w:delText>Modells,</w:delText>
          </w:r>
          <w:r w:rsidR="00BD79FB" w:rsidRPr="003057B4" w:rsidDel="004328D8">
            <w:delText xml:space="preserve"> ohne es </w:delText>
          </w:r>
          <w:r w:rsidR="008F025E" w:rsidRPr="003057B4" w:rsidDel="004328D8">
            <w:delText>fein</w:delText>
          </w:r>
          <w:r w:rsidR="00BD79FB" w:rsidRPr="003057B4" w:rsidDel="004328D8">
            <w:delText>tunen zu müssen.</w:delText>
          </w:r>
          <w:r w:rsidR="00F44ADF" w:rsidRPr="003057B4" w:rsidDel="004328D8">
            <w:delText xml:space="preserve"> D.h. die Gewichtung des Modells wird nicht verändert.</w:delText>
          </w:r>
        </w:del>
      </w:moveFrom>
    </w:p>
    <w:p w14:paraId="1474A96B" w14:textId="18936E1F" w:rsidR="00574BE6" w:rsidDel="004328D8" w:rsidRDefault="00574BE6" w:rsidP="00574BE6">
      <w:pPr>
        <w:rPr>
          <w:del w:id="2020" w:author="Ben Fels" w:date="2024-12-21T12:02:00Z" w16du:dateUtc="2024-12-21T11:02:00Z"/>
          <w:moveFrom w:id="2021" w:author="Ben Fels" w:date="2024-12-16T22:11:00Z" w16du:dateUtc="2024-12-16T21:11:00Z"/>
        </w:rPr>
      </w:pPr>
      <w:moveFrom w:id="2022" w:author="Ben Fels" w:date="2024-12-16T22:11:00Z" w16du:dateUtc="2024-12-16T21:11:00Z">
        <w:del w:id="2023" w:author="Ben Fels" w:date="2024-12-21T12:02:00Z" w16du:dateUtc="2024-12-21T11:02:00Z">
          <w:r w:rsidRPr="003057B4" w:rsidDel="004328D8">
            <w:delText xml:space="preserve">Few-Shot-Learning ermöglicht es dem LLM sich mit wenigen Trainingsdaten auf die neue Aufgabe anzupassen </w:delText>
          </w:r>
          <w:r w:rsidRPr="004C6833" w:rsidDel="004328D8">
            <w:rPr>
              <w:highlight w:val="magenta"/>
            </w:rPr>
            <w:fldChar w:fldCharType="begin"/>
          </w:r>
          <w:r w:rsidR="00893D7A" w:rsidDel="004328D8">
            <w:rPr>
              <w:highlight w:val="magenta"/>
            </w:rPr>
            <w:del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delInstrText>
          </w:r>
          <w:r w:rsidRPr="004C6833" w:rsidDel="004328D8">
            <w:rPr>
              <w:highlight w:val="magenta"/>
            </w:rPr>
            <w:fldChar w:fldCharType="separate"/>
          </w:r>
          <w:r w:rsidRPr="004C6833" w:rsidDel="004328D8">
            <w:rPr>
              <w:rFonts w:cs="Arial"/>
              <w:highlight w:val="magenta"/>
            </w:rPr>
            <w:delText>(Ozdemir, 2024, S. 136)</w:delText>
          </w:r>
          <w:r w:rsidRPr="004C6833" w:rsidDel="004328D8">
            <w:rPr>
              <w:highlight w:val="magenta"/>
            </w:rPr>
            <w:fldChar w:fldCharType="end"/>
          </w:r>
          <w:r w:rsidDel="004328D8">
            <w:delText xml:space="preserve">. LLMs besitzen die Fähigkeit von den Beispielen aus dem Prompt zu lernen </w:delText>
          </w:r>
          <w:r w:rsidRPr="00403757" w:rsidDel="004328D8">
            <w:rPr>
              <w:highlight w:val="magenta"/>
            </w:rPr>
            <w:fldChar w:fldCharType="begin"/>
          </w:r>
          <w:r w:rsidR="00893D7A" w:rsidDel="004328D8">
            <w:rPr>
              <w:highlight w:val="magenta"/>
            </w:rPr>
            <w:del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Pr="00403757" w:rsidDel="004328D8">
            <w:rPr>
              <w:highlight w:val="magenta"/>
            </w:rPr>
            <w:fldChar w:fldCharType="separate"/>
          </w:r>
          <w:r w:rsidRPr="004B1DD2" w:rsidDel="004328D8">
            <w:rPr>
              <w:rFonts w:cs="Arial"/>
              <w:highlight w:val="magenta"/>
            </w:rPr>
            <w:delText>(Tunstall et al., 2023, S. 330)</w:delText>
          </w:r>
          <w:r w:rsidRPr="00403757" w:rsidDel="004328D8">
            <w:rPr>
              <w:highlight w:val="magenta"/>
            </w:rPr>
            <w:fldChar w:fldCharType="end"/>
          </w:r>
          <w:r w:rsidRPr="004B1DD2" w:rsidDel="004328D8">
            <w:delText xml:space="preserve">.  </w:delText>
          </w:r>
        </w:del>
      </w:moveFrom>
    </w:p>
    <w:p w14:paraId="39E0C156" w14:textId="0A893D6C" w:rsidR="00A56700" w:rsidDel="004328D8" w:rsidRDefault="00CC7BBC" w:rsidP="00574BE6">
      <w:pPr>
        <w:rPr>
          <w:del w:id="2024" w:author="Ben Fels" w:date="2024-12-21T12:02:00Z" w16du:dateUtc="2024-12-21T11:02:00Z"/>
          <w:moveFrom w:id="2025" w:author="Ben Fels" w:date="2024-12-16T22:11:00Z" w16du:dateUtc="2024-12-16T21:11:00Z"/>
        </w:rPr>
      </w:pPr>
      <w:moveFrom w:id="2026" w:author="Ben Fels" w:date="2024-12-16T22:11:00Z" w16du:dateUtc="2024-12-16T21:11:00Z">
        <w:del w:id="2027" w:author="Ben Fels" w:date="2024-12-21T12:02:00Z" w16du:dateUtc="2024-12-21T11:02:00Z">
          <w:r w:rsidRPr="00CC7BBC" w:rsidDel="004328D8">
            <w:delText>Das Hauptziel von Few-Shot Learning (FSL) ist die Verallgemeinerung beim Lernen aus einem kleinen Teil der Daten</w:delText>
          </w:r>
          <w:r w:rsidDel="004328D8">
            <w:delText xml:space="preserve"> </w:delText>
          </w:r>
          <w:r w:rsidR="00A56700" w:rsidRPr="00CC7BBC" w:rsidDel="004328D8">
            <w:rPr>
              <w:highlight w:val="magenta"/>
            </w:rPr>
            <w:fldChar w:fldCharType="begin"/>
          </w:r>
          <w:r w:rsidR="004E5B9A" w:rsidDel="004328D8">
            <w:rPr>
              <w:highlight w:val="magenta"/>
            </w:rPr>
            <w:del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delInstrText>
          </w:r>
          <w:r w:rsidR="00A56700" w:rsidRPr="00CC7BBC" w:rsidDel="004328D8">
            <w:rPr>
              <w:highlight w:val="magenta"/>
            </w:rPr>
            <w:fldChar w:fldCharType="separate"/>
          </w:r>
          <w:r w:rsidR="00A56700" w:rsidRPr="00CC7BBC" w:rsidDel="004328D8">
            <w:rPr>
              <w:rFonts w:cs="Arial"/>
              <w:highlight w:val="magenta"/>
            </w:rPr>
            <w:delText>(Yeginbergen et al., 2024, S. 11690)</w:delText>
          </w:r>
          <w:r w:rsidR="00A56700" w:rsidRPr="00CC7BBC" w:rsidDel="004328D8">
            <w:rPr>
              <w:highlight w:val="magenta"/>
            </w:rPr>
            <w:fldChar w:fldCharType="end"/>
          </w:r>
          <w:r w:rsidR="00364A2F" w:rsidDel="004328D8">
            <w:delText>. Dabei werden die Daten anhand von zwei Methoden aufgeteilt:</w:delText>
          </w:r>
        </w:del>
      </w:moveFrom>
    </w:p>
    <w:p w14:paraId="55D8DB2F" w14:textId="6E75F168" w:rsidR="00160F3F" w:rsidDel="004328D8" w:rsidRDefault="00B1789E" w:rsidP="00B1789E">
      <w:pPr>
        <w:pStyle w:val="Listenabsatz"/>
        <w:numPr>
          <w:ilvl w:val="0"/>
          <w:numId w:val="35"/>
        </w:numPr>
        <w:rPr>
          <w:del w:id="2028" w:author="Ben Fels" w:date="2024-12-21T12:02:00Z" w16du:dateUtc="2024-12-21T11:02:00Z"/>
          <w:moveFrom w:id="2029" w:author="Ben Fels" w:date="2024-12-16T22:11:00Z" w16du:dateUtc="2024-12-16T21:11:00Z"/>
        </w:rPr>
      </w:pPr>
      <w:moveFrom w:id="2030" w:author="Ben Fels" w:date="2024-12-16T22:11:00Z" w16du:dateUtc="2024-12-16T21:11:00Z">
        <w:del w:id="2031" w:author="Ben Fels" w:date="2024-12-21T12:02:00Z" w16du:dateUtc="2024-12-21T11:02:00Z">
          <w:r w:rsidDel="004328D8">
            <w:delText>k-shot</w:delText>
          </w:r>
          <w:r w:rsidR="009370FC" w:rsidDel="004328D8">
            <w:delText>:</w:delText>
          </w:r>
          <w:r w:rsidR="000806CE" w:rsidDel="004328D8">
            <w:delText xml:space="preserve"> </w:delText>
          </w:r>
          <w:r w:rsidR="009370FC" w:rsidRPr="009370FC" w:rsidDel="004328D8">
            <w:delText xml:space="preserve">jede der Teilmengen </w:delText>
          </w:r>
          <w:r w:rsidR="009370FC" w:rsidDel="004328D8">
            <w:delText xml:space="preserve">enthält </w:delText>
          </w:r>
          <w:r w:rsidR="009370FC" w:rsidRPr="009370FC" w:rsidDel="004328D8">
            <w:delText xml:space="preserve">genau k Argumentkomponentenfolgen von </w:delText>
          </w:r>
          <w:r w:rsidR="009370FC" w:rsidDel="004328D8">
            <w:delText>Behauptung</w:delText>
          </w:r>
          <w:r w:rsidR="009370FC" w:rsidRPr="009370FC" w:rsidDel="004328D8">
            <w:delText xml:space="preserve"> und Prämisse.</w:delText>
          </w:r>
        </w:del>
      </w:moveFrom>
    </w:p>
    <w:p w14:paraId="5C7F404D" w14:textId="230FEE3A" w:rsidR="00B1789E" w:rsidDel="004328D8" w:rsidRDefault="00B1789E" w:rsidP="00B1789E">
      <w:pPr>
        <w:pStyle w:val="Listenabsatz"/>
        <w:numPr>
          <w:ilvl w:val="0"/>
          <w:numId w:val="35"/>
        </w:numPr>
        <w:rPr>
          <w:del w:id="2032" w:author="Ben Fels" w:date="2024-12-21T12:02:00Z" w16du:dateUtc="2024-12-21T11:02:00Z"/>
          <w:moveFrom w:id="2033" w:author="Ben Fels" w:date="2024-12-16T22:11:00Z" w16du:dateUtc="2024-12-16T21:11:00Z"/>
        </w:rPr>
      </w:pPr>
      <w:moveFrom w:id="2034" w:author="Ben Fels" w:date="2024-12-16T22:11:00Z" w16du:dateUtc="2024-12-16T21:11:00Z">
        <w:del w:id="2035" w:author="Ben Fels" w:date="2024-12-21T12:02:00Z" w16du:dateUtc="2024-12-21T11:02:00Z">
          <w:r w:rsidDel="004328D8">
            <w:delText>k-percent</w:delText>
          </w:r>
          <w:r w:rsidR="00DF5E54" w:rsidDel="004328D8">
            <w:delText xml:space="preserve">: </w:delText>
          </w:r>
          <w:r w:rsidR="00DF5E54" w:rsidRPr="00DF5E54" w:rsidDel="004328D8">
            <w:delText xml:space="preserve">berechnen </w:delText>
          </w:r>
          <w:r w:rsidR="00DF5E54" w:rsidDel="004328D8">
            <w:delText xml:space="preserve">des </w:delText>
          </w:r>
          <w:r w:rsidR="00DF5E54" w:rsidRPr="00DF5E54" w:rsidDel="004328D8">
            <w:delText>k-Anteil</w:delText>
          </w:r>
          <w:r w:rsidR="00DF5E54" w:rsidDel="004328D8">
            <w:delText>s</w:delText>
          </w:r>
          <w:r w:rsidR="00DF5E54" w:rsidRPr="00DF5E54" w:rsidDel="004328D8">
            <w:delText xml:space="preserve"> für jede Argumentkomponente aus den vollständigen Daten, um die Verteilung widerzuspiegeln.</w:delText>
          </w:r>
        </w:del>
      </w:moveFrom>
    </w:p>
    <w:p w14:paraId="222A599C" w14:textId="2F087486" w:rsidR="000A4571" w:rsidRPr="004B1DD2" w:rsidDel="004328D8" w:rsidRDefault="000A4571" w:rsidP="000A4571">
      <w:pPr>
        <w:rPr>
          <w:del w:id="2036" w:author="Ben Fels" w:date="2024-12-21T12:02:00Z" w16du:dateUtc="2024-12-21T11:02:00Z"/>
          <w:moveFrom w:id="2037" w:author="Ben Fels" w:date="2024-12-16T22:11:00Z" w16du:dateUtc="2024-12-16T21:11:00Z"/>
        </w:rPr>
      </w:pPr>
      <w:moveFrom w:id="2038" w:author="Ben Fels" w:date="2024-12-16T22:11:00Z" w16du:dateUtc="2024-12-16T21:11:00Z">
        <w:del w:id="2039" w:author="Ben Fels" w:date="2024-12-21T12:02:00Z" w16du:dateUtc="2024-12-21T11:02:00Z">
          <w:r w:rsidDel="004328D8">
            <w:delText xml:space="preserve">In dem Zusammenhang ist es wichtig auch Beispiele </w:delText>
          </w:r>
          <w:r w:rsidR="00DE37AE" w:rsidDel="004328D8">
            <w:delText>aufzunehmen, welche keine Argumentationskomponenten beinhalten</w:delText>
          </w:r>
          <w:r w:rsidR="001627B0" w:rsidDel="004328D8">
            <w:delText xml:space="preserve">  </w:delText>
          </w:r>
          <w:r w:rsidR="001627B0" w:rsidRPr="00CC7BBC" w:rsidDel="004328D8">
            <w:rPr>
              <w:highlight w:val="magenta"/>
            </w:rPr>
            <w:fldChar w:fldCharType="begin"/>
          </w:r>
          <w:r w:rsidR="004E5B9A" w:rsidDel="004328D8">
            <w:rPr>
              <w:highlight w:val="magenta"/>
            </w:rPr>
            <w:del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delInstrText>
          </w:r>
          <w:r w:rsidR="001627B0" w:rsidRPr="00CC7BBC" w:rsidDel="004328D8">
            <w:rPr>
              <w:highlight w:val="magenta"/>
            </w:rPr>
            <w:fldChar w:fldCharType="separate"/>
          </w:r>
          <w:r w:rsidR="001627B0" w:rsidRPr="00CC7BBC" w:rsidDel="004328D8">
            <w:rPr>
              <w:rFonts w:cs="Arial"/>
              <w:highlight w:val="magenta"/>
            </w:rPr>
            <w:delText>(Yeginbergen et al., 2024, S. 11690)</w:delText>
          </w:r>
          <w:r w:rsidR="001627B0" w:rsidRPr="00CC7BBC" w:rsidDel="004328D8">
            <w:rPr>
              <w:highlight w:val="magenta"/>
            </w:rPr>
            <w:fldChar w:fldCharType="end"/>
          </w:r>
          <w:r w:rsidR="001627B0" w:rsidDel="004328D8">
            <w:delText>.</w:delText>
          </w:r>
        </w:del>
      </w:moveFrom>
    </w:p>
    <w:p w14:paraId="71532121" w14:textId="798C3192" w:rsidR="00574BE6" w:rsidRPr="00911C80" w:rsidDel="004328D8" w:rsidRDefault="00B236E8" w:rsidP="00CF7AE6">
      <w:pPr>
        <w:rPr>
          <w:del w:id="2040" w:author="Ben Fels" w:date="2024-12-21T12:02:00Z" w16du:dateUtc="2024-12-21T11:02:00Z"/>
          <w:moveFrom w:id="2041" w:author="Ben Fels" w:date="2024-12-16T22:11:00Z" w16du:dateUtc="2024-12-16T21:11:00Z"/>
          <w:rPrChange w:id="2042" w:author="Ben Fels" w:date="2024-12-17T07:55:00Z" w16du:dateUtc="2024-12-17T06:55:00Z">
            <w:rPr>
              <w:del w:id="2043" w:author="Ben Fels" w:date="2024-12-21T12:02:00Z" w16du:dateUtc="2024-12-21T11:02:00Z"/>
              <w:moveFrom w:id="2044" w:author="Ben Fels" w:date="2024-12-16T22:11:00Z" w16du:dateUtc="2024-12-16T21:11:00Z"/>
              <w:lang w:val="en-US"/>
            </w:rPr>
          </w:rPrChange>
        </w:rPr>
      </w:pPr>
      <w:moveFrom w:id="2045" w:author="Ben Fels" w:date="2024-12-16T22:11:00Z" w16du:dateUtc="2024-12-16T21:11:00Z">
        <w:del w:id="2046" w:author="Ben Fels" w:date="2024-12-21T12:02:00Z" w16du:dateUtc="2024-12-21T11:02:00Z">
          <w:r w:rsidRPr="003057B4" w:rsidDel="004328D8">
            <w:delText xml:space="preserve">„Neuere Untersuchungen der Forscher von Hugging Face legen nahe, dass ein solcher Ansatz dateneffizienter sein kann als einen benutzerdefinierten Head feinzutunen.“ </w:delText>
          </w:r>
          <w:r w:rsidR="00317C9D" w:rsidRPr="00911C80" w:rsidDel="004328D8">
            <w:rPr>
              <w:highlight w:val="magenta"/>
              <w:rPrChange w:id="2047" w:author="Ben Fels" w:date="2024-12-17T07:55:00Z" w16du:dateUtc="2024-12-17T06:55:00Z">
                <w:rPr>
                  <w:highlight w:val="magenta"/>
                  <w:lang w:val="en-US"/>
                </w:rPr>
              </w:rPrChange>
            </w:rPr>
            <w:delText xml:space="preserve">T. Le Scao und A.M. Rush, »How Many Data Points Is a Prompt </w:delText>
          </w:r>
          <w:r w:rsidR="004F78B9" w:rsidRPr="00911C80" w:rsidDel="004328D8">
            <w:rPr>
              <w:highlight w:val="magenta"/>
              <w:rPrChange w:id="2048" w:author="Ben Fels" w:date="2024-12-17T07:55:00Z" w16du:dateUtc="2024-12-17T06:55:00Z">
                <w:rPr>
                  <w:highlight w:val="magenta"/>
                  <w:lang w:val="en-US"/>
                </w:rPr>
              </w:rPrChange>
            </w:rPr>
            <w:delText>W</w:delText>
          </w:r>
          <w:r w:rsidR="00317C9D" w:rsidRPr="00911C80" w:rsidDel="004328D8">
            <w:rPr>
              <w:highlight w:val="magenta"/>
              <w:rPrChange w:id="2049" w:author="Ben Fels" w:date="2024-12-17T07:55:00Z" w16du:dateUtc="2024-12-17T06:55:00Z">
                <w:rPr>
                  <w:highlight w:val="magenta"/>
                  <w:lang w:val="en-US"/>
                </w:rPr>
              </w:rPrChange>
            </w:rPr>
            <w:delText>orth?«</w:delText>
          </w:r>
          <w:r w:rsidR="00317C9D" w:rsidRPr="00911C80" w:rsidDel="004328D8">
            <w:rPr>
              <w:rPrChange w:id="2050" w:author="Ben Fels" w:date="2024-12-17T07:55:00Z" w16du:dateUtc="2024-12-17T06:55:00Z">
                <w:rPr>
                  <w:lang w:val="en-US"/>
                </w:rPr>
              </w:rPrChange>
            </w:rPr>
            <w:delText xml:space="preserve"> (</w:delText>
          </w:r>
          <w:r w:rsidR="00317C9D" w:rsidRPr="00911C80" w:rsidDel="004328D8">
            <w:rPr>
              <w:i/>
              <w:iCs/>
              <w:highlight w:val="magenta"/>
              <w:rPrChange w:id="2051" w:author="Ben Fels" w:date="2024-12-17T07:55:00Z" w16du:dateUtc="2024-12-17T06:55:00Z">
                <w:rPr>
                  <w:i/>
                  <w:iCs/>
                  <w:highlight w:val="magenta"/>
                  <w:lang w:val="en-US"/>
                </w:rPr>
              </w:rPrChange>
            </w:rPr>
            <w:delText>https://arxiv.org/abs/2103.08493</w:delText>
          </w:r>
          <w:r w:rsidR="00317C9D" w:rsidRPr="00911C80" w:rsidDel="004328D8">
            <w:rPr>
              <w:highlight w:val="magenta"/>
              <w:rPrChange w:id="2052" w:author="Ben Fels" w:date="2024-12-17T07:55:00Z" w16du:dateUtc="2024-12-17T06:55:00Z">
                <w:rPr>
                  <w:highlight w:val="magenta"/>
                  <w:lang w:val="en-US"/>
                </w:rPr>
              </w:rPrChange>
            </w:rPr>
            <w:delText>), (2021).</w:delText>
          </w:r>
        </w:del>
      </w:moveFrom>
    </w:p>
    <w:p w14:paraId="46A2876E" w14:textId="6F152E68" w:rsidR="00202808" w:rsidRPr="00911C80" w:rsidDel="004328D8" w:rsidRDefault="00202808" w:rsidP="00CF7AE6">
      <w:pPr>
        <w:rPr>
          <w:del w:id="2053" w:author="Ben Fels" w:date="2024-12-21T12:02:00Z" w16du:dateUtc="2024-12-21T11:02:00Z"/>
          <w:moveFrom w:id="2054" w:author="Ben Fels" w:date="2024-12-16T22:11:00Z" w16du:dateUtc="2024-12-16T21:11:00Z"/>
          <w:rPrChange w:id="2055" w:author="Ben Fels" w:date="2024-12-17T07:55:00Z" w16du:dateUtc="2024-12-17T06:55:00Z">
            <w:rPr>
              <w:del w:id="2056" w:author="Ben Fels" w:date="2024-12-21T12:02:00Z" w16du:dateUtc="2024-12-21T11:02:00Z"/>
              <w:moveFrom w:id="2057" w:author="Ben Fels" w:date="2024-12-16T22:11:00Z" w16du:dateUtc="2024-12-16T21:11:00Z"/>
              <w:lang w:val="en-US"/>
            </w:rPr>
          </w:rPrChange>
        </w:rPr>
      </w:pPr>
      <w:moveFrom w:id="2058" w:author="Ben Fels" w:date="2024-12-16T22:11:00Z" w16du:dateUtc="2024-12-16T21:11:00Z">
        <w:del w:id="2059" w:author="Ben Fels" w:date="2024-12-21T12:02:00Z" w16du:dateUtc="2024-12-21T11:02:00Z">
          <w:r w:rsidRPr="00911C80" w:rsidDel="004328D8">
            <w:rPr>
              <w:rPrChange w:id="2060" w:author="Ben Fels" w:date="2024-12-17T07:55:00Z" w16du:dateUtc="2024-12-17T06:55:00Z">
                <w:rPr>
                  <w:lang w:val="en-US"/>
                </w:rPr>
              </w:rPrChange>
            </w:rPr>
            <w:delText xml:space="preserve">In the context of Large Language Models (LLMs), a </w:delText>
          </w:r>
          <w:r w:rsidRPr="00911C80" w:rsidDel="004328D8">
            <w:rPr>
              <w:b/>
              <w:bCs/>
              <w:rPrChange w:id="2061" w:author="Ben Fels" w:date="2024-12-17T07:55:00Z" w16du:dateUtc="2024-12-17T06:55:00Z">
                <w:rPr>
                  <w:b/>
                  <w:bCs/>
                  <w:lang w:val="en-US"/>
                </w:rPr>
              </w:rPrChange>
            </w:rPr>
            <w:delText>primer</w:delText>
          </w:r>
          <w:r w:rsidRPr="00911C80" w:rsidDel="004328D8">
            <w:rPr>
              <w:rPrChange w:id="2062" w:author="Ben Fels" w:date="2024-12-17T07:55:00Z" w16du:dateUtc="2024-12-17T06:55:00Z">
                <w:rPr>
                  <w:lang w:val="en-US"/>
                </w:rPr>
              </w:rPrChange>
            </w:rPr>
            <w:delText xml:space="preserve"> refers to an initial input or prompt provided to the model. It serves as the starting point for generating responses. When you interact with chatbot-based LLMs like ChatGPT, priming plays a crucial role in providing dynamic context. </w:delText>
          </w:r>
          <w:r w:rsidDel="004328D8">
            <w:fldChar w:fldCharType="begin"/>
          </w:r>
          <w:r w:rsidRPr="00911C80" w:rsidDel="004328D8">
            <w:rPr>
              <w:rPrChange w:id="2063" w:author="Ben Fels" w:date="2024-12-17T07:55:00Z" w16du:dateUtc="2024-12-17T06:55:00Z">
                <w:rPr>
                  <w:lang w:val="en-US"/>
                </w:rPr>
              </w:rPrChange>
            </w:rPr>
            <w:delInstrText>HYPERLINK "https://promptengineering.org/unlocking-ai-with-priming-enhancing-context-and-conversation-in-llms-like-chatgpt/" \t "_blank"</w:delInstrText>
          </w:r>
        </w:del>
      </w:moveFrom>
      <w:del w:id="2064" w:author="Ben Fels" w:date="2024-12-16T22:11:00Z" w16du:dateUtc="2024-12-16T21:11:00Z"/>
      <w:moveFrom w:id="2065" w:author="Ben Fels" w:date="2024-12-16T22:11:00Z" w16du:dateUtc="2024-12-16T21:11:00Z">
        <w:del w:id="2066" w:author="Ben Fels" w:date="2024-12-21T12:02:00Z" w16du:dateUtc="2024-12-21T11:02:00Z">
          <w:r w:rsidDel="004328D8">
            <w:fldChar w:fldCharType="separate"/>
          </w:r>
          <w:r w:rsidRPr="00911C80" w:rsidDel="004328D8">
            <w:rPr>
              <w:rStyle w:val="Hyperlink"/>
              <w:rPrChange w:id="2067" w:author="Ben Fels" w:date="2024-12-17T07:55:00Z" w16du:dateUtc="2024-12-17T06:55:00Z">
                <w:rPr>
                  <w:rStyle w:val="Hyperlink"/>
                  <w:lang w:val="en-US"/>
                </w:rPr>
              </w:rPrChange>
            </w:rPr>
            <w:delText>By using primers, these models can generate more accurate, relevant, and contextually appropriate replies</w:delText>
          </w:r>
          <w:r w:rsidDel="004328D8">
            <w:rPr>
              <w:rStyle w:val="Hyperlink"/>
              <w:lang w:val="en-US"/>
            </w:rPr>
            <w:fldChar w:fldCharType="end"/>
          </w:r>
          <w:r w:rsidR="00BB3916" w:rsidRPr="00911C80" w:rsidDel="004328D8">
            <w:rPr>
              <w:rPrChange w:id="2068" w:author="Ben Fels" w:date="2024-12-17T07:55:00Z" w16du:dateUtc="2024-12-17T06:55:00Z">
                <w:rPr>
                  <w:lang w:val="en-US"/>
                </w:rPr>
              </w:rPrChange>
            </w:rPr>
            <w:delText xml:space="preserve">. </w:delText>
          </w:r>
        </w:del>
      </w:moveFrom>
    </w:p>
    <w:p w14:paraId="2EC2B74E" w14:textId="5C3917AC" w:rsidR="00255FC0" w:rsidDel="004328D8" w:rsidRDefault="00255FC0" w:rsidP="00255FC0">
      <w:pPr>
        <w:rPr>
          <w:del w:id="2069" w:author="Ben Fels" w:date="2024-12-21T12:02:00Z" w16du:dateUtc="2024-12-21T11:02:00Z"/>
          <w:moveFrom w:id="2070" w:author="Ben Fels" w:date="2024-12-16T22:11:00Z" w16du:dateUtc="2024-12-16T21:11:00Z"/>
        </w:rPr>
      </w:pPr>
      <w:moveFrom w:id="2071" w:author="Ben Fels" w:date="2024-12-16T22:11:00Z" w16du:dateUtc="2024-12-16T21:11:00Z">
        <w:del w:id="2072" w:author="Ben Fels" w:date="2024-12-21T12:02:00Z" w16du:dateUtc="2024-12-21T11:02:00Z">
          <w:r w:rsidDel="004328D8">
            <w:delText>Idee: Zusätzlich zur Variation der übergebenen Beispiele dem Modell testweise mitteilen, was Argumente sind und wie man sie erkennt</w:delText>
          </w:r>
        </w:del>
      </w:moveFrom>
    </w:p>
    <w:p w14:paraId="7EFEEF98" w14:textId="5E02683D" w:rsidR="00255FC0" w:rsidDel="004328D8" w:rsidRDefault="00255FC0" w:rsidP="00255FC0">
      <w:pPr>
        <w:rPr>
          <w:del w:id="2073" w:author="Ben Fels" w:date="2024-12-21T12:02:00Z" w16du:dateUtc="2024-12-21T11:02:00Z"/>
          <w:moveFrom w:id="2074" w:author="Ben Fels" w:date="2024-12-16T22:11:00Z" w16du:dateUtc="2024-12-16T21:11:00Z"/>
        </w:rPr>
      </w:pPr>
      <w:moveFrom w:id="2075" w:author="Ben Fels" w:date="2024-12-16T22:11:00Z" w16du:dateUtc="2024-12-16T21:11:00Z">
        <w:del w:id="2076" w:author="Ben Fels" w:date="2024-12-21T12:02:00Z" w16du:dateUtc="2024-12-21T11:02:00Z">
          <w:r w:rsidDel="004328D8">
            <w:delText xml:space="preserve">In </w:delText>
          </w:r>
          <w:r w:rsidRPr="00563E34" w:rsidDel="004328D8">
            <w:rPr>
              <w:highlight w:val="magenta"/>
            </w:rPr>
            <w:fldChar w:fldCharType="begin"/>
          </w:r>
          <w:r w:rsidR="005A7749" w:rsidDel="004328D8">
            <w:rPr>
              <w:highlight w:val="magenta"/>
            </w:rPr>
            <w:del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delInstrText>
          </w:r>
          <w:r w:rsidRPr="00563E34" w:rsidDel="004328D8">
            <w:rPr>
              <w:highlight w:val="magenta"/>
            </w:rPr>
            <w:fldChar w:fldCharType="separate"/>
          </w:r>
          <w:r w:rsidRPr="00563E34" w:rsidDel="004328D8">
            <w:rPr>
              <w:rFonts w:cs="Arial"/>
              <w:highlight w:val="magenta"/>
            </w:rPr>
            <w:delText>(Maharjan et al., 2024)</w:delText>
          </w:r>
          <w:r w:rsidRPr="00563E34" w:rsidDel="004328D8">
            <w:rPr>
              <w:highlight w:val="magenta"/>
            </w:rPr>
            <w:fldChar w:fldCharType="end"/>
          </w:r>
          <w:r w:rsidDel="004328D8">
            <w:delText xml:space="preserve"> konnte für Medizinische Benchmarks gezeigt werden, dass mittels Prompt Engineering Techniken ohne fine-tuning SOTA-Ergebnisse für open source Modelle erzielt werden konnte. Dabei wurde deutlich, dass bei fine-tuned Modellen die Zero-Shot Performance besser ist.</w:delText>
          </w:r>
        </w:del>
      </w:moveFrom>
    </w:p>
    <w:p w14:paraId="76C5FD8A" w14:textId="463EE054" w:rsidR="00184380" w:rsidRPr="00911C80" w:rsidDel="004328D8" w:rsidRDefault="00184380" w:rsidP="00184380">
      <w:pPr>
        <w:rPr>
          <w:del w:id="2077" w:author="Ben Fels" w:date="2024-12-21T12:02:00Z" w16du:dateUtc="2024-12-21T11:02:00Z"/>
          <w:moveFrom w:id="2078" w:author="Ben Fels" w:date="2024-12-16T22:11:00Z" w16du:dateUtc="2024-12-16T21:11:00Z"/>
          <w:bCs/>
          <w:rPrChange w:id="2079" w:author="Ben Fels" w:date="2024-12-17T07:55:00Z" w16du:dateUtc="2024-12-17T06:55:00Z">
            <w:rPr>
              <w:del w:id="2080" w:author="Ben Fels" w:date="2024-12-21T12:02:00Z" w16du:dateUtc="2024-12-21T11:02:00Z"/>
              <w:moveFrom w:id="2081" w:author="Ben Fels" w:date="2024-12-16T22:11:00Z" w16du:dateUtc="2024-12-16T21:11:00Z"/>
              <w:bCs/>
              <w:lang w:val="en-US"/>
            </w:rPr>
          </w:rPrChange>
        </w:rPr>
      </w:pPr>
      <w:moveFrom w:id="2082" w:author="Ben Fels" w:date="2024-12-16T22:11:00Z" w16du:dateUtc="2024-12-16T21:11:00Z">
        <w:del w:id="2083" w:author="Ben Fels" w:date="2024-12-21T12:02:00Z" w16du:dateUtc="2024-12-21T11:02:00Z">
          <w:r w:rsidRPr="00911C80" w:rsidDel="004328D8">
            <w:rPr>
              <w:bCs/>
              <w:highlight w:val="cyan"/>
              <w:rPrChange w:id="2084" w:author="Ben Fels" w:date="2024-12-17T07:55:00Z" w16du:dateUtc="2024-12-17T06:55:00Z">
                <w:rPr>
                  <w:bCs/>
                  <w:highlight w:val="cyan"/>
                  <w:lang w:val="en-US"/>
                </w:rPr>
              </w:rPrChange>
            </w:rPr>
            <w:delText xml:space="preserve">Prompt engineering as an important emerging skill for medical professionals: Tutorial. J. Med. Internet Res. 25. Epub ahead of print 4 October 2023. </w:delText>
          </w:r>
          <w:r w:rsidDel="004328D8">
            <w:fldChar w:fldCharType="begin"/>
          </w:r>
          <w:r w:rsidRPr="00911C80" w:rsidDel="004328D8">
            <w:rPr>
              <w:rPrChange w:id="2085" w:author="Ben Fels" w:date="2024-12-17T07:55:00Z" w16du:dateUtc="2024-12-17T06:55:00Z">
                <w:rPr>
                  <w:lang w:val="en-US"/>
                </w:rPr>
              </w:rPrChange>
            </w:rPr>
            <w:delInstrText>HYPERLINK "https://doi.org/10.2196/50638"</w:delInstrText>
          </w:r>
        </w:del>
      </w:moveFrom>
      <w:del w:id="2086" w:author="Ben Fels" w:date="2024-12-16T22:11:00Z" w16du:dateUtc="2024-12-16T21:11:00Z"/>
      <w:moveFrom w:id="2087" w:author="Ben Fels" w:date="2024-12-16T22:11:00Z" w16du:dateUtc="2024-12-16T21:11:00Z">
        <w:del w:id="2088" w:author="Ben Fels" w:date="2024-12-21T12:02:00Z" w16du:dateUtc="2024-12-21T11:02:00Z">
          <w:r w:rsidDel="004328D8">
            <w:fldChar w:fldCharType="separate"/>
          </w:r>
          <w:r w:rsidRPr="00911C80" w:rsidDel="004328D8">
            <w:rPr>
              <w:rStyle w:val="Hyperlink"/>
              <w:bCs/>
              <w:highlight w:val="cyan"/>
              <w:rPrChange w:id="2089" w:author="Ben Fels" w:date="2024-12-17T07:55:00Z" w16du:dateUtc="2024-12-17T06:55:00Z">
                <w:rPr>
                  <w:rStyle w:val="Hyperlink"/>
                  <w:bCs/>
                  <w:highlight w:val="cyan"/>
                  <w:lang w:val="en-US"/>
                </w:rPr>
              </w:rPrChange>
            </w:rPr>
            <w:delText>https://doi.org/10.2196/50638</w:delText>
          </w:r>
          <w:r w:rsidDel="004328D8">
            <w:rPr>
              <w:rStyle w:val="Hyperlink"/>
              <w:bCs/>
              <w:highlight w:val="cyan"/>
              <w:lang w:val="en-US"/>
            </w:rPr>
            <w:fldChar w:fldCharType="end"/>
          </w:r>
          <w:r w:rsidRPr="00911C80" w:rsidDel="004328D8">
            <w:rPr>
              <w:bCs/>
              <w:highlight w:val="cyan"/>
              <w:rPrChange w:id="2090" w:author="Ben Fels" w:date="2024-12-17T07:55:00Z" w16du:dateUtc="2024-12-17T06:55:00Z">
                <w:rPr>
                  <w:bCs/>
                  <w:highlight w:val="cyan"/>
                  <w:lang w:val="en-US"/>
                </w:rPr>
              </w:rPrChange>
            </w:rPr>
            <w:delText>.</w:delText>
          </w:r>
        </w:del>
      </w:moveFrom>
    </w:p>
    <w:p w14:paraId="249C87C1" w14:textId="3B225EEC" w:rsidR="00184380" w:rsidRPr="00EC68F3" w:rsidDel="004328D8" w:rsidRDefault="00184380" w:rsidP="00184380">
      <w:pPr>
        <w:rPr>
          <w:del w:id="2091" w:author="Ben Fels" w:date="2024-12-21T12:02:00Z" w16du:dateUtc="2024-12-21T11:02:00Z"/>
          <w:moveFrom w:id="2092" w:author="Ben Fels" w:date="2024-12-16T22:11:00Z" w16du:dateUtc="2024-12-16T21:11:00Z"/>
          <w:bCs/>
        </w:rPr>
      </w:pPr>
      <w:moveFrom w:id="2093" w:author="Ben Fels" w:date="2024-12-16T22:11:00Z" w16du:dateUtc="2024-12-16T21:11:00Z">
        <w:del w:id="2094" w:author="Ben Fels" w:date="2024-12-21T12:02:00Z" w16du:dateUtc="2024-12-21T11:02:00Z">
          <w:r w:rsidRPr="00911C80" w:rsidDel="004328D8">
            <w:rPr>
              <w:bCs/>
              <w:highlight w:val="cyan"/>
              <w:rPrChange w:id="2095" w:author="Ben Fels" w:date="2024-12-17T07:55:00Z" w16du:dateUtc="2024-12-17T06:55:00Z">
                <w:rPr>
                  <w:bCs/>
                  <w:highlight w:val="cyan"/>
                  <w:lang w:val="en-US"/>
                </w:rPr>
              </w:rPrChange>
            </w:rPr>
            <w:delText xml:space="preserve">Nori, H., Lee, Y.T., Zhang, S., et al . Can generalist foundation models outcompete special-purpose tuning? </w:delText>
          </w:r>
          <w:r w:rsidRPr="00EC68F3" w:rsidDel="004328D8">
            <w:rPr>
              <w:bCs/>
              <w:highlight w:val="cyan"/>
            </w:rPr>
            <w:delText>Case study in medicine. http://arxiv.org/abs/2311.16452</w:delText>
          </w:r>
        </w:del>
      </w:moveFrom>
    </w:p>
    <w:moveFromRangeEnd w:id="1981"/>
    <w:p w14:paraId="79A980FA" w14:textId="77777777" w:rsidR="00184380" w:rsidDel="001A4072" w:rsidRDefault="00184380" w:rsidP="00255FC0">
      <w:pPr>
        <w:rPr>
          <w:del w:id="2096" w:author="Ben Fels" w:date="2024-12-16T22:10:00Z" w16du:dateUtc="2024-12-16T21:10:00Z"/>
        </w:rPr>
      </w:pPr>
    </w:p>
    <w:p w14:paraId="4FDD2C86" w14:textId="38FBBB02" w:rsidR="00AC483F" w:rsidRPr="00911C80" w:rsidDel="001A4072" w:rsidRDefault="00255FC0" w:rsidP="00AC483F">
      <w:pPr>
        <w:pStyle w:val="berschrift3"/>
        <w:rPr>
          <w:del w:id="2097" w:author="Ben Fels" w:date="2024-12-16T22:10:00Z" w16du:dateUtc="2024-12-16T21:10:00Z"/>
          <w:rPrChange w:id="2098" w:author="Ben Fels" w:date="2024-12-17T07:55:00Z" w16du:dateUtc="2024-12-17T06:55:00Z">
            <w:rPr>
              <w:del w:id="2099" w:author="Ben Fels" w:date="2024-12-16T22:10:00Z" w16du:dateUtc="2024-12-16T21:10:00Z"/>
              <w:lang w:val="en-US"/>
            </w:rPr>
          </w:rPrChange>
        </w:rPr>
      </w:pPr>
      <w:del w:id="2100" w:author="Ben Fels" w:date="2024-12-16T22:10:00Z" w16du:dateUtc="2024-12-16T21:10:00Z">
        <w:r w:rsidRPr="00911C80" w:rsidDel="001A4072">
          <w:rPr>
            <w:rPrChange w:id="2101"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2102" w:author="Ben Fels" w:date="2024-12-16T22:10:00Z" w16du:dateUtc="2024-12-16T21:10:00Z"/>
          <w:b/>
          <w:bCs/>
          <w:highlight w:val="cyan"/>
        </w:rPr>
      </w:pPr>
      <w:del w:id="2103" w:author="Ben Fels" w:date="2024-12-16T22:10:00Z" w16du:dateUtc="2024-12-16T21:10:00Z">
        <w:r w:rsidRPr="00AC483F" w:rsidDel="001A4072">
          <w:rPr>
            <w:highlight w:val="cyan"/>
          </w:rPr>
          <w:delText xml:space="preserve">Brown, T., Mann, B., Ryder, N., et al . </w:delText>
        </w:r>
        <w:r w:rsidRPr="00911C80" w:rsidDel="001A4072">
          <w:rPr>
            <w:highlight w:val="cyan"/>
            <w:rPrChange w:id="2104"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2105" w:author="Ben Fels" w:date="2024-12-16T22:10:00Z" w16du:dateUtc="2024-12-16T21:10:00Z"/>
          <w:b/>
          <w:bCs/>
        </w:rPr>
      </w:pPr>
      <w:del w:id="2106"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2107" w:author="Ben Fels" w:date="2024-12-16T22:10:00Z" w16du:dateUtc="2024-12-16T21:10:00Z"/>
          <w:b/>
          <w:bCs/>
        </w:rPr>
      </w:pPr>
      <w:del w:id="2108" w:author="Ben Fels" w:date="2024-12-16T22:10:00Z" w16du:dateUtc="2024-12-16T21:10:00Z">
        <w:r w:rsidDel="001A4072">
          <w:delText>Systematische Auswahl der Beispiele</w:delText>
        </w:r>
      </w:del>
    </w:p>
    <w:p w14:paraId="539EFA06" w14:textId="0FCB8C48" w:rsidR="00A778C3" w:rsidDel="001A4072" w:rsidRDefault="004E5B9A" w:rsidP="00A778C3">
      <w:pPr>
        <w:rPr>
          <w:del w:id="2109" w:author="Ben Fels" w:date="2024-12-16T22:10:00Z" w16du:dateUtc="2024-12-16T21:10:00Z"/>
          <w:bCs/>
        </w:rPr>
      </w:pPr>
      <w:del w:id="2110"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2111" w:author="Ben Fels" w:date="2024-12-16T22:10:00Z" w16du:dateUtc="2024-12-16T21:10:00Z"/>
          <w:bCs/>
          <w:i/>
          <w:rPrChange w:id="2112" w:author="Ben Fels" w:date="2024-12-17T07:55:00Z" w16du:dateUtc="2024-12-17T06:55:00Z">
            <w:rPr>
              <w:del w:id="2113" w:author="Ben Fels" w:date="2024-12-16T22:10:00Z" w16du:dateUtc="2024-12-16T21:10:00Z"/>
              <w:bCs/>
              <w:i/>
              <w:lang w:val="en-US"/>
            </w:rPr>
          </w:rPrChange>
        </w:rPr>
      </w:pPr>
      <w:del w:id="2114" w:author="Ben Fels" w:date="2024-12-16T22:10:00Z" w16du:dateUtc="2024-12-16T21:10:00Z">
        <w:r w:rsidRPr="00911C80" w:rsidDel="001A4072">
          <w:rPr>
            <w:bCs/>
            <w:i/>
            <w:rPrChange w:id="2115"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2116"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2117" w:author="Ben Fels" w:date="2024-12-17T07:55:00Z" w16du:dateUtc="2024-12-17T06:55:00Z">
              <w:rPr>
                <w:lang w:val="en-US"/>
              </w:rPr>
            </w:rPrChange>
          </w:rPr>
          <w:delText xml:space="preserve"> </w:delText>
        </w:r>
        <w:r w:rsidR="000D17B5" w:rsidRPr="00911C80" w:rsidDel="001A4072">
          <w:rPr>
            <w:bCs/>
            <w:i/>
            <w:rPrChange w:id="2118"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2119"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2120" w:author="Ben Fels" w:date="2024-12-17T07:55:00Z" w16du:dateUtc="2024-12-17T06:55:00Z">
              <w:rPr>
                <w:bCs/>
                <w:i/>
                <w:highlight w:val="magenta"/>
                <w:lang w:val="en-US"/>
              </w:rPr>
            </w:rPrChange>
          </w:rPr>
          <w:delText>.</w:delText>
        </w:r>
        <w:r w:rsidR="000A38CD" w:rsidRPr="00911C80" w:rsidDel="001A4072">
          <w:rPr>
            <w:bCs/>
            <w:i/>
            <w:highlight w:val="magenta"/>
            <w:rPrChange w:id="2121"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2122"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212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212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212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212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212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212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212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213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213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213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213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2134"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2135"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2136" w:author="Ben Fels" w:date="2024-12-16T22:10:00Z" w16du:dateUtc="2024-12-16T21:10:00Z"/>
          <w:bCs/>
          <w:i/>
        </w:rPr>
      </w:pPr>
      <w:del w:id="2137" w:author="Ben Fels" w:date="2024-12-16T22:10:00Z" w16du:dateUtc="2024-12-16T21:10:00Z">
        <w:r w:rsidRPr="00911C80" w:rsidDel="001A4072">
          <w:rPr>
            <w:bCs/>
            <w:i/>
            <w:rPrChange w:id="2138"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2139"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2140"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2141"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2142"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2143"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2144"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2145"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2146"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2147"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2148"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2149"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2150"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2151"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2152"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2153" w:author="Ben Fels" w:date="2024-12-16T22:10:00Z" w16du:dateUtc="2024-12-16T21:10:00Z"/>
          <w:bCs/>
          <w:i/>
        </w:rPr>
      </w:pPr>
    </w:p>
    <w:p w14:paraId="7DA1CF74" w14:textId="7C7BD9CA" w:rsidR="004E5B9A" w:rsidRPr="00A778C3" w:rsidDel="00FD62B3" w:rsidRDefault="004E5B9A" w:rsidP="00A778C3">
      <w:pPr>
        <w:rPr>
          <w:del w:id="2154" w:author="Ben Fels" w:date="2024-12-16T22:03:00Z" w16du:dateUtc="2024-12-16T21:03:00Z"/>
          <w:b/>
          <w:bCs/>
        </w:rPr>
      </w:pPr>
    </w:p>
    <w:p w14:paraId="497239B9" w14:textId="650C5E81" w:rsidR="00AC483F" w:rsidRPr="004E5B9A" w:rsidDel="001A4072" w:rsidRDefault="00255FC0" w:rsidP="00AC483F">
      <w:pPr>
        <w:pStyle w:val="berschrift3"/>
        <w:rPr>
          <w:del w:id="2155" w:author="Ben Fels" w:date="2024-12-16T22:10:00Z" w16du:dateUtc="2024-12-16T21:10:00Z"/>
        </w:rPr>
      </w:pPr>
      <w:del w:id="2156"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2157" w:author="Ben Fels" w:date="2024-12-16T22:10:00Z" w16du:dateUtc="2024-12-16T21:10:00Z"/>
          <w:b/>
          <w:bCs/>
          <w:highlight w:val="cyan"/>
        </w:rPr>
      </w:pPr>
      <w:del w:id="2158"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2159" w:author="Ben Fels" w:date="2024-12-16T22:10:00Z" w16du:dateUtc="2024-12-16T21:10:00Z"/>
        </w:rPr>
      </w:pPr>
      <w:del w:id="2160"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2161" w:author="Ben Fels" w:date="2024-12-16T22:10:00Z" w16du:dateUtc="2024-12-16T21:10:00Z"/>
          <w:b/>
          <w:bCs/>
          <w:highlight w:val="cyan"/>
        </w:rPr>
      </w:pPr>
      <w:del w:id="2162"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2163" w:author="Ben Fels" w:date="2024-12-16T22:10:00Z" w16du:dateUtc="2024-12-16T21:10:00Z"/>
          <w:bCs/>
        </w:rPr>
      </w:pPr>
      <w:del w:id="2164"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2165" w:author="Ben Fels" w:date="2024-12-16T22:10:00Z" w16du:dateUtc="2024-12-16T21:10:00Z"/>
        </w:rPr>
      </w:pPr>
    </w:p>
    <w:p w14:paraId="4876537E" w14:textId="327E737A" w:rsidR="001B50DB" w:rsidRPr="001B50DB" w:rsidDel="001A4072" w:rsidRDefault="001B50DB" w:rsidP="00CF7AE6">
      <w:pPr>
        <w:rPr>
          <w:del w:id="2166" w:author="Ben Fels" w:date="2024-12-16T22:10:00Z" w16du:dateUtc="2024-12-16T21:10:00Z"/>
          <w:i/>
        </w:rPr>
      </w:pPr>
      <w:del w:id="2167"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2168" w:author="Ben Fels" w:date="2024-12-16T22:03:00Z" w16du:dateUtc="2024-12-16T21:03:00Z"/>
        </w:rPr>
      </w:pPr>
    </w:p>
    <w:p w14:paraId="3CEABA39" w14:textId="0E38070F" w:rsidR="00047C35" w:rsidRPr="001B50DB" w:rsidDel="00FD62B3" w:rsidRDefault="00047C35" w:rsidP="00842EB0">
      <w:pPr>
        <w:pStyle w:val="berschrift2"/>
        <w:rPr>
          <w:del w:id="2169" w:author="Ben Fels" w:date="2024-12-16T22:03:00Z" w16du:dateUtc="2024-12-16T21:03:00Z"/>
        </w:rPr>
      </w:pPr>
      <w:del w:id="2170"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2171" w:author="Ben Fels" w:date="2024-12-16T22:03:00Z" w16du:dateUtc="2024-12-16T21:03:00Z"/>
        </w:rPr>
      </w:pPr>
      <w:del w:id="2172"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2173" w:author="Ben Fels" w:date="2024-12-16T22:03:00Z" w16du:dateUtc="2024-12-16T21:03:00Z"/>
        </w:rPr>
      </w:pPr>
      <w:del w:id="2174"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2175" w:author="Ben Fels" w:date="2024-12-16T22:10:00Z" w16du:dateUtc="2024-12-16T21:10:00Z"/>
        </w:rPr>
      </w:pPr>
      <w:del w:id="2176"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2177" w:author="Ben Fels" w:date="2024-12-21T12:00:00Z" w16du:dateUtc="2024-12-21T11:00:00Z"/>
        </w:rPr>
      </w:pPr>
    </w:p>
    <w:p w14:paraId="3B60CFA7" w14:textId="7F0B0648" w:rsidR="005241CB" w:rsidRPr="00E02FED" w:rsidDel="004328D8" w:rsidRDefault="005241CB" w:rsidP="00842EB0">
      <w:pPr>
        <w:pStyle w:val="berschrift2"/>
        <w:rPr>
          <w:del w:id="2178" w:author="Ben Fels" w:date="2024-12-21T12:00:00Z" w16du:dateUtc="2024-12-21T11:00:00Z"/>
        </w:rPr>
      </w:pPr>
      <w:del w:id="2179"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2180" w:author="Ben Fels" w:date="2024-12-21T12:02:00Z" w16du:dateUtc="2024-12-21T11:02:00Z"/>
          <w:moveFrom w:id="2181" w:author="Ben Fels" w:date="2024-12-21T12:00:00Z" w16du:dateUtc="2024-12-21T11:00:00Z"/>
        </w:rPr>
      </w:pPr>
      <w:moveFromRangeStart w:id="2182" w:author="Ben Fels" w:date="2024-12-21T12:00:00Z" w:name="move185674825"/>
      <w:moveFrom w:id="2183" w:author="Ben Fels" w:date="2024-12-21T12:00:00Z" w16du:dateUtc="2024-12-21T11:00:00Z">
        <w:del w:id="2184"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2185" w:author="Ben Fels" w:date="2024-12-21T12:02:00Z" w16du:dateUtc="2024-12-21T11:02:00Z"/>
          <w:moveFrom w:id="2186" w:author="Ben Fels" w:date="2024-12-21T12:00:00Z" w16du:dateUtc="2024-12-21T11:00:00Z"/>
        </w:rPr>
      </w:pPr>
      <w:moveFrom w:id="2187" w:author="Ben Fels" w:date="2024-12-21T12:00:00Z" w16du:dateUtc="2024-12-21T11:00:00Z">
        <w:del w:id="2188"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2189" w:author="Ben Fels" w:date="2024-12-21T12:02:00Z" w16du:dateUtc="2024-12-21T11:02:00Z"/>
          <w:moveFrom w:id="2190" w:author="Ben Fels" w:date="2024-12-21T12:00:00Z" w16du:dateUtc="2024-12-21T11:00:00Z"/>
        </w:rPr>
      </w:pPr>
      <w:moveFrom w:id="2191" w:author="Ben Fels" w:date="2024-12-21T12:00:00Z" w16du:dateUtc="2024-12-21T11:00:00Z">
        <w:del w:id="2192"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2193" w:author="Ben Fels" w:date="2024-12-21T12:02:00Z" w16du:dateUtc="2024-12-21T11:02:00Z"/>
          <w:moveFrom w:id="2194" w:author="Ben Fels" w:date="2024-12-21T12:00:00Z" w16du:dateUtc="2024-12-21T11:00:00Z"/>
        </w:rPr>
      </w:pPr>
      <w:moveFrom w:id="2195" w:author="Ben Fels" w:date="2024-12-21T12:00:00Z" w16du:dateUtc="2024-12-21T11:00:00Z">
        <w:del w:id="2196"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2197" w:author="Ben Fels" w:date="2024-12-21T12:02:00Z" w16du:dateUtc="2024-12-21T11:02:00Z"/>
          <w:moveFrom w:id="2198" w:author="Ben Fels" w:date="2024-12-21T12:00:00Z" w16du:dateUtc="2024-12-21T11:00:00Z"/>
        </w:rPr>
      </w:pPr>
      <w:moveFrom w:id="2199" w:author="Ben Fels" w:date="2024-12-21T12:00:00Z" w16du:dateUtc="2024-12-21T11:00:00Z">
        <w:del w:id="2200"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2201"/>
          <w:r w:rsidR="002E638C" w:rsidDel="004328D8">
            <w:delText>(</w:delText>
          </w:r>
          <w:r w:rsidR="004D5DFC" w:rsidRPr="004D5DFC" w:rsidDel="004328D8">
            <w:delText>Konzentration auf die Verortung von Argumenten und die Identifizierung ihrer Arten (z. B. Behauptungen und Prämissen)</w:delText>
          </w:r>
          <w:commentRangeEnd w:id="2201"/>
          <w:r w:rsidR="004D5DFC" w:rsidDel="004328D8">
            <w:rPr>
              <w:rStyle w:val="Kommentarzeichen"/>
            </w:rPr>
            <w:commentReference w:id="2201"/>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2202" w:author="Ben Fels" w:date="2024-12-21T12:02:00Z" w16du:dateUtc="2024-12-21T11:02:00Z"/>
          <w:moveFrom w:id="2203" w:author="Ben Fels" w:date="2024-12-21T12:00:00Z" w16du:dateUtc="2024-12-21T11:00:00Z"/>
        </w:rPr>
      </w:pPr>
      <w:moveFrom w:id="2204" w:author="Ben Fels" w:date="2024-12-21T12:00:00Z" w16du:dateUtc="2024-12-21T11:00:00Z">
        <w:del w:id="2205"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2206" w:author="Ben Fels" w:date="2024-12-21T12:02:00Z" w16du:dateUtc="2024-12-21T11:02:00Z"/>
          <w:moveFrom w:id="2207" w:author="Ben Fels" w:date="2024-12-21T12:00:00Z" w16du:dateUtc="2024-12-21T11:00:00Z"/>
        </w:rPr>
      </w:pPr>
    </w:p>
    <w:p w14:paraId="42FA2EB7" w14:textId="21035976" w:rsidR="00296609" w:rsidDel="004328D8" w:rsidRDefault="00296609" w:rsidP="00296609">
      <w:pPr>
        <w:rPr>
          <w:del w:id="2208" w:author="Ben Fels" w:date="2024-12-21T12:02:00Z" w16du:dateUtc="2024-12-21T11:02:00Z"/>
          <w:moveFrom w:id="2209" w:author="Ben Fels" w:date="2024-12-21T12:00:00Z" w16du:dateUtc="2024-12-21T11:00:00Z"/>
          <w:i/>
        </w:rPr>
      </w:pPr>
      <w:moveFrom w:id="2210" w:author="Ben Fels" w:date="2024-12-21T12:00:00Z" w16du:dateUtc="2024-12-21T11:00:00Z">
        <w:del w:id="2211"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2212" w:author="Ben Fels" w:date="2024-12-21T12:02:00Z" w16du:dateUtc="2024-12-21T11:02:00Z"/>
          <w:moveFrom w:id="2213" w:author="Ben Fels" w:date="2024-12-21T12:00:00Z" w16du:dateUtc="2024-12-21T11:00:00Z"/>
          <w:i/>
        </w:rPr>
      </w:pPr>
      <w:moveFrom w:id="2214" w:author="Ben Fels" w:date="2024-12-21T12:00:00Z" w16du:dateUtc="2024-12-21T11:00:00Z">
        <w:del w:id="2215"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2216" w:author="Ben Fels" w:date="2024-12-21T12:02:00Z" w16du:dateUtc="2024-12-21T11:02:00Z"/>
          <w:moveFrom w:id="2217" w:author="Ben Fels" w:date="2024-12-21T12:00:00Z" w16du:dateUtc="2024-12-21T11:00:00Z"/>
          <w:b/>
          <w:rPrChange w:id="2218" w:author="Ben Fels" w:date="2024-12-21T18:08:00Z" w16du:dateUtc="2024-12-21T17:08:00Z">
            <w:rPr>
              <w:del w:id="2219" w:author="Ben Fels" w:date="2024-12-21T12:02:00Z" w16du:dateUtc="2024-12-21T11:02:00Z"/>
              <w:moveFrom w:id="2220" w:author="Ben Fels" w:date="2024-12-21T12:00:00Z" w16du:dateUtc="2024-12-21T11:00:00Z"/>
              <w:b/>
              <w:lang w:val="en-US"/>
            </w:rPr>
          </w:rPrChange>
        </w:rPr>
      </w:pPr>
      <w:moveFrom w:id="2221" w:author="Ben Fels" w:date="2024-12-21T12:00:00Z" w16du:dateUtc="2024-12-21T11:00:00Z">
        <w:del w:id="2222"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2223" w:author="Ben Fels" w:date="2024-12-21T12:02:00Z" w16du:dateUtc="2024-12-21T11:02:00Z"/>
          <w:moveFrom w:id="2224" w:author="Ben Fels" w:date="2024-12-21T12:00:00Z" w16du:dateUtc="2024-12-21T11:00:00Z"/>
        </w:rPr>
      </w:pPr>
      <w:moveFrom w:id="2225" w:author="Ben Fels" w:date="2024-12-21T12:00:00Z" w16du:dateUtc="2024-12-21T11:00:00Z">
        <w:del w:id="2226"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2227" w:author="Ben Fels" w:date="2024-12-21T12:02:00Z" w16du:dateUtc="2024-12-21T11:02:00Z"/>
          <w:moveFrom w:id="2228" w:author="Ben Fels" w:date="2024-12-21T12:00:00Z" w16du:dateUtc="2024-12-21T11:00:00Z"/>
        </w:rPr>
      </w:pPr>
      <w:moveFrom w:id="2229" w:author="Ben Fels" w:date="2024-12-21T12:00:00Z" w16du:dateUtc="2024-12-21T11:00:00Z">
        <w:del w:id="2230" w:author="Ben Fels" w:date="2024-12-21T12:02:00Z" w16du:dateUtc="2024-12-21T11:02:00Z">
          <w:r w:rsidDel="004328D8">
            <w:delText>Doch was genau ist ein Argument?</w:delText>
          </w:r>
        </w:del>
      </w:moveFrom>
    </w:p>
    <w:moveFromRangeEnd w:id="2182"/>
    <w:p w14:paraId="2531ED4D" w14:textId="445A8A69" w:rsidR="00820B99" w:rsidRPr="00820B99" w:rsidDel="004328D8" w:rsidRDefault="00820B99" w:rsidP="009A54C3">
      <w:pPr>
        <w:pStyle w:val="berschrift2"/>
        <w:rPr>
          <w:del w:id="2231" w:author="Ben Fels" w:date="2024-12-21T12:00:00Z" w16du:dateUtc="2024-12-21T11:00:00Z"/>
        </w:rPr>
      </w:pPr>
      <w:del w:id="2232" w:author="Ben Fels" w:date="2024-12-21T12:00:00Z" w16du:dateUtc="2024-12-21T11:00:00Z">
        <w:r w:rsidRPr="00820B99" w:rsidDel="004328D8">
          <w:delText>Argument</w:delText>
        </w:r>
      </w:del>
    </w:p>
    <w:p w14:paraId="0DC96A23" w14:textId="05EE6C09" w:rsidR="0017354B" w:rsidDel="004328D8" w:rsidRDefault="00B22A20" w:rsidP="00CF7AE6">
      <w:pPr>
        <w:rPr>
          <w:del w:id="2233" w:author="Ben Fels" w:date="2024-12-21T12:00:00Z" w16du:dateUtc="2024-12-21T11:00:00Z"/>
        </w:rPr>
      </w:pPr>
      <w:del w:id="2234"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2235" w:author="Ben Fels" w:date="2024-12-21T12:00:00Z" w16du:dateUtc="2024-12-21T11:00:00Z"/>
        </w:rPr>
      </w:pPr>
      <w:del w:id="2236"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2237"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2238" w:author="Ben Fels" w:date="2024-12-21T12:00:00Z" w16du:dateUtc="2024-12-21T11:00:00Z"/>
        </w:rPr>
      </w:pPr>
      <w:del w:id="2239"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2240" w:author="Ben Fels" w:date="2024-12-21T12:00:00Z" w16du:dateUtc="2024-12-21T11:00:00Z"/>
        </w:rPr>
      </w:pPr>
      <w:del w:id="2241"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2242" w:author="Ben Fels" w:date="2024-12-21T12:00:00Z" w16du:dateUtc="2024-12-21T11:00:00Z"/>
        </w:rPr>
      </w:pPr>
      <w:del w:id="2243"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2244" w:author="Ben Fels" w:date="2024-12-21T12:02:00Z" w16du:dateUtc="2024-12-21T11:02:00Z"/>
        </w:rPr>
      </w:pPr>
    </w:p>
    <w:p w14:paraId="0E4F5B69" w14:textId="2D6C28B7" w:rsidR="00787132" w:rsidDel="004328D8" w:rsidRDefault="00787132" w:rsidP="00787132">
      <w:pPr>
        <w:pStyle w:val="berschrift2"/>
        <w:rPr>
          <w:del w:id="2245" w:author="Ben Fels" w:date="2024-12-21T12:02:00Z" w16du:dateUtc="2024-12-21T11:02:00Z"/>
        </w:rPr>
      </w:pPr>
      <w:del w:id="2246" w:author="Ben Fels" w:date="2024-12-21T12:02:00Z" w16du:dateUtc="2024-12-21T11:02:00Z">
        <w:r w:rsidDel="004328D8">
          <w:delText>Aufgaben des Argument Minings</w:delText>
        </w:r>
      </w:del>
    </w:p>
    <w:p w14:paraId="1246EA9D" w14:textId="4F7F9E5D" w:rsidR="00BD7A9D" w:rsidDel="004328D8" w:rsidRDefault="00F00E8F" w:rsidP="00CF7AE6">
      <w:pPr>
        <w:rPr>
          <w:del w:id="2247" w:author="Ben Fels" w:date="2024-12-21T12:02:00Z" w16du:dateUtc="2024-12-21T11:02:00Z"/>
          <w:moveFrom w:id="2248" w:author="Ben Fels" w:date="2024-12-21T12:01:00Z" w16du:dateUtc="2024-12-21T11:01:00Z"/>
        </w:rPr>
      </w:pPr>
      <w:moveFromRangeStart w:id="2249" w:author="Ben Fels" w:date="2024-12-21T12:01:00Z" w:name="move185674925"/>
      <w:moveFrom w:id="2250" w:author="Ben Fels" w:date="2024-12-21T12:01:00Z" w16du:dateUtc="2024-12-21T11:01:00Z">
        <w:del w:id="2251"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2252"/>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2252"/>
          <w:r w:rsidR="00485B60" w:rsidDel="004328D8">
            <w:rPr>
              <w:rStyle w:val="Kommentarzeichen"/>
            </w:rPr>
            <w:commentReference w:id="2252"/>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2253" w:author="Ben Fels" w:date="2024-12-21T12:02:00Z" w16du:dateUtc="2024-12-21T11:02:00Z"/>
          <w:moveFrom w:id="2254" w:author="Ben Fels" w:date="2024-12-21T12:01:00Z" w16du:dateUtc="2024-12-21T11:01:00Z"/>
        </w:rPr>
      </w:pPr>
      <w:moveFrom w:id="2255" w:author="Ben Fels" w:date="2024-12-21T12:01:00Z" w16du:dateUtc="2024-12-21T11:01:00Z">
        <w:del w:id="2256"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2257" w:author="Ben Fels" w:date="2024-12-21T12:02:00Z" w16du:dateUtc="2024-12-21T11:02:00Z"/>
          <w:moveFrom w:id="2258" w:author="Ben Fels" w:date="2024-12-21T12:01:00Z" w16du:dateUtc="2024-12-21T11:01:00Z"/>
        </w:rPr>
      </w:pPr>
      <w:moveFrom w:id="2259" w:author="Ben Fels" w:date="2024-12-21T12:01:00Z" w16du:dateUtc="2024-12-21T11:01:00Z">
        <w:del w:id="2260"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2261" w:author="Ben Fels" w:date="2024-12-21T12:02:00Z" w16du:dateUtc="2024-12-21T11:02:00Z"/>
          <w:moveFrom w:id="2262" w:author="Ben Fels" w:date="2024-12-21T12:01:00Z" w16du:dateUtc="2024-12-21T11:01:00Z"/>
        </w:rPr>
      </w:pPr>
      <w:moveFrom w:id="2263" w:author="Ben Fels" w:date="2024-12-21T12:01:00Z" w16du:dateUtc="2024-12-21T11:01:00Z">
        <w:del w:id="2264"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2265" w:author="Ben Fels" w:date="2024-12-21T12:02:00Z" w16du:dateUtc="2024-12-21T11:02:00Z"/>
          <w:moveFrom w:id="2266" w:author="Ben Fels" w:date="2024-12-21T12:01:00Z" w16du:dateUtc="2024-12-21T11:01:00Z"/>
        </w:rPr>
      </w:pPr>
      <w:moveFrom w:id="2267" w:author="Ben Fels" w:date="2024-12-21T12:01:00Z" w16du:dateUtc="2024-12-21T11:01:00Z">
        <w:del w:id="2268"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2269" w:author="Ben Fels" w:date="2024-12-21T12:02:00Z" w16du:dateUtc="2024-12-21T11:02:00Z"/>
          <w:moveFrom w:id="2270" w:author="Ben Fels" w:date="2024-12-21T12:01:00Z" w16du:dateUtc="2024-12-21T11:01:00Z"/>
        </w:rPr>
      </w:pPr>
      <w:moveFrom w:id="2271" w:author="Ben Fels" w:date="2024-12-21T12:01:00Z" w16du:dateUtc="2024-12-21T11:01:00Z">
        <w:del w:id="2272"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2273" w:author="Ben Fels" w:date="2024-12-21T12:02:00Z" w16du:dateUtc="2024-12-21T11:02:00Z"/>
          <w:moveFrom w:id="2274" w:author="Ben Fels" w:date="2024-12-21T12:01:00Z" w16du:dateUtc="2024-12-21T11:01:00Z"/>
        </w:rPr>
      </w:pPr>
      <w:moveFrom w:id="2275" w:author="Ben Fels" w:date="2024-12-21T12:01:00Z" w16du:dateUtc="2024-12-21T11:01:00Z">
        <w:del w:id="2276"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2277" w:author="Ben Fels" w:date="2024-12-21T12:02:00Z" w16du:dateUtc="2024-12-21T11:02:00Z"/>
          <w:moveFrom w:id="2278" w:author="Ben Fels" w:date="2024-12-21T12:01:00Z" w16du:dateUtc="2024-12-21T11:01:00Z"/>
        </w:rPr>
      </w:pPr>
    </w:p>
    <w:p w14:paraId="4FD19C8E" w14:textId="7802FD41" w:rsidR="00156934" w:rsidDel="004328D8" w:rsidRDefault="00EA0835" w:rsidP="00CF7AE6">
      <w:pPr>
        <w:rPr>
          <w:del w:id="2279" w:author="Ben Fels" w:date="2024-12-21T12:02:00Z" w16du:dateUtc="2024-12-21T11:02:00Z"/>
          <w:moveFrom w:id="2280" w:author="Ben Fels" w:date="2024-12-21T12:01:00Z" w16du:dateUtc="2024-12-21T11:01:00Z"/>
        </w:rPr>
      </w:pPr>
      <w:moveFrom w:id="2281" w:author="Ben Fels" w:date="2024-12-21T12:01:00Z" w16du:dateUtc="2024-12-21T11:01:00Z">
        <w:del w:id="2282"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2283" w:author="Ben Fels" w:date="2024-12-21T12:02:00Z" w16du:dateUtc="2024-12-21T11:02:00Z"/>
          <w:moveFrom w:id="2284" w:author="Ben Fels" w:date="2024-12-21T12:01:00Z" w16du:dateUtc="2024-12-21T11:01:00Z"/>
        </w:rPr>
      </w:pPr>
      <w:moveFrom w:id="2285" w:author="Ben Fels" w:date="2024-12-21T12:01:00Z" w16du:dateUtc="2024-12-21T11:01:00Z">
        <w:del w:id="2286"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2287" w:author="Ben Fels" w:date="2024-12-21T12:02:00Z" w16du:dateUtc="2024-12-21T11:02:00Z"/>
          <w:moveFrom w:id="2288" w:author="Ben Fels" w:date="2024-12-21T12:01:00Z" w16du:dateUtc="2024-12-21T11:01:00Z"/>
        </w:rPr>
      </w:pPr>
      <w:moveFrom w:id="2289" w:author="Ben Fels" w:date="2024-12-21T12:01:00Z" w16du:dateUtc="2024-12-21T11:01:00Z">
        <w:del w:id="2290"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2291" w:author="Ben Fels" w:date="2024-12-21T12:02:00Z" w16du:dateUtc="2024-12-21T11:02:00Z"/>
          <w:moveFrom w:id="2292" w:author="Ben Fels" w:date="2024-12-21T12:01:00Z" w16du:dateUtc="2024-12-21T11:01:00Z"/>
        </w:rPr>
      </w:pPr>
      <w:moveFrom w:id="2293" w:author="Ben Fels" w:date="2024-12-21T12:01:00Z" w16du:dateUtc="2024-12-21T11:01:00Z">
        <w:del w:id="2294"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2295" w:author="Ben Fels" w:date="2024-12-21T12:02:00Z" w16du:dateUtc="2024-12-21T11:02:00Z"/>
          <w:moveFrom w:id="2296" w:author="Ben Fels" w:date="2024-12-21T12:01:00Z" w16du:dateUtc="2024-12-21T11:01:00Z"/>
        </w:rPr>
      </w:pPr>
      <w:moveFrom w:id="2297" w:author="Ben Fels" w:date="2024-12-21T12:01:00Z" w16du:dateUtc="2024-12-21T11:01:00Z">
        <w:del w:id="2298"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2299" w:author="Ben Fels" w:date="2024-12-21T12:02:00Z" w16du:dateUtc="2024-12-21T11:02:00Z"/>
          <w:moveFrom w:id="2300" w:author="Ben Fels" w:date="2024-12-21T12:01:00Z" w16du:dateUtc="2024-12-21T11:01:00Z"/>
        </w:rPr>
      </w:pPr>
    </w:p>
    <w:p w14:paraId="560C6DC7" w14:textId="3508A237" w:rsidR="00053FB2" w:rsidDel="004328D8" w:rsidRDefault="00053FB2" w:rsidP="00CF7AE6">
      <w:pPr>
        <w:rPr>
          <w:del w:id="2301" w:author="Ben Fels" w:date="2024-12-21T12:02:00Z" w16du:dateUtc="2024-12-21T11:02:00Z"/>
          <w:moveFrom w:id="2302" w:author="Ben Fels" w:date="2024-12-21T12:01:00Z" w16du:dateUtc="2024-12-21T11:01:00Z"/>
          <w:rFonts w:cs="Arial"/>
        </w:rPr>
      </w:pPr>
      <w:moveFrom w:id="2303" w:author="Ben Fels" w:date="2024-12-21T12:01:00Z" w16du:dateUtc="2024-12-21T11:01:00Z">
        <w:del w:id="2304"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2305" w:author="Ben Fels" w:date="2024-12-21T12:02:00Z" w16du:dateUtc="2024-12-21T11:02:00Z"/>
          <w:moveFrom w:id="2306" w:author="Ben Fels" w:date="2024-12-21T12:01:00Z" w16du:dateUtc="2024-12-21T11:01:00Z"/>
        </w:rPr>
      </w:pPr>
      <w:moveFrom w:id="2307" w:author="Ben Fels" w:date="2024-12-21T12:01:00Z" w16du:dateUtc="2024-12-21T11:01:00Z">
        <w:del w:id="2308"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2309" w:author="Ben Fels" w:date="2024-12-21T12:02:00Z" w16du:dateUtc="2024-12-21T11:02:00Z"/>
          <w:moveFrom w:id="2310" w:author="Ben Fels" w:date="2024-12-21T12:01:00Z" w16du:dateUtc="2024-12-21T11:01:00Z"/>
        </w:rPr>
      </w:pPr>
      <w:moveFrom w:id="2311" w:author="Ben Fels" w:date="2024-12-21T12:01:00Z" w16du:dateUtc="2024-12-21T11:01:00Z">
        <w:del w:id="2312"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2313" w:author="Ben Fels" w:date="2024-12-21T12:02:00Z" w16du:dateUtc="2024-12-21T11:02:00Z"/>
          <w:moveFrom w:id="2314" w:author="Ben Fels" w:date="2024-12-21T12:01:00Z" w16du:dateUtc="2024-12-21T11:01:00Z"/>
        </w:rPr>
      </w:pPr>
      <w:moveFrom w:id="2315" w:author="Ben Fels" w:date="2024-12-21T12:01:00Z" w16du:dateUtc="2024-12-21T11:01:00Z">
        <w:del w:id="2316"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2317" w:author="Ben Fels" w:date="2024-12-21T12:02:00Z" w16du:dateUtc="2024-12-21T11:02:00Z"/>
          <w:moveFrom w:id="2318" w:author="Ben Fels" w:date="2024-12-21T12:01:00Z" w16du:dateUtc="2024-12-21T11:01:00Z"/>
        </w:rPr>
      </w:pPr>
      <w:moveFrom w:id="2319" w:author="Ben Fels" w:date="2024-12-21T12:01:00Z" w16du:dateUtc="2024-12-21T11:01:00Z">
        <w:del w:id="2320"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321" w:author="Ben Fels" w:date="2024-12-21T12:02:00Z" w16du:dateUtc="2024-12-21T11:02:00Z"/>
          <w:moveFrom w:id="2322" w:author="Ben Fels" w:date="2024-12-21T12:01:00Z" w16du:dateUtc="2024-12-21T11:01:00Z"/>
        </w:rPr>
      </w:pPr>
      <w:moveFrom w:id="2323" w:author="Ben Fels" w:date="2024-12-21T12:01:00Z" w16du:dateUtc="2024-12-21T11:01:00Z">
        <w:del w:id="2324"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325" w:author="Ben Fels" w:date="2024-12-21T12:02:00Z" w16du:dateUtc="2024-12-21T11:02:00Z"/>
          <w:moveFrom w:id="2326" w:author="Ben Fels" w:date="2024-12-21T12:01:00Z" w16du:dateUtc="2024-12-21T11:01:00Z"/>
        </w:rPr>
      </w:pPr>
      <w:moveFrom w:id="2327" w:author="Ben Fels" w:date="2024-12-21T12:01:00Z" w16du:dateUtc="2024-12-21T11:01:00Z">
        <w:del w:id="2328"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329" w:author="Ben Fels" w:date="2024-12-21T12:02:00Z" w16du:dateUtc="2024-12-21T11:02:00Z"/>
          <w:moveFrom w:id="2330" w:author="Ben Fels" w:date="2024-12-21T12:01:00Z" w16du:dateUtc="2024-12-21T11:01:00Z"/>
        </w:rPr>
      </w:pPr>
      <w:moveFrom w:id="2331" w:author="Ben Fels" w:date="2024-12-21T12:01:00Z" w16du:dateUtc="2024-12-21T11:01:00Z">
        <w:del w:id="2332"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333" w:author="Ben Fels" w:date="2024-12-21T12:02:00Z" w16du:dateUtc="2024-12-21T11:02:00Z"/>
          <w:moveFrom w:id="2334" w:author="Ben Fels" w:date="2024-12-21T12:01:00Z" w16du:dateUtc="2024-12-21T11:01:00Z"/>
        </w:rPr>
      </w:pPr>
      <w:moveFrom w:id="2335" w:author="Ben Fels" w:date="2024-12-21T12:01:00Z" w16du:dateUtc="2024-12-21T11:01:00Z">
        <w:del w:id="2336"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337" w:author="Ben Fels" w:date="2024-12-21T12:02:00Z" w16du:dateUtc="2024-12-21T11:02:00Z"/>
          <w:moveFrom w:id="2338" w:author="Ben Fels" w:date="2024-12-21T12:01:00Z" w16du:dateUtc="2024-12-21T11:01:00Z"/>
        </w:rPr>
      </w:pPr>
      <w:moveFrom w:id="2339" w:author="Ben Fels" w:date="2024-12-21T12:01:00Z" w16du:dateUtc="2024-12-21T11:01:00Z">
        <w:del w:id="2340"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341" w:author="Ben Fels" w:date="2024-12-21T12:02:00Z" w16du:dateUtc="2024-12-21T11:02:00Z"/>
          <w:moveFrom w:id="2342" w:author="Ben Fels" w:date="2024-12-21T12:01:00Z" w16du:dateUtc="2024-12-21T11:01:00Z"/>
        </w:rPr>
      </w:pPr>
      <w:moveFrom w:id="2343" w:author="Ben Fels" w:date="2024-12-21T12:01:00Z" w16du:dateUtc="2024-12-21T11:01:00Z">
        <w:del w:id="2344"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345" w:author="Ben Fels" w:date="2024-12-21T12:02:00Z" w16du:dateUtc="2024-12-21T11:02:00Z"/>
          <w:moveFrom w:id="2346" w:author="Ben Fels" w:date="2024-12-21T12:01:00Z" w16du:dateUtc="2024-12-21T11:01:00Z"/>
        </w:rPr>
      </w:pPr>
      <w:moveFrom w:id="2347" w:author="Ben Fels" w:date="2024-12-21T12:01:00Z" w16du:dateUtc="2024-12-21T11:01:00Z">
        <w:del w:id="2348"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349" w:author="Ben Fels" w:date="2024-12-21T12:02:00Z" w16du:dateUtc="2024-12-21T11:02:00Z"/>
          <w:moveFrom w:id="2350" w:author="Ben Fels" w:date="2024-12-21T12:01:00Z" w16du:dateUtc="2024-12-21T11:01:00Z"/>
        </w:rPr>
      </w:pPr>
      <w:moveFrom w:id="2351" w:author="Ben Fels" w:date="2024-12-21T12:01:00Z" w16du:dateUtc="2024-12-21T11:01:00Z">
        <w:del w:id="2352"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353" w:author="Ben Fels" w:date="2024-12-21T12:02:00Z" w16du:dateUtc="2024-12-21T11:02:00Z"/>
          <w:moveFrom w:id="2354" w:author="Ben Fels" w:date="2024-12-21T12:01:00Z" w16du:dateUtc="2024-12-21T11:01:00Z"/>
        </w:rPr>
      </w:pPr>
      <w:moveFrom w:id="2355" w:author="Ben Fels" w:date="2024-12-21T12:01:00Z" w16du:dateUtc="2024-12-21T11:01:00Z">
        <w:del w:id="2356"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357" w:author="Ben Fels" w:date="2024-12-21T12:02:00Z" w16du:dateUtc="2024-12-21T11:02:00Z"/>
          <w:moveFrom w:id="2358" w:author="Ben Fels" w:date="2024-12-21T12:01:00Z" w16du:dateUtc="2024-12-21T11:01:00Z"/>
          <w:b/>
        </w:rPr>
      </w:pPr>
      <w:moveFrom w:id="2359" w:author="Ben Fels" w:date="2024-12-21T12:01:00Z" w16du:dateUtc="2024-12-21T11:01:00Z">
        <w:del w:id="2360"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361" w:author="Ben Fels" w:date="2024-12-21T12:02:00Z" w16du:dateUtc="2024-12-21T11:02:00Z"/>
          <w:moveFrom w:id="2362" w:author="Ben Fels" w:date="2024-12-21T12:01:00Z" w16du:dateUtc="2024-12-21T11:01:00Z"/>
          <w:b/>
        </w:rPr>
      </w:pPr>
      <w:moveFrom w:id="2363" w:author="Ben Fels" w:date="2024-12-21T12:01:00Z" w16du:dateUtc="2024-12-21T11:01:00Z">
        <w:del w:id="2364"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365" w:author="Ben Fels" w:date="2024-12-21T12:02:00Z" w16du:dateUtc="2024-12-21T11:02:00Z"/>
          <w:moveFrom w:id="2366" w:author="Ben Fels" w:date="2024-12-21T12:01:00Z" w16du:dateUtc="2024-12-21T11:01:00Z"/>
          <w:b/>
        </w:rPr>
      </w:pPr>
    </w:p>
    <w:p w14:paraId="59FD6A33" w14:textId="2485C384" w:rsidR="00E4126F" w:rsidRPr="00ED7173" w:rsidDel="004328D8" w:rsidRDefault="00E4126F" w:rsidP="00E4126F">
      <w:pPr>
        <w:rPr>
          <w:del w:id="2367" w:author="Ben Fels" w:date="2024-12-21T12:02:00Z" w16du:dateUtc="2024-12-21T11:02:00Z"/>
          <w:moveFrom w:id="2368" w:author="Ben Fels" w:date="2024-12-21T12:01:00Z" w16du:dateUtc="2024-12-21T11:01:00Z"/>
          <w:b/>
        </w:rPr>
      </w:pPr>
    </w:p>
    <w:p w14:paraId="33AC776F" w14:textId="52DD52F0" w:rsidR="002A784E" w:rsidDel="004328D8" w:rsidRDefault="0010585D" w:rsidP="00E4126F">
      <w:pPr>
        <w:rPr>
          <w:del w:id="2369" w:author="Ben Fels" w:date="2024-12-21T12:02:00Z" w16du:dateUtc="2024-12-21T11:02:00Z"/>
          <w:moveFrom w:id="2370" w:author="Ben Fels" w:date="2024-12-21T12:01:00Z" w16du:dateUtc="2024-12-21T11:01:00Z"/>
          <w:b/>
        </w:rPr>
      </w:pPr>
      <w:moveFrom w:id="2371" w:author="Ben Fels" w:date="2024-12-21T12:01:00Z" w16du:dateUtc="2024-12-21T11:01:00Z">
        <w:del w:id="2372" w:author="Ben Fels" w:date="2024-12-21T12:02:00Z" w16du:dateUtc="2024-12-21T11:02:00Z">
          <w:r w:rsidRPr="00664C71" w:rsidDel="004328D8">
            <w:rPr>
              <w:rPrChange w:id="2373" w:author="Ben Fels" w:date="2024-12-21T18:08:00Z" w16du:dateUtc="2024-12-21T17:08:00Z">
                <w:rPr>
                  <w:lang w:val="en-US"/>
                </w:rPr>
              </w:rPrChange>
            </w:rPr>
            <w:delText xml:space="preserve">Argumente bestehen aus </w:delText>
          </w:r>
          <w:r w:rsidRPr="00664C71" w:rsidDel="004328D8">
            <w:rPr>
              <w:b/>
              <w:rPrChange w:id="2374"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375"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376"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377"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378" w:author="Ben Fels" w:date="2024-12-21T12:02:00Z" w16du:dateUtc="2024-12-21T11:02:00Z"/>
          <w:moveFrom w:id="2379" w:author="Ben Fels" w:date="2024-12-21T12:01:00Z" w16du:dateUtc="2024-12-21T11:01:00Z"/>
        </w:rPr>
      </w:pPr>
      <w:moveFrom w:id="2380" w:author="Ben Fels" w:date="2024-12-21T12:01:00Z" w16du:dateUtc="2024-12-21T11:01:00Z">
        <w:del w:id="2381"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382" w:author="Ben Fels" w:date="2024-12-21T12:02:00Z" w16du:dateUtc="2024-12-21T11:02:00Z"/>
          <w:moveFrom w:id="2383" w:author="Ben Fels" w:date="2024-12-21T12:01:00Z" w16du:dateUtc="2024-12-21T11:01:00Z"/>
        </w:rPr>
      </w:pPr>
      <w:moveFrom w:id="2384" w:author="Ben Fels" w:date="2024-12-21T12:01:00Z" w16du:dateUtc="2024-12-21T11:01:00Z">
        <w:del w:id="2385"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386" w:author="Ben Fels" w:date="2024-12-21T12:02:00Z" w16du:dateUtc="2024-12-21T11:02:00Z"/>
          <w:moveFrom w:id="2387" w:author="Ben Fels" w:date="2024-12-21T12:01:00Z" w16du:dateUtc="2024-12-21T11:01:00Z"/>
        </w:rPr>
      </w:pPr>
      <w:moveFrom w:id="2388" w:author="Ben Fels" w:date="2024-12-21T12:01:00Z" w16du:dateUtc="2024-12-21T11:01:00Z">
        <w:del w:id="2389"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390" w:author="Ben Fels" w:date="2024-12-21T12:02:00Z" w16du:dateUtc="2024-12-21T11:02:00Z"/>
          <w:moveFrom w:id="2391" w:author="Ben Fels" w:date="2024-12-21T12:01:00Z" w16du:dateUtc="2024-12-21T11:01:00Z"/>
        </w:rPr>
      </w:pPr>
      <w:moveFrom w:id="2392" w:author="Ben Fels" w:date="2024-12-21T12:01:00Z" w16du:dateUtc="2024-12-21T11:01:00Z">
        <w:del w:id="2393"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394" w:author="Ben Fels" w:date="2024-12-21T12:02:00Z" w16du:dateUtc="2024-12-21T11:02:00Z"/>
          <w:moveFrom w:id="2395" w:author="Ben Fels" w:date="2024-12-21T12:01:00Z" w16du:dateUtc="2024-12-21T11:01:00Z"/>
        </w:rPr>
      </w:pPr>
      <w:moveFrom w:id="2396" w:author="Ben Fels" w:date="2024-12-21T12:01:00Z" w16du:dateUtc="2024-12-21T11:01:00Z">
        <w:del w:id="2397"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398" w:author="Ben Fels" w:date="2024-12-21T12:02:00Z" w16du:dateUtc="2024-12-21T11:02:00Z"/>
          <w:moveFrom w:id="2399" w:author="Ben Fels" w:date="2024-12-21T12:01:00Z" w16du:dateUtc="2024-12-21T11:01:00Z"/>
        </w:rPr>
      </w:pPr>
      <w:moveFrom w:id="2400" w:author="Ben Fels" w:date="2024-12-21T12:01:00Z" w16du:dateUtc="2024-12-21T11:01:00Z">
        <w:del w:id="2401"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402" w:author="Ben Fels" w:date="2024-12-21T12:02:00Z" w16du:dateUtc="2024-12-21T11:02:00Z"/>
          <w:moveFrom w:id="2403" w:author="Ben Fels" w:date="2024-12-21T12:01:00Z" w16du:dateUtc="2024-12-21T11:01:00Z"/>
        </w:rPr>
      </w:pPr>
    </w:p>
    <w:p w14:paraId="372651CB" w14:textId="60E066AD" w:rsidR="00461154" w:rsidRPr="00F84302" w:rsidDel="004328D8" w:rsidRDefault="00A0667F" w:rsidP="00CF7AE6">
      <w:pPr>
        <w:rPr>
          <w:del w:id="2404" w:author="Ben Fels" w:date="2024-12-21T12:02:00Z" w16du:dateUtc="2024-12-21T11:02:00Z"/>
          <w:moveFrom w:id="2405" w:author="Ben Fels" w:date="2024-12-21T12:01:00Z" w16du:dateUtc="2024-12-21T11:01:00Z"/>
        </w:rPr>
      </w:pPr>
      <w:moveFrom w:id="2406" w:author="Ben Fels" w:date="2024-12-21T12:01:00Z" w16du:dateUtc="2024-12-21T11:01:00Z">
        <w:del w:id="2407"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408" w:author="Ben Fels" w:date="2024-12-21T12:02:00Z" w16du:dateUtc="2024-12-21T11:02:00Z"/>
          <w:moveFrom w:id="2409" w:author="Ben Fels" w:date="2024-12-21T12:01:00Z" w16du:dateUtc="2024-12-21T11:01:00Z"/>
        </w:rPr>
      </w:pPr>
      <w:moveFrom w:id="2410" w:author="Ben Fels" w:date="2024-12-21T12:01:00Z" w16du:dateUtc="2024-12-21T11:01:00Z">
        <w:del w:id="2411"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412" w:author="Ben Fels" w:date="2024-12-21T12:02:00Z" w16du:dateUtc="2024-12-21T11:02:00Z"/>
          <w:moveFrom w:id="2413" w:author="Ben Fels" w:date="2024-12-21T12:01:00Z" w16du:dateUtc="2024-12-21T11:01:00Z"/>
          <w:rPrChange w:id="2414" w:author="Ben Fels" w:date="2024-12-21T18:08:00Z" w16du:dateUtc="2024-12-21T17:08:00Z">
            <w:rPr>
              <w:del w:id="2415" w:author="Ben Fels" w:date="2024-12-21T12:02:00Z" w16du:dateUtc="2024-12-21T11:02:00Z"/>
              <w:moveFrom w:id="2416" w:author="Ben Fels" w:date="2024-12-21T12:01:00Z" w16du:dateUtc="2024-12-21T11:01:00Z"/>
              <w:lang w:val="en-US"/>
            </w:rPr>
          </w:rPrChange>
        </w:rPr>
      </w:pPr>
      <w:moveFrom w:id="2417" w:author="Ben Fels" w:date="2024-12-21T12:01:00Z" w16du:dateUtc="2024-12-21T11:01:00Z">
        <w:del w:id="2418" w:author="Ben Fels" w:date="2024-12-21T12:02:00Z" w16du:dateUtc="2024-12-21T11:02:00Z">
          <w:r w:rsidRPr="00664C71" w:rsidDel="004328D8">
            <w:rPr>
              <w:rPrChange w:id="2419" w:author="Ben Fels" w:date="2024-12-21T18:08:00Z" w16du:dateUtc="2024-12-21T17:08:00Z">
                <w:rPr>
                  <w:lang w:val="en-US"/>
                </w:rPr>
              </w:rPrChange>
            </w:rPr>
            <w:delText xml:space="preserve">Context </w:delText>
          </w:r>
          <w:r w:rsidR="00DB0843" w:rsidRPr="00664C71" w:rsidDel="004328D8">
            <w:rPr>
              <w:rPrChange w:id="2420" w:author="Ben Fels" w:date="2024-12-21T18:08:00Z" w16du:dateUtc="2024-12-21T17:08:00Z">
                <w:rPr>
                  <w:lang w:val="en-US"/>
                </w:rPr>
              </w:rPrChange>
            </w:rPr>
            <w:delText xml:space="preserve">dependent </w:delText>
          </w:r>
          <w:r w:rsidRPr="00664C71" w:rsidDel="004328D8">
            <w:rPr>
              <w:rPrChange w:id="2421" w:author="Ben Fels" w:date="2024-12-21T18:08:00Z" w16du:dateUtc="2024-12-21T17:08:00Z">
                <w:rPr>
                  <w:lang w:val="en-US"/>
                </w:rPr>
              </w:rPrChange>
            </w:rPr>
            <w:delText xml:space="preserve">claim detection </w:delText>
          </w:r>
          <w:r w:rsidR="00CF2774" w:rsidRPr="00664C71" w:rsidDel="004328D8">
            <w:rPr>
              <w:rPrChange w:id="2422" w:author="Ben Fels" w:date="2024-12-21T18:08:00Z" w16du:dateUtc="2024-12-21T17:08:00Z">
                <w:rPr>
                  <w:lang w:val="en-US"/>
                </w:rPr>
              </w:rPrChange>
            </w:rPr>
            <w:delText>–</w:delText>
          </w:r>
          <w:r w:rsidR="00991C10" w:rsidRPr="00664C71" w:rsidDel="004328D8">
            <w:rPr>
              <w:rPrChange w:id="2423" w:author="Ben Fels" w:date="2024-12-21T18:08:00Z" w16du:dateUtc="2024-12-21T17:08:00Z">
                <w:rPr>
                  <w:lang w:val="en-US"/>
                </w:rPr>
              </w:rPrChange>
            </w:rPr>
            <w:delText xml:space="preserve"> </w:delText>
          </w:r>
          <w:r w:rsidRPr="00664C71" w:rsidDel="004328D8">
            <w:rPr>
              <w:rPrChange w:id="2424" w:author="Ben Fels" w:date="2024-12-21T18:08:00Z" w16du:dateUtc="2024-12-21T17:08:00Z">
                <w:rPr>
                  <w:lang w:val="en-US"/>
                </w:rPr>
              </w:rPrChange>
            </w:rPr>
            <w:delText>CDCD</w:delText>
          </w:r>
          <w:r w:rsidR="00CF2774" w:rsidRPr="00664C71" w:rsidDel="004328D8">
            <w:rPr>
              <w:rPrChange w:id="2425"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426" w:author="Ben Fels" w:date="2024-12-21T12:02:00Z" w16du:dateUtc="2024-12-21T11:02:00Z"/>
          <w:moveFrom w:id="2427" w:author="Ben Fels" w:date="2024-12-21T12:01:00Z" w16du:dateUtc="2024-12-21T11:01:00Z"/>
          <w:rPrChange w:id="2428" w:author="Ben Fels" w:date="2024-12-21T18:08:00Z" w16du:dateUtc="2024-12-21T17:08:00Z">
            <w:rPr>
              <w:del w:id="2429" w:author="Ben Fels" w:date="2024-12-21T12:02:00Z" w16du:dateUtc="2024-12-21T11:02:00Z"/>
              <w:moveFrom w:id="2430" w:author="Ben Fels" w:date="2024-12-21T12:01:00Z" w16du:dateUtc="2024-12-21T11:01:00Z"/>
              <w:lang w:val="en-US"/>
            </w:rPr>
          </w:rPrChange>
        </w:rPr>
      </w:pPr>
      <w:moveFrom w:id="2431" w:author="Ben Fels" w:date="2024-12-21T12:01:00Z" w16du:dateUtc="2024-12-21T11:01:00Z">
        <w:del w:id="2432" w:author="Ben Fels" w:date="2024-12-21T12:02:00Z" w16du:dateUtc="2024-12-21T11:02:00Z">
          <w:r w:rsidRPr="00664C71" w:rsidDel="004328D8">
            <w:rPr>
              <w:rPrChange w:id="2433" w:author="Ben Fels" w:date="2024-12-21T18:08:00Z" w16du:dateUtc="2024-12-21T17:08:00Z">
                <w:rPr>
                  <w:lang w:val="en-US"/>
                </w:rPr>
              </w:rPrChange>
            </w:rPr>
            <w:delText>Claim stance classification</w:delText>
          </w:r>
          <w:r w:rsidR="00991C10" w:rsidRPr="00664C71" w:rsidDel="004328D8">
            <w:rPr>
              <w:rPrChange w:id="2434" w:author="Ben Fels" w:date="2024-12-21T18:08:00Z" w16du:dateUtc="2024-12-21T17:08:00Z">
                <w:rPr>
                  <w:lang w:val="en-US"/>
                </w:rPr>
              </w:rPrChange>
            </w:rPr>
            <w:delText xml:space="preserve"> </w:delText>
          </w:r>
          <w:r w:rsidR="00CF2774" w:rsidRPr="00664C71" w:rsidDel="004328D8">
            <w:rPr>
              <w:rPrChange w:id="2435"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436" w:author="Ben Fels" w:date="2024-12-21T12:02:00Z" w16du:dateUtc="2024-12-21T11:02:00Z"/>
          <w:moveFrom w:id="2437" w:author="Ben Fels" w:date="2024-12-21T12:01:00Z" w16du:dateUtc="2024-12-21T11:01:00Z"/>
          <w:rPrChange w:id="2438" w:author="Ben Fels" w:date="2024-12-21T18:08:00Z" w16du:dateUtc="2024-12-21T17:08:00Z">
            <w:rPr>
              <w:del w:id="2439" w:author="Ben Fels" w:date="2024-12-21T12:02:00Z" w16du:dateUtc="2024-12-21T11:02:00Z"/>
              <w:moveFrom w:id="2440" w:author="Ben Fels" w:date="2024-12-21T12:01:00Z" w16du:dateUtc="2024-12-21T11:01:00Z"/>
              <w:lang w:val="en-US"/>
            </w:rPr>
          </w:rPrChange>
        </w:rPr>
      </w:pPr>
      <w:moveFrom w:id="2441" w:author="Ben Fels" w:date="2024-12-21T12:01:00Z" w16du:dateUtc="2024-12-21T11:01:00Z">
        <w:del w:id="2442" w:author="Ben Fels" w:date="2024-12-21T12:02:00Z" w16du:dateUtc="2024-12-21T11:02:00Z">
          <w:r w:rsidRPr="00664C71" w:rsidDel="004328D8">
            <w:rPr>
              <w:rPrChange w:id="2443" w:author="Ben Fels" w:date="2024-12-21T18:08:00Z" w16du:dateUtc="2024-12-21T17:08:00Z">
                <w:rPr>
                  <w:lang w:val="en-US"/>
                </w:rPr>
              </w:rPrChange>
            </w:rPr>
            <w:delText xml:space="preserve">Context dependent evidence detection </w:delText>
          </w:r>
          <w:r w:rsidR="008267FA" w:rsidRPr="00664C71" w:rsidDel="004328D8">
            <w:rPr>
              <w:rPrChange w:id="2444" w:author="Ben Fels" w:date="2024-12-21T18:08:00Z" w16du:dateUtc="2024-12-21T17:08:00Z">
                <w:rPr>
                  <w:lang w:val="en-US"/>
                </w:rPr>
              </w:rPrChange>
            </w:rPr>
            <w:delText>–</w:delText>
          </w:r>
          <w:r w:rsidR="00991C10" w:rsidRPr="00664C71" w:rsidDel="004328D8">
            <w:rPr>
              <w:rPrChange w:id="2445" w:author="Ben Fels" w:date="2024-12-21T18:08:00Z" w16du:dateUtc="2024-12-21T17:08:00Z">
                <w:rPr>
                  <w:lang w:val="en-US"/>
                </w:rPr>
              </w:rPrChange>
            </w:rPr>
            <w:delText xml:space="preserve"> </w:delText>
          </w:r>
          <w:r w:rsidRPr="00664C71" w:rsidDel="004328D8">
            <w:rPr>
              <w:rPrChange w:id="2446" w:author="Ben Fels" w:date="2024-12-21T18:08:00Z" w16du:dateUtc="2024-12-21T17:08:00Z">
                <w:rPr>
                  <w:lang w:val="en-US"/>
                </w:rPr>
              </w:rPrChange>
            </w:rPr>
            <w:delText>CDED</w:delText>
          </w:r>
          <w:bookmarkStart w:id="2447" w:name="_Hlk179549401"/>
        </w:del>
      </w:moveFrom>
    </w:p>
    <w:bookmarkEnd w:id="2447"/>
    <w:p w14:paraId="7652B07B" w14:textId="758CF4CB" w:rsidR="00240221" w:rsidDel="004328D8" w:rsidRDefault="00E66081" w:rsidP="00CF7AE6">
      <w:pPr>
        <w:rPr>
          <w:del w:id="2448" w:author="Ben Fels" w:date="2024-12-21T12:02:00Z" w16du:dateUtc="2024-12-21T11:02:00Z"/>
          <w:moveFrom w:id="2449" w:author="Ben Fels" w:date="2024-12-21T12:01:00Z" w16du:dateUtc="2024-12-21T11:01:00Z"/>
        </w:rPr>
      </w:pPr>
      <w:moveFrom w:id="2450" w:author="Ben Fels" w:date="2024-12-21T12:01:00Z" w16du:dateUtc="2024-12-21T11:01:00Z">
        <w:del w:id="2451"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452" w:author="Ben Fels" w:date="2024-12-21T12:02:00Z" w16du:dateUtc="2024-12-21T11:02:00Z"/>
          <w:moveFrom w:id="2453" w:author="Ben Fels" w:date="2024-12-21T12:01:00Z" w16du:dateUtc="2024-12-21T11:01:00Z"/>
        </w:rPr>
      </w:pPr>
      <w:moveFrom w:id="2454" w:author="Ben Fels" w:date="2024-12-21T12:01:00Z" w16du:dateUtc="2024-12-21T11:01:00Z">
        <w:del w:id="2455"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456" w:author="Ben Fels" w:date="2024-12-21T12:02:00Z" w16du:dateUtc="2024-12-21T11:02:00Z"/>
          <w:moveFrom w:id="2457" w:author="Ben Fels" w:date="2024-12-21T12:01:00Z" w16du:dateUtc="2024-12-21T11:01:00Z"/>
        </w:rPr>
      </w:pPr>
      <w:moveFrom w:id="2458" w:author="Ben Fels" w:date="2024-12-21T12:01:00Z" w16du:dateUtc="2024-12-21T11:01:00Z">
        <w:del w:id="2459"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460" w:author="Ben Fels" w:date="2024-12-21T12:02:00Z" w16du:dateUtc="2024-12-21T11:02:00Z"/>
          <w:moveFrom w:id="2461" w:author="Ben Fels" w:date="2024-12-21T12:01:00Z" w16du:dateUtc="2024-12-21T11:01:00Z"/>
        </w:rPr>
      </w:pPr>
    </w:p>
    <w:p w14:paraId="52D9590B" w14:textId="6B49F99D" w:rsidR="00F310BC" w:rsidDel="004328D8" w:rsidRDefault="00D16D3F" w:rsidP="00CF7AE6">
      <w:pPr>
        <w:rPr>
          <w:del w:id="2462" w:author="Ben Fels" w:date="2024-12-21T12:02:00Z" w16du:dateUtc="2024-12-21T11:02:00Z"/>
          <w:moveFrom w:id="2463" w:author="Ben Fels" w:date="2024-12-21T12:01:00Z" w16du:dateUtc="2024-12-21T11:01:00Z"/>
        </w:rPr>
      </w:pPr>
      <w:moveFrom w:id="2464" w:author="Ben Fels" w:date="2024-12-21T12:01:00Z" w16du:dateUtc="2024-12-21T11:01:00Z">
        <w:del w:id="2465"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466" w:author="Ben Fels" w:date="2024-12-21T12:02:00Z" w16du:dateUtc="2024-12-21T11:02:00Z"/>
          <w:moveFrom w:id="2467" w:author="Ben Fels" w:date="2024-12-21T12:01:00Z" w16du:dateUtc="2024-12-21T11:01:00Z"/>
        </w:rPr>
      </w:pPr>
      <w:moveFrom w:id="2468" w:author="Ben Fels" w:date="2024-12-21T12:01:00Z" w16du:dateUtc="2024-12-21T11:01:00Z">
        <w:del w:id="2469"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470" w:author="Ben Fels" w:date="2024-12-21T12:02:00Z" w16du:dateUtc="2024-12-21T11:02:00Z"/>
          <w:moveFrom w:id="2471" w:author="Ben Fels" w:date="2024-12-21T12:01:00Z" w16du:dateUtc="2024-12-21T11:01:00Z"/>
        </w:rPr>
      </w:pPr>
      <w:moveFrom w:id="2472" w:author="Ben Fels" w:date="2024-12-21T12:01:00Z" w16du:dateUtc="2024-12-21T11:01:00Z">
        <w:del w:id="2473"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474" w:author="Ben Fels" w:date="2024-12-21T12:02:00Z" w16du:dateUtc="2024-12-21T11:02:00Z"/>
          <w:moveFrom w:id="2475" w:author="Ben Fels" w:date="2024-12-21T12:01:00Z" w16du:dateUtc="2024-12-21T11:01:00Z"/>
        </w:rPr>
      </w:pPr>
      <w:moveFrom w:id="2476" w:author="Ben Fels" w:date="2024-12-21T12:01:00Z" w16du:dateUtc="2024-12-21T11:01:00Z">
        <w:del w:id="2477"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478" w:author="Ben Fels" w:date="2024-12-21T12:02:00Z" w16du:dateUtc="2024-12-21T11:02:00Z"/>
          <w:moveFrom w:id="2479" w:author="Ben Fels" w:date="2024-12-21T12:01:00Z" w16du:dateUtc="2024-12-21T11:01:00Z"/>
        </w:rPr>
      </w:pPr>
      <w:moveFrom w:id="2480" w:author="Ben Fels" w:date="2024-12-21T12:01:00Z" w16du:dateUtc="2024-12-21T11:01:00Z">
        <w:del w:id="2481"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482" w:author="Ben Fels" w:date="2024-12-21T12:02:00Z" w16du:dateUtc="2024-12-21T11:02:00Z"/>
          <w:moveFrom w:id="2483" w:author="Ben Fels" w:date="2024-12-21T12:01:00Z" w16du:dateUtc="2024-12-21T11:01:00Z"/>
        </w:rPr>
      </w:pPr>
      <w:moveFrom w:id="2484" w:author="Ben Fels" w:date="2024-12-21T12:01:00Z" w16du:dateUtc="2024-12-21T11:01:00Z">
        <w:del w:id="2485"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486" w:author="Ben Fels" w:date="2024-12-21T12:02:00Z" w16du:dateUtc="2024-12-21T11:02:00Z"/>
          <w:moveFrom w:id="2487" w:author="Ben Fels" w:date="2024-12-21T12:01:00Z" w16du:dateUtc="2024-12-21T11:01:00Z"/>
        </w:rPr>
      </w:pPr>
      <w:moveFrom w:id="2488" w:author="Ben Fels" w:date="2024-12-21T12:01:00Z" w16du:dateUtc="2024-12-21T11:01:00Z">
        <w:del w:id="2489"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490" w:author="Ben Fels" w:date="2024-12-21T12:02:00Z" w16du:dateUtc="2024-12-21T11:02:00Z"/>
          <w:moveFrom w:id="2491" w:author="Ben Fels" w:date="2024-12-21T12:01:00Z" w16du:dateUtc="2024-12-21T11:01:00Z"/>
        </w:rPr>
      </w:pPr>
      <w:moveFrom w:id="2492" w:author="Ben Fels" w:date="2024-12-21T12:01:00Z" w16du:dateUtc="2024-12-21T11:01:00Z">
        <w:del w:id="2493"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494" w:author="Ben Fels" w:date="2024-12-21T12:02:00Z" w16du:dateUtc="2024-12-21T11:02:00Z"/>
          <w:moveFrom w:id="2495" w:author="Ben Fels" w:date="2024-12-21T12:01:00Z" w16du:dateUtc="2024-12-21T11:01:00Z"/>
        </w:rPr>
      </w:pPr>
    </w:p>
    <w:p w14:paraId="60F6C9AE" w14:textId="78467F77" w:rsidR="004806B5" w:rsidDel="004328D8" w:rsidRDefault="004040DC" w:rsidP="004806B5">
      <w:pPr>
        <w:rPr>
          <w:del w:id="2496" w:author="Ben Fels" w:date="2024-12-21T12:02:00Z" w16du:dateUtc="2024-12-21T11:02:00Z"/>
          <w:moveFrom w:id="2497" w:author="Ben Fels" w:date="2024-12-21T12:01:00Z" w16du:dateUtc="2024-12-21T11:01:00Z"/>
          <w:i/>
        </w:rPr>
      </w:pPr>
      <w:moveFrom w:id="2498" w:author="Ben Fels" w:date="2024-12-21T12:01:00Z" w16du:dateUtc="2024-12-21T11:01:00Z">
        <w:del w:id="2499"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500" w:author="Ben Fels" w:date="2024-12-21T12:02:00Z" w16du:dateUtc="2024-12-21T11:02:00Z"/>
          <w:moveFrom w:id="2501" w:author="Ben Fels" w:date="2024-12-21T12:01:00Z" w16du:dateUtc="2024-12-21T11:01:00Z"/>
          <w:i/>
          <w:sz w:val="22"/>
          <w:szCs w:val="20"/>
        </w:rPr>
      </w:pPr>
      <w:moveFrom w:id="2502" w:author="Ben Fels" w:date="2024-12-21T12:01:00Z" w16du:dateUtc="2024-12-21T11:01:00Z">
        <w:del w:id="2503"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504" w:author="Ben Fels" w:date="2024-12-21T12:02:00Z" w16du:dateUtc="2024-12-21T11:02:00Z"/>
          <w:moveFrom w:id="2505" w:author="Ben Fels" w:date="2024-12-21T12:01:00Z" w16du:dateUtc="2024-12-21T11:01:00Z"/>
          <w:sz w:val="22"/>
          <w:szCs w:val="20"/>
          <w:highlight w:val="magenta"/>
        </w:rPr>
      </w:pPr>
      <w:moveFrom w:id="2506" w:author="Ben Fels" w:date="2024-12-21T12:01:00Z" w16du:dateUtc="2024-12-21T11:01:00Z">
        <w:del w:id="2507"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508" w:author="Ben Fels" w:date="2024-12-21T12:02:00Z" w16du:dateUtc="2024-12-21T11:02:00Z"/>
          <w:moveFrom w:id="2509" w:author="Ben Fels" w:date="2024-12-21T12:01:00Z" w16du:dateUtc="2024-12-21T11:01:00Z"/>
          <w:sz w:val="22"/>
          <w:szCs w:val="20"/>
        </w:rPr>
      </w:pPr>
      <w:moveFrom w:id="2510" w:author="Ben Fels" w:date="2024-12-21T12:01:00Z" w16du:dateUtc="2024-12-21T11:01:00Z">
        <w:del w:id="2511"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512" w:author="Ben Fels" w:date="2024-12-21T12:02:00Z" w16du:dateUtc="2024-12-21T11:02:00Z"/>
          <w:moveFrom w:id="2513" w:author="Ben Fels" w:date="2024-12-21T12:01:00Z" w16du:dateUtc="2024-12-21T11:01:00Z"/>
          <w:sz w:val="22"/>
          <w:szCs w:val="20"/>
        </w:rPr>
      </w:pPr>
      <w:moveFrom w:id="2514" w:author="Ben Fels" w:date="2024-12-21T12:01:00Z" w16du:dateUtc="2024-12-21T11:01:00Z">
        <w:del w:id="2515"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516" w:author="Ben Fels" w:date="2024-12-21T12:02:00Z" w16du:dateUtc="2024-12-21T11:02:00Z"/>
          <w:moveFrom w:id="2517" w:author="Ben Fels" w:date="2024-12-21T12:01:00Z" w16du:dateUtc="2024-12-21T11:01:00Z"/>
          <w:sz w:val="22"/>
          <w:szCs w:val="20"/>
        </w:rPr>
      </w:pPr>
    </w:p>
    <w:p w14:paraId="1FE1A3ED" w14:textId="3450A51A" w:rsidR="004806B5" w:rsidRPr="0098098B" w:rsidDel="004328D8" w:rsidRDefault="004806B5" w:rsidP="004806B5">
      <w:pPr>
        <w:rPr>
          <w:del w:id="2518" w:author="Ben Fels" w:date="2024-12-21T12:02:00Z" w16du:dateUtc="2024-12-21T11:02:00Z"/>
          <w:moveFrom w:id="2519" w:author="Ben Fels" w:date="2024-12-21T12:01:00Z" w16du:dateUtc="2024-12-21T11:01:00Z"/>
        </w:rPr>
      </w:pPr>
    </w:p>
    <w:p w14:paraId="16C28B75" w14:textId="2743E10C" w:rsidR="00DF6B25" w:rsidDel="004328D8" w:rsidRDefault="000A4B0E" w:rsidP="00CF7AE6">
      <w:pPr>
        <w:rPr>
          <w:del w:id="2520" w:author="Ben Fels" w:date="2024-12-21T12:02:00Z" w16du:dateUtc="2024-12-21T11:02:00Z"/>
          <w:moveFrom w:id="2521" w:author="Ben Fels" w:date="2024-12-21T12:01:00Z" w16du:dateUtc="2024-12-21T11:01:00Z"/>
        </w:rPr>
      </w:pPr>
      <w:moveFrom w:id="2522" w:author="Ben Fels" w:date="2024-12-21T12:01:00Z" w16du:dateUtc="2024-12-21T11:01:00Z">
        <w:del w:id="2523"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524" w:author="Ben Fels" w:date="2024-12-21T12:02:00Z" w16du:dateUtc="2024-12-21T11:02:00Z"/>
          <w:moveFrom w:id="2525" w:author="Ben Fels" w:date="2024-12-21T12:01:00Z" w16du:dateUtc="2024-12-21T11:01:00Z"/>
        </w:rPr>
      </w:pPr>
      <w:moveFrom w:id="2526" w:author="Ben Fels" w:date="2024-12-21T12:01:00Z" w16du:dateUtc="2024-12-21T11:01:00Z">
        <w:del w:id="2527"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528" w:author="Ben Fels" w:date="2024-12-21T12:02:00Z" w16du:dateUtc="2024-12-21T11:02:00Z"/>
          <w:moveFrom w:id="2529" w:author="Ben Fels" w:date="2024-12-21T12:01:00Z" w16du:dateUtc="2024-12-21T11:01:00Z"/>
        </w:rPr>
      </w:pPr>
      <w:moveFrom w:id="2530" w:author="Ben Fels" w:date="2024-12-21T12:01:00Z" w16du:dateUtc="2024-12-21T11:01:00Z">
        <w:del w:id="2531"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532" w:author="Ben Fels" w:date="2024-12-21T12:02:00Z" w16du:dateUtc="2024-12-21T11:02:00Z"/>
          <w:moveFrom w:id="2533" w:author="Ben Fels" w:date="2024-12-21T12:01:00Z" w16du:dateUtc="2024-12-21T11:01:00Z"/>
        </w:rPr>
      </w:pPr>
      <w:moveFrom w:id="2534" w:author="Ben Fels" w:date="2024-12-21T12:01:00Z" w16du:dateUtc="2024-12-21T11:01:00Z">
        <w:del w:id="2535"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536" w:author="Ben Fels" w:date="2024-12-21T12:02:00Z" w16du:dateUtc="2024-12-21T11:02:00Z"/>
          <w:moveFrom w:id="2537" w:author="Ben Fels" w:date="2024-12-21T12:01:00Z" w16du:dateUtc="2024-12-21T11:01:00Z"/>
        </w:rPr>
      </w:pPr>
      <w:moveFrom w:id="2538" w:author="Ben Fels" w:date="2024-12-21T12:01:00Z" w16du:dateUtc="2024-12-21T11:01:00Z">
        <w:del w:id="2539"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40" w:author="Ben Fels" w:date="2024-12-21T12:02:00Z" w16du:dateUtc="2024-12-21T11:02:00Z"/>
          <w:moveFrom w:id="2541" w:author="Ben Fels" w:date="2024-12-21T12:01:00Z" w16du:dateUtc="2024-12-21T11:01:00Z"/>
          <w:i/>
          <w:u w:val="single"/>
        </w:rPr>
      </w:pPr>
      <w:moveFrom w:id="2542" w:author="Ben Fels" w:date="2024-12-21T12:01:00Z" w16du:dateUtc="2024-12-21T11:01:00Z">
        <w:del w:id="2543"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44" w:author="Ben Fels" w:date="2024-12-21T12:02:00Z" w16du:dateUtc="2024-12-21T11:02:00Z"/>
          <w:moveFrom w:id="2545" w:author="Ben Fels" w:date="2024-12-21T12:01:00Z" w16du:dateUtc="2024-12-21T11:01:00Z"/>
        </w:rPr>
      </w:pPr>
      <w:moveFrom w:id="2546" w:author="Ben Fels" w:date="2024-12-21T12:01:00Z" w16du:dateUtc="2024-12-21T11:01:00Z">
        <w:del w:id="2547"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48" w:author="Ben Fels" w:date="2024-12-21T12:02:00Z" w16du:dateUtc="2024-12-21T11:02:00Z"/>
          <w:moveFrom w:id="2549" w:author="Ben Fels" w:date="2024-12-21T12:01:00Z" w16du:dateUtc="2024-12-21T11:01:00Z"/>
        </w:rPr>
      </w:pPr>
      <w:moveFrom w:id="2550" w:author="Ben Fels" w:date="2024-12-21T12:01:00Z" w16du:dateUtc="2024-12-21T11:01:00Z">
        <w:del w:id="2551"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52" w:author="Ben Fels" w:date="2024-12-21T12:02:00Z" w16du:dateUtc="2024-12-21T11:02:00Z"/>
          <w:moveFrom w:id="2553" w:author="Ben Fels" w:date="2024-12-21T12:01:00Z" w16du:dateUtc="2024-12-21T11:01:00Z"/>
        </w:rPr>
      </w:pPr>
      <w:moveFrom w:id="2554" w:author="Ben Fels" w:date="2024-12-21T12:01:00Z" w16du:dateUtc="2024-12-21T11:01:00Z">
        <w:del w:id="2555"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56" w:author="Ben Fels" w:date="2024-12-21T12:02:00Z" w16du:dateUtc="2024-12-21T11:02:00Z"/>
          <w:moveFrom w:id="2557" w:author="Ben Fels" w:date="2024-12-21T12:01:00Z" w16du:dateUtc="2024-12-21T11:01:00Z"/>
        </w:rPr>
      </w:pPr>
      <w:moveFrom w:id="2558" w:author="Ben Fels" w:date="2024-12-21T12:01:00Z" w16du:dateUtc="2024-12-21T11:01:00Z">
        <w:del w:id="2559"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560" w:author="Ben Fels" w:date="2024-12-21T12:02:00Z" w16du:dateUtc="2024-12-21T11:02:00Z"/>
          <w:moveFrom w:id="2561" w:author="Ben Fels" w:date="2024-12-21T12:01:00Z" w16du:dateUtc="2024-12-21T11:01:00Z"/>
        </w:rPr>
      </w:pPr>
      <w:moveFrom w:id="2562" w:author="Ben Fels" w:date="2024-12-21T12:01:00Z" w16du:dateUtc="2024-12-21T11:01:00Z">
        <w:del w:id="2563"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2249"/>
    <w:p w14:paraId="7D6DB4AD" w14:textId="00A030F7" w:rsidR="00E02FED" w:rsidRPr="0088488E" w:rsidDel="004328D8" w:rsidRDefault="00E02FED" w:rsidP="009A54C3">
      <w:pPr>
        <w:pStyle w:val="berschrift2"/>
        <w:rPr>
          <w:del w:id="2564" w:author="Ben Fels" w:date="2024-12-21T12:02:00Z" w16du:dateUtc="2024-12-21T11:02:00Z"/>
        </w:rPr>
      </w:pPr>
      <w:del w:id="2565"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566" w:author="Ben Fels" w:date="2024-12-21T12:02:00Z" w16du:dateUtc="2024-12-21T11:02:00Z"/>
        </w:rPr>
      </w:pPr>
      <w:del w:id="2567"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568" w:author="Ben Fels" w:date="2024-12-21T12:02:00Z" w16du:dateUtc="2024-12-21T11:02:00Z"/>
        </w:rPr>
      </w:pPr>
      <w:del w:id="2569"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570" w:author="Ben Fels" w:date="2024-12-21T12:02:00Z" w16du:dateUtc="2024-12-21T11:02:00Z"/>
          <w:highlight w:val="cyan"/>
          <w:rPrChange w:id="2571" w:author="Ben Fels" w:date="2024-12-21T18:08:00Z" w16du:dateUtc="2024-12-21T17:08:00Z">
            <w:rPr>
              <w:del w:id="2572" w:author="Ben Fels" w:date="2024-12-21T12:02:00Z" w16du:dateUtc="2024-12-21T11:02:00Z"/>
              <w:highlight w:val="cyan"/>
              <w:lang w:val="en-US"/>
            </w:rPr>
          </w:rPrChange>
        </w:rPr>
      </w:pPr>
      <w:del w:id="2573" w:author="Ben Fels" w:date="2024-12-21T12:02:00Z" w16du:dateUtc="2024-12-21T11:02:00Z">
        <w:r w:rsidRPr="00664C71" w:rsidDel="004328D8">
          <w:rPr>
            <w:highlight w:val="cyan"/>
            <w:rPrChange w:id="2574"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575" w:author="Ben Fels" w:date="2024-12-21T12:02:00Z" w16du:dateUtc="2024-12-21T11:02:00Z"/>
          <w:highlight w:val="cyan"/>
          <w:rPrChange w:id="2576" w:author="Ben Fels" w:date="2024-12-21T18:08:00Z" w16du:dateUtc="2024-12-21T17:08:00Z">
            <w:rPr>
              <w:del w:id="2577" w:author="Ben Fels" w:date="2024-12-21T12:02:00Z" w16du:dateUtc="2024-12-21T11:02:00Z"/>
              <w:highlight w:val="cyan"/>
              <w:lang w:val="en-US"/>
            </w:rPr>
          </w:rPrChange>
        </w:rPr>
      </w:pPr>
      <w:del w:id="2578" w:author="Ben Fels" w:date="2024-12-21T12:02:00Z" w16du:dateUtc="2024-12-21T11:02:00Z">
        <w:r w:rsidRPr="00664C71" w:rsidDel="004328D8">
          <w:rPr>
            <w:highlight w:val="cyan"/>
            <w:rPrChange w:id="2579"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580" w:author="Ben Fels" w:date="2024-12-21T12:02:00Z" w16du:dateUtc="2024-12-21T11:02:00Z"/>
          <w:rPrChange w:id="2581" w:author="Ben Fels" w:date="2024-12-21T18:08:00Z" w16du:dateUtc="2024-12-21T17:08:00Z">
            <w:rPr>
              <w:del w:id="2582" w:author="Ben Fels" w:date="2024-12-21T12:02:00Z" w16du:dateUtc="2024-12-21T11:02:00Z"/>
              <w:lang w:val="en-US"/>
            </w:rPr>
          </w:rPrChange>
        </w:rPr>
      </w:pPr>
    </w:p>
    <w:p w14:paraId="6E72EDCF" w14:textId="6A26F087" w:rsidR="004B4E35" w:rsidDel="007A763E" w:rsidRDefault="004B4E35" w:rsidP="009A54C3">
      <w:pPr>
        <w:pStyle w:val="berschrift2"/>
        <w:rPr>
          <w:del w:id="2583" w:author="Ben Fels" w:date="2024-12-16T22:06:00Z" w16du:dateUtc="2024-12-16T21:06:00Z"/>
        </w:rPr>
      </w:pPr>
      <w:del w:id="2584" w:author="Ben Fels" w:date="2024-12-16T22:06:00Z" w16du:dateUtc="2024-12-16T21:06:00Z">
        <w:r w:rsidRPr="00D93EB3" w:rsidDel="007A763E">
          <w:delText>Datensatz</w:delText>
        </w:r>
      </w:del>
    </w:p>
    <w:p w14:paraId="6E930610" w14:textId="24C22B13" w:rsidR="00FD1E0F" w:rsidDel="007A763E" w:rsidRDefault="00AC654E" w:rsidP="00CF7AE6">
      <w:pPr>
        <w:rPr>
          <w:del w:id="2585" w:author="Ben Fels" w:date="2024-12-16T22:06:00Z" w16du:dateUtc="2024-12-16T21:06:00Z"/>
        </w:rPr>
      </w:pPr>
      <w:del w:id="2586"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587" w:author="Ben Fels" w:date="2024-12-16T22:06:00Z" w16du:dateUtc="2024-12-16T21:06:00Z"/>
          <w:i/>
        </w:rPr>
      </w:pPr>
      <w:del w:id="2588"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589"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590"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591"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592"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593"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594" w:author="Ben Fels" w:date="2024-12-21T18:08:00Z" w16du:dateUtc="2024-12-21T17:08:00Z">
              <w:rPr>
                <w:lang w:val="en-US"/>
              </w:rPr>
            </w:rPrChange>
          </w:rPr>
          <w:delText xml:space="preserve"> </w:delText>
        </w:r>
        <w:r w:rsidR="00804DEE" w:rsidRPr="00664C71" w:rsidDel="007A763E">
          <w:rPr>
            <w:rPrChange w:id="2595"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596" w:author="Ben Fels" w:date="2024-12-16T22:06:00Z" w16du:dateUtc="2024-12-16T21:06:00Z"/>
        </w:rPr>
      </w:pPr>
      <w:del w:id="2597"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598" w:author="Ben Fels" w:date="2024-12-16T22:06:00Z" w16du:dateUtc="2024-12-16T21:06:00Z"/>
        </w:rPr>
      </w:pPr>
      <w:del w:id="2599"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600" w:author="Ben Fels" w:date="2024-12-16T22:06:00Z" w16du:dateUtc="2024-12-16T21:06:00Z"/>
          <w:i/>
        </w:rPr>
      </w:pPr>
      <w:del w:id="2601"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602" w:author="Ben Fels" w:date="2024-12-16T22:06:00Z" w16du:dateUtc="2024-12-16T21:06:00Z"/>
        </w:rPr>
      </w:pPr>
      <w:del w:id="2603"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604" w:author="Ben Fels" w:date="2024-12-16T22:06:00Z" w16du:dateUtc="2024-12-16T21:06:00Z"/>
        </w:rPr>
      </w:pPr>
      <w:del w:id="2605"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606" w:author="Ben Fels" w:date="2024-12-16T22:06:00Z" w16du:dateUtc="2024-12-16T21:06:00Z"/>
          <w:i/>
        </w:rPr>
      </w:pPr>
      <w:del w:id="2607"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608" w:author="Ben Fels" w:date="2024-12-16T22:06:00Z" w16du:dateUtc="2024-12-16T21:06:00Z"/>
        </w:rPr>
      </w:pPr>
      <w:del w:id="2609"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610" w:author="Ben Fels" w:date="2024-12-16T22:06:00Z" w16du:dateUtc="2024-12-16T21:06:00Z"/>
        </w:rPr>
      </w:pPr>
      <w:del w:id="2611"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612" w:author="Ben Fels" w:date="2024-12-16T22:06:00Z" w16du:dateUtc="2024-12-16T21:06:00Z"/>
          <w:rPrChange w:id="2613" w:author="Ben Fels" w:date="2024-12-21T18:08:00Z" w16du:dateUtc="2024-12-21T17:08:00Z">
            <w:rPr>
              <w:del w:id="2614" w:author="Ben Fels" w:date="2024-12-16T22:06:00Z" w16du:dateUtc="2024-12-16T21:06:00Z"/>
              <w:lang w:val="en-US"/>
            </w:rPr>
          </w:rPrChange>
        </w:rPr>
      </w:pPr>
      <w:del w:id="2615"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616"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617" w:author="Ben Fels" w:date="2024-12-16T22:05:00Z" w16du:dateUtc="2024-12-16T21:05:00Z"/>
          <w:rPrChange w:id="2618" w:author="Ben Fels" w:date="2024-12-21T18:08:00Z" w16du:dateUtc="2024-12-21T17:08:00Z">
            <w:rPr>
              <w:del w:id="2619" w:author="Ben Fels" w:date="2024-12-16T22:05:00Z" w16du:dateUtc="2024-12-16T21:05:00Z"/>
              <w:lang w:val="en-US"/>
            </w:rPr>
          </w:rPrChange>
        </w:rPr>
      </w:pPr>
      <w:del w:id="2620" w:author="Ben Fels" w:date="2024-12-16T22:05:00Z" w16du:dateUtc="2024-12-16T21:05:00Z">
        <w:r w:rsidRPr="00664C71" w:rsidDel="00651FF7">
          <w:rPr>
            <w:rPrChange w:id="2621" w:author="Ben Fels" w:date="2024-12-21T18:08:00Z" w16du:dateUtc="2024-12-21T17:08:00Z">
              <w:rPr>
                <w:lang w:val="en-US"/>
              </w:rPr>
            </w:rPrChange>
          </w:rPr>
          <w:delText xml:space="preserve">1: </w:delText>
        </w:r>
        <w:r w:rsidR="00210B38" w:rsidRPr="00664C71" w:rsidDel="00651FF7">
          <w:rPr>
            <w:rPrChange w:id="2622"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623" w:author="Ben Fels" w:date="2024-12-16T22:05:00Z" w16du:dateUtc="2024-12-16T21:05:00Z"/>
          <w:rPrChange w:id="2624" w:author="Ben Fels" w:date="2024-12-21T18:08:00Z" w16du:dateUtc="2024-12-21T17:08:00Z">
            <w:rPr>
              <w:del w:id="2625" w:author="Ben Fels" w:date="2024-12-16T22:05:00Z" w16du:dateUtc="2024-12-16T21:05:00Z"/>
              <w:lang w:val="en-US"/>
            </w:rPr>
          </w:rPrChange>
        </w:rPr>
      </w:pPr>
      <w:del w:id="2626" w:author="Ben Fels" w:date="2024-12-16T22:05:00Z" w16du:dateUtc="2024-12-16T21:05:00Z">
        <w:r w:rsidRPr="00664C71" w:rsidDel="00651FF7">
          <w:rPr>
            <w:rPrChange w:id="2627"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628" w:author="Ben Fels" w:date="2024-12-16T22:05:00Z" w16du:dateUtc="2024-12-16T21:05:00Z"/>
          <w:rPrChange w:id="2629" w:author="Ben Fels" w:date="2024-12-21T18:08:00Z" w16du:dateUtc="2024-12-21T17:08:00Z">
            <w:rPr>
              <w:del w:id="2630" w:author="Ben Fels" w:date="2024-12-16T22:05:00Z" w16du:dateUtc="2024-12-16T21:05:00Z"/>
              <w:lang w:val="en-US"/>
            </w:rPr>
          </w:rPrChange>
        </w:rPr>
      </w:pPr>
      <w:del w:id="2631" w:author="Ben Fels" w:date="2024-12-16T22:05:00Z" w16du:dateUtc="2024-12-16T21:05:00Z">
        <w:r w:rsidRPr="00664C71" w:rsidDel="00651FF7">
          <w:rPr>
            <w:rPrChange w:id="2632" w:author="Ben Fels" w:date="2024-12-21T18:08:00Z" w16du:dateUtc="2024-12-21T17:08:00Z">
              <w:rPr>
                <w:lang w:val="en-US"/>
              </w:rPr>
            </w:rPrChange>
          </w:rPr>
          <w:delText>annotation of claims, premises, support and attack relation</w:delText>
        </w:r>
        <w:r w:rsidR="00010C75" w:rsidRPr="00664C71" w:rsidDel="00651FF7">
          <w:rPr>
            <w:rPrChange w:id="2633" w:author="Ben Fels" w:date="2024-12-21T18:08:00Z" w16du:dateUtc="2024-12-21T17:08:00Z">
              <w:rPr>
                <w:lang w:val="en-US"/>
              </w:rPr>
            </w:rPrChange>
          </w:rPr>
          <w:delText xml:space="preserve"> (argument components and argumentative relations)</w:delText>
        </w:r>
        <w:r w:rsidRPr="00664C71" w:rsidDel="00651FF7">
          <w:rPr>
            <w:rPrChange w:id="2634"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635"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636"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637"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638"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639"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640" w:author="Ben Fels" w:date="2024-12-16T22:05:00Z" w16du:dateUtc="2024-12-16T21:05:00Z"/>
          <w:rPrChange w:id="2641" w:author="Ben Fels" w:date="2024-12-21T18:08:00Z" w16du:dateUtc="2024-12-21T17:08:00Z">
            <w:rPr>
              <w:del w:id="2642" w:author="Ben Fels" w:date="2024-12-16T22:05:00Z" w16du:dateUtc="2024-12-16T21:05:00Z"/>
              <w:lang w:val="en-US"/>
            </w:rPr>
          </w:rPrChange>
        </w:rPr>
      </w:pPr>
      <w:del w:id="2643" w:author="Ben Fels" w:date="2024-12-16T22:05:00Z" w16du:dateUtc="2024-12-16T21:05:00Z">
        <w:r w:rsidRPr="00664C71" w:rsidDel="00651FF7">
          <w:rPr>
            <w:rPrChange w:id="2644" w:author="Ben Fels" w:date="2024-12-21T18:08:00Z" w16du:dateUtc="2024-12-21T17:08:00Z">
              <w:rPr>
                <w:lang w:val="en-US"/>
              </w:rPr>
            </w:rPrChange>
          </w:rPr>
          <w:delText>3 annotators, 90 persuasive essays</w:delText>
        </w:r>
        <w:r w:rsidR="006011D7" w:rsidRPr="00664C71" w:rsidDel="00651FF7">
          <w:rPr>
            <w:rPrChange w:id="2645"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646"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647"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648" w:author="Ben Fels" w:date="2024-12-16T22:05:00Z" w16du:dateUtc="2024-12-16T21:05:00Z"/>
        </w:rPr>
      </w:pPr>
      <w:del w:id="2649"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650" w:author="Ben Fels" w:date="2024-12-16T22:05:00Z" w16du:dateUtc="2024-12-16T21:05:00Z"/>
        </w:rPr>
      </w:pPr>
      <w:del w:id="2651"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652" w:author="Ben Fels" w:date="2024-12-16T22:05:00Z" w16du:dateUtc="2024-12-16T21:05:00Z"/>
          <w:highlight w:val="magenta"/>
        </w:rPr>
      </w:pPr>
      <w:del w:id="2653"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654" w:author="Ben Fels" w:date="2024-12-16T22:06:00Z" w16du:dateUtc="2024-12-16T21:06:00Z"/>
          <w:highlight w:val="magenta"/>
        </w:rPr>
      </w:pPr>
      <w:del w:id="2655"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3"/>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656" w:author="Ben Fels" w:date="2024-12-16T22:06:00Z" w16du:dateUtc="2024-12-16T21:06:00Z"/>
          <w:rPrChange w:id="2657" w:author="Ben Fels" w:date="2024-12-21T18:08:00Z" w16du:dateUtc="2024-12-21T17:08:00Z">
            <w:rPr>
              <w:del w:id="2658" w:author="Ben Fels" w:date="2024-12-16T22:06:00Z" w16du:dateUtc="2024-12-16T21:06:00Z"/>
              <w:lang w:val="en-US"/>
            </w:rPr>
          </w:rPrChange>
        </w:rPr>
      </w:pPr>
      <w:del w:id="2659" w:author="Ben Fels" w:date="2024-12-16T22:06:00Z" w16du:dateUtc="2024-12-16T21:06:00Z">
        <w:r w:rsidRPr="00664C71" w:rsidDel="007A763E">
          <w:rPr>
            <w:rPrChange w:id="2660" w:author="Ben Fels" w:date="2024-12-21T18:08:00Z" w16du:dateUtc="2024-12-21T17:08:00Z">
              <w:rPr>
                <w:lang w:val="en-US"/>
              </w:rPr>
            </w:rPrChange>
          </w:rPr>
          <w:delText xml:space="preserve">2: </w:delText>
        </w:r>
        <w:r w:rsidR="00EC4AFB" w:rsidRPr="00664C71" w:rsidDel="007A763E">
          <w:rPr>
            <w:rPrChange w:id="2661" w:author="Ben Fels" w:date="2024-12-21T18:08:00Z" w16du:dateUtc="2024-12-21T17:08:00Z">
              <w:rPr>
                <w:lang w:val="en-US"/>
              </w:rPr>
            </w:rPrChange>
          </w:rPr>
          <w:delText>Argument Annotated Essay</w:delText>
        </w:r>
        <w:r w:rsidR="00DE1063" w:rsidRPr="00664C71" w:rsidDel="007A763E">
          <w:rPr>
            <w:rPrChange w:id="2662" w:author="Ben Fels" w:date="2024-12-21T18:08:00Z" w16du:dateUtc="2024-12-21T17:08:00Z">
              <w:rPr>
                <w:lang w:val="en-US"/>
              </w:rPr>
            </w:rPrChange>
          </w:rPr>
          <w:delText xml:space="preserve"> Corpus</w:delText>
        </w:r>
        <w:r w:rsidR="00EC4AFB" w:rsidRPr="00664C71" w:rsidDel="007A763E">
          <w:rPr>
            <w:rPrChange w:id="2663" w:author="Ben Fels" w:date="2024-12-21T18:08:00Z" w16du:dateUtc="2024-12-21T17:08:00Z">
              <w:rPr>
                <w:lang w:val="en-US"/>
              </w:rPr>
            </w:rPrChange>
          </w:rPr>
          <w:delText xml:space="preserve"> (version 2)</w:delText>
        </w:r>
        <w:r w:rsidR="00DE1063" w:rsidRPr="00664C71" w:rsidDel="007A763E">
          <w:rPr>
            <w:rPrChange w:id="2664" w:author="Ben Fels" w:date="2024-12-21T18:08:00Z" w16du:dateUtc="2024-12-21T17:08:00Z">
              <w:rPr>
                <w:lang w:val="en-US"/>
              </w:rPr>
            </w:rPrChange>
          </w:rPr>
          <w:delText xml:space="preserve"> AAEC</w:delText>
        </w:r>
        <w:r w:rsidR="00EC4AFB" w:rsidRPr="00664C71" w:rsidDel="007A763E">
          <w:rPr>
            <w:rPrChange w:id="2665"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666"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667"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668" w:author="Ben Fels" w:date="2024-12-16T22:05:00Z" w16du:dateUtc="2024-12-16T21:05:00Z"/>
        </w:rPr>
      </w:pPr>
      <w:del w:id="2669"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670" w:author="Ben Fels" w:date="2024-12-16T22:06:00Z" w16du:dateUtc="2024-12-16T21:06:00Z"/>
        </w:rPr>
      </w:pPr>
      <w:del w:id="2671"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672" w:author="Ben Fels" w:date="2024-12-16T22:06:00Z" w16du:dateUtc="2024-12-16T21:06:00Z"/>
        </w:rPr>
      </w:pPr>
      <w:del w:id="2673"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674" w:author="Ben Fels" w:date="2024-12-16T22:06:00Z" w16du:dateUtc="2024-12-16T21:06:00Z"/>
          <w:rPrChange w:id="2675" w:author="Ben Fels" w:date="2024-12-21T18:08:00Z" w16du:dateUtc="2024-12-21T17:08:00Z">
            <w:rPr>
              <w:del w:id="2676" w:author="Ben Fels" w:date="2024-12-16T22:06:00Z" w16du:dateUtc="2024-12-16T21:06:00Z"/>
              <w:lang w:val="en-US"/>
            </w:rPr>
          </w:rPrChange>
        </w:rPr>
      </w:pPr>
      <w:del w:id="2677" w:author="Ben Fels" w:date="2024-12-16T22:06:00Z" w16du:dateUtc="2024-12-16T21:06:00Z">
        <w:r w:rsidRPr="00664C71" w:rsidDel="007A763E">
          <w:rPr>
            <w:rPrChange w:id="2678"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679" w:author="Ben Fels" w:date="2024-12-16T22:06:00Z" w16du:dateUtc="2024-12-16T21:06:00Z"/>
        </w:rPr>
      </w:pPr>
      <w:del w:id="2680"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681" w:author="Ben Fels" w:date="2024-12-16T22:06:00Z" w16du:dateUtc="2024-12-16T21:06:00Z"/>
          <w:rPrChange w:id="2682" w:author="Ben Fels" w:date="2024-12-21T18:08:00Z" w16du:dateUtc="2024-12-21T17:08:00Z">
            <w:rPr>
              <w:del w:id="2683" w:author="Ben Fels" w:date="2024-12-16T22:06:00Z" w16du:dateUtc="2024-12-16T21:06:00Z"/>
              <w:lang w:val="en-US"/>
            </w:rPr>
          </w:rPrChange>
        </w:rPr>
      </w:pPr>
      <w:del w:id="2684" w:author="Ben Fels" w:date="2024-12-16T22:06:00Z" w16du:dateUtc="2024-12-16T21:06:00Z">
        <w:r w:rsidRPr="00664C71" w:rsidDel="007A763E">
          <w:rPr>
            <w:rPrChange w:id="2685"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686" w:author="Ben Fels" w:date="2024-12-16T22:06:00Z" w16du:dateUtc="2024-12-16T21:06:00Z"/>
        </w:rPr>
      </w:pPr>
      <w:del w:id="2687"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688" w:author="Ben Fels" w:date="2024-12-16T22:06:00Z" w16du:dateUtc="2024-12-16T21:06:00Z"/>
        </w:rPr>
      </w:pPr>
      <w:del w:id="2689"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690" w:author="Ben Fels" w:date="2024-12-16T22:06:00Z" w16du:dateUtc="2024-12-16T21:06:00Z"/>
        </w:rPr>
      </w:pPr>
      <w:del w:id="2691"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692" w:author="Ben Fels" w:date="2024-12-16T22:06:00Z" w16du:dateUtc="2024-12-16T21:06:00Z"/>
          <w:rPrChange w:id="2693" w:author="Ben Fels" w:date="2024-12-21T18:08:00Z" w16du:dateUtc="2024-12-21T17:08:00Z">
            <w:rPr>
              <w:del w:id="2694" w:author="Ben Fels" w:date="2024-12-16T22:06:00Z" w16du:dateUtc="2024-12-16T21:06:00Z"/>
              <w:lang w:val="en-US"/>
            </w:rPr>
          </w:rPrChange>
        </w:rPr>
      </w:pPr>
      <w:del w:id="2695" w:author="Ben Fels" w:date="2024-12-16T22:06:00Z" w16du:dateUtc="2024-12-16T21:06:00Z">
        <w:r w:rsidRPr="00664C71" w:rsidDel="007A763E">
          <w:rPr>
            <w:rPrChange w:id="2696" w:author="Ben Fels" w:date="2024-12-21T18:08:00Z" w16du:dateUtc="2024-12-21T17:08:00Z">
              <w:rPr>
                <w:lang w:val="en-US"/>
              </w:rPr>
            </w:rPrChange>
          </w:rPr>
          <w:delText xml:space="preserve">  </w:delText>
        </w:r>
        <w:r w:rsidR="00E9195C" w:rsidRPr="00664C71" w:rsidDel="007A763E">
          <w:rPr>
            <w:rPrChange w:id="2697" w:author="Ben Fels" w:date="2024-12-21T18:08:00Z" w16du:dateUtc="2024-12-21T17:08:00Z">
              <w:rPr>
                <w:lang w:val="en-US"/>
              </w:rPr>
            </w:rPrChange>
          </w:rPr>
          <w:delText>Essays annotated by the expert annotator were used as training data (80%)</w:delText>
        </w:r>
        <w:r w:rsidR="00FA20B9" w:rsidRPr="00664C71" w:rsidDel="007A763E">
          <w:rPr>
            <w:rPrChange w:id="2698"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699" w:author="Ben Fels" w:date="2024-12-16T22:06:00Z" w16du:dateUtc="2024-12-16T21:06:00Z"/>
          <w:rPrChange w:id="2700" w:author="Ben Fels" w:date="2024-12-21T18:08:00Z" w16du:dateUtc="2024-12-21T17:08:00Z">
            <w:rPr>
              <w:del w:id="2701" w:author="Ben Fels" w:date="2024-12-16T22:06:00Z" w16du:dateUtc="2024-12-16T21:06:00Z"/>
              <w:lang w:val="en-US"/>
            </w:rPr>
          </w:rPrChange>
        </w:rPr>
      </w:pPr>
      <w:del w:id="2702" w:author="Ben Fels" w:date="2024-12-16T22:06:00Z" w16du:dateUtc="2024-12-16T21:06:00Z">
        <w:r w:rsidRPr="00664C71" w:rsidDel="007A763E">
          <w:rPr>
            <w:rPrChange w:id="2703"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704"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705"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706" w:author="Ben Fels" w:date="2024-12-21T18:08:00Z" w16du:dateUtc="2024-12-21T17:08:00Z">
              <w:rPr>
                <w:lang w:val="en-US"/>
              </w:rPr>
            </w:rPrChange>
          </w:rPr>
          <w:delText xml:space="preserve"> </w:delText>
        </w:r>
        <w:r w:rsidRPr="00664C71" w:rsidDel="007A763E">
          <w:rPr>
            <w:rPrChange w:id="2707"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708" w:author="Ben Fels" w:date="2024-12-16T22:06:00Z" w16du:dateUtc="2024-12-16T21:06:00Z"/>
          <w:i/>
        </w:rPr>
      </w:pPr>
      <w:del w:id="2709"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710" w:author="Ben Fels" w:date="2024-12-16T22:06:00Z" w16du:dateUtc="2024-12-16T21:06:00Z"/>
        </w:rPr>
      </w:pPr>
      <w:del w:id="2711"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712" w:author="Ben Fels" w:date="2024-12-16T22:06:00Z" w16du:dateUtc="2024-12-16T21:06:00Z"/>
        </w:rPr>
      </w:pPr>
      <w:del w:id="2713"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714" w:author="Ben Fels" w:date="2024-12-16T22:06:00Z" w16du:dateUtc="2024-12-16T21:06:00Z"/>
          <w:rPrChange w:id="2715" w:author="Ben Fels" w:date="2024-12-21T18:08:00Z" w16du:dateUtc="2024-12-21T17:08:00Z">
            <w:rPr>
              <w:del w:id="2716" w:author="Ben Fels" w:date="2024-12-16T22:06:00Z" w16du:dateUtc="2024-12-16T21:06:00Z"/>
              <w:lang w:val="en-US"/>
            </w:rPr>
          </w:rPrChange>
        </w:rPr>
      </w:pPr>
      <w:del w:id="2717" w:author="Ben Fels" w:date="2024-12-16T22:06:00Z" w16du:dateUtc="2024-12-16T21:06:00Z">
        <w:r w:rsidRPr="00664C71" w:rsidDel="007A763E">
          <w:rPr>
            <w:rPrChange w:id="2718" w:author="Ben Fels" w:date="2024-12-21T18:08:00Z" w16du:dateUtc="2024-12-21T17:08:00Z">
              <w:rPr>
                <w:lang w:val="en-US"/>
              </w:rPr>
            </w:rPrChange>
          </w:rPr>
          <w:delText xml:space="preserve">123 </w:delText>
        </w:r>
        <w:r w:rsidR="0053346D" w:rsidRPr="00664C71" w:rsidDel="007A763E">
          <w:rPr>
            <w:rPrChange w:id="2719"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720" w:author="Ben Fels" w:date="2024-12-16T22:06:00Z" w16du:dateUtc="2024-12-16T21:06:00Z"/>
        </w:rPr>
      </w:pPr>
      <w:del w:id="2721"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722" w:author="Ben Fels" w:date="2024-12-16T22:06:00Z" w16du:dateUtc="2024-12-16T21:06:00Z"/>
        </w:rPr>
      </w:pPr>
      <w:del w:id="2723"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724" w:author="Ben Fels" w:date="2024-12-16T22:06:00Z" w16du:dateUtc="2024-12-16T21:06:00Z"/>
        </w:rPr>
      </w:pPr>
      <w:del w:id="2725"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726" w:author="Ben Fels" w:date="2024-12-16T22:06:00Z" w16du:dateUtc="2024-12-16T21:06:00Z"/>
        </w:rPr>
      </w:pPr>
      <w:del w:id="2727"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728" w:author="Ben Fels" w:date="2024-12-16T22:06:00Z" w16du:dateUtc="2024-12-16T21:06:00Z"/>
        </w:rPr>
      </w:pPr>
      <w:del w:id="2729"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730" w:author="Ben Fels" w:date="2024-12-16T22:06:00Z" w16du:dateUtc="2024-12-16T21:06:00Z"/>
        </w:rPr>
      </w:pPr>
      <w:del w:id="2731"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732"/>
        <w:r w:rsidR="00F22D69" w:rsidDel="007A763E">
          <w:delText>Cohen</w:delText>
        </w:r>
        <w:r w:rsidR="006628EB" w:rsidDel="007A763E">
          <w:delText>´s kappa</w:delText>
        </w:r>
        <w:commentRangeEnd w:id="2732"/>
        <w:r w:rsidR="00196550" w:rsidDel="007A763E">
          <w:rPr>
            <w:rStyle w:val="Kommentarzeichen"/>
          </w:rPr>
          <w:commentReference w:id="2732"/>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733" w:author="Ben Fels" w:date="2024-12-16T22:06:00Z" w16du:dateUtc="2024-12-16T21:06:00Z"/>
        </w:rPr>
      </w:pPr>
      <w:del w:id="2734"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735" w:author="Ben Fels" w:date="2024-12-16T22:06:00Z" w16du:dateUtc="2024-12-16T21:06:00Z"/>
        </w:rPr>
      </w:pPr>
      <w:del w:id="2736"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737" w:author="Ben Fels" w:date="2024-12-16T22:06:00Z" w16du:dateUtc="2024-12-16T21:06:00Z"/>
        </w:rPr>
      </w:pPr>
      <w:del w:id="2738"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739" w:author="Ben Fels" w:date="2024-12-16T22:14:00Z" w16du:dateUtc="2024-12-16T21:14:00Z"/>
        </w:rPr>
      </w:pPr>
    </w:p>
    <w:p w14:paraId="6B48C4C6" w14:textId="6DF6A9A2" w:rsidR="00246FB5" w:rsidRPr="00664C71" w:rsidDel="00C06D73" w:rsidRDefault="00916D7C" w:rsidP="009A54C3">
      <w:pPr>
        <w:pStyle w:val="berschrift2"/>
        <w:rPr>
          <w:del w:id="2740" w:author="Ben Fels" w:date="2024-12-16T22:14:00Z" w16du:dateUtc="2024-12-16T21:14:00Z"/>
          <w:rPrChange w:id="2741" w:author="Ben Fels" w:date="2024-12-21T18:08:00Z" w16du:dateUtc="2024-12-21T17:08:00Z">
            <w:rPr>
              <w:del w:id="2742" w:author="Ben Fels" w:date="2024-12-16T22:14:00Z" w16du:dateUtc="2024-12-16T21:14:00Z"/>
              <w:lang w:val="en-US"/>
            </w:rPr>
          </w:rPrChange>
        </w:rPr>
      </w:pPr>
      <w:del w:id="2743" w:author="Ben Fels" w:date="2024-12-16T22:14:00Z" w16du:dateUtc="2024-12-16T21:14:00Z">
        <w:r w:rsidRPr="00664C71" w:rsidDel="00C06D73">
          <w:rPr>
            <w:rPrChange w:id="2744"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745" w:author="Ben Fels" w:date="2024-12-16T22:14:00Z" w16du:dateUtc="2024-12-16T21:14:00Z"/>
          <w:rPrChange w:id="2746" w:author="Ben Fels" w:date="2024-12-21T18:08:00Z" w16du:dateUtc="2024-12-21T17:08:00Z">
            <w:rPr>
              <w:del w:id="2747" w:author="Ben Fels" w:date="2024-12-16T22:14:00Z" w16du:dateUtc="2024-12-16T21:14:00Z"/>
              <w:lang w:val="en-US"/>
            </w:rPr>
          </w:rPrChange>
        </w:rPr>
      </w:pPr>
      <w:del w:id="2748" w:author="Ben Fels" w:date="2024-12-16T22:14:00Z" w16du:dateUtc="2024-12-16T21:14:00Z">
        <w:r w:rsidRPr="00664C71" w:rsidDel="00C06D73">
          <w:rPr>
            <w:rPrChange w:id="2749"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750"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751"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752"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753" w:author="Ben Fels" w:date="2024-12-16T22:14:00Z" w16du:dateUtc="2024-12-16T21:14:00Z"/>
          <w:rPrChange w:id="2754" w:author="Ben Fels" w:date="2024-12-21T18:08:00Z" w16du:dateUtc="2024-12-21T17:08:00Z">
            <w:rPr>
              <w:del w:id="2755" w:author="Ben Fels" w:date="2024-12-16T22:14:00Z" w16du:dateUtc="2024-12-16T21:14:00Z"/>
              <w:lang w:val="en-US"/>
            </w:rPr>
          </w:rPrChange>
        </w:rPr>
      </w:pPr>
      <w:del w:id="2756" w:author="Ben Fels" w:date="2024-12-16T22:14:00Z" w16du:dateUtc="2024-12-16T21:14:00Z">
        <w:r w:rsidRPr="00664C71" w:rsidDel="00C06D73">
          <w:rPr>
            <w:highlight w:val="cyan"/>
            <w:rPrChange w:id="2757" w:author="Ben Fels" w:date="2024-12-21T18:08:00Z" w16du:dateUtc="2024-12-21T17:08:00Z">
              <w:rPr>
                <w:highlight w:val="cyan"/>
                <w:lang w:val="en-US"/>
              </w:rPr>
            </w:rPrChange>
          </w:rPr>
          <w:delText>Mochales Palau, R., &amp; Moens, M.-F</w:delText>
        </w:r>
        <w:commentRangeStart w:id="2758"/>
        <w:r w:rsidRPr="00664C71" w:rsidDel="00C06D73">
          <w:rPr>
            <w:highlight w:val="cyan"/>
            <w:rPrChange w:id="2759" w:author="Ben Fels" w:date="2024-12-21T18:08:00Z" w16du:dateUtc="2024-12-21T17:08:00Z">
              <w:rPr>
                <w:highlight w:val="cyan"/>
                <w:lang w:val="en-US"/>
              </w:rPr>
            </w:rPrChange>
          </w:rPr>
          <w:delText xml:space="preserve">. (2009). </w:delText>
        </w:r>
        <w:commentRangeEnd w:id="2758"/>
        <w:r w:rsidR="00650BC2" w:rsidDel="00C06D73">
          <w:rPr>
            <w:rStyle w:val="Kommentarzeichen"/>
          </w:rPr>
          <w:commentReference w:id="2758"/>
        </w:r>
        <w:r w:rsidRPr="00664C71" w:rsidDel="00C06D73">
          <w:rPr>
            <w:highlight w:val="cyan"/>
            <w:rPrChange w:id="2760"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761" w:author="Ben Fels" w:date="2024-12-16T22:14:00Z" w16du:dateUtc="2024-12-16T21:14:00Z"/>
          <w:rPrChange w:id="2762" w:author="Ben Fels" w:date="2024-12-16T22:10:00Z" w16du:dateUtc="2024-12-16T21:10:00Z">
            <w:rPr>
              <w:del w:id="2763" w:author="Ben Fels" w:date="2024-12-16T22:14:00Z" w16du:dateUtc="2024-12-16T21:14:00Z"/>
              <w:lang w:val="en-US"/>
            </w:rPr>
          </w:rPrChange>
        </w:rPr>
      </w:pPr>
      <w:del w:id="2764" w:author="Ben Fels" w:date="2024-12-16T22:14:00Z" w16du:dateUtc="2024-12-16T21:14:00Z">
        <w:r w:rsidRPr="001A4072" w:rsidDel="00C06D73">
          <w:rPr>
            <w:rPrChange w:id="2765" w:author="Ben Fels" w:date="2024-12-16T22:10:00Z" w16du:dateUtc="2024-12-16T21:10:00Z">
              <w:rPr>
                <w:lang w:val="en-US"/>
              </w:rPr>
            </w:rPrChange>
          </w:rPr>
          <w:delText>F</w:delText>
        </w:r>
        <w:r w:rsidR="00981C70" w:rsidRPr="001A4072" w:rsidDel="00C06D73">
          <w:rPr>
            <w:rPrChange w:id="2766"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767"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768"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769" w:author="Ben Fels" w:date="2024-12-16T22:14:00Z" w16du:dateUtc="2024-12-16T21:14:00Z"/>
        </w:rPr>
      </w:pPr>
      <w:del w:id="2770"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771" w:name="_Toc185697478"/>
      <w:r>
        <w:t>Fragestellung</w:t>
      </w:r>
      <w:bookmarkEnd w:id="2771"/>
    </w:p>
    <w:p w14:paraId="105BCF30" w14:textId="32485173" w:rsidR="00A2162F" w:rsidRPr="00022D06" w:rsidDel="003F455C" w:rsidRDefault="00A2162F" w:rsidP="00A2162F">
      <w:pPr>
        <w:autoSpaceDE w:val="0"/>
        <w:autoSpaceDN w:val="0"/>
        <w:adjustRightInd w:val="0"/>
        <w:spacing w:after="0" w:line="240" w:lineRule="auto"/>
        <w:rPr>
          <w:del w:id="2772" w:author="Ben Fels" w:date="2024-12-16T22:14:00Z" w16du:dateUtc="2024-12-16T21:14:00Z"/>
          <w:rFonts w:ascii="IBMPlexSans-Regular" w:hAnsi="IBMPlexSans-Regular" w:cs="IBMPlexSans-Regular"/>
          <w:sz w:val="28"/>
          <w:szCs w:val="28"/>
          <w:highlight w:val="cyan"/>
          <w:lang w:val="en-US"/>
        </w:rPr>
      </w:pPr>
      <w:del w:id="2773"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774" w:author="Ben Fels" w:date="2024-12-16T22:14:00Z" w16du:dateUtc="2024-12-16T21:14:00Z"/>
          <w:lang w:val="en-US"/>
        </w:rPr>
      </w:pPr>
    </w:p>
    <w:p w14:paraId="60AD669A" w14:textId="2D98670A" w:rsidR="00F13E2D" w:rsidRPr="009464AD" w:rsidDel="003F455C" w:rsidRDefault="00F13E2D" w:rsidP="00AC796D">
      <w:pPr>
        <w:rPr>
          <w:del w:id="2775" w:author="Ben Fels" w:date="2024-12-16T22:14:00Z" w16du:dateUtc="2024-12-16T21:14:00Z"/>
          <w:b/>
          <w:lang w:val="en-US"/>
        </w:rPr>
      </w:pPr>
      <w:del w:id="2776"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777"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lastRenderedPageBreak/>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778"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779" w:author="Ben Fels" w:date="2024-12-21T12:02:00Z" w16du:dateUtc="2024-12-21T11:02:00Z"/>
        </w:rPr>
      </w:pPr>
    </w:p>
    <w:p w14:paraId="52B92A07" w14:textId="39AA5423" w:rsidR="00CF7AE6" w:rsidRPr="00CF7AE6" w:rsidDel="00EB3762" w:rsidRDefault="00CF7AE6" w:rsidP="00CF7AE6">
      <w:pPr>
        <w:rPr>
          <w:del w:id="2780" w:author="Ben Fels" w:date="2024-12-21T12:02:00Z" w16du:dateUtc="2024-12-21T11:02:00Z"/>
        </w:rPr>
      </w:pPr>
    </w:p>
    <w:p w14:paraId="248E40D0" w14:textId="7A55141F" w:rsidR="002379BD" w:rsidDel="00EB3762" w:rsidRDefault="002379BD" w:rsidP="00CF7AE6">
      <w:pPr>
        <w:rPr>
          <w:del w:id="2781"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782" w:name="_Toc185697479"/>
      <w:r>
        <w:lastRenderedPageBreak/>
        <w:t>Literaturverzeichnis / Quellenverzeichnis</w:t>
      </w:r>
      <w:bookmarkEnd w:id="2782"/>
    </w:p>
    <w:p w14:paraId="333A4E0D" w14:textId="77777777" w:rsidR="009E5C33" w:rsidRPr="00E92839" w:rsidRDefault="002F409C" w:rsidP="009E5C33">
      <w:pPr>
        <w:pStyle w:val="Literaturverzeichnis"/>
        <w:rPr>
          <w:rFonts w:cs="Arial"/>
          <w:lang w:val="en-US"/>
          <w:rPrChange w:id="2783" w:author="Ben Fels" w:date="2024-12-21T14:02:00Z" w16du:dateUtc="2024-12-21T13:02:00Z">
            <w:rPr>
              <w:rFonts w:cs="Arial"/>
            </w:rPr>
          </w:rPrChange>
        </w:rPr>
      </w:pPr>
      <w:r>
        <w:fldChar w:fldCharType="begin"/>
      </w:r>
      <w:r w:rsidRPr="003D0473">
        <w:instrText xml:space="preserve"> ADDIN ZOTERO_BIBL {"uncited":[],"omitted":[],"custom":[]} CSL_BIBLIOGRAPHY </w:instrText>
      </w:r>
      <w:r>
        <w:fldChar w:fldCharType="separate"/>
      </w:r>
      <w:r w:rsidR="009E5C33" w:rsidRPr="009E5C33">
        <w:rPr>
          <w:rFonts w:cs="Arial"/>
        </w:rPr>
        <w:t xml:space="preserve">Brown, T. B., Mann, B., Ryder, N., </w:t>
      </w:r>
      <w:proofErr w:type="spellStart"/>
      <w:r w:rsidR="009E5C33" w:rsidRPr="009E5C33">
        <w:rPr>
          <w:rFonts w:cs="Arial"/>
        </w:rPr>
        <w:t>Subbiah</w:t>
      </w:r>
      <w:proofErr w:type="spellEnd"/>
      <w:r w:rsidR="009E5C33" w:rsidRPr="009E5C33">
        <w:rPr>
          <w:rFonts w:cs="Arial"/>
        </w:rPr>
        <w:t xml:space="preserve">, M., Kaplan, J., </w:t>
      </w:r>
      <w:proofErr w:type="spellStart"/>
      <w:r w:rsidR="009E5C33" w:rsidRPr="009E5C33">
        <w:rPr>
          <w:rFonts w:cs="Arial"/>
        </w:rPr>
        <w:t>Dhariwal</w:t>
      </w:r>
      <w:proofErr w:type="spellEnd"/>
      <w:r w:rsidR="009E5C33" w:rsidRPr="009E5C33">
        <w:rPr>
          <w:rFonts w:cs="Arial"/>
        </w:rPr>
        <w:t xml:space="preserve">, P., </w:t>
      </w:r>
      <w:proofErr w:type="spellStart"/>
      <w:r w:rsidR="009E5C33" w:rsidRPr="009E5C33">
        <w:rPr>
          <w:rFonts w:cs="Arial"/>
        </w:rPr>
        <w:t>Neelakantan</w:t>
      </w:r>
      <w:proofErr w:type="spellEnd"/>
      <w:r w:rsidR="009E5C33" w:rsidRPr="009E5C33">
        <w:rPr>
          <w:rFonts w:cs="Arial"/>
        </w:rPr>
        <w:t xml:space="preserve">, A., Shyam, P., </w:t>
      </w:r>
      <w:proofErr w:type="spellStart"/>
      <w:r w:rsidR="009E5C33" w:rsidRPr="009E5C33">
        <w:rPr>
          <w:rFonts w:cs="Arial"/>
        </w:rPr>
        <w:t>Sastry</w:t>
      </w:r>
      <w:proofErr w:type="spellEnd"/>
      <w:r w:rsidR="009E5C33" w:rsidRPr="009E5C33">
        <w:rPr>
          <w:rFonts w:cs="Arial"/>
        </w:rPr>
        <w:t xml:space="preserve">, G., </w:t>
      </w:r>
      <w:proofErr w:type="spellStart"/>
      <w:r w:rsidR="009E5C33" w:rsidRPr="009E5C33">
        <w:rPr>
          <w:rFonts w:cs="Arial"/>
        </w:rPr>
        <w:t>Askell</w:t>
      </w:r>
      <w:proofErr w:type="spellEnd"/>
      <w:r w:rsidR="009E5C33" w:rsidRPr="009E5C33">
        <w:rPr>
          <w:rFonts w:cs="Arial"/>
        </w:rPr>
        <w:t xml:space="preserve">, A., </w:t>
      </w:r>
      <w:proofErr w:type="spellStart"/>
      <w:r w:rsidR="009E5C33" w:rsidRPr="009E5C33">
        <w:rPr>
          <w:rFonts w:cs="Arial"/>
        </w:rPr>
        <w:t>Agarwal</w:t>
      </w:r>
      <w:proofErr w:type="spellEnd"/>
      <w:r w:rsidR="009E5C33" w:rsidRPr="009E5C33">
        <w:rPr>
          <w:rFonts w:cs="Arial"/>
        </w:rPr>
        <w:t xml:space="preserve">, S., Herbert-Voss, A., Krueger, G., </w:t>
      </w:r>
      <w:proofErr w:type="spellStart"/>
      <w:r w:rsidR="009E5C33" w:rsidRPr="009E5C33">
        <w:rPr>
          <w:rFonts w:cs="Arial"/>
        </w:rPr>
        <w:t>Henighan</w:t>
      </w:r>
      <w:proofErr w:type="spellEnd"/>
      <w:r w:rsidR="009E5C33" w:rsidRPr="009E5C33">
        <w:rPr>
          <w:rFonts w:cs="Arial"/>
        </w:rPr>
        <w:t xml:space="preserve">, T., Child, R., Ramesh, A., Ziegler, D. M., Wu, J., Winter, C., … </w:t>
      </w:r>
      <w:r w:rsidR="009E5C33" w:rsidRPr="00E92839">
        <w:rPr>
          <w:rFonts w:cs="Arial"/>
          <w:lang w:val="en-US"/>
          <w:rPrChange w:id="2784" w:author="Ben Fels" w:date="2024-12-21T14:02:00Z" w16du:dateUtc="2024-12-21T13:02:00Z">
            <w:rPr>
              <w:rFonts w:cs="Arial"/>
            </w:rPr>
          </w:rPrChange>
        </w:rPr>
        <w:t xml:space="preserve">Amodei, D. (2020). </w:t>
      </w:r>
      <w:r w:rsidR="009E5C33" w:rsidRPr="00E92839">
        <w:rPr>
          <w:rFonts w:cs="Arial"/>
          <w:i/>
          <w:iCs/>
          <w:lang w:val="en-US"/>
          <w:rPrChange w:id="2785" w:author="Ben Fels" w:date="2024-12-21T14:02:00Z" w16du:dateUtc="2024-12-21T13:02:00Z">
            <w:rPr>
              <w:rFonts w:cs="Arial"/>
              <w:i/>
              <w:iCs/>
            </w:rPr>
          </w:rPrChange>
        </w:rPr>
        <w:t>Language Models are Few-Shot Learners</w:t>
      </w:r>
      <w:r w:rsidR="009E5C33" w:rsidRPr="00E92839">
        <w:rPr>
          <w:rFonts w:cs="Arial"/>
          <w:lang w:val="en-US"/>
          <w:rPrChange w:id="2786" w:author="Ben Fels" w:date="2024-12-21T14:02:00Z" w16du:dateUtc="2024-12-21T13:02:00Z">
            <w:rPr>
              <w:rFonts w:cs="Arial"/>
            </w:rPr>
          </w:rPrChange>
        </w:rPr>
        <w:t xml:space="preserve"> (arXiv:2005.14165). </w:t>
      </w:r>
      <w:proofErr w:type="spellStart"/>
      <w:r w:rsidR="009E5C33" w:rsidRPr="00E92839">
        <w:rPr>
          <w:rFonts w:cs="Arial"/>
          <w:lang w:val="en-US"/>
          <w:rPrChange w:id="2787" w:author="Ben Fels" w:date="2024-12-21T14:02:00Z" w16du:dateUtc="2024-12-21T13:02:00Z">
            <w:rPr>
              <w:rFonts w:cs="Arial"/>
            </w:rPr>
          </w:rPrChange>
        </w:rPr>
        <w:t>arXiv</w:t>
      </w:r>
      <w:proofErr w:type="spellEnd"/>
      <w:r w:rsidR="009E5C33" w:rsidRPr="00E92839">
        <w:rPr>
          <w:rFonts w:cs="Arial"/>
          <w:lang w:val="en-US"/>
          <w:rPrChange w:id="2788" w:author="Ben Fels" w:date="2024-12-21T14:02:00Z" w16du:dateUtc="2024-12-21T13:02:00Z">
            <w:rPr>
              <w:rFonts w:cs="Arial"/>
            </w:rPr>
          </w:rPrChange>
        </w:rPr>
        <w:t>. http://arxiv.org/abs/2005.14165</w:t>
      </w:r>
    </w:p>
    <w:p w14:paraId="5ED1112D" w14:textId="77777777" w:rsidR="009E5C33" w:rsidRPr="00E92839" w:rsidRDefault="009E5C33" w:rsidP="009E5C33">
      <w:pPr>
        <w:pStyle w:val="Literaturverzeichnis"/>
        <w:rPr>
          <w:rFonts w:cs="Arial"/>
          <w:lang w:val="en-US"/>
          <w:rPrChange w:id="2789" w:author="Ben Fels" w:date="2024-12-21T14:02:00Z" w16du:dateUtc="2024-12-21T13:02:00Z">
            <w:rPr>
              <w:rFonts w:cs="Arial"/>
            </w:rPr>
          </w:rPrChange>
        </w:rPr>
      </w:pPr>
      <w:r w:rsidRPr="00E92839">
        <w:rPr>
          <w:rFonts w:cs="Arial"/>
          <w:lang w:val="en-US"/>
          <w:rPrChange w:id="2790" w:author="Ben Fels" w:date="2024-12-21T14:02:00Z" w16du:dateUtc="2024-12-21T13:02:00Z">
            <w:rPr>
              <w:rFonts w:cs="Arial"/>
            </w:rPr>
          </w:rPrChange>
        </w:rPr>
        <w:t xml:space="preserve">Cabrio, E., &amp; Villata, S. (2018). Five Years of Argument Mining: A Data-driven Analysis. </w:t>
      </w:r>
      <w:r w:rsidRPr="00E92839">
        <w:rPr>
          <w:rFonts w:cs="Arial"/>
          <w:i/>
          <w:iCs/>
          <w:lang w:val="en-US"/>
          <w:rPrChange w:id="2791" w:author="Ben Fels" w:date="2024-12-21T14:02:00Z" w16du:dateUtc="2024-12-21T13:02:00Z">
            <w:rPr>
              <w:rFonts w:cs="Arial"/>
              <w:i/>
              <w:iCs/>
            </w:rPr>
          </w:rPrChange>
        </w:rPr>
        <w:t>Proceedings of the Twenty-Seventh International Joint Conference on Artificial Intelligence</w:t>
      </w:r>
      <w:r w:rsidRPr="00E92839">
        <w:rPr>
          <w:rFonts w:cs="Arial"/>
          <w:lang w:val="en-US"/>
          <w:rPrChange w:id="2792" w:author="Ben Fels" w:date="2024-12-21T14:02:00Z" w16du:dateUtc="2024-12-21T13:02:00Z">
            <w:rPr>
              <w:rFonts w:cs="Arial"/>
            </w:rPr>
          </w:rPrChange>
        </w:rPr>
        <w:t>, 5427–5433. https://doi.org/10.24963/ijcai.2018/766</w:t>
      </w:r>
    </w:p>
    <w:p w14:paraId="158CDDFE" w14:textId="77777777" w:rsidR="009E5C33" w:rsidRPr="00E92839" w:rsidRDefault="009E5C33" w:rsidP="009E5C33">
      <w:pPr>
        <w:pStyle w:val="Literaturverzeichnis"/>
        <w:rPr>
          <w:rFonts w:cs="Arial"/>
          <w:lang w:val="en-US"/>
          <w:rPrChange w:id="2793" w:author="Ben Fels" w:date="2024-12-21T14:02:00Z" w16du:dateUtc="2024-12-21T13:02:00Z">
            <w:rPr>
              <w:rFonts w:cs="Arial"/>
            </w:rPr>
          </w:rPrChange>
        </w:rPr>
      </w:pPr>
      <w:r w:rsidRPr="00E92839">
        <w:rPr>
          <w:rFonts w:cs="Arial"/>
          <w:lang w:val="en-US"/>
          <w:rPrChange w:id="2794" w:author="Ben Fels" w:date="2024-12-21T14:02:00Z" w16du:dateUtc="2024-12-21T13:02:00Z">
            <w:rPr>
              <w:rFonts w:cs="Arial"/>
            </w:rPr>
          </w:rPrChange>
        </w:rPr>
        <w:t xml:space="preserve">Cheng, L., Bing, L., He, R., Yu, Q., Zhang, Y., &amp; Si, L. (2022). IAM: A Comprehensive and Large-Scale Dataset for Integrated Argument Mining Tasks. </w:t>
      </w:r>
      <w:r w:rsidRPr="00E92839">
        <w:rPr>
          <w:rFonts w:cs="Arial"/>
          <w:i/>
          <w:iCs/>
          <w:lang w:val="en-US"/>
          <w:rPrChange w:id="2795" w:author="Ben Fels" w:date="2024-12-21T14:02:00Z" w16du:dateUtc="2024-12-21T13:02:00Z">
            <w:rPr>
              <w:rFonts w:cs="Arial"/>
              <w:i/>
              <w:iCs/>
            </w:rPr>
          </w:rPrChange>
        </w:rPr>
        <w:t>Proceedings of the 60th Annual Meeting of the Association for Computational Linguistics (Volume 1: Long Papers)</w:t>
      </w:r>
      <w:r w:rsidRPr="00E92839">
        <w:rPr>
          <w:rFonts w:cs="Arial"/>
          <w:lang w:val="en-US"/>
          <w:rPrChange w:id="2796" w:author="Ben Fels" w:date="2024-12-21T14:02:00Z" w16du:dateUtc="2024-12-21T13:02:00Z">
            <w:rPr>
              <w:rFonts w:cs="Arial"/>
            </w:rPr>
          </w:rPrChange>
        </w:rPr>
        <w:t>, 2277–2287. https://doi.org/10.18653/v1/2022.acl-long.162</w:t>
      </w:r>
    </w:p>
    <w:p w14:paraId="582D094D" w14:textId="77777777" w:rsidR="009E5C33" w:rsidRPr="00E92839" w:rsidRDefault="009E5C33" w:rsidP="009E5C33">
      <w:pPr>
        <w:pStyle w:val="Literaturverzeichnis"/>
        <w:rPr>
          <w:rFonts w:cs="Arial"/>
          <w:lang w:val="en-US"/>
          <w:rPrChange w:id="2797" w:author="Ben Fels" w:date="2024-12-21T14:02:00Z" w16du:dateUtc="2024-12-21T13:02:00Z">
            <w:rPr>
              <w:rFonts w:cs="Arial"/>
            </w:rPr>
          </w:rPrChange>
        </w:rPr>
      </w:pPr>
      <w:proofErr w:type="spellStart"/>
      <w:r w:rsidRPr="00E92839">
        <w:rPr>
          <w:rFonts w:cs="Arial"/>
          <w:lang w:val="en-US"/>
          <w:rPrChange w:id="2798" w:author="Ben Fels" w:date="2024-12-21T14:02:00Z" w16du:dateUtc="2024-12-21T13:02:00Z">
            <w:rPr>
              <w:rFonts w:cs="Arial"/>
            </w:rPr>
          </w:rPrChange>
        </w:rPr>
        <w:t>Géron</w:t>
      </w:r>
      <w:proofErr w:type="spellEnd"/>
      <w:r w:rsidRPr="00E92839">
        <w:rPr>
          <w:rFonts w:cs="Arial"/>
          <w:lang w:val="en-US"/>
          <w:rPrChange w:id="2799" w:author="Ben Fels" w:date="2024-12-21T14:02:00Z" w16du:dateUtc="2024-12-21T13:02:00Z">
            <w:rPr>
              <w:rFonts w:cs="Arial"/>
            </w:rPr>
          </w:rPrChange>
        </w:rPr>
        <w:t xml:space="preserve">, A. (2022). </w:t>
      </w:r>
      <w:r w:rsidRPr="00E92839">
        <w:rPr>
          <w:rFonts w:cs="Arial"/>
          <w:i/>
          <w:iCs/>
          <w:lang w:val="en-US"/>
          <w:rPrChange w:id="2800" w:author="Ben Fels" w:date="2024-12-21T14:02:00Z" w16du:dateUtc="2024-12-21T13:02:00Z">
            <w:rPr>
              <w:rFonts w:cs="Arial"/>
              <w:i/>
              <w:iCs/>
            </w:rPr>
          </w:rPrChange>
        </w:rPr>
        <w:t xml:space="preserve">Hands-On Machine Learning with Scikit-Learn, </w:t>
      </w:r>
      <w:proofErr w:type="spellStart"/>
      <w:r w:rsidRPr="00E92839">
        <w:rPr>
          <w:rFonts w:cs="Arial"/>
          <w:i/>
          <w:iCs/>
          <w:lang w:val="en-US"/>
          <w:rPrChange w:id="2801" w:author="Ben Fels" w:date="2024-12-21T14:02:00Z" w16du:dateUtc="2024-12-21T13:02:00Z">
            <w:rPr>
              <w:rFonts w:cs="Arial"/>
              <w:i/>
              <w:iCs/>
            </w:rPr>
          </w:rPrChange>
        </w:rPr>
        <w:t>Keras</w:t>
      </w:r>
      <w:proofErr w:type="spellEnd"/>
      <w:r w:rsidRPr="00E92839">
        <w:rPr>
          <w:rFonts w:cs="Arial"/>
          <w:i/>
          <w:iCs/>
          <w:lang w:val="en-US"/>
          <w:rPrChange w:id="2802" w:author="Ben Fels" w:date="2024-12-21T14:02:00Z" w16du:dateUtc="2024-12-21T13:02:00Z">
            <w:rPr>
              <w:rFonts w:cs="Arial"/>
              <w:i/>
              <w:iCs/>
            </w:rPr>
          </w:rPrChange>
        </w:rPr>
        <w:t>, and TensorFlow</w:t>
      </w:r>
      <w:r w:rsidRPr="00E92839">
        <w:rPr>
          <w:rFonts w:cs="Arial"/>
          <w:lang w:val="en-US"/>
          <w:rPrChange w:id="2803" w:author="Ben Fels" w:date="2024-12-21T14:02:00Z" w16du:dateUtc="2024-12-21T13:02:00Z">
            <w:rPr>
              <w:rFonts w:cs="Arial"/>
            </w:rPr>
          </w:rPrChange>
        </w:rPr>
        <w:t xml:space="preserve"> (3. </w:t>
      </w:r>
      <w:proofErr w:type="spellStart"/>
      <w:r w:rsidRPr="00E92839">
        <w:rPr>
          <w:rFonts w:cs="Arial"/>
          <w:lang w:val="en-US"/>
          <w:rPrChange w:id="2804" w:author="Ben Fels" w:date="2024-12-21T14:02:00Z" w16du:dateUtc="2024-12-21T13:02:00Z">
            <w:rPr>
              <w:rFonts w:cs="Arial"/>
            </w:rPr>
          </w:rPrChange>
        </w:rPr>
        <w:t>Aufl</w:t>
      </w:r>
      <w:proofErr w:type="spellEnd"/>
      <w:r w:rsidRPr="00E92839">
        <w:rPr>
          <w:rFonts w:cs="Arial"/>
          <w:lang w:val="en-US"/>
          <w:rPrChange w:id="2805" w:author="Ben Fels" w:date="2024-12-21T14:02:00Z" w16du:dateUtc="2024-12-21T13:02:00Z">
            <w:rPr>
              <w:rFonts w:cs="Arial"/>
            </w:rPr>
          </w:rPrChange>
        </w:rPr>
        <w:t>.). O’Reilly Media, Inc.</w:t>
      </w:r>
    </w:p>
    <w:p w14:paraId="52CAB95F" w14:textId="77777777" w:rsidR="009E5C33" w:rsidRPr="00E92839" w:rsidRDefault="009E5C33" w:rsidP="009E5C33">
      <w:pPr>
        <w:pStyle w:val="Literaturverzeichnis"/>
        <w:rPr>
          <w:rFonts w:cs="Arial"/>
          <w:lang w:val="en-US"/>
          <w:rPrChange w:id="2806" w:author="Ben Fels" w:date="2024-12-21T14:02:00Z" w16du:dateUtc="2024-12-21T13:02:00Z">
            <w:rPr>
              <w:rFonts w:cs="Arial"/>
            </w:rPr>
          </w:rPrChange>
        </w:rPr>
      </w:pPr>
      <w:r w:rsidRPr="00E92839">
        <w:rPr>
          <w:rFonts w:cs="Arial"/>
          <w:lang w:val="en-US"/>
          <w:rPrChange w:id="2807" w:author="Ben Fels" w:date="2024-12-21T14:02:00Z" w16du:dateUtc="2024-12-21T13:02:00Z">
            <w:rPr>
              <w:rFonts w:cs="Arial"/>
            </w:rPr>
          </w:rPrChange>
        </w:rPr>
        <w:t xml:space="preserve">Kochmar, E. (2022). </w:t>
      </w:r>
      <w:r w:rsidRPr="00E92839">
        <w:rPr>
          <w:rFonts w:cs="Arial"/>
          <w:i/>
          <w:iCs/>
          <w:lang w:val="en-US"/>
          <w:rPrChange w:id="2808" w:author="Ben Fels" w:date="2024-12-21T14:02:00Z" w16du:dateUtc="2024-12-21T13:02:00Z">
            <w:rPr>
              <w:rFonts w:cs="Arial"/>
              <w:i/>
              <w:iCs/>
            </w:rPr>
          </w:rPrChange>
        </w:rPr>
        <w:t>Getting started with Natural Language Processing</w:t>
      </w:r>
      <w:r w:rsidRPr="00E92839">
        <w:rPr>
          <w:rFonts w:cs="Arial"/>
          <w:lang w:val="en-US"/>
          <w:rPrChange w:id="2809" w:author="Ben Fels" w:date="2024-12-21T14:02:00Z" w16du:dateUtc="2024-12-21T13:02:00Z">
            <w:rPr>
              <w:rFonts w:cs="Arial"/>
            </w:rPr>
          </w:rPrChange>
        </w:rPr>
        <w:t>. Manning Publications.</w:t>
      </w:r>
    </w:p>
    <w:p w14:paraId="463648A7" w14:textId="77777777" w:rsidR="009E5C33" w:rsidRPr="00E92839" w:rsidRDefault="009E5C33" w:rsidP="009E5C33">
      <w:pPr>
        <w:pStyle w:val="Literaturverzeichnis"/>
        <w:rPr>
          <w:rFonts w:cs="Arial"/>
          <w:lang w:val="en-US"/>
          <w:rPrChange w:id="2810" w:author="Ben Fels" w:date="2024-12-21T14:02:00Z" w16du:dateUtc="2024-12-21T13:02:00Z">
            <w:rPr>
              <w:rFonts w:cs="Arial"/>
            </w:rPr>
          </w:rPrChange>
        </w:rPr>
      </w:pPr>
      <w:r w:rsidRPr="00E92839">
        <w:rPr>
          <w:rFonts w:cs="Arial"/>
          <w:lang w:val="en-US"/>
          <w:rPrChange w:id="2811" w:author="Ben Fels" w:date="2024-12-21T14:02:00Z" w16du:dateUtc="2024-12-21T13:02:00Z">
            <w:rPr>
              <w:rFonts w:cs="Arial"/>
            </w:rPr>
          </w:rPrChange>
        </w:rPr>
        <w:t xml:space="preserve">Lawrence, J., &amp; Reed, C. (2020). Argument Mining: A Survey. </w:t>
      </w:r>
      <w:r w:rsidRPr="00E92839">
        <w:rPr>
          <w:rFonts w:cs="Arial"/>
          <w:i/>
          <w:iCs/>
          <w:lang w:val="en-US"/>
          <w:rPrChange w:id="2812" w:author="Ben Fels" w:date="2024-12-21T14:02:00Z" w16du:dateUtc="2024-12-21T13:02:00Z">
            <w:rPr>
              <w:rFonts w:cs="Arial"/>
              <w:i/>
              <w:iCs/>
            </w:rPr>
          </w:rPrChange>
        </w:rPr>
        <w:t>Computational Linguistics</w:t>
      </w:r>
      <w:r w:rsidRPr="00E92839">
        <w:rPr>
          <w:rFonts w:cs="Arial"/>
          <w:lang w:val="en-US"/>
          <w:rPrChange w:id="2813" w:author="Ben Fels" w:date="2024-12-21T14:02:00Z" w16du:dateUtc="2024-12-21T13:02:00Z">
            <w:rPr>
              <w:rFonts w:cs="Arial"/>
            </w:rPr>
          </w:rPrChange>
        </w:rPr>
        <w:t xml:space="preserve">, </w:t>
      </w:r>
      <w:r w:rsidRPr="00E92839">
        <w:rPr>
          <w:rFonts w:cs="Arial"/>
          <w:i/>
          <w:iCs/>
          <w:lang w:val="en-US"/>
          <w:rPrChange w:id="2814" w:author="Ben Fels" w:date="2024-12-21T14:02:00Z" w16du:dateUtc="2024-12-21T13:02:00Z">
            <w:rPr>
              <w:rFonts w:cs="Arial"/>
              <w:i/>
              <w:iCs/>
            </w:rPr>
          </w:rPrChange>
        </w:rPr>
        <w:t>45</w:t>
      </w:r>
      <w:r w:rsidRPr="00E92839">
        <w:rPr>
          <w:rFonts w:cs="Arial"/>
          <w:lang w:val="en-US"/>
          <w:rPrChange w:id="2815" w:author="Ben Fels" w:date="2024-12-21T14:02:00Z" w16du:dateUtc="2024-12-21T13:02:00Z">
            <w:rPr>
              <w:rFonts w:cs="Arial"/>
            </w:rPr>
          </w:rPrChange>
        </w:rPr>
        <w:t>(4), 765–818. https://doi.org/10.1162/coli_a_00364</w:t>
      </w:r>
    </w:p>
    <w:p w14:paraId="2B8E1206" w14:textId="77777777" w:rsidR="009E5C33" w:rsidRPr="00E92839" w:rsidRDefault="009E5C33" w:rsidP="009E5C33">
      <w:pPr>
        <w:pStyle w:val="Literaturverzeichnis"/>
        <w:rPr>
          <w:rFonts w:cs="Arial"/>
          <w:lang w:val="en-US"/>
          <w:rPrChange w:id="2816" w:author="Ben Fels" w:date="2024-12-21T14:02:00Z" w16du:dateUtc="2024-12-21T13:02:00Z">
            <w:rPr>
              <w:rFonts w:cs="Arial"/>
            </w:rPr>
          </w:rPrChange>
        </w:rPr>
      </w:pPr>
      <w:r w:rsidRPr="009E5C33">
        <w:rPr>
          <w:rFonts w:cs="Arial"/>
        </w:rPr>
        <w:t xml:space="preserve">Lu, R.-S., Lin, C.-C., &amp; </w:t>
      </w:r>
      <w:proofErr w:type="spellStart"/>
      <w:r w:rsidRPr="009E5C33">
        <w:rPr>
          <w:rFonts w:cs="Arial"/>
        </w:rPr>
        <w:t>Tsao</w:t>
      </w:r>
      <w:proofErr w:type="spellEnd"/>
      <w:r w:rsidRPr="009E5C33">
        <w:rPr>
          <w:rFonts w:cs="Arial"/>
        </w:rPr>
        <w:t xml:space="preserve">, H.-Y. (2024). </w:t>
      </w:r>
      <w:r w:rsidRPr="00E92839">
        <w:rPr>
          <w:rFonts w:cs="Arial"/>
          <w:lang w:val="en-US"/>
          <w:rPrChange w:id="2817" w:author="Ben Fels" w:date="2024-12-21T14:02:00Z" w16du:dateUtc="2024-12-21T13:02:00Z">
            <w:rPr>
              <w:rFonts w:cs="Arial"/>
            </w:rPr>
          </w:rPrChange>
        </w:rPr>
        <w:t xml:space="preserve">Empowering Large Language Models to Leverage Domain-Specific Knowledge in E-Learning. </w:t>
      </w:r>
      <w:r w:rsidRPr="00E92839">
        <w:rPr>
          <w:rFonts w:cs="Arial"/>
          <w:i/>
          <w:iCs/>
          <w:lang w:val="en-US"/>
          <w:rPrChange w:id="2818" w:author="Ben Fels" w:date="2024-12-21T14:02:00Z" w16du:dateUtc="2024-12-21T13:02:00Z">
            <w:rPr>
              <w:rFonts w:cs="Arial"/>
              <w:i/>
              <w:iCs/>
            </w:rPr>
          </w:rPrChange>
        </w:rPr>
        <w:t>Applied Sciences</w:t>
      </w:r>
      <w:r w:rsidRPr="00E92839">
        <w:rPr>
          <w:rFonts w:cs="Arial"/>
          <w:lang w:val="en-US"/>
          <w:rPrChange w:id="2819" w:author="Ben Fels" w:date="2024-12-21T14:02:00Z" w16du:dateUtc="2024-12-21T13:02:00Z">
            <w:rPr>
              <w:rFonts w:cs="Arial"/>
            </w:rPr>
          </w:rPrChange>
        </w:rPr>
        <w:t xml:space="preserve">, </w:t>
      </w:r>
      <w:r w:rsidRPr="00E92839">
        <w:rPr>
          <w:rFonts w:cs="Arial"/>
          <w:i/>
          <w:iCs/>
          <w:lang w:val="en-US"/>
          <w:rPrChange w:id="2820" w:author="Ben Fels" w:date="2024-12-21T14:02:00Z" w16du:dateUtc="2024-12-21T13:02:00Z">
            <w:rPr>
              <w:rFonts w:cs="Arial"/>
              <w:i/>
              <w:iCs/>
            </w:rPr>
          </w:rPrChange>
        </w:rPr>
        <w:t>14</w:t>
      </w:r>
      <w:r w:rsidRPr="00E92839">
        <w:rPr>
          <w:rFonts w:cs="Arial"/>
          <w:lang w:val="en-US"/>
          <w:rPrChange w:id="2821" w:author="Ben Fels" w:date="2024-12-21T14:02:00Z" w16du:dateUtc="2024-12-21T13:02:00Z">
            <w:rPr>
              <w:rFonts w:cs="Arial"/>
            </w:rPr>
          </w:rPrChange>
        </w:rPr>
        <w:t>(12), 5264. https://doi.org/10.3390/app14125264</w:t>
      </w:r>
    </w:p>
    <w:p w14:paraId="0456447A" w14:textId="77777777" w:rsidR="009E5C33" w:rsidRPr="00E92839" w:rsidRDefault="009E5C33" w:rsidP="009E5C33">
      <w:pPr>
        <w:pStyle w:val="Literaturverzeichnis"/>
        <w:rPr>
          <w:rFonts w:cs="Arial"/>
          <w:lang w:val="en-US"/>
          <w:rPrChange w:id="2822" w:author="Ben Fels" w:date="2024-12-21T14:02:00Z" w16du:dateUtc="2024-12-21T13:02:00Z">
            <w:rPr>
              <w:rFonts w:cs="Arial"/>
            </w:rPr>
          </w:rPrChange>
        </w:rPr>
      </w:pPr>
      <w:r w:rsidRPr="00E92839">
        <w:rPr>
          <w:rFonts w:cs="Arial"/>
          <w:lang w:val="en-US"/>
          <w:rPrChange w:id="2823" w:author="Ben Fels" w:date="2024-12-21T14:02:00Z" w16du:dateUtc="2024-12-21T13:02:00Z">
            <w:rPr>
              <w:rFonts w:cs="Arial"/>
            </w:rPr>
          </w:rPrChange>
        </w:rPr>
        <w:t xml:space="preserve">Maharjan, J., </w:t>
      </w:r>
      <w:proofErr w:type="spellStart"/>
      <w:r w:rsidRPr="00E92839">
        <w:rPr>
          <w:rFonts w:cs="Arial"/>
          <w:lang w:val="en-US"/>
          <w:rPrChange w:id="2824" w:author="Ben Fels" w:date="2024-12-21T14:02:00Z" w16du:dateUtc="2024-12-21T13:02:00Z">
            <w:rPr>
              <w:rFonts w:cs="Arial"/>
            </w:rPr>
          </w:rPrChange>
        </w:rPr>
        <w:t>Garikipati</w:t>
      </w:r>
      <w:proofErr w:type="spellEnd"/>
      <w:r w:rsidRPr="00E92839">
        <w:rPr>
          <w:rFonts w:cs="Arial"/>
          <w:lang w:val="en-US"/>
          <w:rPrChange w:id="2825" w:author="Ben Fels" w:date="2024-12-21T14:02:00Z" w16du:dateUtc="2024-12-21T13:02:00Z">
            <w:rPr>
              <w:rFonts w:cs="Arial"/>
            </w:rPr>
          </w:rPrChange>
        </w:rPr>
        <w:t xml:space="preserve">, A., Singh, N. P., Cyrus, L., Sharma, M., Ciobanu, M., Barnes, G., Thapa, R., Mao, Q., &amp; Das, R. (2024). </w:t>
      </w:r>
      <w:proofErr w:type="spellStart"/>
      <w:r w:rsidRPr="00E92839">
        <w:rPr>
          <w:rFonts w:cs="Arial"/>
          <w:lang w:val="en-US"/>
          <w:rPrChange w:id="2826" w:author="Ben Fels" w:date="2024-12-21T14:02:00Z" w16du:dateUtc="2024-12-21T13:02:00Z">
            <w:rPr>
              <w:rFonts w:cs="Arial"/>
            </w:rPr>
          </w:rPrChange>
        </w:rPr>
        <w:t>OpenMedLM</w:t>
      </w:r>
      <w:proofErr w:type="spellEnd"/>
      <w:r w:rsidRPr="00E92839">
        <w:rPr>
          <w:rFonts w:cs="Arial"/>
          <w:lang w:val="en-US"/>
          <w:rPrChange w:id="2827" w:author="Ben Fels" w:date="2024-12-21T14:02:00Z" w16du:dateUtc="2024-12-21T13:02:00Z">
            <w:rPr>
              <w:rFonts w:cs="Arial"/>
            </w:rPr>
          </w:rPrChange>
        </w:rPr>
        <w:t xml:space="preserve">: Prompt </w:t>
      </w:r>
      <w:r w:rsidRPr="00E92839">
        <w:rPr>
          <w:rFonts w:cs="Arial"/>
          <w:lang w:val="en-US"/>
          <w:rPrChange w:id="2828" w:author="Ben Fels" w:date="2024-12-21T14:02:00Z" w16du:dateUtc="2024-12-21T13:02:00Z">
            <w:rPr>
              <w:rFonts w:cs="Arial"/>
            </w:rPr>
          </w:rPrChange>
        </w:rPr>
        <w:lastRenderedPageBreak/>
        <w:t xml:space="preserve">engineering can out-perform fine-tuning in medical question-answering with open-source large language models. </w:t>
      </w:r>
      <w:r w:rsidRPr="00E92839">
        <w:rPr>
          <w:rFonts w:cs="Arial"/>
          <w:i/>
          <w:iCs/>
          <w:lang w:val="en-US"/>
          <w:rPrChange w:id="2829" w:author="Ben Fels" w:date="2024-12-21T14:02:00Z" w16du:dateUtc="2024-12-21T13:02:00Z">
            <w:rPr>
              <w:rFonts w:cs="Arial"/>
              <w:i/>
              <w:iCs/>
            </w:rPr>
          </w:rPrChange>
        </w:rPr>
        <w:t>Scientific Reports</w:t>
      </w:r>
      <w:r w:rsidRPr="00E92839">
        <w:rPr>
          <w:rFonts w:cs="Arial"/>
          <w:lang w:val="en-US"/>
          <w:rPrChange w:id="2830" w:author="Ben Fels" w:date="2024-12-21T14:02:00Z" w16du:dateUtc="2024-12-21T13:02:00Z">
            <w:rPr>
              <w:rFonts w:cs="Arial"/>
            </w:rPr>
          </w:rPrChange>
        </w:rPr>
        <w:t xml:space="preserve">, </w:t>
      </w:r>
      <w:r w:rsidRPr="00E92839">
        <w:rPr>
          <w:rFonts w:cs="Arial"/>
          <w:i/>
          <w:iCs/>
          <w:lang w:val="en-US"/>
          <w:rPrChange w:id="2831" w:author="Ben Fels" w:date="2024-12-21T14:02:00Z" w16du:dateUtc="2024-12-21T13:02:00Z">
            <w:rPr>
              <w:rFonts w:cs="Arial"/>
              <w:i/>
              <w:iCs/>
            </w:rPr>
          </w:rPrChange>
        </w:rPr>
        <w:t>14</w:t>
      </w:r>
      <w:r w:rsidRPr="00E92839">
        <w:rPr>
          <w:rFonts w:cs="Arial"/>
          <w:lang w:val="en-US"/>
          <w:rPrChange w:id="2832" w:author="Ben Fels" w:date="2024-12-21T14:02:00Z" w16du:dateUtc="2024-12-21T13:02:00Z">
            <w:rPr>
              <w:rFonts w:cs="Arial"/>
            </w:rPr>
          </w:rPrChange>
        </w:rPr>
        <w:t>(1), 14156. https://doi.org/10.1038/s41598-024-64827-6</w:t>
      </w:r>
    </w:p>
    <w:p w14:paraId="7C8DBD0E" w14:textId="77777777" w:rsidR="009E5C33" w:rsidRPr="009E5C33" w:rsidRDefault="009E5C33" w:rsidP="009E5C33">
      <w:pPr>
        <w:pStyle w:val="Literaturverzeichnis"/>
        <w:rPr>
          <w:rFonts w:cs="Arial"/>
        </w:rPr>
      </w:pPr>
      <w:r w:rsidRPr="00E92839">
        <w:rPr>
          <w:rFonts w:cs="Arial"/>
          <w:lang w:val="en-US"/>
          <w:rPrChange w:id="2833" w:author="Ben Fels" w:date="2024-12-21T14:02:00Z" w16du:dateUtc="2024-12-21T13:02:00Z">
            <w:rPr>
              <w:rFonts w:cs="Arial"/>
            </w:rPr>
          </w:rPrChange>
        </w:rPr>
        <w:t xml:space="preserve">OpenAI. (o. J.-a). </w:t>
      </w:r>
      <w:r w:rsidRPr="00E92839">
        <w:rPr>
          <w:rFonts w:cs="Arial"/>
          <w:i/>
          <w:iCs/>
          <w:lang w:val="en-US"/>
          <w:rPrChange w:id="2834" w:author="Ben Fels" w:date="2024-12-21T14:02:00Z" w16du:dateUtc="2024-12-21T13:02:00Z">
            <w:rPr>
              <w:rFonts w:cs="Arial"/>
              <w:i/>
              <w:iCs/>
            </w:rPr>
          </w:rPrChange>
        </w:rPr>
        <w:t>Chat. Temperature</w:t>
      </w:r>
      <w:r w:rsidRPr="00E92839">
        <w:rPr>
          <w:rFonts w:cs="Arial"/>
          <w:lang w:val="en-US"/>
          <w:rPrChange w:id="2835" w:author="Ben Fels" w:date="2024-12-21T14:02:00Z" w16du:dateUtc="2024-12-21T13:02:00Z">
            <w:rPr>
              <w:rFonts w:cs="Arial"/>
            </w:rPr>
          </w:rPrChange>
        </w:rPr>
        <w:t xml:space="preserve">. OpenAI Platform. API Reference. </w:t>
      </w:r>
      <w:r w:rsidRPr="009E5C33">
        <w:rPr>
          <w:rFonts w:cs="Arial"/>
        </w:rPr>
        <w:t>Abgerufen 20. Dezember 2024, von https://platform.openai.com/docs/api-reference/chat/create</w:t>
      </w:r>
    </w:p>
    <w:p w14:paraId="649ABFE3" w14:textId="77777777" w:rsidR="009E5C33" w:rsidRPr="009E5C33" w:rsidRDefault="009E5C33" w:rsidP="009E5C33">
      <w:pPr>
        <w:pStyle w:val="Literaturverzeichnis"/>
        <w:rPr>
          <w:rFonts w:cs="Arial"/>
        </w:rPr>
      </w:pPr>
      <w:r w:rsidRPr="00E92839">
        <w:rPr>
          <w:rFonts w:cs="Arial"/>
          <w:lang w:val="en-US"/>
          <w:rPrChange w:id="2836" w:author="Ben Fels" w:date="2024-12-21T14:02:00Z" w16du:dateUtc="2024-12-21T13:02:00Z">
            <w:rPr>
              <w:rFonts w:cs="Arial"/>
            </w:rPr>
          </w:rPrChange>
        </w:rPr>
        <w:t xml:space="preserve">OpenAI. (o. J.-b). </w:t>
      </w:r>
      <w:r w:rsidRPr="00E92839">
        <w:rPr>
          <w:rFonts w:cs="Arial"/>
          <w:i/>
          <w:iCs/>
          <w:lang w:val="en-US"/>
          <w:rPrChange w:id="2837" w:author="Ben Fels" w:date="2024-12-21T14:02:00Z" w16du:dateUtc="2024-12-21T13:02:00Z">
            <w:rPr>
              <w:rFonts w:cs="Arial"/>
              <w:i/>
              <w:iCs/>
            </w:rPr>
          </w:rPrChange>
        </w:rPr>
        <w:t>Optimizing LLM Accuracy</w:t>
      </w:r>
      <w:r w:rsidRPr="00E92839">
        <w:rPr>
          <w:rFonts w:cs="Arial"/>
          <w:lang w:val="en-US"/>
          <w:rPrChange w:id="2838" w:author="Ben Fels" w:date="2024-12-21T14:02:00Z" w16du:dateUtc="2024-12-21T13:02:00Z">
            <w:rPr>
              <w:rFonts w:cs="Arial"/>
            </w:rPr>
          </w:rPrChange>
        </w:rPr>
        <w:t xml:space="preserve">. </w:t>
      </w:r>
      <w:r w:rsidRPr="009E5C33">
        <w:rPr>
          <w:rFonts w:cs="Arial"/>
        </w:rPr>
        <w:t xml:space="preserve">OpenAI </w:t>
      </w:r>
      <w:proofErr w:type="spellStart"/>
      <w:r w:rsidRPr="009E5C33">
        <w:rPr>
          <w:rFonts w:cs="Arial"/>
        </w:rPr>
        <w:t>Platform</w:t>
      </w:r>
      <w:proofErr w:type="spellEnd"/>
      <w:r w:rsidRPr="009E5C33">
        <w:rPr>
          <w:rFonts w:cs="Arial"/>
        </w:rPr>
        <w:t>. Docs. Abgerufen 20. Dezember 2024, von https://platform.openai.com/docs/guides/optimizing-llm-accuracy</w:t>
      </w:r>
    </w:p>
    <w:p w14:paraId="1FC066C5" w14:textId="77777777" w:rsidR="009E5C33" w:rsidRPr="00E92839" w:rsidRDefault="009E5C33" w:rsidP="009E5C33">
      <w:pPr>
        <w:pStyle w:val="Literaturverzeichnis"/>
        <w:rPr>
          <w:rFonts w:cs="Arial"/>
          <w:lang w:val="en-US"/>
          <w:rPrChange w:id="2839" w:author="Ben Fels" w:date="2024-12-21T14:02:00Z" w16du:dateUtc="2024-12-21T13:02:00Z">
            <w:rPr>
              <w:rFonts w:cs="Arial"/>
            </w:rPr>
          </w:rPrChange>
        </w:rPr>
      </w:pPr>
      <w:proofErr w:type="spellStart"/>
      <w:r w:rsidRPr="009E5C33">
        <w:rPr>
          <w:rFonts w:cs="Arial"/>
        </w:rPr>
        <w:t>Ozdemir</w:t>
      </w:r>
      <w:proofErr w:type="spellEnd"/>
      <w:r w:rsidRPr="009E5C33">
        <w:rPr>
          <w:rFonts w:cs="Arial"/>
        </w:rPr>
        <w:t xml:space="preserve">, S. (2024). </w:t>
      </w:r>
      <w:r w:rsidRPr="009E5C33">
        <w:rPr>
          <w:rFonts w:cs="Arial"/>
          <w:i/>
          <w:iCs/>
        </w:rPr>
        <w:t>Praxiseinstieg Large Language Models: Strategien und Best Practices für den Einsatz von ChatGPT und anderen LLMs</w:t>
      </w:r>
      <w:r w:rsidRPr="009E5C33">
        <w:rPr>
          <w:rFonts w:cs="Arial"/>
        </w:rPr>
        <w:t xml:space="preserve"> (F. Langenau, Übers.; 1. </w:t>
      </w:r>
      <w:proofErr w:type="spellStart"/>
      <w:r w:rsidRPr="00E92839">
        <w:rPr>
          <w:rFonts w:cs="Arial"/>
          <w:lang w:val="en-US"/>
          <w:rPrChange w:id="2840" w:author="Ben Fels" w:date="2024-12-21T14:02:00Z" w16du:dateUtc="2024-12-21T13:02:00Z">
            <w:rPr>
              <w:rFonts w:cs="Arial"/>
            </w:rPr>
          </w:rPrChange>
        </w:rPr>
        <w:t>Aufl</w:t>
      </w:r>
      <w:proofErr w:type="spellEnd"/>
      <w:r w:rsidRPr="00E92839">
        <w:rPr>
          <w:rFonts w:cs="Arial"/>
          <w:lang w:val="en-US"/>
          <w:rPrChange w:id="2841" w:author="Ben Fels" w:date="2024-12-21T14:02:00Z" w16du:dateUtc="2024-12-21T13:02:00Z">
            <w:rPr>
              <w:rFonts w:cs="Arial"/>
            </w:rPr>
          </w:rPrChange>
        </w:rPr>
        <w:t xml:space="preserve">., deutsche </w:t>
      </w:r>
      <w:proofErr w:type="spellStart"/>
      <w:r w:rsidRPr="00E92839">
        <w:rPr>
          <w:rFonts w:cs="Arial"/>
          <w:lang w:val="en-US"/>
          <w:rPrChange w:id="2842" w:author="Ben Fels" w:date="2024-12-21T14:02:00Z" w16du:dateUtc="2024-12-21T13:02:00Z">
            <w:rPr>
              <w:rFonts w:cs="Arial"/>
            </w:rPr>
          </w:rPrChange>
        </w:rPr>
        <w:t>Ausgabe</w:t>
      </w:r>
      <w:proofErr w:type="spellEnd"/>
      <w:r w:rsidRPr="00E92839">
        <w:rPr>
          <w:rFonts w:cs="Arial"/>
          <w:lang w:val="en-US"/>
          <w:rPrChange w:id="2843" w:author="Ben Fels" w:date="2024-12-21T14:02:00Z" w16du:dateUtc="2024-12-21T13:02:00Z">
            <w:rPr>
              <w:rFonts w:cs="Arial"/>
            </w:rPr>
          </w:rPrChange>
        </w:rPr>
        <w:t>). O’Reilly.</w:t>
      </w:r>
    </w:p>
    <w:p w14:paraId="33335E59" w14:textId="77777777" w:rsidR="009E5C33" w:rsidRPr="00E92839" w:rsidRDefault="009E5C33" w:rsidP="009E5C33">
      <w:pPr>
        <w:pStyle w:val="Literaturverzeichnis"/>
        <w:rPr>
          <w:rFonts w:cs="Arial"/>
          <w:lang w:val="en-US"/>
          <w:rPrChange w:id="2844" w:author="Ben Fels" w:date="2024-12-21T14:02:00Z" w16du:dateUtc="2024-12-21T13:02:00Z">
            <w:rPr>
              <w:rFonts w:cs="Arial"/>
            </w:rPr>
          </w:rPrChange>
        </w:rPr>
      </w:pPr>
      <w:r w:rsidRPr="00E92839">
        <w:rPr>
          <w:rFonts w:cs="Arial"/>
          <w:lang w:val="en-US"/>
          <w:rPrChange w:id="2845" w:author="Ben Fels" w:date="2024-12-21T14:02:00Z" w16du:dateUtc="2024-12-21T13:02:00Z">
            <w:rPr>
              <w:rFonts w:cs="Arial"/>
            </w:rPr>
          </w:rPrChange>
        </w:rPr>
        <w:t xml:space="preserve">Patil, R., &amp; Gudivada, V. (2024). A Review of Current Trends, Techniques, and Challenges in Large Language Models (LLMs). </w:t>
      </w:r>
      <w:r w:rsidRPr="00E92839">
        <w:rPr>
          <w:rFonts w:cs="Arial"/>
          <w:i/>
          <w:iCs/>
          <w:lang w:val="en-US"/>
          <w:rPrChange w:id="2846" w:author="Ben Fels" w:date="2024-12-21T14:02:00Z" w16du:dateUtc="2024-12-21T13:02:00Z">
            <w:rPr>
              <w:rFonts w:cs="Arial"/>
              <w:i/>
              <w:iCs/>
            </w:rPr>
          </w:rPrChange>
        </w:rPr>
        <w:t>Applied Sciences</w:t>
      </w:r>
      <w:r w:rsidRPr="00E92839">
        <w:rPr>
          <w:rFonts w:cs="Arial"/>
          <w:lang w:val="en-US"/>
          <w:rPrChange w:id="2847" w:author="Ben Fels" w:date="2024-12-21T14:02:00Z" w16du:dateUtc="2024-12-21T13:02:00Z">
            <w:rPr>
              <w:rFonts w:cs="Arial"/>
            </w:rPr>
          </w:rPrChange>
        </w:rPr>
        <w:t xml:space="preserve">, </w:t>
      </w:r>
      <w:r w:rsidRPr="00E92839">
        <w:rPr>
          <w:rFonts w:cs="Arial"/>
          <w:i/>
          <w:iCs/>
          <w:lang w:val="en-US"/>
          <w:rPrChange w:id="2848" w:author="Ben Fels" w:date="2024-12-21T14:02:00Z" w16du:dateUtc="2024-12-21T13:02:00Z">
            <w:rPr>
              <w:rFonts w:cs="Arial"/>
              <w:i/>
              <w:iCs/>
            </w:rPr>
          </w:rPrChange>
        </w:rPr>
        <w:t>14</w:t>
      </w:r>
      <w:r w:rsidRPr="00E92839">
        <w:rPr>
          <w:rFonts w:cs="Arial"/>
          <w:lang w:val="en-US"/>
          <w:rPrChange w:id="2849" w:author="Ben Fels" w:date="2024-12-21T14:02:00Z" w16du:dateUtc="2024-12-21T13:02:00Z">
            <w:rPr>
              <w:rFonts w:cs="Arial"/>
            </w:rPr>
          </w:rPrChange>
        </w:rPr>
        <w:t>(5), 2074. https://doi.org/10.3390/app14052074</w:t>
      </w:r>
    </w:p>
    <w:p w14:paraId="54B73A72" w14:textId="77777777" w:rsidR="009E5C33" w:rsidRPr="00E92839" w:rsidRDefault="009E5C33" w:rsidP="009E5C33">
      <w:pPr>
        <w:pStyle w:val="Literaturverzeichnis"/>
        <w:rPr>
          <w:rFonts w:cs="Arial"/>
          <w:lang w:val="en-US"/>
          <w:rPrChange w:id="2850" w:author="Ben Fels" w:date="2024-12-21T14:02:00Z" w16du:dateUtc="2024-12-21T13:02:00Z">
            <w:rPr>
              <w:rFonts w:cs="Arial"/>
            </w:rPr>
          </w:rPrChange>
        </w:rPr>
      </w:pPr>
      <w:proofErr w:type="spellStart"/>
      <w:r w:rsidRPr="00E92839">
        <w:rPr>
          <w:rFonts w:cs="Arial"/>
          <w:lang w:val="en-US"/>
          <w:rPrChange w:id="2851" w:author="Ben Fels" w:date="2024-12-21T14:02:00Z" w16du:dateUtc="2024-12-21T13:02:00Z">
            <w:rPr>
              <w:rFonts w:cs="Arial"/>
            </w:rPr>
          </w:rPrChange>
        </w:rPr>
        <w:t>Peldszus</w:t>
      </w:r>
      <w:proofErr w:type="spellEnd"/>
      <w:r w:rsidRPr="00E92839">
        <w:rPr>
          <w:rFonts w:cs="Arial"/>
          <w:lang w:val="en-US"/>
          <w:rPrChange w:id="2852" w:author="Ben Fels" w:date="2024-12-21T14:02:00Z" w16du:dateUtc="2024-12-21T13:02:00Z">
            <w:rPr>
              <w:rFonts w:cs="Arial"/>
            </w:rPr>
          </w:rPrChange>
        </w:rPr>
        <w:t xml:space="preserve">, A., &amp; </w:t>
      </w:r>
      <w:proofErr w:type="spellStart"/>
      <w:r w:rsidRPr="00E92839">
        <w:rPr>
          <w:rFonts w:cs="Arial"/>
          <w:lang w:val="en-US"/>
          <w:rPrChange w:id="2853" w:author="Ben Fels" w:date="2024-12-21T14:02:00Z" w16du:dateUtc="2024-12-21T13:02:00Z">
            <w:rPr>
              <w:rFonts w:cs="Arial"/>
            </w:rPr>
          </w:rPrChange>
        </w:rPr>
        <w:t>Stede</w:t>
      </w:r>
      <w:proofErr w:type="spellEnd"/>
      <w:r w:rsidRPr="00E92839">
        <w:rPr>
          <w:rFonts w:cs="Arial"/>
          <w:lang w:val="en-US"/>
          <w:rPrChange w:id="2854" w:author="Ben Fels" w:date="2024-12-21T14:02:00Z" w16du:dateUtc="2024-12-21T13:02:00Z">
            <w:rPr>
              <w:rFonts w:cs="Arial"/>
            </w:rPr>
          </w:rPrChange>
        </w:rPr>
        <w:t xml:space="preserve">, M. (2013). From Argument Diagrams to Argumentation Mining in Texts: A Survey. </w:t>
      </w:r>
      <w:r w:rsidRPr="00E92839">
        <w:rPr>
          <w:rFonts w:cs="Arial"/>
          <w:i/>
          <w:iCs/>
          <w:lang w:val="en-US"/>
          <w:rPrChange w:id="2855" w:author="Ben Fels" w:date="2024-12-21T14:02:00Z" w16du:dateUtc="2024-12-21T13:02:00Z">
            <w:rPr>
              <w:rFonts w:cs="Arial"/>
              <w:i/>
              <w:iCs/>
            </w:rPr>
          </w:rPrChange>
        </w:rPr>
        <w:t>International Journal of Cognitive Informatics and Natural Intelligence</w:t>
      </w:r>
      <w:r w:rsidRPr="00E92839">
        <w:rPr>
          <w:rFonts w:cs="Arial"/>
          <w:lang w:val="en-US"/>
          <w:rPrChange w:id="2856" w:author="Ben Fels" w:date="2024-12-21T14:02:00Z" w16du:dateUtc="2024-12-21T13:02:00Z">
            <w:rPr>
              <w:rFonts w:cs="Arial"/>
            </w:rPr>
          </w:rPrChange>
        </w:rPr>
        <w:t xml:space="preserve">, </w:t>
      </w:r>
      <w:r w:rsidRPr="00E92839">
        <w:rPr>
          <w:rFonts w:cs="Arial"/>
          <w:i/>
          <w:iCs/>
          <w:lang w:val="en-US"/>
          <w:rPrChange w:id="2857" w:author="Ben Fels" w:date="2024-12-21T14:02:00Z" w16du:dateUtc="2024-12-21T13:02:00Z">
            <w:rPr>
              <w:rFonts w:cs="Arial"/>
              <w:i/>
              <w:iCs/>
            </w:rPr>
          </w:rPrChange>
        </w:rPr>
        <w:t>7</w:t>
      </w:r>
      <w:r w:rsidRPr="00E92839">
        <w:rPr>
          <w:rFonts w:cs="Arial"/>
          <w:lang w:val="en-US"/>
          <w:rPrChange w:id="2858" w:author="Ben Fels" w:date="2024-12-21T14:02:00Z" w16du:dateUtc="2024-12-21T13:02:00Z">
            <w:rPr>
              <w:rFonts w:cs="Arial"/>
            </w:rPr>
          </w:rPrChange>
        </w:rPr>
        <w:t>(1), 1–31. https://doi.org/10.4018/jcini.2013010101</w:t>
      </w:r>
    </w:p>
    <w:p w14:paraId="144A1783" w14:textId="77777777" w:rsidR="009E5C33" w:rsidRPr="00E92839" w:rsidRDefault="009E5C33" w:rsidP="009E5C33">
      <w:pPr>
        <w:pStyle w:val="Literaturverzeichnis"/>
        <w:rPr>
          <w:rFonts w:cs="Arial"/>
          <w:lang w:val="en-US"/>
          <w:rPrChange w:id="2859" w:author="Ben Fels" w:date="2024-12-21T14:02:00Z" w16du:dateUtc="2024-12-21T13:02:00Z">
            <w:rPr>
              <w:rFonts w:cs="Arial"/>
            </w:rPr>
          </w:rPrChange>
        </w:rPr>
      </w:pPr>
      <w:r w:rsidRPr="00E92839">
        <w:rPr>
          <w:rFonts w:cs="Arial"/>
          <w:lang w:val="en-US"/>
          <w:rPrChange w:id="2860" w:author="Ben Fels" w:date="2024-12-21T14:02:00Z" w16du:dateUtc="2024-12-21T13:02:00Z">
            <w:rPr>
              <w:rFonts w:cs="Arial"/>
            </w:rPr>
          </w:rPrChange>
        </w:rPr>
        <w:t xml:space="preserve">Stab, C., &amp; </w:t>
      </w:r>
      <w:proofErr w:type="spellStart"/>
      <w:r w:rsidRPr="00E92839">
        <w:rPr>
          <w:rFonts w:cs="Arial"/>
          <w:lang w:val="en-US"/>
          <w:rPrChange w:id="2861" w:author="Ben Fels" w:date="2024-12-21T14:02:00Z" w16du:dateUtc="2024-12-21T13:02:00Z">
            <w:rPr>
              <w:rFonts w:cs="Arial"/>
            </w:rPr>
          </w:rPrChange>
        </w:rPr>
        <w:t>Gurevych</w:t>
      </w:r>
      <w:proofErr w:type="spellEnd"/>
      <w:r w:rsidRPr="00E92839">
        <w:rPr>
          <w:rFonts w:cs="Arial"/>
          <w:lang w:val="en-US"/>
          <w:rPrChange w:id="2862" w:author="Ben Fels" w:date="2024-12-21T14:02:00Z" w16du:dateUtc="2024-12-21T13:02:00Z">
            <w:rPr>
              <w:rFonts w:cs="Arial"/>
            </w:rPr>
          </w:rPrChange>
        </w:rPr>
        <w:t xml:space="preserve">, I. (2014). </w:t>
      </w:r>
      <w:r w:rsidRPr="00E92839">
        <w:rPr>
          <w:rFonts w:cs="Arial"/>
          <w:i/>
          <w:iCs/>
          <w:lang w:val="en-US"/>
          <w:rPrChange w:id="2863" w:author="Ben Fels" w:date="2024-12-21T14:02:00Z" w16du:dateUtc="2024-12-21T13:02:00Z">
            <w:rPr>
              <w:rFonts w:cs="Arial"/>
              <w:i/>
              <w:iCs/>
            </w:rPr>
          </w:rPrChange>
        </w:rPr>
        <w:t>Annotating Argument Components and Relations in Persuasive Essays</w:t>
      </w:r>
      <w:r w:rsidRPr="00E92839">
        <w:rPr>
          <w:rFonts w:cs="Arial"/>
          <w:lang w:val="en-US"/>
          <w:rPrChange w:id="2864" w:author="Ben Fels" w:date="2024-12-21T14:02:00Z" w16du:dateUtc="2024-12-21T13:02:00Z">
            <w:rPr>
              <w:rFonts w:cs="Arial"/>
            </w:rPr>
          </w:rPrChange>
        </w:rPr>
        <w:t>.</w:t>
      </w:r>
    </w:p>
    <w:p w14:paraId="7974A5DF" w14:textId="77777777" w:rsidR="009E5C33" w:rsidRPr="00E92839" w:rsidRDefault="009E5C33" w:rsidP="009E5C33">
      <w:pPr>
        <w:pStyle w:val="Literaturverzeichnis"/>
        <w:rPr>
          <w:rFonts w:cs="Arial"/>
          <w:lang w:val="en-US"/>
          <w:rPrChange w:id="2865" w:author="Ben Fels" w:date="2024-12-21T14:02:00Z" w16du:dateUtc="2024-12-21T13:02:00Z">
            <w:rPr>
              <w:rFonts w:cs="Arial"/>
            </w:rPr>
          </w:rPrChange>
        </w:rPr>
      </w:pPr>
      <w:r w:rsidRPr="00E92839">
        <w:rPr>
          <w:rFonts w:cs="Arial"/>
          <w:lang w:val="en-US"/>
          <w:rPrChange w:id="2866" w:author="Ben Fels" w:date="2024-12-21T14:02:00Z" w16du:dateUtc="2024-12-21T13:02:00Z">
            <w:rPr>
              <w:rFonts w:cs="Arial"/>
            </w:rPr>
          </w:rPrChange>
        </w:rPr>
        <w:t xml:space="preserve">Stab, C., &amp; </w:t>
      </w:r>
      <w:proofErr w:type="spellStart"/>
      <w:r w:rsidRPr="00E92839">
        <w:rPr>
          <w:rFonts w:cs="Arial"/>
          <w:lang w:val="en-US"/>
          <w:rPrChange w:id="2867" w:author="Ben Fels" w:date="2024-12-21T14:02:00Z" w16du:dateUtc="2024-12-21T13:02:00Z">
            <w:rPr>
              <w:rFonts w:cs="Arial"/>
            </w:rPr>
          </w:rPrChange>
        </w:rPr>
        <w:t>Gurevych</w:t>
      </w:r>
      <w:proofErr w:type="spellEnd"/>
      <w:r w:rsidRPr="00E92839">
        <w:rPr>
          <w:rFonts w:cs="Arial"/>
          <w:lang w:val="en-US"/>
          <w:rPrChange w:id="2868" w:author="Ben Fels" w:date="2024-12-21T14:02:00Z" w16du:dateUtc="2024-12-21T13:02:00Z">
            <w:rPr>
              <w:rFonts w:cs="Arial"/>
            </w:rPr>
          </w:rPrChange>
        </w:rPr>
        <w:t xml:space="preserve">, I. (2017a). </w:t>
      </w:r>
      <w:r w:rsidRPr="00E92839">
        <w:rPr>
          <w:rFonts w:cs="Arial"/>
          <w:i/>
          <w:iCs/>
          <w:lang w:val="en-US"/>
          <w:rPrChange w:id="2869" w:author="Ben Fels" w:date="2024-12-21T14:02:00Z" w16du:dateUtc="2024-12-21T13:02:00Z">
            <w:rPr>
              <w:rFonts w:cs="Arial"/>
              <w:i/>
              <w:iCs/>
            </w:rPr>
          </w:rPrChange>
        </w:rPr>
        <w:t>Argument Annotated Essays (version 2)</w:t>
      </w:r>
      <w:r w:rsidRPr="00E92839">
        <w:rPr>
          <w:rFonts w:cs="Arial"/>
          <w:lang w:val="en-US"/>
          <w:rPrChange w:id="2870" w:author="Ben Fels" w:date="2024-12-21T14:02:00Z" w16du:dateUtc="2024-12-21T13:02:00Z">
            <w:rPr>
              <w:rFonts w:cs="Arial"/>
            </w:rPr>
          </w:rPrChange>
        </w:rPr>
        <w:t xml:space="preserve"> [Dataset]. https://tudatalib.ulb.tu-darmstadt.de/handle/tudatalib/2422</w:t>
      </w:r>
    </w:p>
    <w:p w14:paraId="0B0C5F71" w14:textId="77777777" w:rsidR="009E5C33" w:rsidRPr="00E92839" w:rsidRDefault="009E5C33" w:rsidP="009E5C33">
      <w:pPr>
        <w:pStyle w:val="Literaturverzeichnis"/>
        <w:rPr>
          <w:rFonts w:cs="Arial"/>
          <w:lang w:val="en-US"/>
          <w:rPrChange w:id="2871" w:author="Ben Fels" w:date="2024-12-21T14:02:00Z" w16du:dateUtc="2024-12-21T13:02:00Z">
            <w:rPr>
              <w:rFonts w:cs="Arial"/>
            </w:rPr>
          </w:rPrChange>
        </w:rPr>
      </w:pPr>
      <w:r w:rsidRPr="00E92839">
        <w:rPr>
          <w:rFonts w:cs="Arial"/>
          <w:lang w:val="en-US"/>
          <w:rPrChange w:id="2872" w:author="Ben Fels" w:date="2024-12-21T14:02:00Z" w16du:dateUtc="2024-12-21T13:02:00Z">
            <w:rPr>
              <w:rFonts w:cs="Arial"/>
            </w:rPr>
          </w:rPrChange>
        </w:rPr>
        <w:t xml:space="preserve">Stab, C., &amp; </w:t>
      </w:r>
      <w:proofErr w:type="spellStart"/>
      <w:r w:rsidRPr="00E92839">
        <w:rPr>
          <w:rFonts w:cs="Arial"/>
          <w:lang w:val="en-US"/>
          <w:rPrChange w:id="2873" w:author="Ben Fels" w:date="2024-12-21T14:02:00Z" w16du:dateUtc="2024-12-21T13:02:00Z">
            <w:rPr>
              <w:rFonts w:cs="Arial"/>
            </w:rPr>
          </w:rPrChange>
        </w:rPr>
        <w:t>Gurevych</w:t>
      </w:r>
      <w:proofErr w:type="spellEnd"/>
      <w:r w:rsidRPr="00E92839">
        <w:rPr>
          <w:rFonts w:cs="Arial"/>
          <w:lang w:val="en-US"/>
          <w:rPrChange w:id="2874" w:author="Ben Fels" w:date="2024-12-21T14:02:00Z" w16du:dateUtc="2024-12-21T13:02:00Z">
            <w:rPr>
              <w:rFonts w:cs="Arial"/>
            </w:rPr>
          </w:rPrChange>
        </w:rPr>
        <w:t xml:space="preserve">, I. (2017b). Parsing Argumentation Structures in Persuasive Essays. </w:t>
      </w:r>
      <w:r w:rsidRPr="00E92839">
        <w:rPr>
          <w:rFonts w:cs="Arial"/>
          <w:i/>
          <w:iCs/>
          <w:lang w:val="en-US"/>
          <w:rPrChange w:id="2875" w:author="Ben Fels" w:date="2024-12-21T14:02:00Z" w16du:dateUtc="2024-12-21T13:02:00Z">
            <w:rPr>
              <w:rFonts w:cs="Arial"/>
              <w:i/>
              <w:iCs/>
            </w:rPr>
          </w:rPrChange>
        </w:rPr>
        <w:t>Computational Linguistics</w:t>
      </w:r>
      <w:r w:rsidRPr="00E92839">
        <w:rPr>
          <w:rFonts w:cs="Arial"/>
          <w:lang w:val="en-US"/>
          <w:rPrChange w:id="2876" w:author="Ben Fels" w:date="2024-12-21T14:02:00Z" w16du:dateUtc="2024-12-21T13:02:00Z">
            <w:rPr>
              <w:rFonts w:cs="Arial"/>
            </w:rPr>
          </w:rPrChange>
        </w:rPr>
        <w:t xml:space="preserve">, </w:t>
      </w:r>
      <w:r w:rsidRPr="00E92839">
        <w:rPr>
          <w:rFonts w:cs="Arial"/>
          <w:i/>
          <w:iCs/>
          <w:lang w:val="en-US"/>
          <w:rPrChange w:id="2877" w:author="Ben Fels" w:date="2024-12-21T14:02:00Z" w16du:dateUtc="2024-12-21T13:02:00Z">
            <w:rPr>
              <w:rFonts w:cs="Arial"/>
              <w:i/>
              <w:iCs/>
            </w:rPr>
          </w:rPrChange>
        </w:rPr>
        <w:t>43</w:t>
      </w:r>
      <w:r w:rsidRPr="00E92839">
        <w:rPr>
          <w:rFonts w:cs="Arial"/>
          <w:lang w:val="en-US"/>
          <w:rPrChange w:id="2878" w:author="Ben Fels" w:date="2024-12-21T14:02:00Z" w16du:dateUtc="2024-12-21T13:02:00Z">
            <w:rPr>
              <w:rFonts w:cs="Arial"/>
            </w:rPr>
          </w:rPrChange>
        </w:rPr>
        <w:t>(3), 619–659. https://doi.org/10.1162/COLI_a_00295</w:t>
      </w:r>
    </w:p>
    <w:p w14:paraId="74B6163D" w14:textId="77777777" w:rsidR="009E5C33" w:rsidRPr="00E92839" w:rsidRDefault="009E5C33" w:rsidP="009E5C33">
      <w:pPr>
        <w:pStyle w:val="Literaturverzeichnis"/>
        <w:rPr>
          <w:rFonts w:cs="Arial"/>
          <w:lang w:val="en-US"/>
          <w:rPrChange w:id="2879" w:author="Ben Fels" w:date="2024-12-21T14:02:00Z" w16du:dateUtc="2024-12-21T13:02:00Z">
            <w:rPr>
              <w:rFonts w:cs="Arial"/>
            </w:rPr>
          </w:rPrChange>
        </w:rPr>
      </w:pPr>
      <w:r w:rsidRPr="00E92839">
        <w:rPr>
          <w:rFonts w:cs="Arial"/>
          <w:lang w:val="en-US"/>
          <w:rPrChange w:id="2880" w:author="Ben Fels" w:date="2024-12-21T14:02:00Z" w16du:dateUtc="2024-12-21T13:02:00Z">
            <w:rPr>
              <w:rFonts w:cs="Arial"/>
            </w:rPr>
          </w:rPrChange>
        </w:rPr>
        <w:lastRenderedPageBreak/>
        <w:t xml:space="preserve">Trad, F., &amp; Chehab, A. (2024). Prompt Engineering or Fine-Tuning? A Case Study on Phishing Detection with Large Language Models. </w:t>
      </w:r>
      <w:r w:rsidRPr="00E92839">
        <w:rPr>
          <w:rFonts w:cs="Arial"/>
          <w:i/>
          <w:iCs/>
          <w:lang w:val="en-US"/>
          <w:rPrChange w:id="2881" w:author="Ben Fels" w:date="2024-12-21T14:02:00Z" w16du:dateUtc="2024-12-21T13:02:00Z">
            <w:rPr>
              <w:rFonts w:cs="Arial"/>
              <w:i/>
              <w:iCs/>
            </w:rPr>
          </w:rPrChange>
        </w:rPr>
        <w:t>Machine Learning and Knowledge Extraction</w:t>
      </w:r>
      <w:r w:rsidRPr="00E92839">
        <w:rPr>
          <w:rFonts w:cs="Arial"/>
          <w:lang w:val="en-US"/>
          <w:rPrChange w:id="2882" w:author="Ben Fels" w:date="2024-12-21T14:02:00Z" w16du:dateUtc="2024-12-21T13:02:00Z">
            <w:rPr>
              <w:rFonts w:cs="Arial"/>
            </w:rPr>
          </w:rPrChange>
        </w:rPr>
        <w:t xml:space="preserve">, </w:t>
      </w:r>
      <w:r w:rsidRPr="00E92839">
        <w:rPr>
          <w:rFonts w:cs="Arial"/>
          <w:i/>
          <w:iCs/>
          <w:lang w:val="en-US"/>
          <w:rPrChange w:id="2883" w:author="Ben Fels" w:date="2024-12-21T14:02:00Z" w16du:dateUtc="2024-12-21T13:02:00Z">
            <w:rPr>
              <w:rFonts w:cs="Arial"/>
              <w:i/>
              <w:iCs/>
            </w:rPr>
          </w:rPrChange>
        </w:rPr>
        <w:t>6</w:t>
      </w:r>
      <w:r w:rsidRPr="00E92839">
        <w:rPr>
          <w:rFonts w:cs="Arial"/>
          <w:lang w:val="en-US"/>
          <w:rPrChange w:id="2884" w:author="Ben Fels" w:date="2024-12-21T14:02:00Z" w16du:dateUtc="2024-12-21T13:02:00Z">
            <w:rPr>
              <w:rFonts w:cs="Arial"/>
            </w:rPr>
          </w:rPrChange>
        </w:rPr>
        <w:t>(1), 367–384. https://doi.org/10.3390/make6010018</w:t>
      </w:r>
    </w:p>
    <w:p w14:paraId="0880181A" w14:textId="77777777" w:rsidR="009E5C33" w:rsidRPr="00E92839" w:rsidRDefault="009E5C33" w:rsidP="009E5C33">
      <w:pPr>
        <w:pStyle w:val="Literaturverzeichnis"/>
        <w:rPr>
          <w:rFonts w:cs="Arial"/>
          <w:lang w:val="en-US"/>
          <w:rPrChange w:id="2885" w:author="Ben Fels" w:date="2024-12-21T14:02:00Z" w16du:dateUtc="2024-12-21T13:02:00Z">
            <w:rPr>
              <w:rFonts w:cs="Arial"/>
            </w:rPr>
          </w:rPrChange>
        </w:rPr>
      </w:pPr>
      <w:r w:rsidRPr="00E92839">
        <w:rPr>
          <w:rFonts w:cs="Arial"/>
          <w:lang w:val="en-US"/>
          <w:rPrChange w:id="2886" w:author="Ben Fels" w:date="2024-12-21T14:02:00Z" w16du:dateUtc="2024-12-21T13:02:00Z">
            <w:rPr>
              <w:rFonts w:cs="Arial"/>
            </w:rPr>
          </w:rPrChange>
        </w:rPr>
        <w:t xml:space="preserve">Tunstall, L., Werra, L. von, Wolf, T., &amp; </w:t>
      </w:r>
      <w:proofErr w:type="spellStart"/>
      <w:r w:rsidRPr="00E92839">
        <w:rPr>
          <w:rFonts w:cs="Arial"/>
          <w:lang w:val="en-US"/>
          <w:rPrChange w:id="2887" w:author="Ben Fels" w:date="2024-12-21T14:02:00Z" w16du:dateUtc="2024-12-21T13:02:00Z">
            <w:rPr>
              <w:rFonts w:cs="Arial"/>
            </w:rPr>
          </w:rPrChange>
        </w:rPr>
        <w:t>Géron</w:t>
      </w:r>
      <w:proofErr w:type="spellEnd"/>
      <w:r w:rsidRPr="00E92839">
        <w:rPr>
          <w:rFonts w:cs="Arial"/>
          <w:lang w:val="en-US"/>
          <w:rPrChange w:id="2888" w:author="Ben Fels" w:date="2024-12-21T14:02:00Z" w16du:dateUtc="2024-12-21T13:02:00Z">
            <w:rPr>
              <w:rFonts w:cs="Arial"/>
            </w:rPr>
          </w:rPrChange>
        </w:rPr>
        <w:t xml:space="preserve">, A. (2023). </w:t>
      </w:r>
      <w:r w:rsidRPr="009E5C33">
        <w:rPr>
          <w:rFonts w:cs="Arial"/>
          <w:i/>
          <w:iCs/>
        </w:rPr>
        <w:t xml:space="preserve">Natural Language Processing mit Transformern: Sprachanwendungen mit </w:t>
      </w:r>
      <w:proofErr w:type="spellStart"/>
      <w:r w:rsidRPr="009E5C33">
        <w:rPr>
          <w:rFonts w:cs="Arial"/>
          <w:i/>
          <w:iCs/>
        </w:rPr>
        <w:t>Hugging</w:t>
      </w:r>
      <w:proofErr w:type="spellEnd"/>
      <w:r w:rsidRPr="009E5C33">
        <w:rPr>
          <w:rFonts w:cs="Arial"/>
          <w:i/>
          <w:iCs/>
        </w:rPr>
        <w:t xml:space="preserve"> Face erstellen</w:t>
      </w:r>
      <w:r w:rsidRPr="009E5C33">
        <w:rPr>
          <w:rFonts w:cs="Arial"/>
        </w:rPr>
        <w:t xml:space="preserve"> (M. </w:t>
      </w:r>
      <w:proofErr w:type="spellStart"/>
      <w:r w:rsidRPr="009E5C33">
        <w:rPr>
          <w:rFonts w:cs="Arial"/>
        </w:rPr>
        <w:t>Fraaß</w:t>
      </w:r>
      <w:proofErr w:type="spellEnd"/>
      <w:r w:rsidRPr="009E5C33">
        <w:rPr>
          <w:rFonts w:cs="Arial"/>
        </w:rPr>
        <w:t xml:space="preserve">, Übers.; 2. </w:t>
      </w:r>
      <w:proofErr w:type="spellStart"/>
      <w:r w:rsidRPr="00E92839">
        <w:rPr>
          <w:rFonts w:cs="Arial"/>
          <w:lang w:val="en-US"/>
          <w:rPrChange w:id="2889" w:author="Ben Fels" w:date="2024-12-21T14:02:00Z" w16du:dateUtc="2024-12-21T13:02:00Z">
            <w:rPr>
              <w:rFonts w:cs="Arial"/>
            </w:rPr>
          </w:rPrChange>
        </w:rPr>
        <w:t>Aufl</w:t>
      </w:r>
      <w:proofErr w:type="spellEnd"/>
      <w:r w:rsidRPr="00E92839">
        <w:rPr>
          <w:rFonts w:cs="Arial"/>
          <w:lang w:val="en-US"/>
          <w:rPrChange w:id="2890" w:author="Ben Fels" w:date="2024-12-21T14:02:00Z" w16du:dateUtc="2024-12-21T13:02:00Z">
            <w:rPr>
              <w:rFonts w:cs="Arial"/>
            </w:rPr>
          </w:rPrChange>
        </w:rPr>
        <w:t>.). O’Reilly.</w:t>
      </w:r>
    </w:p>
    <w:p w14:paraId="35294D53" w14:textId="77777777" w:rsidR="009E5C33" w:rsidRPr="00E92839" w:rsidRDefault="009E5C33" w:rsidP="009E5C33">
      <w:pPr>
        <w:pStyle w:val="Literaturverzeichnis"/>
        <w:rPr>
          <w:rFonts w:cs="Arial"/>
          <w:lang w:val="en-US"/>
          <w:rPrChange w:id="2891" w:author="Ben Fels" w:date="2024-12-21T14:02:00Z" w16du:dateUtc="2024-12-21T13:02:00Z">
            <w:rPr>
              <w:rFonts w:cs="Arial"/>
            </w:rPr>
          </w:rPrChange>
        </w:rPr>
      </w:pPr>
      <w:proofErr w:type="spellStart"/>
      <w:r w:rsidRPr="00E92839">
        <w:rPr>
          <w:rFonts w:cs="Arial"/>
          <w:lang w:val="en-US"/>
          <w:rPrChange w:id="2892" w:author="Ben Fels" w:date="2024-12-21T14:02:00Z" w16du:dateUtc="2024-12-21T13:02:00Z">
            <w:rPr>
              <w:rFonts w:cs="Arial"/>
            </w:rPr>
          </w:rPrChange>
        </w:rPr>
        <w:t>Yeginbergen</w:t>
      </w:r>
      <w:proofErr w:type="spellEnd"/>
      <w:r w:rsidRPr="00E92839">
        <w:rPr>
          <w:rFonts w:cs="Arial"/>
          <w:lang w:val="en-US"/>
          <w:rPrChange w:id="2893" w:author="Ben Fels" w:date="2024-12-21T14:02:00Z" w16du:dateUtc="2024-12-21T13:02:00Z">
            <w:rPr>
              <w:rFonts w:cs="Arial"/>
            </w:rPr>
          </w:rPrChange>
        </w:rPr>
        <w:t xml:space="preserve">, A., Oronoz, M., &amp; </w:t>
      </w:r>
      <w:proofErr w:type="spellStart"/>
      <w:r w:rsidRPr="00E92839">
        <w:rPr>
          <w:rFonts w:cs="Arial"/>
          <w:lang w:val="en-US"/>
          <w:rPrChange w:id="2894" w:author="Ben Fels" w:date="2024-12-21T14:02:00Z" w16du:dateUtc="2024-12-21T13:02:00Z">
            <w:rPr>
              <w:rFonts w:cs="Arial"/>
            </w:rPr>
          </w:rPrChange>
        </w:rPr>
        <w:t>Agerri</w:t>
      </w:r>
      <w:proofErr w:type="spellEnd"/>
      <w:r w:rsidRPr="00E92839">
        <w:rPr>
          <w:rFonts w:cs="Arial"/>
          <w:lang w:val="en-US"/>
          <w:rPrChange w:id="2895" w:author="Ben Fels" w:date="2024-12-21T14:02:00Z" w16du:dateUtc="2024-12-21T13:02:00Z">
            <w:rPr>
              <w:rFonts w:cs="Arial"/>
            </w:rPr>
          </w:rPrChange>
        </w:rPr>
        <w:t xml:space="preserve">, R. (2024). Argument Mining in Data Scarce Settings: Cross-lingual Transfer and Few-shot Techniques. </w:t>
      </w:r>
      <w:r w:rsidRPr="00E92839">
        <w:rPr>
          <w:rFonts w:cs="Arial"/>
          <w:i/>
          <w:iCs/>
          <w:lang w:val="en-US"/>
          <w:rPrChange w:id="2896" w:author="Ben Fels" w:date="2024-12-21T14:02:00Z" w16du:dateUtc="2024-12-21T13:02:00Z">
            <w:rPr>
              <w:rFonts w:cs="Arial"/>
              <w:i/>
              <w:iCs/>
            </w:rPr>
          </w:rPrChange>
        </w:rPr>
        <w:t>Proceedings of the 62nd Annual Meeting of the Association for Computational Linguistics (Volume 1: Long Papers)</w:t>
      </w:r>
      <w:r w:rsidRPr="00E92839">
        <w:rPr>
          <w:rFonts w:cs="Arial"/>
          <w:lang w:val="en-US"/>
          <w:rPrChange w:id="2897" w:author="Ben Fels" w:date="2024-12-21T14:02:00Z" w16du:dateUtc="2024-12-21T13:02:00Z">
            <w:rPr>
              <w:rFonts w:cs="Arial"/>
            </w:rPr>
          </w:rPrChange>
        </w:rPr>
        <w:t>, 11687–11699. https://doi.org/10.18653/v1/2024.acl-long.628</w:t>
      </w:r>
    </w:p>
    <w:p w14:paraId="71AE7E49" w14:textId="4B69267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898" w:name="_Toc185697480"/>
      <w:r w:rsidRPr="00D44F48">
        <w:lastRenderedPageBreak/>
        <w:t>Anhänge &amp; Projektdokumentation</w:t>
      </w:r>
      <w:bookmarkEnd w:id="2898"/>
    </w:p>
    <w:p w14:paraId="1A1AB6CB" w14:textId="6384CA5A" w:rsidR="002E1F8F" w:rsidRDefault="002E1F8F" w:rsidP="002E1F8F">
      <w:r w:rsidRPr="004B4879">
        <w:rPr>
          <w:highlight w:val="yellow"/>
          <w:rPrChange w:id="2899"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900" w:name="_Toc185697481"/>
      <w:r>
        <w:t>Modellvergleich</w:t>
      </w:r>
      <w:bookmarkEnd w:id="2900"/>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4"/>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5"/>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 xml:space="preserve">Claude 3.5 </w:t>
            </w:r>
            <w:proofErr w:type="gramStart"/>
            <w:r w:rsidRPr="008972E7">
              <w:t>Sonnet</w:t>
            </w:r>
            <w:proofErr w:type="gramEnd"/>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6"/>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7"/>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8"/>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29"/>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30"/>
      <w:footerReference w:type="first" r:id="rId31"/>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76"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32"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48"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91"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625"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1034" w:author="Ben Fels" w:date="2024-09-24T19:13:00Z" w:initials="BF">
    <w:p w14:paraId="3728A82C" w14:textId="77777777" w:rsidR="00FB56BB" w:rsidRDefault="00FB56BB" w:rsidP="00FB56BB">
      <w:pPr>
        <w:pStyle w:val="Kommentartext"/>
      </w:pPr>
      <w:r>
        <w:rPr>
          <w:rStyle w:val="Kommentarzeichen"/>
        </w:rPr>
        <w:annotationRef/>
      </w:r>
      <w:r>
        <w:t>Mehr Beispiele nennen</w:t>
      </w:r>
    </w:p>
  </w:comment>
  <w:comment w:id="1107"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81"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518" w:author="Ben Fels" w:date="2024-12-16T21:53:00Z" w:initials="BF">
    <w:p w14:paraId="06A64FD1" w14:textId="77777777" w:rsidR="002A4580" w:rsidRDefault="002A4580" w:rsidP="002A4580">
      <w:pPr>
        <w:pStyle w:val="Kommentartext"/>
      </w:pPr>
      <w:r>
        <w:rPr>
          <w:rStyle w:val="Kommentarzeichen"/>
        </w:rPr>
        <w:annotationRef/>
      </w:r>
      <w:r>
        <w:t>Erläuterung inkl. Quelle zu Kontext-Fenster anführen.</w:t>
      </w:r>
    </w:p>
  </w:comment>
  <w:comment w:id="1733" w:author="Ben Fels" w:date="2024-12-16T21:53:00Z" w:initials="BF">
    <w:p w14:paraId="3917B9B3" w14:textId="62049B29" w:rsidR="002B52F5" w:rsidRDefault="002B52F5" w:rsidP="002B52F5">
      <w:pPr>
        <w:pStyle w:val="Kommentartext"/>
      </w:pPr>
      <w:r>
        <w:rPr>
          <w:rStyle w:val="Kommentarzeichen"/>
        </w:rPr>
        <w:annotationRef/>
      </w:r>
      <w:r>
        <w:t>Erläuterung inkl. Quelle zu Kontext-Fenster anführen.</w:t>
      </w:r>
    </w:p>
  </w:comment>
  <w:comment w:id="1765"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82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84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2201"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2252"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73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758"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3728A82C" w15:done="0"/>
  <w15:commentEx w15:paraId="29599C2D" w15:done="0"/>
  <w15:commentEx w15:paraId="3E342C31" w15:done="0"/>
  <w15:commentEx w15:paraId="06A64FD1"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6347F712" w16cex:dateUtc="2024-09-24T17:13:00Z"/>
  <w16cex:commentExtensible w16cex:durableId="48240B8E" w16cex:dateUtc="2024-12-20T15:55:00Z"/>
  <w16cex:commentExtensible w16cex:durableId="768114D2" w16cex:dateUtc="2024-12-21T10:19:00Z"/>
  <w16cex:commentExtensible w16cex:durableId="7B016E8E" w16cex:dateUtc="2024-12-16T20:53: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3728A82C" w16cid:durableId="6347F712"/>
  <w16cid:commentId w16cid:paraId="29599C2D" w16cid:durableId="48240B8E"/>
  <w16cid:commentId w16cid:paraId="3E342C31" w16cid:durableId="768114D2"/>
  <w16cid:commentId w16cid:paraId="06A64FD1" w16cid:durableId="7B016E8E"/>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5ADCB" w14:textId="77777777" w:rsidR="00C439F1" w:rsidRDefault="00C439F1" w:rsidP="00FD56D1">
      <w:pPr>
        <w:spacing w:after="0" w:line="240" w:lineRule="auto"/>
      </w:pPr>
      <w:r>
        <w:separator/>
      </w:r>
    </w:p>
  </w:endnote>
  <w:endnote w:type="continuationSeparator" w:id="0">
    <w:p w14:paraId="06D58D45" w14:textId="77777777" w:rsidR="00C439F1" w:rsidRDefault="00C439F1"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9E794" w14:textId="77777777" w:rsidR="00C439F1" w:rsidRDefault="00C439F1" w:rsidP="00FD56D1">
      <w:pPr>
        <w:spacing w:after="0" w:line="240" w:lineRule="auto"/>
      </w:pPr>
      <w:r>
        <w:separator/>
      </w:r>
    </w:p>
  </w:footnote>
  <w:footnote w:type="continuationSeparator" w:id="0">
    <w:p w14:paraId="768460A8" w14:textId="77777777" w:rsidR="00C439F1" w:rsidRDefault="00C439F1"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3"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0"/>
  </w:num>
  <w:num w:numId="2" w16cid:durableId="2046178012">
    <w:abstractNumId w:val="20"/>
    <w:lvlOverride w:ilvl="0">
      <w:startOverride w:val="1"/>
    </w:lvlOverride>
  </w:num>
  <w:num w:numId="3" w16cid:durableId="359935943">
    <w:abstractNumId w:val="20"/>
  </w:num>
  <w:num w:numId="4" w16cid:durableId="337511543">
    <w:abstractNumId w:val="20"/>
  </w:num>
  <w:num w:numId="5" w16cid:durableId="1617329229">
    <w:abstractNumId w:val="20"/>
  </w:num>
  <w:num w:numId="6" w16cid:durableId="1814370697">
    <w:abstractNumId w:val="20"/>
  </w:num>
  <w:num w:numId="7" w16cid:durableId="2038501985">
    <w:abstractNumId w:val="17"/>
  </w:num>
  <w:num w:numId="8" w16cid:durableId="1032078438">
    <w:abstractNumId w:val="28"/>
  </w:num>
  <w:num w:numId="9" w16cid:durableId="89936933">
    <w:abstractNumId w:val="23"/>
  </w:num>
  <w:num w:numId="10" w16cid:durableId="276184515">
    <w:abstractNumId w:val="9"/>
  </w:num>
  <w:num w:numId="11" w16cid:durableId="135994511">
    <w:abstractNumId w:val="18"/>
  </w:num>
  <w:num w:numId="12" w16cid:durableId="1972324509">
    <w:abstractNumId w:val="17"/>
  </w:num>
  <w:num w:numId="13" w16cid:durableId="1911648308">
    <w:abstractNumId w:val="17"/>
  </w:num>
  <w:num w:numId="14" w16cid:durableId="1916429761">
    <w:abstractNumId w:val="32"/>
  </w:num>
  <w:num w:numId="15" w16cid:durableId="1498228147">
    <w:abstractNumId w:val="21"/>
  </w:num>
  <w:num w:numId="16" w16cid:durableId="2010517787">
    <w:abstractNumId w:val="1"/>
  </w:num>
  <w:num w:numId="17" w16cid:durableId="2019186091">
    <w:abstractNumId w:val="16"/>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4"/>
  </w:num>
  <w:num w:numId="23" w16cid:durableId="1010254555">
    <w:abstractNumId w:val="33"/>
  </w:num>
  <w:num w:numId="24" w16cid:durableId="1207567488">
    <w:abstractNumId w:val="17"/>
  </w:num>
  <w:num w:numId="25" w16cid:durableId="1728724944">
    <w:abstractNumId w:val="13"/>
  </w:num>
  <w:num w:numId="26" w16cid:durableId="439571368">
    <w:abstractNumId w:val="30"/>
  </w:num>
  <w:num w:numId="27" w16cid:durableId="612326416">
    <w:abstractNumId w:val="4"/>
  </w:num>
  <w:num w:numId="28" w16cid:durableId="1964263734">
    <w:abstractNumId w:val="25"/>
  </w:num>
  <w:num w:numId="29" w16cid:durableId="1627198994">
    <w:abstractNumId w:val="27"/>
  </w:num>
  <w:num w:numId="30" w16cid:durableId="756444286">
    <w:abstractNumId w:val="29"/>
  </w:num>
  <w:num w:numId="31" w16cid:durableId="1744718437">
    <w:abstractNumId w:val="26"/>
  </w:num>
  <w:num w:numId="32" w16cid:durableId="989363084">
    <w:abstractNumId w:val="31"/>
  </w:num>
  <w:num w:numId="33" w16cid:durableId="1262686292">
    <w:abstractNumId w:val="7"/>
  </w:num>
  <w:num w:numId="34" w16cid:durableId="39785757">
    <w:abstractNumId w:val="3"/>
  </w:num>
  <w:num w:numId="35" w16cid:durableId="1663242361">
    <w:abstractNumId w:val="10"/>
  </w:num>
  <w:num w:numId="36" w16cid:durableId="718406644">
    <w:abstractNumId w:val="19"/>
  </w:num>
  <w:num w:numId="37" w16cid:durableId="702557090">
    <w:abstractNumId w:val="22"/>
  </w:num>
  <w:num w:numId="38" w16cid:durableId="334454838">
    <w:abstractNumId w:val="12"/>
  </w:num>
  <w:num w:numId="39" w16cid:durableId="61565964">
    <w:abstractNumId w:val="17"/>
  </w:num>
  <w:num w:numId="40" w16cid:durableId="957831328">
    <w:abstractNumId w:val="17"/>
  </w:num>
  <w:num w:numId="41" w16cid:durableId="1155217636">
    <w:abstractNumId w:val="17"/>
  </w:num>
  <w:num w:numId="42" w16cid:durableId="377511696">
    <w:abstractNumId w:val="17"/>
  </w:num>
  <w:num w:numId="43" w16cid:durableId="408624007">
    <w:abstractNumId w:val="17"/>
  </w:num>
  <w:num w:numId="44" w16cid:durableId="1820148448">
    <w:abstractNumId w:val="17"/>
  </w:num>
  <w:num w:numId="45" w16cid:durableId="13114798">
    <w:abstractNumId w:val="17"/>
  </w:num>
  <w:num w:numId="46" w16cid:durableId="1925147370">
    <w:abstractNumId w:val="17"/>
  </w:num>
  <w:num w:numId="47" w16cid:durableId="1879465115">
    <w:abstractNumId w:val="17"/>
  </w:num>
  <w:num w:numId="48" w16cid:durableId="1300499437">
    <w:abstractNumId w:val="17"/>
  </w:num>
  <w:num w:numId="49" w16cid:durableId="494344809">
    <w:abstractNumId w:val="24"/>
  </w:num>
  <w:num w:numId="50" w16cid:durableId="1938904600">
    <w:abstractNumId w:val="2"/>
  </w:num>
  <w:num w:numId="51" w16cid:durableId="1707876114">
    <w:abstractNumId w:val="11"/>
  </w:num>
  <w:num w:numId="52" w16cid:durableId="1173103392">
    <w:abstractNumId w:val="1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attachedTemplate r:id="rId1"/>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2664"/>
    <w:rsid w:val="0000360D"/>
    <w:rsid w:val="000041EE"/>
    <w:rsid w:val="00007222"/>
    <w:rsid w:val="0000785A"/>
    <w:rsid w:val="00010C75"/>
    <w:rsid w:val="00010F4B"/>
    <w:rsid w:val="000133BA"/>
    <w:rsid w:val="00013A37"/>
    <w:rsid w:val="00013E68"/>
    <w:rsid w:val="00013F2A"/>
    <w:rsid w:val="00014402"/>
    <w:rsid w:val="000149EE"/>
    <w:rsid w:val="00014C5E"/>
    <w:rsid w:val="00014E85"/>
    <w:rsid w:val="00016195"/>
    <w:rsid w:val="000216EE"/>
    <w:rsid w:val="00021991"/>
    <w:rsid w:val="000219A5"/>
    <w:rsid w:val="00022D06"/>
    <w:rsid w:val="00024793"/>
    <w:rsid w:val="00025B9B"/>
    <w:rsid w:val="00027FDA"/>
    <w:rsid w:val="00030EE8"/>
    <w:rsid w:val="00032A2A"/>
    <w:rsid w:val="00035AC5"/>
    <w:rsid w:val="00040C64"/>
    <w:rsid w:val="000428B9"/>
    <w:rsid w:val="0004336D"/>
    <w:rsid w:val="0004433F"/>
    <w:rsid w:val="00044487"/>
    <w:rsid w:val="00045A1D"/>
    <w:rsid w:val="00046B78"/>
    <w:rsid w:val="00047A7E"/>
    <w:rsid w:val="00047C35"/>
    <w:rsid w:val="00047CC3"/>
    <w:rsid w:val="00047DAB"/>
    <w:rsid w:val="0005186A"/>
    <w:rsid w:val="00052927"/>
    <w:rsid w:val="000537B9"/>
    <w:rsid w:val="00053FB2"/>
    <w:rsid w:val="0005574F"/>
    <w:rsid w:val="00055888"/>
    <w:rsid w:val="000573DC"/>
    <w:rsid w:val="000574A8"/>
    <w:rsid w:val="00060513"/>
    <w:rsid w:val="00061289"/>
    <w:rsid w:val="00062454"/>
    <w:rsid w:val="00063B0F"/>
    <w:rsid w:val="00064773"/>
    <w:rsid w:val="00066536"/>
    <w:rsid w:val="00067511"/>
    <w:rsid w:val="00072EE4"/>
    <w:rsid w:val="00074B66"/>
    <w:rsid w:val="000752BD"/>
    <w:rsid w:val="00075C6C"/>
    <w:rsid w:val="00076BD0"/>
    <w:rsid w:val="0007750F"/>
    <w:rsid w:val="000806CE"/>
    <w:rsid w:val="00082BF2"/>
    <w:rsid w:val="0008322E"/>
    <w:rsid w:val="00083590"/>
    <w:rsid w:val="00083E0F"/>
    <w:rsid w:val="00083FB4"/>
    <w:rsid w:val="000840B1"/>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3F25"/>
    <w:rsid w:val="000A4571"/>
    <w:rsid w:val="000A4B0E"/>
    <w:rsid w:val="000A4F63"/>
    <w:rsid w:val="000A75B6"/>
    <w:rsid w:val="000A76B6"/>
    <w:rsid w:val="000B0F57"/>
    <w:rsid w:val="000B14C2"/>
    <w:rsid w:val="000B2AA6"/>
    <w:rsid w:val="000B300D"/>
    <w:rsid w:val="000B4D81"/>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1C9D"/>
    <w:rsid w:val="000F2279"/>
    <w:rsid w:val="000F44E6"/>
    <w:rsid w:val="000F522D"/>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6E3C"/>
    <w:rsid w:val="001470C4"/>
    <w:rsid w:val="001506B1"/>
    <w:rsid w:val="0015168D"/>
    <w:rsid w:val="00152062"/>
    <w:rsid w:val="0015214C"/>
    <w:rsid w:val="0015221D"/>
    <w:rsid w:val="0015399A"/>
    <w:rsid w:val="00153AA3"/>
    <w:rsid w:val="001545AA"/>
    <w:rsid w:val="0015490B"/>
    <w:rsid w:val="00154BD4"/>
    <w:rsid w:val="00156934"/>
    <w:rsid w:val="00160361"/>
    <w:rsid w:val="001606D2"/>
    <w:rsid w:val="00160F3F"/>
    <w:rsid w:val="001627B0"/>
    <w:rsid w:val="00163016"/>
    <w:rsid w:val="00163182"/>
    <w:rsid w:val="001657E9"/>
    <w:rsid w:val="00165A68"/>
    <w:rsid w:val="001666F8"/>
    <w:rsid w:val="0017354B"/>
    <w:rsid w:val="00174375"/>
    <w:rsid w:val="001746D3"/>
    <w:rsid w:val="001752A7"/>
    <w:rsid w:val="00176129"/>
    <w:rsid w:val="001765A7"/>
    <w:rsid w:val="00177DEE"/>
    <w:rsid w:val="001801D0"/>
    <w:rsid w:val="001809EC"/>
    <w:rsid w:val="001813C5"/>
    <w:rsid w:val="00182050"/>
    <w:rsid w:val="00184380"/>
    <w:rsid w:val="0018602D"/>
    <w:rsid w:val="00186BD7"/>
    <w:rsid w:val="00190BFD"/>
    <w:rsid w:val="00191E34"/>
    <w:rsid w:val="00194345"/>
    <w:rsid w:val="001945F0"/>
    <w:rsid w:val="00195415"/>
    <w:rsid w:val="00196550"/>
    <w:rsid w:val="00197B16"/>
    <w:rsid w:val="001A0219"/>
    <w:rsid w:val="001A313A"/>
    <w:rsid w:val="001A4072"/>
    <w:rsid w:val="001A6B7E"/>
    <w:rsid w:val="001A7B78"/>
    <w:rsid w:val="001B0D18"/>
    <w:rsid w:val="001B1120"/>
    <w:rsid w:val="001B12EC"/>
    <w:rsid w:val="001B2749"/>
    <w:rsid w:val="001B2BD6"/>
    <w:rsid w:val="001B306D"/>
    <w:rsid w:val="001B4C3F"/>
    <w:rsid w:val="001B50DB"/>
    <w:rsid w:val="001B52DD"/>
    <w:rsid w:val="001B66CF"/>
    <w:rsid w:val="001B6EE0"/>
    <w:rsid w:val="001B7031"/>
    <w:rsid w:val="001C0107"/>
    <w:rsid w:val="001C10EA"/>
    <w:rsid w:val="001C15B8"/>
    <w:rsid w:val="001C2A47"/>
    <w:rsid w:val="001C2A8B"/>
    <w:rsid w:val="001C420E"/>
    <w:rsid w:val="001C424C"/>
    <w:rsid w:val="001C665B"/>
    <w:rsid w:val="001C7C39"/>
    <w:rsid w:val="001D3063"/>
    <w:rsid w:val="001D4679"/>
    <w:rsid w:val="001D5EA7"/>
    <w:rsid w:val="001D6870"/>
    <w:rsid w:val="001D6B97"/>
    <w:rsid w:val="001D6C31"/>
    <w:rsid w:val="001D71FD"/>
    <w:rsid w:val="001D7334"/>
    <w:rsid w:val="001D7418"/>
    <w:rsid w:val="001D755E"/>
    <w:rsid w:val="001E095B"/>
    <w:rsid w:val="001E49C3"/>
    <w:rsid w:val="001E4AA4"/>
    <w:rsid w:val="001E4CD2"/>
    <w:rsid w:val="001E4D8D"/>
    <w:rsid w:val="001E5FC5"/>
    <w:rsid w:val="001F04C6"/>
    <w:rsid w:val="001F0DCB"/>
    <w:rsid w:val="001F18FE"/>
    <w:rsid w:val="001F21AA"/>
    <w:rsid w:val="001F2257"/>
    <w:rsid w:val="001F5379"/>
    <w:rsid w:val="001F6B85"/>
    <w:rsid w:val="001F7216"/>
    <w:rsid w:val="001F77F9"/>
    <w:rsid w:val="001F7CA5"/>
    <w:rsid w:val="001F7D20"/>
    <w:rsid w:val="0020041F"/>
    <w:rsid w:val="00201E41"/>
    <w:rsid w:val="00202808"/>
    <w:rsid w:val="0020310B"/>
    <w:rsid w:val="00203269"/>
    <w:rsid w:val="00204D6A"/>
    <w:rsid w:val="00206467"/>
    <w:rsid w:val="00206631"/>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674EF"/>
    <w:rsid w:val="002718BF"/>
    <w:rsid w:val="0027434F"/>
    <w:rsid w:val="00274D8E"/>
    <w:rsid w:val="0027570F"/>
    <w:rsid w:val="00275ED0"/>
    <w:rsid w:val="002769FE"/>
    <w:rsid w:val="00276A0B"/>
    <w:rsid w:val="002803D0"/>
    <w:rsid w:val="00282C76"/>
    <w:rsid w:val="00283A6D"/>
    <w:rsid w:val="00284288"/>
    <w:rsid w:val="002854F4"/>
    <w:rsid w:val="0028784F"/>
    <w:rsid w:val="002908AB"/>
    <w:rsid w:val="00292375"/>
    <w:rsid w:val="002925C0"/>
    <w:rsid w:val="0029383E"/>
    <w:rsid w:val="00293F5C"/>
    <w:rsid w:val="00296609"/>
    <w:rsid w:val="002968B5"/>
    <w:rsid w:val="002973DD"/>
    <w:rsid w:val="0029799E"/>
    <w:rsid w:val="002A15E8"/>
    <w:rsid w:val="002A1C45"/>
    <w:rsid w:val="002A2237"/>
    <w:rsid w:val="002A357A"/>
    <w:rsid w:val="002A4580"/>
    <w:rsid w:val="002A459F"/>
    <w:rsid w:val="002A520F"/>
    <w:rsid w:val="002A664A"/>
    <w:rsid w:val="002A7347"/>
    <w:rsid w:val="002A784E"/>
    <w:rsid w:val="002B040B"/>
    <w:rsid w:val="002B0CEF"/>
    <w:rsid w:val="002B21CD"/>
    <w:rsid w:val="002B2730"/>
    <w:rsid w:val="002B27E3"/>
    <w:rsid w:val="002B52F5"/>
    <w:rsid w:val="002B7542"/>
    <w:rsid w:val="002C0F04"/>
    <w:rsid w:val="002C1227"/>
    <w:rsid w:val="002C2C95"/>
    <w:rsid w:val="002C461A"/>
    <w:rsid w:val="002C683F"/>
    <w:rsid w:val="002C6A20"/>
    <w:rsid w:val="002C7F11"/>
    <w:rsid w:val="002D0ABE"/>
    <w:rsid w:val="002D0D56"/>
    <w:rsid w:val="002D26E5"/>
    <w:rsid w:val="002D3BB6"/>
    <w:rsid w:val="002D5191"/>
    <w:rsid w:val="002D71B9"/>
    <w:rsid w:val="002D753F"/>
    <w:rsid w:val="002D75F1"/>
    <w:rsid w:val="002E08B8"/>
    <w:rsid w:val="002E1F8F"/>
    <w:rsid w:val="002E4449"/>
    <w:rsid w:val="002E517C"/>
    <w:rsid w:val="002E638C"/>
    <w:rsid w:val="002E65AD"/>
    <w:rsid w:val="002F0878"/>
    <w:rsid w:val="002F2FE7"/>
    <w:rsid w:val="002F33D6"/>
    <w:rsid w:val="002F409C"/>
    <w:rsid w:val="002F4B5A"/>
    <w:rsid w:val="002F7D2B"/>
    <w:rsid w:val="00300A11"/>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28A7"/>
    <w:rsid w:val="003232BA"/>
    <w:rsid w:val="003247EC"/>
    <w:rsid w:val="003249D0"/>
    <w:rsid w:val="00324C50"/>
    <w:rsid w:val="00326B9C"/>
    <w:rsid w:val="00327194"/>
    <w:rsid w:val="00327316"/>
    <w:rsid w:val="00327D55"/>
    <w:rsid w:val="00327E8E"/>
    <w:rsid w:val="003305CA"/>
    <w:rsid w:val="00330867"/>
    <w:rsid w:val="003315E2"/>
    <w:rsid w:val="00333219"/>
    <w:rsid w:val="00333813"/>
    <w:rsid w:val="0033434B"/>
    <w:rsid w:val="00335921"/>
    <w:rsid w:val="00340487"/>
    <w:rsid w:val="003430DE"/>
    <w:rsid w:val="003433B2"/>
    <w:rsid w:val="0034351F"/>
    <w:rsid w:val="00344A2C"/>
    <w:rsid w:val="00345A7E"/>
    <w:rsid w:val="00345B85"/>
    <w:rsid w:val="00346616"/>
    <w:rsid w:val="00347296"/>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6B5"/>
    <w:rsid w:val="0036396C"/>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6FF1"/>
    <w:rsid w:val="00387EC2"/>
    <w:rsid w:val="003929D4"/>
    <w:rsid w:val="00393B58"/>
    <w:rsid w:val="00393D94"/>
    <w:rsid w:val="00394FA3"/>
    <w:rsid w:val="003973C1"/>
    <w:rsid w:val="003A0108"/>
    <w:rsid w:val="003A08DE"/>
    <w:rsid w:val="003A2571"/>
    <w:rsid w:val="003A5172"/>
    <w:rsid w:val="003A58D4"/>
    <w:rsid w:val="003A5C51"/>
    <w:rsid w:val="003A5EC9"/>
    <w:rsid w:val="003A61D8"/>
    <w:rsid w:val="003A64B5"/>
    <w:rsid w:val="003A6852"/>
    <w:rsid w:val="003A6CA4"/>
    <w:rsid w:val="003A7433"/>
    <w:rsid w:val="003A79CB"/>
    <w:rsid w:val="003B0C20"/>
    <w:rsid w:val="003B3024"/>
    <w:rsid w:val="003B5091"/>
    <w:rsid w:val="003B5CAB"/>
    <w:rsid w:val="003B675C"/>
    <w:rsid w:val="003B7C1E"/>
    <w:rsid w:val="003C2FAA"/>
    <w:rsid w:val="003C332D"/>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762"/>
    <w:rsid w:val="003E4C2A"/>
    <w:rsid w:val="003E5C66"/>
    <w:rsid w:val="003E7056"/>
    <w:rsid w:val="003E7A71"/>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850"/>
    <w:rsid w:val="00405207"/>
    <w:rsid w:val="00407E05"/>
    <w:rsid w:val="004102B3"/>
    <w:rsid w:val="004150A5"/>
    <w:rsid w:val="004166BE"/>
    <w:rsid w:val="004168F4"/>
    <w:rsid w:val="00416C96"/>
    <w:rsid w:val="00417E1B"/>
    <w:rsid w:val="0042203E"/>
    <w:rsid w:val="00422C52"/>
    <w:rsid w:val="004237FD"/>
    <w:rsid w:val="00423F50"/>
    <w:rsid w:val="00425641"/>
    <w:rsid w:val="00425699"/>
    <w:rsid w:val="00426F2D"/>
    <w:rsid w:val="00427043"/>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575"/>
    <w:rsid w:val="0044415A"/>
    <w:rsid w:val="00444207"/>
    <w:rsid w:val="00444F03"/>
    <w:rsid w:val="00445FF5"/>
    <w:rsid w:val="00446345"/>
    <w:rsid w:val="00446DFE"/>
    <w:rsid w:val="00450B47"/>
    <w:rsid w:val="00451821"/>
    <w:rsid w:val="00451B4C"/>
    <w:rsid w:val="004565A3"/>
    <w:rsid w:val="004602C5"/>
    <w:rsid w:val="00461154"/>
    <w:rsid w:val="00462225"/>
    <w:rsid w:val="00462532"/>
    <w:rsid w:val="004630A6"/>
    <w:rsid w:val="00463615"/>
    <w:rsid w:val="004638F4"/>
    <w:rsid w:val="00464117"/>
    <w:rsid w:val="00464A75"/>
    <w:rsid w:val="00464E6E"/>
    <w:rsid w:val="00466F6F"/>
    <w:rsid w:val="00467FA5"/>
    <w:rsid w:val="00471CA1"/>
    <w:rsid w:val="0047224E"/>
    <w:rsid w:val="004722C8"/>
    <w:rsid w:val="004723EB"/>
    <w:rsid w:val="004732D9"/>
    <w:rsid w:val="00473CBA"/>
    <w:rsid w:val="00474A7F"/>
    <w:rsid w:val="00474C2C"/>
    <w:rsid w:val="00475EAE"/>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5AC8"/>
    <w:rsid w:val="00497347"/>
    <w:rsid w:val="004A0037"/>
    <w:rsid w:val="004A1650"/>
    <w:rsid w:val="004A42B8"/>
    <w:rsid w:val="004A4CFE"/>
    <w:rsid w:val="004A5A26"/>
    <w:rsid w:val="004A756C"/>
    <w:rsid w:val="004B015A"/>
    <w:rsid w:val="004B0377"/>
    <w:rsid w:val="004B0945"/>
    <w:rsid w:val="004B0C84"/>
    <w:rsid w:val="004B0F1C"/>
    <w:rsid w:val="004B1DD2"/>
    <w:rsid w:val="004B308A"/>
    <w:rsid w:val="004B4879"/>
    <w:rsid w:val="004B4C69"/>
    <w:rsid w:val="004B4E35"/>
    <w:rsid w:val="004B5435"/>
    <w:rsid w:val="004B5C23"/>
    <w:rsid w:val="004B6FFF"/>
    <w:rsid w:val="004B793E"/>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242B"/>
    <w:rsid w:val="004D2B32"/>
    <w:rsid w:val="004D3157"/>
    <w:rsid w:val="004D39E9"/>
    <w:rsid w:val="004D4462"/>
    <w:rsid w:val="004D475F"/>
    <w:rsid w:val="004D47EA"/>
    <w:rsid w:val="004D4F35"/>
    <w:rsid w:val="004D5DFC"/>
    <w:rsid w:val="004D5E3E"/>
    <w:rsid w:val="004E043E"/>
    <w:rsid w:val="004E0E12"/>
    <w:rsid w:val="004E15B9"/>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B14"/>
    <w:rsid w:val="005172B0"/>
    <w:rsid w:val="005206A8"/>
    <w:rsid w:val="005207DE"/>
    <w:rsid w:val="00520A8F"/>
    <w:rsid w:val="00522618"/>
    <w:rsid w:val="00522C11"/>
    <w:rsid w:val="00523284"/>
    <w:rsid w:val="005241CB"/>
    <w:rsid w:val="00524F8C"/>
    <w:rsid w:val="00525734"/>
    <w:rsid w:val="00525BF5"/>
    <w:rsid w:val="005313F9"/>
    <w:rsid w:val="005325B7"/>
    <w:rsid w:val="005326D2"/>
    <w:rsid w:val="0053346D"/>
    <w:rsid w:val="00533BC3"/>
    <w:rsid w:val="00533C4C"/>
    <w:rsid w:val="005346B3"/>
    <w:rsid w:val="005349C8"/>
    <w:rsid w:val="00534D5D"/>
    <w:rsid w:val="0053517D"/>
    <w:rsid w:val="0053598A"/>
    <w:rsid w:val="00536240"/>
    <w:rsid w:val="00537411"/>
    <w:rsid w:val="0053759A"/>
    <w:rsid w:val="00537ABB"/>
    <w:rsid w:val="00541258"/>
    <w:rsid w:val="00550443"/>
    <w:rsid w:val="00550C81"/>
    <w:rsid w:val="00552D86"/>
    <w:rsid w:val="005537D3"/>
    <w:rsid w:val="0055701E"/>
    <w:rsid w:val="0055773B"/>
    <w:rsid w:val="0056315B"/>
    <w:rsid w:val="00563E34"/>
    <w:rsid w:val="00563F3A"/>
    <w:rsid w:val="005645A2"/>
    <w:rsid w:val="005648B7"/>
    <w:rsid w:val="00564B09"/>
    <w:rsid w:val="00564CC8"/>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0685"/>
    <w:rsid w:val="005A1231"/>
    <w:rsid w:val="005A2894"/>
    <w:rsid w:val="005A42C1"/>
    <w:rsid w:val="005A5189"/>
    <w:rsid w:val="005A520C"/>
    <w:rsid w:val="005A5829"/>
    <w:rsid w:val="005A6315"/>
    <w:rsid w:val="005A6832"/>
    <w:rsid w:val="005A72CE"/>
    <w:rsid w:val="005A76D0"/>
    <w:rsid w:val="005A7749"/>
    <w:rsid w:val="005B059B"/>
    <w:rsid w:val="005B217C"/>
    <w:rsid w:val="005B4DB1"/>
    <w:rsid w:val="005B5944"/>
    <w:rsid w:val="005B5D37"/>
    <w:rsid w:val="005B641B"/>
    <w:rsid w:val="005B691C"/>
    <w:rsid w:val="005B721D"/>
    <w:rsid w:val="005C0688"/>
    <w:rsid w:val="005C2ECA"/>
    <w:rsid w:val="005C5518"/>
    <w:rsid w:val="005C558E"/>
    <w:rsid w:val="005C613C"/>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F1D1A"/>
    <w:rsid w:val="005F2D2E"/>
    <w:rsid w:val="005F30A4"/>
    <w:rsid w:val="005F44A5"/>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46DB"/>
    <w:rsid w:val="006150AA"/>
    <w:rsid w:val="00615417"/>
    <w:rsid w:val="00615AF5"/>
    <w:rsid w:val="0061650C"/>
    <w:rsid w:val="006202D8"/>
    <w:rsid w:val="0062142E"/>
    <w:rsid w:val="006219D8"/>
    <w:rsid w:val="0062214A"/>
    <w:rsid w:val="0062282A"/>
    <w:rsid w:val="00622CD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4378"/>
    <w:rsid w:val="00664BE6"/>
    <w:rsid w:val="00664C71"/>
    <w:rsid w:val="00666244"/>
    <w:rsid w:val="00666B23"/>
    <w:rsid w:val="0067136C"/>
    <w:rsid w:val="006715D2"/>
    <w:rsid w:val="006800D1"/>
    <w:rsid w:val="00680618"/>
    <w:rsid w:val="006820FB"/>
    <w:rsid w:val="0068271B"/>
    <w:rsid w:val="006827AF"/>
    <w:rsid w:val="00682993"/>
    <w:rsid w:val="00684E08"/>
    <w:rsid w:val="006867EB"/>
    <w:rsid w:val="00686B86"/>
    <w:rsid w:val="00686C06"/>
    <w:rsid w:val="00687653"/>
    <w:rsid w:val="00690A2C"/>
    <w:rsid w:val="00690DDC"/>
    <w:rsid w:val="00691CC8"/>
    <w:rsid w:val="006921D3"/>
    <w:rsid w:val="0069356D"/>
    <w:rsid w:val="00693EF0"/>
    <w:rsid w:val="0069646E"/>
    <w:rsid w:val="00696711"/>
    <w:rsid w:val="006976CD"/>
    <w:rsid w:val="00697ED8"/>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11FC"/>
    <w:rsid w:val="006D23F4"/>
    <w:rsid w:val="006D25DD"/>
    <w:rsid w:val="006D260E"/>
    <w:rsid w:val="006D2E3D"/>
    <w:rsid w:val="006D2F66"/>
    <w:rsid w:val="006D3C6D"/>
    <w:rsid w:val="006D4130"/>
    <w:rsid w:val="006D51E6"/>
    <w:rsid w:val="006D5CD2"/>
    <w:rsid w:val="006D63D5"/>
    <w:rsid w:val="006E070A"/>
    <w:rsid w:val="006E14BF"/>
    <w:rsid w:val="006E4467"/>
    <w:rsid w:val="006E7B3E"/>
    <w:rsid w:val="006F0952"/>
    <w:rsid w:val="006F0ABB"/>
    <w:rsid w:val="006F2570"/>
    <w:rsid w:val="006F2765"/>
    <w:rsid w:val="006F28A6"/>
    <w:rsid w:val="006F3392"/>
    <w:rsid w:val="006F3879"/>
    <w:rsid w:val="006F5C2D"/>
    <w:rsid w:val="00701821"/>
    <w:rsid w:val="007031B4"/>
    <w:rsid w:val="007035E1"/>
    <w:rsid w:val="00706616"/>
    <w:rsid w:val="00706842"/>
    <w:rsid w:val="00706D0A"/>
    <w:rsid w:val="00710366"/>
    <w:rsid w:val="0071067D"/>
    <w:rsid w:val="007159F2"/>
    <w:rsid w:val="0071647B"/>
    <w:rsid w:val="00717851"/>
    <w:rsid w:val="007200C4"/>
    <w:rsid w:val="007209D0"/>
    <w:rsid w:val="00720ABB"/>
    <w:rsid w:val="00720ACE"/>
    <w:rsid w:val="00720AD6"/>
    <w:rsid w:val="00722631"/>
    <w:rsid w:val="00724BAD"/>
    <w:rsid w:val="00725279"/>
    <w:rsid w:val="007252E1"/>
    <w:rsid w:val="00730409"/>
    <w:rsid w:val="007317C2"/>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5FD8"/>
    <w:rsid w:val="00777574"/>
    <w:rsid w:val="00777B05"/>
    <w:rsid w:val="00777C95"/>
    <w:rsid w:val="00781552"/>
    <w:rsid w:val="00781968"/>
    <w:rsid w:val="007838F4"/>
    <w:rsid w:val="00783DE7"/>
    <w:rsid w:val="00784126"/>
    <w:rsid w:val="00786835"/>
    <w:rsid w:val="00787132"/>
    <w:rsid w:val="0078714C"/>
    <w:rsid w:val="007917CD"/>
    <w:rsid w:val="007932BC"/>
    <w:rsid w:val="00793D0C"/>
    <w:rsid w:val="00795665"/>
    <w:rsid w:val="007965FC"/>
    <w:rsid w:val="00796D84"/>
    <w:rsid w:val="007A0665"/>
    <w:rsid w:val="007A1156"/>
    <w:rsid w:val="007A1731"/>
    <w:rsid w:val="007A1BC1"/>
    <w:rsid w:val="007A244F"/>
    <w:rsid w:val="007A763E"/>
    <w:rsid w:val="007B054C"/>
    <w:rsid w:val="007B1F1C"/>
    <w:rsid w:val="007B22AB"/>
    <w:rsid w:val="007B3584"/>
    <w:rsid w:val="007B4646"/>
    <w:rsid w:val="007B4D9C"/>
    <w:rsid w:val="007B51EE"/>
    <w:rsid w:val="007B6F5C"/>
    <w:rsid w:val="007B7220"/>
    <w:rsid w:val="007B78D1"/>
    <w:rsid w:val="007B7C10"/>
    <w:rsid w:val="007C1863"/>
    <w:rsid w:val="007C4829"/>
    <w:rsid w:val="007C4F32"/>
    <w:rsid w:val="007C76BA"/>
    <w:rsid w:val="007D0580"/>
    <w:rsid w:val="007D0E91"/>
    <w:rsid w:val="007D288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2341"/>
    <w:rsid w:val="00836AA8"/>
    <w:rsid w:val="00837CFE"/>
    <w:rsid w:val="0084052A"/>
    <w:rsid w:val="0084071B"/>
    <w:rsid w:val="00841AB3"/>
    <w:rsid w:val="0084296D"/>
    <w:rsid w:val="00842B9D"/>
    <w:rsid w:val="00842EB0"/>
    <w:rsid w:val="00844391"/>
    <w:rsid w:val="00850934"/>
    <w:rsid w:val="008520FB"/>
    <w:rsid w:val="00852873"/>
    <w:rsid w:val="008543B9"/>
    <w:rsid w:val="008554E4"/>
    <w:rsid w:val="00856224"/>
    <w:rsid w:val="00856BB1"/>
    <w:rsid w:val="00856E5A"/>
    <w:rsid w:val="00860FE8"/>
    <w:rsid w:val="008631F4"/>
    <w:rsid w:val="00863536"/>
    <w:rsid w:val="00864274"/>
    <w:rsid w:val="00864502"/>
    <w:rsid w:val="00865810"/>
    <w:rsid w:val="00865CD2"/>
    <w:rsid w:val="00870646"/>
    <w:rsid w:val="0087088B"/>
    <w:rsid w:val="00871260"/>
    <w:rsid w:val="0087427B"/>
    <w:rsid w:val="00875D6A"/>
    <w:rsid w:val="00875E62"/>
    <w:rsid w:val="00876D8A"/>
    <w:rsid w:val="008809E9"/>
    <w:rsid w:val="008814F7"/>
    <w:rsid w:val="008821C5"/>
    <w:rsid w:val="008833CB"/>
    <w:rsid w:val="00884756"/>
    <w:rsid w:val="0088486E"/>
    <w:rsid w:val="0088488E"/>
    <w:rsid w:val="00884B80"/>
    <w:rsid w:val="0088629F"/>
    <w:rsid w:val="00886386"/>
    <w:rsid w:val="00886AD1"/>
    <w:rsid w:val="008870DE"/>
    <w:rsid w:val="0088721D"/>
    <w:rsid w:val="00887B44"/>
    <w:rsid w:val="00893D7A"/>
    <w:rsid w:val="00894C2F"/>
    <w:rsid w:val="00894CAA"/>
    <w:rsid w:val="00895A9C"/>
    <w:rsid w:val="00896368"/>
    <w:rsid w:val="00896565"/>
    <w:rsid w:val="008972E7"/>
    <w:rsid w:val="008A1502"/>
    <w:rsid w:val="008A3331"/>
    <w:rsid w:val="008A3763"/>
    <w:rsid w:val="008A5983"/>
    <w:rsid w:val="008A60F7"/>
    <w:rsid w:val="008A63F8"/>
    <w:rsid w:val="008A7451"/>
    <w:rsid w:val="008B1328"/>
    <w:rsid w:val="008B2C96"/>
    <w:rsid w:val="008B47E2"/>
    <w:rsid w:val="008B4CC4"/>
    <w:rsid w:val="008B5F26"/>
    <w:rsid w:val="008B602D"/>
    <w:rsid w:val="008B7431"/>
    <w:rsid w:val="008B78C2"/>
    <w:rsid w:val="008B7DA6"/>
    <w:rsid w:val="008C2CDB"/>
    <w:rsid w:val="008C3B7F"/>
    <w:rsid w:val="008C48E5"/>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E046B"/>
    <w:rsid w:val="008E4A0A"/>
    <w:rsid w:val="008E4A9B"/>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441E"/>
    <w:rsid w:val="009057B0"/>
    <w:rsid w:val="0090739D"/>
    <w:rsid w:val="009077CD"/>
    <w:rsid w:val="0091105B"/>
    <w:rsid w:val="00911979"/>
    <w:rsid w:val="00911C80"/>
    <w:rsid w:val="00912043"/>
    <w:rsid w:val="009144FF"/>
    <w:rsid w:val="0091537B"/>
    <w:rsid w:val="0091580D"/>
    <w:rsid w:val="00915CF8"/>
    <w:rsid w:val="00916D7C"/>
    <w:rsid w:val="009205AA"/>
    <w:rsid w:val="00920C6A"/>
    <w:rsid w:val="00922B92"/>
    <w:rsid w:val="0092531F"/>
    <w:rsid w:val="00925718"/>
    <w:rsid w:val="00926BA5"/>
    <w:rsid w:val="009309B1"/>
    <w:rsid w:val="00931568"/>
    <w:rsid w:val="00931E7D"/>
    <w:rsid w:val="00932D82"/>
    <w:rsid w:val="00934AF5"/>
    <w:rsid w:val="00934D6E"/>
    <w:rsid w:val="00934DE6"/>
    <w:rsid w:val="0093592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6394"/>
    <w:rsid w:val="00957999"/>
    <w:rsid w:val="00961A84"/>
    <w:rsid w:val="0096348C"/>
    <w:rsid w:val="00963AD3"/>
    <w:rsid w:val="009643B4"/>
    <w:rsid w:val="00965EE8"/>
    <w:rsid w:val="00966511"/>
    <w:rsid w:val="00966754"/>
    <w:rsid w:val="009674D3"/>
    <w:rsid w:val="00967801"/>
    <w:rsid w:val="00970549"/>
    <w:rsid w:val="0097103E"/>
    <w:rsid w:val="009715B6"/>
    <w:rsid w:val="00971EC0"/>
    <w:rsid w:val="00973A45"/>
    <w:rsid w:val="009743F5"/>
    <w:rsid w:val="00974A7D"/>
    <w:rsid w:val="00976E6E"/>
    <w:rsid w:val="00976EBE"/>
    <w:rsid w:val="009771F7"/>
    <w:rsid w:val="009801E2"/>
    <w:rsid w:val="0098098B"/>
    <w:rsid w:val="00981C70"/>
    <w:rsid w:val="00981E1A"/>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A1C4F"/>
    <w:rsid w:val="009A1F58"/>
    <w:rsid w:val="009A222C"/>
    <w:rsid w:val="009A3330"/>
    <w:rsid w:val="009A54C3"/>
    <w:rsid w:val="009A6005"/>
    <w:rsid w:val="009B0495"/>
    <w:rsid w:val="009B1874"/>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31CF"/>
    <w:rsid w:val="009C5C36"/>
    <w:rsid w:val="009D0848"/>
    <w:rsid w:val="009D0930"/>
    <w:rsid w:val="009E1531"/>
    <w:rsid w:val="009E27CB"/>
    <w:rsid w:val="009E3F92"/>
    <w:rsid w:val="009E427A"/>
    <w:rsid w:val="009E4573"/>
    <w:rsid w:val="009E5C33"/>
    <w:rsid w:val="009E662C"/>
    <w:rsid w:val="009E6789"/>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2644"/>
    <w:rsid w:val="00A24036"/>
    <w:rsid w:val="00A243E1"/>
    <w:rsid w:val="00A248FB"/>
    <w:rsid w:val="00A26169"/>
    <w:rsid w:val="00A26CE4"/>
    <w:rsid w:val="00A26D4A"/>
    <w:rsid w:val="00A2795A"/>
    <w:rsid w:val="00A30D5C"/>
    <w:rsid w:val="00A30EAF"/>
    <w:rsid w:val="00A32655"/>
    <w:rsid w:val="00A326A8"/>
    <w:rsid w:val="00A349F3"/>
    <w:rsid w:val="00A35D5E"/>
    <w:rsid w:val="00A3619D"/>
    <w:rsid w:val="00A37621"/>
    <w:rsid w:val="00A407DB"/>
    <w:rsid w:val="00A40E53"/>
    <w:rsid w:val="00A40ED6"/>
    <w:rsid w:val="00A411C4"/>
    <w:rsid w:val="00A42756"/>
    <w:rsid w:val="00A428D9"/>
    <w:rsid w:val="00A42C0D"/>
    <w:rsid w:val="00A43830"/>
    <w:rsid w:val="00A43DF9"/>
    <w:rsid w:val="00A43E50"/>
    <w:rsid w:val="00A45BC1"/>
    <w:rsid w:val="00A464A9"/>
    <w:rsid w:val="00A47D51"/>
    <w:rsid w:val="00A5057D"/>
    <w:rsid w:val="00A54018"/>
    <w:rsid w:val="00A5523C"/>
    <w:rsid w:val="00A56463"/>
    <w:rsid w:val="00A56700"/>
    <w:rsid w:val="00A57587"/>
    <w:rsid w:val="00A614F6"/>
    <w:rsid w:val="00A62A3A"/>
    <w:rsid w:val="00A63503"/>
    <w:rsid w:val="00A64F40"/>
    <w:rsid w:val="00A655DD"/>
    <w:rsid w:val="00A677B2"/>
    <w:rsid w:val="00A72529"/>
    <w:rsid w:val="00A7271C"/>
    <w:rsid w:val="00A73977"/>
    <w:rsid w:val="00A73D94"/>
    <w:rsid w:val="00A74E28"/>
    <w:rsid w:val="00A76B67"/>
    <w:rsid w:val="00A7767C"/>
    <w:rsid w:val="00A778C3"/>
    <w:rsid w:val="00A81553"/>
    <w:rsid w:val="00A81A1F"/>
    <w:rsid w:val="00A81DAE"/>
    <w:rsid w:val="00A829F6"/>
    <w:rsid w:val="00A82BB9"/>
    <w:rsid w:val="00A86392"/>
    <w:rsid w:val="00A87680"/>
    <w:rsid w:val="00A90446"/>
    <w:rsid w:val="00A90974"/>
    <w:rsid w:val="00A91254"/>
    <w:rsid w:val="00A91531"/>
    <w:rsid w:val="00A92607"/>
    <w:rsid w:val="00A9353C"/>
    <w:rsid w:val="00A936C6"/>
    <w:rsid w:val="00A9439E"/>
    <w:rsid w:val="00A951CF"/>
    <w:rsid w:val="00A9557E"/>
    <w:rsid w:val="00A96EF6"/>
    <w:rsid w:val="00AA08F3"/>
    <w:rsid w:val="00AA2CFC"/>
    <w:rsid w:val="00AA3048"/>
    <w:rsid w:val="00AA48B8"/>
    <w:rsid w:val="00AA5703"/>
    <w:rsid w:val="00AA604F"/>
    <w:rsid w:val="00AA71FB"/>
    <w:rsid w:val="00AA74AE"/>
    <w:rsid w:val="00AB147D"/>
    <w:rsid w:val="00AB38A4"/>
    <w:rsid w:val="00AB65F2"/>
    <w:rsid w:val="00AB67DD"/>
    <w:rsid w:val="00AB7B46"/>
    <w:rsid w:val="00AB7DA7"/>
    <w:rsid w:val="00AC2C04"/>
    <w:rsid w:val="00AC3B7D"/>
    <w:rsid w:val="00AC3EA7"/>
    <w:rsid w:val="00AC475E"/>
    <w:rsid w:val="00AC483F"/>
    <w:rsid w:val="00AC494A"/>
    <w:rsid w:val="00AC5057"/>
    <w:rsid w:val="00AC5562"/>
    <w:rsid w:val="00AC654E"/>
    <w:rsid w:val="00AC7805"/>
    <w:rsid w:val="00AC796D"/>
    <w:rsid w:val="00AD0F77"/>
    <w:rsid w:val="00AD25ED"/>
    <w:rsid w:val="00AD2E5F"/>
    <w:rsid w:val="00AD550E"/>
    <w:rsid w:val="00AD5E49"/>
    <w:rsid w:val="00AD6DC7"/>
    <w:rsid w:val="00AD764C"/>
    <w:rsid w:val="00AD7B99"/>
    <w:rsid w:val="00AE23F6"/>
    <w:rsid w:val="00AE35B2"/>
    <w:rsid w:val="00AE4917"/>
    <w:rsid w:val="00AE6A3C"/>
    <w:rsid w:val="00AF45D9"/>
    <w:rsid w:val="00AF6152"/>
    <w:rsid w:val="00AF699E"/>
    <w:rsid w:val="00AF7D22"/>
    <w:rsid w:val="00B03719"/>
    <w:rsid w:val="00B057C2"/>
    <w:rsid w:val="00B05C49"/>
    <w:rsid w:val="00B06592"/>
    <w:rsid w:val="00B06639"/>
    <w:rsid w:val="00B1066B"/>
    <w:rsid w:val="00B13CBF"/>
    <w:rsid w:val="00B14C0A"/>
    <w:rsid w:val="00B15028"/>
    <w:rsid w:val="00B1740E"/>
    <w:rsid w:val="00B1789E"/>
    <w:rsid w:val="00B20BF7"/>
    <w:rsid w:val="00B21691"/>
    <w:rsid w:val="00B226A5"/>
    <w:rsid w:val="00B22711"/>
    <w:rsid w:val="00B229F3"/>
    <w:rsid w:val="00B22A20"/>
    <w:rsid w:val="00B22C69"/>
    <w:rsid w:val="00B232B7"/>
    <w:rsid w:val="00B236E8"/>
    <w:rsid w:val="00B30CD8"/>
    <w:rsid w:val="00B31CAE"/>
    <w:rsid w:val="00B3513B"/>
    <w:rsid w:val="00B365FE"/>
    <w:rsid w:val="00B36738"/>
    <w:rsid w:val="00B40715"/>
    <w:rsid w:val="00B40D6B"/>
    <w:rsid w:val="00B449A1"/>
    <w:rsid w:val="00B451F9"/>
    <w:rsid w:val="00B465DD"/>
    <w:rsid w:val="00B46BF1"/>
    <w:rsid w:val="00B51C27"/>
    <w:rsid w:val="00B52EE3"/>
    <w:rsid w:val="00B54E65"/>
    <w:rsid w:val="00B55D92"/>
    <w:rsid w:val="00B56EBA"/>
    <w:rsid w:val="00B57C52"/>
    <w:rsid w:val="00B60677"/>
    <w:rsid w:val="00B60C81"/>
    <w:rsid w:val="00B61886"/>
    <w:rsid w:val="00B62541"/>
    <w:rsid w:val="00B62A7A"/>
    <w:rsid w:val="00B62C78"/>
    <w:rsid w:val="00B64870"/>
    <w:rsid w:val="00B652BA"/>
    <w:rsid w:val="00B65402"/>
    <w:rsid w:val="00B6546B"/>
    <w:rsid w:val="00B65B42"/>
    <w:rsid w:val="00B65B6E"/>
    <w:rsid w:val="00B6667C"/>
    <w:rsid w:val="00B66FF4"/>
    <w:rsid w:val="00B675FA"/>
    <w:rsid w:val="00B70058"/>
    <w:rsid w:val="00B719E9"/>
    <w:rsid w:val="00B72C1C"/>
    <w:rsid w:val="00B72C60"/>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A1230"/>
    <w:rsid w:val="00BA13AE"/>
    <w:rsid w:val="00BA2245"/>
    <w:rsid w:val="00BA2887"/>
    <w:rsid w:val="00BA4DD7"/>
    <w:rsid w:val="00BA75E2"/>
    <w:rsid w:val="00BB0C86"/>
    <w:rsid w:val="00BB2046"/>
    <w:rsid w:val="00BB2D45"/>
    <w:rsid w:val="00BB3916"/>
    <w:rsid w:val="00BB41AC"/>
    <w:rsid w:val="00BB4F9A"/>
    <w:rsid w:val="00BB500D"/>
    <w:rsid w:val="00BB78D5"/>
    <w:rsid w:val="00BB7B37"/>
    <w:rsid w:val="00BC0D47"/>
    <w:rsid w:val="00BC12EA"/>
    <w:rsid w:val="00BC1D3E"/>
    <w:rsid w:val="00BC2F72"/>
    <w:rsid w:val="00BC3304"/>
    <w:rsid w:val="00BC48F9"/>
    <w:rsid w:val="00BC49C5"/>
    <w:rsid w:val="00BC4A8F"/>
    <w:rsid w:val="00BC4F1B"/>
    <w:rsid w:val="00BC6475"/>
    <w:rsid w:val="00BC6555"/>
    <w:rsid w:val="00BC7E6E"/>
    <w:rsid w:val="00BD0F8A"/>
    <w:rsid w:val="00BD226D"/>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C00D8D"/>
    <w:rsid w:val="00C00FA0"/>
    <w:rsid w:val="00C014C1"/>
    <w:rsid w:val="00C027C1"/>
    <w:rsid w:val="00C02EE7"/>
    <w:rsid w:val="00C040BE"/>
    <w:rsid w:val="00C04B4E"/>
    <w:rsid w:val="00C04D8E"/>
    <w:rsid w:val="00C04E7B"/>
    <w:rsid w:val="00C0539F"/>
    <w:rsid w:val="00C06AA3"/>
    <w:rsid w:val="00C06D73"/>
    <w:rsid w:val="00C073F1"/>
    <w:rsid w:val="00C07AD6"/>
    <w:rsid w:val="00C10EC2"/>
    <w:rsid w:val="00C1194F"/>
    <w:rsid w:val="00C12D1F"/>
    <w:rsid w:val="00C20390"/>
    <w:rsid w:val="00C21BBA"/>
    <w:rsid w:val="00C22C5A"/>
    <w:rsid w:val="00C22F4F"/>
    <w:rsid w:val="00C2335C"/>
    <w:rsid w:val="00C26483"/>
    <w:rsid w:val="00C3385B"/>
    <w:rsid w:val="00C343C4"/>
    <w:rsid w:val="00C34F32"/>
    <w:rsid w:val="00C351F4"/>
    <w:rsid w:val="00C407CD"/>
    <w:rsid w:val="00C40CE5"/>
    <w:rsid w:val="00C41407"/>
    <w:rsid w:val="00C41474"/>
    <w:rsid w:val="00C41553"/>
    <w:rsid w:val="00C42F66"/>
    <w:rsid w:val="00C439F1"/>
    <w:rsid w:val="00C44C58"/>
    <w:rsid w:val="00C44F06"/>
    <w:rsid w:val="00C45C14"/>
    <w:rsid w:val="00C46722"/>
    <w:rsid w:val="00C46A35"/>
    <w:rsid w:val="00C47C68"/>
    <w:rsid w:val="00C50AC8"/>
    <w:rsid w:val="00C512A5"/>
    <w:rsid w:val="00C54CDD"/>
    <w:rsid w:val="00C551CC"/>
    <w:rsid w:val="00C61D4E"/>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0B2C"/>
    <w:rsid w:val="00CA2E78"/>
    <w:rsid w:val="00CA365E"/>
    <w:rsid w:val="00CA3856"/>
    <w:rsid w:val="00CA3BAD"/>
    <w:rsid w:val="00CA40E3"/>
    <w:rsid w:val="00CA509E"/>
    <w:rsid w:val="00CA7B99"/>
    <w:rsid w:val="00CB12E4"/>
    <w:rsid w:val="00CB359D"/>
    <w:rsid w:val="00CB48EB"/>
    <w:rsid w:val="00CB4BFF"/>
    <w:rsid w:val="00CB4CF6"/>
    <w:rsid w:val="00CB5525"/>
    <w:rsid w:val="00CB5C9C"/>
    <w:rsid w:val="00CB7B5E"/>
    <w:rsid w:val="00CC1303"/>
    <w:rsid w:val="00CC2CBE"/>
    <w:rsid w:val="00CC2F6E"/>
    <w:rsid w:val="00CC31C4"/>
    <w:rsid w:val="00CC387B"/>
    <w:rsid w:val="00CC7BBC"/>
    <w:rsid w:val="00CD0164"/>
    <w:rsid w:val="00CD1725"/>
    <w:rsid w:val="00CD387E"/>
    <w:rsid w:val="00CD3A06"/>
    <w:rsid w:val="00CD4345"/>
    <w:rsid w:val="00CD4994"/>
    <w:rsid w:val="00CD5DC0"/>
    <w:rsid w:val="00CD6CBE"/>
    <w:rsid w:val="00CE0014"/>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754A"/>
    <w:rsid w:val="00CF7AE6"/>
    <w:rsid w:val="00CF7D3F"/>
    <w:rsid w:val="00D014BC"/>
    <w:rsid w:val="00D0179B"/>
    <w:rsid w:val="00D01822"/>
    <w:rsid w:val="00D01EB3"/>
    <w:rsid w:val="00D01EBE"/>
    <w:rsid w:val="00D01F8E"/>
    <w:rsid w:val="00D03B53"/>
    <w:rsid w:val="00D04A38"/>
    <w:rsid w:val="00D04D70"/>
    <w:rsid w:val="00D06F32"/>
    <w:rsid w:val="00D07F52"/>
    <w:rsid w:val="00D10B73"/>
    <w:rsid w:val="00D12477"/>
    <w:rsid w:val="00D13052"/>
    <w:rsid w:val="00D139F4"/>
    <w:rsid w:val="00D1402E"/>
    <w:rsid w:val="00D16D3F"/>
    <w:rsid w:val="00D17305"/>
    <w:rsid w:val="00D207C6"/>
    <w:rsid w:val="00D21C8D"/>
    <w:rsid w:val="00D2576A"/>
    <w:rsid w:val="00D27617"/>
    <w:rsid w:val="00D302C5"/>
    <w:rsid w:val="00D30B49"/>
    <w:rsid w:val="00D31470"/>
    <w:rsid w:val="00D3152B"/>
    <w:rsid w:val="00D31E52"/>
    <w:rsid w:val="00D3251E"/>
    <w:rsid w:val="00D358CF"/>
    <w:rsid w:val="00D40C37"/>
    <w:rsid w:val="00D41AB8"/>
    <w:rsid w:val="00D4250D"/>
    <w:rsid w:val="00D43596"/>
    <w:rsid w:val="00D4435C"/>
    <w:rsid w:val="00D44F48"/>
    <w:rsid w:val="00D4541A"/>
    <w:rsid w:val="00D45CE2"/>
    <w:rsid w:val="00D46024"/>
    <w:rsid w:val="00D460FE"/>
    <w:rsid w:val="00D47172"/>
    <w:rsid w:val="00D47D87"/>
    <w:rsid w:val="00D47ED8"/>
    <w:rsid w:val="00D5092C"/>
    <w:rsid w:val="00D50C0A"/>
    <w:rsid w:val="00D53177"/>
    <w:rsid w:val="00D538BE"/>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5655"/>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5B3A"/>
    <w:rsid w:val="00DA77AF"/>
    <w:rsid w:val="00DB048D"/>
    <w:rsid w:val="00DB0843"/>
    <w:rsid w:val="00DB1C89"/>
    <w:rsid w:val="00DB20AB"/>
    <w:rsid w:val="00DB413D"/>
    <w:rsid w:val="00DB5682"/>
    <w:rsid w:val="00DB5737"/>
    <w:rsid w:val="00DB6600"/>
    <w:rsid w:val="00DB78BC"/>
    <w:rsid w:val="00DB7D10"/>
    <w:rsid w:val="00DC1B09"/>
    <w:rsid w:val="00DC2739"/>
    <w:rsid w:val="00DC2D99"/>
    <w:rsid w:val="00DC44C7"/>
    <w:rsid w:val="00DC5AB9"/>
    <w:rsid w:val="00DC6F65"/>
    <w:rsid w:val="00DD16B4"/>
    <w:rsid w:val="00DD4BAF"/>
    <w:rsid w:val="00DD4BC2"/>
    <w:rsid w:val="00DD5C7C"/>
    <w:rsid w:val="00DD6E1A"/>
    <w:rsid w:val="00DE1063"/>
    <w:rsid w:val="00DE1E6E"/>
    <w:rsid w:val="00DE37AE"/>
    <w:rsid w:val="00DE3B1F"/>
    <w:rsid w:val="00DE4065"/>
    <w:rsid w:val="00DE4A7C"/>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B25"/>
    <w:rsid w:val="00DF7436"/>
    <w:rsid w:val="00DF7867"/>
    <w:rsid w:val="00DF79FF"/>
    <w:rsid w:val="00DF7A0F"/>
    <w:rsid w:val="00DF7E30"/>
    <w:rsid w:val="00E001C8"/>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76CA"/>
    <w:rsid w:val="00E21016"/>
    <w:rsid w:val="00E25235"/>
    <w:rsid w:val="00E256F4"/>
    <w:rsid w:val="00E25BB4"/>
    <w:rsid w:val="00E26042"/>
    <w:rsid w:val="00E26A8E"/>
    <w:rsid w:val="00E31236"/>
    <w:rsid w:val="00E31B4D"/>
    <w:rsid w:val="00E32262"/>
    <w:rsid w:val="00E32A33"/>
    <w:rsid w:val="00E33CF6"/>
    <w:rsid w:val="00E34579"/>
    <w:rsid w:val="00E357DC"/>
    <w:rsid w:val="00E36CB2"/>
    <w:rsid w:val="00E3790C"/>
    <w:rsid w:val="00E4126F"/>
    <w:rsid w:val="00E414C6"/>
    <w:rsid w:val="00E415FB"/>
    <w:rsid w:val="00E41FD3"/>
    <w:rsid w:val="00E4367C"/>
    <w:rsid w:val="00E441C2"/>
    <w:rsid w:val="00E461E9"/>
    <w:rsid w:val="00E4634A"/>
    <w:rsid w:val="00E46632"/>
    <w:rsid w:val="00E50642"/>
    <w:rsid w:val="00E50F69"/>
    <w:rsid w:val="00E51536"/>
    <w:rsid w:val="00E51A1B"/>
    <w:rsid w:val="00E51C09"/>
    <w:rsid w:val="00E520CB"/>
    <w:rsid w:val="00E5227E"/>
    <w:rsid w:val="00E525C3"/>
    <w:rsid w:val="00E53301"/>
    <w:rsid w:val="00E53C1E"/>
    <w:rsid w:val="00E56322"/>
    <w:rsid w:val="00E5746A"/>
    <w:rsid w:val="00E57DD4"/>
    <w:rsid w:val="00E63A1A"/>
    <w:rsid w:val="00E64385"/>
    <w:rsid w:val="00E64792"/>
    <w:rsid w:val="00E66081"/>
    <w:rsid w:val="00E6693D"/>
    <w:rsid w:val="00E669D3"/>
    <w:rsid w:val="00E66A2F"/>
    <w:rsid w:val="00E676E7"/>
    <w:rsid w:val="00E67D8D"/>
    <w:rsid w:val="00E70C18"/>
    <w:rsid w:val="00E71A73"/>
    <w:rsid w:val="00E72220"/>
    <w:rsid w:val="00E73147"/>
    <w:rsid w:val="00E73A3D"/>
    <w:rsid w:val="00E75601"/>
    <w:rsid w:val="00E7668F"/>
    <w:rsid w:val="00E768BF"/>
    <w:rsid w:val="00E769E5"/>
    <w:rsid w:val="00E76B7E"/>
    <w:rsid w:val="00E76E9B"/>
    <w:rsid w:val="00E76F0F"/>
    <w:rsid w:val="00E80773"/>
    <w:rsid w:val="00E814BE"/>
    <w:rsid w:val="00E83545"/>
    <w:rsid w:val="00E83C43"/>
    <w:rsid w:val="00E84D2E"/>
    <w:rsid w:val="00E85249"/>
    <w:rsid w:val="00E8661F"/>
    <w:rsid w:val="00E86D62"/>
    <w:rsid w:val="00E87A82"/>
    <w:rsid w:val="00E904C6"/>
    <w:rsid w:val="00E90D59"/>
    <w:rsid w:val="00E91317"/>
    <w:rsid w:val="00E9195C"/>
    <w:rsid w:val="00E91F66"/>
    <w:rsid w:val="00E91FD3"/>
    <w:rsid w:val="00E92839"/>
    <w:rsid w:val="00E93172"/>
    <w:rsid w:val="00E93AA8"/>
    <w:rsid w:val="00E93B5E"/>
    <w:rsid w:val="00E94DED"/>
    <w:rsid w:val="00E94F6F"/>
    <w:rsid w:val="00E95864"/>
    <w:rsid w:val="00E965FE"/>
    <w:rsid w:val="00E96AFB"/>
    <w:rsid w:val="00EA01CB"/>
    <w:rsid w:val="00EA07E6"/>
    <w:rsid w:val="00EA0835"/>
    <w:rsid w:val="00EA1149"/>
    <w:rsid w:val="00EA1592"/>
    <w:rsid w:val="00EA1B50"/>
    <w:rsid w:val="00EA2695"/>
    <w:rsid w:val="00EA32E7"/>
    <w:rsid w:val="00EA53B4"/>
    <w:rsid w:val="00EA53EB"/>
    <w:rsid w:val="00EA62FA"/>
    <w:rsid w:val="00EA7E90"/>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01B"/>
    <w:rsid w:val="00EE59EE"/>
    <w:rsid w:val="00EE5D09"/>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206"/>
    <w:rsid w:val="00F05279"/>
    <w:rsid w:val="00F055DA"/>
    <w:rsid w:val="00F072E1"/>
    <w:rsid w:val="00F07BB9"/>
    <w:rsid w:val="00F07DC8"/>
    <w:rsid w:val="00F1146E"/>
    <w:rsid w:val="00F13E2D"/>
    <w:rsid w:val="00F1478E"/>
    <w:rsid w:val="00F156DC"/>
    <w:rsid w:val="00F15CFB"/>
    <w:rsid w:val="00F2255E"/>
    <w:rsid w:val="00F22992"/>
    <w:rsid w:val="00F22D69"/>
    <w:rsid w:val="00F23849"/>
    <w:rsid w:val="00F238EF"/>
    <w:rsid w:val="00F268C7"/>
    <w:rsid w:val="00F26AC1"/>
    <w:rsid w:val="00F302FA"/>
    <w:rsid w:val="00F310BC"/>
    <w:rsid w:val="00F318C3"/>
    <w:rsid w:val="00F325A4"/>
    <w:rsid w:val="00F32EC3"/>
    <w:rsid w:val="00F33A89"/>
    <w:rsid w:val="00F34383"/>
    <w:rsid w:val="00F34A39"/>
    <w:rsid w:val="00F355F4"/>
    <w:rsid w:val="00F35FFD"/>
    <w:rsid w:val="00F3669C"/>
    <w:rsid w:val="00F36718"/>
    <w:rsid w:val="00F36B46"/>
    <w:rsid w:val="00F37239"/>
    <w:rsid w:val="00F40A0C"/>
    <w:rsid w:val="00F41933"/>
    <w:rsid w:val="00F44ADF"/>
    <w:rsid w:val="00F450C4"/>
    <w:rsid w:val="00F451BA"/>
    <w:rsid w:val="00F4528D"/>
    <w:rsid w:val="00F457D6"/>
    <w:rsid w:val="00F46E71"/>
    <w:rsid w:val="00F47263"/>
    <w:rsid w:val="00F516E2"/>
    <w:rsid w:val="00F522A6"/>
    <w:rsid w:val="00F52645"/>
    <w:rsid w:val="00F53492"/>
    <w:rsid w:val="00F53632"/>
    <w:rsid w:val="00F55534"/>
    <w:rsid w:val="00F55F7B"/>
    <w:rsid w:val="00F5684F"/>
    <w:rsid w:val="00F56C6A"/>
    <w:rsid w:val="00F570C9"/>
    <w:rsid w:val="00F57718"/>
    <w:rsid w:val="00F57D8E"/>
    <w:rsid w:val="00F622EA"/>
    <w:rsid w:val="00F63DCF"/>
    <w:rsid w:val="00F64949"/>
    <w:rsid w:val="00F65257"/>
    <w:rsid w:val="00F661C1"/>
    <w:rsid w:val="00F67749"/>
    <w:rsid w:val="00F67D46"/>
    <w:rsid w:val="00F707BF"/>
    <w:rsid w:val="00F709F5"/>
    <w:rsid w:val="00F70C99"/>
    <w:rsid w:val="00F7126C"/>
    <w:rsid w:val="00F71787"/>
    <w:rsid w:val="00F7333D"/>
    <w:rsid w:val="00F74FD5"/>
    <w:rsid w:val="00F75F5F"/>
    <w:rsid w:val="00F7782D"/>
    <w:rsid w:val="00F8066B"/>
    <w:rsid w:val="00F824D5"/>
    <w:rsid w:val="00F84302"/>
    <w:rsid w:val="00F85647"/>
    <w:rsid w:val="00F86991"/>
    <w:rsid w:val="00F8755F"/>
    <w:rsid w:val="00F87933"/>
    <w:rsid w:val="00F8793F"/>
    <w:rsid w:val="00F91F36"/>
    <w:rsid w:val="00F92199"/>
    <w:rsid w:val="00F96EA9"/>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5617"/>
    <w:rsid w:val="00FB56BB"/>
    <w:rsid w:val="00FB6B31"/>
    <w:rsid w:val="00FC1C03"/>
    <w:rsid w:val="00FC2420"/>
    <w:rsid w:val="00FC71F3"/>
    <w:rsid w:val="00FC7268"/>
    <w:rsid w:val="00FC7946"/>
    <w:rsid w:val="00FD0941"/>
    <w:rsid w:val="00FD19B2"/>
    <w:rsid w:val="00FD1ACC"/>
    <w:rsid w:val="00FD1E0F"/>
    <w:rsid w:val="00FD2583"/>
    <w:rsid w:val="00FD2B42"/>
    <w:rsid w:val="00FD3752"/>
    <w:rsid w:val="00FD376A"/>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27AF"/>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37</Pages>
  <Words>97650</Words>
  <Characters>615198</Characters>
  <Application>Microsoft Office Word</Application>
  <DocSecurity>0</DocSecurity>
  <Lines>5126</Lines>
  <Paragraphs>1422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1419</cp:revision>
  <dcterms:created xsi:type="dcterms:W3CDTF">2024-10-11T08:26:00Z</dcterms:created>
  <dcterms:modified xsi:type="dcterms:W3CDTF">2024-12-21T18:15:00Z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id="2SUTYCmO"/&gt;&lt;style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